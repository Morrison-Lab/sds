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del w:id="3" w:author="PR Preview" w:date="2026-01-01T00:00:00Z">
        <w:r>
          <w:delText xml:space="preserve">$$
    \mathcal{D}\stackrel{\text{def}}{=}{\mathopen{}\left\{(\mathord{\smash[b]{\underset{\raise.3ex\hbox{$\scriptstyle\sim$}}{x}}\vphantom{x}}_i, y_i) : i = 1, \ldots, n\right\}\mathclose{}} .
     \qquad(1)$$</w:delText>
        </w:r>
      </w:del>
      <w:bookmarkEnd w:id="9"/>
    </w:p>
    <w:p>
      <w:pPr>
        <w:pStyle w:val="BodyText"/>
      </w:pPr>
      <w:bookmarkStart w:id="9" w:name="eq-data-set"/>
      <w:ins w:id="4" w:author="PR Preview" w:date="2026-01-01T00:00:00Z">
        <w:r>
          <w:t xml:space="preserve">$$
    \mathcal{D}\stackrel{\text{def}}{=}\mathopen{}\left\{(\mathord{\smash[b]{\underset{\raise.3ex\hbox{$\scriptstyle\sim$}}{x}}\vphantom{x}}_i, y_i) : i = 1, \ldots, n\right\}\mathclose{} .
     \qquad(1)$$</w:t>
        </w:r>
      </w:ins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5" w:name="sec-prediction-rules"/>
    <w:p>
      <w:pPr>
        <w:pStyle w:val="Heading2"/>
      </w:pPr>
      <w:del w:id="5" w:author="PR Preview" w:date="2026-01-01T00:00:00Z">
        <w:r>
          <w:delText xml:space="preserve">2 Fitting and scoring models</w:delText>
        </w:r>
      </w:del>
    </w:p>
    <w:p>
      <w:pPr>
        <w:pStyle w:val="Heading2"/>
      </w:pPr>
      <w:ins w:id="6" w:author="PR Preview" w:date="2026-01-01T00:00:00Z">
        <w:r>
          <w:t xml:space="preserve">2 Fitting and scoring prediction rules</w:t>
        </w:r>
      </w:ins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del w:id="7" w:author="PR Preview" w:date="2026-01-01T00:00:00Z">
        <w:r>
          <w:rPr>
            <w:b/>
            <w:bCs/>
          </w:rPr>
          <w:delText xml:space="preserve">Definition 11 (Fitted model)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fitted model</w:delText>
        </w:r>
      </w:del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member of a</w:delText>
        </w:r>
      </w:del>
      <w:del w:id="15" w:author="PR Preview" w:date="2026-01-01T00:00:00Z">
        <w:r>
          <w:delText xml:space="preserve"> </w:delText>
        </w:r>
      </w:del>
      <w:hyperlink w:anchor="def-model-family">
        <w:del w:id="16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that has been chosen to describe a</w:delText>
        </w:r>
      </w:del>
      <w:del w:id="20" w:author="PR Preview" w:date="2026-01-01T00:00:00Z">
        <w:r>
          <w:delText xml:space="preserve"> </w:delText>
        </w:r>
      </w:del>
      <w:hyperlink w:anchor="def-data-set">
        <w:del w:id="2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 fitted model used to</w:delText>
        </w:r>
      </w:del>
      <w:del w:id="27" w:author="PR Preview" w:date="2026-01-01T00:00:00Z">
        <w:r>
          <w:delText xml:space="preserve"> </w:delText>
        </w:r>
      </w:del>
      <w:hyperlink r:id="rId18">
        <w:del w:id="28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outcomes is also called a</w:delText>
        </w:r>
      </w:del>
      <w:del w:id="31" w:author="PR Preview" w:date="2026-01-01T00:00:00Z">
        <w:r>
          <w:delText xml:space="preserve"> </w:delText>
        </w:r>
      </w:del>
      <w:bookmarkStart w:id="38" w:name="def-prediction-rule"/>
      <w:del w:id="32" w:author="PR Preview" w:date="2026-01-01T00:00:00Z">
        <w:r>
          <w:rPr>
            <w:i/>
            <w:iCs/>
          </w:rPr>
          <w:delText xml:space="preserve">prediction rule</w:delText>
        </w:r>
      </w:del>
      <w:bookmarkEnd w:id="38"/>
      <w:del w:id="33" w:author="PR Preview" w:date="2026-01-01T00:00:00Z">
        <w:r>
          <w:delText xml:space="preserve">.</w:delText>
        </w:r>
      </w:del>
    </w:p>
    <w:p>
      <w:pPr>
        <w:pStyle w:val="BodyText"/>
      </w:pPr>
      <w:ins w:id="34" w:author="PR Preview" w:date="2026-01-01T00:00:00Z">
        <w:r>
          <w:rPr>
            <w:b/>
            <w:bCs/>
          </w:rPr>
          <w:t xml:space="preserve">Definition 11 (Fitted model)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fitted model</w:t>
        </w:r>
      </w:ins>
      <w:ins w:id="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a member of a</w:t>
        </w:r>
      </w:ins>
      <w:ins w:id="42" w:author="PR Preview" w:date="2026-01-01T00:00:00Z">
        <w:r>
          <w:t xml:space="preserve"> </w:t>
        </w:r>
      </w:ins>
      <w:hyperlink w:anchor="def-model-family">
        <w:ins w:id="43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that has been chosen to describe a</w:t>
        </w:r>
      </w:ins>
      <w:ins w:id="47" w:author="PR Preview" w:date="2026-01-01T00:00:00Z">
        <w:r>
          <w:t xml:space="preserve"> </w:t>
        </w:r>
      </w:ins>
      <w:hyperlink w:anchor="def-data-set">
        <w:ins w:id="4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 fitted model used to</w:t>
        </w:r>
      </w:ins>
      <w:ins w:id="53" w:author="PR Preview" w:date="2026-01-01T00:00:00Z">
        <w:r>
          <w:t xml:space="preserve"> </w:t>
        </w:r>
      </w:ins>
      <w:hyperlink r:id="rId18">
        <w:ins w:id="54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outcomes is also called a</w:t>
        </w:r>
      </w:ins>
      <w:ins w:id="57" w:author="PR Preview" w:date="2026-01-01T00:00:00Z">
        <w:r>
          <w:t xml:space="preserve"> </w:t>
        </w:r>
      </w:ins>
      <w:bookmarkStart w:id="38" w:name="def-prediction-rule"/>
      <w:ins w:id="58" w:author="PR Preview" w:date="2026-01-01T00:00:00Z">
        <w:r>
          <w:rPr>
            <w:i/>
            <w:iCs/>
          </w:rPr>
          <w:t xml:space="preserve">prediction rule</w:t>
        </w:r>
      </w:ins>
      <w:bookmarkEnd w:id="38"/>
      <w:ins w:id="59" w:author="PR Preview" w:date="2026-01-01T00:00:00Z">
        <w:r>
          <w:t xml:space="preserve">.</w:t>
        </w:r>
      </w:ins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del w:id="60" w:author="PR Preview" w:date="2026-01-01T00:00:00Z">
        <w:r>
          <w:rPr>
            <w:b/>
            <w:bCs/>
          </w:rPr>
          <w:delText xml:space="preserve">Definition 17 (Loss of a fitted model on an observation)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The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rPr>
            <w:b/>
            <w:bCs/>
          </w:rPr>
          <w:delText xml:space="preserve">loss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of a</w:delText>
        </w:r>
      </w:del>
      <w:del w:id="67" w:author="PR Preview" w:date="2026-01-01T00:00:00Z">
        <w:r>
          <w:delText xml:space="preserve"> </w:delText>
        </w:r>
      </w:del>
      <w:hyperlink w:anchor="def-fitted-model">
        <w:del w:id="6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on an observation</w:delText>
        </w:r>
      </w:del>
      <w:del w:id="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is the cost, under a</w:delText>
        </w:r>
      </w:del>
      <w:del w:id="75" w:author="PR Preview" w:date="2026-01-01T00:00:00Z">
        <w:r>
          <w:delText xml:space="preserve"> </w:delText>
        </w:r>
      </w:del>
      <w:hyperlink r:id="rId68">
        <w:del w:id="76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77" w:author="PR Preview" w:date="2026-01-01T00:00:00Z">
        <w:r>
          <w:delText xml:space="preserve"> </w:delText>
        </w:r>
      </w:del>
      <m:oMath>
        <m:r>
          <m:t>L</m:t>
        </m:r>
      </m:oMath>
      <w:del w:id="78" w:author="PR Preview" w:date="2026-01-01T00:00:00Z">
        <w:r>
          <w:delText xml:space="preserve">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of its prediction</w:delText>
        </w:r>
      </w:del>
      <w:del w:id="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 the outcome</w:delText>
        </w:r>
      </w:del>
      <w:del w:id="8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85" w:author="PR Preview" w:date="2026-01-01T00:00:00Z">
        <w:r>
          <w:delText xml:space="preserve">:</w:delText>
        </w:r>
      </w:del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del w:id="86" w:author="PR Preview" w:date="2026-01-01T00:00:00Z">
        <w:r>
          <w:delText xml:space="preserve">The subscript names the observation, a member of a family of losses,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 the parentheses hold the fitted model the loss is evaluated at.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 index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names the new observation</w:delText>
        </w:r>
      </w:del>
      <w:del w:id="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so</w:delText>
        </w:r>
      </w:del>
      <w:del w:id="9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99" w:author="PR Preview" w:date="2026-01-01T00:00:00Z">
        <w:r>
          <w:delText xml:space="preserve">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When the rule is clear from context, we write</w:delText>
        </w:r>
      </w:del>
      <w:del w:id="10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for</w:delText>
        </w:r>
      </w:del>
      <w:del w:id="10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06" w:author="PR Preview" w:date="2026-01-01T00:00:00Z">
        <w:r>
          <w:delText xml:space="preserve">.</w:delText>
        </w:r>
      </w:del>
    </w:p>
    <w:p>
      <w:pPr>
        <w:pStyle w:val="BodyText"/>
      </w:pPr>
      <w:ins w:id="107" w:author="PR Preview" w:date="2026-01-01T00:00:00Z">
        <w:r>
          <w:rPr>
            <w:b/>
            <w:bCs/>
          </w:rPr>
          <w:t xml:space="preserve">Definition 17 (Loss of a prediction rule on an observation)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loss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of a</w:t>
        </w:r>
      </w:ins>
      <w:ins w:id="114" w:author="PR Preview" w:date="2026-01-01T00:00:00Z">
        <w:r>
          <w:t xml:space="preserve"> </w:t>
        </w:r>
      </w:ins>
      <w:hyperlink w:anchor="def-fitted-model">
        <w:ins w:id="11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on an observation</w:t>
        </w:r>
      </w:ins>
      <w:ins w:id="1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is the cost, under a</w:t>
        </w:r>
      </w:ins>
      <w:ins w:id="122" w:author="PR Preview" w:date="2026-01-01T00:00:00Z">
        <w:r>
          <w:t xml:space="preserve"> </w:t>
        </w:r>
      </w:ins>
      <w:hyperlink r:id="rId68">
        <w:ins w:id="123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124" w:author="PR Preview" w:date="2026-01-01T00:00:00Z">
        <w:r>
          <w:t xml:space="preserve"> </w:t>
        </w:r>
      </w:ins>
      <m:oMath>
        <m:r>
          <m:t>L</m:t>
        </m:r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of its prediction</w:t>
        </w:r>
      </w:ins>
      <w:ins w:id="12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of the outcome</w:t>
        </w:r>
      </w:ins>
      <w:ins w:id="13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32" w:author="PR Preview" w:date="2026-01-01T00:00:00Z">
        <w:r>
          <w:t xml:space="preserve">:</w:t>
        </w:r>
      </w:ins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ins w:id="133" w:author="PR Preview" w:date="2026-01-01T00:00:00Z">
        <w:r>
          <w:t xml:space="preserve">The subscript names the observation, a member of a family of losses,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 the parentheses hold the prediction rule the loss is evaluated at.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The index</w:t>
        </w:r>
      </w:ins>
      <w:ins w:id="138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names the new observation</w:t>
        </w:r>
      </w:ins>
      <w:ins w:id="1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so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When the rule is clear from context, we write</w:t>
        </w:r>
      </w:ins>
      <w:ins w:id="14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for</w:t>
        </w:r>
      </w:ins>
      <w:ins w:id="15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53" w:author="PR Preview" w:date="2026-01-01T00:00:00Z">
        <w:r>
          <w:t xml:space="preserve">.</w:t>
        </w:r>
      </w:ins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del w:id="154" w:author="PR Preview" w:date="2026-01-01T00:00:00Z">
        <w:r>
          <w:rPr>
            <w:b/>
            <w:bCs/>
          </w:rPr>
          <w:delText xml:space="preserve">Definition 18 (Generalization error)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The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rPr>
            <w:b/>
            <w:bCs/>
          </w:rPr>
          <w:delText xml:space="preserve">generalization error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of a</w:delText>
        </w:r>
      </w:del>
      <w:del w:id="161" w:author="PR Preview" w:date="2026-01-01T00:00:00Z">
        <w:r>
          <w:delText xml:space="preserve"> </w:delText>
        </w:r>
      </w:del>
      <w:hyperlink w:anchor="def-fitted-model">
        <w:del w:id="16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6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fitted to a</w:delText>
        </w:r>
      </w:del>
      <w:del w:id="166" w:author="PR Preview" w:date="2026-01-01T00:00:00Z">
        <w:r>
          <w:delText xml:space="preserve"> </w:delText>
        </w:r>
      </w:del>
      <w:hyperlink w:anchor="def-training-set">
        <w:del w:id="16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 its expected</w:delText>
        </w:r>
      </w:del>
      <w:del w:id="171" w:author="PR Preview" w:date="2026-01-01T00:00:00Z">
        <w:r>
          <w:delText xml:space="preserve"> </w:delText>
        </w:r>
      </w:del>
      <w:hyperlink w:anchor="def-observation-loss">
        <w:del w:id="17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7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on a</w:delText>
        </w:r>
      </w:del>
      <w:del w:id="176" w:author="PR Preview" w:date="2026-01-01T00:00:00Z">
        <w:r>
          <w:delText xml:space="preserve"> </w:delText>
        </w:r>
      </w:del>
      <w:hyperlink w:anchor="def-new-observation">
        <w:del w:id="177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1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with</w:delText>
        </w:r>
      </w:del>
      <w:del w:id="1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held fixed:</w:delText>
        </w:r>
      </w:del>
    </w:p>
    <w:p>
      <w:pPr>
        <w:pStyle w:val="BodyText"/>
      </w:pPr>
      <w:ins w:id="185" w:author="PR Preview" w:date="2026-01-01T00:00:00Z">
        <w:r>
          <w:rPr>
            <w:b/>
            <w:bCs/>
          </w:rPr>
          <w:t xml:space="preserve">Definition 18 (Generalization error)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b/>
            <w:bCs/>
          </w:rPr>
          <w:t xml:space="preserve">generalization error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 a</w:t>
        </w:r>
      </w:ins>
      <w:ins w:id="192" w:author="PR Preview" w:date="2026-01-01T00:00:00Z">
        <w:r>
          <w:t xml:space="preserve"> </w:t>
        </w:r>
      </w:ins>
      <w:hyperlink w:anchor="def-fitted-model">
        <w:ins w:id="19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fitted to a</w:t>
        </w:r>
      </w:ins>
      <w:ins w:id="197" w:author="PR Preview" w:date="2026-01-01T00:00:00Z">
        <w:r>
          <w:t xml:space="preserve"> </w:t>
        </w:r>
      </w:ins>
      <w:hyperlink w:anchor="def-training-set">
        <w:ins w:id="19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 its expected</w:t>
        </w:r>
      </w:ins>
      <w:ins w:id="202" w:author="PR Preview" w:date="2026-01-01T00:00:00Z">
        <w:r>
          <w:t xml:space="preserve"> </w:t>
        </w:r>
      </w:ins>
      <w:hyperlink w:anchor="def-observation-loss">
        <w:ins w:id="203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0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on a</w:t>
        </w:r>
      </w:ins>
      <w:ins w:id="207" w:author="PR Preview" w:date="2026-01-01T00:00:00Z">
        <w:r>
          <w:t xml:space="preserve"> </w:t>
        </w:r>
      </w:ins>
      <w:hyperlink w:anchor="def-new-observation">
        <w:ins w:id="20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with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held fixed:</w:t>
        </w:r>
      </w:ins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del w:id="216" w:author="PR Preview" w:date="2026-01-01T00:00:00Z">
        <w:r>
          <w:rPr>
            <w:b/>
            <w:bCs/>
          </w:rPr>
          <w:delText xml:space="preserve">Definition 19 (Held-out set (hold-out set))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A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held-out set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for a</w:delText>
        </w:r>
      </w:del>
      <w:del w:id="223" w:author="PR Preview" w:date="2026-01-01T00:00:00Z">
        <w:r>
          <w:delText xml:space="preserve"> </w:delText>
        </w:r>
      </w:del>
      <w:hyperlink w:anchor="def-training-set">
        <w:del w:id="22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a list of</w:delText>
        </w:r>
      </w:del>
      <w:del w:id="228" w:author="PR Preview" w:date="2026-01-01T00:00:00Z">
        <w:r>
          <w:delText xml:space="preserve"> </w:delText>
        </w:r>
      </w:del>
      <m:oMath>
        <m:r>
          <m:t>m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further observations,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none of them in</w:delText>
        </w:r>
      </w:del>
      <w:del w:id="23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that the</w:delText>
        </w:r>
      </w:del>
      <w:del w:id="237" w:author="PR Preview" w:date="2026-01-01T00:00:00Z">
        <w:r>
          <w:delText xml:space="preserve"> </w:delText>
        </w:r>
      </w:del>
      <w:hyperlink w:anchor="def-fitting-procedure">
        <w:del w:id="23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does not use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and on which the</w:delText>
        </w:r>
      </w:del>
      <w:del w:id="243" w:author="PR Preview" w:date="2026-01-01T00:00:00Z">
        <w:r>
          <w:delText xml:space="preserve"> </w:delText>
        </w:r>
      </w:del>
      <w:hyperlink w:anchor="def-fitted-model">
        <w:del w:id="24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is scored:</w:delText>
        </w:r>
      </w:del>
    </w:p>
    <w:p>
      <w:pPr>
        <w:pStyle w:val="BodyText"/>
      </w:pPr>
      <w:ins w:id="248" w:author="PR Preview" w:date="2026-01-01T00:00:00Z">
        <w:r>
          <w:rPr>
            <w:b/>
            <w:bCs/>
          </w:rPr>
          <w:t xml:space="preserve">Definition 19 (Held-out set (hold-out set))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rPr>
            <w:b/>
            <w:bCs/>
          </w:rPr>
          <w:t xml:space="preserve">held-out set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for a</w:t>
        </w:r>
      </w:ins>
      <w:ins w:id="255" w:author="PR Preview" w:date="2026-01-01T00:00:00Z">
        <w:r>
          <w:t xml:space="preserve"> </w:t>
        </w:r>
      </w:ins>
      <w:hyperlink w:anchor="def-training-set">
        <w:ins w:id="25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is a list of</w:t>
        </w:r>
      </w:ins>
      <w:ins w:id="260" w:author="PR Preview" w:date="2026-01-01T00:00:00Z">
        <w:r>
          <w:t xml:space="preserve"> </w:t>
        </w:r>
      </w:ins>
      <m:oMath>
        <m:r>
          <m:t>m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further observations,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none of them in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that the</w:t>
        </w:r>
      </w:ins>
      <w:ins w:id="269" w:author="PR Preview" w:date="2026-01-01T00:00:00Z">
        <w:r>
          <w:t xml:space="preserve"> </w:t>
        </w:r>
      </w:ins>
      <w:hyperlink w:anchor="def-fitting-procedure">
        <w:ins w:id="27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does not use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and on which the</w:t>
        </w:r>
      </w:ins>
      <w:ins w:id="275" w:author="PR Preview" w:date="2026-01-01T00:00:00Z">
        <w:r>
          <w:t xml:space="preserve"> </w:t>
        </w:r>
      </w:ins>
      <w:hyperlink w:anchor="def-fitted-model">
        <w:ins w:id="27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7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is scored:</w:t>
        </w:r>
      </w:ins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training-mse"/>
    <w:p>
      <w:pPr>
        <w:pStyle w:val="FirstParagraph"/>
      </w:pPr>
      <w:del w:id="280" w:author="PR Preview" w:date="2026-01-01T00:00:00Z">
        <w:r>
          <w:rPr>
            <w:b/>
            <w:bCs/>
          </w:rPr>
          <w:delText xml:space="preserve">Definition 21 (Empirical risk)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The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rPr>
            <w:b/>
            <w:bCs/>
          </w:rPr>
          <w:delText xml:space="preserve">empirical risk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of a</w:delText>
        </w:r>
      </w:del>
      <w:del w:id="287" w:author="PR Preview" w:date="2026-01-01T00:00:00Z">
        <w:r>
          <w:delText xml:space="preserve"> </w:delText>
        </w:r>
      </w:del>
      <w:hyperlink w:anchor="def-fitted-model">
        <w:del w:id="28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on a set of</w:delText>
        </w:r>
      </w:del>
      <w:del w:id="292" w:author="PR Preview" w:date="2026-01-01T00:00:00Z">
        <w:r>
          <w:delText xml:space="preserve"> </w:delText>
        </w:r>
      </w:del>
      <m:oMath>
        <m:r>
          <m:t>n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observations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 the</w:delText>
        </w:r>
      </w:del>
      <w:del w:id="297" w:author="PR Preview" w:date="2026-01-01T00:00:00Z">
        <w:r>
          <w:delText xml:space="preserve"> </w:delText>
        </w:r>
      </w:del>
      <w:hyperlink r:id="rId9">
        <w:del w:id="298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of its</w:delText>
        </w:r>
      </w:del>
      <w:del w:id="301" w:author="PR Preview" w:date="2026-01-01T00:00:00Z">
        <w:r>
          <w:delText xml:space="preserve"> </w:delText>
        </w:r>
      </w:del>
      <w:hyperlink w:anchor="def-observation-loss">
        <w:del w:id="30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on those observations,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the counterpart computed from data of the</w:delText>
        </w:r>
      </w:del>
      <w:del w:id="307" w:author="PR Preview" w:date="2026-01-01T00:00:00Z">
        <w:r>
          <w:delText xml:space="preserve"> </w:delText>
        </w:r>
      </w:del>
      <w:hyperlink r:id="rId167">
        <w:del w:id="308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309" w:author="PR Preview" w:date="2026-01-01T00:00:00Z">
        <w:r>
          <w:delText xml:space="preserve">,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which is the expected loss:</w:delText>
        </w:r>
      </w:del>
    </w:p>
    <w:p>
      <w:pPr>
        <w:pStyle w:val="BodyText"/>
      </w:pPr>
      <w:bookmarkStart w:id="84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del w:id="312" w:author="PR Preview" w:date="2026-01-01T00:00:00Z">
        <w:r>
          <w:delText xml:space="preserve">A subscript names the set the empirical risk is evaluated on,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as in</w:delText>
        </w:r>
      </w:del>
      <w:del w:id="31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for a</w:delText>
        </w:r>
      </w:del>
      <w:del w:id="318" w:author="PR Preview" w:date="2026-01-01T00:00:00Z">
        <w:r>
          <w:delText xml:space="preserve"> </w:delText>
        </w:r>
      </w:del>
      <w:hyperlink w:anchor="def-training-set">
        <w:del w:id="31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1" w:author="PR Preview" w:date="2026-01-01T00:00:00Z">
        <w:r>
          <w:delText xml:space="preserve">.</w:delText>
        </w:r>
      </w:del>
    </w:p>
    <w:p>
      <w:pPr>
        <w:pStyle w:val="BodyText"/>
      </w:pPr>
      <w:del w:id="322" w:author="PR Preview" w:date="2026-01-01T00:00:00Z">
        <w:r>
          <w:rPr>
            <w:b/>
            <w:bCs/>
          </w:rPr>
          <w:delText xml:space="preserve">Example 14 (Empirical risk of a birth-weight model under squared error)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The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rPr>
            <w:rStyle w:val="VerbatimChar"/>
          </w:rPr>
          <w:delText xml:space="preserve">birthwt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data record the birth weight in grams of babies born at Baystate Medical Center in Springfield, Massachusetts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[6]</w:delText>
        </w:r>
      </w:del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as distributed in R’s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rPr>
            <w:rStyle w:val="VerbatimChar"/>
          </w:rPr>
          <w:delText xml:space="preserve">MASS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package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[7]</w:delText>
        </w:r>
      </w:del>
      <w:del w:id="340" w:author="PR Preview" w:date="2026-01-01T00:00:00Z">
        <w:r>
          <w:delText xml:space="preserve">.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We fit a</w:delText>
        </w:r>
      </w:del>
      <w:del w:id="343" w:author="PR Preview" w:date="2026-01-01T00:00:00Z">
        <w:r>
          <w:delText xml:space="preserve"> </w:delText>
        </w:r>
      </w:del>
      <w:hyperlink r:id="rId10">
        <w:del w:id="344" w:author="PR Preview" w:date="2026-01-01T00:00:00Z">
          <w:r>
            <w:rPr>
              <w:rStyle w:val="Hyperlink"/>
            </w:rPr>
            <w:delText xml:space="preserve">linear regression</w:delText>
          </w:r>
        </w:del>
      </w:hyperlink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of birth weight on the mother’s weight at her last menstrual period and her smoking status.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We use every third row as the</w:delText>
        </w:r>
      </w:del>
      <w:del w:id="349" w:author="PR Preview" w:date="2026-01-01T00:00:00Z">
        <w:r>
          <w:delText xml:space="preserve"> </w:delText>
        </w:r>
      </w:del>
      <w:hyperlink w:anchor="def-held-out-set">
        <w:del w:id="350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and fit on the remaining rows, the</w:delText>
        </w:r>
      </w:del>
      <w:del w:id="353" w:author="PR Preview" w:date="2026-01-01T00:00:00Z">
        <w:r>
          <w:delText xml:space="preserve"> </w:delText>
        </w:r>
      </w:del>
      <w:hyperlink w:anchor="def-training-set">
        <w:del w:id="35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55" w:author="PR Preview" w:date="2026-01-01T00:00:00Z">
        <w:r>
          <w:delText xml:space="preserve">.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The</w:delText>
        </w:r>
      </w:del>
      <w:del w:id="358" w:author="PR Preview" w:date="2026-01-01T00:00:00Z">
        <w:r>
          <w:delText xml:space="preserve"> </w:delText>
        </w:r>
      </w:del>
      <w:hyperlink w:anchor="def-observation-loss">
        <w:del w:id="35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is the squared error, so the</w:delText>
        </w:r>
      </w:del>
      <w:del w:id="362" w:author="PR Preview" w:date="2026-01-01T00:00:00Z">
        <w:r>
          <w:delText xml:space="preserve"> </w:delText>
        </w:r>
      </w:del>
      <w:hyperlink w:anchor="def-empirical-risk">
        <w:del w:id="363" w:author="PR Preview" w:date="2026-01-01T00:00:00Z">
          <w:r>
            <w:rPr>
              <w:rStyle w:val="Hyperlink"/>
            </w:rPr>
            <w:delText xml:space="preserve">empirical risk</w:delText>
          </w:r>
        </w:del>
      </w:hyperlink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is the mean of the squared</w:delText>
        </w:r>
      </w:del>
      <w:del w:id="366" w:author="PR Preview" w:date="2026-01-01T00:00:00Z">
        <w:r>
          <w:delText xml:space="preserve"> </w:delText>
        </w:r>
      </w:del>
      <w:hyperlink r:id="rId71">
        <w:del w:id="367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368" w:author="PR Preview" w:date="2026-01-01T00:00:00Z">
        <w:r>
          <w:delText xml:space="preserve">.</w:delText>
        </w:r>
      </w:del>
    </w:p>
    <w:p>
      <w:pPr>
        <w:pStyle w:val="Heading4"/>
      </w:pPr>
      <w:del w:id="369" w:author="PR Preview" w:date="2026-01-01T00:00:00Z">
        <w:r>
          <w:delText xml:space="preserve">R</w:delText>
        </w:r>
      </w:del>
    </w:p>
    <w:p>
      <w:pPr>
        <w:pStyle w:val="SourceCode"/>
      </w:pPr>
      <w:del w:id="370" w:author="PR Preview" w:date="2026-01-01T00:00:00Z">
        <w:r>
          <w:rPr>
            <w:rStyle w:val="NormalTok"/>
          </w:rPr>
          <w:delText xml:space="preserve">birthwt </w:delText>
        </w:r>
      </w:del>
      <w:del w:id="371" w:author="PR Preview" w:date="2026-01-01T00:00:00Z">
        <w:r>
          <w:rPr>
            <w:rStyle w:val="OtherTok"/>
          </w:rPr>
          <w:delText xml:space="preserve">&lt;-</w:delText>
        </w:r>
      </w:del>
      <w:del w:id="372" w:author="PR Preview" w:date="2026-01-01T00:00:00Z">
        <w:r>
          <w:rPr>
            <w:rStyle w:val="NormalTok"/>
          </w:rPr>
          <w:delText xml:space="preserve"> </w:delText>
        </w:r>
      </w:del>
      <w:del w:id="373" w:author="PR Preview" w:date="2026-01-01T00:00:00Z">
        <w:r>
          <w:rPr>
            <w:rStyle w:val="FunctionTok"/>
          </w:rPr>
          <w:delText xml:space="preserve">read.csv</w:delText>
        </w:r>
      </w:del>
      <w:del w:id="374" w:author="PR Preview" w:date="2026-01-01T00:00:00Z">
        <w:r>
          <w:rPr>
            <w:rStyle w:val="NormalTok"/>
          </w:rPr>
          <w:delText xml:space="preserve">(</w:delText>
        </w:r>
      </w:del>
      <w:del w:id="375" w:author="PR Preview" w:date="2026-01-01T00:00:00Z">
        <w:r>
          <w:rPr>
            <w:rStyle w:val="StringTok"/>
          </w:rPr>
          <w:delText xml:space="preserve">"data/birthwt.csv"</w:delText>
        </w:r>
      </w:del>
      <w:del w:id="376" w:author="PR Preview" w:date="2026-01-01T00:00:00Z">
        <w:r>
          <w:rPr>
            <w:rStyle w:val="NormalTok"/>
          </w:rPr>
          <w:delText xml:space="preserve">)</w:delText>
        </w:r>
      </w:del>
      <w:del w:id="377" w:author="PR Preview" w:date="2026-01-01T00:00:00Z">
        <w:r>
          <w:br/>
        </w:r>
      </w:del>
      <w:del w:id="378" w:author="PR Preview" w:date="2026-01-01T00:00:00Z">
        <w:r>
          <w:rPr>
            <w:rStyle w:val="NormalTok"/>
          </w:rPr>
          <w:delText xml:space="preserve">is_held_out </w:delText>
        </w:r>
      </w:del>
      <w:del w:id="379" w:author="PR Preview" w:date="2026-01-01T00:00:00Z">
        <w:r>
          <w:rPr>
            <w:rStyle w:val="OtherTok"/>
          </w:rPr>
          <w:delText xml:space="preserve">&lt;-</w:delText>
        </w:r>
      </w:del>
      <w:del w:id="380" w:author="PR Preview" w:date="2026-01-01T00:00:00Z">
        <w:r>
          <w:rPr>
            <w:rStyle w:val="NormalTok"/>
          </w:rPr>
          <w:delText xml:space="preserve"> </w:delText>
        </w:r>
      </w:del>
      <w:del w:id="381" w:author="PR Preview" w:date="2026-01-01T00:00:00Z">
        <w:r>
          <w:rPr>
            <w:rStyle w:val="FunctionTok"/>
          </w:rPr>
          <w:delText xml:space="preserve">seq_len</w:delText>
        </w:r>
      </w:del>
      <w:del w:id="382" w:author="PR Preview" w:date="2026-01-01T00:00:00Z">
        <w:r>
          <w:rPr>
            <w:rStyle w:val="NormalTok"/>
          </w:rPr>
          <w:delText xml:space="preserve">(</w:delText>
        </w:r>
      </w:del>
      <w:del w:id="383" w:author="PR Preview" w:date="2026-01-01T00:00:00Z">
        <w:r>
          <w:rPr>
            <w:rStyle w:val="FunctionTok"/>
          </w:rPr>
          <w:delText xml:space="preserve">nrow</w:delText>
        </w:r>
      </w:del>
      <w:del w:id="384" w:author="PR Preview" w:date="2026-01-01T00:00:00Z">
        <w:r>
          <w:rPr>
            <w:rStyle w:val="NormalTok"/>
          </w:rPr>
          <w:delText xml:space="preserve">(birthwt)) </w:delText>
        </w:r>
      </w:del>
      <w:del w:id="385" w:author="PR Preview" w:date="2026-01-01T00:00:00Z">
        <w:r>
          <w:rPr>
            <w:rStyle w:val="SpecialCharTok"/>
          </w:rPr>
          <w:delText xml:space="preserve">%%</w:delText>
        </w:r>
      </w:del>
      <w:del w:id="386" w:author="PR Preview" w:date="2026-01-01T00:00:00Z">
        <w:r>
          <w:rPr>
            <w:rStyle w:val="NormalTok"/>
          </w:rPr>
          <w:delText xml:space="preserve"> </w:delText>
        </w:r>
      </w:del>
      <w:del w:id="387" w:author="PR Preview" w:date="2026-01-01T00:00:00Z">
        <w:r>
          <w:rPr>
            <w:rStyle w:val="DecValTok"/>
          </w:rPr>
          <w:delText xml:space="preserve">3</w:delText>
        </w:r>
      </w:del>
      <w:del w:id="388" w:author="PR Preview" w:date="2026-01-01T00:00:00Z">
        <w:r>
          <w:rPr>
            <w:rStyle w:val="NormalTok"/>
          </w:rPr>
          <w:delText xml:space="preserve"> </w:delText>
        </w:r>
      </w:del>
      <w:del w:id="389" w:author="PR Preview" w:date="2026-01-01T00:00:00Z">
        <w:r>
          <w:rPr>
            <w:rStyle w:val="SpecialCharTok"/>
          </w:rPr>
          <w:delText xml:space="preserve">==</w:delText>
        </w:r>
      </w:del>
      <w:del w:id="390" w:author="PR Preview" w:date="2026-01-01T00:00:00Z">
        <w:r>
          <w:rPr>
            <w:rStyle w:val="NormalTok"/>
          </w:rPr>
          <w:delText xml:space="preserve"> </w:delText>
        </w:r>
      </w:del>
      <w:del w:id="391" w:author="PR Preview" w:date="2026-01-01T00:00:00Z">
        <w:r>
          <w:rPr>
            <w:rStyle w:val="DecValTok"/>
          </w:rPr>
          <w:delText xml:space="preserve">0</w:delText>
        </w:r>
      </w:del>
      <w:del w:id="392" w:author="PR Preview" w:date="2026-01-01T00:00:00Z">
        <w:r>
          <w:br/>
        </w:r>
      </w:del>
      <w:del w:id="393" w:author="PR Preview" w:date="2026-01-01T00:00:00Z">
        <w:r>
          <w:br/>
        </w:r>
      </w:del>
      <w:del w:id="394" w:author="PR Preview" w:date="2026-01-01T00:00:00Z">
        <w:r>
          <w:rPr>
            <w:rStyle w:val="NormalTok"/>
          </w:rPr>
          <w:delText xml:space="preserve">fit_bwt </w:delText>
        </w:r>
      </w:del>
      <w:del w:id="395" w:author="PR Preview" w:date="2026-01-01T00:00:00Z">
        <w:r>
          <w:rPr>
            <w:rStyle w:val="OtherTok"/>
          </w:rPr>
          <w:delText xml:space="preserve">&lt;-</w:delText>
        </w:r>
      </w:del>
      <w:del w:id="396" w:author="PR Preview" w:date="2026-01-01T00:00:00Z">
        <w:r>
          <w:rPr>
            <w:rStyle w:val="NormalTok"/>
          </w:rPr>
          <w:delText xml:space="preserve"> </w:delText>
        </w:r>
      </w:del>
      <w:del w:id="397" w:author="PR Preview" w:date="2026-01-01T00:00:00Z">
        <w:r>
          <w:rPr>
            <w:rStyle w:val="FunctionTok"/>
          </w:rPr>
          <w:delText xml:space="preserve">lm</w:delText>
        </w:r>
      </w:del>
      <w:del w:id="398" w:author="PR Preview" w:date="2026-01-01T00:00:00Z">
        <w:r>
          <w:rPr>
            <w:rStyle w:val="NormalTok"/>
          </w:rPr>
          <w:delText xml:space="preserve">(bwt </w:delText>
        </w:r>
      </w:del>
      <w:del w:id="399" w:author="PR Preview" w:date="2026-01-01T00:00:00Z">
        <w:r>
          <w:rPr>
            <w:rStyle w:val="SpecialCharTok"/>
          </w:rPr>
          <w:delText xml:space="preserve">~</w:delText>
        </w:r>
      </w:del>
      <w:del w:id="400" w:author="PR Preview" w:date="2026-01-01T00:00:00Z">
        <w:r>
          <w:rPr>
            <w:rStyle w:val="NormalTok"/>
          </w:rPr>
          <w:delText xml:space="preserve"> lwt </w:delText>
        </w:r>
      </w:del>
      <w:del w:id="401" w:author="PR Preview" w:date="2026-01-01T00:00:00Z">
        <w:r>
          <w:rPr>
            <w:rStyle w:val="SpecialCharTok"/>
          </w:rPr>
          <w:delText xml:space="preserve">+</w:delText>
        </w:r>
      </w:del>
      <w:del w:id="402" w:author="PR Preview" w:date="2026-01-01T00:00:00Z">
        <w:r>
          <w:rPr>
            <w:rStyle w:val="NormalTok"/>
          </w:rPr>
          <w:delText xml:space="preserve"> smoke, </w:delText>
        </w:r>
      </w:del>
      <w:del w:id="403" w:author="PR Preview" w:date="2026-01-01T00:00:00Z">
        <w:r>
          <w:rPr>
            <w:rStyle w:val="AttributeTok"/>
          </w:rPr>
          <w:delText xml:space="preserve">data =</w:delText>
        </w:r>
      </w:del>
      <w:del w:id="404" w:author="PR Preview" w:date="2026-01-01T00:00:00Z">
        <w:r>
          <w:rPr>
            <w:rStyle w:val="NormalTok"/>
          </w:rPr>
          <w:delText xml:space="preserve"> birthwt[</w:delText>
        </w:r>
      </w:del>
      <w:del w:id="405" w:author="PR Preview" w:date="2026-01-01T00:00:00Z">
        <w:r>
          <w:rPr>
            <w:rStyle w:val="SpecialCharTok"/>
          </w:rPr>
          <w:delText xml:space="preserve">!</w:delText>
        </w:r>
      </w:del>
      <w:del w:id="406" w:author="PR Preview" w:date="2026-01-01T00:00:00Z">
        <w:r>
          <w:rPr>
            <w:rStyle w:val="NormalTok"/>
          </w:rPr>
          <w:delText xml:space="preserve">is_held_out, ])</w:delText>
        </w:r>
      </w:del>
      <w:del w:id="407" w:author="PR Preview" w:date="2026-01-01T00:00:00Z">
        <w:r>
          <w:br/>
        </w:r>
      </w:del>
      <w:del w:id="408" w:author="PR Preview" w:date="2026-01-01T00:00:00Z">
        <w:r>
          <w:br/>
        </w:r>
      </w:del>
      <w:del w:id="409" w:author="PR Preview" w:date="2026-01-01T00:00:00Z">
        <w:r>
          <w:rPr>
            <w:rStyle w:val="NormalTok"/>
          </w:rPr>
          <w:delText xml:space="preserve">empirical_risk </w:delText>
        </w:r>
      </w:del>
      <w:del w:id="410" w:author="PR Preview" w:date="2026-01-01T00:00:00Z">
        <w:r>
          <w:rPr>
            <w:rStyle w:val="OtherTok"/>
          </w:rPr>
          <w:delText xml:space="preserve">&lt;-</w:delText>
        </w:r>
      </w:del>
      <w:del w:id="411" w:author="PR Preview" w:date="2026-01-01T00:00:00Z">
        <w:r>
          <w:rPr>
            <w:rStyle w:val="NormalTok"/>
          </w:rPr>
          <w:delText xml:space="preserve"> </w:delText>
        </w:r>
      </w:del>
      <w:del w:id="412" w:author="PR Preview" w:date="2026-01-01T00:00:00Z">
        <w:r>
          <w:rPr>
            <w:rStyle w:val="ControlFlowTok"/>
          </w:rPr>
          <w:delText xml:space="preserve">function</w:delText>
        </w:r>
      </w:del>
      <w:del w:id="413" w:author="PR Preview" w:date="2026-01-01T00:00:00Z">
        <w:r>
          <w:rPr>
            <w:rStyle w:val="NormalTok"/>
          </w:rPr>
          <w:delText xml:space="preserve">(data) {</w:delText>
        </w:r>
      </w:del>
      <w:del w:id="414" w:author="PR Preview" w:date="2026-01-01T00:00:00Z">
        <w:r>
          <w:br/>
        </w:r>
      </w:del>
      <w:del w:id="415" w:author="PR Preview" w:date="2026-01-01T00:00:00Z">
        <w:r>
          <w:rPr>
            <w:rStyle w:val="NormalTok"/>
          </w:rPr>
          <w:delText xml:space="preserve">  </w:delText>
        </w:r>
      </w:del>
      <w:del w:id="416" w:author="PR Preview" w:date="2026-01-01T00:00:00Z">
        <w:r>
          <w:rPr>
            <w:rStyle w:val="FunctionTok"/>
          </w:rPr>
          <w:delText xml:space="preserve">mean</w:delText>
        </w:r>
      </w:del>
      <w:del w:id="417" w:author="PR Preview" w:date="2026-01-01T00:00:00Z">
        <w:r>
          <w:rPr>
            <w:rStyle w:val="NormalTok"/>
          </w:rPr>
          <w:delText xml:space="preserve">((data</w:delText>
        </w:r>
      </w:del>
      <w:del w:id="418" w:author="PR Preview" w:date="2026-01-01T00:00:00Z">
        <w:r>
          <w:rPr>
            <w:rStyle w:val="SpecialCharTok"/>
          </w:rPr>
          <w:delText xml:space="preserve">$</w:delText>
        </w:r>
      </w:del>
      <w:del w:id="419" w:author="PR Preview" w:date="2026-01-01T00:00:00Z">
        <w:r>
          <w:rPr>
            <w:rStyle w:val="NormalTok"/>
          </w:rPr>
          <w:delText xml:space="preserve">bwt </w:delText>
        </w:r>
      </w:del>
      <w:del w:id="420" w:author="PR Preview" w:date="2026-01-01T00:00:00Z">
        <w:r>
          <w:rPr>
            <w:rStyle w:val="SpecialCharTok"/>
          </w:rPr>
          <w:delText xml:space="preserve">-</w:delText>
        </w:r>
      </w:del>
      <w:del w:id="421" w:author="PR Preview" w:date="2026-01-01T00:00:00Z">
        <w:r>
          <w:rPr>
            <w:rStyle w:val="NormalTok"/>
          </w:rPr>
          <w:delText xml:space="preserve"> </w:delText>
        </w:r>
      </w:del>
      <w:del w:id="422" w:author="PR Preview" w:date="2026-01-01T00:00:00Z">
        <w:r>
          <w:rPr>
            <w:rStyle w:val="FunctionTok"/>
          </w:rPr>
          <w:delText xml:space="preserve">predict</w:delText>
        </w:r>
      </w:del>
      <w:del w:id="423" w:author="PR Preview" w:date="2026-01-01T00:00:00Z">
        <w:r>
          <w:rPr>
            <w:rStyle w:val="NormalTok"/>
          </w:rPr>
          <w:delText xml:space="preserve">(fit_bwt, </w:delText>
        </w:r>
      </w:del>
      <w:del w:id="424" w:author="PR Preview" w:date="2026-01-01T00:00:00Z">
        <w:r>
          <w:rPr>
            <w:rStyle w:val="AttributeTok"/>
          </w:rPr>
          <w:delText xml:space="preserve">newdata =</w:delText>
        </w:r>
      </w:del>
      <w:del w:id="425" w:author="PR Preview" w:date="2026-01-01T00:00:00Z">
        <w:r>
          <w:rPr>
            <w:rStyle w:val="NormalTok"/>
          </w:rPr>
          <w:delText xml:space="preserve"> data))</w:delText>
        </w:r>
      </w:del>
      <w:del w:id="426" w:author="PR Preview" w:date="2026-01-01T00:00:00Z">
        <w:r>
          <w:rPr>
            <w:rStyle w:val="SpecialCharTok"/>
          </w:rPr>
          <w:delText xml:space="preserve">^</w:delText>
        </w:r>
      </w:del>
      <w:del w:id="427" w:author="PR Preview" w:date="2026-01-01T00:00:00Z">
        <w:r>
          <w:rPr>
            <w:rStyle w:val="DecValTok"/>
          </w:rPr>
          <w:delText xml:space="preserve">2</w:delText>
        </w:r>
      </w:del>
      <w:del w:id="428" w:author="PR Preview" w:date="2026-01-01T00:00:00Z">
        <w:r>
          <w:rPr>
            <w:rStyle w:val="NormalTok"/>
          </w:rPr>
          <w:delText xml:space="preserve">)</w:delText>
        </w:r>
      </w:del>
      <w:del w:id="429" w:author="PR Preview" w:date="2026-01-01T00:00:00Z">
        <w:r>
          <w:br/>
        </w:r>
      </w:del>
      <w:del w:id="430" w:author="PR Preview" w:date="2026-01-01T00:00:00Z">
        <w:r>
          <w:rPr>
            <w:rStyle w:val="NormalTok"/>
          </w:rPr>
          <w:delText xml:space="preserve">}</w:delText>
        </w:r>
      </w:del>
      <w:del w:id="431" w:author="PR Preview" w:date="2026-01-01T00:00:00Z">
        <w:r>
          <w:br/>
        </w:r>
      </w:del>
      <w:del w:id="432" w:author="PR Preview" w:date="2026-01-01T00:00:00Z">
        <w:r>
          <w:br/>
        </w:r>
      </w:del>
      <w:del w:id="433" w:author="PR Preview" w:date="2026-01-01T00:00:00Z">
        <w:r>
          <w:rPr>
            <w:rStyle w:val="NormalTok"/>
          </w:rPr>
          <w:delText xml:space="preserve">empirical_risks </w:delText>
        </w:r>
      </w:del>
      <w:del w:id="434" w:author="PR Preview" w:date="2026-01-01T00:00:00Z">
        <w:r>
          <w:rPr>
            <w:rStyle w:val="OtherTok"/>
          </w:rPr>
          <w:delText xml:space="preserve">&lt;-</w:delText>
        </w:r>
      </w:del>
      <w:del w:id="435" w:author="PR Preview" w:date="2026-01-01T00:00:00Z">
        <w:r>
          <w:rPr>
            <w:rStyle w:val="NormalTok"/>
          </w:rPr>
          <w:delText xml:space="preserve"> </w:delText>
        </w:r>
      </w:del>
      <w:del w:id="436" w:author="PR Preview" w:date="2026-01-01T00:00:00Z">
        <w:r>
          <w:rPr>
            <w:rStyle w:val="FunctionTok"/>
          </w:rPr>
          <w:delText xml:space="preserve">c</w:delText>
        </w:r>
      </w:del>
      <w:del w:id="437" w:author="PR Preview" w:date="2026-01-01T00:00:00Z">
        <w:r>
          <w:rPr>
            <w:rStyle w:val="NormalTok"/>
          </w:rPr>
          <w:delText xml:space="preserve">(</w:delText>
        </w:r>
      </w:del>
      <w:del w:id="438" w:author="PR Preview" w:date="2026-01-01T00:00:00Z">
        <w:r>
          <w:br/>
        </w:r>
      </w:del>
      <w:del w:id="439" w:author="PR Preview" w:date="2026-01-01T00:00:00Z">
        <w:r>
          <w:rPr>
            <w:rStyle w:val="NormalTok"/>
          </w:rPr>
          <w:delText xml:space="preserve">  </w:delText>
        </w:r>
      </w:del>
      <w:del w:id="440" w:author="PR Preview" w:date="2026-01-01T00:00:00Z">
        <w:r>
          <w:rPr>
            <w:rStyle w:val="AttributeTok"/>
          </w:rPr>
          <w:delText xml:space="preserve">training =</w:delText>
        </w:r>
      </w:del>
      <w:del w:id="441" w:author="PR Preview" w:date="2026-01-01T00:00:00Z">
        <w:r>
          <w:rPr>
            <w:rStyle w:val="NormalTok"/>
          </w:rPr>
          <w:delText xml:space="preserve"> </w:delText>
        </w:r>
      </w:del>
      <w:del w:id="442" w:author="PR Preview" w:date="2026-01-01T00:00:00Z">
        <w:r>
          <w:rPr>
            <w:rStyle w:val="FunctionTok"/>
          </w:rPr>
          <w:delText xml:space="preserve">empirical_risk</w:delText>
        </w:r>
      </w:del>
      <w:del w:id="443" w:author="PR Preview" w:date="2026-01-01T00:00:00Z">
        <w:r>
          <w:rPr>
            <w:rStyle w:val="NormalTok"/>
          </w:rPr>
          <w:delText xml:space="preserve">(birthwt[</w:delText>
        </w:r>
      </w:del>
      <w:del w:id="444" w:author="PR Preview" w:date="2026-01-01T00:00:00Z">
        <w:r>
          <w:rPr>
            <w:rStyle w:val="SpecialCharTok"/>
          </w:rPr>
          <w:delText xml:space="preserve">!</w:delText>
        </w:r>
      </w:del>
      <w:del w:id="445" w:author="PR Preview" w:date="2026-01-01T00:00:00Z">
        <w:r>
          <w:rPr>
            <w:rStyle w:val="NormalTok"/>
          </w:rPr>
          <w:delText xml:space="preserve">is_held_out, ]),</w:delText>
        </w:r>
      </w:del>
      <w:del w:id="446" w:author="PR Preview" w:date="2026-01-01T00:00:00Z">
        <w:r>
          <w:br/>
        </w:r>
      </w:del>
      <w:del w:id="447" w:author="PR Preview" w:date="2026-01-01T00:00:00Z">
        <w:r>
          <w:rPr>
            <w:rStyle w:val="NormalTok"/>
          </w:rPr>
          <w:delText xml:space="preserve">  </w:delText>
        </w:r>
      </w:del>
      <w:del w:id="448" w:author="PR Preview" w:date="2026-01-01T00:00:00Z">
        <w:r>
          <w:rPr>
            <w:rStyle w:val="AttributeTok"/>
          </w:rPr>
          <w:delText xml:space="preserve">held_out =</w:delText>
        </w:r>
      </w:del>
      <w:del w:id="449" w:author="PR Preview" w:date="2026-01-01T00:00:00Z">
        <w:r>
          <w:rPr>
            <w:rStyle w:val="NormalTok"/>
          </w:rPr>
          <w:delText xml:space="preserve"> </w:delText>
        </w:r>
      </w:del>
      <w:del w:id="450" w:author="PR Preview" w:date="2026-01-01T00:00:00Z">
        <w:r>
          <w:rPr>
            <w:rStyle w:val="FunctionTok"/>
          </w:rPr>
          <w:delText xml:space="preserve">empirical_risk</w:delText>
        </w:r>
      </w:del>
      <w:del w:id="451" w:author="PR Preview" w:date="2026-01-01T00:00:00Z">
        <w:r>
          <w:rPr>
            <w:rStyle w:val="NormalTok"/>
          </w:rPr>
          <w:delText xml:space="preserve">(birthwt[is_held_out, ])</w:delText>
        </w:r>
      </w:del>
      <w:del w:id="452" w:author="PR Preview" w:date="2026-01-01T00:00:00Z">
        <w:r>
          <w:br/>
        </w:r>
      </w:del>
      <w:del w:id="453" w:author="PR Preview" w:date="2026-01-01T00:00:00Z">
        <w:r>
          <w:rPr>
            <w:rStyle w:val="NormalTok"/>
          </w:rPr>
          <w:delText xml:space="preserve">)</w:delText>
        </w:r>
      </w:del>
      <w:del w:id="454" w:author="PR Preview" w:date="2026-01-01T00:00:00Z">
        <w:r>
          <w:br/>
        </w:r>
      </w:del>
      <w:del w:id="455" w:author="PR Preview" w:date="2026-01-01T00:00:00Z">
        <w:r>
          <w:rPr>
            <w:rStyle w:val="NormalTok"/>
          </w:rPr>
          <w:delText xml:space="preserve">empirical_risks</w:delText>
        </w:r>
      </w:del>
      <w:del w:id="456" w:author="PR Preview" w:date="2026-01-01T00:00:00Z">
        <w:r>
          <w:br/>
        </w:r>
      </w:del>
      <w:del w:id="457" w:author="PR Preview" w:date="2026-01-01T00:00:00Z">
        <w:r>
          <w:rPr>
            <w:rStyle w:val="CommentTok"/>
          </w:rPr>
          <w:delText xml:space="preserve">#&gt; training held_out </w:delText>
        </w:r>
      </w:del>
      <w:del w:id="458" w:author="PR Preview" w:date="2026-01-01T00:00:00Z">
        <w:r>
          <w:br/>
        </w:r>
      </w:del>
      <w:del w:id="459" w:author="PR Preview" w:date="2026-01-01T00:00:00Z">
        <w:r>
          <w:rPr>
            <w:rStyle w:val="CommentTok"/>
          </w:rPr>
          <w:delText xml:space="preserve">#&gt;   488365   503649</w:delText>
        </w:r>
      </w:del>
    </w:p>
    <w:p>
      <w:pPr>
        <w:pStyle w:val="Heading4"/>
      </w:pPr>
      <w:del w:id="460" w:author="PR Preview" w:date="2026-01-01T00:00:00Z">
        <w:r>
          <w:delText xml:space="preserve">Python</w:delText>
        </w:r>
      </w:del>
    </w:p>
    <w:p>
      <w:pPr>
        <w:pStyle w:val="SourceCode"/>
      </w:pPr>
      <w:del w:id="461" w:author="PR Preview" w:date="2026-01-01T00:00:00Z">
        <w:r>
          <w:rPr>
            <w:rStyle w:val="ImportTok"/>
          </w:rPr>
          <w:delText xml:space="preserve">import</w:delText>
        </w:r>
      </w:del>
      <w:del w:id="462" w:author="PR Preview" w:date="2026-01-01T00:00:00Z">
        <w:r>
          <w:rPr>
            <w:rStyle w:val="NormalTok"/>
          </w:rPr>
          <w:delText xml:space="preserve"> numpy </w:delText>
        </w:r>
      </w:del>
      <w:del w:id="463" w:author="PR Preview" w:date="2026-01-01T00:00:00Z">
        <w:r>
          <w:rPr>
            <w:rStyle w:val="ImportTok"/>
          </w:rPr>
          <w:delText xml:space="preserve">as</w:delText>
        </w:r>
      </w:del>
      <w:del w:id="464" w:author="PR Preview" w:date="2026-01-01T00:00:00Z">
        <w:r>
          <w:rPr>
            <w:rStyle w:val="NormalTok"/>
          </w:rPr>
          <w:delText xml:space="preserve"> np</w:delText>
        </w:r>
      </w:del>
      <w:del w:id="465" w:author="PR Preview" w:date="2026-01-01T00:00:00Z">
        <w:r>
          <w:br/>
        </w:r>
      </w:del>
      <w:del w:id="466" w:author="PR Preview" w:date="2026-01-01T00:00:00Z">
        <w:r>
          <w:rPr>
            <w:rStyle w:val="ImportTok"/>
          </w:rPr>
          <w:delText xml:space="preserve">import</w:delText>
        </w:r>
      </w:del>
      <w:del w:id="467" w:author="PR Preview" w:date="2026-01-01T00:00:00Z">
        <w:r>
          <w:rPr>
            <w:rStyle w:val="NormalTok"/>
          </w:rPr>
          <w:delText xml:space="preserve"> pandas </w:delText>
        </w:r>
      </w:del>
      <w:del w:id="468" w:author="PR Preview" w:date="2026-01-01T00:00:00Z">
        <w:r>
          <w:rPr>
            <w:rStyle w:val="ImportTok"/>
          </w:rPr>
          <w:delText xml:space="preserve">as</w:delText>
        </w:r>
      </w:del>
      <w:del w:id="469" w:author="PR Preview" w:date="2026-01-01T00:00:00Z">
        <w:r>
          <w:rPr>
            <w:rStyle w:val="NormalTok"/>
          </w:rPr>
          <w:delText xml:space="preserve"> pd</w:delText>
        </w:r>
      </w:del>
      <w:del w:id="470" w:author="PR Preview" w:date="2026-01-01T00:00:00Z">
        <w:r>
          <w:br/>
        </w:r>
      </w:del>
      <w:del w:id="471" w:author="PR Preview" w:date="2026-01-01T00:00:00Z">
        <w:r>
          <w:rPr>
            <w:rStyle w:val="ImportTok"/>
          </w:rPr>
          <w:delText xml:space="preserve">import</w:delText>
        </w:r>
      </w:del>
      <w:del w:id="472" w:author="PR Preview" w:date="2026-01-01T00:00:00Z">
        <w:r>
          <w:rPr>
            <w:rStyle w:val="NormalTok"/>
          </w:rPr>
          <w:delText xml:space="preserve"> statsmodels.formula.api </w:delText>
        </w:r>
      </w:del>
      <w:del w:id="473" w:author="PR Preview" w:date="2026-01-01T00:00:00Z">
        <w:r>
          <w:rPr>
            <w:rStyle w:val="ImportTok"/>
          </w:rPr>
          <w:delText xml:space="preserve">as</w:delText>
        </w:r>
      </w:del>
      <w:del w:id="474" w:author="PR Preview" w:date="2026-01-01T00:00:00Z">
        <w:r>
          <w:rPr>
            <w:rStyle w:val="NormalTok"/>
          </w:rPr>
          <w:delText xml:space="preserve"> smf</w:delText>
        </w:r>
      </w:del>
      <w:del w:id="475" w:author="PR Preview" w:date="2026-01-01T00:00:00Z">
        <w:r>
          <w:br/>
        </w:r>
      </w:del>
      <w:del w:id="476" w:author="PR Preview" w:date="2026-01-01T00:00:00Z">
        <w:r>
          <w:br/>
        </w:r>
      </w:del>
      <w:del w:id="477" w:author="PR Preview" w:date="2026-01-01T00:00:00Z">
        <w:r>
          <w:rPr>
            <w:rStyle w:val="NormalTok"/>
          </w:rPr>
          <w:delText xml:space="preserve">birthwt </w:delText>
        </w:r>
      </w:del>
      <w:del w:id="478" w:author="PR Preview" w:date="2026-01-01T00:00:00Z">
        <w:r>
          <w:rPr>
            <w:rStyle w:val="OperatorTok"/>
          </w:rPr>
          <w:delText xml:space="preserve">=</w:delText>
        </w:r>
      </w:del>
      <w:del w:id="479" w:author="PR Preview" w:date="2026-01-01T00:00:00Z">
        <w:r>
          <w:rPr>
            <w:rStyle w:val="NormalTok"/>
          </w:rPr>
          <w:delText xml:space="preserve"> pd.read_csv(</w:delText>
        </w:r>
      </w:del>
      <w:del w:id="480" w:author="PR Preview" w:date="2026-01-01T00:00:00Z">
        <w:r>
          <w:rPr>
            <w:rStyle w:val="StringTok"/>
          </w:rPr>
          <w:delText xml:space="preserve">"data/birthwt.csv"</w:delText>
        </w:r>
      </w:del>
      <w:del w:id="481" w:author="PR Preview" w:date="2026-01-01T00:00:00Z">
        <w:r>
          <w:rPr>
            <w:rStyle w:val="NormalTok"/>
          </w:rPr>
          <w:delText xml:space="preserve">)</w:delText>
        </w:r>
      </w:del>
      <w:del w:id="482" w:author="PR Preview" w:date="2026-01-01T00:00:00Z">
        <w:r>
          <w:br/>
        </w:r>
      </w:del>
      <w:del w:id="483" w:author="PR Preview" w:date="2026-01-01T00:00:00Z">
        <w:r>
          <w:rPr>
            <w:rStyle w:val="NormalTok"/>
          </w:rPr>
          <w:delText xml:space="preserve">is_held_out </w:delText>
        </w:r>
      </w:del>
      <w:del w:id="484" w:author="PR Preview" w:date="2026-01-01T00:00:00Z">
        <w:r>
          <w:rPr>
            <w:rStyle w:val="OperatorTok"/>
          </w:rPr>
          <w:delText xml:space="preserve">=</w:delText>
        </w:r>
      </w:del>
      <w:del w:id="485" w:author="PR Preview" w:date="2026-01-01T00:00:00Z">
        <w:r>
          <w:rPr>
            <w:rStyle w:val="NormalTok"/>
          </w:rPr>
          <w:delText xml:space="preserve"> (np.arange(</w:delText>
        </w:r>
      </w:del>
      <w:del w:id="486" w:author="PR Preview" w:date="2026-01-01T00:00:00Z">
        <w:r>
          <w:rPr>
            <w:rStyle w:val="DecValTok"/>
          </w:rPr>
          <w:delText xml:space="preserve">1</w:delText>
        </w:r>
      </w:del>
      <w:del w:id="487" w:author="PR Preview" w:date="2026-01-01T00:00:00Z">
        <w:r>
          <w:rPr>
            <w:rStyle w:val="NormalTok"/>
          </w:rPr>
          <w:delText xml:space="preserve">, </w:delText>
        </w:r>
      </w:del>
      <w:del w:id="488" w:author="PR Preview" w:date="2026-01-01T00:00:00Z">
        <w:r>
          <w:rPr>
            <w:rStyle w:val="BuiltInTok"/>
          </w:rPr>
          <w:delText xml:space="preserve">len</w:delText>
        </w:r>
      </w:del>
      <w:del w:id="489" w:author="PR Preview" w:date="2026-01-01T00:00:00Z">
        <w:r>
          <w:rPr>
            <w:rStyle w:val="NormalTok"/>
          </w:rPr>
          <w:delText xml:space="preserve">(birthwt) </w:delText>
        </w:r>
      </w:del>
      <w:del w:id="490" w:author="PR Preview" w:date="2026-01-01T00:00:00Z">
        <w:r>
          <w:rPr>
            <w:rStyle w:val="OperatorTok"/>
          </w:rPr>
          <w:delText xml:space="preserve">+</w:delText>
        </w:r>
      </w:del>
      <w:del w:id="491" w:author="PR Preview" w:date="2026-01-01T00:00:00Z">
        <w:r>
          <w:rPr>
            <w:rStyle w:val="NormalTok"/>
          </w:rPr>
          <w:delText xml:space="preserve"> </w:delText>
        </w:r>
      </w:del>
      <w:del w:id="492" w:author="PR Preview" w:date="2026-01-01T00:00:00Z">
        <w:r>
          <w:rPr>
            <w:rStyle w:val="DecValTok"/>
          </w:rPr>
          <w:delText xml:space="preserve">1</w:delText>
        </w:r>
      </w:del>
      <w:del w:id="493" w:author="PR Preview" w:date="2026-01-01T00:00:00Z">
        <w:r>
          <w:rPr>
            <w:rStyle w:val="NormalTok"/>
          </w:rPr>
          <w:delText xml:space="preserve">) </w:delText>
        </w:r>
      </w:del>
      <w:del w:id="494" w:author="PR Preview" w:date="2026-01-01T00:00:00Z">
        <w:r>
          <w:rPr>
            <w:rStyle w:val="OperatorTok"/>
          </w:rPr>
          <w:delText xml:space="preserve">%</w:delText>
        </w:r>
      </w:del>
      <w:del w:id="495" w:author="PR Preview" w:date="2026-01-01T00:00:00Z">
        <w:r>
          <w:rPr>
            <w:rStyle w:val="NormalTok"/>
          </w:rPr>
          <w:delText xml:space="preserve"> </w:delText>
        </w:r>
      </w:del>
      <w:del w:id="496" w:author="PR Preview" w:date="2026-01-01T00:00:00Z">
        <w:r>
          <w:rPr>
            <w:rStyle w:val="DecValTok"/>
          </w:rPr>
          <w:delText xml:space="preserve">3</w:delText>
        </w:r>
      </w:del>
      <w:del w:id="497" w:author="PR Preview" w:date="2026-01-01T00:00:00Z">
        <w:r>
          <w:rPr>
            <w:rStyle w:val="NormalTok"/>
          </w:rPr>
          <w:delText xml:space="preserve"> </w:delText>
        </w:r>
      </w:del>
      <w:del w:id="498" w:author="PR Preview" w:date="2026-01-01T00:00:00Z">
        <w:r>
          <w:rPr>
            <w:rStyle w:val="OperatorTok"/>
          </w:rPr>
          <w:delText xml:space="preserve">==</w:delText>
        </w:r>
      </w:del>
      <w:del w:id="499" w:author="PR Preview" w:date="2026-01-01T00:00:00Z">
        <w:r>
          <w:rPr>
            <w:rStyle w:val="NormalTok"/>
          </w:rPr>
          <w:delText xml:space="preserve"> </w:delText>
        </w:r>
      </w:del>
      <w:del w:id="500" w:author="PR Preview" w:date="2026-01-01T00:00:00Z">
        <w:r>
          <w:rPr>
            <w:rStyle w:val="DecValTok"/>
          </w:rPr>
          <w:delText xml:space="preserve">0</w:delText>
        </w:r>
      </w:del>
      <w:del w:id="501" w:author="PR Preview" w:date="2026-01-01T00:00:00Z">
        <w:r>
          <w:rPr>
            <w:rStyle w:val="NormalTok"/>
          </w:rPr>
          <w:delText xml:space="preserve">)</w:delText>
        </w:r>
      </w:del>
      <w:del w:id="502" w:author="PR Preview" w:date="2026-01-01T00:00:00Z">
        <w:r>
          <w:br/>
        </w:r>
      </w:del>
      <w:del w:id="503" w:author="PR Preview" w:date="2026-01-01T00:00:00Z">
        <w:r>
          <w:br/>
        </w:r>
      </w:del>
      <w:del w:id="504" w:author="PR Preview" w:date="2026-01-01T00:00:00Z">
        <w:r>
          <w:rPr>
            <w:rStyle w:val="NormalTok"/>
          </w:rPr>
          <w:delText xml:space="preserve">fit_bwt </w:delText>
        </w:r>
      </w:del>
      <w:del w:id="505" w:author="PR Preview" w:date="2026-01-01T00:00:00Z">
        <w:r>
          <w:rPr>
            <w:rStyle w:val="OperatorTok"/>
          </w:rPr>
          <w:delText xml:space="preserve">=</w:delText>
        </w:r>
      </w:del>
      <w:del w:id="506" w:author="PR Preview" w:date="2026-01-01T00:00:00Z">
        <w:r>
          <w:rPr>
            <w:rStyle w:val="NormalTok"/>
          </w:rPr>
          <w:delText xml:space="preserve"> smf.ols(</w:delText>
        </w:r>
      </w:del>
      <w:del w:id="507" w:author="PR Preview" w:date="2026-01-01T00:00:00Z">
        <w:r>
          <w:rPr>
            <w:rStyle w:val="StringTok"/>
          </w:rPr>
          <w:delText xml:space="preserve">"bwt ~ lwt + smoke"</w:delText>
        </w:r>
      </w:del>
      <w:del w:id="508" w:author="PR Preview" w:date="2026-01-01T00:00:00Z">
        <w:r>
          <w:rPr>
            <w:rStyle w:val="NormalTok"/>
          </w:rPr>
          <w:delText xml:space="preserve">, data</w:delText>
        </w:r>
      </w:del>
      <w:del w:id="509" w:author="PR Preview" w:date="2026-01-01T00:00:00Z">
        <w:r>
          <w:rPr>
            <w:rStyle w:val="OperatorTok"/>
          </w:rPr>
          <w:delText xml:space="preserve">=</w:delText>
        </w:r>
      </w:del>
      <w:del w:id="510" w:author="PR Preview" w:date="2026-01-01T00:00:00Z">
        <w:r>
          <w:rPr>
            <w:rStyle w:val="NormalTok"/>
          </w:rPr>
          <w:delText xml:space="preserve">birthwt[</w:delText>
        </w:r>
      </w:del>
      <w:del w:id="511" w:author="PR Preview" w:date="2026-01-01T00:00:00Z">
        <w:r>
          <w:rPr>
            <w:rStyle w:val="OperatorTok"/>
          </w:rPr>
          <w:delText xml:space="preserve">~</w:delText>
        </w:r>
      </w:del>
      <w:del w:id="512" w:author="PR Preview" w:date="2026-01-01T00:00:00Z">
        <w:r>
          <w:rPr>
            <w:rStyle w:val="NormalTok"/>
          </w:rPr>
          <w:delText xml:space="preserve">is_held_out]).fit()</w:delText>
        </w:r>
      </w:del>
      <w:del w:id="513" w:author="PR Preview" w:date="2026-01-01T00:00:00Z">
        <w:r>
          <w:br/>
        </w:r>
      </w:del>
      <w:del w:id="514" w:author="PR Preview" w:date="2026-01-01T00:00:00Z">
        <w:r>
          <w:br/>
        </w:r>
      </w:del>
      <w:del w:id="515" w:author="PR Preview" w:date="2026-01-01T00:00:00Z">
        <w:r>
          <w:br/>
        </w:r>
      </w:del>
      <w:del w:id="516" w:author="PR Preview" w:date="2026-01-01T00:00:00Z">
        <w:r>
          <w:rPr>
            <w:rStyle w:val="KeywordTok"/>
          </w:rPr>
          <w:delText xml:space="preserve">def</w:delText>
        </w:r>
      </w:del>
      <w:del w:id="517" w:author="PR Preview" w:date="2026-01-01T00:00:00Z">
        <w:r>
          <w:rPr>
            <w:rStyle w:val="NormalTok"/>
          </w:rPr>
          <w:delText xml:space="preserve"> empirical_risk(data):</w:delText>
        </w:r>
      </w:del>
      <w:del w:id="518" w:author="PR Preview" w:date="2026-01-01T00:00:00Z">
        <w:r>
          <w:br/>
        </w:r>
      </w:del>
      <w:del w:id="519" w:author="PR Preview" w:date="2026-01-01T00:00:00Z">
        <w:r>
          <w:rPr>
            <w:rStyle w:val="NormalTok"/>
          </w:rPr>
          <w:delText xml:space="preserve">    </w:delText>
        </w:r>
      </w:del>
      <w:del w:id="520" w:author="PR Preview" w:date="2026-01-01T00:00:00Z">
        <w:r>
          <w:rPr>
            <w:rStyle w:val="ControlFlowTok"/>
          </w:rPr>
          <w:delText xml:space="preserve">return</w:delText>
        </w:r>
      </w:del>
      <w:del w:id="521" w:author="PR Preview" w:date="2026-01-01T00:00:00Z">
        <w:r>
          <w:rPr>
            <w:rStyle w:val="NormalTok"/>
          </w:rPr>
          <w:delText xml:space="preserve"> ((data[</w:delText>
        </w:r>
      </w:del>
      <w:del w:id="522" w:author="PR Preview" w:date="2026-01-01T00:00:00Z">
        <w:r>
          <w:rPr>
            <w:rStyle w:val="StringTok"/>
          </w:rPr>
          <w:delText xml:space="preserve">"bwt"</w:delText>
        </w:r>
      </w:del>
      <w:del w:id="523" w:author="PR Preview" w:date="2026-01-01T00:00:00Z">
        <w:r>
          <w:rPr>
            <w:rStyle w:val="NormalTok"/>
          </w:rPr>
          <w:delText xml:space="preserve">] </w:delText>
        </w:r>
      </w:del>
      <w:del w:id="524" w:author="PR Preview" w:date="2026-01-01T00:00:00Z">
        <w:r>
          <w:rPr>
            <w:rStyle w:val="OperatorTok"/>
          </w:rPr>
          <w:delText xml:space="preserve">-</w:delText>
        </w:r>
      </w:del>
      <w:del w:id="525" w:author="PR Preview" w:date="2026-01-01T00:00:00Z">
        <w:r>
          <w:rPr>
            <w:rStyle w:val="NormalTok"/>
          </w:rPr>
          <w:delText xml:space="preserve"> fit_bwt.predict(data)) </w:delText>
        </w:r>
      </w:del>
      <w:del w:id="526" w:author="PR Preview" w:date="2026-01-01T00:00:00Z">
        <w:r>
          <w:rPr>
            <w:rStyle w:val="OperatorTok"/>
          </w:rPr>
          <w:delText xml:space="preserve">**</w:delText>
        </w:r>
      </w:del>
      <w:del w:id="527" w:author="PR Preview" w:date="2026-01-01T00:00:00Z">
        <w:r>
          <w:rPr>
            <w:rStyle w:val="NormalTok"/>
          </w:rPr>
          <w:delText xml:space="preserve"> </w:delText>
        </w:r>
      </w:del>
      <w:del w:id="528" w:author="PR Preview" w:date="2026-01-01T00:00:00Z">
        <w:r>
          <w:rPr>
            <w:rStyle w:val="DecValTok"/>
          </w:rPr>
          <w:delText xml:space="preserve">2</w:delText>
        </w:r>
      </w:del>
      <w:del w:id="529" w:author="PR Preview" w:date="2026-01-01T00:00:00Z">
        <w:r>
          <w:rPr>
            <w:rStyle w:val="NormalTok"/>
          </w:rPr>
          <w:delText xml:space="preserve">).mean()</w:delText>
        </w:r>
      </w:del>
      <w:del w:id="530" w:author="PR Preview" w:date="2026-01-01T00:00:00Z">
        <w:r>
          <w:br/>
        </w:r>
      </w:del>
      <w:del w:id="531" w:author="PR Preview" w:date="2026-01-01T00:00:00Z">
        <w:r>
          <w:br/>
        </w:r>
      </w:del>
      <w:del w:id="532" w:author="PR Preview" w:date="2026-01-01T00:00:00Z">
        <w:r>
          <w:br/>
        </w:r>
      </w:del>
      <w:del w:id="533" w:author="PR Preview" w:date="2026-01-01T00:00:00Z">
        <w:r>
          <w:rPr>
            <w:rStyle w:val="NormalTok"/>
          </w:rPr>
          <w:delText xml:space="preserve">empirical_risks </w:delText>
        </w:r>
      </w:del>
      <w:del w:id="534" w:author="PR Preview" w:date="2026-01-01T00:00:00Z">
        <w:r>
          <w:rPr>
            <w:rStyle w:val="OperatorTok"/>
          </w:rPr>
          <w:delText xml:space="preserve">=</w:delText>
        </w:r>
      </w:del>
      <w:del w:id="535" w:author="PR Preview" w:date="2026-01-01T00:00:00Z">
        <w:r>
          <w:rPr>
            <w:rStyle w:val="NormalTok"/>
          </w:rPr>
          <w:delText xml:space="preserve"> {</w:delText>
        </w:r>
      </w:del>
      <w:del w:id="536" w:author="PR Preview" w:date="2026-01-01T00:00:00Z">
        <w:r>
          <w:br/>
        </w:r>
      </w:del>
      <w:del w:id="537" w:author="PR Preview" w:date="2026-01-01T00:00:00Z">
        <w:r>
          <w:rPr>
            <w:rStyle w:val="NormalTok"/>
          </w:rPr>
          <w:delText xml:space="preserve">    </w:delText>
        </w:r>
      </w:del>
      <w:del w:id="538" w:author="PR Preview" w:date="2026-01-01T00:00:00Z">
        <w:r>
          <w:rPr>
            <w:rStyle w:val="StringTok"/>
          </w:rPr>
          <w:delText xml:space="preserve">"training"</w:delText>
        </w:r>
      </w:del>
      <w:del w:id="539" w:author="PR Preview" w:date="2026-01-01T00:00:00Z">
        <w:r>
          <w:rPr>
            <w:rStyle w:val="NormalTok"/>
          </w:rPr>
          <w:delText xml:space="preserve">: empirical_risk(birthwt[</w:delText>
        </w:r>
      </w:del>
      <w:del w:id="540" w:author="PR Preview" w:date="2026-01-01T00:00:00Z">
        <w:r>
          <w:rPr>
            <w:rStyle w:val="OperatorTok"/>
          </w:rPr>
          <w:delText xml:space="preserve">~</w:delText>
        </w:r>
      </w:del>
      <w:del w:id="541" w:author="PR Preview" w:date="2026-01-01T00:00:00Z">
        <w:r>
          <w:rPr>
            <w:rStyle w:val="NormalTok"/>
          </w:rPr>
          <w:delText xml:space="preserve">is_held_out]),</w:delText>
        </w:r>
      </w:del>
      <w:del w:id="542" w:author="PR Preview" w:date="2026-01-01T00:00:00Z">
        <w:r>
          <w:br/>
        </w:r>
      </w:del>
      <w:del w:id="543" w:author="PR Preview" w:date="2026-01-01T00:00:00Z">
        <w:r>
          <w:rPr>
            <w:rStyle w:val="NormalTok"/>
          </w:rPr>
          <w:delText xml:space="preserve">    </w:delText>
        </w:r>
      </w:del>
      <w:del w:id="544" w:author="PR Preview" w:date="2026-01-01T00:00:00Z">
        <w:r>
          <w:rPr>
            <w:rStyle w:val="StringTok"/>
          </w:rPr>
          <w:delText xml:space="preserve">"held_out"</w:delText>
        </w:r>
      </w:del>
      <w:del w:id="545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546" w:author="PR Preview" w:date="2026-01-01T00:00:00Z">
        <w:r>
          <w:br/>
        </w:r>
      </w:del>
      <w:del w:id="547" w:author="PR Preview" w:date="2026-01-01T00:00:00Z">
        <w:r>
          <w:rPr>
            <w:rStyle w:val="NormalTok"/>
          </w:rPr>
          <w:delText xml:space="preserve">}</w:delText>
        </w:r>
      </w:del>
      <w:del w:id="548" w:author="PR Preview" w:date="2026-01-01T00:00:00Z">
        <w:r>
          <w:br/>
        </w:r>
      </w:del>
      <w:del w:id="549" w:author="PR Preview" w:date="2026-01-01T00:00:00Z">
        <w:r>
          <w:rPr>
            <w:rStyle w:val="NormalTok"/>
          </w:rPr>
          <w:delText xml:space="preserve">empirical_risks</w:delText>
        </w:r>
      </w:del>
      <w:del w:id="550" w:author="PR Preview" w:date="2026-01-01T00:00:00Z">
        <w:r>
          <w:br/>
        </w:r>
      </w:del>
      <w:del w:id="551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FirstParagraph"/>
      </w:pPr>
      <w:del w:id="552" w:author="PR Preview" w:date="2026-01-01T00:00:00Z">
        <w:r>
          <w:delText xml:space="preserve">Of the 189 babies, 126 are in the</w:delText>
        </w:r>
      </w:del>
      <w:del w:id="553" w:author="PR Preview" w:date="2026-01-01T00:00:00Z">
        <w:r>
          <w:delText xml:space="preserve"> </w:delText>
        </w:r>
      </w:del>
      <w:hyperlink w:anchor="def-training-set">
        <w:del w:id="55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55" w:author="PR Preview" w:date="2026-01-01T00:00:00Z">
        <w:r>
          <w:delText xml:space="preserve">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The</w:delText>
        </w:r>
      </w:del>
      <w:del w:id="558" w:author="PR Preview" w:date="2026-01-01T00:00:00Z">
        <w:r>
          <w:delText xml:space="preserve"> </w:delText>
        </w:r>
      </w:del>
      <w:hyperlink w:anchor="def-fitted-model">
        <w:del w:id="55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has an</w:delText>
        </w:r>
      </w:del>
      <w:del w:id="562" w:author="PR Preview" w:date="2026-01-01T00:00:00Z">
        <w:r>
          <w:delText xml:space="preserve"> </w:delText>
        </w:r>
      </w:del>
      <w:hyperlink w:anchor="def-empirical-risk">
        <w:del w:id="563" w:author="PR Preview" w:date="2026-01-01T00:00:00Z">
          <w:r>
            <w:rPr>
              <w:rStyle w:val="Hyperlink"/>
            </w:rPr>
            <w:delText xml:space="preserve">empirical risk</w:delText>
          </w:r>
        </w:del>
      </w:hyperlink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of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488,365 squared grams on the training set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 503,649 squared grams on the</w:delText>
        </w:r>
      </w:del>
      <w:del w:id="570" w:author="PR Preview" w:date="2026-01-01T00:00:00Z">
        <w:r>
          <w:delText xml:space="preserve"> </w:delText>
        </w:r>
      </w:del>
      <w:hyperlink w:anchor="def-held-out-set">
        <w:del w:id="57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Its square root, 699 grams, is the typical</w:delText>
        </w:r>
      </w:del>
      <w:del w:id="575" w:author="PR Preview" w:date="2026-01-01T00:00:00Z">
        <w:r>
          <w:delText xml:space="preserve"> </w:delText>
        </w:r>
      </w:del>
      <w:hyperlink r:id="rId71">
        <w:del w:id="576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on the training set.</w:delText>
        </w:r>
      </w:del>
    </w:p>
    <w:p>
      <w:pPr>
        <w:pStyle w:val="BodyText"/>
      </w:pPr>
      <w:del w:id="579" w:author="PR Preview" w:date="2026-01-01T00:00:00Z">
        <w:r>
          <w:rPr>
            <w:b/>
            <w:bCs/>
          </w:rPr>
          <w:delText xml:space="preserve">Definition 22 (Training error)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The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rPr>
            <w:b/>
            <w:bCs/>
          </w:rPr>
          <w:delText xml:space="preserve">training error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of a</w:delText>
        </w:r>
      </w:del>
      <w:del w:id="586" w:author="PR Preview" w:date="2026-01-01T00:00:00Z">
        <w:r>
          <w:delText xml:space="preserve"> </w:delText>
        </w:r>
      </w:del>
      <w:hyperlink w:anchor="def-fitted-model">
        <w:del w:id="58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is its</w:delText>
        </w:r>
      </w:del>
      <w:del w:id="591" w:author="PR Preview" w:date="2026-01-01T00:00:00Z">
        <w:r>
          <w:delText xml:space="preserve"> </w:delText>
        </w:r>
      </w:del>
      <w:hyperlink w:anchor="def-empirical-risk">
        <w:del w:id="592" w:author="PR Preview" w:date="2026-01-01T00:00:00Z">
          <w:r>
            <w:rPr>
              <w:rStyle w:val="Hyperlink"/>
            </w:rPr>
            <w:delText xml:space="preserve">empirical risk</w:delText>
          </w:r>
        </w:del>
      </w:hyperlink>
      <w:del w:id="5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on the</w:delText>
        </w:r>
      </w:del>
      <w:del w:id="596" w:author="PR Preview" w:date="2026-01-01T00:00:00Z">
        <w:r>
          <w:delText xml:space="preserve"> </w:delText>
        </w:r>
      </w:del>
      <w:hyperlink w:anchor="def-training-set">
        <w:del w:id="59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used to fit it:</w:delText>
        </w:r>
      </w:del>
    </w:p>
    <w:p>
      <w:pPr>
        <w:pStyle w:val="FirstParagraph"/>
      </w:pPr>
      <w:ins w:id="601" w:author="PR Preview" w:date="2026-01-01T00:00:00Z">
        <w:r>
          <w:rPr>
            <w:b/>
            <w:bCs/>
          </w:rPr>
          <w:t xml:space="preserve">Definition 21 (Training error)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The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rPr>
            <w:b/>
            <w:bCs/>
          </w:rPr>
          <w:t xml:space="preserve">training error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of a</w:t>
        </w:r>
      </w:ins>
      <w:ins w:id="608" w:author="PR Preview" w:date="2026-01-01T00:00:00Z">
        <w:r>
          <w:t xml:space="preserve"> </w:t>
        </w:r>
      </w:ins>
      <w:hyperlink w:anchor="def-fitted-model">
        <w:ins w:id="60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fitted to a</w:t>
        </w:r>
      </w:ins>
      <w:ins w:id="613" w:author="PR Preview" w:date="2026-01-01T00:00:00Z">
        <w:r>
          <w:t xml:space="preserve"> </w:t>
        </w:r>
      </w:ins>
      <w:hyperlink w:anchor="def-training-set">
        <w:ins w:id="61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 its sample mean</w:t>
        </w:r>
      </w:ins>
      <w:ins w:id="618" w:author="PR Preview" w:date="2026-01-01T00:00:00Z">
        <w:r>
          <w:t xml:space="preserve"> </w:t>
        </w:r>
      </w:ins>
      <w:hyperlink w:anchor="def-observation-loss">
        <w:ins w:id="61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62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on the training observations</w:t>
        </w:r>
      </w:ins>
      <w:ins w:id="62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624" w:author="PR Preview" w:date="2026-01-01T00:00:00Z">
        <w:r>
          <w:t xml:space="preserve">:</w:t>
        </w:r>
      </w:ins>
    </w:p>
    <w:p>
      <w:pPr>
        <w:pStyle w:val="BodyText"/>
      </w:pPr>
      <w:bookmarkStart w:id="8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4"/>
    <w:bookmarkEnd w:id="85"/>
    <w:bookmarkStart w:id="90" w:name="overfitting"/>
    <w:p>
      <w:pPr>
        <w:pStyle w:val="Heading2"/>
      </w:pPr>
      <w:r>
        <w:t xml:space="preserve">3 Overfitting</w:t>
      </w:r>
    </w:p>
    <w:bookmarkStart w:id="8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6"/>
    <w:bookmarkStart w:id="8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7"/>
    <w:bookmarkStart w:id="88" w:name="def-overfitting"/>
    <w:p>
      <w:pPr>
        <w:pStyle w:val="FirstParagraph"/>
      </w:pPr>
      <w:del w:id="625" w:author="PR Preview" w:date="2026-01-01T00:00:00Z">
        <w:r>
          <w:rPr>
            <w:b/>
            <w:bCs/>
          </w:rPr>
          <w:delText xml:space="preserve">Definition 23 (Overfitting)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rPr>
            <w:b/>
            <w:bCs/>
          </w:rPr>
          <w:delText xml:space="preserve">Overfitting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occurs when a</w:delText>
        </w:r>
      </w:del>
      <w:del w:id="630" w:author="PR Preview" w:date="2026-01-01T00:00:00Z">
        <w:r>
          <w:delText xml:space="preserve"> </w:delText>
        </w:r>
      </w:del>
      <w:hyperlink w:anchor="def-fitted-model">
        <w:del w:id="63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fits its</w:delText>
        </w:r>
      </w:del>
      <w:del w:id="634" w:author="PR Preview" w:date="2026-01-01T00:00:00Z">
        <w:r>
          <w:delText xml:space="preserve"> </w:delText>
        </w:r>
      </w:del>
      <w:hyperlink w:anchor="def-training-set">
        <w:del w:id="63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well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but predicts poorly for</w:delText>
        </w:r>
      </w:del>
      <w:del w:id="640" w:author="PR Preview" w:date="2026-01-01T00:00:00Z">
        <w:r>
          <w:delText xml:space="preserve"> </w:delText>
        </w:r>
      </w:del>
      <w:hyperlink w:anchor="def-new-observation">
        <w:del w:id="641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642" w:author="PR Preview" w:date="2026-01-01T00:00:00Z">
        <w:r>
          <w:delText xml:space="preserve">.</w:delText>
        </w:r>
      </w:del>
      <w:del w:id="643" w:author="PR Preview" w:date="2026-01-01T00:00:00Z">
        <w:r>
          <w:delText xml:space="preserve"> </w:delText>
        </w:r>
      </w:del>
    </w:p>
    <w:p>
      <w:pPr>
        <w:pStyle w:val="BodyText"/>
      </w:pPr>
      <w:del w:id="644" w:author="PR Preview" w:date="2026-01-01T00:00:00Z">
        <w:r>
          <w:delText xml:space="preserve">Source: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Wikipedia contributors [8]</w:delText>
        </w:r>
      </w:del>
      <w:del w:id="647" w:author="PR Preview" w:date="2026-01-01T00:00:00Z">
        <w:r>
          <w:delText xml:space="preserve">.</w:delText>
        </w:r>
      </w:del>
    </w:p>
    <w:p>
      <w:pPr>
        <w:pStyle w:val="BodyText"/>
      </w:pPr>
      <w:del w:id="648" w:author="PR Preview" w:date="2026-01-01T00:00:00Z">
        <w:r>
          <w:rPr>
            <w:b/>
            <w:bCs/>
          </w:rPr>
          <w:delText xml:space="preserve">Example 15 (Overfitting in polynomial fits to cars)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In</w:delText>
        </w:r>
      </w:del>
      <w:del w:id="651" w:author="PR Preview" w:date="2026-01-01T00:00:00Z">
        <w:r>
          <w:delText xml:space="preserve"> </w:delText>
        </w:r>
      </w:del>
      <w:hyperlink w:anchor="exr-overfitting">
        <w:del w:id="65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53" w:author="PR Preview" w:date="2026-01-01T00:00:00Z">
        <w:r>
          <w:delText xml:space="preserve">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the terms beyond degree 2 fit the 20 training cars more closely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but do not predict the 12 held-out cars better.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The effect is small here: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it is the beginning of overfitting, not a dramatic case.</w:delText>
        </w:r>
      </w:del>
    </w:p>
    <w:p>
      <w:pPr>
        <w:pStyle w:val="FirstParagraph"/>
      </w:pPr>
      <w:ins w:id="662" w:author="PR Preview" w:date="2026-01-01T00:00:00Z">
        <w:r>
          <w:rPr>
            <w:b/>
            <w:bCs/>
          </w:rPr>
          <w:t xml:space="preserve">Definition 22 (Overfitting)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rPr>
            <w:b/>
            <w:bCs/>
          </w:rPr>
          <w:t xml:space="preserve">Overfitting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occurs when a</w:t>
        </w:r>
      </w:ins>
      <w:ins w:id="667" w:author="PR Preview" w:date="2026-01-01T00:00:00Z">
        <w:r>
          <w:t xml:space="preserve"> </w:t>
        </w:r>
      </w:ins>
      <w:hyperlink w:anchor="def-fitted-model">
        <w:ins w:id="66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fits its</w:t>
        </w:r>
      </w:ins>
      <w:ins w:id="671" w:author="PR Preview" w:date="2026-01-01T00:00:00Z">
        <w:r>
          <w:t xml:space="preserve"> </w:t>
        </w:r>
      </w:ins>
      <w:hyperlink w:anchor="def-training-set">
        <w:ins w:id="67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well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but predicts poorly for</w:t>
        </w:r>
      </w:ins>
      <w:ins w:id="677" w:author="PR Preview" w:date="2026-01-01T00:00:00Z">
        <w:r>
          <w:t xml:space="preserve"> </w:t>
        </w:r>
      </w:ins>
      <w:hyperlink w:anchor="def-new-observation">
        <w:ins w:id="678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679" w:author="PR Preview" w:date="2026-01-01T00:00:00Z">
        <w:r>
          <w:t xml:space="preserve">.</w:t>
        </w:r>
      </w:ins>
      <w:ins w:id="680" w:author="PR Preview" w:date="2026-01-01T00:00:00Z">
        <w:r>
          <w:t xml:space="preserve"> </w:t>
        </w:r>
      </w:ins>
    </w:p>
    <w:p>
      <w:pPr>
        <w:pStyle w:val="BodyText"/>
      </w:pPr>
      <w:ins w:id="681" w:author="PR Preview" w:date="2026-01-01T00:00:00Z">
        <w:r>
          <w:t xml:space="preserve">Source: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Wikipedia contributors [6]</w:t>
        </w:r>
      </w:ins>
      <w:ins w:id="684" w:author="PR Preview" w:date="2026-01-01T00:00:00Z">
        <w:r>
          <w:t xml:space="preserve">.</w:t>
        </w:r>
      </w:ins>
    </w:p>
    <w:bookmarkEnd w:id="88"/>
    <w:bookmarkStart w:id="89" w:name="exm-overfitting-polynomial-cars"/>
    <w:p>
      <w:pPr>
        <w:pStyle w:val="BodyText"/>
      </w:pPr>
      <w:ins w:id="685" w:author="PR Preview" w:date="2026-01-01T00:00:00Z">
        <w:r>
          <w:rPr>
            <w:b/>
            <w:bCs/>
          </w:rPr>
          <w:t xml:space="preserve">Example 14 (Overfitting in polynomial fits to cars)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In</w:t>
        </w:r>
      </w:ins>
      <w:ins w:id="688" w:author="PR Preview" w:date="2026-01-01T00:00:00Z">
        <w:r>
          <w:t xml:space="preserve"> </w:t>
        </w:r>
      </w:ins>
      <w:hyperlink w:anchor="exr-overfitting">
        <w:ins w:id="68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90" w:author="PR Preview" w:date="2026-01-01T00:00:00Z">
        <w:r>
          <w:t xml:space="preserve">,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the terms beyond degree 2 fit the 20 training cars more closely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but do not predict the 12 held-out cars better.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The effect is small here: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it is the beginning of overfitting, not a dramatic case.</w:t>
        </w:r>
      </w:ins>
    </w:p>
    <w:bookmarkEnd w:id="89"/>
    <w:bookmarkEnd w:id="90"/>
    <w:bookmarkStart w:id="186" w:name="sec-generalization-error"/>
    <w:p>
      <w:pPr>
        <w:pStyle w:val="Heading2"/>
      </w:pPr>
      <w:r>
        <w:t xml:space="preserve">4 Generalization error</w:t>
      </w:r>
    </w:p>
    <w:bookmarkStart w:id="91" w:name="exr-generalization-error"/>
    <w:p>
      <w:pPr>
        <w:pStyle w:val="FirstParagraph"/>
      </w:pPr>
      <w:del w:id="699" w:author="PR Preview" w:date="2026-01-01T00:00:00Z">
        <w:r>
          <w:rPr>
            <w:b/>
            <w:bCs/>
          </w:rPr>
          <w:delText xml:space="preserve">Exercise 2 (Score a fitted model on a car it has not seen)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</w:delText>
        </w:r>
      </w:del>
      <w:del w:id="702" w:author="PR Preview" w:date="2026-01-01T00:00:00Z">
        <w:r>
          <w:delText xml:space="preserve"> </w:delText>
        </w:r>
      </w:del>
      <w:hyperlink w:anchor="def-fitted-model">
        <w:del w:id="70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70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has been fitted to a</w:delText>
        </w:r>
      </w:del>
      <w:del w:id="707" w:author="PR Preview" w:date="2026-01-01T00:00:00Z">
        <w:r>
          <w:delText xml:space="preserve"> </w:delText>
        </w:r>
      </w:del>
      <w:hyperlink w:anchor="def-training-set">
        <w:del w:id="70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of</w:delText>
        </w:r>
      </w:del>
      <w:del w:id="712" w:author="PR Preview" w:date="2026-01-01T00:00:00Z">
        <w:r>
          <w:delText xml:space="preserve"> </w:delText>
        </w:r>
      </w:del>
      <m:oMath>
        <m:r>
          <m:t>n</m:t>
        </m:r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observations,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such as the 20 training cars of</w:delText>
        </w:r>
      </w:del>
      <w:del w:id="717" w:author="PR Preview" w:date="2026-01-01T00:00:00Z">
        <w:r>
          <w:delText xml:space="preserve"> </w:delText>
        </w:r>
      </w:del>
      <w:hyperlink w:anchor="exr-overfitting">
        <w:del w:id="71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719" w:author="PR Preview" w:date="2026-01-01T00:00:00Z">
        <w:r>
          <w:delText xml:space="preserve">.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A new car</w:delText>
        </w:r>
      </w:del>
      <w:del w:id="7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is then drawn from the same population,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independently of</w:delText>
        </w:r>
      </w:del>
      <w:del w:id="7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28" w:author="PR Preview" w:date="2026-01-01T00:00:00Z">
        <w:r>
          <w:delText xml:space="preserve">.</w:delText>
        </w:r>
      </w:del>
    </w:p>
    <w:p>
      <w:pPr>
        <w:pStyle w:val="FirstParagraph"/>
      </w:pPr>
      <w:ins w:id="729" w:author="PR Preview" w:date="2026-01-01T00:00:00Z">
        <w:r>
          <w:rPr>
            <w:b/>
            <w:bCs/>
          </w:rPr>
          <w:t xml:space="preserve">Exercise 2 (Score a fitted model on a car it has not seen)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</w:t>
        </w:r>
      </w:ins>
      <w:ins w:id="732" w:author="PR Preview" w:date="2026-01-01T00:00:00Z">
        <w:r>
          <w:t xml:space="preserve"> </w:t>
        </w:r>
      </w:ins>
      <w:hyperlink w:anchor="def-fitted-model">
        <w:ins w:id="73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3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has been fitted to a</w:t>
        </w:r>
      </w:ins>
      <w:ins w:id="737" w:author="PR Preview" w:date="2026-01-01T00:00:00Z">
        <w:r>
          <w:t xml:space="preserve"> </w:t>
        </w:r>
      </w:ins>
      <w:hyperlink w:anchor="def-training-set">
        <w:ins w:id="73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of</w:t>
        </w:r>
      </w:ins>
      <w:ins w:id="742" w:author="PR Preview" w:date="2026-01-01T00:00:00Z">
        <w:r>
          <w:t xml:space="preserve"> </w:t>
        </w:r>
      </w:ins>
      <m:oMath>
        <m:r>
          <m:t>n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observations,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such as the 20 training cars of</w:t>
        </w:r>
      </w:ins>
      <w:ins w:id="747" w:author="PR Preview" w:date="2026-01-01T00:00:00Z">
        <w:r>
          <w:t xml:space="preserve"> </w:t>
        </w:r>
      </w:ins>
      <w:hyperlink w:anchor="exr-overfitting">
        <w:ins w:id="74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749" w:author="PR Preview" w:date="2026-01-01T00:00:00Z">
        <w:r>
          <w:t xml:space="preserve">.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 new car</w:t>
        </w:r>
      </w:ins>
      <w:ins w:id="7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is then drawn from the same population,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independently of</w:t>
        </w:r>
      </w:ins>
      <w:ins w:id="7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5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1"/>
    <w:bookmarkStart w:id="92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del w:id="759" w:author="PR Preview" w:date="2026-01-01T00:00:00Z">
        <w:r>
          <w:delText xml:space="preserve">The rule</w:delText>
        </w:r>
      </w:del>
      <w:del w:id="7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is known, because we fitted it.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The joint distribution of</w:delText>
        </w:r>
      </w:del>
      <w:del w:id="7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is unknown,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so the expectation cannot be computed.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If we knew that distribution,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we would not need data to</w:delText>
        </w:r>
      </w:del>
      <w:del w:id="774" w:author="PR Preview" w:date="2026-01-01T00:00:00Z">
        <w:r>
          <w:delText xml:space="preserve"> </w:delText>
        </w:r>
      </w:del>
      <w:hyperlink r:id="rId157">
        <w:del w:id="775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the</w:delText>
        </w:r>
      </w:del>
      <w:del w:id="778" w:author="PR Preview" w:date="2026-01-01T00:00:00Z">
        <w:r>
          <w:delText xml:space="preserve"> </w:delText>
        </w:r>
      </w:del>
      <w:hyperlink w:anchor="def-mean-function">
        <w:del w:id="779" w:author="PR Preview" w:date="2026-01-01T00:00:00Z">
          <w:r>
            <w:rPr>
              <w:rStyle w:val="Hyperlink"/>
            </w:rPr>
            <w:delText xml:space="preserve">true mean function</w:delText>
          </w:r>
        </w:del>
      </w:hyperlink>
      <w:del w:id="78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of the outcome variable given the input value</w:delText>
        </w:r>
      </w:del>
      <w:del w:id="783" w:author="PR Preview" w:date="2026-01-01T00:00:00Z">
        <w:r>
          <w:delText xml:space="preserve"> </w:delText>
        </w:r>
      </w:del>
      <m:oMath>
        <m:r>
          <m:t>x</m:t>
        </m:r>
      </m:oMath>
      <w:del w:id="784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w:ins w:id="785" w:author="PR Preview" w:date="2026-01-01T00:00:00Z">
        <w:r>
          <w:t xml:space="preserve">The rule</w:t>
        </w:r>
      </w:ins>
      <w:ins w:id="78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is known, because we fitted it.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The joint distribution of</w:t>
        </w:r>
      </w:ins>
      <w:ins w:id="7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 unknown,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so the expectation cannot be computed.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If we knew that distribution,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we would not need data to build a prediction rule.</w:t>
        </w:r>
      </w:ins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2"/>
    <w:bookmarkStart w:id="94" w:name="def-expected-generalization-error"/>
    <w:p>
      <w:pPr>
        <w:pStyle w:val="FirstParagraph"/>
      </w:pPr>
      <w:del w:id="800" w:author="PR Preview" w:date="2026-01-01T00:00:00Z">
        <w:r>
          <w:rPr>
            <w:b/>
            <w:bCs/>
          </w:rPr>
          <w:delText xml:space="preserve">Definition 24 (Expected generalization error (expected prediction error, expected test error))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The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rPr>
            <w:b/>
            <w:bCs/>
          </w:rPr>
          <w:delText xml:space="preserve">expected generalization error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of a</w:delText>
        </w:r>
      </w:del>
      <w:del w:id="807" w:author="PR Preview" w:date="2026-01-01T00:00:00Z">
        <w:r>
          <w:delText xml:space="preserve"> </w:delText>
        </w:r>
      </w:del>
      <w:hyperlink w:anchor="def-fitting-procedure">
        <w:del w:id="80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809" w:author="PR Preview" w:date="2026-01-01T00:00:00Z">
        <w:r>
          <w:delText xml:space="preserve"> </w:delText>
        </w:r>
      </w:del>
      <m:oMath>
        <m:r>
          <m:t>g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at training-set size</w:delText>
        </w:r>
      </w:del>
      <w:del w:id="812" w:author="PR Preview" w:date="2026-01-01T00:00:00Z">
        <w:r>
          <w:delText xml:space="preserve"> </w:delText>
        </w:r>
      </w:del>
      <m:oMath>
        <m:r>
          <m:t>n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is the mean,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over</w:delText>
        </w:r>
      </w:del>
      <w:del w:id="817" w:author="PR Preview" w:date="2026-01-01T00:00:00Z">
        <w:r>
          <w:delText xml:space="preserve"> </w:delText>
        </w:r>
      </w:del>
      <w:hyperlink w:anchor="def-training-set">
        <w:del w:id="818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8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of</w:delText>
        </w:r>
      </w:del>
      <w:del w:id="822" w:author="PR Preview" w:date="2026-01-01T00:00:00Z">
        <w:r>
          <w:delText xml:space="preserve"> </w:delText>
        </w:r>
      </w:del>
      <m:oMath>
        <m:r>
          <m:t>n</m:t>
        </m:r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observations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drawn independently from the population,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of the</w:delText>
        </w:r>
      </w:del>
      <w:del w:id="829" w:author="PR Preview" w:date="2026-01-01T00:00:00Z">
        <w:r>
          <w:delText xml:space="preserve"> </w:delText>
        </w:r>
      </w:del>
      <w:hyperlink w:anchor="def-generalization-error">
        <w:del w:id="830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of the</w:delText>
        </w:r>
      </w:del>
      <w:del w:id="833" w:author="PR Preview" w:date="2026-01-01T00:00:00Z">
        <w:r>
          <w:delText xml:space="preserve"> </w:delText>
        </w:r>
      </w:del>
      <w:hyperlink w:anchor="def-fitted-model">
        <w:del w:id="83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that</w:delText>
        </w:r>
      </w:del>
      <w:del w:id="837" w:author="PR Preview" w:date="2026-01-01T00:00:00Z">
        <w:r>
          <w:delText xml:space="preserve"> </w:delText>
        </w:r>
      </w:del>
      <m:oMath>
        <m:r>
          <m:t>g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produces from</w:delText>
        </w:r>
      </w:del>
      <w:del w:id="8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41" w:author="PR Preview" w:date="2026-01-01T00:00:00Z">
        <w:r>
          <w:delText xml:space="preserve">:</w:delText>
        </w:r>
      </w:del>
    </w:p>
    <w:p>
      <w:pPr>
        <w:pStyle w:val="FirstParagraph"/>
      </w:pPr>
      <w:ins w:id="842" w:author="PR Preview" w:date="2026-01-01T00:00:00Z">
        <w:r>
          <w:rPr>
            <w:b/>
            <w:bCs/>
          </w:rPr>
          <w:t xml:space="preserve">Definition 23 (Expected generalization error (expected prediction error, expected test error))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The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rPr>
            <w:b/>
            <w:bCs/>
          </w:rPr>
          <w:t xml:space="preserve">expected generalization error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of a</w:t>
        </w:r>
      </w:ins>
      <w:ins w:id="849" w:author="PR Preview" w:date="2026-01-01T00:00:00Z">
        <w:r>
          <w:t xml:space="preserve"> </w:t>
        </w:r>
      </w:ins>
      <w:hyperlink w:anchor="def-fitting-procedure">
        <w:ins w:id="85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51" w:author="PR Preview" w:date="2026-01-01T00:00:00Z">
        <w:r>
          <w:t xml:space="preserve"> </w:t>
        </w:r>
      </w:ins>
      <m:oMath>
        <m:r>
          <m:t>g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at training-set size</w:t>
        </w:r>
      </w:ins>
      <w:ins w:id="854" w:author="PR Preview" w:date="2026-01-01T00:00:00Z">
        <w:r>
          <w:t xml:space="preserve"> </w:t>
        </w:r>
      </w:ins>
      <m:oMath>
        <m:r>
          <m:t>n</m:t>
        </m:r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is the mean,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over</w:t>
        </w:r>
      </w:ins>
      <w:ins w:id="859" w:author="PR Preview" w:date="2026-01-01T00:00:00Z">
        <w:r>
          <w:t xml:space="preserve"> </w:t>
        </w:r>
      </w:ins>
      <w:hyperlink w:anchor="def-training-set">
        <w:ins w:id="860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8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of</w:t>
        </w:r>
      </w:ins>
      <w:ins w:id="864" w:author="PR Preview" w:date="2026-01-01T00:00:00Z">
        <w:r>
          <w:t xml:space="preserve"> </w:t>
        </w:r>
      </w:ins>
      <m:oMath>
        <m:r>
          <m:t>n</m:t>
        </m:r>
      </m:oMath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observations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drawn independently from the population,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of the</w:t>
        </w:r>
      </w:ins>
      <w:ins w:id="871" w:author="PR Preview" w:date="2026-01-01T00:00:00Z">
        <w:r>
          <w:t xml:space="preserve"> </w:t>
        </w:r>
      </w:ins>
      <w:hyperlink w:anchor="def-generalization-error">
        <w:ins w:id="872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of the</w:t>
        </w:r>
      </w:ins>
      <w:ins w:id="875" w:author="PR Preview" w:date="2026-01-01T00:00:00Z">
        <w:r>
          <w:t xml:space="preserve"> </w:t>
        </w:r>
      </w:ins>
      <w:hyperlink w:anchor="def-fitted-model">
        <w:ins w:id="87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that</w:t>
        </w:r>
      </w:ins>
      <w:ins w:id="879" w:author="PR Preview" w:date="2026-01-01T00:00:00Z">
        <w:r>
          <w:t xml:space="preserve"> </w:t>
        </w:r>
      </w:ins>
      <m:oMath>
        <m:r>
          <m:t>g</m:t>
        </m:r>
      </m:oMath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produces from</w:t>
        </w:r>
      </w:ins>
      <w:ins w:id="8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83" w:author="PR Preview" w:date="2026-01-01T00:00:00Z">
        <w:r>
          <w:t xml:space="preserve">:</w:t>
        </w:r>
      </w:ins>
    </w:p>
    <w:p>
      <w:pPr>
        <w:pStyle w:val="BodyText"/>
      </w:pPr>
      <w:bookmarkStart w:id="93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5"/>
    <w:bookmarkStart w:id="98" w:name="def-distribution-model"/>
    <w:p>
      <w:pPr>
        <w:pStyle w:val="BodyText"/>
      </w:pPr>
      <w:del w:id="884" w:author="PR Preview" w:date="2026-01-01T00:00:00Z">
        <w:r>
          <w:rPr>
            <w:b/>
            <w:bCs/>
          </w:rPr>
          <w:delText xml:space="preserve">Definition 25 (Distribution model)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A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rPr>
            <w:b/>
            <w:bCs/>
          </w:rPr>
          <w:delText xml:space="preserve">distribution model</w:delText>
        </w:r>
      </w:del>
      <w:del w:id="889" w:author="PR Preview" w:date="2026-01-01T00:00:00Z">
        <w:r>
          <w:delText xml:space="preserve"> </w:delText>
        </w:r>
      </w:del>
      <m:oMath>
        <m:r>
          <m:t>P</m:t>
        </m:r>
      </m:oMath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for an outcome</w:delText>
        </w:r>
      </w:del>
      <w:del w:id="892" w:author="PR Preview" w:date="2026-01-01T00:00:00Z">
        <w:r>
          <w:delText xml:space="preserve"> </w:delText>
        </w:r>
      </w:del>
      <m:oMath>
        <m:r>
          <m:t>Y</m:t>
        </m:r>
      </m:oMath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given a</w:delText>
        </w:r>
      </w:del>
      <w:del w:id="895" w:author="PR Preview" w:date="2026-01-01T00:00:00Z">
        <w:r>
          <w:delText xml:space="preserve"> </w:delText>
        </w:r>
      </w:del>
      <w:hyperlink w:anchor="def-covariate">
        <w:del w:id="89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897" w:author="PR Preview" w:date="2026-01-01T00:00:00Z">
        <w:r>
          <w:delText xml:space="preserve"> </w:delText>
        </w:r>
      </w:del>
      <m:oMath>
        <m:r>
          <m:t>X</m:t>
        </m:r>
      </m:oMath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gives each covariate value</w:delText>
        </w:r>
      </w:del>
      <w:del w:id="900" w:author="PR Preview" w:date="2026-01-01T00:00:00Z">
        <w:r>
          <w:delText xml:space="preserve"> </w:delText>
        </w:r>
      </w:del>
      <m:oMath>
        <m:r>
          <m:t>x</m:t>
        </m:r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a probability distribution for</w:delText>
        </w:r>
      </w:del>
      <w:del w:id="903" w:author="PR Preview" w:date="2026-01-01T00:00:00Z">
        <w:r>
          <w:delText xml:space="preserve"> </w:delText>
        </w:r>
      </w:del>
      <m:oMath>
        <m:r>
          <m:t>Y</m:t>
        </m:r>
      </m:oMath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given</w:delText>
        </w:r>
      </w:del>
      <w:del w:id="90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907" w:author="PR Preview" w:date="2026-01-01T00:00:00Z">
        <w:r>
          <w:delText xml:space="preserve">,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specified by its</w:delText>
        </w:r>
      </w:del>
      <w:del w:id="910" w:author="PR Preview" w:date="2026-01-01T00:00:00Z">
        <w:r>
          <w:delText xml:space="preserve"> </w:delText>
        </w:r>
      </w:del>
      <w:hyperlink r:id="rId96">
        <w:del w:id="911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912" w:author="PR Preview" w:date="2026-01-01T00:00:00Z">
        <w:r>
          <w:delText xml:space="preserve">.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The</w:delText>
        </w:r>
      </w:del>
      <w:del w:id="915" w:author="PR Preview" w:date="2026-01-01T00:00:00Z">
        <w:r>
          <w:delText xml:space="preserve"> </w:delText>
        </w:r>
      </w:del>
      <w:hyperlink w:anchor="def-mean-function">
        <w:del w:id="91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91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of</w:delText>
        </w:r>
      </w:del>
      <w:del w:id="920" w:author="PR Preview" w:date="2026-01-01T00:00:00Z">
        <w:r>
          <w:delText xml:space="preserve"> </w:delText>
        </w:r>
      </w:del>
      <m:oMath>
        <m:r>
          <m:t>P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maps each covariate value</w:delText>
        </w:r>
      </w:del>
      <w:del w:id="923" w:author="PR Preview" w:date="2026-01-01T00:00:00Z">
        <w:r>
          <w:delText xml:space="preserve"> </w:delText>
        </w:r>
      </w:del>
      <m:oMath>
        <m:r>
          <m:t>x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04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del w:id="926" w:author="PR Preview" w:date="2026-01-01T00:00:00Z">
        <w:r>
          <w:rPr>
            <w:b/>
            <w:bCs/>
          </w:rPr>
          <w:delText xml:space="preserve">Example 16 (A normal distribution model with a mean function)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Let</w:delText>
        </w:r>
      </w:del>
      <w:del w:id="929" w:author="PR Preview" w:date="2026-01-01T00:00:00Z">
        <w:r>
          <w:delText xml:space="preserve"> </w:delText>
        </w:r>
      </w:del>
      <m:oMath>
        <m:r>
          <m:t>h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be a</w:delText>
        </w:r>
      </w:del>
      <w:del w:id="932" w:author="PR Preview" w:date="2026-01-01T00:00:00Z">
        <w:r>
          <w:delText xml:space="preserve"> </w:delText>
        </w:r>
      </w:del>
      <w:hyperlink w:anchor="def-model-family">
        <w:del w:id="933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(a line, for instance) and</w:delText>
        </w:r>
      </w:del>
      <w:del w:id="93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 variance.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The distribution model</w:delText>
        </w:r>
      </w:del>
      <w:del w:id="941" w:author="PR Preview" w:date="2026-01-01T00:00:00Z">
        <w:r>
          <w:delText xml:space="preserve"> </w:delText>
        </w:r>
      </w:del>
      <m:oMath>
        <m:r>
          <m:t>P</m:t>
        </m:r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that gives each covariate value</w:delText>
        </w:r>
      </w:del>
      <w:del w:id="944" w:author="PR Preview" w:date="2026-01-01T00:00:00Z">
        <w:r>
          <w:delText xml:space="preserve"> </w:delText>
        </w:r>
      </w:del>
      <m:oMath>
        <m:r>
          <m:t>x</m:t>
        </m:r>
      </m:oMath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the</w:delText>
        </w:r>
      </w:del>
      <w:del w:id="947" w:author="PR Preview" w:date="2026-01-01T00:00:00Z">
        <w:r>
          <w:delText xml:space="preserve"> </w:delText>
        </w:r>
      </w:del>
      <w:hyperlink r:id="rId99">
        <w:del w:id="948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with mean</w:delText>
        </w:r>
      </w:del>
      <w:del w:id="951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and variance</w:delText>
        </w:r>
      </w:del>
      <w:del w:id="95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</w:delText>
        </w:r>
      </w:del>
    </w:p>
    <w:p>
      <w:pPr>
        <w:pStyle w:val="BodyText"/>
      </w:pPr>
      <w:bookmarkStart w:id="10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del w:id="957" w:author="PR Preview" w:date="2026-01-01T00:00:00Z">
        <w:r>
          <w:delText xml:space="preserve">The mean parameter of a normal distribution is its mean,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so</w:delText>
        </w:r>
      </w:del>
      <w:del w:id="960" w:author="PR Preview" w:date="2026-01-01T00:00:00Z">
        <w:r>
          <w:delText xml:space="preserve"> </w:delText>
        </w:r>
      </w:del>
      <w:hyperlink w:anchor="eq-distribution-model-mean-function">
        <w:del w:id="961" w:author="PR Preview" w:date="2026-01-01T00:00:00Z">
          <w:r>
            <w:rPr>
              <w:rStyle w:val="Hyperlink"/>
            </w:rPr>
            <w:delText xml:space="preserve">Equation 23</w:delText>
          </w:r>
        </w:del>
      </w:hyperlink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gives</w:delText>
        </w:r>
      </w:del>
    </w:p>
    <w:p>
      <w:pPr>
        <w:pStyle w:val="BodyText"/>
      </w:pPr>
      <w:ins w:id="964" w:author="PR Preview" w:date="2026-01-01T00:00:00Z">
        <w:r>
          <w:rPr>
            <w:b/>
            <w:bCs/>
          </w:rPr>
          <w:t xml:space="preserve">Definition 24 (Distribution model)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A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rPr>
            <w:b/>
            <w:bCs/>
          </w:rPr>
          <w:t xml:space="preserve">distribution model</w:t>
        </w:r>
      </w:ins>
      <w:ins w:id="969" w:author="PR Preview" w:date="2026-01-01T00:00:00Z">
        <w:r>
          <w:t xml:space="preserve"> </w:t>
        </w:r>
      </w:ins>
      <m:oMath>
        <m:r>
          <m:t>P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for an outcome</w:t>
        </w:r>
      </w:ins>
      <w:ins w:id="972" w:author="PR Preview" w:date="2026-01-01T00:00:00Z">
        <w:r>
          <w:t xml:space="preserve"> </w:t>
        </w:r>
      </w:ins>
      <m:oMath>
        <m:r>
          <m:t>Y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given a</w:t>
        </w:r>
      </w:ins>
      <w:ins w:id="975" w:author="PR Preview" w:date="2026-01-01T00:00:00Z">
        <w:r>
          <w:t xml:space="preserve"> </w:t>
        </w:r>
      </w:ins>
      <w:hyperlink w:anchor="def-covariate">
        <w:ins w:id="976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977" w:author="PR Preview" w:date="2026-01-01T00:00:00Z">
        <w:r>
          <w:t xml:space="preserve"> </w:t>
        </w:r>
      </w:ins>
      <m:oMath>
        <m:r>
          <m:t>X</m:t>
        </m:r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gives each covariate value</w:t>
        </w:r>
      </w:ins>
      <w:ins w:id="980" w:author="PR Preview" w:date="2026-01-01T00:00:00Z">
        <w:r>
          <w:t xml:space="preserve"> </w:t>
        </w:r>
      </w:ins>
      <m:oMath>
        <m:r>
          <m:t>x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a probability distribution for</w:t>
        </w:r>
      </w:ins>
      <w:ins w:id="983" w:author="PR Preview" w:date="2026-01-01T00:00:00Z">
        <w:r>
          <w:t xml:space="preserve"> </w:t>
        </w:r>
      </w:ins>
      <m:oMath>
        <m:r>
          <m:t>Y</m:t>
        </m:r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given</w:t>
        </w:r>
      </w:ins>
      <w:ins w:id="9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987" w:author="PR Preview" w:date="2026-01-01T00:00:00Z">
        <w:r>
          <w:t xml:space="preserve">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specified by its</w:t>
        </w:r>
      </w:ins>
      <w:ins w:id="990" w:author="PR Preview" w:date="2026-01-01T00:00:00Z">
        <w:r>
          <w:t xml:space="preserve"> </w:t>
        </w:r>
      </w:ins>
      <w:hyperlink r:id="rId96">
        <w:ins w:id="991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992" w:author="PR Preview" w:date="2026-01-01T00:00:00Z">
        <w:r>
          <w:t xml:space="preserve">.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The</w:t>
        </w:r>
      </w:ins>
      <w:ins w:id="995" w:author="PR Preview" w:date="2026-01-01T00:00:00Z">
        <w:r>
          <w:t xml:space="preserve"> </w:t>
        </w:r>
      </w:ins>
      <w:hyperlink w:anchor="def-mean-function">
        <w:ins w:id="99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9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of</w:t>
        </w:r>
      </w:ins>
      <w:ins w:id="1000" w:author="PR Preview" w:date="2026-01-01T00:00:00Z">
        <w:r>
          <w:t xml:space="preserve"> </w:t>
        </w:r>
      </w:ins>
      <m:oMath>
        <m:r>
          <m:t>P</m:t>
        </m:r>
      </m:oMath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maps each covariate value</w:t>
        </w:r>
      </w:ins>
      <w:ins w:id="1003" w:author="PR Preview" w:date="2026-01-01T00:00:00Z">
        <w:r>
          <w:t xml:space="preserve"> </w:t>
        </w:r>
      </w:ins>
      <m:oMath>
        <m:r>
          <m:t>x</m:t>
        </m:r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2" w:name="exm-distribution-model"/>
    <w:p>
      <w:pPr>
        <w:pStyle w:val="FirstParagraph"/>
      </w:pPr>
      <w:ins w:id="1006" w:author="PR Preview" w:date="2026-01-01T00:00:00Z">
        <w:r>
          <w:rPr>
            <w:b/>
            <w:bCs/>
          </w:rPr>
          <w:t xml:space="preserve">Example 15 (A normal distribution model with a mean function)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Let</w:t>
        </w:r>
      </w:ins>
      <w:ins w:id="1009" w:author="PR Preview" w:date="2026-01-01T00:00:00Z">
        <w:r>
          <w:t xml:space="preserve"> </w:t>
        </w:r>
      </w:ins>
      <m:oMath>
        <m:r>
          <m:t>h</m:t>
        </m:r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be a</w:t>
        </w:r>
      </w:ins>
      <w:ins w:id="1012" w:author="PR Preview" w:date="2026-01-01T00:00:00Z">
        <w:r>
          <w:t xml:space="preserve"> </w:t>
        </w:r>
      </w:ins>
      <w:hyperlink w:anchor="def-model-family">
        <w:ins w:id="1013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(a line, for instance) and</w:t>
        </w:r>
      </w:ins>
      <w:ins w:id="101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a variance.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The distribution model</w:t>
        </w:r>
      </w:ins>
      <w:ins w:id="1021" w:author="PR Preview" w:date="2026-01-01T00:00:00Z">
        <w:r>
          <w:t xml:space="preserve"> </w:t>
        </w:r>
      </w:ins>
      <m:oMath>
        <m:r>
          <m:t>P</m:t>
        </m:r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that gives each covariate value</w:t>
        </w:r>
      </w:ins>
      <w:ins w:id="1024" w:author="PR Preview" w:date="2026-01-01T00:00:00Z">
        <w:r>
          <w:t xml:space="preserve"> </w:t>
        </w:r>
      </w:ins>
      <m:oMath>
        <m:r>
          <m:t>x</m:t>
        </m:r>
      </m:oMath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the</w:t>
        </w:r>
      </w:ins>
      <w:ins w:id="1027" w:author="PR Preview" w:date="2026-01-01T00:00:00Z">
        <w:r>
          <w:t xml:space="preserve"> </w:t>
        </w:r>
      </w:ins>
      <w:hyperlink r:id="rId99">
        <w:ins w:id="1028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with mean</w:t>
        </w:r>
      </w:ins>
      <w:ins w:id="1031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and variance</w:t>
        </w:r>
      </w:ins>
      <w:ins w:id="103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is</w:t>
        </w:r>
      </w:ins>
    </w:p>
    <w:p>
      <w:pPr>
        <w:pStyle w:val="BodyText"/>
      </w:pPr>
      <w:bookmarkStart w:id="10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ins w:id="1037" w:author="PR Preview" w:date="2026-01-01T00:00:00Z">
        <w:r>
          <w:t xml:space="preserve">The mean parameter of a normal distribution is its mean,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so</w:t>
        </w:r>
      </w:ins>
      <w:ins w:id="1040" w:author="PR Preview" w:date="2026-01-01T00:00:00Z">
        <w:r>
          <w:t xml:space="preserve"> </w:t>
        </w:r>
      </w:ins>
      <w:hyperlink w:anchor="eq-distribution-model-mean-function">
        <w:ins w:id="1041" w:author="PR Preview" w:date="2026-01-01T00:00:00Z">
          <w:r>
            <w:rPr>
              <w:rStyle w:val="Hyperlink"/>
            </w:rPr>
            <w:t xml:space="preserve">Equation 22</w:t>
          </w:r>
        </w:ins>
      </w:hyperlink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gives</w:t>
        </w:r>
      </w:ins>
    </w:p>
    <w:p>
      <w:pPr>
        <w:pStyle w:val="BodyText"/>
      </w:pPr>
      <w:bookmarkStart w:id="10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2"/>
    <w:bookmarkStart w:id="104" w:name="def-distribution-model-family"/>
    <w:p>
      <w:pPr>
        <w:pStyle w:val="BodyText"/>
      </w:pPr>
      <w:del w:id="1044" w:author="PR Preview" w:date="2026-01-01T00:00:00Z">
        <w:r>
          <w:rPr>
            <w:b/>
            <w:bCs/>
          </w:rPr>
          <w:delText xml:space="preserve">Definition 26 (Distribution model family)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A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rPr>
            <w:b/>
            <w:bCs/>
          </w:rPr>
          <w:delText xml:space="preserve">distribution model family</w:delText>
        </w:r>
      </w:del>
      <w:del w:id="10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is a set of</w:delText>
        </w:r>
      </w:del>
      <w:del w:id="1052" w:author="PR Preview" w:date="2026-01-01T00:00:00Z">
        <w:r>
          <w:delText xml:space="preserve"> </w:delText>
        </w:r>
      </w:del>
      <w:hyperlink w:anchor="def-distribution-model">
        <w:del w:id="1053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054" w:author="PR Preview" w:date="2026-01-01T00:00:00Z">
        <w:r>
          <w:delText xml:space="preserve">.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The</w:delText>
        </w:r>
      </w:del>
      <w:del w:id="1057" w:author="PR Preview" w:date="2026-01-01T00:00:00Z">
        <w:r>
          <w:delText xml:space="preserve"> </w:delText>
        </w:r>
      </w:del>
      <w:hyperlink w:anchor="def-mean-function">
        <w:del w:id="1058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1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del w:id="1061" w:author="PR Preview" w:date="2026-01-01T00:00:00Z">
        <w:r>
          <w:rPr>
            <w:b/>
            <w:bCs/>
          </w:rPr>
          <w:delText xml:space="preserve">Example 17 (Normal distribution models with polynomial mean functions)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The normal distribution models of</w:delText>
        </w:r>
      </w:del>
      <w:del w:id="1064" w:author="PR Preview" w:date="2026-01-01T00:00:00Z">
        <w:r>
          <w:delText xml:space="preserve"> </w:delText>
        </w:r>
      </w:del>
      <w:hyperlink w:anchor="exm-distribution-model">
        <w:del w:id="1065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whose mean function</w:delText>
        </w:r>
      </w:del>
      <w:del w:id="1068" w:author="PR Preview" w:date="2026-01-01T00:00:00Z">
        <w:r>
          <w:delText xml:space="preserve"> </w:delText>
        </w:r>
      </w:del>
      <m:oMath>
        <m:r>
          <m:t>h</m:t>
        </m:r>
      </m:oMath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is a polynomial of degree at most</w:delText>
        </w:r>
      </w:del>
      <w:del w:id="1071" w:author="PR Preview" w:date="2026-01-01T00:00:00Z">
        <w:r>
          <w:delText xml:space="preserve"> </w:delText>
        </w:r>
      </w:del>
      <m:oMath>
        <m:r>
          <m:t>d</m:t>
        </m:r>
      </m:oMath>
      <w:del w:id="1072" w:author="PR Preview" w:date="2026-01-01T00:00:00Z">
        <w:r>
          <w:delText xml:space="preserve">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with any variance</w:delText>
        </w:r>
      </w:del>
      <w:del w:id="107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076" w:author="PR Preview" w:date="2026-01-01T00:00:00Z">
        <w:r>
          <w:delText xml:space="preserve">,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form a</w:delText>
        </w:r>
      </w:del>
      <w:del w:id="1079" w:author="PR Preview" w:date="2026-01-01T00:00:00Z">
        <w:r>
          <w:delText xml:space="preserve"> </w:delText>
        </w:r>
      </w:del>
      <w:hyperlink w:anchor="def-distribution-model-family">
        <w:del w:id="1080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0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82" w:author="PR Preview" w:date="2026-01-01T00:00:00Z">
        <w:r>
          <w:delText xml:space="preserve">.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By</w:delText>
        </w:r>
      </w:del>
      <w:del w:id="1085" w:author="PR Preview" w:date="2026-01-01T00:00:00Z">
        <w:r>
          <w:delText xml:space="preserve"> </w:delText>
        </w:r>
      </w:del>
      <w:hyperlink w:anchor="X8ba36155c06ad6e11c129dc0138d9fa11d4bc5f">
        <w:del w:id="1086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087" w:author="PR Preview" w:date="2026-01-01T00:00:00Z">
        <w:r>
          <w:delText xml:space="preserve">,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the set of mean functions in</w:delText>
        </w:r>
      </w:del>
      <w:del w:id="1090" w:author="PR Preview" w:date="2026-01-01T00:00:00Z">
        <w:r>
          <w:delText xml:space="preserve"> </w:delText>
        </w:r>
      </w:del>
      <w:hyperlink w:anchor="X647826443046820f13eb4df9d12242bb4295448">
        <w:del w:id="1091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is the set of polynomials of degree at most</w:delText>
        </w:r>
      </w:del>
      <w:del w:id="1094" w:author="PR Preview" w:date="2026-01-01T00:00:00Z">
        <w:r>
          <w:delText xml:space="preserve"> </w:delText>
        </w:r>
      </w:del>
      <m:oMath>
        <m:r>
          <m:t>d</m:t>
        </m:r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of</w:delText>
        </w:r>
      </w:del>
      <w:del w:id="1097" w:author="PR Preview" w:date="2026-01-01T00:00:00Z">
        <w:r>
          <w:delText xml:space="preserve"> </w:delText>
        </w:r>
      </w:del>
      <w:hyperlink w:anchor="exm-model-family">
        <w:del w:id="109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099" w:author="PR Preview" w:date="2026-01-01T00:00:00Z">
        <w:r>
          <w:delText xml:space="preserve">.</w:delText>
        </w:r>
      </w:del>
    </w:p>
    <w:p>
      <w:pPr>
        <w:pStyle w:val="BodyText"/>
      </w:pPr>
      <w:del w:id="1100" w:author="PR Preview" w:date="2026-01-01T00:00:00Z">
        <w:r>
          <w:rPr>
            <w:b/>
            <w:bCs/>
          </w:rPr>
          <w:delText xml:space="preserve">Definition 27 (Fitted distribution model)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A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rPr>
            <w:b/>
            <w:bCs/>
          </w:rPr>
          <w:delText xml:space="preserve">fitted distribution model</w:delText>
        </w:r>
      </w:del>
      <w:del w:id="110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is a member of a</w:delText>
        </w:r>
      </w:del>
      <w:del w:id="1108" w:author="PR Preview" w:date="2026-01-01T00:00:00Z">
        <w:r>
          <w:delText xml:space="preserve"> </w:delText>
        </w:r>
      </w:del>
      <w:hyperlink w:anchor="def-distribution-model-family">
        <w:del w:id="1109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1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that has been chosen to describe a</w:delText>
        </w:r>
      </w:del>
      <w:del w:id="1113" w:author="PR Preview" w:date="2026-01-01T00:00:00Z">
        <w:r>
          <w:delText xml:space="preserve"> </w:delText>
        </w:r>
      </w:del>
      <w:hyperlink w:anchor="def-data-set">
        <w:del w:id="1114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1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116" w:author="PR Preview" w:date="2026-01-01T00:00:00Z">
        <w:r>
          <w:delText xml:space="preserve">.</w:delText>
        </w:r>
      </w:del>
    </w:p>
    <w:p>
      <w:pPr>
        <w:pStyle w:val="BodyText"/>
      </w:pPr>
      <w:del w:id="1117" w:author="PR Preview" w:date="2026-01-01T00:00:00Z">
        <w:r>
          <w:rPr>
            <w:b/>
            <w:bCs/>
          </w:rPr>
          <w:delText xml:space="preserve">Example 18 (A fitted normal distribution model)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Choosing both a line and a variance to describe the weights and fuel economies of the cars in the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rPr>
            <w:rStyle w:val="VerbatimChar"/>
          </w:rPr>
          <w:delText xml:space="preserve">mtcars</w:delText>
        </w:r>
      </w:del>
      <w:del w:id="1122" w:author="PR Preview" w:date="2026-01-01T00:00:00Z">
        <w:r>
          <w:delText xml:space="preserve"> </w:delText>
        </w:r>
      </w:del>
      <w:hyperlink w:anchor="def-data-set">
        <w:del w:id="1123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1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gives a</w:delText>
        </w:r>
      </w:del>
      <w:del w:id="1127" w:author="PR Preview" w:date="2026-01-01T00:00:00Z">
        <w:r>
          <w:delText xml:space="preserve"> </w:delText>
        </w:r>
      </w:del>
      <w:hyperlink w:anchor="def-fitted-distribution-model">
        <w:del w:id="1128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112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in the family of</w:delText>
        </w:r>
      </w:del>
      <w:del w:id="1132" w:author="PR Preview" w:date="2026-01-01T00:00:00Z">
        <w:r>
          <w:delText xml:space="preserve"> </w:delText>
        </w:r>
      </w:del>
      <w:hyperlink w:anchor="exm-distribution-model-family">
        <w:del w:id="1133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with polynomial degree</w:delText>
        </w:r>
      </w:del>
      <w:del w:id="113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137" w:author="PR Preview" w:date="2026-01-01T00:00:00Z">
        <w:r>
          <w:delText xml:space="preserve">.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Its mean function</w:delText>
        </w:r>
      </w:del>
      <w:del w:id="114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is the fitted line of</w:delText>
        </w:r>
      </w:del>
      <w:del w:id="1143" w:author="PR Preview" w:date="2026-01-01T00:00:00Z">
        <w:r>
          <w:delText xml:space="preserve"> </w:delText>
        </w:r>
      </w:del>
      <w:hyperlink w:anchor="exm-fitted-model">
        <w:del w:id="1144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145" w:author="PR Preview" w:date="2026-01-01T00:00:00Z">
        <w:r>
          <w:delText xml:space="preserve">.</w:delText>
        </w:r>
      </w:del>
    </w:p>
    <w:p>
      <w:pPr>
        <w:pStyle w:val="BodyText"/>
      </w:pPr>
      <w:del w:id="1146" w:author="PR Preview" w:date="2026-01-01T00:00:00Z">
        <w:r>
          <w:rPr>
            <w:b/>
            <w:bCs/>
          </w:rPr>
          <w:delText xml:space="preserve">Definition 28 (Distribution model)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A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rPr>
            <w:b/>
            <w:bCs/>
          </w:rPr>
          <w:delText xml:space="preserve">distribution model</w:delText>
        </w:r>
      </w:del>
      <w:del w:id="1151" w:author="PR Preview" w:date="2026-01-01T00:00:00Z">
        <w:r>
          <w:delText xml:space="preserve"> </w:delText>
        </w:r>
      </w:del>
      <m:oMath>
        <m:r>
          <m:t>P</m:t>
        </m:r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for an outcome</w:delText>
        </w:r>
      </w:del>
      <w:del w:id="1154" w:author="PR Preview" w:date="2026-01-01T00:00:00Z">
        <w:r>
          <w:delText xml:space="preserve"> </w:delText>
        </w:r>
      </w:del>
      <m:oMath>
        <m:r>
          <m:t>Y</m:t>
        </m:r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given a</w:delText>
        </w:r>
      </w:del>
      <w:del w:id="1157" w:author="PR Preview" w:date="2026-01-01T00:00:00Z">
        <w:r>
          <w:delText xml:space="preserve"> </w:delText>
        </w:r>
      </w:del>
      <w:hyperlink w:anchor="def-covariate">
        <w:del w:id="115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159" w:author="PR Preview" w:date="2026-01-01T00:00:00Z">
        <w:r>
          <w:delText xml:space="preserve"> </w:delText>
        </w:r>
      </w:del>
      <m:oMath>
        <m:r>
          <m:t>X</m:t>
        </m:r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gives each covariate value</w:delText>
        </w:r>
      </w:del>
      <w:del w:id="1162" w:author="PR Preview" w:date="2026-01-01T00:00:00Z">
        <w:r>
          <w:delText xml:space="preserve"> </w:delText>
        </w:r>
      </w:del>
      <m:oMath>
        <m:r>
          <m:t>x</m:t>
        </m:r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a probability distribution for</w:delText>
        </w:r>
      </w:del>
      <w:del w:id="1165" w:author="PR Preview" w:date="2026-01-01T00:00:00Z">
        <w:r>
          <w:delText xml:space="preserve"> </w:delText>
        </w:r>
      </w:del>
      <m:oMath>
        <m:r>
          <m:t>Y</m:t>
        </m:r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given</w:delText>
        </w:r>
      </w:del>
      <w:del w:id="116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169" w:author="PR Preview" w:date="2026-01-01T00:00:00Z">
        <w:r>
          <w:delText xml:space="preserve">,</w:delText>
        </w:r>
      </w:del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specified by its</w:delText>
        </w:r>
      </w:del>
      <w:del w:id="1172" w:author="PR Preview" w:date="2026-01-01T00:00:00Z">
        <w:r>
          <w:delText xml:space="preserve"> </w:delText>
        </w:r>
      </w:del>
      <w:hyperlink r:id="rId96">
        <w:del w:id="1173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174" w:author="PR Preview" w:date="2026-01-01T00:00:00Z">
        <w:r>
          <w:delText xml:space="preserve">.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The</w:delText>
        </w:r>
      </w:del>
      <w:del w:id="1177" w:author="PR Preview" w:date="2026-01-01T00:00:00Z">
        <w:r>
          <w:delText xml:space="preserve"> </w:delText>
        </w:r>
      </w:del>
      <w:hyperlink w:anchor="def-mean-function">
        <w:del w:id="117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17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of</w:delText>
        </w:r>
      </w:del>
      <w:del w:id="1182" w:author="PR Preview" w:date="2026-01-01T00:00:00Z">
        <w:r>
          <w:delText xml:space="preserve"> </w:delText>
        </w:r>
      </w:del>
      <m:oMath>
        <m:r>
          <m:t>P</m:t>
        </m:r>
      </m:oMath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maps each covariate value</w:delText>
        </w:r>
      </w:del>
      <w:del w:id="1185" w:author="PR Preview" w:date="2026-01-01T00:00:00Z">
        <w:r>
          <w:delText xml:space="preserve"> </w:delText>
        </w:r>
      </w:del>
      <m:oMath>
        <m:r>
          <m:t>x</m:t>
        </m:r>
      </m:oMath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1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del w:id="1188" w:author="PR Preview" w:date="2026-01-01T00:00:00Z">
        <w:r>
          <w:rPr>
            <w:b/>
            <w:bCs/>
          </w:rPr>
          <w:delText xml:space="preserve">Example 19 (A normal distribution model with a mean function)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Let</w:delText>
        </w:r>
      </w:del>
      <w:del w:id="1191" w:author="PR Preview" w:date="2026-01-01T00:00:00Z">
        <w:r>
          <w:delText xml:space="preserve"> </w:delText>
        </w:r>
      </w:del>
      <m:oMath>
        <m:r>
          <m:t>h</m:t>
        </m:r>
      </m:oMath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be a</w:delText>
        </w:r>
      </w:del>
      <w:del w:id="1194" w:author="PR Preview" w:date="2026-01-01T00:00:00Z">
        <w:r>
          <w:delText xml:space="preserve"> </w:delText>
        </w:r>
      </w:del>
      <w:hyperlink w:anchor="def-model-family">
        <w:del w:id="1195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(a line, for instance) and</w:delText>
        </w:r>
      </w:del>
      <w:del w:id="119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a variance.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The distribution model</w:delText>
        </w:r>
      </w:del>
      <w:del w:id="1203" w:author="PR Preview" w:date="2026-01-01T00:00:00Z">
        <w:r>
          <w:delText xml:space="preserve"> </w:delText>
        </w:r>
      </w:del>
      <m:oMath>
        <m:r>
          <m:t>P</m:t>
        </m:r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that gives each covariate value</w:delText>
        </w:r>
      </w:del>
      <w:del w:id="1206" w:author="PR Preview" w:date="2026-01-01T00:00:00Z">
        <w:r>
          <w:delText xml:space="preserve"> </w:delText>
        </w:r>
      </w:del>
      <m:oMath>
        <m:r>
          <m:t>x</m:t>
        </m:r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the</w:delText>
        </w:r>
      </w:del>
      <w:del w:id="1209" w:author="PR Preview" w:date="2026-01-01T00:00:00Z">
        <w:r>
          <w:delText xml:space="preserve"> </w:delText>
        </w:r>
      </w:del>
      <w:hyperlink r:id="rId99">
        <w:del w:id="1210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with mean</w:delText>
        </w:r>
      </w:del>
      <w:del w:id="121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and variance</w:delText>
        </w:r>
      </w:del>
      <w:del w:id="121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is</w:delText>
        </w:r>
      </w:del>
    </w:p>
    <w:p>
      <w:pPr>
        <w:pStyle w:val="BodyText"/>
      </w:pPr>
      <w:bookmarkStart w:id="11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del w:id="1219" w:author="PR Preview" w:date="2026-01-01T00:00:00Z">
        <w:r>
          <w:delText xml:space="preserve">The mean parameter of a normal distribution is its mean,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so</w:delText>
        </w:r>
      </w:del>
      <w:del w:id="1222" w:author="PR Preview" w:date="2026-01-01T00:00:00Z">
        <w:r>
          <w:delText xml:space="preserve"> </w:delText>
        </w:r>
      </w:del>
      <w:hyperlink w:anchor="eq-distribution-model-mean-function">
        <w:del w:id="1223" w:author="PR Preview" w:date="2026-01-01T00:00:00Z">
          <w:r>
            <w:rPr>
              <w:rStyle w:val="Hyperlink"/>
            </w:rPr>
            <w:delText xml:space="preserve">Equation 23</w:delText>
          </w:r>
        </w:del>
      </w:hyperlink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gives</w:delText>
        </w:r>
      </w:del>
    </w:p>
    <w:p>
      <w:pPr>
        <w:pStyle w:val="BodyText"/>
      </w:pPr>
      <w:ins w:id="1226" w:author="PR Preview" w:date="2026-01-01T00:00:00Z">
        <w:r>
          <w:rPr>
            <w:b/>
            <w:bCs/>
          </w:rPr>
          <w:t xml:space="preserve">Definition 25 (Distribution model family)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A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rPr>
            <w:b/>
            <w:bCs/>
          </w:rPr>
          <w:t xml:space="preserve">distribution model family</w:t>
        </w:r>
      </w:ins>
      <w:ins w:id="12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is a set of</w:t>
        </w:r>
      </w:ins>
      <w:ins w:id="1234" w:author="PR Preview" w:date="2026-01-01T00:00:00Z">
        <w:r>
          <w:t xml:space="preserve"> </w:t>
        </w:r>
      </w:ins>
      <w:hyperlink w:anchor="def-distribution-model">
        <w:ins w:id="1235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236" w:author="PR Preview" w:date="2026-01-01T00:00:00Z">
        <w:r>
          <w:t xml:space="preserve">.</w:t>
        </w:r>
      </w:ins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The</w:t>
        </w:r>
      </w:ins>
      <w:ins w:id="1239" w:author="PR Preview" w:date="2026-01-01T00:00:00Z">
        <w:r>
          <w:t xml:space="preserve"> </w:t>
        </w:r>
      </w:ins>
      <w:hyperlink w:anchor="def-mean-function">
        <w:ins w:id="1240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5" w:name="exm-distribution-model-family"/>
    <w:p>
      <w:pPr>
        <w:pStyle w:val="FirstParagraph"/>
      </w:pPr>
      <w:ins w:id="1243" w:author="PR Preview" w:date="2026-01-01T00:00:00Z">
        <w:r>
          <w:rPr>
            <w:b/>
            <w:bCs/>
          </w:rPr>
          <w:t xml:space="preserve">Example 16 (Normal distribution models with polynomial mean functions)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The normal distribution models of</w:t>
        </w:r>
      </w:ins>
      <w:ins w:id="1246" w:author="PR Preview" w:date="2026-01-01T00:00:00Z">
        <w:r>
          <w:t xml:space="preserve"> </w:t>
        </w:r>
      </w:ins>
      <w:hyperlink w:anchor="exm-distribution-model">
        <w:ins w:id="1247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whose mean function</w:t>
        </w:r>
      </w:ins>
      <w:ins w:id="1250" w:author="PR Preview" w:date="2026-01-01T00:00:00Z">
        <w:r>
          <w:t xml:space="preserve"> </w:t>
        </w:r>
      </w:ins>
      <m:oMath>
        <m:r>
          <m:t>h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is a polynomial of degree at most</w:t>
        </w:r>
      </w:ins>
      <w:ins w:id="1253" w:author="PR Preview" w:date="2026-01-01T00:00:00Z">
        <w:r>
          <w:t xml:space="preserve"> </w:t>
        </w:r>
      </w:ins>
      <m:oMath>
        <m:r>
          <m:t>d</m:t>
        </m:r>
      </m:oMath>
      <w:ins w:id="1254" w:author="PR Preview" w:date="2026-01-01T00:00:00Z">
        <w:r>
          <w:t xml:space="preserve">,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with any variance</w:t>
        </w:r>
      </w:ins>
      <w:ins w:id="125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258" w:author="PR Preview" w:date="2026-01-01T00:00:00Z">
        <w:r>
          <w:t xml:space="preserve">,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form a</w:t>
        </w:r>
      </w:ins>
      <w:ins w:id="1261" w:author="PR Preview" w:date="2026-01-01T00:00:00Z">
        <w:r>
          <w:t xml:space="preserve"> </w:t>
        </w:r>
      </w:ins>
      <w:hyperlink w:anchor="def-distribution-model-family">
        <w:ins w:id="1262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2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264" w:author="PR Preview" w:date="2026-01-01T00:00:00Z">
        <w:r>
          <w:t xml:space="preserve">.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By</w:t>
        </w:r>
      </w:ins>
      <w:ins w:id="1267" w:author="PR Preview" w:date="2026-01-01T00:00:00Z">
        <w:r>
          <w:t xml:space="preserve"> </w:t>
        </w:r>
      </w:ins>
      <w:hyperlink w:anchor="X8ba36155c06ad6e11c129dc0138d9fa11d4bc5f">
        <w:ins w:id="1268" w:author="PR Preview" w:date="2026-01-01T00:00:00Z">
          <w:r>
            <w:rPr>
              <w:rStyle w:val="Hyperlink"/>
            </w:rPr>
            <w:t xml:space="preserve">Equation 24</w:t>
          </w:r>
        </w:ins>
      </w:hyperlink>
      <w:ins w:id="1269" w:author="PR Preview" w:date="2026-01-01T00:00:00Z">
        <w:r>
          <w:t xml:space="preserve">,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the set of mean functions in</w:t>
        </w:r>
      </w:ins>
      <w:ins w:id="1272" w:author="PR Preview" w:date="2026-01-01T00:00:00Z">
        <w:r>
          <w:t xml:space="preserve"> </w:t>
        </w:r>
      </w:ins>
      <w:hyperlink w:anchor="X647826443046820f13eb4df9d12242bb4295448">
        <w:ins w:id="1273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is the set of polynomials of degree at most</w:t>
        </w:r>
      </w:ins>
      <w:ins w:id="1276" w:author="PR Preview" w:date="2026-01-01T00:00:00Z">
        <w:r>
          <w:t xml:space="preserve"> </w:t>
        </w:r>
      </w:ins>
      <m:oMath>
        <m:r>
          <m:t>d</m:t>
        </m:r>
      </m:oMath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of</w:t>
        </w:r>
      </w:ins>
      <w:ins w:id="1279" w:author="PR Preview" w:date="2026-01-01T00:00:00Z">
        <w:r>
          <w:t xml:space="preserve"> </w:t>
        </w:r>
      </w:ins>
      <w:hyperlink w:anchor="exm-model-family">
        <w:ins w:id="128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281" w:author="PR Preview" w:date="2026-01-01T00:00:00Z">
        <w:r>
          <w:t xml:space="preserve">.</w:t>
        </w:r>
      </w:ins>
    </w:p>
    <w:bookmarkEnd w:id="105"/>
    <w:bookmarkStart w:id="106" w:name="def-fitted-distribution-model"/>
    <w:p>
      <w:pPr>
        <w:pStyle w:val="BodyText"/>
      </w:pPr>
      <w:ins w:id="1282" w:author="PR Preview" w:date="2026-01-01T00:00:00Z">
        <w:r>
          <w:rPr>
            <w:b/>
            <w:bCs/>
          </w:rPr>
          <w:t xml:space="preserve">Definition 26 (Fitted distribution model)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A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rPr>
            <w:b/>
            <w:bCs/>
          </w:rPr>
          <w:t xml:space="preserve">fitted distribution model</w:t>
        </w:r>
      </w:ins>
      <w:ins w:id="128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is a member of a</w:t>
        </w:r>
      </w:ins>
      <w:ins w:id="1290" w:author="PR Preview" w:date="2026-01-01T00:00:00Z">
        <w:r>
          <w:t xml:space="preserve"> </w:t>
        </w:r>
      </w:ins>
      <w:hyperlink w:anchor="def-distribution-model-family">
        <w:ins w:id="1291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2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that has been chosen to describe a</w:t>
        </w:r>
      </w:ins>
      <w:ins w:id="1295" w:author="PR Preview" w:date="2026-01-01T00:00:00Z">
        <w:r>
          <w:t xml:space="preserve"> </w:t>
        </w:r>
      </w:ins>
      <w:hyperlink w:anchor="def-data-set">
        <w:ins w:id="1296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2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298" w:author="PR Preview" w:date="2026-01-01T00:00:00Z">
        <w:r>
          <w:t xml:space="preserve">.</w:t>
        </w:r>
      </w:ins>
    </w:p>
    <w:bookmarkEnd w:id="106"/>
    <w:bookmarkStart w:id="107" w:name="exm-fitted-distribution-model"/>
    <w:p>
      <w:pPr>
        <w:pStyle w:val="BodyText"/>
      </w:pPr>
      <w:ins w:id="1299" w:author="PR Preview" w:date="2026-01-01T00:00:00Z">
        <w:r>
          <w:rPr>
            <w:b/>
            <w:bCs/>
          </w:rPr>
          <w:t xml:space="preserve">Example 17 (A fitted normal distribution model)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Choosing both a line and a variance to describe the weights and fuel economies of the cars in the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rPr>
            <w:rStyle w:val="VerbatimChar"/>
          </w:rPr>
          <w:t xml:space="preserve">mtcars</w:t>
        </w:r>
      </w:ins>
      <w:ins w:id="1304" w:author="PR Preview" w:date="2026-01-01T00:00:00Z">
        <w:r>
          <w:t xml:space="preserve"> </w:t>
        </w:r>
      </w:ins>
      <w:hyperlink w:anchor="def-data-set">
        <w:ins w:id="1305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3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gives a</w:t>
        </w:r>
      </w:ins>
      <w:ins w:id="1309" w:author="PR Preview" w:date="2026-01-01T00:00:00Z">
        <w:r>
          <w:t xml:space="preserve"> </w:t>
        </w:r>
      </w:ins>
      <w:hyperlink w:anchor="def-fitted-distribution-model">
        <w:ins w:id="1310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131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in the family of</w:t>
        </w:r>
      </w:ins>
      <w:ins w:id="1314" w:author="PR Preview" w:date="2026-01-01T00:00:00Z">
        <w:r>
          <w:t xml:space="preserve"> </w:t>
        </w:r>
      </w:ins>
      <w:hyperlink w:anchor="exm-distribution-model-family">
        <w:ins w:id="1315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with polynomial degree</w:t>
        </w:r>
      </w:ins>
      <w:ins w:id="131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1319" w:author="PR Preview" w:date="2026-01-01T00:00:00Z">
        <w:r>
          <w:t xml:space="preserve">.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Its mean function</w:t>
        </w:r>
      </w:ins>
      <w:ins w:id="132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is the fitted line of</w:t>
        </w:r>
      </w:ins>
      <w:ins w:id="1325" w:author="PR Preview" w:date="2026-01-01T00:00:00Z">
        <w:r>
          <w:t xml:space="preserve"> </w:t>
        </w:r>
      </w:ins>
      <w:hyperlink w:anchor="exm-fitted-model">
        <w:ins w:id="1326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327" w:author="PR Preview" w:date="2026-01-01T00:00:00Z">
        <w:r>
          <w:t xml:space="preserve">.</w:t>
        </w:r>
      </w:ins>
    </w:p>
    <w:bookmarkEnd w:id="107"/>
    <w:bookmarkStart w:id="109" w:name="def-distribution-model"/>
    <w:p>
      <w:pPr>
        <w:pStyle w:val="BodyText"/>
      </w:pPr>
      <w:ins w:id="1328" w:author="PR Preview" w:date="2026-01-01T00:00:00Z">
        <w:r>
          <w:rPr>
            <w:b/>
            <w:bCs/>
          </w:rPr>
          <w:t xml:space="preserve">Definition 27 (Distribution model)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A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rPr>
            <w:b/>
            <w:bCs/>
          </w:rPr>
          <w:t xml:space="preserve">distribution model</w:t>
        </w:r>
      </w:ins>
      <w:ins w:id="1333" w:author="PR Preview" w:date="2026-01-01T00:00:00Z">
        <w:r>
          <w:t xml:space="preserve"> </w:t>
        </w:r>
      </w:ins>
      <m:oMath>
        <m:r>
          <m:t>P</m:t>
        </m:r>
      </m:oMath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for an outcome</w:t>
        </w:r>
      </w:ins>
      <w:ins w:id="1336" w:author="PR Preview" w:date="2026-01-01T00:00:00Z">
        <w:r>
          <w:t xml:space="preserve"> </w:t>
        </w:r>
      </w:ins>
      <m:oMath>
        <m:r>
          <m:t>Y</m:t>
        </m:r>
      </m:oMath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given a</w:t>
        </w:r>
      </w:ins>
      <w:ins w:id="1339" w:author="PR Preview" w:date="2026-01-01T00:00:00Z">
        <w:r>
          <w:t xml:space="preserve"> </w:t>
        </w:r>
      </w:ins>
      <w:hyperlink w:anchor="def-covariate">
        <w:ins w:id="134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341" w:author="PR Preview" w:date="2026-01-01T00:00:00Z">
        <w:r>
          <w:t xml:space="preserve"> </w:t>
        </w:r>
      </w:ins>
      <m:oMath>
        <m:r>
          <m:t>X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gives each covariate value</w:t>
        </w:r>
      </w:ins>
      <w:ins w:id="1344" w:author="PR Preview" w:date="2026-01-01T00:00:00Z">
        <w:r>
          <w:t xml:space="preserve"> </w:t>
        </w:r>
      </w:ins>
      <m:oMath>
        <m:r>
          <m:t>x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a probability distribution for</w:t>
        </w:r>
      </w:ins>
      <w:ins w:id="1347" w:author="PR Preview" w:date="2026-01-01T00:00:00Z">
        <w:r>
          <w:t xml:space="preserve"> </w:t>
        </w:r>
      </w:ins>
      <m:oMath>
        <m:r>
          <m:t>Y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given</w:t>
        </w:r>
      </w:ins>
      <w:ins w:id="13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351" w:author="PR Preview" w:date="2026-01-01T00:00:00Z">
        <w:r>
          <w:t xml:space="preserve">,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specified by its</w:t>
        </w:r>
      </w:ins>
      <w:ins w:id="1354" w:author="PR Preview" w:date="2026-01-01T00:00:00Z">
        <w:r>
          <w:t xml:space="preserve"> </w:t>
        </w:r>
      </w:ins>
      <w:hyperlink r:id="rId96">
        <w:ins w:id="1355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356" w:author="PR Preview" w:date="2026-01-01T00:00:00Z">
        <w:r>
          <w:t xml:space="preserve">.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The</w:t>
        </w:r>
      </w:ins>
      <w:ins w:id="1359" w:author="PR Preview" w:date="2026-01-01T00:00:00Z">
        <w:r>
          <w:t xml:space="preserve"> </w:t>
        </w:r>
      </w:ins>
      <w:hyperlink w:anchor="def-mean-function">
        <w:ins w:id="136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361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of</w:t>
        </w:r>
      </w:ins>
      <w:ins w:id="1364" w:author="PR Preview" w:date="2026-01-01T00:00:00Z">
        <w:r>
          <w:t xml:space="preserve"> </w:t>
        </w:r>
      </w:ins>
      <m:oMath>
        <m:r>
          <m:t>P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maps each covariate value</w:t>
        </w:r>
      </w:ins>
      <w:ins w:id="1367" w:author="PR Preview" w:date="2026-01-01T00:00:00Z">
        <w:r>
          <w:t xml:space="preserve"> </w:t>
        </w:r>
      </w:ins>
      <m:oMath>
        <m:r>
          <m:t>x</m:t>
        </m:r>
      </m:oMath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2" w:name="exm-distribution-model"/>
    <w:p>
      <w:pPr>
        <w:pStyle w:val="FirstParagraph"/>
      </w:pPr>
      <w:ins w:id="1370" w:author="PR Preview" w:date="2026-01-01T00:00:00Z">
        <w:r>
          <w:rPr>
            <w:b/>
            <w:bCs/>
          </w:rPr>
          <w:t xml:space="preserve">Example 18 (A normal distribution model with a mean function)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Let</w:t>
        </w:r>
      </w:ins>
      <w:ins w:id="1373" w:author="PR Preview" w:date="2026-01-01T00:00:00Z">
        <w:r>
          <w:t xml:space="preserve"> </w:t>
        </w:r>
      </w:ins>
      <m:oMath>
        <m:r>
          <m:t>h</m:t>
        </m:r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be a</w:t>
        </w:r>
      </w:ins>
      <w:ins w:id="1376" w:author="PR Preview" w:date="2026-01-01T00:00:00Z">
        <w:r>
          <w:t xml:space="preserve"> </w:t>
        </w:r>
      </w:ins>
      <w:hyperlink w:anchor="def-model-family">
        <w:ins w:id="1377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(a line, for instance) and</w:t>
        </w:r>
      </w:ins>
      <w:ins w:id="138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a variance.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The distribution model</w:t>
        </w:r>
      </w:ins>
      <w:ins w:id="1385" w:author="PR Preview" w:date="2026-01-01T00:00:00Z">
        <w:r>
          <w:t xml:space="preserve"> </w:t>
        </w:r>
      </w:ins>
      <m:oMath>
        <m:r>
          <m:t>P</m:t>
        </m:r>
      </m:oMath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that gives each covariate value</w:t>
        </w:r>
      </w:ins>
      <w:ins w:id="1388" w:author="PR Preview" w:date="2026-01-01T00:00:00Z">
        <w:r>
          <w:t xml:space="preserve"> </w:t>
        </w:r>
      </w:ins>
      <m:oMath>
        <m:r>
          <m:t>x</m:t>
        </m:r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the</w:t>
        </w:r>
      </w:ins>
      <w:ins w:id="1391" w:author="PR Preview" w:date="2026-01-01T00:00:00Z">
        <w:r>
          <w:t xml:space="preserve"> </w:t>
        </w:r>
      </w:ins>
      <w:hyperlink r:id="rId99">
        <w:ins w:id="1392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with mean</w:t>
        </w:r>
      </w:ins>
      <w:ins w:id="139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and variance</w:t>
        </w:r>
      </w:ins>
      <w:ins w:id="139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is</w:t>
        </w:r>
      </w:ins>
    </w:p>
    <w:p>
      <w:pPr>
        <w:pStyle w:val="BodyText"/>
      </w:pPr>
      <w:bookmarkStart w:id="11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ins w:id="1401" w:author="PR Preview" w:date="2026-01-01T00:00:00Z">
        <w:r>
          <w:t xml:space="preserve">The mean parameter of a normal distribution is its mean,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so</w:t>
        </w:r>
      </w:ins>
      <w:ins w:id="1404" w:author="PR Preview" w:date="2026-01-01T00:00:00Z">
        <w:r>
          <w:t xml:space="preserve"> </w:t>
        </w:r>
      </w:ins>
      <w:hyperlink w:anchor="eq-distribution-model-mean-function">
        <w:ins w:id="1405" w:author="PR Preview" w:date="2026-01-01T00:00:00Z">
          <w:r>
            <w:rPr>
              <w:rStyle w:val="Hyperlink"/>
            </w:rPr>
            <w:t xml:space="preserve">Equation 22</w:t>
          </w:r>
        </w:ins>
      </w:hyperlink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gives</w:t>
        </w:r>
      </w:ins>
    </w:p>
    <w:p>
      <w:pPr>
        <w:pStyle w:val="BodyText"/>
      </w:pPr>
      <w:bookmarkStart w:id="11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2"/>
    <w:bookmarkStart w:id="114" w:name="def-distribution-model-family"/>
    <w:p>
      <w:pPr>
        <w:pStyle w:val="BodyText"/>
      </w:pPr>
      <w:del w:id="1408" w:author="PR Preview" w:date="2026-01-01T00:00:00Z">
        <w:r>
          <w:rPr>
            <w:b/>
            <w:bCs/>
          </w:rPr>
          <w:delText xml:space="preserve">Definition 29 (Distribution model family)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A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rPr>
            <w:b/>
            <w:bCs/>
          </w:rPr>
          <w:delText xml:space="preserve">distribution model family</w:delText>
        </w:r>
      </w:del>
      <w:del w:id="14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is a set of</w:delText>
        </w:r>
      </w:del>
      <w:del w:id="1416" w:author="PR Preview" w:date="2026-01-01T00:00:00Z">
        <w:r>
          <w:delText xml:space="preserve"> </w:delText>
        </w:r>
      </w:del>
      <w:hyperlink w:anchor="def-distribution-model">
        <w:del w:id="1417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418" w:author="PR Preview" w:date="2026-01-01T00:00:00Z">
        <w:r>
          <w:delText xml:space="preserve">.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The</w:delText>
        </w:r>
      </w:del>
      <w:del w:id="1421" w:author="PR Preview" w:date="2026-01-01T00:00:00Z">
        <w:r>
          <w:delText xml:space="preserve"> </w:delText>
        </w:r>
      </w:del>
      <w:hyperlink w:anchor="def-mean-function">
        <w:del w:id="1422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2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del w:id="1425" w:author="PR Preview" w:date="2026-01-01T00:00:00Z">
        <w:r>
          <w:rPr>
            <w:b/>
            <w:bCs/>
          </w:rPr>
          <w:delText xml:space="preserve">Example 20 (Normal distribution models with polynomial mean functions)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The normal distribution models of</w:delText>
        </w:r>
      </w:del>
      <w:del w:id="1428" w:author="PR Preview" w:date="2026-01-01T00:00:00Z">
        <w:r>
          <w:delText xml:space="preserve"> </w:delText>
        </w:r>
      </w:del>
      <w:hyperlink w:anchor="exm-distribution-model">
        <w:del w:id="1429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whose mean function</w:delText>
        </w:r>
      </w:del>
      <w:del w:id="1432" w:author="PR Preview" w:date="2026-01-01T00:00:00Z">
        <w:r>
          <w:delText xml:space="preserve"> </w:delText>
        </w:r>
      </w:del>
      <m:oMath>
        <m:r>
          <m:t>h</m:t>
        </m:r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is a polynomial of degree at most</w:delText>
        </w:r>
      </w:del>
      <w:del w:id="1435" w:author="PR Preview" w:date="2026-01-01T00:00:00Z">
        <w:r>
          <w:delText xml:space="preserve"> </w:delText>
        </w:r>
      </w:del>
      <m:oMath>
        <m:r>
          <m:t>d</m:t>
        </m:r>
      </m:oMath>
      <w:del w:id="1436" w:author="PR Preview" w:date="2026-01-01T00:00:00Z">
        <w:r>
          <w:delText xml:space="preserve">,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with any variance</w:delText>
        </w:r>
      </w:del>
      <w:del w:id="143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440" w:author="PR Preview" w:date="2026-01-01T00:00:00Z">
        <w:r>
          <w:delText xml:space="preserve">,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form a</w:delText>
        </w:r>
      </w:del>
      <w:del w:id="1443" w:author="PR Preview" w:date="2026-01-01T00:00:00Z">
        <w:r>
          <w:delText xml:space="preserve"> </w:delText>
        </w:r>
      </w:del>
      <w:hyperlink w:anchor="def-distribution-model-family">
        <w:del w:id="1444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4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446" w:author="PR Preview" w:date="2026-01-01T00:00:00Z">
        <w:r>
          <w:delText xml:space="preserve">.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By</w:delText>
        </w:r>
      </w:del>
      <w:del w:id="1449" w:author="PR Preview" w:date="2026-01-01T00:00:00Z">
        <w:r>
          <w:delText xml:space="preserve"> </w:delText>
        </w:r>
      </w:del>
      <w:hyperlink w:anchor="X8ba36155c06ad6e11c129dc0138d9fa11d4bc5f">
        <w:del w:id="1450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451" w:author="PR Preview" w:date="2026-01-01T00:00:00Z">
        <w:r>
          <w:delText xml:space="preserve">,</w:delText>
        </w:r>
      </w:del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the set of mean functions in</w:delText>
        </w:r>
      </w:del>
      <w:del w:id="1454" w:author="PR Preview" w:date="2026-01-01T00:00:00Z">
        <w:r>
          <w:delText xml:space="preserve"> </w:delText>
        </w:r>
      </w:del>
      <w:hyperlink w:anchor="X647826443046820f13eb4df9d12242bb4295448">
        <w:del w:id="1455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is the set of polynomials of degree at most</w:delText>
        </w:r>
      </w:del>
      <w:del w:id="1458" w:author="PR Preview" w:date="2026-01-01T00:00:00Z">
        <w:r>
          <w:delText xml:space="preserve"> </w:delText>
        </w:r>
      </w:del>
      <m:oMath>
        <m:r>
          <m:t>d</m:t>
        </m:r>
      </m:oMath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of</w:delText>
        </w:r>
      </w:del>
      <w:del w:id="1461" w:author="PR Preview" w:date="2026-01-01T00:00:00Z">
        <w:r>
          <w:delText xml:space="preserve"> </w:delText>
        </w:r>
      </w:del>
      <w:hyperlink w:anchor="exm-model-family">
        <w:del w:id="146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463" w:author="PR Preview" w:date="2026-01-01T00:00:00Z">
        <w:r>
          <w:delText xml:space="preserve">.</w:delText>
        </w:r>
      </w:del>
    </w:p>
    <w:p>
      <w:pPr>
        <w:pStyle w:val="BodyText"/>
      </w:pPr>
      <w:del w:id="1464" w:author="PR Preview" w:date="2026-01-01T00:00:00Z">
        <w:r>
          <w:rPr>
            <w:b/>
            <w:bCs/>
          </w:rPr>
          <w:delText xml:space="preserve">Definition 30 (Fitted distribution model)</w:delText>
        </w:r>
      </w:del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A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rPr>
            <w:b/>
            <w:bCs/>
          </w:rPr>
          <w:delText xml:space="preserve">fitted distribution model</w:delText>
        </w:r>
      </w:del>
      <w:del w:id="146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is a member of a</w:delText>
        </w:r>
      </w:del>
      <w:del w:id="1472" w:author="PR Preview" w:date="2026-01-01T00:00:00Z">
        <w:r>
          <w:delText xml:space="preserve"> </w:delText>
        </w:r>
      </w:del>
      <w:hyperlink w:anchor="def-distribution-model-family">
        <w:del w:id="1473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4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that has been chosen to describe a</w:delText>
        </w:r>
      </w:del>
      <w:del w:id="1477" w:author="PR Preview" w:date="2026-01-01T00:00:00Z">
        <w:r>
          <w:delText xml:space="preserve"> </w:delText>
        </w:r>
      </w:del>
      <w:hyperlink w:anchor="def-data-set">
        <w:del w:id="1478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4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480" w:author="PR Preview" w:date="2026-01-01T00:00:00Z">
        <w:r>
          <w:delText xml:space="preserve">.</w:delText>
        </w:r>
      </w:del>
    </w:p>
    <w:p>
      <w:pPr>
        <w:pStyle w:val="BodyText"/>
      </w:pPr>
      <w:del w:id="1481" w:author="PR Preview" w:date="2026-01-01T00:00:00Z">
        <w:r>
          <w:rPr>
            <w:b/>
            <w:bCs/>
          </w:rPr>
          <w:delText xml:space="preserve">Example 21 (A fitted normal distribution model)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Choosing both a line and a variance to describe the weights and fuel economies of the cars in the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rPr>
            <w:rStyle w:val="VerbatimChar"/>
          </w:rPr>
          <w:delText xml:space="preserve">mtcars</w:delText>
        </w:r>
      </w:del>
      <w:del w:id="1486" w:author="PR Preview" w:date="2026-01-01T00:00:00Z">
        <w:r>
          <w:delText xml:space="preserve"> </w:delText>
        </w:r>
      </w:del>
      <w:hyperlink w:anchor="def-data-set">
        <w:del w:id="1487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4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gives a</w:delText>
        </w:r>
      </w:del>
      <w:del w:id="1491" w:author="PR Preview" w:date="2026-01-01T00:00:00Z">
        <w:r>
          <w:delText xml:space="preserve"> </w:delText>
        </w:r>
      </w:del>
      <w:hyperlink w:anchor="def-fitted-distribution-model">
        <w:del w:id="1492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14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in the family of</w:delText>
        </w:r>
      </w:del>
      <w:del w:id="1496" w:author="PR Preview" w:date="2026-01-01T00:00:00Z">
        <w:r>
          <w:delText xml:space="preserve"> </w:delText>
        </w:r>
      </w:del>
      <w:hyperlink w:anchor="exm-distribution-model-family">
        <w:del w:id="1497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with polynomial degree</w:delText>
        </w:r>
      </w:del>
      <w:del w:id="150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501" w:author="PR Preview" w:date="2026-01-01T00:00:00Z">
        <w:r>
          <w:delText xml:space="preserve">.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Its mean function</w:delText>
        </w:r>
      </w:del>
      <w:del w:id="150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is the fitted line of</w:delText>
        </w:r>
      </w:del>
      <w:del w:id="1507" w:author="PR Preview" w:date="2026-01-01T00:00:00Z">
        <w:r>
          <w:delText xml:space="preserve"> </w:delText>
        </w:r>
      </w:del>
      <w:hyperlink w:anchor="exm-fitted-model">
        <w:del w:id="1508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509" w:author="PR Preview" w:date="2026-01-01T00:00:00Z">
        <w:r>
          <w:delText xml:space="preserve">.</w:delText>
        </w:r>
      </w:del>
    </w:p>
    <w:p>
      <w:pPr>
        <w:pStyle w:val="BodyText"/>
      </w:pPr>
      <w:del w:id="1510" w:author="PR Preview" w:date="2026-01-01T00:00:00Z">
        <w:r>
          <w:rPr>
            <w:b/>
            <w:bCs/>
          </w:rPr>
          <w:delText xml:space="preserve">Definition 31 (Expected prediction loss at a covariate value)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The</w:delText>
        </w:r>
      </w:del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rPr>
            <w:b/>
            <w:bCs/>
          </w:rPr>
          <w:delText xml:space="preserve">expected prediction loss at</w:delText>
        </w:r>
      </w:del>
      <w:del w:id="1515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of a</w:delText>
        </w:r>
      </w:del>
      <w:del w:id="1518" w:author="PR Preview" w:date="2026-01-01T00:00:00Z">
        <w:r>
          <w:delText xml:space="preserve"> </w:delText>
        </w:r>
      </w:del>
      <w:hyperlink w:anchor="def-fitting-procedure">
        <w:del w:id="151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520" w:author="PR Preview" w:date="2026-01-01T00:00:00Z">
        <w:r>
          <w:delText xml:space="preserve"> </w:delText>
        </w:r>
      </w:del>
      <m:oMath>
        <m:r>
          <m:t>g</m:t>
        </m:r>
      </m:oMath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at training-set size</w:delText>
        </w:r>
      </w:del>
      <w:del w:id="1523" w:author="PR Preview" w:date="2026-01-01T00:00:00Z">
        <w:r>
          <w:delText xml:space="preserve"> </w:delText>
        </w:r>
      </w:del>
      <m:oMath>
        <m:r>
          <m:t>n</m:t>
        </m:r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is the expected</w:delText>
        </w:r>
      </w:del>
      <w:del w:id="1526" w:author="PR Preview" w:date="2026-01-01T00:00:00Z">
        <w:r>
          <w:delText xml:space="preserve"> </w:delText>
        </w:r>
      </w:del>
      <w:hyperlink w:anchor="def-observation-loss">
        <w:del w:id="152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52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of the</w:delText>
        </w:r>
      </w:del>
      <w:del w:id="1531" w:author="PR Preview" w:date="2026-01-01T00:00:00Z">
        <w:r>
          <w:delText xml:space="preserve"> </w:delText>
        </w:r>
      </w:del>
      <w:hyperlink w:anchor="def-fitted-model">
        <w:del w:id="153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5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that</w:delText>
        </w:r>
      </w:del>
      <w:del w:id="1536" w:author="PR Preview" w:date="2026-01-01T00:00:00Z">
        <w:r>
          <w:delText xml:space="preserve"> </w:delText>
        </w:r>
      </w:del>
      <m:oMath>
        <m:r>
          <m:t>g</m:t>
        </m:r>
      </m:oMath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produces from</w:delText>
        </w:r>
      </w:del>
      <w:del w:id="15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40" w:author="PR Preview" w:date="2026-01-01T00:00:00Z">
        <w:r>
          <w:delText xml:space="preserve">,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on a new outcome</w:delText>
        </w:r>
      </w:del>
      <w:del w:id="154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with</w:delText>
        </w:r>
      </w:del>
      <w:del w:id="15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547" w:author="PR Preview" w:date="2026-01-01T00:00:00Z">
        <w:r>
          <w:delText xml:space="preserve">,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averaged over random</w:delText>
        </w:r>
      </w:del>
      <w:del w:id="1550" w:author="PR Preview" w:date="2026-01-01T00:00:00Z">
        <w:r>
          <w:delText xml:space="preserve"> </w:delText>
        </w:r>
      </w:del>
      <w:hyperlink w:anchor="def-training-set">
        <w:del w:id="1551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5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of</w:delText>
        </w:r>
      </w:del>
      <w:del w:id="1555" w:author="PR Preview" w:date="2026-01-01T00:00:00Z">
        <w:r>
          <w:delText xml:space="preserve"> </w:delText>
        </w:r>
      </w:del>
      <m:oMath>
        <m:r>
          <m:t>n</m:t>
        </m:r>
      </m:oMath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observations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drawn independently of</w:delText>
        </w:r>
      </w:del>
      <w:del w:id="15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561" w:author="PR Preview" w:date="2026-01-01T00:00:00Z">
        <w:r>
          <w:delText xml:space="preserve">,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and over</w:delText>
        </w:r>
      </w:del>
      <w:del w:id="156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65" w:author="PR Preview" w:date="2026-01-01T00:00:00Z">
        <w:r>
          <w:delText xml:space="preserve">.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The rule</w:delText>
        </w:r>
      </w:del>
      <w:del w:id="156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is random because</w:delText>
        </w:r>
      </w:del>
      <w:del w:id="15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is:</w:delText>
        </w:r>
      </w:del>
    </w:p>
    <w:p>
      <w:pPr>
        <w:pStyle w:val="BodyText"/>
      </w:pPr>
      <w:ins w:id="1574" w:author="PR Preview" w:date="2026-01-01T00:00:00Z">
        <w:r>
          <w:rPr>
            <w:b/>
            <w:bCs/>
          </w:rPr>
          <w:t xml:space="preserve">Definition 28 (Distribution model family)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A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rPr>
            <w:b/>
            <w:bCs/>
          </w:rPr>
          <w:t xml:space="preserve">distribution model family</w:t>
        </w:r>
      </w:ins>
      <w:ins w:id="15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is a set of</w:t>
        </w:r>
      </w:ins>
      <w:ins w:id="1582" w:author="PR Preview" w:date="2026-01-01T00:00:00Z">
        <w:r>
          <w:t xml:space="preserve"> </w:t>
        </w:r>
      </w:ins>
      <w:hyperlink w:anchor="def-distribution-model">
        <w:ins w:id="1583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584" w:author="PR Preview" w:date="2026-01-01T00:00:00Z">
        <w:r>
          <w:t xml:space="preserve">.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The</w:t>
        </w:r>
      </w:ins>
      <w:ins w:id="1587" w:author="PR Preview" w:date="2026-01-01T00:00:00Z">
        <w:r>
          <w:t xml:space="preserve"> </w:t>
        </w:r>
      </w:ins>
      <w:hyperlink w:anchor="def-mean-function">
        <w:ins w:id="1588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distribution-model-family"/>
    <w:p>
      <w:pPr>
        <w:pStyle w:val="FirstParagraph"/>
      </w:pPr>
      <w:ins w:id="1591" w:author="PR Preview" w:date="2026-01-01T00:00:00Z">
        <w:r>
          <w:rPr>
            <w:b/>
            <w:bCs/>
          </w:rPr>
          <w:t xml:space="preserve">Example 19 (Normal distribution models with polynomial mean functions)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The normal distribution models of</w:t>
        </w:r>
      </w:ins>
      <w:ins w:id="1594" w:author="PR Preview" w:date="2026-01-01T00:00:00Z">
        <w:r>
          <w:t xml:space="preserve"> </w:t>
        </w:r>
      </w:ins>
      <w:hyperlink w:anchor="exm-distribution-model">
        <w:ins w:id="1595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whose mean function</w:t>
        </w:r>
      </w:ins>
      <w:ins w:id="1598" w:author="PR Preview" w:date="2026-01-01T00:00:00Z">
        <w:r>
          <w:t xml:space="preserve"> </w:t>
        </w:r>
      </w:ins>
      <m:oMath>
        <m:r>
          <m:t>h</m:t>
        </m:r>
      </m:oMath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is a polynomial of degree at most</w:t>
        </w:r>
      </w:ins>
      <w:ins w:id="1601" w:author="PR Preview" w:date="2026-01-01T00:00:00Z">
        <w:r>
          <w:t xml:space="preserve"> </w:t>
        </w:r>
      </w:ins>
      <m:oMath>
        <m:r>
          <m:t>d</m:t>
        </m:r>
      </m:oMath>
      <w:ins w:id="1602" w:author="PR Preview" w:date="2026-01-01T00:00:00Z">
        <w:r>
          <w:t xml:space="preserve">,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with any variance</w:t>
        </w:r>
      </w:ins>
      <w:ins w:id="160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606" w:author="PR Preview" w:date="2026-01-01T00:00:00Z">
        <w:r>
          <w:t xml:space="preserve">,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form a</w:t>
        </w:r>
      </w:ins>
      <w:ins w:id="1609" w:author="PR Preview" w:date="2026-01-01T00:00:00Z">
        <w:r>
          <w:t xml:space="preserve"> </w:t>
        </w:r>
      </w:ins>
      <w:hyperlink w:anchor="def-distribution-model-family">
        <w:ins w:id="1610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61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612" w:author="PR Preview" w:date="2026-01-01T00:00:00Z">
        <w:r>
          <w:t xml:space="preserve">.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By</w:t>
        </w:r>
      </w:ins>
      <w:ins w:id="1615" w:author="PR Preview" w:date="2026-01-01T00:00:00Z">
        <w:r>
          <w:t xml:space="preserve"> </w:t>
        </w:r>
      </w:ins>
      <w:hyperlink w:anchor="X8ba36155c06ad6e11c129dc0138d9fa11d4bc5f">
        <w:ins w:id="1616" w:author="PR Preview" w:date="2026-01-01T00:00:00Z">
          <w:r>
            <w:rPr>
              <w:rStyle w:val="Hyperlink"/>
            </w:rPr>
            <w:t xml:space="preserve">Equation 24</w:t>
          </w:r>
        </w:ins>
      </w:hyperlink>
      <w:ins w:id="1617" w:author="PR Preview" w:date="2026-01-01T00:00:00Z">
        <w:r>
          <w:t xml:space="preserve">,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the set of mean functions in</w:t>
        </w:r>
      </w:ins>
      <w:ins w:id="1620" w:author="PR Preview" w:date="2026-01-01T00:00:00Z">
        <w:r>
          <w:t xml:space="preserve"> </w:t>
        </w:r>
      </w:ins>
      <w:hyperlink w:anchor="X647826443046820f13eb4df9d12242bb4295448">
        <w:ins w:id="1621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is the set of polynomials of degree at most</w:t>
        </w:r>
      </w:ins>
      <w:ins w:id="1624" w:author="PR Preview" w:date="2026-01-01T00:00:00Z">
        <w:r>
          <w:t xml:space="preserve"> </w:t>
        </w:r>
      </w:ins>
      <m:oMath>
        <m:r>
          <m:t>d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of</w:t>
        </w:r>
      </w:ins>
      <w:ins w:id="1627" w:author="PR Preview" w:date="2026-01-01T00:00:00Z">
        <w:r>
          <w:t xml:space="preserve"> </w:t>
        </w:r>
      </w:ins>
      <w:hyperlink w:anchor="exm-model-family">
        <w:ins w:id="162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629" w:author="PR Preview" w:date="2026-01-01T00:00:00Z">
        <w:r>
          <w:t xml:space="preserve">.</w:t>
        </w:r>
      </w:ins>
    </w:p>
    <w:bookmarkEnd w:id="115"/>
    <w:bookmarkStart w:id="116" w:name="def-fitted-distribution-model"/>
    <w:p>
      <w:pPr>
        <w:pStyle w:val="BodyText"/>
      </w:pPr>
      <w:ins w:id="1630" w:author="PR Preview" w:date="2026-01-01T00:00:00Z">
        <w:r>
          <w:rPr>
            <w:b/>
            <w:bCs/>
          </w:rPr>
          <w:t xml:space="preserve">Definition 29 (Fitted distribution model)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A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rPr>
            <w:b/>
            <w:bCs/>
          </w:rPr>
          <w:t xml:space="preserve">fitted distribution model</w:t>
        </w:r>
      </w:ins>
      <w:ins w:id="16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is a member of a</w:t>
        </w:r>
      </w:ins>
      <w:ins w:id="1638" w:author="PR Preview" w:date="2026-01-01T00:00:00Z">
        <w:r>
          <w:t xml:space="preserve"> </w:t>
        </w:r>
      </w:ins>
      <w:hyperlink w:anchor="def-distribution-model-family">
        <w:ins w:id="1639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6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that has been chosen to describe a</w:t>
        </w:r>
      </w:ins>
      <w:ins w:id="1643" w:author="PR Preview" w:date="2026-01-01T00:00:00Z">
        <w:r>
          <w:t xml:space="preserve"> </w:t>
        </w:r>
      </w:ins>
      <w:hyperlink w:anchor="def-data-set">
        <w:ins w:id="1644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6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646" w:author="PR Preview" w:date="2026-01-01T00:00:00Z">
        <w:r>
          <w:t xml:space="preserve">.</w:t>
        </w:r>
      </w:ins>
    </w:p>
    <w:bookmarkEnd w:id="116"/>
    <w:bookmarkStart w:id="117" w:name="exm-fitted-distribution-model"/>
    <w:p>
      <w:pPr>
        <w:pStyle w:val="BodyText"/>
      </w:pPr>
      <w:ins w:id="1647" w:author="PR Preview" w:date="2026-01-01T00:00:00Z">
        <w:r>
          <w:rPr>
            <w:b/>
            <w:bCs/>
          </w:rPr>
          <w:t xml:space="preserve">Example 20 (A fitted normal distribution model)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Choosing both a line and a variance to describe the weights and fuel economies of the cars in the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rPr>
            <w:rStyle w:val="VerbatimChar"/>
          </w:rPr>
          <w:t xml:space="preserve">mtcars</w:t>
        </w:r>
      </w:ins>
      <w:ins w:id="1652" w:author="PR Preview" w:date="2026-01-01T00:00:00Z">
        <w:r>
          <w:t xml:space="preserve"> </w:t>
        </w:r>
      </w:ins>
      <w:hyperlink w:anchor="def-data-set">
        <w:ins w:id="1653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6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gives a</w:t>
        </w:r>
      </w:ins>
      <w:ins w:id="1657" w:author="PR Preview" w:date="2026-01-01T00:00:00Z">
        <w:r>
          <w:t xml:space="preserve"> </w:t>
        </w:r>
      </w:ins>
      <w:hyperlink w:anchor="def-fitted-distribution-model">
        <w:ins w:id="1658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165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in the family of</w:t>
        </w:r>
      </w:ins>
      <w:ins w:id="1662" w:author="PR Preview" w:date="2026-01-01T00:00:00Z">
        <w:r>
          <w:t xml:space="preserve"> </w:t>
        </w:r>
      </w:ins>
      <w:hyperlink w:anchor="exm-distribution-model-family">
        <w:ins w:id="1663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with polynomial degree</w:t>
        </w:r>
      </w:ins>
      <w:ins w:id="166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1667" w:author="PR Preview" w:date="2026-01-01T00:00:00Z">
        <w:r>
          <w:t xml:space="preserve">.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Its mean function</w:t>
        </w:r>
      </w:ins>
      <w:ins w:id="1670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is the fitted line of</w:t>
        </w:r>
      </w:ins>
      <w:ins w:id="1673" w:author="PR Preview" w:date="2026-01-01T00:00:00Z">
        <w:r>
          <w:t xml:space="preserve"> </w:t>
        </w:r>
      </w:ins>
      <w:hyperlink w:anchor="exm-fitted-model">
        <w:ins w:id="1674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675" w:author="PR Preview" w:date="2026-01-01T00:00:00Z">
        <w:r>
          <w:t xml:space="preserve">.</w:t>
        </w:r>
      </w:ins>
    </w:p>
    <w:bookmarkEnd w:id="117"/>
    <w:bookmarkStart w:id="119" w:name="def-epl"/>
    <w:p>
      <w:pPr>
        <w:pStyle w:val="BodyText"/>
      </w:pPr>
      <w:ins w:id="1676" w:author="PR Preview" w:date="2026-01-01T00:00:00Z">
        <w:r>
          <w:rPr>
            <w:b/>
            <w:bCs/>
          </w:rPr>
          <w:t xml:space="preserve">Definition 30 (Expected prediction loss at a covariate value)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The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rPr>
            <w:b/>
            <w:bCs/>
          </w:rPr>
          <w:t xml:space="preserve">expected prediction loss at</w:t>
        </w:r>
      </w:ins>
      <w:ins w:id="1681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of a</w:t>
        </w:r>
      </w:ins>
      <w:ins w:id="1684" w:author="PR Preview" w:date="2026-01-01T00:00:00Z">
        <w:r>
          <w:t xml:space="preserve"> </w:t>
        </w:r>
      </w:ins>
      <w:hyperlink w:anchor="def-fitting-procedure">
        <w:ins w:id="168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86" w:author="PR Preview" w:date="2026-01-01T00:00:00Z">
        <w:r>
          <w:t xml:space="preserve"> </w:t>
        </w:r>
      </w:ins>
      <m:oMath>
        <m:r>
          <m:t>g</m:t>
        </m:r>
      </m:oMath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at training-set size</w:t>
        </w:r>
      </w:ins>
      <w:ins w:id="1689" w:author="PR Preview" w:date="2026-01-01T00:00:00Z">
        <w:r>
          <w:t xml:space="preserve"> </w:t>
        </w:r>
      </w:ins>
      <m:oMath>
        <m:r>
          <m:t>n</m:t>
        </m:r>
      </m:oMath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is the expected</w:t>
        </w:r>
      </w:ins>
      <w:ins w:id="1692" w:author="PR Preview" w:date="2026-01-01T00:00:00Z">
        <w:r>
          <w:t xml:space="preserve"> </w:t>
        </w:r>
      </w:ins>
      <w:hyperlink w:anchor="def-observation-loss">
        <w:ins w:id="1693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69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of the</w:t>
        </w:r>
      </w:ins>
      <w:ins w:id="1697" w:author="PR Preview" w:date="2026-01-01T00:00:00Z">
        <w:r>
          <w:t xml:space="preserve"> </w:t>
        </w:r>
      </w:ins>
      <w:hyperlink w:anchor="def-fitted-model">
        <w:ins w:id="169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69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that</w:t>
        </w:r>
      </w:ins>
      <w:ins w:id="1702" w:author="PR Preview" w:date="2026-01-01T00:00:00Z">
        <w:r>
          <w:t xml:space="preserve"> </w:t>
        </w:r>
      </w:ins>
      <m:oMath>
        <m:r>
          <m:t>g</m:t>
        </m:r>
      </m:oMath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produces from</w:t>
        </w:r>
      </w:ins>
      <w:ins w:id="17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06" w:author="PR Preview" w:date="2026-01-01T00:00:00Z">
        <w:r>
          <w:t xml:space="preserve">,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on a new outcome</w:t>
        </w:r>
      </w:ins>
      <w:ins w:id="170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with</w:t>
        </w:r>
      </w:ins>
      <w:ins w:id="17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713" w:author="PR Preview" w:date="2026-01-01T00:00:00Z">
        <w:r>
          <w:t xml:space="preserve">,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averaged over random</w:t>
        </w:r>
      </w:ins>
      <w:ins w:id="1716" w:author="PR Preview" w:date="2026-01-01T00:00:00Z">
        <w:r>
          <w:t xml:space="preserve"> </w:t>
        </w:r>
      </w:ins>
      <w:hyperlink w:anchor="def-training-set">
        <w:ins w:id="1717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7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of</w:t>
        </w:r>
      </w:ins>
      <w:ins w:id="1721" w:author="PR Preview" w:date="2026-01-01T00:00:00Z">
        <w:r>
          <w:t xml:space="preserve"> </w:t>
        </w:r>
      </w:ins>
      <m:oMath>
        <m:r>
          <m:t>n</m:t>
        </m:r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observations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drawn independently of</w:t>
        </w:r>
      </w:ins>
      <w:ins w:id="17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727" w:author="PR Preview" w:date="2026-01-01T00:00:00Z">
        <w:r>
          <w:t xml:space="preserve">,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and over</w:t>
        </w:r>
      </w:ins>
      <w:ins w:id="173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731" w:author="PR Preview" w:date="2026-01-01T00:00:00Z">
        <w:r>
          <w:t xml:space="preserve">.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The rule</w:t>
        </w:r>
      </w:ins>
      <w:ins w:id="17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is random because</w:t>
        </w:r>
      </w:ins>
      <w:ins w:id="17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is:</w:t>
        </w:r>
      </w:ins>
    </w:p>
    <w:p>
      <w:pPr>
        <w:pStyle w:val="BodyText"/>
      </w:pPr>
      <w:bookmarkStart w:id="118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0"/>
    <w:bookmarkStart w:id="122" w:name="def-epe"/>
    <w:p>
      <w:pPr>
        <w:pStyle w:val="BodyText"/>
      </w:pPr>
      <w:del w:id="1740" w:author="PR Preview" w:date="2026-01-01T00:00:00Z">
        <w:r>
          <w:rPr>
            <w:b/>
            <w:bCs/>
          </w:rPr>
          <w:delText xml:space="preserve">Definition 32 (Expected prediction error at a covariate value)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The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rPr>
            <w:b/>
            <w:bCs/>
          </w:rPr>
          <w:delText xml:space="preserve">expected prediction error at</w:delText>
        </w:r>
      </w:del>
      <w:del w:id="1745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(</w:delText>
        </w:r>
      </w:del>
      <w:del w:id="1748" w:author="PR Preview" w:date="2026-01-01T00:00:00Z">
        <w:r>
          <w:rPr>
            <w:b/>
            <w:bCs/>
          </w:rPr>
          <w:delText xml:space="preserve">EPE</w:delText>
        </w:r>
      </w:del>
      <w:del w:id="1749" w:author="PR Preview" w:date="2026-01-01T00:00:00Z">
        <w:r>
          <w:delText xml:space="preserve">; also the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1752" w:author="PR Preview" w:date="2026-01-01T00:00:00Z">
        <w:r>
          <w:delText xml:space="preserve">,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rPr>
            <w:b/>
            <w:bCs/>
          </w:rPr>
          <w:delText xml:space="preserve">ESPE</w:delText>
        </w:r>
      </w:del>
      <w:del w:id="1755" w:author="PR Preview" w:date="2026-01-01T00:00:00Z">
        <w:r>
          <w:delText xml:space="preserve">)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of a</w:delText>
        </w:r>
      </w:del>
      <w:del w:id="1758" w:author="PR Preview" w:date="2026-01-01T00:00:00Z">
        <w:r>
          <w:delText xml:space="preserve"> </w:delText>
        </w:r>
      </w:del>
      <w:hyperlink w:anchor="def-fitting-procedure">
        <w:del w:id="175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60" w:author="PR Preview" w:date="2026-01-01T00:00:00Z">
        <w:r>
          <w:delText xml:space="preserve"> </w:delText>
        </w:r>
      </w:del>
      <m:oMath>
        <m:r>
          <m:t>g</m:t>
        </m:r>
      </m:oMath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at training-set size</w:delText>
        </w:r>
      </w:del>
      <w:del w:id="1763" w:author="PR Preview" w:date="2026-01-01T00:00:00Z">
        <w:r>
          <w:delText xml:space="preserve"> </w:delText>
        </w:r>
      </w:del>
      <m:oMath>
        <m:r>
          <m:t>n</m:t>
        </m:r>
      </m:oMath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is its</w:delText>
        </w:r>
      </w:del>
      <w:del w:id="1766" w:author="PR Preview" w:date="2026-01-01T00:00:00Z">
        <w:r>
          <w:delText xml:space="preserve"> </w:delText>
        </w:r>
      </w:del>
      <w:hyperlink w:anchor="def-epl">
        <w:del w:id="1767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under</w:delText>
        </w:r>
      </w:del>
      <w:del w:id="1770" w:author="PR Preview" w:date="2026-01-01T00:00:00Z">
        <w:r>
          <w:delText xml:space="preserve"> </w:delText>
        </w:r>
      </w:del>
      <w:hyperlink w:anchor="rem-squared-error-loss">
        <w:del w:id="1771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772" w:author="PR Preview" w:date="2026-01-01T00:00:00Z">
        <w:r>
          <w:delText xml:space="preserve">,</w:delText>
        </w:r>
      </w:del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the expected value of the squared</w:delText>
        </w:r>
      </w:del>
      <w:del w:id="1775" w:author="PR Preview" w:date="2026-01-01T00:00:00Z">
        <w:r>
          <w:delText xml:space="preserve"> </w:delText>
        </w:r>
      </w:del>
      <w:hyperlink r:id="rId71">
        <w:del w:id="1776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777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of the</w:delText>
        </w:r>
      </w:del>
      <w:del w:id="1780" w:author="PR Preview" w:date="2026-01-01T00:00:00Z">
        <w:r>
          <w:delText xml:space="preserve"> </w:delText>
        </w:r>
      </w:del>
      <w:hyperlink w:anchor="def-fitted-model">
        <w:del w:id="178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78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that</w:delText>
        </w:r>
      </w:del>
      <w:del w:id="1785" w:author="PR Preview" w:date="2026-01-01T00:00:00Z">
        <w:r>
          <w:delText xml:space="preserve"> </w:delText>
        </w:r>
      </w:del>
      <m:oMath>
        <m:r>
          <m:t>g</m:t>
        </m:r>
      </m:oMath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delText xml:space="preserve">produces from</w:delText>
        </w:r>
      </w:del>
      <w:del w:id="17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89" w:author="PR Preview" w:date="2026-01-01T00:00:00Z">
        <w:r>
          <w:delText xml:space="preserve">:</w:delText>
        </w:r>
      </w:del>
    </w:p>
    <w:p>
      <w:pPr>
        <w:pStyle w:val="BodyText"/>
      </w:pPr>
      <w:ins w:id="1790" w:author="PR Preview" w:date="2026-01-01T00:00:00Z">
        <w:r>
          <w:rPr>
            <w:b/>
            <w:bCs/>
          </w:rPr>
          <w:t xml:space="preserve">Definition 31 (Expected prediction error at a covariate value)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The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rPr>
            <w:b/>
            <w:bCs/>
          </w:rPr>
          <w:t xml:space="preserve">expected prediction error at</w:t>
        </w:r>
      </w:ins>
      <w:ins w:id="1795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(</w:t>
        </w:r>
      </w:ins>
      <w:ins w:id="1798" w:author="PR Preview" w:date="2026-01-01T00:00:00Z">
        <w:r>
          <w:rPr>
            <w:b/>
            <w:bCs/>
          </w:rPr>
          <w:t xml:space="preserve">EPE</w:t>
        </w:r>
      </w:ins>
      <w:ins w:id="1799" w:author="PR Preview" w:date="2026-01-01T00:00:00Z">
        <w:r>
          <w:t xml:space="preserve">; also the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rPr>
            <w:b/>
            <w:bCs/>
          </w:rPr>
          <w:t xml:space="preserve">expected squared prediction error</w:t>
        </w:r>
      </w:ins>
      <w:ins w:id="1802" w:author="PR Preview" w:date="2026-01-01T00:00:00Z">
        <w:r>
          <w:t xml:space="preserve">,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rPr>
            <w:b/>
            <w:bCs/>
          </w:rPr>
          <w:t xml:space="preserve">ESPE</w:t>
        </w:r>
      </w:ins>
      <w:ins w:id="1805" w:author="PR Preview" w:date="2026-01-01T00:00:00Z">
        <w:r>
          <w:t xml:space="preserve">)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of a</w:t>
        </w:r>
      </w:ins>
      <w:ins w:id="1808" w:author="PR Preview" w:date="2026-01-01T00:00:00Z">
        <w:r>
          <w:t xml:space="preserve"> </w:t>
        </w:r>
      </w:ins>
      <w:hyperlink w:anchor="def-fitting-procedure">
        <w:ins w:id="180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810" w:author="PR Preview" w:date="2026-01-01T00:00:00Z">
        <w:r>
          <w:t xml:space="preserve"> </w:t>
        </w:r>
      </w:ins>
      <m:oMath>
        <m:r>
          <m:t>g</m:t>
        </m:r>
      </m:oMath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at training-set size</w:t>
        </w:r>
      </w:ins>
      <w:ins w:id="1813" w:author="PR Preview" w:date="2026-01-01T00:00:00Z">
        <w:r>
          <w:t xml:space="preserve"> </w:t>
        </w:r>
      </w:ins>
      <m:oMath>
        <m:r>
          <m:t>n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is its</w:t>
        </w:r>
      </w:ins>
      <w:ins w:id="1816" w:author="PR Preview" w:date="2026-01-01T00:00:00Z">
        <w:r>
          <w:t xml:space="preserve"> </w:t>
        </w:r>
      </w:ins>
      <w:hyperlink w:anchor="def-epl">
        <w:ins w:id="1817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under</w:t>
        </w:r>
      </w:ins>
      <w:ins w:id="1820" w:author="PR Preview" w:date="2026-01-01T00:00:00Z">
        <w:r>
          <w:t xml:space="preserve"> </w:t>
        </w:r>
      </w:ins>
      <w:hyperlink w:anchor="rem-squared-error-loss">
        <w:ins w:id="1821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822" w:author="PR Preview" w:date="2026-01-01T00:00:00Z">
        <w:r>
          <w:t xml:space="preserve">,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the expected value of the squared</w:t>
        </w:r>
      </w:ins>
      <w:ins w:id="1825" w:author="PR Preview" w:date="2026-01-01T00:00:00Z">
        <w:r>
          <w:t xml:space="preserve"> </w:t>
        </w:r>
      </w:ins>
      <w:hyperlink r:id="rId71">
        <w:ins w:id="1826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827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of the</w:t>
        </w:r>
      </w:ins>
      <w:ins w:id="1830" w:author="PR Preview" w:date="2026-01-01T00:00:00Z">
        <w:r>
          <w:t xml:space="preserve"> </w:t>
        </w:r>
      </w:ins>
      <w:hyperlink w:anchor="def-fitted-model">
        <w:ins w:id="183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8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that</w:t>
        </w:r>
      </w:ins>
      <w:ins w:id="1835" w:author="PR Preview" w:date="2026-01-01T00:00:00Z">
        <w:r>
          <w:t xml:space="preserve"> </w:t>
        </w:r>
      </w:ins>
      <m:oMath>
        <m:r>
          <m:t>g</m:t>
        </m:r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produces from</w:t>
        </w:r>
      </w:ins>
      <w:ins w:id="18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39" w:author="PR Preview" w:date="2026-01-01T00:00:00Z">
        <w:r>
          <w:t xml:space="preserve">:</w:t>
        </w:r>
      </w:ins>
    </w:p>
    <w:p>
      <w:pPr>
        <w:pStyle w:val="BodyText"/>
      </w:pPr>
      <w:bookmarkStart w:id="12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4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3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4"/>
    <w:bookmarkStart w:id="125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5"/>
    <w:bookmarkStart w:id="126" w:name="exr-expected-error-epe"/>
    <w:p>
      <w:pPr>
        <w:pStyle w:val="BodyText"/>
      </w:pPr>
      <w:del w:id="1840" w:author="PR Preview" w:date="2026-01-01T00:00:00Z">
        <w:r>
          <w:rPr>
            <w:b/>
            <w:bCs/>
          </w:rPr>
          <w:delText xml:space="preserve">Exercise 3 (The expected generalization error, covariate value by covariate value)</w:delText>
        </w:r>
      </w:del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Let</w:delText>
        </w:r>
      </w:del>
      <w:del w:id="1843" w:author="PR Preview" w:date="2026-01-01T00:00:00Z">
        <w:r>
          <w:delText xml:space="preserve"> </w:delText>
        </w:r>
      </w:del>
      <m:oMath>
        <m:r>
          <m:t>g</m:t>
        </m:r>
      </m:oMath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be a</w:delText>
        </w:r>
      </w:del>
      <w:del w:id="1846" w:author="PR Preview" w:date="2026-01-01T00:00:00Z">
        <w:r>
          <w:delText xml:space="preserve"> </w:delText>
        </w:r>
      </w:del>
      <w:hyperlink w:anchor="def-fitting-procedure">
        <w:del w:id="184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848" w:author="PR Preview" w:date="2026-01-01T00:00:00Z">
        <w:r>
          <w:delText xml:space="preserve">,</w:delText>
        </w:r>
      </w:del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and let the random</w:delText>
        </w:r>
      </w:del>
      <w:del w:id="1851" w:author="PR Preview" w:date="2026-01-01T00:00:00Z">
        <w:r>
          <w:delText xml:space="preserve"> </w:delText>
        </w:r>
      </w:del>
      <w:hyperlink w:anchor="def-training-set">
        <w:del w:id="185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8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of</w:delText>
        </w:r>
      </w:del>
      <w:del w:id="1856" w:author="PR Preview" w:date="2026-01-01T00:00:00Z">
        <w:r>
          <w:delText xml:space="preserve"> </w:delText>
        </w:r>
      </w:del>
      <m:oMath>
        <m:r>
          <m:t>n</m:t>
        </m:r>
      </m:oMath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observations</w:delText>
        </w:r>
      </w:del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be independent of the new observation</w:delText>
        </w:r>
      </w:del>
      <w:del w:id="18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862" w:author="PR Preview" w:date="2026-01-01T00:00:00Z">
        <w:r>
          <w:delText xml:space="preserve">.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Derive an expression for the</w:delText>
        </w:r>
      </w:del>
      <w:del w:id="1865" w:author="PR Preview" w:date="2026-01-01T00:00:00Z">
        <w:r>
          <w:delText xml:space="preserve"> </w:delText>
        </w:r>
      </w:del>
      <w:hyperlink w:anchor="def-expected-generalization-error">
        <w:del w:id="1866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86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in terms of the</w:delText>
        </w:r>
      </w:del>
      <w:del w:id="1870" w:author="PR Preview" w:date="2026-01-01T00:00:00Z">
        <w:r>
          <w:delText xml:space="preserve"> </w:delText>
        </w:r>
      </w:del>
      <w:hyperlink w:anchor="def-epl">
        <w:del w:id="1871" w:author="PR Preview" w:date="2026-01-01T00:00:00Z">
          <w:r>
            <w:rPr>
              <w:rStyle w:val="Hyperlink"/>
            </w:rPr>
            <w:delText xml:space="preserve">expected prediction loss at</w:delText>
          </w:r>
        </w:del>
        <w:del w:id="1872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1873" w:author="PR Preview" w:date="2026-01-01T00:00:00Z">
        <w:r>
          <w:delText xml:space="preserve">,</w:delText>
        </w:r>
      </w:del>
      <w:del w:id="187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875" w:author="PR Preview" w:date="2026-01-01T00:00:00Z">
        <w:r>
          <w:delText xml:space="preserve">,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and the distribution of</w:delText>
        </w:r>
      </w:del>
      <w:del w:id="18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879" w:author="PR Preview" w:date="2026-01-01T00:00:00Z">
        <w:r>
          <w:delText xml:space="preserve">.</w:delText>
        </w:r>
      </w:del>
    </w:p>
    <w:p>
      <w:pPr>
        <w:pStyle w:val="BodyText"/>
      </w:pPr>
      <w:ins w:id="1880" w:author="PR Preview" w:date="2026-01-01T00:00:00Z">
        <w:r>
          <w:rPr>
            <w:b/>
            <w:bCs/>
          </w:rPr>
          <w:t xml:space="preserve">Exercise 3 (The expected generalization error, covariate value by covariate value)</w:t>
        </w:r>
      </w:ins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Let</w:t>
        </w:r>
      </w:ins>
      <w:ins w:id="1883" w:author="PR Preview" w:date="2026-01-01T00:00:00Z">
        <w:r>
          <w:t xml:space="preserve"> </w:t>
        </w:r>
      </w:ins>
      <m:oMath>
        <m:r>
          <m:t>g</m:t>
        </m:r>
      </m:oMath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be a</w:t>
        </w:r>
      </w:ins>
      <w:ins w:id="1886" w:author="PR Preview" w:date="2026-01-01T00:00:00Z">
        <w:r>
          <w:t xml:space="preserve"> </w:t>
        </w:r>
      </w:ins>
      <w:hyperlink w:anchor="def-fitting-procedure">
        <w:ins w:id="188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888" w:author="PR Preview" w:date="2026-01-01T00:00:00Z">
        <w:r>
          <w:t xml:space="preserve">,</w:t>
        </w:r>
      </w:ins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and let the random</w:t>
        </w:r>
      </w:ins>
      <w:ins w:id="1891" w:author="PR Preview" w:date="2026-01-01T00:00:00Z">
        <w:r>
          <w:t xml:space="preserve"> </w:t>
        </w:r>
      </w:ins>
      <w:hyperlink w:anchor="def-training-set">
        <w:ins w:id="189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of</w:t>
        </w:r>
      </w:ins>
      <w:ins w:id="1896" w:author="PR Preview" w:date="2026-01-01T00:00:00Z">
        <w:r>
          <w:t xml:space="preserve"> </w:t>
        </w:r>
      </w:ins>
      <m:oMath>
        <m:r>
          <m:t>n</m:t>
        </m:r>
      </m:oMath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observations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be independent of the new observation</w:t>
        </w:r>
      </w:ins>
      <w:ins w:id="19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902" w:author="PR Preview" w:date="2026-01-01T00:00:00Z">
        <w:r>
          <w:t xml:space="preserve">.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Write the</w:t>
        </w:r>
      </w:ins>
      <w:ins w:id="1905" w:author="PR Preview" w:date="2026-01-01T00:00:00Z">
        <w:r>
          <w:t xml:space="preserve"> </w:t>
        </w:r>
      </w:ins>
      <w:hyperlink w:anchor="def-expected-generalization-error">
        <w:ins w:id="1906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90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in terms of the</w:t>
        </w:r>
      </w:ins>
      <w:ins w:id="1910" w:author="PR Preview" w:date="2026-01-01T00:00:00Z">
        <w:r>
          <w:t xml:space="preserve"> </w:t>
        </w:r>
      </w:ins>
      <w:hyperlink w:anchor="def-epl">
        <w:ins w:id="1911" w:author="PR Preview" w:date="2026-01-01T00:00:00Z">
          <w:r>
            <w:rPr>
              <w:rStyle w:val="Hyperlink"/>
            </w:rPr>
            <w:t xml:space="preserve">expected prediction loss at</w:t>
          </w:r>
        </w:ins>
        <w:ins w:id="191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1913" w:author="PR Preview" w:date="2026-01-01T00:00:00Z">
        <w:r>
          <w:t xml:space="preserve">,</w:t>
        </w:r>
      </w:ins>
      <w:ins w:id="191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915" w:author="PR Preview" w:date="2026-01-01T00:00:00Z">
        <w:r>
          <w:t xml:space="preserve">,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and the distribution of</w:t>
        </w:r>
      </w:ins>
      <w:ins w:id="19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919" w:author="PR Preview" w:date="2026-01-01T00:00:00Z">
        <w:r>
          <w:t xml:space="preserve">.</w:t>
        </w:r>
      </w:ins>
    </w:p>
    <w:bookmarkEnd w:id="126"/>
    <w:bookmarkStart w:id="128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920" w:author="PR Preview" w:date="2026-01-01T00:00:00Z">
        <w:r>
          <w:delText xml:space="preserve">The steps labeled</w:delText>
        </w:r>
      </w:del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“definition”</w:delText>
        </w:r>
      </w:del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apply</w:delText>
        </w:r>
      </w:del>
      <w:del w:id="1925" w:author="PR Preview" w:date="2026-01-01T00:00:00Z">
        <w:r>
          <w:delText xml:space="preserve"> </w:delText>
        </w:r>
      </w:del>
      <w:hyperlink w:anchor="eq-expected-generalization-error">
        <w:del w:id="1926" w:author="PR Preview" w:date="2026-01-01T00:00:00Z">
          <w:r>
            <w:rPr>
              <w:rStyle w:val="Hyperlink"/>
            </w:rPr>
            <w:delText xml:space="preserve">Equation 18</w:delText>
          </w:r>
        </w:del>
      </w:hyperlink>
      <w:del w:id="1927" w:author="PR Preview" w:date="2026-01-01T00:00:00Z">
        <w:r>
          <w:delText xml:space="preserve">,</w:delText>
        </w:r>
      </w:del>
      <w:del w:id="1928" w:author="PR Preview" w:date="2026-01-01T00:00:00Z">
        <w:r>
          <w:delText xml:space="preserve"> </w:delText>
        </w:r>
      </w:del>
      <w:hyperlink w:anchor="eq-generalization-error">
        <w:del w:id="1929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and</w:delText>
        </w:r>
      </w:del>
      <w:del w:id="1932" w:author="PR Preview" w:date="2026-01-01T00:00:00Z">
        <w:r>
          <w:delText xml:space="preserve"> </w:delText>
        </w:r>
      </w:del>
      <w:hyperlink w:anchor="eq-epl">
        <w:del w:id="1933" w:author="PR Preview" w:date="2026-01-01T00:00:00Z">
          <w:r>
            <w:rPr>
              <w:rStyle w:val="Hyperlink"/>
            </w:rPr>
            <w:delText xml:space="preserve">Equation 27</w:delText>
          </w:r>
        </w:del>
      </w:hyperlink>
      <w:del w:id="1934" w:author="PR Preview" w:date="2026-01-01T00:00:00Z">
        <w:r>
          <w:delText xml:space="preserve">, in that order.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Here</w:delText>
        </w:r>
      </w:del>
      <w:del w:id="193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abbreviates</w:delText>
        </w:r>
      </w:del>
      <w:del w:id="194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941" w:author="PR Preview" w:date="2026-01-01T00:00:00Z">
        <w:r>
          <w:delText xml:space="preserve">, the</w:delText>
        </w:r>
      </w:del>
      <w:del w:id="1942" w:author="PR Preview" w:date="2026-01-01T00:00:00Z">
        <w:r>
          <w:delText xml:space="preserve"> </w:delText>
        </w:r>
      </w:del>
      <w:hyperlink w:anchor="def-observation-loss">
        <w:del w:id="194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of the</w:delText>
        </w:r>
      </w:del>
      <w:del w:id="1946" w:author="PR Preview" w:date="2026-01-01T00:00:00Z">
        <w:r>
          <w:delText xml:space="preserve"> </w:delText>
        </w:r>
      </w:del>
      <w:hyperlink w:anchor="def-fitted-model">
        <w:del w:id="194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94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(</w:delText>
        </w:r>
      </w:del>
      <w:hyperlink w:anchor="eq-prediction-rule">
        <w:del w:id="1951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1952" w:author="PR Preview" w:date="2026-01-01T00:00:00Z">
        <w:r>
          <w:delText xml:space="preserve">)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on the new observation.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The two steps labeled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“iterated expectations”</w:delText>
        </w:r>
      </w:del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use the</w:delText>
        </w:r>
      </w:del>
      <w:del w:id="1961" w:author="PR Preview" w:date="2026-01-01T00:00:00Z">
        <w:r>
          <w:delText xml:space="preserve"> </w:delText>
        </w:r>
      </w:del>
      <w:hyperlink r:id="rId127">
        <w:del w:id="1962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963" w:author="PR Preview" w:date="2026-01-01T00:00:00Z">
        <w:r>
          <w:delText xml:space="preserve">,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the first conditioning on</w:delText>
        </w:r>
      </w:del>
      <w:del w:id="19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and the second on</w:delText>
        </w:r>
      </w:del>
      <w:del w:id="196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970" w:author="PR Preview" w:date="2026-01-01T00:00:00Z">
        <w:r>
          <w:delText xml:space="preserve">.</w:delText>
        </w:r>
      </w:del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The last line needs</w:delText>
        </w:r>
      </w:del>
      <w:del w:id="19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to be independent of</w:delText>
        </w:r>
      </w:del>
      <w:del w:id="19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977" w:author="PR Preview" w:date="2026-01-01T00:00:00Z">
        <w:r>
          <w:delText xml:space="preserve">:</w:delText>
        </w:r>
      </w:del>
      <w:del w:id="1978" w:author="PR Preview" w:date="2026-01-01T00:00:00Z">
        <w:r>
          <w:delText xml:space="preserve"> </w:delText>
        </w:r>
      </w:del>
      <w:del w:id="1979" w:author="PR Preview" w:date="2026-01-01T00:00:00Z">
        <w:r>
          <w:delText xml:space="preserve">then, given</w:delText>
        </w:r>
      </w:del>
      <w:del w:id="19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981" w:author="PR Preview" w:date="2026-01-01T00:00:00Z">
        <w:r>
          <w:delText xml:space="preserve">,</w:delText>
        </w:r>
      </w:del>
      <w:del w:id="19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still has its unconditional distribution,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as</w:delText>
        </w:r>
      </w:del>
      <w:del w:id="1987" w:author="PR Preview" w:date="2026-01-01T00:00:00Z">
        <w:r>
          <w:delText xml:space="preserve"> </w:delText>
        </w:r>
      </w:del>
      <w:hyperlink w:anchor="def-epl">
        <w:del w:id="1988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requires.</w:delText>
        </w:r>
      </w:del>
    </w:p>
    <w:p>
      <w:pPr>
        <w:pStyle w:val="FirstParagraph"/>
      </w:pPr>
      <w:ins w:id="1991" w:author="PR Preview" w:date="2026-01-01T00:00:00Z">
        <w:r>
          <w:t xml:space="preserve">The steps labeled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“definition”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apply</w:t>
        </w:r>
      </w:ins>
      <w:ins w:id="1996" w:author="PR Preview" w:date="2026-01-01T00:00:00Z">
        <w:r>
          <w:t xml:space="preserve"> </w:t>
        </w:r>
      </w:ins>
      <w:hyperlink w:anchor="eq-expected-generalization-error">
        <w:ins w:id="1997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1998" w:author="PR Preview" w:date="2026-01-01T00:00:00Z">
        <w:r>
          <w:t xml:space="preserve">,</w:t>
        </w:r>
      </w:ins>
      <w:ins w:id="1999" w:author="PR Preview" w:date="2026-01-01T00:00:00Z">
        <w:r>
          <w:t xml:space="preserve"> </w:t>
        </w:r>
      </w:ins>
      <w:hyperlink w:anchor="eq-generalization-error">
        <w:ins w:id="2000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and</w:t>
        </w:r>
      </w:ins>
      <w:ins w:id="2003" w:author="PR Preview" w:date="2026-01-01T00:00:00Z">
        <w:r>
          <w:t xml:space="preserve"> </w:t>
        </w:r>
      </w:ins>
      <w:hyperlink w:anchor="eq-epl">
        <w:ins w:id="2004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2005" w:author="PR Preview" w:date="2026-01-01T00:00:00Z">
        <w:r>
          <w:t xml:space="preserve">, in that order.</w:t>
        </w:r>
      </w:ins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Here</w:t>
        </w:r>
      </w:ins>
      <w:ins w:id="200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abbreviates</w:t>
        </w:r>
      </w:ins>
      <w:ins w:id="201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012" w:author="PR Preview" w:date="2026-01-01T00:00:00Z">
        <w:r>
          <w:t xml:space="preserve">, the</w:t>
        </w:r>
      </w:ins>
      <w:ins w:id="2013" w:author="PR Preview" w:date="2026-01-01T00:00:00Z">
        <w:r>
          <w:t xml:space="preserve"> </w:t>
        </w:r>
      </w:ins>
      <w:hyperlink w:anchor="def-observation-loss">
        <w:ins w:id="201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of the prediction rule</w:t>
        </w:r>
      </w:ins>
      <w:ins w:id="201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(</w:t>
        </w:r>
      </w:ins>
      <w:hyperlink w:anchor="eq-prediction-rule">
        <w:ins w:id="2020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2021" w:author="PR Preview" w:date="2026-01-01T00:00:00Z">
        <w:r>
          <w:t xml:space="preserve">)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on the new observation.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The two steps labeled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“iterated expectations”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use the</w:t>
        </w:r>
      </w:ins>
      <w:ins w:id="2030" w:author="PR Preview" w:date="2026-01-01T00:00:00Z">
        <w:r>
          <w:t xml:space="preserve"> </w:t>
        </w:r>
      </w:ins>
      <w:hyperlink r:id="rId127">
        <w:ins w:id="2031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2032" w:author="PR Preview" w:date="2026-01-01T00:00:00Z">
        <w:r>
          <w:t xml:space="preserve">,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the first conditioning on</w:t>
        </w:r>
      </w:ins>
      <w:ins w:id="20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and the second on</w:t>
        </w:r>
      </w:ins>
      <w:ins w:id="20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2039" w:author="PR Preview" w:date="2026-01-01T00:00:00Z">
        <w:r>
          <w:t xml:space="preserve">.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The last line needs</w:t>
        </w:r>
      </w:ins>
      <w:ins w:id="20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to be independent of</w:t>
        </w:r>
      </w:ins>
      <w:ins w:id="20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046" w:author="PR Preview" w:date="2026-01-01T00:00:00Z">
        <w:r>
          <w:t xml:space="preserve">: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then, given</w:t>
        </w:r>
      </w:ins>
      <w:ins w:id="20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050" w:author="PR Preview" w:date="2026-01-01T00:00:00Z">
        <w:r>
          <w:t xml:space="preserve">,</w:t>
        </w:r>
      </w:ins>
      <w:ins w:id="20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still has its unconditional distribution,</w:t>
        </w:r>
      </w:ins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as</w:t>
        </w:r>
      </w:ins>
      <w:ins w:id="2056" w:author="PR Preview" w:date="2026-01-01T00:00:00Z">
        <w:r>
          <w:t xml:space="preserve"> </w:t>
        </w:r>
      </w:ins>
      <w:hyperlink w:anchor="def-epl">
        <w:ins w:id="2057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requires.</w:t>
        </w:r>
      </w:ins>
    </w:p>
    <w:bookmarkEnd w:id="128"/>
    <w:bookmarkStart w:id="130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2" w:name="def-average-fit"/>
    <w:p>
      <w:pPr>
        <w:pStyle w:val="BodyText"/>
      </w:pPr>
      <w:del w:id="2060" w:author="PR Preview" w:date="2026-01-01T00:00:00Z">
        <w:r>
          <w:rPr>
            <w:b/>
            <w:bCs/>
          </w:rPr>
          <w:delText xml:space="preserve">Definition 33 (Expected prediction)</w:delText>
        </w:r>
      </w:del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Let</w:delText>
        </w:r>
      </w:del>
      <w:del w:id="2063" w:author="PR Preview" w:date="2026-01-01T00:00:00Z">
        <w:r>
          <w:delText xml:space="preserve"> </w:delText>
        </w:r>
      </w:del>
      <m:oMath>
        <m:r>
          <m:t>g</m:t>
        </m:r>
      </m:oMath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be a</w:delText>
        </w:r>
      </w:del>
      <w:del w:id="2066" w:author="PR Preview" w:date="2026-01-01T00:00:00Z">
        <w:r>
          <w:delText xml:space="preserve"> </w:delText>
        </w:r>
      </w:del>
      <w:hyperlink w:anchor="def-fitting-procedure">
        <w:del w:id="206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068" w:author="PR Preview" w:date="2026-01-01T00:00:00Z">
        <w:r>
          <w:delText xml:space="preserve">,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and let</w:delText>
        </w:r>
      </w:del>
      <w:del w:id="20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be a random</w:delText>
        </w:r>
      </w:del>
      <w:del w:id="2074" w:author="PR Preview" w:date="2026-01-01T00:00:00Z">
        <w:r>
          <w:delText xml:space="preserve"> </w:delText>
        </w:r>
      </w:del>
      <w:hyperlink w:anchor="def-training-set">
        <w:del w:id="20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076" w:author="PR Preview" w:date="2026-01-01T00:00:00Z">
        <w:r>
          <w:delText xml:space="preserve">.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The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rPr>
            <w:b/>
            <w:bCs/>
          </w:rPr>
          <w:delText xml:space="preserve">expected prediction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of</w:delText>
        </w:r>
      </w:del>
      <w:del w:id="2083" w:author="PR Preview" w:date="2026-01-01T00:00:00Z">
        <w:r>
          <w:delText xml:space="preserve"> </w:delText>
        </w:r>
      </w:del>
      <m:oMath>
        <m:r>
          <m:t>g</m:t>
        </m:r>
      </m:oMath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at a covariate value</w:delText>
        </w:r>
      </w:del>
      <w:del w:id="2086" w:author="PR Preview" w:date="2026-01-01T00:00:00Z">
        <w:r>
          <w:delText xml:space="preserve"> </w:delText>
        </w:r>
      </w:del>
      <m:oMath>
        <m:r>
          <m:t>x</m:t>
        </m:r>
      </m:oMath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is the value</w:delText>
        </w:r>
      </w:del>
      <w:del w:id="20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090" w:author="PR Preview" w:date="2026-01-01T00:00:00Z">
        <w:r>
          <w:delText xml:space="preserve"> </w:delText>
        </w:r>
      </w:del>
      <w:del w:id="2091" w:author="PR Preview" w:date="2026-01-01T00:00:00Z">
        <w:r>
          <w:delText xml:space="preserve">of the</w:delText>
        </w:r>
      </w:del>
      <w:del w:id="2092" w:author="PR Preview" w:date="2026-01-01T00:00:00Z">
        <w:r>
          <w:delText xml:space="preserve"> </w:delText>
        </w:r>
      </w:del>
      <w:hyperlink w:anchor="def-fitted-model">
        <w:del w:id="209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0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at</w:delText>
        </w:r>
      </w:del>
      <w:del w:id="2097" w:author="PR Preview" w:date="2026-01-01T00:00:00Z">
        <w:r>
          <w:delText xml:space="preserve"> </w:delText>
        </w:r>
      </w:del>
      <m:oMath>
        <m:r>
          <m:t>x</m:t>
        </m:r>
      </m:oMath>
      <w:del w:id="2098" w:author="PR Preview" w:date="2026-01-01T00:00:00Z">
        <w:r>
          <w:delText xml:space="preserve">,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2101" w:author="PR Preview" w:date="2026-01-01T00:00:00Z">
        <w:r>
          <w:rPr>
            <w:b/>
            <w:bCs/>
          </w:rPr>
          <w:t xml:space="preserve">Definition 32 (Expected prediction)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Let</w:t>
        </w:r>
      </w:ins>
      <w:ins w:id="2104" w:author="PR Preview" w:date="2026-01-01T00:00:00Z">
        <w:r>
          <w:t xml:space="preserve"> </w:t>
        </w:r>
      </w:ins>
      <m:oMath>
        <m:r>
          <m:t>g</m:t>
        </m:r>
      </m:oMath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be a</w:t>
        </w:r>
      </w:ins>
      <w:ins w:id="2107" w:author="PR Preview" w:date="2026-01-01T00:00:00Z">
        <w:r>
          <w:t xml:space="preserve"> </w:t>
        </w:r>
      </w:ins>
      <w:hyperlink w:anchor="def-fitting-procedure">
        <w:ins w:id="210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109" w:author="PR Preview" w:date="2026-01-01T00:00:00Z">
        <w:r>
          <w:t xml:space="preserve">,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and let</w:t>
        </w:r>
      </w:ins>
      <w:ins w:id="21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be a random</w:t>
        </w:r>
      </w:ins>
      <w:ins w:id="2115" w:author="PR Preview" w:date="2026-01-01T00:00:00Z">
        <w:r>
          <w:t xml:space="preserve"> </w:t>
        </w:r>
      </w:ins>
      <w:hyperlink w:anchor="def-training-set">
        <w:ins w:id="211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117" w:author="PR Preview" w:date="2026-01-01T00:00:00Z">
        <w:r>
          <w:t xml:space="preserve">.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The</w:t>
        </w:r>
      </w:ins>
      <w:ins w:id="2120" w:author="PR Preview" w:date="2026-01-01T00:00:00Z">
        <w:r>
          <w:t xml:space="preserve"> </w:t>
        </w:r>
      </w:ins>
      <w:ins w:id="2121" w:author="PR Preview" w:date="2026-01-01T00:00:00Z">
        <w:r>
          <w:rPr>
            <w:b/>
            <w:bCs/>
          </w:rPr>
          <w:t xml:space="preserve">expected prediction</w:t>
        </w:r>
      </w:ins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of</w:t>
        </w:r>
      </w:ins>
      <w:ins w:id="2124" w:author="PR Preview" w:date="2026-01-01T00:00:00Z">
        <w:r>
          <w:t xml:space="preserve"> </w:t>
        </w:r>
      </w:ins>
      <m:oMath>
        <m:r>
          <m:t>g</m:t>
        </m:r>
      </m:oMath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at a covariate value</w:t>
        </w:r>
      </w:ins>
      <w:ins w:id="2127" w:author="PR Preview" w:date="2026-01-01T00:00:00Z">
        <w:r>
          <w:t xml:space="preserve"> </w:t>
        </w:r>
      </w:ins>
      <m:oMath>
        <m:r>
          <m:t>x</m:t>
        </m:r>
      </m:oMath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is the value</w:t>
        </w:r>
      </w:ins>
      <w:ins w:id="21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of the</w:t>
        </w:r>
      </w:ins>
      <w:ins w:id="2133" w:author="PR Preview" w:date="2026-01-01T00:00:00Z">
        <w:r>
          <w:t xml:space="preserve"> </w:t>
        </w:r>
      </w:ins>
      <w:hyperlink w:anchor="def-fitted-model">
        <w:ins w:id="213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1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at</w:t>
        </w:r>
      </w:ins>
      <w:ins w:id="2138" w:author="PR Preview" w:date="2026-01-01T00:00:00Z">
        <w:r>
          <w:t xml:space="preserve"> </w:t>
        </w:r>
      </w:ins>
      <m:oMath>
        <m:r>
          <m:t>x</m:t>
        </m:r>
      </m:oMath>
      <w:ins w:id="2139" w:author="PR Preview" w:date="2026-01-01T00:00:00Z">
        <w:r>
          <w:t xml:space="preserve">,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31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3" w:name="exm-average-fit"/>
    <w:p>
      <w:pPr>
        <w:pStyle w:val="BodyText"/>
      </w:pPr>
      <w:del w:id="2142" w:author="PR Preview" w:date="2026-01-01T00:00:00Z">
        <w:r>
          <w:rPr>
            <w:b/>
            <w:bCs/>
          </w:rPr>
          <w:delText xml:space="preserve">Example 22 (Computing the expected prediction)</w:delText>
        </w:r>
      </w:del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Suppose the predictions</w:delText>
        </w:r>
      </w:del>
      <w:del w:id="21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delText xml:space="preserve">at</w:delText>
        </w:r>
      </w:del>
      <w:del w:id="2148" w:author="PR Preview" w:date="2026-01-01T00:00:00Z">
        <w:r>
          <w:delText xml:space="preserve"> </w:delText>
        </w:r>
      </w:del>
      <m:oMath>
        <m:r>
          <m:t>x</m:t>
        </m:r>
      </m:oMath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take the values</w:delText>
        </w:r>
      </w:del>
      <w:del w:id="2151" w:author="PR Preview" w:date="2026-01-01T00:00:00Z">
        <w:r>
          <w:delText xml:space="preserve"> </w:delText>
        </w:r>
      </w:del>
      <m:oMath>
        <m:r>
          <m:t>9</m:t>
        </m:r>
      </m:oMath>
      <w:del w:id="2152" w:author="PR Preview" w:date="2026-01-01T00:00:00Z">
        <w:r>
          <w:delText xml:space="preserve">,</w:delText>
        </w:r>
      </w:del>
      <w:del w:id="2153" w:author="PR Preview" w:date="2026-01-01T00:00:00Z">
        <w:r>
          <w:delText xml:space="preserve"> </w:delText>
        </w:r>
      </w:del>
      <m:oMath>
        <m:r>
          <m:t>11</m:t>
        </m:r>
      </m:oMath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and</w:delText>
        </w:r>
      </w:del>
      <w:del w:id="2156" w:author="PR Preview" w:date="2026-01-01T00:00:00Z">
        <w:r>
          <w:delText xml:space="preserve"> </w:delText>
        </w:r>
      </w:del>
      <m:oMath>
        <m:r>
          <m:t>13</m:t>
        </m:r>
      </m:oMath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with equal probability.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161" w:author="PR Preview" w:date="2026-01-01T00:00:00Z">
        <w:r>
          <w:rPr>
            <w:b/>
            <w:bCs/>
          </w:rPr>
          <w:delText xml:space="preserve">Definition 34 (Bias of a prediction)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Let</w:delText>
        </w:r>
      </w:del>
      <w:del w:id="2164" w:author="PR Preview" w:date="2026-01-01T00:00:00Z">
        <w:r>
          <w:delText xml:space="preserve"> </w:delText>
        </w:r>
      </w:del>
      <m:oMath>
        <m:r>
          <m:t>g</m:t>
        </m:r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be a</w:delText>
        </w:r>
      </w:del>
      <w:del w:id="2167" w:author="PR Preview" w:date="2026-01-01T00:00:00Z">
        <w:r>
          <w:delText xml:space="preserve"> </w:delText>
        </w:r>
      </w:del>
      <w:hyperlink w:anchor="def-fitting-procedure">
        <w:del w:id="216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169" w:author="PR Preview" w:date="2026-01-01T00:00:00Z">
        <w:r>
          <w:delText xml:space="preserve">,</w:delText>
        </w:r>
      </w:del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and let</w:delText>
        </w:r>
      </w:del>
      <w:del w:id="21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be a random</w:delText>
        </w:r>
      </w:del>
      <w:del w:id="2175" w:author="PR Preview" w:date="2026-01-01T00:00:00Z">
        <w:r>
          <w:delText xml:space="preserve"> </w:delText>
        </w:r>
      </w:del>
      <w:hyperlink w:anchor="def-training-set">
        <w:del w:id="217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177" w:author="PR Preview" w:date="2026-01-01T00:00:00Z">
        <w:r>
          <w:delText xml:space="preserve">.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At a covariate value</w:delText>
        </w:r>
      </w:del>
      <w:del w:id="2180" w:author="PR Preview" w:date="2026-01-01T00:00:00Z">
        <w:r>
          <w:delText xml:space="preserve"> </w:delText>
        </w:r>
      </w:del>
      <m:oMath>
        <m:r>
          <m:t>x</m:t>
        </m:r>
      </m:oMath>
      <w:del w:id="2181" w:author="PR Preview" w:date="2026-01-01T00:00:00Z">
        <w:r>
          <w:delText xml:space="preserve">,</w:delText>
        </w:r>
      </w:del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the prediction</w:delText>
        </w:r>
      </w:del>
      <w:del w:id="21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is a random variable,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because it depends on the random training data.</w:delText>
        </w:r>
      </w:del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The</w:delText>
        </w:r>
      </w:del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rPr>
            <w:b/>
            <w:bCs/>
          </w:rPr>
          <w:delText xml:space="preserve">bias</w:delText>
        </w:r>
      </w:del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delText xml:space="preserve">of the prediction</w:delText>
        </w:r>
      </w:del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delText xml:space="preserve">is the expected</w:delText>
        </w:r>
      </w:del>
      <w:del w:id="2197" w:author="PR Preview" w:date="2026-01-01T00:00:00Z">
        <w:r>
          <w:delText xml:space="preserve"> </w:delText>
        </w:r>
      </w:del>
      <w:hyperlink r:id="rId134">
        <w:del w:id="2198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of the prediction</w:delText>
        </w:r>
      </w:del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as an</w:delText>
        </w:r>
      </w:del>
      <w:del w:id="2203" w:author="PR Preview" w:date="2026-01-01T00:00:00Z">
        <w:r>
          <w:delText xml:space="preserve"> </w:delText>
        </w:r>
      </w:del>
      <w:hyperlink r:id="rId135">
        <w:del w:id="2204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205" w:author="PR Preview" w:date="2026-01-01T00:00:00Z">
        <w:r>
          <w:delText xml:space="preserve"> </w:delText>
        </w:r>
      </w:del>
      <w:del w:id="2206" w:author="PR Preview" w:date="2026-01-01T00:00:00Z">
        <w:r>
          <w:delText xml:space="preserve">of the</w:delText>
        </w:r>
      </w:del>
      <w:del w:id="2207" w:author="PR Preview" w:date="2026-01-01T00:00:00Z">
        <w:r>
          <w:delText xml:space="preserve"> </w:delText>
        </w:r>
      </w:del>
      <w:hyperlink w:anchor="def-mean-function">
        <w:del w:id="220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value</w:delText>
        </w:r>
      </w:del>
      <w:del w:id="221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12" w:author="PR Preview" w:date="2026-01-01T00:00:00Z">
        <w:r>
          <w:delText xml:space="preserve">,</w:delText>
        </w:r>
      </w:del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2215" w:author="PR Preview" w:date="2026-01-01T00:00:00Z">
        <w:r>
          <w:rPr>
            <w:b/>
            <w:bCs/>
          </w:rPr>
          <w:t xml:space="preserve">Example 21 (Computing the expected prediction)</w:t>
        </w:r>
      </w:ins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Suppose the predictions</w:t>
        </w:r>
      </w:ins>
      <w:ins w:id="221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at</w:t>
        </w:r>
      </w:ins>
      <w:ins w:id="2221" w:author="PR Preview" w:date="2026-01-01T00:00:00Z">
        <w:r>
          <w:t xml:space="preserve"> </w:t>
        </w:r>
      </w:ins>
      <m:oMath>
        <m:r>
          <m:t>x</m:t>
        </m:r>
      </m:oMath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take the values</w:t>
        </w:r>
      </w:ins>
      <w:ins w:id="2224" w:author="PR Preview" w:date="2026-01-01T00:00:00Z">
        <w:r>
          <w:t xml:space="preserve"> </w:t>
        </w:r>
      </w:ins>
      <m:oMath>
        <m:r>
          <m:t>9</m:t>
        </m:r>
      </m:oMath>
      <w:ins w:id="2225" w:author="PR Preview" w:date="2026-01-01T00:00:00Z">
        <w:r>
          <w:t xml:space="preserve">,</w:t>
        </w:r>
      </w:ins>
      <w:ins w:id="2226" w:author="PR Preview" w:date="2026-01-01T00:00:00Z">
        <w:r>
          <w:t xml:space="preserve"> </w:t>
        </w:r>
      </w:ins>
      <m:oMath>
        <m:r>
          <m:t>11</m:t>
        </m:r>
      </m:oMath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and</w:t>
        </w:r>
      </w:ins>
      <w:ins w:id="2229" w:author="PR Preview" w:date="2026-01-01T00:00:00Z">
        <w:r>
          <w:t xml:space="preserve"> </w:t>
        </w:r>
      </w:ins>
      <m:oMath>
        <m:r>
          <m:t>13</m:t>
        </m:r>
      </m:oMath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with equal probability.</w:t>
        </w:r>
      </w:ins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Start w:id="137" w:name="def-prediction-bias"/>
    <w:p>
      <w:pPr>
        <w:pStyle w:val="FirstParagraph"/>
      </w:pPr>
      <w:ins w:id="2234" w:author="PR Preview" w:date="2026-01-01T00:00:00Z">
        <w:r>
          <w:rPr>
            <w:b/>
            <w:bCs/>
          </w:rPr>
          <w:t xml:space="preserve">Definition 33 (Bias of a prediction)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Let</w:t>
        </w:r>
      </w:ins>
      <w:ins w:id="2237" w:author="PR Preview" w:date="2026-01-01T00:00:00Z">
        <w:r>
          <w:t xml:space="preserve"> </w:t>
        </w:r>
      </w:ins>
      <m:oMath>
        <m:r>
          <m:t>g</m:t>
        </m:r>
      </m:oMath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be a</w:t>
        </w:r>
      </w:ins>
      <w:ins w:id="2240" w:author="PR Preview" w:date="2026-01-01T00:00:00Z">
        <w:r>
          <w:t xml:space="preserve"> </w:t>
        </w:r>
      </w:ins>
      <w:hyperlink w:anchor="def-fitting-procedure">
        <w:ins w:id="224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242" w:author="PR Preview" w:date="2026-01-01T00:00:00Z">
        <w:r>
          <w:t xml:space="preserve">,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and let</w:t>
        </w:r>
      </w:ins>
      <w:ins w:id="22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be a random</w:t>
        </w:r>
      </w:ins>
      <w:ins w:id="2248" w:author="PR Preview" w:date="2026-01-01T00:00:00Z">
        <w:r>
          <w:t xml:space="preserve"> </w:t>
        </w:r>
      </w:ins>
      <w:hyperlink w:anchor="def-training-set">
        <w:ins w:id="224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50" w:author="PR Preview" w:date="2026-01-01T00:00:00Z">
        <w:r>
          <w:t xml:space="preserve">.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At a covariate value</w:t>
        </w:r>
      </w:ins>
      <w:ins w:id="2253" w:author="PR Preview" w:date="2026-01-01T00:00:00Z">
        <w:r>
          <w:t xml:space="preserve"> </w:t>
        </w:r>
      </w:ins>
      <m:oMath>
        <m:r>
          <m:t>x</m:t>
        </m:r>
      </m:oMath>
      <w:ins w:id="2254" w:author="PR Preview" w:date="2026-01-01T00:00:00Z">
        <w:r>
          <w:t xml:space="preserve">,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the prediction</w:t>
        </w:r>
      </w:ins>
      <w:ins w:id="22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is a random variable,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because it depends on the random training data.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The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rPr>
            <w:b/>
            <w:bCs/>
          </w:rPr>
          <w:t xml:space="preserve">bias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of the prediction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is the expected</w:t>
        </w:r>
      </w:ins>
      <w:ins w:id="2270" w:author="PR Preview" w:date="2026-01-01T00:00:00Z">
        <w:r>
          <w:t xml:space="preserve"> </w:t>
        </w:r>
      </w:ins>
      <w:hyperlink r:id="rId134">
        <w:ins w:id="2271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of the prediction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as an</w:t>
        </w:r>
      </w:ins>
      <w:ins w:id="2276" w:author="PR Preview" w:date="2026-01-01T00:00:00Z">
        <w:r>
          <w:t xml:space="preserve"> </w:t>
        </w:r>
      </w:ins>
      <w:hyperlink r:id="rId135">
        <w:ins w:id="2277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of the</w:t>
        </w:r>
      </w:ins>
      <w:ins w:id="2280" w:author="PR Preview" w:date="2026-01-01T00:00:00Z">
        <w:r>
          <w:t xml:space="preserve"> </w:t>
        </w:r>
      </w:ins>
      <w:hyperlink w:anchor="def-mean-function">
        <w:ins w:id="228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value</w:t>
        </w:r>
      </w:ins>
      <w:ins w:id="2284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85" w:author="PR Preview" w:date="2026-01-01T00:00:00Z">
        <w:r>
          <w:t xml:space="preserve">,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3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8" w:name="exm-prediction-bias"/>
    <w:p>
      <w:pPr>
        <w:pStyle w:val="BodyText"/>
      </w:pPr>
      <w:del w:id="2288" w:author="PR Preview" w:date="2026-01-01T00:00:00Z">
        <w:r>
          <w:rPr>
            <w:b/>
            <w:bCs/>
          </w:rPr>
          <w:delText xml:space="preserve">Example 23 (Computing the bias of a prediction)</w:delText>
        </w:r>
      </w:del>
      <w:del w:id="2289" w:author="PR Preview" w:date="2026-01-01T00:00:00Z">
        <w:r>
          <w:delText xml:space="preserve"> </w:delText>
        </w:r>
      </w:del>
      <w:del w:id="2290" w:author="PR Preview" w:date="2026-01-01T00:00:00Z">
        <w:r>
          <w:delText xml:space="preserve">Suppose</w:delText>
        </w:r>
      </w:del>
      <w:del w:id="229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del w:id="2292" w:author="PR Preview" w:date="2026-01-01T00:00:00Z">
        <w:r>
          <w:delText xml:space="preserve">,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and the predictions</w:delText>
        </w:r>
      </w:del>
      <w:del w:id="229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96" w:author="PR Preview" w:date="2026-01-01T00:00:00Z">
        <w:r>
          <w:delText xml:space="preserve">,</w:delText>
        </w:r>
      </w:del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over repeated training sets,</w:delText>
        </w:r>
      </w:del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average</w:delText>
        </w:r>
      </w:del>
      <w:del w:id="2301" w:author="PR Preview" w:date="2026-01-01T00:00:00Z">
        <w:r>
          <w:delText xml:space="preserve"> </w:delText>
        </w:r>
      </w:del>
      <m:oMath>
        <m:r>
          <m:t>11</m:t>
        </m:r>
      </m:oMath>
      <w:del w:id="2302" w:author="PR Preview" w:date="2026-01-01T00:00:00Z">
        <w:r>
          <w:delText xml:space="preserve">.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Then</w:delText>
        </w:r>
      </w:del>
    </w:p>
    <w:p>
      <w:pPr>
        <w:pStyle w:val="BodyText"/>
      </w:pPr>
      <w:ins w:id="2305" w:author="PR Preview" w:date="2026-01-01T00:00:00Z">
        <w:r>
          <w:rPr>
            <w:b/>
            <w:bCs/>
          </w:rPr>
          <w:t xml:space="preserve">Example 22 (Computing the bias of a prediction)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Suppose</w:t>
        </w:r>
      </w:ins>
      <w:ins w:id="230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ins w:id="2309" w:author="PR Preview" w:date="2026-01-01T00:00:00Z">
        <w:r>
          <w:t xml:space="preserve">,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and the predictions</w:t>
        </w:r>
      </w:ins>
      <w:ins w:id="23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13" w:author="PR Preview" w:date="2026-01-01T00:00:00Z">
        <w:r>
          <w:t xml:space="preserve">,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over repeated training sets,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average</w:t>
        </w:r>
      </w:ins>
      <w:ins w:id="2318" w:author="PR Preview" w:date="2026-01-01T00:00:00Z">
        <w:r>
          <w:t xml:space="preserve"> </w:t>
        </w:r>
      </w:ins>
      <m:oMath>
        <m:r>
          <m:t>11</m:t>
        </m:r>
      </m:oMath>
      <w:ins w:id="2319" w:author="PR Preview" w:date="2026-01-01T00:00:00Z">
        <w:r>
          <w:t xml:space="preserve">.</w:t>
        </w:r>
      </w:ins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8"/>
    <w:bookmarkStart w:id="141" w:name="def-irreducible-error"/>
    <w:p>
      <w:pPr>
        <w:pStyle w:val="BodyText"/>
      </w:pPr>
      <w:del w:id="2322" w:author="PR Preview" w:date="2026-01-01T00:00:00Z">
        <w:r>
          <w:rPr>
            <w:b/>
            <w:bCs/>
          </w:rPr>
          <w:delText xml:space="preserve">Definition 35 (Irreducible error)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Let</w:delText>
        </w:r>
      </w:del>
      <w:del w:id="23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be the</w:delText>
        </w:r>
      </w:del>
      <w:del w:id="2328" w:author="PR Preview" w:date="2026-01-01T00:00:00Z">
        <w:r>
          <w:delText xml:space="preserve"> </w:delText>
        </w:r>
      </w:del>
      <w:hyperlink w:anchor="def-covariate">
        <w:del w:id="232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and the outcome of one observation from a</w:delText>
        </w:r>
      </w:del>
      <w:del w:id="2332" w:author="PR Preview" w:date="2026-01-01T00:00:00Z">
        <w:r>
          <w:delText xml:space="preserve"> </w:delText>
        </w:r>
      </w:del>
      <w:hyperlink r:id="rId57">
        <w:del w:id="2333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334" w:author="PR Preview" w:date="2026-01-01T00:00:00Z">
        <w:r>
          <w:delText xml:space="preserve">,</w:delText>
        </w:r>
      </w:del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and let</w:delText>
        </w:r>
      </w:del>
      <w:del w:id="2337" w:author="PR Preview" w:date="2026-01-01T00:00:00Z">
        <w:r>
          <w:delText xml:space="preserve"> </w:delText>
        </w:r>
      </w:del>
      <m:oMath>
        <m:r>
          <m:t>u</m:t>
        </m:r>
      </m:oMath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be its</w:delText>
        </w:r>
      </w:del>
      <w:del w:id="2340" w:author="PR Preview" w:date="2026-01-01T00:00:00Z">
        <w:r>
          <w:delText xml:space="preserve"> </w:delText>
        </w:r>
      </w:del>
      <w:hyperlink w:anchor="def-noise">
        <w:del w:id="2341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342" w:author="PR Preview" w:date="2026-01-01T00:00:00Z">
        <w:r>
          <w:delText xml:space="preserve">.</w:delText>
        </w:r>
      </w:del>
    </w:p>
    <w:p>
      <w:pPr>
        <w:pStyle w:val="BodyText"/>
      </w:pPr>
      <w:ins w:id="2343" w:author="PR Preview" w:date="2026-01-01T00:00:00Z">
        <w:r>
          <w:rPr>
            <w:b/>
            <w:bCs/>
          </w:rPr>
          <w:t xml:space="preserve">Definition 34 (Irreducible error)</w:t>
        </w:r>
      </w:ins>
      <w:ins w:id="2344" w:author="PR Preview" w:date="2026-01-01T00:00:00Z">
        <w:r>
          <w:t xml:space="preserve"> </w:t>
        </w:r>
      </w:ins>
      <w:ins w:id="2345" w:author="PR Preview" w:date="2026-01-01T00:00:00Z">
        <w:r>
          <w:t xml:space="preserve">Let</w:t>
        </w:r>
      </w:ins>
      <w:ins w:id="234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be the</w:t>
        </w:r>
      </w:ins>
      <w:ins w:id="2349" w:author="PR Preview" w:date="2026-01-01T00:00:00Z">
        <w:r>
          <w:t xml:space="preserve"> </w:t>
        </w:r>
      </w:ins>
      <w:hyperlink w:anchor="def-covariate">
        <w:ins w:id="235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and the outcome of one observation from a</w:t>
        </w:r>
      </w:ins>
      <w:ins w:id="2353" w:author="PR Preview" w:date="2026-01-01T00:00:00Z">
        <w:r>
          <w:t xml:space="preserve"> </w:t>
        </w:r>
      </w:ins>
      <w:hyperlink r:id="rId57">
        <w:ins w:id="2354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355" w:author="PR Preview" w:date="2026-01-01T00:00:00Z">
        <w:r>
          <w:t xml:space="preserve">,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and let</w:t>
        </w:r>
      </w:ins>
      <w:ins w:id="2358" w:author="PR Preview" w:date="2026-01-01T00:00:00Z">
        <w:r>
          <w:t xml:space="preserve"> </w:t>
        </w:r>
      </w:ins>
      <m:oMath>
        <m:r>
          <m:t>ν</m:t>
        </m:r>
      </m:oMath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be its</w:t>
        </w:r>
      </w:ins>
      <w:ins w:id="2361" w:author="PR Preview" w:date="2026-01-01T00:00:00Z">
        <w:r>
          <w:t xml:space="preserve"> </w:t>
        </w:r>
      </w:ins>
      <w:hyperlink w:anchor="def-noise">
        <w:ins w:id="2362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363" w:author="PR Preview" w:date="2026-01-01T00:00:00Z">
        <w:r>
          <w:t xml:space="preserve">.</w:t>
        </w:r>
      </w:ins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39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del w:id="2364" w:author="PR Preview" w:date="2026-01-01T00:00:00Z">
        <w:r>
          <w:delText xml:space="preserve">Source: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Wikipedia contributors [9]</w:delText>
        </w:r>
      </w:del>
      <w:del w:id="2367" w:author="PR Preview" w:date="2026-01-01T00:00:00Z">
        <w:r>
          <w:delText xml:space="preserve">;</w:delText>
        </w:r>
      </w:del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delText xml:space="preserve">James et al. [5, Sec. 2.2.2]</w:delText>
        </w:r>
      </w:del>
      <w:del w:id="2370" w:author="PR Preview" w:date="2026-01-01T00:00:00Z">
        <w:r>
          <w:delText xml:space="preserve">.</w:delText>
        </w:r>
      </w:del>
    </w:p>
    <w:p>
      <w:pPr>
        <w:pStyle w:val="BodyText"/>
      </w:pPr>
      <w:del w:id="2371" w:author="PR Preview" w:date="2026-01-01T00:00:00Z">
        <w:r>
          <w:rPr>
            <w:b/>
            <w:bCs/>
          </w:rPr>
          <w:delText xml:space="preserve">Example 24 (The irreducible error of a normal population)</w:delText>
        </w:r>
      </w:del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Take a</w:delText>
        </w:r>
      </w:del>
      <w:del w:id="2374" w:author="PR Preview" w:date="2026-01-01T00:00:00Z">
        <w:r>
          <w:delText xml:space="preserve"> </w:delText>
        </w:r>
      </w:del>
      <w:hyperlink r:id="rId57">
        <w:del w:id="2375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whose outcome given the</w:delText>
        </w:r>
      </w:del>
      <w:del w:id="2378" w:author="PR Preview" w:date="2026-01-01T00:00:00Z">
        <w:r>
          <w:delText xml:space="preserve"> </w:delText>
        </w:r>
      </w:del>
      <w:hyperlink w:anchor="def-covariate">
        <w:del w:id="237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value</w:delText>
        </w:r>
      </w:del>
      <w:del w:id="2382" w:author="PR Preview" w:date="2026-01-01T00:00:00Z">
        <w:r>
          <w:delText xml:space="preserve"> </w:delText>
        </w:r>
      </w:del>
      <m:oMath>
        <m:r>
          <m:t>x</m:t>
        </m:r>
      </m:oMath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has the</w:delText>
        </w:r>
      </w:del>
      <w:del w:id="2385" w:author="PR Preview" w:date="2026-01-01T00:00:00Z">
        <w:r>
          <w:delText xml:space="preserve"> </w:delText>
        </w:r>
      </w:del>
      <w:hyperlink r:id="rId99">
        <w:del w:id="2386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2387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388" w:author="PR Preview" w:date="2026-01-01T00:00:00Z">
        <w:r>
          <w:delText xml:space="preserve">, where</w:delText>
        </w:r>
      </w:del>
      <w:del w:id="238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and</w:delText>
        </w:r>
      </w:del>
      <w:del w:id="2392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393" w:author="PR Preview" w:date="2026-01-01T00:00:00Z">
        <w:r>
          <w:delText xml:space="preserve">.</w:delText>
        </w:r>
      </w:del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Its</w:delText>
        </w:r>
      </w:del>
      <w:del w:id="2396" w:author="PR Preview" w:date="2026-01-01T00:00:00Z">
        <w:r>
          <w:delText xml:space="preserve"> </w:delText>
        </w:r>
      </w:del>
      <w:hyperlink w:anchor="def-noise">
        <w:del w:id="2397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398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del w:id="2399" w:author="PR Preview" w:date="2026-01-01T00:00:00Z">
        <w:r>
          <w:delText xml:space="preserve">, given</w:delText>
        </w:r>
      </w:del>
      <w:del w:id="240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401" w:author="PR Preview" w:date="2026-01-01T00:00:00Z">
        <w:r>
          <w:delText xml:space="preserve">, has the normal distribution with mean</w:delText>
        </w:r>
      </w:del>
      <w:del w:id="2402" w:author="PR Preview" w:date="2026-01-01T00:00:00Z">
        <w:r>
          <w:delText xml:space="preserve"> </w:delText>
        </w:r>
      </w:del>
      <m:oMath>
        <m:r>
          <m:t>0</m:t>
        </m:r>
      </m:oMath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and</w:delText>
        </w:r>
      </w:del>
      <w:del w:id="2405" w:author="PR Preview" w:date="2026-01-01T00:00:00Z">
        <w:r>
          <w:delText xml:space="preserve"> </w:delText>
        </w:r>
      </w:del>
      <w:hyperlink r:id="rId139">
        <w:del w:id="2406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240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408" w:author="PR Preview" w:date="2026-01-01T00:00:00Z">
        <w:r>
          <w:delText xml:space="preserve">.</w:delText>
        </w:r>
      </w:del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The</w:delText>
        </w:r>
      </w:del>
      <w:del w:id="2411" w:author="PR Preview" w:date="2026-01-01T00:00:00Z">
        <w:r>
          <w:delText xml:space="preserve"> </w:delText>
        </w:r>
      </w:del>
      <w:hyperlink w:anchor="def-irreducible-error">
        <w:del w:id="2412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at every</w:delText>
        </w:r>
      </w:del>
      <w:del w:id="2415" w:author="PR Preview" w:date="2026-01-01T00:00:00Z">
        <w:r>
          <w:delText xml:space="preserve"> </w:delText>
        </w:r>
      </w:del>
      <m:oMath>
        <m:r>
          <m:t>x</m:t>
        </m:r>
      </m:oMath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is therefore</w:delText>
        </w:r>
      </w:del>
      <w:del w:id="241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2419" w:author="PR Preview" w:date="2026-01-01T00:00:00Z">
        <w:r>
          <w:delText xml:space="preserve">.</w:delText>
        </w:r>
      </w:del>
    </w:p>
    <w:p>
      <w:pPr>
        <w:pStyle w:val="BodyText"/>
      </w:pPr>
      <w:del w:id="2420" w:author="PR Preview" w:date="2026-01-01T00:00:00Z">
        <w:r>
          <w:rPr>
            <w:i/>
            <w:iCs/>
          </w:rPr>
          <w:delText xml:space="preserve">Remark 12</w:delText>
        </w:r>
      </w:del>
      <w:del w:id="2421" w:author="PR Preview" w:date="2026-01-01T00:00:00Z">
        <w:r>
          <w:delText xml:space="preserve"> (What the irreducible error does and does not depend on). </w:delText>
        </w:r>
      </w:del>
      <w:del w:id="2422" w:author="PR Preview" w:date="2026-01-01T00:00:00Z">
        <w:r>
          <w:delText xml:space="preserve">The</w:delText>
        </w:r>
      </w:del>
      <w:del w:id="2423" w:author="PR Preview" w:date="2026-01-01T00:00:00Z">
        <w:r>
          <w:delText xml:space="preserve"> </w:delText>
        </w:r>
      </w:del>
      <w:hyperlink w:anchor="def-irreducible-error">
        <w:del w:id="2424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42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does not depend on the</w:delText>
        </w:r>
      </w:del>
      <w:del w:id="2428" w:author="PR Preview" w:date="2026-01-01T00:00:00Z">
        <w:r>
          <w:delText xml:space="preserve"> </w:delText>
        </w:r>
      </w:del>
      <w:hyperlink w:anchor="def-fitting-procedure">
        <w:del w:id="242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430" w:author="PR Preview" w:date="2026-01-01T00:00:00Z">
        <w:r>
          <w:delText xml:space="preserve"> </w:delText>
        </w:r>
      </w:del>
      <m:oMath>
        <m:r>
          <m:t>g</m:t>
        </m:r>
      </m:oMath>
      <w:del w:id="2431" w:author="PR Preview" w:date="2026-01-01T00:00:00Z">
        <w:r>
          <w:delText xml:space="preserve">,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so no choice of</w:delText>
        </w:r>
      </w:del>
      <w:del w:id="2434" w:author="PR Preview" w:date="2026-01-01T00:00:00Z">
        <w:r>
          <w:delText xml:space="preserve"> </w:delText>
        </w:r>
      </w:del>
      <w:hyperlink r:id="rId18">
        <w:del w:id="243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can remove it.</w:delText>
        </w:r>
      </w:del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It is defined at the single</w:delText>
        </w:r>
      </w:del>
      <w:del w:id="2440" w:author="PR Preview" w:date="2026-01-01T00:00:00Z">
        <w:r>
          <w:delText xml:space="preserve"> </w:delText>
        </w:r>
      </w:del>
      <w:hyperlink w:anchor="def-covariate">
        <w:del w:id="2441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value</w:delText>
        </w:r>
      </w:del>
      <w:del w:id="2444" w:author="PR Preview" w:date="2026-01-01T00:00:00Z">
        <w:r>
          <w:delText xml:space="preserve"> </w:delText>
        </w:r>
      </w:del>
      <m:oMath>
        <m:r>
          <m:t>x</m:t>
        </m:r>
      </m:oMath>
      <w:del w:id="2445" w:author="PR Preview" w:date="2026-01-01T00:00:00Z">
        <w:r>
          <w:delText xml:space="preserve">,</w:delText>
        </w:r>
      </w:del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delText xml:space="preserve">so it may differ from one covariate value to another: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it does not assume constant</w:delText>
        </w:r>
      </w:del>
      <w:del w:id="2450" w:author="PR Preview" w:date="2026-01-01T00:00:00Z">
        <w:r>
          <w:delText xml:space="preserve"> </w:delText>
        </w:r>
      </w:del>
      <w:hyperlink w:anchor="def-noise">
        <w:del w:id="2451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452" w:author="PR Preview" w:date="2026-01-01T00:00:00Z">
        <w:r>
          <w:delText xml:space="preserve"> </w:delText>
        </w:r>
      </w:del>
      <w:hyperlink r:id="rId143">
        <w:del w:id="245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454" w:author="PR Preview" w:date="2026-01-01T00:00:00Z">
        <w:r>
          <w:delText xml:space="preserve"> </w:delText>
        </w:r>
      </w:del>
      <w:del w:id="2455" w:author="PR Preview" w:date="2026-01-01T00:00:00Z">
        <w:r>
          <w:delText xml:space="preserve">across covariate values.</w:delText>
        </w:r>
      </w:del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For example, in</w:delText>
        </w:r>
      </w:del>
      <w:del w:id="2458" w:author="PR Preview" w:date="2026-01-01T00:00:00Z">
        <w:r>
          <w:delText xml:space="preserve"> </w:delText>
        </w:r>
      </w:del>
      <w:hyperlink w:anchor="exm-irreducible-error">
        <w:del w:id="2459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460" w:author="PR Preview" w:date="2026-01-01T00:00:00Z">
        <w:r>
          <w:delText xml:space="preserve">,</w:delText>
        </w:r>
      </w:del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every prediction has</w:delText>
        </w:r>
      </w:del>
      <w:del w:id="2463" w:author="PR Preview" w:date="2026-01-01T00:00:00Z">
        <w:r>
          <w:delText xml:space="preserve"> </w:delText>
        </w:r>
      </w:del>
      <w:hyperlink w:anchor="def-epe">
        <w:del w:id="2464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at least</w:delText>
        </w:r>
      </w:del>
      <w:del w:id="246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468" w:author="PR Preview" w:date="2026-01-01T00:00:00Z">
        <w:r>
          <w:delText xml:space="preserve">.</w:delText>
        </w:r>
      </w:del>
    </w:p>
    <w:p>
      <w:pPr>
        <w:pStyle w:val="FirstParagraph"/>
      </w:pPr>
      <w:ins w:id="2469" w:author="PR Preview" w:date="2026-01-01T00:00:00Z">
        <w:r>
          <w:t xml:space="preserve">Source: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Wikipedia contributors [7]</w:t>
        </w:r>
      </w:ins>
      <w:ins w:id="2472" w:author="PR Preview" w:date="2026-01-01T00:00:00Z">
        <w:r>
          <w:t xml:space="preserve">;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James et al. [5, Sec. 2.2.2]</w:t>
        </w:r>
      </w:ins>
      <w:ins w:id="2475" w:author="PR Preview" w:date="2026-01-01T00:00:00Z">
        <w:r>
          <w:t xml:space="preserve">.</w:t>
        </w:r>
      </w:ins>
    </w:p>
    <w:bookmarkEnd w:id="141"/>
    <w:bookmarkStart w:id="142" w:name="exm-irreducible-error"/>
    <w:p>
      <w:pPr>
        <w:pStyle w:val="BodyText"/>
      </w:pPr>
      <w:ins w:id="2476" w:author="PR Preview" w:date="2026-01-01T00:00:00Z">
        <w:r>
          <w:rPr>
            <w:b/>
            <w:bCs/>
          </w:rPr>
          <w:t xml:space="preserve">Example 23 (The irreducible error of a normal population)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Take a</w:t>
        </w:r>
      </w:ins>
      <w:ins w:id="2479" w:author="PR Preview" w:date="2026-01-01T00:00:00Z">
        <w:r>
          <w:t xml:space="preserve"> </w:t>
        </w:r>
      </w:ins>
      <w:hyperlink r:id="rId57">
        <w:ins w:id="2480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whose outcome given the</w:t>
        </w:r>
      </w:ins>
      <w:ins w:id="2483" w:author="PR Preview" w:date="2026-01-01T00:00:00Z">
        <w:r>
          <w:t xml:space="preserve"> </w:t>
        </w:r>
      </w:ins>
      <w:hyperlink w:anchor="def-covariate">
        <w:ins w:id="2484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value</w:t>
        </w:r>
      </w:ins>
      <w:ins w:id="2487" w:author="PR Preview" w:date="2026-01-01T00:00:00Z">
        <w:r>
          <w:t xml:space="preserve"> </w:t>
        </w:r>
      </w:ins>
      <m:oMath>
        <m:r>
          <m:t>x</m:t>
        </m:r>
      </m:oMath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has the</w:t>
        </w:r>
      </w:ins>
      <w:ins w:id="2490" w:author="PR Preview" w:date="2026-01-01T00:00:00Z">
        <w:r>
          <w:t xml:space="preserve"> </w:t>
        </w:r>
      </w:ins>
      <w:hyperlink r:id="rId99">
        <w:ins w:id="2491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2492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493" w:author="PR Preview" w:date="2026-01-01T00:00:00Z">
        <w:r>
          <w:t xml:space="preserve">, where</w:t>
        </w:r>
      </w:ins>
      <w:ins w:id="249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and</w:t>
        </w:r>
      </w:ins>
      <w:ins w:id="249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498" w:author="PR Preview" w:date="2026-01-01T00:00:00Z">
        <w:r>
          <w:t xml:space="preserve">.</w:t>
        </w:r>
      </w:ins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Its</w:t>
        </w:r>
      </w:ins>
      <w:ins w:id="2501" w:author="PR Preview" w:date="2026-01-01T00:00:00Z">
        <w:r>
          <w:t xml:space="preserve"> </w:t>
        </w:r>
      </w:ins>
      <w:hyperlink w:anchor="def-noise">
        <w:ins w:id="2502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503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ins w:id="2504" w:author="PR Preview" w:date="2026-01-01T00:00:00Z">
        <w:r>
          <w:t xml:space="preserve">, given</w:t>
        </w:r>
      </w:ins>
      <w:ins w:id="25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506" w:author="PR Preview" w:date="2026-01-01T00:00:00Z">
        <w:r>
          <w:t xml:space="preserve">, has the normal distribution with mean</w:t>
        </w:r>
      </w:ins>
      <w:ins w:id="2507" w:author="PR Preview" w:date="2026-01-01T00:00:00Z">
        <w:r>
          <w:t xml:space="preserve"> </w:t>
        </w:r>
      </w:ins>
      <m:oMath>
        <m:r>
          <m:t>0</m:t>
        </m:r>
      </m:oMath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and</w:t>
        </w:r>
      </w:ins>
      <w:ins w:id="2510" w:author="PR Preview" w:date="2026-01-01T00:00:00Z">
        <w:r>
          <w:t xml:space="preserve"> </w:t>
        </w:r>
      </w:ins>
      <w:hyperlink r:id="rId139">
        <w:ins w:id="2511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251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513" w:author="PR Preview" w:date="2026-01-01T00:00:00Z">
        <w:r>
          <w:t xml:space="preserve">.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The</w:t>
        </w:r>
      </w:ins>
      <w:ins w:id="2516" w:author="PR Preview" w:date="2026-01-01T00:00:00Z">
        <w:r>
          <w:t xml:space="preserve"> </w:t>
        </w:r>
      </w:ins>
      <w:hyperlink w:anchor="def-irreducible-error">
        <w:ins w:id="2517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at every</w:t>
        </w:r>
      </w:ins>
      <w:ins w:id="2520" w:author="PR Preview" w:date="2026-01-01T00:00:00Z">
        <w:r>
          <w:t xml:space="preserve"> </w:t>
        </w:r>
      </w:ins>
      <m:oMath>
        <m:r>
          <m:t>x</m:t>
        </m:r>
      </m:oMath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is therefore</w:t>
        </w:r>
      </w:ins>
      <w:ins w:id="252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ins w:id="2524" w:author="PR Preview" w:date="2026-01-01T00:00:00Z">
        <w:r>
          <w:t xml:space="preserve">.</w:t>
        </w:r>
      </w:ins>
    </w:p>
    <w:bookmarkEnd w:id="142"/>
    <w:bookmarkStart w:id="144" w:name="rem-irreducible-error"/>
    <w:p>
      <w:pPr>
        <w:pStyle w:val="BodyText"/>
      </w:pPr>
      <w:ins w:id="2525" w:author="PR Preview" w:date="2026-01-01T00:00:00Z">
        <w:r>
          <w:rPr>
            <w:i/>
            <w:iCs/>
          </w:rPr>
          <w:t xml:space="preserve">Remark 12</w:t>
        </w:r>
      </w:ins>
      <w:ins w:id="2526" w:author="PR Preview" w:date="2026-01-01T00:00:00Z">
        <w:r>
          <w:t xml:space="preserve"> (What the irreducible error does and does not depend on). </w:t>
        </w:r>
      </w:ins>
      <w:ins w:id="2527" w:author="PR Preview" w:date="2026-01-01T00:00:00Z">
        <w:r>
          <w:t xml:space="preserve">The</w:t>
        </w:r>
      </w:ins>
      <w:ins w:id="2528" w:author="PR Preview" w:date="2026-01-01T00:00:00Z">
        <w:r>
          <w:t xml:space="preserve"> </w:t>
        </w:r>
      </w:ins>
      <w:hyperlink w:anchor="def-irreducible-error">
        <w:ins w:id="2529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53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does not depend on the</w:t>
        </w:r>
      </w:ins>
      <w:ins w:id="2533" w:author="PR Preview" w:date="2026-01-01T00:00:00Z">
        <w:r>
          <w:t xml:space="preserve"> </w:t>
        </w:r>
      </w:ins>
      <w:hyperlink w:anchor="def-fitting-procedure">
        <w:ins w:id="253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535" w:author="PR Preview" w:date="2026-01-01T00:00:00Z">
        <w:r>
          <w:t xml:space="preserve"> </w:t>
        </w:r>
      </w:ins>
      <m:oMath>
        <m:r>
          <m:t>g</m:t>
        </m:r>
      </m:oMath>
      <w:ins w:id="2536" w:author="PR Preview" w:date="2026-01-01T00:00:00Z">
        <w:r>
          <w:t xml:space="preserve">,</w:t>
        </w:r>
      </w:ins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so no choice of</w:t>
        </w:r>
      </w:ins>
      <w:ins w:id="2539" w:author="PR Preview" w:date="2026-01-01T00:00:00Z">
        <w:r>
          <w:t xml:space="preserve"> </w:t>
        </w:r>
      </w:ins>
      <w:hyperlink r:id="rId18">
        <w:ins w:id="254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can remove it.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It is defined at the single</w:t>
        </w:r>
      </w:ins>
      <w:ins w:id="2545" w:author="PR Preview" w:date="2026-01-01T00:00:00Z">
        <w:r>
          <w:t xml:space="preserve"> </w:t>
        </w:r>
      </w:ins>
      <w:hyperlink w:anchor="def-covariate">
        <w:ins w:id="2546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value</w:t>
        </w:r>
      </w:ins>
      <w:ins w:id="2549" w:author="PR Preview" w:date="2026-01-01T00:00:00Z">
        <w:r>
          <w:t xml:space="preserve"> </w:t>
        </w:r>
      </w:ins>
      <m:oMath>
        <m:r>
          <m:t>x</m:t>
        </m:r>
      </m:oMath>
      <w:ins w:id="2550" w:author="PR Preview" w:date="2026-01-01T00:00:00Z">
        <w:r>
          <w:t xml:space="preserve">,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so it may differ from one covariate value to another: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it does not assume constant</w:t>
        </w:r>
      </w:ins>
      <w:ins w:id="2555" w:author="PR Preview" w:date="2026-01-01T00:00:00Z">
        <w:r>
          <w:t xml:space="preserve"> </w:t>
        </w:r>
      </w:ins>
      <w:hyperlink w:anchor="def-noise">
        <w:ins w:id="2556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557" w:author="PR Preview" w:date="2026-01-01T00:00:00Z">
        <w:r>
          <w:t xml:space="preserve"> </w:t>
        </w:r>
      </w:ins>
      <w:hyperlink r:id="rId143">
        <w:ins w:id="2558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across covariate values.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For example, in</w:t>
        </w:r>
      </w:ins>
      <w:ins w:id="2563" w:author="PR Preview" w:date="2026-01-01T00:00:00Z">
        <w:r>
          <w:t xml:space="preserve"> </w:t>
        </w:r>
      </w:ins>
      <w:hyperlink w:anchor="exm-irreducible-error">
        <w:ins w:id="2564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2565" w:author="PR Preview" w:date="2026-01-01T00:00:00Z">
        <w:r>
          <w:t xml:space="preserve">,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every prediction has</w:t>
        </w:r>
      </w:ins>
      <w:ins w:id="2568" w:author="PR Preview" w:date="2026-01-01T00:00:00Z">
        <w:r>
          <w:t xml:space="preserve"> </w:t>
        </w:r>
      </w:ins>
      <w:hyperlink w:anchor="def-epe">
        <w:ins w:id="2569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at least</w:t>
        </w:r>
      </w:ins>
      <w:ins w:id="257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573" w:author="PR Preview" w:date="2026-01-01T00:00:00Z">
        <w:r>
          <w:t xml:space="preserve">.</w:t>
        </w:r>
      </w:ins>
    </w:p>
    <w:bookmarkEnd w:id="144"/>
    <w:bookmarkStart w:id="145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5"/>
    <w:bookmarkStart w:id="146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6"/>
    <w:bookmarkStart w:id="147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7"/>
    <w:bookmarkStart w:id="148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8"/>
    <w:bookmarkStart w:id="149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9"/>
    <w:bookmarkStart w:id="150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0"/>
    <w:bookmarkStart w:id="151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1"/>
    <w:bookmarkStart w:id="158" w:name="sol-epe-split-noise"/>
    <w:p>
      <w:pPr>
        <w:pStyle w:val="BodyText"/>
      </w:pPr>
      <w:del w:id="2574" w:author="PR Preview" w:date="2026-01-01T00:00:00Z">
        <w:r>
          <w:rPr>
            <w:i/>
            <w:iCs/>
          </w:rPr>
          <w:delText xml:space="preserve">Solution 7</w:delText>
        </w:r>
      </w:del>
      <w:del w:id="2575" w:author="PR Preview" w:date="2026-01-01T00:00:00Z">
        <w:r>
          <w:delText xml:space="preserve">. </w:delText>
        </w:r>
      </w:del>
      <w:del w:id="2576" w:author="PR Preview" w:date="2026-01-01T00:00:00Z">
        <w:r>
          <w:delText xml:space="preserve">Express the</w:delText>
        </w:r>
      </w:del>
      <w:del w:id="2577" w:author="PR Preview" w:date="2026-01-01T00:00:00Z">
        <w:r>
          <w:delText xml:space="preserve"> </w:delText>
        </w:r>
      </w:del>
      <w:hyperlink r:id="rId71">
        <w:del w:id="257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as</w:delText>
        </w:r>
      </w:del>
      <w:del w:id="2581" w:author="PR Preview" w:date="2026-01-01T00:00:00Z">
        <w:r>
          <w:delText xml:space="preserve"> </w:delText>
        </w:r>
      </w:del>
      <w:hyperlink w:anchor="def-noise">
        <w:del w:id="2582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plus the error of the</w:delText>
        </w:r>
      </w:del>
      <w:del w:id="2585" w:author="PR Preview" w:date="2026-01-01T00:00:00Z">
        <w:r>
          <w:delText xml:space="preserve"> </w:delText>
        </w:r>
      </w:del>
      <w:hyperlink r:id="rId18">
        <w:del w:id="258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587" w:author="PR Preview" w:date="2026-01-01T00:00:00Z">
        <w:r>
          <w:delText xml:space="preserve">, used as an</w:delText>
        </w:r>
      </w:del>
      <w:del w:id="2588" w:author="PR Preview" w:date="2026-01-01T00:00:00Z">
        <w:r>
          <w:delText xml:space="preserve"> </w:delText>
        </w:r>
      </w:del>
      <w:hyperlink r:id="rId135">
        <w:del w:id="2589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of the</w:delText>
        </w:r>
      </w:del>
      <w:del w:id="2592" w:author="PR Preview" w:date="2026-01-01T00:00:00Z">
        <w:r>
          <w:delText xml:space="preserve"> </w:delText>
        </w:r>
      </w:del>
      <w:hyperlink w:anchor="def-mean-function">
        <w:del w:id="2593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value</w:delText>
        </w:r>
      </w:del>
      <w:del w:id="2596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597" w:author="PR Preview" w:date="2026-01-01T00:00:00Z">
        <w:r>
          <w:delText xml:space="preserve">:</w:delText>
        </w:r>
      </w:del>
    </w:p>
    <w:p>
      <w:pPr>
        <w:pStyle w:val="BodyText"/>
      </w:pPr>
      <w:ins w:id="2598" w:author="PR Preview" w:date="2026-01-01T00:00:00Z">
        <w:r>
          <w:rPr>
            <w:i/>
            <w:iCs/>
          </w:rPr>
          <w:t xml:space="preserve">Solution 7</w:t>
        </w:r>
      </w:ins>
      <w:ins w:id="2599" w:author="PR Preview" w:date="2026-01-01T00:00:00Z">
        <w:r>
          <w:t xml:space="preserve">. </w:t>
        </w:r>
      </w:ins>
      <w:ins w:id="2600" w:author="PR Preview" w:date="2026-01-01T00:00:00Z">
        <w:r>
          <w:t xml:space="preserve">Write the prediction error as noise plus the error of the prediction, used as an</w:t>
        </w:r>
      </w:ins>
      <w:ins w:id="2601" w:author="PR Preview" w:date="2026-01-01T00:00:00Z">
        <w:r>
          <w:t xml:space="preserve"> </w:t>
        </w:r>
      </w:ins>
      <w:hyperlink r:id="rId135">
        <w:ins w:id="2602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of the</w:t>
        </w:r>
      </w:ins>
      <w:ins w:id="2605" w:author="PR Preview" w:date="2026-01-01T00:00:00Z">
        <w:r>
          <w:t xml:space="preserve"> </w:t>
        </w:r>
      </w:ins>
      <w:hyperlink w:anchor="def-mean-function">
        <w:ins w:id="260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value</w:t>
        </w:r>
      </w:ins>
      <w:ins w:id="260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6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del w:id="2611" w:author="PR Preview" w:date="2026-01-01T00:00:00Z">
        <w:r>
          <w:delText xml:space="preserve">The algebra did not use that the new pair has the same</w:delText>
        </w:r>
      </w:del>
      <w:del w:id="2612" w:author="PR Preview" w:date="2026-01-01T00:00:00Z">
        <w:r>
          <w:delText xml:space="preserve"> </w:delText>
        </w:r>
      </w:del>
      <w:hyperlink r:id="rId155">
        <w:del w:id="2613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as the training data.</w:delText>
        </w:r>
      </w:del>
      <w:del w:id="2616" w:author="PR Preview" w:date="2026-01-01T00:00:00Z">
        <w:r>
          <w:delText xml:space="preserve"> </w:delText>
        </w:r>
      </w:del>
      <w:del w:id="2617" w:author="PR Preview" w:date="2026-01-01T00:00:00Z">
        <w:r>
          <w:delText xml:space="preserve">Suppose the new pair came from a</w:delText>
        </w:r>
      </w:del>
      <w:del w:id="2618" w:author="PR Preview" w:date="2026-01-01T00:00:00Z">
        <w:r>
          <w:delText xml:space="preserve"> </w:delText>
        </w:r>
      </w:del>
      <w:hyperlink r:id="rId57">
        <w:del w:id="2619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whose mean function differed from the training population’s.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Then</w:delText>
        </w:r>
      </w:del>
      <w:del w:id="2624" w:author="PR Preview" w:date="2026-01-01T00:00:00Z">
        <w:r>
          <w:delText xml:space="preserve"> </w:delText>
        </w:r>
      </w:del>
      <w:hyperlink w:anchor="eq-epe-after-noise">
        <w:del w:id="2625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2626" w:author="PR Preview" w:date="2026-01-01T00:00:00Z">
        <w:r>
          <w:delText xml:space="preserve"> </w:delText>
        </w:r>
      </w:del>
      <w:del w:id="2627" w:author="PR Preview" w:date="2026-01-01T00:00:00Z">
        <w:r>
          <w:delText xml:space="preserve">would still hold, with the new population’s mean function and noise variance.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Its</w:delText>
        </w:r>
      </w:del>
      <w:del w:id="2630" w:author="PR Preview" w:date="2026-01-01T00:00:00Z">
        <w:r>
          <w:delText xml:space="preserve"> </w:delText>
        </w:r>
      </w:del>
      <w:hyperlink r:id="rId134">
        <w:del w:id="2631" w:author="PR Preview" w:date="2026-01-01T00:00:00Z">
          <w:r>
            <w:rPr>
              <w:rStyle w:val="Hyperlink"/>
            </w:rPr>
            <w:delText xml:space="preserve">estimation-error</w:delText>
          </w:r>
        </w:del>
      </w:hyperlink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term would include the</w:delText>
        </w:r>
      </w:del>
      <w:del w:id="2634" w:author="PR Preview" w:date="2026-01-01T00:00:00Z">
        <w:r>
          <w:delText xml:space="preserve"> </w:delText>
        </w:r>
      </w:del>
      <w:hyperlink r:id="rId156">
        <w:del w:id="2635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636" w:author="PR Preview" w:date="2026-01-01T00:00:00Z">
        <w:r>
          <w:delText xml:space="preserve"> </w:delText>
        </w:r>
      </w:del>
      <w:del w:id="2637" w:author="PR Preview" w:date="2026-01-01T00:00:00Z">
        <w:r>
          <w:delText xml:space="preserve">from that difference.</w:delText>
        </w:r>
      </w:del>
      <w:del w:id="2638" w:author="PR Preview" w:date="2026-01-01T00:00:00Z">
        <w:r>
          <w:delText xml:space="preserve"> </w:delText>
        </w:r>
      </w:del>
      <w:del w:id="2639" w:author="PR Preview" w:date="2026-01-01T00:00:00Z">
        <w:r>
          <w:delText xml:space="preserve">So it would no longer measure how well the procedure</w:delText>
        </w:r>
      </w:del>
      <w:del w:id="2640" w:author="PR Preview" w:date="2026-01-01T00:00:00Z">
        <w:r>
          <w:delText xml:space="preserve"> </w:delText>
        </w:r>
      </w:del>
      <w:hyperlink r:id="rId157">
        <w:del w:id="2641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the training population’s mean function.</w:delText>
        </w:r>
      </w:del>
    </w:p>
    <w:p>
      <w:pPr>
        <w:pStyle w:val="BodyText"/>
      </w:pPr>
      <w:ins w:id="2644" w:author="PR Preview" w:date="2026-01-01T00:00:00Z">
        <w:r>
          <w:t xml:space="preserve">The algebra did not use that the new pair has the same</w:t>
        </w:r>
      </w:ins>
      <w:ins w:id="2645" w:author="PR Preview" w:date="2026-01-01T00:00:00Z">
        <w:r>
          <w:t xml:space="preserve"> </w:t>
        </w:r>
      </w:ins>
      <w:hyperlink r:id="rId155">
        <w:ins w:id="2646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as the training data.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Suppose the new pair came from a</w:t>
        </w:r>
      </w:ins>
      <w:ins w:id="2651" w:author="PR Preview" w:date="2026-01-01T00:00:00Z">
        <w:r>
          <w:t xml:space="preserve"> </w:t>
        </w:r>
      </w:ins>
      <w:hyperlink r:id="rId57">
        <w:ins w:id="2652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whose mean function differed from the training population’s.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Then</w:t>
        </w:r>
      </w:ins>
      <w:ins w:id="2657" w:author="PR Preview" w:date="2026-01-01T00:00:00Z">
        <w:r>
          <w:t xml:space="preserve"> </w:t>
        </w:r>
      </w:ins>
      <w:hyperlink w:anchor="eq-epe-after-noise">
        <w:ins w:id="2658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would still hold, with the new population’s mean function and noise variance.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Its</w:t>
        </w:r>
      </w:ins>
      <w:ins w:id="2663" w:author="PR Preview" w:date="2026-01-01T00:00:00Z">
        <w:r>
          <w:t xml:space="preserve"> </w:t>
        </w:r>
      </w:ins>
      <w:hyperlink r:id="rId134">
        <w:ins w:id="2664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term would include the</w:t>
        </w:r>
      </w:ins>
      <w:ins w:id="2667" w:author="PR Preview" w:date="2026-01-01T00:00:00Z">
        <w:r>
          <w:t xml:space="preserve"> </w:t>
        </w:r>
      </w:ins>
      <w:hyperlink r:id="rId156">
        <w:ins w:id="266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from that difference.</w:t>
        </w:r>
      </w:ins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So it would no longer measure how well the procedure</w:t>
        </w:r>
      </w:ins>
      <w:ins w:id="2673" w:author="PR Preview" w:date="2026-01-01T00:00:00Z">
        <w:r>
          <w:t xml:space="preserve"> </w:t>
        </w:r>
      </w:ins>
      <w:hyperlink r:id="rId157">
        <w:ins w:id="2674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the training population’s mean function.</w:t>
        </w:r>
      </w:ins>
    </w:p>
    <w:bookmarkEnd w:id="158"/>
    <w:bookmarkStart w:id="16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3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1" w:name="exm-epe-split-noise"/>
    <w:p>
      <w:pPr>
        <w:pStyle w:val="BodyText"/>
      </w:pPr>
      <w:del w:id="2677" w:author="PR Preview" w:date="2026-01-01T00:00:00Z">
        <w:r>
          <w:rPr>
            <w:b/>
            <w:bCs/>
          </w:rPr>
          <w:delText xml:space="preserve">Example 25 (The two pMSEs differ by the noise variance)</w:delText>
        </w:r>
      </w:del>
      <w:del w:id="2678" w:author="PR Preview" w:date="2026-01-01T00:00:00Z">
        <w:r>
          <w:delText xml:space="preserve"> </w:delText>
        </w:r>
      </w:del>
      <w:del w:id="2679" w:author="PR Preview" w:date="2026-01-01T00:00:00Z">
        <w:r>
          <w:delText xml:space="preserve">Take a population whose mean function is known:</w:delText>
        </w:r>
      </w:del>
      <w:del w:id="268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with</w:delText>
        </w:r>
      </w:del>
      <w:del w:id="268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684" w:author="PR Preview" w:date="2026-01-01T00:00:00Z">
        <w:r>
          <w:delText xml:space="preserve">.</w:delText>
        </w:r>
      </w:del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Let the</w:delText>
        </w:r>
      </w:del>
      <w:del w:id="2687" w:author="PR Preview" w:date="2026-01-01T00:00:00Z">
        <w:r>
          <w:delText xml:space="preserve"> </w:delText>
        </w:r>
      </w:del>
      <w:hyperlink w:anchor="def-covariate">
        <w:del w:id="268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value be</w:delText>
        </w:r>
      </w:del>
      <w:del w:id="269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2692" w:author="PR Preview" w:date="2026-01-01T00:00:00Z">
        <w:r>
          <w:delText xml:space="preserve">, where the mean function value is</w:delText>
        </w:r>
      </w:del>
      <w:del w:id="269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694" w:author="PR Preview" w:date="2026-01-01T00:00:00Z">
        <w:r>
          <w:delText xml:space="preserve">,</w:delText>
        </w:r>
      </w:del>
      <w:del w:id="2695" w:author="PR Preview" w:date="2026-01-01T00:00:00Z">
        <w:r>
          <w:delText xml:space="preserve"> </w:delText>
        </w:r>
      </w:del>
      <w:del w:id="2696" w:author="PR Preview" w:date="2026-01-01T00:00:00Z">
        <w:r>
          <w:delText xml:space="preserve">and fit a cubic polynomial by least squares to</w:delText>
        </w:r>
      </w:del>
      <w:del w:id="269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698" w:author="PR Preview" w:date="2026-01-01T00:00:00Z">
        <w:r>
          <w:delText xml:space="preserve"> </w:delText>
        </w:r>
      </w:del>
      <w:del w:id="2699" w:author="PR Preview" w:date="2026-01-01T00:00:00Z">
        <w:r>
          <w:delText xml:space="preserve">observations.</w:delText>
        </w:r>
      </w:del>
      <w:del w:id="2700" w:author="PR Preview" w:date="2026-01-01T00:00:00Z">
        <w:r>
          <w:delText xml:space="preserve"> </w:delText>
        </w:r>
      </w:del>
      <w:del w:id="2701" w:author="PR Preview" w:date="2026-01-01T00:00:00Z">
        <w:r>
          <w:delText xml:space="preserve">We draw</w:delText>
        </w:r>
      </w:del>
      <w:del w:id="2702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training sets,</w:delText>
        </w:r>
      </w:del>
      <w:del w:id="2705" w:author="PR Preview" w:date="2026-01-01T00:00:00Z">
        <w:r>
          <w:delText xml:space="preserve"> </w:delText>
        </w:r>
      </w:del>
      <w:del w:id="2706" w:author="PR Preview" w:date="2026-01-01T00:00:00Z">
        <w:r>
          <w:delText xml:space="preserve">each with its own new outcome at</w:delText>
        </w:r>
      </w:del>
      <w:del w:id="2707" w:author="PR Preview" w:date="2026-01-01T00:00:00Z">
        <w:r>
          <w:delText xml:space="preserve"> </w:delText>
        </w:r>
      </w:del>
      <m:oMath>
        <m:r>
          <m:t>x</m:t>
        </m:r>
      </m:oMath>
      <w:del w:id="2708" w:author="PR Preview" w:date="2026-01-01T00:00:00Z">
        <w:r>
          <w:delText xml:space="preserve">,</w:delText>
        </w:r>
      </w:del>
      <w:del w:id="2709" w:author="PR Preview" w:date="2026-01-01T00:00:00Z">
        <w:r>
          <w:delText xml:space="preserve"> </w:delText>
        </w:r>
      </w:del>
      <w:del w:id="2710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2711" w:author="PR Preview" w:date="2026-01-01T00:00:00Z">
        <w:r>
          <w:rPr>
            <w:b/>
            <w:bCs/>
          </w:rPr>
          <w:t xml:space="preserve">Example 24 (The two pMSEs differ by the noise variance)</w:t>
        </w:r>
      </w:ins>
      <w:ins w:id="2712" w:author="PR Preview" w:date="2026-01-01T00:00:00Z">
        <w:r>
          <w:t xml:space="preserve"> </w:t>
        </w:r>
      </w:ins>
      <w:ins w:id="2713" w:author="PR Preview" w:date="2026-01-01T00:00:00Z">
        <w:r>
          <w:t xml:space="preserve">Take a population whose mean function is known:</w:t>
        </w:r>
      </w:ins>
      <w:ins w:id="271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with</w:t>
        </w:r>
      </w:ins>
      <w:ins w:id="271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718" w:author="PR Preview" w:date="2026-01-01T00:00:00Z">
        <w:r>
          <w:t xml:space="preserve">.</w:t>
        </w:r>
      </w:ins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Let the</w:t>
        </w:r>
      </w:ins>
      <w:ins w:id="2721" w:author="PR Preview" w:date="2026-01-01T00:00:00Z">
        <w:r>
          <w:t xml:space="preserve"> </w:t>
        </w:r>
      </w:ins>
      <w:hyperlink w:anchor="def-covariate">
        <w:ins w:id="272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723" w:author="PR Preview" w:date="2026-01-01T00:00:00Z">
        <w:r>
          <w:t xml:space="preserve"> </w:t>
        </w:r>
      </w:ins>
      <w:ins w:id="2724" w:author="PR Preview" w:date="2026-01-01T00:00:00Z">
        <w:r>
          <w:t xml:space="preserve">value be</w:t>
        </w:r>
      </w:ins>
      <w:ins w:id="27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2726" w:author="PR Preview" w:date="2026-01-01T00:00:00Z">
        <w:r>
          <w:t xml:space="preserve">, where the mean function value is</w:t>
        </w:r>
      </w:ins>
      <w:ins w:id="272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728" w:author="PR Preview" w:date="2026-01-01T00:00:00Z">
        <w:r>
          <w:t xml:space="preserve">,</w:t>
        </w:r>
      </w:ins>
      <w:ins w:id="2729" w:author="PR Preview" w:date="2026-01-01T00:00:00Z">
        <w:r>
          <w:t xml:space="preserve"> </w:t>
        </w:r>
      </w:ins>
      <w:ins w:id="2730" w:author="PR Preview" w:date="2026-01-01T00:00:00Z">
        <w:r>
          <w:t xml:space="preserve">and fit a cubic polynomial by least squares to</w:t>
        </w:r>
      </w:ins>
      <w:ins w:id="27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observations.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We draw</w:t>
        </w:r>
      </w:ins>
      <w:ins w:id="273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training sets,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each with its own new outcome at</w:t>
        </w:r>
      </w:ins>
      <w:ins w:id="2741" w:author="PR Preview" w:date="2026-01-01T00:00:00Z">
        <w:r>
          <w:t xml:space="preserve"> </w:t>
        </w:r>
      </w:ins>
      <m:oMath>
        <m:r>
          <m:t>x</m:t>
        </m:r>
      </m:oMath>
      <w:ins w:id="2742" w:author="PR Preview" w:date="2026-01-01T00:00:00Z">
        <w:r>
          <w:t xml:space="preserve">,</w:t>
        </w:r>
      </w:ins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1"/>
    <w:bookmarkStart w:id="162" w:name="exr-epe-split-bias"/>
    <w:p>
      <w:pPr>
        <w:pStyle w:val="BodyText"/>
      </w:pPr>
      <w:del w:id="2745" w:author="PR Preview" w:date="2026-01-01T00:00:00Z">
        <w:r>
          <w:rPr>
            <w:b/>
            <w:bCs/>
          </w:rPr>
          <w:delText xml:space="preserve">Exercise 8 (Separate the bias)</w:delText>
        </w:r>
      </w:del>
      <w:del w:id="2746" w:author="PR Preview" w:date="2026-01-01T00:00:00Z">
        <w:r>
          <w:delText xml:space="preserve"> </w:delText>
        </w:r>
      </w:del>
      <w:hyperlink w:anchor="eq-epe-after-noise">
        <w:del w:id="2747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2748" w:author="PR Preview" w:date="2026-01-01T00:00:00Z">
        <w:r>
          <w:delText xml:space="preserve"> </w:delText>
        </w:r>
      </w:del>
      <w:del w:id="2749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2750" w:author="PR Preview" w:date="2026-01-01T00:00:00Z">
        <w:r>
          <w:rPr>
            <w:b/>
            <w:bCs/>
          </w:rPr>
          <w:t xml:space="preserve">Exercise 8 (Separate the bias)</w:t>
        </w:r>
      </w:ins>
      <w:ins w:id="2751" w:author="PR Preview" w:date="2026-01-01T00:00:00Z">
        <w:r>
          <w:t xml:space="preserve"> </w:t>
        </w:r>
      </w:ins>
      <w:hyperlink w:anchor="eq-epe-after-noise">
        <w:ins w:id="2752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del w:id="2755" w:author="PR Preview" w:date="2026-01-01T00:00:00Z">
        <w:r>
          <w:delText xml:space="preserve">Split it with the same technique as before:</w:delText>
        </w:r>
      </w:del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add and subtract the expected prediction</w:delText>
        </w:r>
      </w:del>
      <w:del w:id="275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(</w:delText>
        </w:r>
      </w:del>
      <w:hyperlink w:anchor="eq-average-fit">
        <w:del w:id="2761" w:author="PR Preview" w:date="2026-01-01T00:00:00Z">
          <w:r>
            <w:rPr>
              <w:rStyle w:val="Hyperlink"/>
            </w:rPr>
            <w:delText xml:space="preserve">Equation 30</w:delText>
          </w:r>
        </w:del>
      </w:hyperlink>
      <w:del w:id="2762" w:author="PR Preview" w:date="2026-01-01T00:00:00Z">
        <w:r>
          <w:delText xml:space="preserve">),</w:delText>
        </w:r>
      </w:del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expand, and take the expectation term by term.</w:delText>
        </w:r>
      </w:del>
    </w:p>
    <w:p>
      <w:pPr>
        <w:pStyle w:val="BodyText"/>
      </w:pPr>
      <w:ins w:id="2765" w:author="PR Preview" w:date="2026-01-01T00:00:00Z">
        <w:r>
          <w:t xml:space="preserve">Split it with the same technique as before: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add and subtract the expected prediction</w:t>
        </w:r>
      </w:ins>
      <w:ins w:id="27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769" w:author="PR Preview" w:date="2026-01-01T00:00:00Z">
        <w:r>
          <w:t xml:space="preserve"> </w:t>
        </w:r>
      </w:ins>
      <w:ins w:id="2770" w:author="PR Preview" w:date="2026-01-01T00:00:00Z">
        <w:r>
          <w:t xml:space="preserve">(</w:t>
        </w:r>
      </w:ins>
      <w:hyperlink w:anchor="eq-average-fit">
        <w:ins w:id="2771" w:author="PR Preview" w:date="2026-01-01T00:00:00Z">
          <w:r>
            <w:rPr>
              <w:rStyle w:val="Hyperlink"/>
            </w:rPr>
            <w:t xml:space="preserve">Equation 29</w:t>
          </w:r>
        </w:ins>
      </w:hyperlink>
      <w:ins w:id="2772" w:author="PR Preview" w:date="2026-01-01T00:00:00Z">
        <w:r>
          <w:t xml:space="preserve">),</w:t>
        </w:r>
      </w:ins>
      <w:ins w:id="2773" w:author="PR Preview" w:date="2026-01-01T00:00:00Z">
        <w:r>
          <w:t xml:space="preserve"> </w:t>
        </w:r>
      </w:ins>
      <w:ins w:id="2774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2"/>
    <w:bookmarkStart w:id="164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4"/>
    <w:bookmarkStart w:id="16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be its</w:delText>
        </w:r>
      </w:del>
      <w:del w:id="2777" w:author="PR Preview" w:date="2026-01-01T00:00:00Z">
        <w:r>
          <w:delText xml:space="preserve"> </w:delText>
        </w:r>
      </w:del>
      <w:hyperlink r:id="rId143">
        <w:del w:id="2778" w:author="PR Preview" w:date="2026-01-01T00:00:00Z">
          <w:r>
            <w:rPr>
              <w:rStyle w:val="Hyperlink"/>
            </w:rPr>
            <w:delText xml:space="preserve">population variance</w:delText>
          </w:r>
        </w:del>
      </w:hyperlink>
      <w:del w:id="2779" w:author="PR Preview" w:date="2026-01-01T00:00:00Z">
        <w:r>
          <w:delText xml:space="preserve">, and</w:delText>
        </w:r>
      </w:del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and</w:delText>
        </w:r>
      </w:del>
      <w:del w:id="2782" w:author="PR Preview" w:date="2026-01-01T00:00:00Z">
        <w:r>
          <w:delText xml:space="preserve"> </w:delText>
        </w:r>
      </w:del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be short forms of the</w:delText>
        </w:r>
      </w:del>
      <w:del w:id="2785" w:author="PR Preview" w:date="2026-01-01T00:00:00Z">
        <w:r>
          <w:delText xml:space="preserve"> </w:delText>
        </w:r>
      </w:del>
      <w:hyperlink w:anchor="def-prediction-bias">
        <w:del w:id="2786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787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and the</w:delText>
        </w:r>
      </w:del>
      <w:del w:id="2790" w:author="PR Preview" w:date="2026-01-01T00:00:00Z">
        <w:r>
          <w:delText xml:space="preserve"> </w:delText>
        </w:r>
      </w:del>
      <w:hyperlink r:id="rId143">
        <w:del w:id="2791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79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793" w:author="PR Preview" w:date="2026-01-01T00:00:00Z">
        <w:r>
          <w:delText xml:space="preserve"> </w:delText>
        </w:r>
      </w:del>
      <w:del w:id="2794" w:author="PR Preview" w:date="2026-01-01T00:00:00Z">
        <w:r>
          <w:delText xml:space="preserve">of the</w:delText>
        </w:r>
      </w:del>
      <w:del w:id="2795" w:author="PR Preview" w:date="2026-01-01T00:00:00Z">
        <w:r>
          <w:delText xml:space="preserve"> </w:delText>
        </w:r>
      </w:del>
      <w:hyperlink r:id="rId18">
        <w:del w:id="279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79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be its</w:t>
        </w:r>
      </w:ins>
      <w:ins w:id="2800" w:author="PR Preview" w:date="2026-01-01T00:00:00Z">
        <w:r>
          <w:t xml:space="preserve"> </w:t>
        </w:r>
      </w:ins>
      <w:hyperlink r:id="rId143">
        <w:ins w:id="2801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2802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del w:id="2803" w:author="PR Preview" w:date="2026-01-01T00:00:00Z">
        <w:r>
          <w:rPr>
            <w:i/>
            <w:iCs/>
          </w:rPr>
          <w:delText xml:space="preserve">Proof</w:delText>
        </w:r>
      </w:del>
      <w:del w:id="2804" w:author="PR Preview" w:date="2026-01-01T00:00:00Z">
        <w:r>
          <w:delText xml:space="preserve">. </w:delText>
        </w:r>
      </w:del>
      <w:del w:id="2805" w:author="PR Preview" w:date="2026-01-01T00:00:00Z">
        <w:r>
          <w:delText xml:space="preserve">Every expectation below is conditional on</w:delText>
        </w:r>
      </w:del>
      <w:del w:id="280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807" w:author="PR Preview" w:date="2026-01-01T00:00:00Z">
        <w:r>
          <w:delText xml:space="preserve">, as in the exercises.</w:delText>
        </w:r>
      </w:del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By</w:delText>
        </w:r>
      </w:del>
      <w:del w:id="2810" w:author="PR Preview" w:date="2026-01-01T00:00:00Z">
        <w:r>
          <w:delText xml:space="preserve"> </w:delText>
        </w:r>
      </w:del>
      <w:hyperlink w:anchor="sol-epe-split-noise">
        <w:del w:id="2811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2812" w:author="PR Preview" w:date="2026-01-01T00:00:00Z">
        <w:r>
          <w:delText xml:space="preserve">, the expected squared prediction error is the noise variance plus the pMSE of the prediction, used as an</w:delText>
        </w:r>
      </w:del>
      <w:del w:id="2813" w:author="PR Preview" w:date="2026-01-01T00:00:00Z">
        <w:r>
          <w:delText xml:space="preserve"> </w:delText>
        </w:r>
      </w:del>
      <w:hyperlink r:id="rId135">
        <w:del w:id="2814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of</w:delText>
        </w:r>
      </w:del>
      <w:del w:id="2817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818" w:author="PR Preview" w:date="2026-01-01T00:00:00Z">
        <w:r>
          <w:delText xml:space="preserve">.</w:delText>
        </w:r>
      </w:del>
      <w:del w:id="2819" w:author="PR Preview" w:date="2026-01-01T00:00:00Z">
        <w:r>
          <w:delText xml:space="preserve"> </w:delText>
        </w:r>
      </w:del>
      <w:del w:id="2820" w:author="PR Preview" w:date="2026-01-01T00:00:00Z">
        <w:r>
          <w:delText xml:space="preserve">By</w:delText>
        </w:r>
      </w:del>
      <w:del w:id="2821" w:author="PR Preview" w:date="2026-01-01T00:00:00Z">
        <w:r>
          <w:delText xml:space="preserve"> </w:delText>
        </w:r>
      </w:del>
      <w:hyperlink w:anchor="sol-epe-split-bias">
        <w:del w:id="2822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2823" w:author="PR Preview" w:date="2026-01-01T00:00:00Z">
        <w:r>
          <w:delText xml:space="preserve">, that pMSE is the squared bias plus the variance.</w:delText>
        </w:r>
      </w:del>
      <w:del w:id="2824" w:author="PR Preview" w:date="2026-01-01T00:00:00Z">
        <w:r>
          <w:delText xml:space="preserve"> </w:delText>
        </w:r>
      </w:del>
      <w:del w:id="2825" w:author="PR Preview" w:date="2026-01-01T00:00:00Z">
        <w:r>
          <w:delText xml:space="preserve">Substituting</w:delText>
        </w:r>
      </w:del>
      <w:del w:id="2826" w:author="PR Preview" w:date="2026-01-01T00:00:00Z">
        <w:r>
          <w:delText xml:space="preserve"> </w:delText>
        </w:r>
      </w:del>
      <w:hyperlink w:anchor="eq-epe-after-bias">
        <w:del w:id="2827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2828" w:author="PR Preview" w:date="2026-01-01T00:00:00Z">
        <w:r>
          <w:delText xml:space="preserve"> </w:delText>
        </w:r>
      </w:del>
      <w:del w:id="2829" w:author="PR Preview" w:date="2026-01-01T00:00:00Z">
        <w:r>
          <w:delText xml:space="preserve">into</w:delText>
        </w:r>
      </w:del>
      <w:del w:id="2830" w:author="PR Preview" w:date="2026-01-01T00:00:00Z">
        <w:r>
          <w:delText xml:space="preserve"> </w:delText>
        </w:r>
      </w:del>
      <w:hyperlink w:anchor="eq-epe-after-noise">
        <w:del w:id="2831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2832" w:author="PR Preview" w:date="2026-01-01T00:00:00Z">
        <w:r>
          <w:delText xml:space="preserve">:</w:delText>
        </w:r>
      </w:del>
    </w:p>
    <w:p>
      <w:pPr>
        <w:pStyle w:val="FirstParagraph"/>
      </w:pPr>
      <w:ins w:id="2833" w:author="PR Preview" w:date="2026-01-01T00:00:00Z">
        <w:r>
          <w:rPr>
            <w:i/>
            <w:iCs/>
          </w:rPr>
          <w:t xml:space="preserve">Proof</w:t>
        </w:r>
      </w:ins>
      <w:ins w:id="2834" w:author="PR Preview" w:date="2026-01-01T00:00:00Z">
        <w:r>
          <w:t xml:space="preserve">. </w:t>
        </w:r>
      </w:ins>
      <w:ins w:id="2835" w:author="PR Preview" w:date="2026-01-01T00:00:00Z">
        <w:r>
          <w:t xml:space="preserve">Every expectation below is conditional on</w:t>
        </w:r>
      </w:ins>
      <w:ins w:id="28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837" w:author="PR Preview" w:date="2026-01-01T00:00:00Z">
        <w:r>
          <w:t xml:space="preserve">, as in the exercises.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By</w:t>
        </w:r>
      </w:ins>
      <w:ins w:id="2840" w:author="PR Preview" w:date="2026-01-01T00:00:00Z">
        <w:r>
          <w:t xml:space="preserve"> </w:t>
        </w:r>
      </w:ins>
      <w:hyperlink w:anchor="sol-epe-split-noise">
        <w:ins w:id="2841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2842" w:author="PR Preview" w:date="2026-01-01T00:00:00Z">
        <w:r>
          <w:t xml:space="preserve">, the expected squared prediction error is the noise variance plus the pMSE of the prediction, used as an</w:t>
        </w:r>
      </w:ins>
      <w:ins w:id="2843" w:author="PR Preview" w:date="2026-01-01T00:00:00Z">
        <w:r>
          <w:t xml:space="preserve"> </w:t>
        </w:r>
      </w:ins>
      <w:hyperlink r:id="rId135">
        <w:ins w:id="284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of</w:t>
        </w:r>
      </w:ins>
      <w:ins w:id="284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848" w:author="PR Preview" w:date="2026-01-01T00:00:00Z">
        <w:r>
          <w:t xml:space="preserve">.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By</w:t>
        </w:r>
      </w:ins>
      <w:ins w:id="2851" w:author="PR Preview" w:date="2026-01-01T00:00:00Z">
        <w:r>
          <w:t xml:space="preserve"> </w:t>
        </w:r>
      </w:ins>
      <w:hyperlink w:anchor="sol-epe-split-bias">
        <w:ins w:id="2852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2853" w:author="PR Preview" w:date="2026-01-01T00:00:00Z">
        <w:r>
          <w:t xml:space="preserve">, that pMSE is the squared bias plus the variance.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Substituting</w:t>
        </w:r>
      </w:ins>
      <w:ins w:id="2856" w:author="PR Preview" w:date="2026-01-01T00:00:00Z">
        <w:r>
          <w:t xml:space="preserve"> </w:t>
        </w:r>
      </w:ins>
      <w:hyperlink w:anchor="eq-epe-after-bias">
        <w:ins w:id="2857" w:author="PR Preview" w:date="2026-01-01T00:00:00Z">
          <w:r>
            <w:rPr>
              <w:rStyle w:val="Hyperlink"/>
            </w:rPr>
            <w:t xml:space="preserve">Equation 34</w:t>
          </w:r>
        </w:ins>
      </w:hyperlink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into</w:t>
        </w:r>
      </w:ins>
      <w:ins w:id="2860" w:author="PR Preview" w:date="2026-01-01T00:00:00Z">
        <w:r>
          <w:t xml:space="preserve"> </w:t>
        </w:r>
      </w:ins>
      <w:hyperlink w:anchor="eq-epe-after-noise">
        <w:ins w:id="2861" w:author="PR Preview" w:date="2026-01-01T00:00:00Z">
          <w:r>
            <w:rPr>
              <w:rStyle w:val="Hyperlink"/>
            </w:rPr>
            <w:t xml:space="preserve">Equation 32</w:t>
          </w:r>
        </w:ins>
      </w:hyperlink>
      <w:ins w:id="286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del w:id="2863" w:author="PR Preview" w:date="2026-01-01T00:00:00Z">
        <w:r>
          <w:rPr>
            <w:b/>
            <w:bCs/>
          </w:rPr>
          <w:delText xml:space="preserve">Definition 36 (Flexibility)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Let</w:delText>
        </w:r>
      </w:del>
      <w:del w:id="286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and</w:delText>
        </w:r>
      </w:del>
      <w:del w:id="286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be</w:delText>
        </w:r>
      </w:del>
      <w:del w:id="2872" w:author="PR Preview" w:date="2026-01-01T00:00:00Z">
        <w:r>
          <w:delText xml:space="preserve"> </w:delText>
        </w:r>
      </w:del>
      <w:hyperlink w:anchor="def-fitting-procedure">
        <w:del w:id="287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874" w:author="PR Preview" w:date="2026-01-01T00:00:00Z">
        <w:r>
          <w:delText xml:space="preserve"> </w:delText>
        </w:r>
      </w:del>
      <w:del w:id="2875" w:author="PR Preview" w:date="2026-01-01T00:00:00Z">
        <w:r>
          <w:delText xml:space="preserve">that each choose, by least squares,</w:delText>
        </w:r>
      </w:del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a</w:delText>
        </w:r>
      </w:del>
      <w:del w:id="2878" w:author="PR Preview" w:date="2026-01-01T00:00:00Z">
        <w:r>
          <w:delText xml:space="preserve"> </w:delText>
        </w:r>
      </w:del>
      <w:hyperlink w:anchor="def-fitted-model">
        <w:del w:id="287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from a set of candidate</w:delText>
        </w:r>
      </w:del>
      <w:del w:id="2882" w:author="PR Preview" w:date="2026-01-01T00:00:00Z">
        <w:r>
          <w:delText xml:space="preserve"> </w:delText>
        </w:r>
      </w:del>
      <w:hyperlink r:id="rId41">
        <w:del w:id="2883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2884" w:author="PR Preview" w:date="2026-01-01T00:00:00Z">
        <w:r>
          <w:delText xml:space="preserve">,</w:delText>
        </w:r>
      </w:del>
      <w:del w:id="28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and</w:delText>
        </w:r>
      </w:del>
      <w:del w:id="28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respectively.</w:delText>
        </w:r>
      </w:del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The procedure</w:delText>
        </w:r>
      </w:del>
      <w:del w:id="289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894" w:author="PR Preview" w:date="2026-01-01T00:00:00Z">
        <w:r>
          <w:delText xml:space="preserve"> </w:delText>
        </w:r>
      </w:del>
      <w:del w:id="2895" w:author="PR Preview" w:date="2026-01-01T00:00:00Z">
        <w:r>
          <w:delText xml:space="preserve">is</w:delText>
        </w:r>
      </w:del>
      <w:del w:id="2896" w:author="PR Preview" w:date="2026-01-01T00:00:00Z">
        <w:r>
          <w:delText xml:space="preserve"> </w:delText>
        </w:r>
      </w:del>
      <w:del w:id="2897" w:author="PR Preview" w:date="2026-01-01T00:00:00Z">
        <w:r>
          <w:rPr>
            <w:b/>
            <w:bCs/>
          </w:rPr>
          <w:delText xml:space="preserve">at least as flexible</w:delText>
        </w:r>
      </w:del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as</w:delText>
        </w:r>
      </w:del>
      <w:del w:id="290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if every candidate of</w:delText>
        </w:r>
      </w:del>
      <w:del w:id="290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delText xml:space="preserve">is also a candidate of</w:delText>
        </w:r>
      </w:del>
      <w:del w:id="290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907" w:author="PR Preview" w:date="2026-01-01T00:00:00Z">
        <w:r>
          <w:delText xml:space="preserve">:</w:delText>
        </w:r>
      </w:del>
    </w:p>
    <w:p>
      <w:pPr>
        <w:pStyle w:val="BodyText"/>
      </w:pPr>
      <w:ins w:id="2908" w:author="PR Preview" w:date="2026-01-01T00:00:00Z">
        <w:r>
          <w:rPr>
            <w:b/>
            <w:bCs/>
          </w:rPr>
          <w:t xml:space="preserve">Definition 35 (Flexibility)</w:t>
        </w:r>
      </w:ins>
      <w:ins w:id="2909" w:author="PR Preview" w:date="2026-01-01T00:00:00Z">
        <w:r>
          <w:t xml:space="preserve"> </w:t>
        </w:r>
      </w:ins>
      <w:ins w:id="2910" w:author="PR Preview" w:date="2026-01-01T00:00:00Z">
        <w:r>
          <w:t xml:space="preserve">Let</w:t>
        </w:r>
      </w:ins>
      <w:ins w:id="291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and</w:t>
        </w:r>
      </w:ins>
      <w:ins w:id="291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915" w:author="PR Preview" w:date="2026-01-01T00:00:00Z">
        <w:r>
          <w:t xml:space="preserve"> </w:t>
        </w:r>
      </w:ins>
      <w:ins w:id="2916" w:author="PR Preview" w:date="2026-01-01T00:00:00Z">
        <w:r>
          <w:t xml:space="preserve">be</w:t>
        </w:r>
      </w:ins>
      <w:ins w:id="2917" w:author="PR Preview" w:date="2026-01-01T00:00:00Z">
        <w:r>
          <w:t xml:space="preserve"> </w:t>
        </w:r>
      </w:ins>
      <w:hyperlink w:anchor="def-fitting-procedure">
        <w:ins w:id="291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919" w:author="PR Preview" w:date="2026-01-01T00:00:00Z">
        <w:r>
          <w:t xml:space="preserve"> </w:t>
        </w:r>
      </w:ins>
      <w:ins w:id="2920" w:author="PR Preview" w:date="2026-01-01T00:00:00Z">
        <w:r>
          <w:t xml:space="preserve">that each choose, by least squares,</w:t>
        </w:r>
      </w:ins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a</w:t>
        </w:r>
      </w:ins>
      <w:ins w:id="2923" w:author="PR Preview" w:date="2026-01-01T00:00:00Z">
        <w:r>
          <w:t xml:space="preserve"> </w:t>
        </w:r>
      </w:ins>
      <w:hyperlink w:anchor="def-fitted-model">
        <w:ins w:id="292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from a set of candidate</w:t>
        </w:r>
      </w:ins>
      <w:ins w:id="2927" w:author="PR Preview" w:date="2026-01-01T00:00:00Z">
        <w:r>
          <w:t xml:space="preserve"> </w:t>
        </w:r>
      </w:ins>
      <w:hyperlink r:id="rId41">
        <w:ins w:id="2928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2929" w:author="PR Preview" w:date="2026-01-01T00:00:00Z">
        <w:r>
          <w:t xml:space="preserve">,</w:t>
        </w:r>
      </w:ins>
      <w:ins w:id="29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931" w:author="PR Preview" w:date="2026-01-01T00:00:00Z">
        <w:r>
          <w:t xml:space="preserve"> </w:t>
        </w:r>
      </w:ins>
      <w:ins w:id="2932" w:author="PR Preview" w:date="2026-01-01T00:00:00Z">
        <w:r>
          <w:t xml:space="preserve">and</w:t>
        </w:r>
      </w:ins>
      <w:ins w:id="29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respectively.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The procedure</w:t>
        </w:r>
      </w:ins>
      <w:ins w:id="293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is</w:t>
        </w:r>
      </w:ins>
      <w:ins w:id="2941" w:author="PR Preview" w:date="2026-01-01T00:00:00Z">
        <w:r>
          <w:t xml:space="preserve"> </w:t>
        </w:r>
      </w:ins>
      <w:ins w:id="2942" w:author="PR Preview" w:date="2026-01-01T00:00:00Z">
        <w:r>
          <w:rPr>
            <w:b/>
            <w:bCs/>
          </w:rPr>
          <w:t xml:space="preserve">at least as flexible</w:t>
        </w:r>
      </w:ins>
      <w:ins w:id="2943" w:author="PR Preview" w:date="2026-01-01T00:00:00Z">
        <w:r>
          <w:t xml:space="preserve"> </w:t>
        </w:r>
      </w:ins>
      <w:ins w:id="2944" w:author="PR Preview" w:date="2026-01-01T00:00:00Z">
        <w:r>
          <w:t xml:space="preserve">as</w:t>
        </w:r>
      </w:ins>
      <w:ins w:id="294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if every candidate of</w:t>
        </w:r>
      </w:ins>
      <w:ins w:id="294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is also a candidate of</w:t>
        </w:r>
      </w:ins>
      <w:ins w:id="295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952" w:author="PR Preview" w:date="2026-01-01T00:00:00Z">
        <w:r>
          <w:t xml:space="preserve">:</w:t>
        </w:r>
      </w:ins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del w:id="2953" w:author="PR Preview" w:date="2026-01-01T00:00:00Z">
        <w:r>
          <w:rPr>
            <w:i/>
            <w:iCs/>
          </w:rPr>
          <w:delText xml:space="preserve">Remark 15</w:delText>
        </w:r>
      </w:del>
      <w:del w:id="2954" w:author="PR Preview" w:date="2026-01-01T00:00:00Z">
        <w:r>
          <w:delText xml:space="preserve"> (Polynomial degree orders flexibility). </w:delText>
        </w:r>
      </w:del>
      <w:del w:id="2955" w:author="PR Preview" w:date="2026-01-01T00:00:00Z">
        <w:r>
          <w:delText xml:space="preserve">Least-squares polynomial fits are ordered by degree:</w:delText>
        </w:r>
      </w:del>
      <w:del w:id="2956" w:author="PR Preview" w:date="2026-01-01T00:00:00Z">
        <w:r>
          <w:delText xml:space="preserve"> </w:delText>
        </w:r>
      </w:del>
      <w:del w:id="2957" w:author="PR Preview" w:date="2026-01-01T00:00:00Z">
        <w:r>
          <w:delText xml:space="preserve">a polynomial of degree</w:delText>
        </w:r>
      </w:del>
      <w:del w:id="2958" w:author="PR Preview" w:date="2026-01-01T00:00:00Z">
        <w:r>
          <w:delText xml:space="preserve"> </w:delText>
        </w:r>
      </w:del>
      <m:oMath>
        <m:r>
          <m:t>d</m:t>
        </m:r>
      </m:oMath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is also a polynomial of degree</w:delText>
        </w:r>
      </w:del>
      <w:del w:id="296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whose coefficient of</w:delText>
        </w:r>
      </w:del>
      <w:del w:id="296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is zero,</w:delText>
        </w:r>
      </w:del>
      <w:del w:id="2967" w:author="PR Preview" w:date="2026-01-01T00:00:00Z">
        <w:r>
          <w:delText xml:space="preserve"> </w:delText>
        </w:r>
      </w:del>
      <w:del w:id="2968" w:author="PR Preview" w:date="2026-01-01T00:00:00Z">
        <w:r>
          <w:delText xml:space="preserve">so the fit of degree</w:delText>
        </w:r>
      </w:del>
      <w:del w:id="296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970" w:author="PR Preview" w:date="2026-01-01T00:00:00Z">
        <w:r>
          <w:delText xml:space="preserve"> </w:delText>
        </w:r>
      </w:del>
      <w:del w:id="2971" w:author="PR Preview" w:date="2026-01-01T00:00:00Z">
        <w:r>
          <w:delText xml:space="preserve">is</w:delText>
        </w:r>
      </w:del>
      <w:del w:id="2972" w:author="PR Preview" w:date="2026-01-01T00:00:00Z">
        <w:r>
          <w:delText xml:space="preserve"> </w:delText>
        </w:r>
      </w:del>
      <w:hyperlink w:anchor="def-flexibility">
        <w:del w:id="297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974" w:author="PR Preview" w:date="2026-01-01T00:00:00Z">
        <w:r>
          <w:delText xml:space="preserve"> </w:delText>
        </w:r>
      </w:del>
      <w:del w:id="2975" w:author="PR Preview" w:date="2026-01-01T00:00:00Z">
        <w:r>
          <w:delText xml:space="preserve">as the fit of degree</w:delText>
        </w:r>
      </w:del>
      <w:del w:id="2976" w:author="PR Preview" w:date="2026-01-01T00:00:00Z">
        <w:r>
          <w:delText xml:space="preserve"> </w:delText>
        </w:r>
      </w:del>
      <m:oMath>
        <m:r>
          <m:t>d</m:t>
        </m:r>
      </m:oMath>
      <w:del w:id="2977" w:author="PR Preview" w:date="2026-01-01T00:00:00Z">
        <w:r>
          <w:delText xml:space="preserve">.</w:delText>
        </w:r>
      </w:del>
      <w:del w:id="2978" w:author="PR Preview" w:date="2026-01-01T00:00:00Z">
        <w:r>
          <w:delText xml:space="preserve"> </w:delText>
        </w:r>
      </w:del>
      <w:del w:id="2979" w:author="PR Preview" w:date="2026-01-01T00:00:00Z">
        <w:r>
          <w:delText xml:space="preserve">The four fits of</w:delText>
        </w:r>
      </w:del>
      <w:del w:id="2980" w:author="PR Preview" w:date="2026-01-01T00:00:00Z">
        <w:r>
          <w:delText xml:space="preserve"> </w:delText>
        </w:r>
      </w:del>
      <w:hyperlink w:anchor="exr-overfitting">
        <w:del w:id="298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982" w:author="PR Preview" w:date="2026-01-01T00:00:00Z">
        <w:r>
          <w:delText xml:space="preserve"> </w:delText>
        </w:r>
      </w:del>
      <w:del w:id="2983" w:author="PR Preview" w:date="2026-01-01T00:00:00Z">
        <w:r>
          <w:delText xml:space="preserve">are ordered this way.</w:delText>
        </w:r>
      </w:del>
      <w:del w:id="2984" w:author="PR Preview" w:date="2026-01-01T00:00:00Z">
        <w:r>
          <w:delText xml:space="preserve"> </w:delText>
        </w:r>
      </w:del>
      <w:hyperlink w:anchor="def-flexibility">
        <w:del w:id="2985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delText xml:space="preserve">is narrower than the informal use of the word</w:delText>
        </w:r>
      </w:del>
      <w:del w:id="2988" w:author="PR Preview" w:date="2026-01-01T00:00:00Z">
        <w:r>
          <w:delText xml:space="preserve"> </w:delText>
        </w:r>
      </w:del>
      <w:del w:id="2989" w:author="PR Preview" w:date="2026-01-01T00:00:00Z">
        <w:r>
          <w:delText xml:space="preserve">in</w:delText>
        </w:r>
      </w:del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James et al. [5, Sec. 2.1.3]</w:delText>
        </w:r>
      </w:del>
      <w:del w:id="2992" w:author="PR Preview" w:date="2026-01-01T00:00:00Z">
        <w:r>
          <w:delText xml:space="preserve">:</w:delText>
        </w:r>
      </w:del>
      <w:del w:id="2993" w:author="PR Preview" w:date="2026-01-01T00:00:00Z">
        <w:r>
          <w:delText xml:space="preserve"> </w:delText>
        </w:r>
      </w:del>
      <w:del w:id="2994" w:author="PR Preview" w:date="2026-01-01T00:00:00Z">
        <w:r>
          <w:delText xml:space="preserve">it orders only procedures whose candidate sets are nested.</w:delText>
        </w:r>
      </w:del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delText xml:space="preserve">Other procedures can be compared by other measures,</w:delText>
        </w:r>
      </w:del>
      <w:del w:id="2997" w:author="PR Preview" w:date="2026-01-01T00:00:00Z">
        <w:r>
          <w:delText xml:space="preserve"> </w:delText>
        </w:r>
      </w:del>
      <w:del w:id="2998" w:author="PR Preview" w:date="2026-01-01T00:00:00Z">
        <w:r>
          <w:delText xml:space="preserve">such as the effective number of parameters</w:delText>
        </w:r>
      </w:del>
      <w:del w:id="2999" w:author="PR Preview" w:date="2026-01-01T00:00:00Z">
        <w:r>
          <w:delText xml:space="preserve"> </w:delText>
        </w:r>
      </w:del>
      <w:del w:id="3000" w:author="PR Preview" w:date="2026-01-01T00:00:00Z">
        <w:r>
          <w:delText xml:space="preserve">[3, Sec. 7.6]</w:delText>
        </w:r>
      </w:del>
      <w:del w:id="3001" w:author="PR Preview" w:date="2026-01-01T00:00:00Z">
        <w:r>
          <w:delText xml:space="preserve">.</w:delText>
        </w:r>
      </w:del>
    </w:p>
    <w:p>
      <w:pPr>
        <w:pStyle w:val="BodyText"/>
      </w:pPr>
      <w:del w:id="3002" w:author="PR Preview" w:date="2026-01-01T00:00:00Z">
        <w:r>
          <w:rPr>
            <w:b/>
            <w:bCs/>
          </w:rPr>
          <w:delText xml:space="preserve">Definition 37 (Bias–variance trade-off)</w:delText>
        </w:r>
      </w:del>
      <w:del w:id="3003" w:author="PR Preview" w:date="2026-01-01T00:00:00Z">
        <w:r>
          <w:delText xml:space="preserve"> </w:delText>
        </w:r>
      </w:del>
      <w:del w:id="3004" w:author="PR Preview" w:date="2026-01-01T00:00:00Z">
        <w:r>
          <w:delText xml:space="preserve">Let</w:delText>
        </w:r>
      </w:del>
      <w:del w:id="300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be</w:delText>
        </w:r>
      </w:del>
      <w:del w:id="3008" w:author="PR Preview" w:date="2026-01-01T00:00:00Z">
        <w:r>
          <w:delText xml:space="preserve"> </w:delText>
        </w:r>
      </w:del>
      <w:hyperlink w:anchor="def-fitting-procedure">
        <w:del w:id="300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010" w:author="PR Preview" w:date="2026-01-01T00:00:00Z">
        <w:r>
          <w:delText xml:space="preserve">,</w:delText>
        </w:r>
      </w:del>
      <w:del w:id="3011" w:author="PR Preview" w:date="2026-01-01T00:00:00Z">
        <w:r>
          <w:delText xml:space="preserve"> </w:delText>
        </w:r>
      </w:del>
      <w:del w:id="3012" w:author="PR Preview" w:date="2026-01-01T00:00:00Z">
        <w:r>
          <w:delText xml:space="preserve">each</w:delText>
        </w:r>
      </w:del>
      <w:del w:id="3013" w:author="PR Preview" w:date="2026-01-01T00:00:00Z">
        <w:r>
          <w:delText xml:space="preserve"> </w:delText>
        </w:r>
      </w:del>
      <w:hyperlink w:anchor="def-flexibility">
        <w:del w:id="301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015" w:author="PR Preview" w:date="2026-01-01T00:00:00Z">
        <w:r>
          <w:delText xml:space="preserve"> </w:delText>
        </w:r>
      </w:del>
      <w:del w:id="3016" w:author="PR Preview" w:date="2026-01-01T00:00:00Z">
        <w:r>
          <w:delText xml:space="preserve">as the one before,</w:delText>
        </w:r>
      </w:del>
      <w:del w:id="3017" w:author="PR Preview" w:date="2026-01-01T00:00:00Z">
        <w:r>
          <w:delText xml:space="preserve"> </w:delText>
        </w:r>
      </w:del>
      <w:del w:id="3018" w:author="PR Preview" w:date="2026-01-01T00:00:00Z">
        <w:r>
          <w:delText xml:space="preserve">and let</w:delText>
        </w:r>
      </w:del>
      <w:del w:id="30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20" w:author="PR Preview" w:date="2026-01-01T00:00:00Z">
        <w:r>
          <w:delText xml:space="preserve"> </w:delText>
        </w:r>
      </w:del>
      <w:del w:id="3021" w:author="PR Preview" w:date="2026-01-01T00:00:00Z">
        <w:r>
          <w:delText xml:space="preserve">be a random</w:delText>
        </w:r>
      </w:del>
      <w:del w:id="3022" w:author="PR Preview" w:date="2026-01-01T00:00:00Z">
        <w:r>
          <w:delText xml:space="preserve"> </w:delText>
        </w:r>
      </w:del>
      <w:hyperlink w:anchor="def-training-set">
        <w:del w:id="302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24" w:author="PR Preview" w:date="2026-01-01T00:00:00Z">
        <w:r>
          <w:delText xml:space="preserve">.</w:delText>
        </w:r>
      </w:del>
      <w:del w:id="3025" w:author="PR Preview" w:date="2026-01-01T00:00:00Z">
        <w:r>
          <w:delText xml:space="preserve"> </w:delText>
        </w:r>
      </w:del>
      <w:del w:id="3026" w:author="PR Preview" w:date="2026-01-01T00:00:00Z">
        <w:r>
          <w:delText xml:space="preserve">At a covariate value</w:delText>
        </w:r>
      </w:del>
      <w:del w:id="3027" w:author="PR Preview" w:date="2026-01-01T00:00:00Z">
        <w:r>
          <w:delText xml:space="preserve"> </w:delText>
        </w:r>
      </w:del>
      <m:oMath>
        <m:r>
          <m:t>x</m:t>
        </m:r>
      </m:oMath>
      <w:del w:id="3028" w:author="PR Preview" w:date="2026-01-01T00:00:00Z">
        <w:r>
          <w:delText xml:space="preserve">,</w:delText>
        </w:r>
      </w:del>
      <w:del w:id="3029" w:author="PR Preview" w:date="2026-01-01T00:00:00Z">
        <w:r>
          <w:delText xml:space="preserve"> </w:delText>
        </w:r>
      </w:del>
      <w:del w:id="3030" w:author="PR Preview" w:date="2026-01-01T00:00:00Z">
        <w:r>
          <w:delText xml:space="preserve">with</w:delText>
        </w:r>
      </w:del>
      <w:del w:id="3031" w:author="PR Preview" w:date="2026-01-01T00:00:00Z">
        <w:r>
          <w:delText xml:space="preserve"> </w:delText>
        </w:r>
      </w:del>
      <m:oMath>
        <m:r>
          <m:t>μ</m:t>
        </m:r>
      </m:oMath>
      <w:del w:id="3032" w:author="PR Preview" w:date="2026-01-01T00:00:00Z">
        <w:r>
          <w:delText xml:space="preserve"> </w:delText>
        </w:r>
      </w:del>
      <w:del w:id="3033" w:author="PR Preview" w:date="2026-01-01T00:00:00Z">
        <w:r>
          <w:delText xml:space="preserve">the</w:delText>
        </w:r>
      </w:del>
      <w:del w:id="3034" w:author="PR Preview" w:date="2026-01-01T00:00:00Z">
        <w:r>
          <w:delText xml:space="preserve"> </w:delText>
        </w:r>
      </w:del>
      <w:hyperlink w:anchor="def-mean-function">
        <w:del w:id="303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036" w:author="PR Preview" w:date="2026-01-01T00:00:00Z">
        <w:r>
          <w:delText xml:space="preserve">,</w:delText>
        </w:r>
      </w:del>
      <w:del w:id="3037" w:author="PR Preview" w:date="2026-01-01T00:00:00Z">
        <w:r>
          <w:delText xml:space="preserve"> </w:delText>
        </w:r>
      </w:del>
      <w:del w:id="3038" w:author="PR Preview" w:date="2026-01-01T00:00:00Z">
        <w:r>
          <w:delText xml:space="preserve">there is a</w:delText>
        </w:r>
      </w:del>
      <w:del w:id="3039" w:author="PR Preview" w:date="2026-01-01T00:00:00Z">
        <w:r>
          <w:delText xml:space="preserve"> </w:delText>
        </w:r>
      </w:del>
      <w:del w:id="3040" w:author="PR Preview" w:date="2026-01-01T00:00:00Z">
        <w:r>
          <w:rPr>
            <w:b/>
            <w:bCs/>
          </w:rPr>
          <w:delText xml:space="preserve">bias–variance trade-off</w:delText>
        </w:r>
      </w:del>
      <w:del w:id="3041" w:author="PR Preview" w:date="2026-01-01T00:00:00Z">
        <w:r>
          <w:delText xml:space="preserve"> </w:delText>
        </w:r>
      </w:del>
      <w:del w:id="3042" w:author="PR Preview" w:date="2026-01-01T00:00:00Z">
        <w:r>
          <w:delText xml:space="preserve">among them</w:delText>
        </w:r>
      </w:del>
      <w:del w:id="3043" w:author="PR Preview" w:date="2026-01-01T00:00:00Z">
        <w:r>
          <w:delText xml:space="preserve"> </w:delText>
        </w:r>
      </w:del>
      <w:del w:id="3044" w:author="PR Preview" w:date="2026-01-01T00:00:00Z">
        <w:r>
          <w:delText xml:space="preserve">when, from each procedure to the next,</w:delText>
        </w:r>
      </w:del>
      <w:del w:id="3045" w:author="PR Preview" w:date="2026-01-01T00:00:00Z">
        <w:r>
          <w:delText xml:space="preserve"> </w:delText>
        </w:r>
      </w:del>
      <w:del w:id="3046" w:author="PR Preview" w:date="2026-01-01T00:00:00Z">
        <w:r>
          <w:delText xml:space="preserve">the squared</w:delText>
        </w:r>
      </w:del>
      <w:del w:id="3047" w:author="PR Preview" w:date="2026-01-01T00:00:00Z">
        <w:r>
          <w:delText xml:space="preserve"> </w:delText>
        </w:r>
      </w:del>
      <w:hyperlink w:anchor="def-prediction-bias">
        <w:del w:id="304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3049" w:author="PR Preview" w:date="2026-01-01T00:00:00Z">
        <w:r>
          <w:delText xml:space="preserve"> </w:delText>
        </w:r>
      </w:del>
      <w:del w:id="3050" w:author="PR Preview" w:date="2026-01-01T00:00:00Z">
        <w:r>
          <w:delText xml:space="preserve">of the prediction, used as an</w:delText>
        </w:r>
      </w:del>
      <w:del w:id="3051" w:author="PR Preview" w:date="2026-01-01T00:00:00Z">
        <w:r>
          <w:delText xml:space="preserve"> </w:delText>
        </w:r>
      </w:del>
      <w:hyperlink r:id="rId135">
        <w:del w:id="305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of</w:delText>
        </w:r>
      </w:del>
      <w:del w:id="3055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056" w:author="PR Preview" w:date="2026-01-01T00:00:00Z">
        <w:r>
          <w:delText xml:space="preserve">, does not rise</w:delText>
        </w:r>
      </w:del>
      <w:del w:id="3057" w:author="PR Preview" w:date="2026-01-01T00:00:00Z">
        <w:r>
          <w:delText xml:space="preserve"> </w:delText>
        </w:r>
      </w:del>
      <w:del w:id="3058" w:author="PR Preview" w:date="2026-01-01T00:00:00Z">
        <w:r>
          <w:delText xml:space="preserve">and its</w:delText>
        </w:r>
      </w:del>
      <w:del w:id="3059" w:author="PR Preview" w:date="2026-01-01T00:00:00Z">
        <w:r>
          <w:delText xml:space="preserve"> </w:delText>
        </w:r>
      </w:del>
      <w:hyperlink r:id="rId143">
        <w:del w:id="306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does not fall:</w:delText>
        </w:r>
      </w:del>
    </w:p>
    <w:p>
      <w:pPr>
        <w:pStyle w:val="BodyText"/>
      </w:pPr>
      <w:bookmarkStart w:id="17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del w:id="3063" w:author="PR Preview" w:date="2026-01-01T00:00:00Z">
        <w:r>
          <w:delText xml:space="preserve">Source:</w:delText>
        </w:r>
      </w:del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James et al. [5, Sec. 2.2.2]</w:delText>
        </w:r>
      </w:del>
      <w:del w:id="3066" w:author="PR Preview" w:date="2026-01-01T00:00:00Z">
        <w:r>
          <w:delText xml:space="preserve">;</w:delText>
        </w:r>
      </w:del>
      <w:del w:id="3067" w:author="PR Preview" w:date="2026-01-01T00:00:00Z">
        <w:r>
          <w:delText xml:space="preserve"> </w:delText>
        </w:r>
      </w:del>
      <w:del w:id="3068" w:author="PR Preview" w:date="2026-01-01T00:00:00Z">
        <w:r>
          <w:delText xml:space="preserve">Wikipedia contributors [9]</w:delText>
        </w:r>
      </w:del>
      <w:del w:id="3069" w:author="PR Preview" w:date="2026-01-01T00:00:00Z">
        <w:r>
          <w:delText xml:space="preserve">.</w:delText>
        </w:r>
      </w:del>
    </w:p>
    <w:p>
      <w:pPr>
        <w:pStyle w:val="BodyText"/>
      </w:pPr>
      <w:ins w:id="3070" w:author="PR Preview" w:date="2026-01-01T00:00:00Z">
        <w:r>
          <w:rPr>
            <w:i/>
            <w:iCs/>
          </w:rPr>
          <w:t xml:space="preserve">Remark 15</w:t>
        </w:r>
      </w:ins>
      <w:ins w:id="3071" w:author="PR Preview" w:date="2026-01-01T00:00:00Z">
        <w:r>
          <w:t xml:space="preserve"> (Polynomial degree orders flexibility). </w:t>
        </w:r>
      </w:ins>
      <w:ins w:id="3072" w:author="PR Preview" w:date="2026-01-01T00:00:00Z">
        <w:r>
          <w:t xml:space="preserve">Least-squares polynomial fits are ordered by degree:</w:t>
        </w:r>
      </w:ins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a polynomial of degree</w:t>
        </w:r>
      </w:ins>
      <w:ins w:id="3075" w:author="PR Preview" w:date="2026-01-01T00:00:00Z">
        <w:r>
          <w:t xml:space="preserve"> </w:t>
        </w:r>
      </w:ins>
      <m:oMath>
        <m:r>
          <m:t>d</m:t>
        </m:r>
      </m:oMath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is also a polynomial of degree</w:t>
        </w:r>
      </w:ins>
      <w:ins w:id="307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whose coefficient of</w:t>
        </w:r>
      </w:ins>
      <w:ins w:id="308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is zero,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so the fit of degree</w:t>
        </w:r>
      </w:ins>
      <w:ins w:id="308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is</w:t>
        </w:r>
      </w:ins>
      <w:ins w:id="3089" w:author="PR Preview" w:date="2026-01-01T00:00:00Z">
        <w:r>
          <w:t xml:space="preserve"> </w:t>
        </w:r>
      </w:ins>
      <w:hyperlink w:anchor="def-flexibility">
        <w:ins w:id="3090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as the fit of degree</w:t>
        </w:r>
      </w:ins>
      <w:ins w:id="3093" w:author="PR Preview" w:date="2026-01-01T00:00:00Z">
        <w:r>
          <w:t xml:space="preserve"> </w:t>
        </w:r>
      </w:ins>
      <m:oMath>
        <m:r>
          <m:t>d</m:t>
        </m:r>
      </m:oMath>
      <w:ins w:id="3094" w:author="PR Preview" w:date="2026-01-01T00:00:00Z">
        <w:r>
          <w:t xml:space="preserve">.</w:t>
        </w:r>
      </w:ins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The four fits of</w:t>
        </w:r>
      </w:ins>
      <w:ins w:id="3097" w:author="PR Preview" w:date="2026-01-01T00:00:00Z">
        <w:r>
          <w:t xml:space="preserve"> </w:t>
        </w:r>
      </w:ins>
      <w:hyperlink w:anchor="exr-overfitting">
        <w:ins w:id="309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are ordered this way.</w:t>
        </w:r>
      </w:ins>
      <w:ins w:id="3101" w:author="PR Preview" w:date="2026-01-01T00:00:00Z">
        <w:r>
          <w:t xml:space="preserve"> </w:t>
        </w:r>
      </w:ins>
      <w:hyperlink w:anchor="def-flexibility">
        <w:ins w:id="3102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is narrower than the informal use of the word</w:t>
        </w:r>
      </w:ins>
      <w:ins w:id="3105" w:author="PR Preview" w:date="2026-01-01T00:00:00Z">
        <w:r>
          <w:t xml:space="preserve"> </w:t>
        </w:r>
      </w:ins>
      <w:ins w:id="3106" w:author="PR Preview" w:date="2026-01-01T00:00:00Z">
        <w:r>
          <w:t xml:space="preserve">in</w:t>
        </w:r>
      </w:ins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James et al. [5, Sec. 2.1.3]</w:t>
        </w:r>
      </w:ins>
      <w:ins w:id="3109" w:author="PR Preview" w:date="2026-01-01T00:00:00Z">
        <w:r>
          <w:t xml:space="preserve">:</w:t>
        </w:r>
      </w:ins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it orders only procedures whose candidate sets are nested.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Other procedures can be compared by other measures,</w:t>
        </w:r>
      </w:ins>
      <w:ins w:id="3114" w:author="PR Preview" w:date="2026-01-01T00:00:00Z">
        <w:r>
          <w:t xml:space="preserve"> </w:t>
        </w:r>
      </w:ins>
      <w:ins w:id="3115" w:author="PR Preview" w:date="2026-01-01T00:00:00Z">
        <w:r>
          <w:t xml:space="preserve">such as the effective number of parameters</w:t>
        </w:r>
      </w:ins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[3, Sec. 7.6]</w:t>
        </w:r>
      </w:ins>
      <w:ins w:id="3118" w:author="PR Preview" w:date="2026-01-01T00:00:00Z">
        <w:r>
          <w:t xml:space="preserve">.</w:t>
        </w:r>
      </w:ins>
    </w:p>
    <w:bookmarkEnd w:id="172"/>
    <w:bookmarkStart w:id="174" w:name="def-bias-variance-tradeoff"/>
    <w:p>
      <w:pPr>
        <w:pStyle w:val="BodyText"/>
      </w:pPr>
      <w:ins w:id="3119" w:author="PR Preview" w:date="2026-01-01T00:00:00Z">
        <w:r>
          <w:rPr>
            <w:b/>
            <w:bCs/>
          </w:rPr>
          <w:t xml:space="preserve">Definition 36 (Bias–variance trade-off)</w:t>
        </w:r>
      </w:ins>
      <w:ins w:id="3120" w:author="PR Preview" w:date="2026-01-01T00:00:00Z">
        <w:r>
          <w:t xml:space="preserve"> </w:t>
        </w:r>
      </w:ins>
      <w:ins w:id="3121" w:author="PR Preview" w:date="2026-01-01T00:00:00Z">
        <w:r>
          <w:t xml:space="preserve">Let</w:t>
        </w:r>
      </w:ins>
      <w:ins w:id="312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123" w:author="PR Preview" w:date="2026-01-01T00:00:00Z">
        <w:r>
          <w:t xml:space="preserve"> </w:t>
        </w:r>
      </w:ins>
      <w:ins w:id="3124" w:author="PR Preview" w:date="2026-01-01T00:00:00Z">
        <w:r>
          <w:t xml:space="preserve">be</w:t>
        </w:r>
      </w:ins>
      <w:ins w:id="3125" w:author="PR Preview" w:date="2026-01-01T00:00:00Z">
        <w:r>
          <w:t xml:space="preserve"> </w:t>
        </w:r>
      </w:ins>
      <w:hyperlink w:anchor="def-fitting-procedure">
        <w:ins w:id="312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127" w:author="PR Preview" w:date="2026-01-01T00:00:00Z">
        <w:r>
          <w:t xml:space="preserve">,</w:t>
        </w:r>
      </w:ins>
      <w:ins w:id="3128" w:author="PR Preview" w:date="2026-01-01T00:00:00Z">
        <w:r>
          <w:t xml:space="preserve"> </w:t>
        </w:r>
      </w:ins>
      <w:ins w:id="3129" w:author="PR Preview" w:date="2026-01-01T00:00:00Z">
        <w:r>
          <w:t xml:space="preserve">each</w:t>
        </w:r>
      </w:ins>
      <w:ins w:id="3130" w:author="PR Preview" w:date="2026-01-01T00:00:00Z">
        <w:r>
          <w:t xml:space="preserve"> </w:t>
        </w:r>
      </w:ins>
      <w:hyperlink w:anchor="def-flexibility">
        <w:ins w:id="3131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132" w:author="PR Preview" w:date="2026-01-01T00:00:00Z">
        <w:r>
          <w:t xml:space="preserve"> </w:t>
        </w:r>
      </w:ins>
      <w:ins w:id="3133" w:author="PR Preview" w:date="2026-01-01T00:00:00Z">
        <w:r>
          <w:t xml:space="preserve">as the one before,</w:t>
        </w:r>
      </w:ins>
      <w:ins w:id="3134" w:author="PR Preview" w:date="2026-01-01T00:00:00Z">
        <w:r>
          <w:t xml:space="preserve"> </w:t>
        </w:r>
      </w:ins>
      <w:ins w:id="3135" w:author="PR Preview" w:date="2026-01-01T00:00:00Z">
        <w:r>
          <w:t xml:space="preserve">and let</w:t>
        </w:r>
      </w:ins>
      <w:ins w:id="313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37" w:author="PR Preview" w:date="2026-01-01T00:00:00Z">
        <w:r>
          <w:t xml:space="preserve"> </w:t>
        </w:r>
      </w:ins>
      <w:ins w:id="3138" w:author="PR Preview" w:date="2026-01-01T00:00:00Z">
        <w:r>
          <w:t xml:space="preserve">be a random</w:t>
        </w:r>
      </w:ins>
      <w:ins w:id="3139" w:author="PR Preview" w:date="2026-01-01T00:00:00Z">
        <w:r>
          <w:t xml:space="preserve"> </w:t>
        </w:r>
      </w:ins>
      <w:hyperlink w:anchor="def-training-set">
        <w:ins w:id="314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41" w:author="PR Preview" w:date="2026-01-01T00:00:00Z">
        <w:r>
          <w:t xml:space="preserve">.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At a covariate value</w:t>
        </w:r>
      </w:ins>
      <w:ins w:id="3144" w:author="PR Preview" w:date="2026-01-01T00:00:00Z">
        <w:r>
          <w:t xml:space="preserve"> </w:t>
        </w:r>
      </w:ins>
      <m:oMath>
        <m:r>
          <m:t>x</m:t>
        </m:r>
      </m:oMath>
      <w:ins w:id="3145" w:author="PR Preview" w:date="2026-01-01T00:00:00Z">
        <w:r>
          <w:t xml:space="preserve">,</w:t>
        </w:r>
      </w:ins>
      <w:ins w:id="3146" w:author="PR Preview" w:date="2026-01-01T00:00:00Z">
        <w:r>
          <w:t xml:space="preserve"> </w:t>
        </w:r>
      </w:ins>
      <w:ins w:id="3147" w:author="PR Preview" w:date="2026-01-01T00:00:00Z">
        <w:r>
          <w:t xml:space="preserve">with</w:t>
        </w:r>
      </w:ins>
      <w:ins w:id="3148" w:author="PR Preview" w:date="2026-01-01T00:00:00Z">
        <w:r>
          <w:t xml:space="preserve"> </w:t>
        </w:r>
      </w:ins>
      <m:oMath>
        <m:r>
          <m:t>μ</m:t>
        </m:r>
      </m:oMath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the</w:t>
        </w:r>
      </w:ins>
      <w:ins w:id="3151" w:author="PR Preview" w:date="2026-01-01T00:00:00Z">
        <w:r>
          <w:t xml:space="preserve"> </w:t>
        </w:r>
      </w:ins>
      <w:hyperlink w:anchor="def-mean-function">
        <w:ins w:id="315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153" w:author="PR Preview" w:date="2026-01-01T00:00:00Z">
        <w:r>
          <w:t xml:space="preserve">,</w:t>
        </w:r>
      </w:ins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there is a</w:t>
        </w:r>
      </w:ins>
      <w:ins w:id="3156" w:author="PR Preview" w:date="2026-01-01T00:00:00Z">
        <w:r>
          <w:t xml:space="preserve"> </w:t>
        </w:r>
      </w:ins>
      <w:ins w:id="3157" w:author="PR Preview" w:date="2026-01-01T00:00:00Z">
        <w:r>
          <w:rPr>
            <w:b/>
            <w:bCs/>
          </w:rPr>
          <w:t xml:space="preserve">bias–variance trade-off</w:t>
        </w:r>
      </w:ins>
      <w:ins w:id="3158" w:author="PR Preview" w:date="2026-01-01T00:00:00Z">
        <w:r>
          <w:t xml:space="preserve"> </w:t>
        </w:r>
      </w:ins>
      <w:ins w:id="3159" w:author="PR Preview" w:date="2026-01-01T00:00:00Z">
        <w:r>
          <w:t xml:space="preserve">among them</w:t>
        </w:r>
      </w:ins>
      <w:ins w:id="3160" w:author="PR Preview" w:date="2026-01-01T00:00:00Z">
        <w:r>
          <w:t xml:space="preserve"> </w:t>
        </w:r>
      </w:ins>
      <w:ins w:id="3161" w:author="PR Preview" w:date="2026-01-01T00:00:00Z">
        <w:r>
          <w:t xml:space="preserve">when, from each procedure to the next,</w:t>
        </w:r>
      </w:ins>
      <w:ins w:id="3162" w:author="PR Preview" w:date="2026-01-01T00:00:00Z">
        <w:r>
          <w:t xml:space="preserve"> </w:t>
        </w:r>
      </w:ins>
      <w:ins w:id="3163" w:author="PR Preview" w:date="2026-01-01T00:00:00Z">
        <w:r>
          <w:t xml:space="preserve">the squared</w:t>
        </w:r>
      </w:ins>
      <w:ins w:id="3164" w:author="PR Preview" w:date="2026-01-01T00:00:00Z">
        <w:r>
          <w:t xml:space="preserve"> </w:t>
        </w:r>
      </w:ins>
      <w:hyperlink w:anchor="def-prediction-bias">
        <w:ins w:id="316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166" w:author="PR Preview" w:date="2026-01-01T00:00:00Z">
        <w:r>
          <w:t xml:space="preserve"> </w:t>
        </w:r>
      </w:ins>
      <w:ins w:id="3167" w:author="PR Preview" w:date="2026-01-01T00:00:00Z">
        <w:r>
          <w:t xml:space="preserve">of the prediction, used as an</w:t>
        </w:r>
      </w:ins>
      <w:ins w:id="3168" w:author="PR Preview" w:date="2026-01-01T00:00:00Z">
        <w:r>
          <w:t xml:space="preserve"> </w:t>
        </w:r>
      </w:ins>
      <w:hyperlink r:id="rId135">
        <w:ins w:id="316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170" w:author="PR Preview" w:date="2026-01-01T00:00:00Z">
        <w:r>
          <w:t xml:space="preserve"> </w:t>
        </w:r>
      </w:ins>
      <w:ins w:id="3171" w:author="PR Preview" w:date="2026-01-01T00:00:00Z">
        <w:r>
          <w:t xml:space="preserve">of</w:t>
        </w:r>
      </w:ins>
      <w:ins w:id="317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173" w:author="PR Preview" w:date="2026-01-01T00:00:00Z">
        <w:r>
          <w:t xml:space="preserve">, does not rise</w:t>
        </w:r>
      </w:ins>
      <w:ins w:id="3174" w:author="PR Preview" w:date="2026-01-01T00:00:00Z">
        <w:r>
          <w:t xml:space="preserve"> </w:t>
        </w:r>
      </w:ins>
      <w:ins w:id="3175" w:author="PR Preview" w:date="2026-01-01T00:00:00Z">
        <w:r>
          <w:t xml:space="preserve">and its</w:t>
        </w:r>
      </w:ins>
      <w:ins w:id="3176" w:author="PR Preview" w:date="2026-01-01T00:00:00Z">
        <w:r>
          <w:t xml:space="preserve"> </w:t>
        </w:r>
      </w:ins>
      <w:hyperlink r:id="rId143">
        <w:ins w:id="317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does not fall:</w:t>
        </w:r>
      </w:ins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ins w:id="3180" w:author="PR Preview" w:date="2026-01-01T00:00:00Z">
        <w:r>
          <w:t xml:space="preserve">Source:</w:t>
        </w:r>
      </w:ins>
      <w:ins w:id="3181" w:author="PR Preview" w:date="2026-01-01T00:00:00Z">
        <w:r>
          <w:t xml:space="preserve"> </w:t>
        </w:r>
      </w:ins>
      <w:ins w:id="3182" w:author="PR Preview" w:date="2026-01-01T00:00:00Z">
        <w:r>
          <w:t xml:space="preserve">James et al. [5, Sec. 2.2.2]</w:t>
        </w:r>
      </w:ins>
      <w:ins w:id="3183" w:author="PR Preview" w:date="2026-01-01T00:00:00Z">
        <w:r>
          <w:t xml:space="preserve">;</w:t>
        </w:r>
      </w:ins>
      <w:ins w:id="3184" w:author="PR Preview" w:date="2026-01-01T00:00:00Z">
        <w:r>
          <w:t xml:space="preserve"> </w:t>
        </w:r>
      </w:ins>
      <w:ins w:id="3185" w:author="PR Preview" w:date="2026-01-01T00:00:00Z">
        <w:r>
          <w:t xml:space="preserve">Wikipedia contributors [7]</w:t>
        </w:r>
      </w:ins>
      <w:ins w:id="3186" w:author="PR Preview" w:date="2026-01-01T00:00:00Z">
        <w:r>
          <w:t xml:space="preserve">.</w:t>
        </w:r>
      </w:ins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del w:id="3187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3188" w:author="PR Preview" w:date="2026-01-01T00:00:00Z">
        <w:r>
          <w:delText xml:space="preserve"> </w:delText>
        </w:r>
      </w:del>
      <w:del w:id="3189" w:author="PR Preview" w:date="2026-01-01T00:00:00Z">
        <w:r>
          <w:delText xml:space="preserve">A</w:delText>
        </w:r>
      </w:del>
      <w:del w:id="3190" w:author="PR Preview" w:date="2026-01-01T00:00:00Z">
        <w:r>
          <w:delText xml:space="preserve"> </w:delText>
        </w:r>
      </w:del>
      <w:hyperlink w:anchor="def-fitted-model">
        <w:del w:id="319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19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193" w:author="PR Preview" w:date="2026-01-01T00:00:00Z">
        <w:r>
          <w:delText xml:space="preserve"> </w:delText>
        </w:r>
      </w:del>
      <w:del w:id="3194" w:author="PR Preview" w:date="2026-01-01T00:00:00Z">
        <w:r>
          <w:delText xml:space="preserve">is fitted to a</w:delText>
        </w:r>
      </w:del>
      <w:del w:id="3195" w:author="PR Preview" w:date="2026-01-01T00:00:00Z">
        <w:r>
          <w:delText xml:space="preserve"> </w:delText>
        </w:r>
      </w:del>
      <w:hyperlink w:anchor="def-training-set">
        <w:del w:id="319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98" w:author="PR Preview" w:date="2026-01-01T00:00:00Z">
        <w:r>
          <w:delText xml:space="preserve">.</w:delText>
        </w:r>
      </w:del>
      <w:del w:id="3199" w:author="PR Preview" w:date="2026-01-01T00:00:00Z">
        <w:r>
          <w:delText xml:space="preserve"> </w:delText>
        </w:r>
      </w:del>
      <w:del w:id="3200" w:author="PR Preview" w:date="2026-01-01T00:00:00Z">
        <w:r>
          <w:delText xml:space="preserve">A</w:delText>
        </w:r>
      </w:del>
      <w:del w:id="3201" w:author="PR Preview" w:date="2026-01-01T00:00:00Z">
        <w:r>
          <w:delText xml:space="preserve"> </w:delText>
        </w:r>
      </w:del>
      <w:hyperlink w:anchor="def-held-out-set">
        <w:del w:id="320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of</w:delText>
        </w:r>
      </w:del>
      <w:del w:id="3205" w:author="PR Preview" w:date="2026-01-01T00:00:00Z">
        <w:r>
          <w:delText xml:space="preserve"> </w:delText>
        </w:r>
      </w:del>
      <m:oMath>
        <m:r>
          <m:t>m</m:t>
        </m:r>
      </m:oMath>
      <w:del w:id="3206" w:author="PR Preview" w:date="2026-01-01T00:00:00Z">
        <w:r>
          <w:delText xml:space="preserve"> </w:delText>
        </w:r>
      </w:del>
      <w:del w:id="3207" w:author="PR Preview" w:date="2026-01-01T00:00:00Z">
        <w:r>
          <w:delText xml:space="preserve">observations</w:delText>
        </w:r>
      </w:del>
      <w:del w:id="32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is drawn from the same population as the new observation</w:delText>
        </w:r>
      </w:del>
      <w:del w:id="32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212" w:author="PR Preview" w:date="2026-01-01T00:00:00Z">
        <w:r>
          <w:delText xml:space="preserve"> </w:delText>
        </w:r>
      </w:del>
      <w:del w:id="3213" w:author="PR Preview" w:date="2026-01-01T00:00:00Z">
        <w:r>
          <w:delText xml:space="preserve">of</w:delText>
        </w:r>
      </w:del>
      <w:del w:id="3214" w:author="PR Preview" w:date="2026-01-01T00:00:00Z">
        <w:r>
          <w:delText xml:space="preserve"> </w:delText>
        </w:r>
      </w:del>
      <w:hyperlink w:anchor="def-generalization-error">
        <w:del w:id="321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216" w:author="PR Preview" w:date="2026-01-01T00:00:00Z">
        <w:r>
          <w:delText xml:space="preserve">,</w:delText>
        </w:r>
      </w:del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each independently of</w:delText>
        </w:r>
      </w:del>
      <w:del w:id="32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20" w:author="PR Preview" w:date="2026-01-01T00:00:00Z">
        <w:r>
          <w:delText xml:space="preserve">.</w:delText>
        </w:r>
      </w:del>
      <w:del w:id="3221" w:author="PR Preview" w:date="2026-01-01T00:00:00Z">
        <w:r>
          <w:delText xml:space="preserve"> </w:delText>
        </w:r>
      </w:del>
      <w:del w:id="3222" w:author="PR Preview" w:date="2026-01-01T00:00:00Z">
        <w:r>
          <w:delText xml:space="preserve">Write</w:delText>
        </w:r>
      </w:del>
      <w:del w:id="322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3224" w:author="PR Preview" w:date="2026-01-01T00:00:00Z">
        <w:r>
          <w:delText xml:space="preserve"> </w:delText>
        </w:r>
      </w:del>
      <w:del w:id="3225" w:author="PR Preview" w:date="2026-01-01T00:00:00Z">
        <w:r>
          <w:delText xml:space="preserve">for the</w:delText>
        </w:r>
      </w:del>
      <w:del w:id="3226" w:author="PR Preview" w:date="2026-01-01T00:00:00Z">
        <w:r>
          <w:delText xml:space="preserve"> </w:delText>
        </w:r>
      </w:del>
      <w:hyperlink w:anchor="def-observation-loss">
        <w:del w:id="322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228" w:author="PR Preview" w:date="2026-01-01T00:00:00Z">
        <w:r>
          <w:delText xml:space="preserve"> </w:delText>
        </w:r>
      </w:del>
      <w:del w:id="3229" w:author="PR Preview" w:date="2026-01-01T00:00:00Z">
        <w:r>
          <w:delText xml:space="preserve">of</w:delText>
        </w:r>
      </w:del>
      <w:del w:id="323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231" w:author="PR Preview" w:date="2026-01-01T00:00:00Z">
        <w:r>
          <w:delText xml:space="preserve"> </w:delText>
        </w:r>
      </w:del>
      <w:del w:id="3232" w:author="PR Preview" w:date="2026-01-01T00:00:00Z">
        <w:r>
          <w:delText xml:space="preserve">on held-out observation</w:delText>
        </w:r>
      </w:del>
      <w:del w:id="3233" w:author="PR Preview" w:date="2026-01-01T00:00:00Z">
        <w:r>
          <w:delText xml:space="preserve"> </w:delText>
        </w:r>
      </w:del>
      <m:oMath>
        <m:r>
          <m:t>j</m:t>
        </m:r>
      </m:oMath>
      <w:del w:id="3234" w:author="PR Preview" w:date="2026-01-01T00:00:00Z">
        <w:r>
          <w:delText xml:space="preserve">.</w:delText>
        </w:r>
      </w:del>
    </w:p>
    <w:p>
      <w:pPr>
        <w:pStyle w:val="BodyText"/>
      </w:pPr>
      <w:ins w:id="3235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A</w:t>
        </w:r>
      </w:ins>
      <w:ins w:id="3238" w:author="PR Preview" w:date="2026-01-01T00:00:00Z">
        <w:r>
          <w:t xml:space="preserve"> </w:t>
        </w:r>
      </w:ins>
      <w:hyperlink w:anchor="def-fitted-model">
        <w:ins w:id="323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24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is fitted to a</w:t>
        </w:r>
      </w:ins>
      <w:ins w:id="3243" w:author="PR Preview" w:date="2026-01-01T00:00:00Z">
        <w:r>
          <w:t xml:space="preserve"> </w:t>
        </w:r>
      </w:ins>
      <w:hyperlink w:anchor="def-training-set">
        <w:ins w:id="324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2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46" w:author="PR Preview" w:date="2026-01-01T00:00:00Z">
        <w:r>
          <w:t xml:space="preserve">.</w:t>
        </w:r>
      </w:ins>
      <w:ins w:id="3247" w:author="PR Preview" w:date="2026-01-01T00:00:00Z">
        <w:r>
          <w:t xml:space="preserve"> </w:t>
        </w:r>
      </w:ins>
      <w:ins w:id="3248" w:author="PR Preview" w:date="2026-01-01T00:00:00Z">
        <w:r>
          <w:t xml:space="preserve">A</w:t>
        </w:r>
      </w:ins>
      <w:ins w:id="3249" w:author="PR Preview" w:date="2026-01-01T00:00:00Z">
        <w:r>
          <w:t xml:space="preserve"> </w:t>
        </w:r>
      </w:ins>
      <w:hyperlink w:anchor="def-held-out-set">
        <w:ins w:id="3250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of</w:t>
        </w:r>
      </w:ins>
      <w:ins w:id="3253" w:author="PR Preview" w:date="2026-01-01T00:00:00Z">
        <w:r>
          <w:t xml:space="preserve"> </w:t>
        </w:r>
      </w:ins>
      <m:oMath>
        <m:r>
          <m:t>m</m:t>
        </m:r>
      </m:oMath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observations</w:t>
        </w:r>
      </w:ins>
      <w:ins w:id="32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is drawn from the same population as the new observation</w:t>
        </w:r>
      </w:ins>
      <w:ins w:id="32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of</w:t>
        </w:r>
      </w:ins>
      <w:ins w:id="3262" w:author="PR Preview" w:date="2026-01-01T00:00:00Z">
        <w:r>
          <w:t xml:space="preserve"> </w:t>
        </w:r>
      </w:ins>
      <w:hyperlink w:anchor="def-generalization-error">
        <w:ins w:id="326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264" w:author="PR Preview" w:date="2026-01-01T00:00:00Z">
        <w:r>
          <w:t xml:space="preserve">,</w:t>
        </w:r>
      </w:ins>
      <w:ins w:id="3265" w:author="PR Preview" w:date="2026-01-01T00:00:00Z">
        <w:r>
          <w:t xml:space="preserve"> </w:t>
        </w:r>
      </w:ins>
      <w:ins w:id="3266" w:author="PR Preview" w:date="2026-01-01T00:00:00Z">
        <w:r>
          <w:t xml:space="preserve">each independently of</w:t>
        </w:r>
      </w:ins>
      <w:ins w:id="32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68" w:author="PR Preview" w:date="2026-01-01T00:00:00Z">
        <w:r>
          <w:t xml:space="preserve">.</w:t>
        </w:r>
      </w:ins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Write</w:t>
        </w:r>
      </w:ins>
      <w:ins w:id="327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for the</w:t>
        </w:r>
      </w:ins>
      <w:ins w:id="3274" w:author="PR Preview" w:date="2026-01-01T00:00:00Z">
        <w:r>
          <w:t xml:space="preserve"> </w:t>
        </w:r>
      </w:ins>
      <w:hyperlink w:anchor="def-observation-loss">
        <w:ins w:id="327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of</w:t>
        </w:r>
      </w:ins>
      <w:ins w:id="327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279" w:author="PR Preview" w:date="2026-01-01T00:00:00Z">
        <w:r>
          <w:t xml:space="preserve"> </w:t>
        </w:r>
      </w:ins>
      <w:ins w:id="3280" w:author="PR Preview" w:date="2026-01-01T00:00:00Z">
        <w:r>
          <w:t xml:space="preserve">on held-out observation</w:t>
        </w:r>
      </w:ins>
      <w:ins w:id="3281" w:author="PR Preview" w:date="2026-01-01T00:00:00Z">
        <w:r>
          <w:t xml:space="preserve"> </w:t>
        </w:r>
      </w:ins>
      <m:oMath>
        <m:r>
          <m:t>j</m:t>
        </m:r>
      </m:oMath>
      <w:ins w:id="3282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del w:id="3283" w:author="PR Preview" w:date="2026-01-01T00:00:00Z">
        <w:r>
          <w:rPr>
            <w:b/>
            <w:bCs/>
          </w:rPr>
          <w:delText xml:space="preserve">Theorem 5 (The held-out sample mean loss estimates the generalization error)</w:delText>
        </w:r>
      </w:del>
      <w:del w:id="3284" w:author="PR Preview" w:date="2026-01-01T00:00:00Z">
        <w:r>
          <w:delText xml:space="preserve"> </w:delText>
        </w:r>
      </w:del>
      <w:del w:id="3285" w:author="PR Preview" w:date="2026-01-01T00:00:00Z">
        <w:r>
          <w:delText xml:space="preserve">Let a</w:delText>
        </w:r>
      </w:del>
      <w:del w:id="3286" w:author="PR Preview" w:date="2026-01-01T00:00:00Z">
        <w:r>
          <w:delText xml:space="preserve"> </w:delText>
        </w:r>
      </w:del>
      <w:hyperlink w:anchor="def-fitted-model">
        <w:del w:id="328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2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289" w:author="PR Preview" w:date="2026-01-01T00:00:00Z">
        <w:r>
          <w:delText xml:space="preserve"> </w:delText>
        </w:r>
      </w:del>
      <w:del w:id="3290" w:author="PR Preview" w:date="2026-01-01T00:00:00Z">
        <w:r>
          <w:delText xml:space="preserve">be fitted to a</w:delText>
        </w:r>
      </w:del>
      <w:del w:id="3291" w:author="PR Preview" w:date="2026-01-01T00:00:00Z">
        <w:r>
          <w:delText xml:space="preserve"> </w:delText>
        </w:r>
      </w:del>
      <w:hyperlink w:anchor="def-training-set">
        <w:del w:id="329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94" w:author="PR Preview" w:date="2026-01-01T00:00:00Z">
        <w:r>
          <w:delText xml:space="preserve">,</w:delText>
        </w:r>
      </w:del>
      <w:del w:id="3295" w:author="PR Preview" w:date="2026-01-01T00:00:00Z">
        <w:r>
          <w:delText xml:space="preserve"> </w:delText>
        </w:r>
      </w:del>
      <w:del w:id="3296" w:author="PR Preview" w:date="2026-01-01T00:00:00Z">
        <w:r>
          <w:delText xml:space="preserve">and let a</w:delText>
        </w:r>
      </w:del>
      <w:del w:id="3297" w:author="PR Preview" w:date="2026-01-01T00:00:00Z">
        <w:r>
          <w:delText xml:space="preserve"> </w:delText>
        </w:r>
      </w:del>
      <w:hyperlink w:anchor="def-held-out-set">
        <w:del w:id="329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299" w:author="PR Preview" w:date="2026-01-01T00:00:00Z">
        <w:r>
          <w:delText xml:space="preserve"> </w:delText>
        </w:r>
      </w:del>
      <w:del w:id="3300" w:author="PR Preview" w:date="2026-01-01T00:00:00Z">
        <w:r>
          <w:delText xml:space="preserve">of</w:delText>
        </w:r>
      </w:del>
      <w:del w:id="3301" w:author="PR Preview" w:date="2026-01-01T00:00:00Z">
        <w:r>
          <w:delText xml:space="preserve"> </w:delText>
        </w:r>
      </w:del>
      <m:oMath>
        <m:r>
          <m:t>m</m:t>
        </m:r>
      </m:oMath>
      <w:del w:id="3302" w:author="PR Preview" w:date="2026-01-01T00:00:00Z">
        <w:r>
          <w:delText xml:space="preserve"> </w:delText>
        </w:r>
      </w:del>
      <w:del w:id="3303" w:author="PR Preview" w:date="2026-01-01T00:00:00Z">
        <w:r>
          <w:delText xml:space="preserve">observations</w:delText>
        </w:r>
      </w:del>
      <w:del w:id="33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3305" w:author="PR Preview" w:date="2026-01-01T00:00:00Z">
        <w:r>
          <w:delText xml:space="preserve"> </w:delText>
        </w:r>
      </w:del>
      <w:del w:id="3306" w:author="PR Preview" w:date="2026-01-01T00:00:00Z">
        <w:r>
          <w:delText xml:space="preserve">be drawn from the same population as</w:delText>
        </w:r>
      </w:del>
      <w:del w:id="33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308" w:author="PR Preview" w:date="2026-01-01T00:00:00Z">
        <w:r>
          <w:delText xml:space="preserve">,</w:delText>
        </w:r>
      </w:del>
      <w:del w:id="3309" w:author="PR Preview" w:date="2026-01-01T00:00:00Z">
        <w:r>
          <w:delText xml:space="preserve"> </w:delText>
        </w:r>
      </w:del>
      <w:del w:id="3310" w:author="PR Preview" w:date="2026-01-01T00:00:00Z">
        <w:r>
          <w:delText xml:space="preserve">each independently of</w:delText>
        </w:r>
      </w:del>
      <w:del w:id="33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12" w:author="PR Preview" w:date="2026-01-01T00:00:00Z">
        <w:r>
          <w:delText xml:space="preserve">.</w:delText>
        </w:r>
      </w:del>
      <w:del w:id="3313" w:author="PR Preview" w:date="2026-01-01T00:00:00Z">
        <w:r>
          <w:delText xml:space="preserve"> </w:delText>
        </w:r>
      </w:del>
      <w:del w:id="3314" w:author="PR Preview" w:date="2026-01-01T00:00:00Z">
        <w:r>
          <w:delText xml:space="preserve">Write</w:delText>
        </w:r>
      </w:del>
      <w:del w:id="331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3316" w:author="PR Preview" w:date="2026-01-01T00:00:00Z">
        <w:r>
          <w:delText xml:space="preserve"> </w:delText>
        </w:r>
      </w:del>
      <w:del w:id="3317" w:author="PR Preview" w:date="2026-01-01T00:00:00Z">
        <w:r>
          <w:delText xml:space="preserve">for the</w:delText>
        </w:r>
      </w:del>
      <w:del w:id="3318" w:author="PR Preview" w:date="2026-01-01T00:00:00Z">
        <w:r>
          <w:delText xml:space="preserve"> </w:delText>
        </w:r>
      </w:del>
      <w:hyperlink w:anchor="def-observation-loss">
        <w:del w:id="331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of</w:delText>
        </w:r>
      </w:del>
      <w:del w:id="332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on held-out observation</w:delText>
        </w:r>
      </w:del>
      <w:del w:id="3325" w:author="PR Preview" w:date="2026-01-01T00:00:00Z">
        <w:r>
          <w:delText xml:space="preserve"> </w:delText>
        </w:r>
      </w:del>
      <m:oMath>
        <m:r>
          <m:t>j</m:t>
        </m:r>
      </m:oMath>
      <w:del w:id="3326" w:author="PR Preview" w:date="2026-01-01T00:00:00Z">
        <w:r>
          <w:delText xml:space="preserve">.</w:delText>
        </w:r>
      </w:del>
      <w:del w:id="3327" w:author="PR Preview" w:date="2026-01-01T00:00:00Z">
        <w:r>
          <w:delText xml:space="preserve"> </w:delText>
        </w:r>
      </w:del>
      <w:del w:id="3328" w:author="PR Preview" w:date="2026-01-01T00:00:00Z">
        <w:r>
          <w:delText xml:space="preserve">Then, given</w:delText>
        </w:r>
      </w:del>
      <w:del w:id="33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30" w:author="PR Preview" w:date="2026-01-01T00:00:00Z">
        <w:r>
          <w:delText xml:space="preserve">,</w:delText>
        </w:r>
      </w:del>
      <w:del w:id="3331" w:author="PR Preview" w:date="2026-01-01T00:00:00Z">
        <w:r>
          <w:delText xml:space="preserve"> </w:delText>
        </w:r>
      </w:del>
      <w:del w:id="3332" w:author="PR Preview" w:date="2026-01-01T00:00:00Z">
        <w:r>
          <w:delText xml:space="preserve">the expected sample mean loss of the held-out predictions</w:delText>
        </w:r>
      </w:del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is the</w:delText>
        </w:r>
      </w:del>
      <w:del w:id="3335" w:author="PR Preview" w:date="2026-01-01T00:00:00Z">
        <w:r>
          <w:delText xml:space="preserve"> </w:delText>
        </w:r>
      </w:del>
      <w:hyperlink w:anchor="def-generalization-error">
        <w:del w:id="3336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3337" w:author="PR Preview" w:date="2026-01-01T00:00:00Z">
        <w:r>
          <w:delText xml:space="preserve">:</w:delText>
        </w:r>
      </w:del>
    </w:p>
    <w:p>
      <w:pPr>
        <w:pStyle w:val="BodyText"/>
      </w:pPr>
      <w:ins w:id="3338" w:author="PR Preview" w:date="2026-01-01T00:00:00Z">
        <w:r>
          <w:rPr>
            <w:b/>
            <w:bCs/>
          </w:rPr>
          <w:t xml:space="preserve">Theorem 5 (The held-out sample mean loss estimates the generalization error)</w:t>
        </w:r>
      </w:ins>
      <w:ins w:id="3339" w:author="PR Preview" w:date="2026-01-01T00:00:00Z">
        <w:r>
          <w:t xml:space="preserve"> </w:t>
        </w:r>
      </w:ins>
      <w:ins w:id="3340" w:author="PR Preview" w:date="2026-01-01T00:00:00Z">
        <w:r>
          <w:t xml:space="preserve">Let a</w:t>
        </w:r>
      </w:ins>
      <w:ins w:id="3341" w:author="PR Preview" w:date="2026-01-01T00:00:00Z">
        <w:r>
          <w:t xml:space="preserve"> </w:t>
        </w:r>
      </w:ins>
      <w:hyperlink w:anchor="def-fitted-model">
        <w:ins w:id="334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34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44" w:author="PR Preview" w:date="2026-01-01T00:00:00Z">
        <w:r>
          <w:t xml:space="preserve"> </w:t>
        </w:r>
      </w:ins>
      <w:ins w:id="3345" w:author="PR Preview" w:date="2026-01-01T00:00:00Z">
        <w:r>
          <w:t xml:space="preserve">be fitted to a</w:t>
        </w:r>
      </w:ins>
      <w:ins w:id="3346" w:author="PR Preview" w:date="2026-01-01T00:00:00Z">
        <w:r>
          <w:t xml:space="preserve"> </w:t>
        </w:r>
      </w:ins>
      <w:hyperlink w:anchor="def-training-set">
        <w:ins w:id="334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49" w:author="PR Preview" w:date="2026-01-01T00:00:00Z">
        <w:r>
          <w:t xml:space="preserve">,</w:t>
        </w:r>
      </w:ins>
      <w:ins w:id="3350" w:author="PR Preview" w:date="2026-01-01T00:00:00Z">
        <w:r>
          <w:t xml:space="preserve"> </w:t>
        </w:r>
      </w:ins>
      <w:ins w:id="3351" w:author="PR Preview" w:date="2026-01-01T00:00:00Z">
        <w:r>
          <w:t xml:space="preserve">and let a</w:t>
        </w:r>
      </w:ins>
      <w:ins w:id="3352" w:author="PR Preview" w:date="2026-01-01T00:00:00Z">
        <w:r>
          <w:t xml:space="preserve"> </w:t>
        </w:r>
      </w:ins>
      <w:hyperlink w:anchor="def-held-out-set">
        <w:ins w:id="335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354" w:author="PR Preview" w:date="2026-01-01T00:00:00Z">
        <w:r>
          <w:t xml:space="preserve"> </w:t>
        </w:r>
      </w:ins>
      <w:ins w:id="3355" w:author="PR Preview" w:date="2026-01-01T00:00:00Z">
        <w:r>
          <w:t xml:space="preserve">of</w:t>
        </w:r>
      </w:ins>
      <w:ins w:id="3356" w:author="PR Preview" w:date="2026-01-01T00:00:00Z">
        <w:r>
          <w:t xml:space="preserve"> </w:t>
        </w:r>
      </w:ins>
      <m:oMath>
        <m:r>
          <m:t>m</m:t>
        </m:r>
      </m:oMath>
      <w:ins w:id="3357" w:author="PR Preview" w:date="2026-01-01T00:00:00Z">
        <w:r>
          <w:t xml:space="preserve"> </w:t>
        </w:r>
      </w:ins>
      <w:ins w:id="3358" w:author="PR Preview" w:date="2026-01-01T00:00:00Z">
        <w:r>
          <w:t xml:space="preserve">observations</w:t>
        </w:r>
      </w:ins>
      <w:ins w:id="33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3360" w:author="PR Preview" w:date="2026-01-01T00:00:00Z">
        <w:r>
          <w:t xml:space="preserve"> </w:t>
        </w:r>
      </w:ins>
      <w:ins w:id="3361" w:author="PR Preview" w:date="2026-01-01T00:00:00Z">
        <w:r>
          <w:t xml:space="preserve">be drawn from the same population as</w:t>
        </w:r>
      </w:ins>
      <w:ins w:id="33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363" w:author="PR Preview" w:date="2026-01-01T00:00:00Z">
        <w:r>
          <w:t xml:space="preserve">,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each independently of</w:t>
        </w:r>
      </w:ins>
      <w:ins w:id="33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67" w:author="PR Preview" w:date="2026-01-01T00:00:00Z">
        <w:r>
          <w:t xml:space="preserve">.</w:t>
        </w:r>
      </w:ins>
      <w:ins w:id="3368" w:author="PR Preview" w:date="2026-01-01T00:00:00Z">
        <w:r>
          <w:t xml:space="preserve"> </w:t>
        </w:r>
      </w:ins>
      <w:ins w:id="3369" w:author="PR Preview" w:date="2026-01-01T00:00:00Z">
        <w:r>
          <w:t xml:space="preserve">Write</w:t>
        </w:r>
      </w:ins>
      <w:ins w:id="337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3371" w:author="PR Preview" w:date="2026-01-01T00:00:00Z">
        <w:r>
          <w:t xml:space="preserve"> </w:t>
        </w:r>
      </w:ins>
      <w:ins w:id="3372" w:author="PR Preview" w:date="2026-01-01T00:00:00Z">
        <w:r>
          <w:t xml:space="preserve">for the</w:t>
        </w:r>
      </w:ins>
      <w:ins w:id="3373" w:author="PR Preview" w:date="2026-01-01T00:00:00Z">
        <w:r>
          <w:t xml:space="preserve"> </w:t>
        </w:r>
      </w:ins>
      <w:hyperlink w:anchor="def-observation-loss">
        <w:ins w:id="337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375" w:author="PR Preview" w:date="2026-01-01T00:00:00Z">
        <w:r>
          <w:t xml:space="preserve"> </w:t>
        </w:r>
      </w:ins>
      <w:ins w:id="3376" w:author="PR Preview" w:date="2026-01-01T00:00:00Z">
        <w:r>
          <w:t xml:space="preserve">of</w:t>
        </w:r>
      </w:ins>
      <w:ins w:id="337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on held-out observation</w:t>
        </w:r>
      </w:ins>
      <w:ins w:id="3380" w:author="PR Preview" w:date="2026-01-01T00:00:00Z">
        <w:r>
          <w:t xml:space="preserve"> </w:t>
        </w:r>
      </w:ins>
      <m:oMath>
        <m:r>
          <m:t>j</m:t>
        </m:r>
      </m:oMath>
      <w:ins w:id="3381" w:author="PR Preview" w:date="2026-01-01T00:00:00Z">
        <w:r>
          <w:t xml:space="preserve">.</w:t>
        </w:r>
      </w:ins>
      <w:ins w:id="3382" w:author="PR Preview" w:date="2026-01-01T00:00:00Z">
        <w:r>
          <w:t xml:space="preserve"> </w:t>
        </w:r>
      </w:ins>
      <w:ins w:id="3383" w:author="PR Preview" w:date="2026-01-01T00:00:00Z">
        <w:r>
          <w:t xml:space="preserve">Then, given</w:t>
        </w:r>
      </w:ins>
      <w:ins w:id="33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85" w:author="PR Preview" w:date="2026-01-01T00:00:00Z">
        <w:r>
          <w:t xml:space="preserve">,</w:t>
        </w:r>
      </w:ins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the expected sample mean loss of the held-out predictions</w:t>
        </w:r>
      </w:ins>
      <w:ins w:id="3388" w:author="PR Preview" w:date="2026-01-01T00:00:00Z">
        <w:r>
          <w:t xml:space="preserve"> </w:t>
        </w:r>
      </w:ins>
      <w:ins w:id="3389" w:author="PR Preview" w:date="2026-01-01T00:00:00Z">
        <w:r>
          <w:t xml:space="preserve">is the</w:t>
        </w:r>
      </w:ins>
      <w:ins w:id="3390" w:author="PR Preview" w:date="2026-01-01T00:00:00Z">
        <w:r>
          <w:t xml:space="preserve"> </w:t>
        </w:r>
      </w:ins>
      <w:hyperlink w:anchor="def-generalization-error">
        <w:ins w:id="3391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33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del w:id="3393" w:author="PR Preview" w:date="2026-01-01T00:00:00Z">
        <w:r>
          <w:rPr>
            <w:b/>
            <w:bCs/>
          </w:rPr>
          <w:delText xml:space="preserve">Example 26 (Training error and generalization error by degree)</w:delText>
        </w:r>
      </w:del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Real data never reveal</w:delText>
        </w:r>
      </w:del>
      <w:del w:id="339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397" w:author="PR Preview" w:date="2026-01-01T00:00:00Z">
        <w:r>
          <w:delText xml:space="preserve">,</w:delText>
        </w:r>
      </w:del>
      <w:del w:id="3398" w:author="PR Preview" w:date="2026-01-01T00:00:00Z">
        <w:r>
          <w:delText xml:space="preserve"> </w:delText>
        </w:r>
      </w:del>
      <w:del w:id="3399" w:author="PR Preview" w:date="2026-01-01T00:00:00Z">
        <w:r>
          <w:delText xml:space="preserve">but a simulation can,</w:delText>
        </w:r>
      </w:del>
      <w:del w:id="3400" w:author="PR Preview" w:date="2026-01-01T00:00:00Z">
        <w:r>
          <w:delText xml:space="preserve"> </w:delText>
        </w:r>
      </w:del>
      <w:del w:id="3401" w:author="PR Preview" w:date="2026-01-01T00:00:00Z">
        <w:r>
          <w:delText xml:space="preserve">because it can draw as many new observations as we like.</w:delText>
        </w:r>
      </w:del>
      <w:del w:id="3402" w:author="PR Preview" w:date="2026-01-01T00:00:00Z">
        <w:r>
          <w:delText xml:space="preserve"> </w:delText>
        </w:r>
      </w:del>
      <w:del w:id="3403" w:author="PR Preview" w:date="2026-01-01T00:00:00Z">
        <w:r>
          <w:delText xml:space="preserve">Here the population is known:</w:delText>
        </w:r>
      </w:del>
      <w:del w:id="340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05" w:author="PR Preview" w:date="2026-01-01T00:00:00Z">
        <w:r>
          <w:delText xml:space="preserve"> </w:delText>
        </w:r>
      </w:del>
      <w:del w:id="3406" w:author="PR Preview" w:date="2026-01-01T00:00:00Z">
        <w:r>
          <w:delText xml:space="preserve">and</w:delText>
        </w:r>
      </w:del>
      <w:del w:id="340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408" w:author="PR Preview" w:date="2026-01-01T00:00:00Z">
        <w:r>
          <w:delText xml:space="preserve">,</w:delText>
        </w:r>
      </w:del>
      <w:del w:id="3409" w:author="PR Preview" w:date="2026-01-01T00:00:00Z">
        <w:r>
          <w:delText xml:space="preserve"> </w:delText>
        </w:r>
      </w:del>
      <w:del w:id="3410" w:author="PR Preview" w:date="2026-01-01T00:00:00Z">
        <w:r>
          <w:delText xml:space="preserve">with</w:delText>
        </w:r>
      </w:del>
      <w:del w:id="3411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412" w:author="PR Preview" w:date="2026-01-01T00:00:00Z">
        <w:r>
          <w:delText xml:space="preserve">.</w:delText>
        </w:r>
      </w:del>
      <w:del w:id="3413" w:author="PR Preview" w:date="2026-01-01T00:00:00Z">
        <w:r>
          <w:delText xml:space="preserve"> </w:delText>
        </w:r>
      </w:del>
      <w:del w:id="3414" w:author="PR Preview" w:date="2026-01-01T00:00:00Z">
        <w:r>
          <w:delText xml:space="preserve">We draw one training set of</w:delText>
        </w:r>
      </w:del>
      <w:del w:id="34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416" w:author="PR Preview" w:date="2026-01-01T00:00:00Z">
        <w:r>
          <w:delText xml:space="preserve"> </w:delText>
        </w:r>
      </w:del>
      <w:del w:id="3417" w:author="PR Preview" w:date="2026-01-01T00:00:00Z">
        <w:r>
          <w:delText xml:space="preserve">observations,</w:delText>
        </w:r>
      </w:del>
      <w:del w:id="3418" w:author="PR Preview" w:date="2026-01-01T00:00:00Z">
        <w:r>
          <w:delText xml:space="preserve"> </w:delText>
        </w:r>
      </w:del>
      <w:del w:id="3419" w:author="PR Preview" w:date="2026-01-01T00:00:00Z">
        <w:r>
          <w:delText xml:space="preserve">fit a polynomial in</w:delText>
        </w:r>
      </w:del>
      <w:del w:id="3420" w:author="PR Preview" w:date="2026-01-01T00:00:00Z">
        <w:r>
          <w:delText xml:space="preserve"> </w:delText>
        </w:r>
      </w:del>
      <m:oMath>
        <m:r>
          <m:t>x</m:t>
        </m:r>
      </m:oMath>
      <w:del w:id="3421" w:author="PR Preview" w:date="2026-01-01T00:00:00Z">
        <w:r>
          <w:delText xml:space="preserve"> </w:delText>
        </w:r>
      </w:del>
      <w:del w:id="3422" w:author="PR Preview" w:date="2026-01-01T00:00:00Z">
        <w:r>
          <w:delText xml:space="preserve">of each degree from 1 to 10 by least squares,</w:delText>
        </w:r>
      </w:del>
      <w:del w:id="3423" w:author="PR Preview" w:date="2026-01-01T00:00:00Z">
        <w:r>
          <w:delText xml:space="preserve"> </w:delText>
        </w:r>
      </w:del>
      <w:del w:id="3424" w:author="PR Preview" w:date="2026-01-01T00:00:00Z">
        <w:r>
          <w:delText xml:space="preserve">and score each fit on the training set</w:delText>
        </w:r>
      </w:del>
      <w:del w:id="3425" w:author="PR Preview" w:date="2026-01-01T00:00:00Z">
        <w:r>
          <w:delText xml:space="preserve"> </w:delText>
        </w:r>
      </w:del>
      <w:del w:id="3426" w:author="PR Preview" w:date="2026-01-01T00:00:00Z">
        <w:r>
          <w:delText xml:space="preserve">and on</w:delText>
        </w:r>
      </w:del>
      <w:del w:id="3427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428" w:author="PR Preview" w:date="2026-01-01T00:00:00Z">
        <w:r>
          <w:delText xml:space="preserve"> </w:delText>
        </w:r>
      </w:del>
      <w:del w:id="3429" w:author="PR Preview" w:date="2026-01-01T00:00:00Z">
        <w:r>
          <w:delText xml:space="preserve">new observations.</w:delText>
        </w:r>
      </w:del>
      <w:del w:id="3430" w:author="PR Preview" w:date="2026-01-01T00:00:00Z">
        <w:r>
          <w:delText xml:space="preserve"> </w:delText>
        </w:r>
      </w:del>
      <w:del w:id="3431" w:author="PR Preview" w:date="2026-01-01T00:00:00Z">
        <w:r>
          <w:delText xml:space="preserve">By</w:delText>
        </w:r>
      </w:del>
      <w:del w:id="3432" w:author="PR Preview" w:date="2026-01-01T00:00:00Z">
        <w:r>
          <w:delText xml:space="preserve"> </w:delText>
        </w:r>
      </w:del>
      <w:hyperlink w:anchor="thm-held-out-unbiased">
        <w:del w:id="343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434" w:author="PR Preview" w:date="2026-01-01T00:00:00Z">
        <w:r>
          <w:delText xml:space="preserve">,</w:delText>
        </w:r>
      </w:del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the second score has expectation</w:delText>
        </w:r>
      </w:del>
      <w:del w:id="343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438" w:author="PR Preview" w:date="2026-01-01T00:00:00Z">
        <w:r>
          <w:delText xml:space="preserve"> </w:delText>
        </w:r>
      </w:del>
      <w:del w:id="3439" w:author="PR Preview" w:date="2026-01-01T00:00:00Z">
        <w:r>
          <w:delText xml:space="preserve">given the training set,</w:delText>
        </w:r>
      </w:del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and with</w:delText>
        </w:r>
      </w:del>
      <w:del w:id="3442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443" w:author="PR Preview" w:date="2026-01-01T00:00:00Z">
        <w:r>
          <w:delText xml:space="preserve"> </w:delText>
        </w:r>
      </w:del>
      <w:del w:id="3444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3445" w:author="PR Preview" w:date="2026-01-01T00:00:00Z">
        <w:r>
          <w:rPr>
            <w:b/>
            <w:bCs/>
          </w:rPr>
          <w:t xml:space="preserve">Example 25 (Training error and generalization error by degree)</w:t>
        </w:r>
      </w:ins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Real data never reveal</w:t>
        </w:r>
      </w:ins>
      <w:ins w:id="344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449" w:author="PR Preview" w:date="2026-01-01T00:00:00Z">
        <w:r>
          <w:t xml:space="preserve">,</w:t>
        </w:r>
      </w:ins>
      <w:ins w:id="3450" w:author="PR Preview" w:date="2026-01-01T00:00:00Z">
        <w:r>
          <w:t xml:space="preserve"> </w:t>
        </w:r>
      </w:ins>
      <w:ins w:id="3451" w:author="PR Preview" w:date="2026-01-01T00:00:00Z">
        <w:r>
          <w:t xml:space="preserve">but a simulation can,</w:t>
        </w:r>
      </w:ins>
      <w:ins w:id="3452" w:author="PR Preview" w:date="2026-01-01T00:00:00Z">
        <w:r>
          <w:t xml:space="preserve"> </w:t>
        </w:r>
      </w:ins>
      <w:ins w:id="3453" w:author="PR Preview" w:date="2026-01-01T00:00:00Z">
        <w:r>
          <w:t xml:space="preserve">because it can draw as many new observations as we like.</w:t>
        </w:r>
      </w:ins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Here the population is known:</w:t>
        </w:r>
      </w:ins>
      <w:ins w:id="34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457" w:author="PR Preview" w:date="2026-01-01T00:00:00Z">
        <w:r>
          <w:t xml:space="preserve"> </w:t>
        </w:r>
      </w:ins>
      <w:ins w:id="3458" w:author="PR Preview" w:date="2026-01-01T00:00:00Z">
        <w:r>
          <w:t xml:space="preserve">and</w:t>
        </w:r>
      </w:ins>
      <w:ins w:id="345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460" w:author="PR Preview" w:date="2026-01-01T00:00:00Z">
        <w:r>
          <w:t xml:space="preserve">,</w:t>
        </w:r>
      </w:ins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with</w:t>
        </w:r>
      </w:ins>
      <w:ins w:id="3463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464" w:author="PR Preview" w:date="2026-01-01T00:00:00Z">
        <w:r>
          <w:t xml:space="preserve">.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We draw one training set of</w:t>
        </w:r>
      </w:ins>
      <w:ins w:id="34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468" w:author="PR Preview" w:date="2026-01-01T00:00:00Z">
        <w:r>
          <w:t xml:space="preserve"> </w:t>
        </w:r>
      </w:ins>
      <w:ins w:id="3469" w:author="PR Preview" w:date="2026-01-01T00:00:00Z">
        <w:r>
          <w:t xml:space="preserve">observations,</w:t>
        </w:r>
      </w:ins>
      <w:ins w:id="3470" w:author="PR Preview" w:date="2026-01-01T00:00:00Z">
        <w:r>
          <w:t xml:space="preserve"> </w:t>
        </w:r>
      </w:ins>
      <w:ins w:id="3471" w:author="PR Preview" w:date="2026-01-01T00:00:00Z">
        <w:r>
          <w:t xml:space="preserve">fit a polynomial in</w:t>
        </w:r>
      </w:ins>
      <w:ins w:id="3472" w:author="PR Preview" w:date="2026-01-01T00:00:00Z">
        <w:r>
          <w:t xml:space="preserve"> </w:t>
        </w:r>
      </w:ins>
      <m:oMath>
        <m:r>
          <m:t>x</m:t>
        </m:r>
      </m:oMath>
      <w:ins w:id="3473" w:author="PR Preview" w:date="2026-01-01T00:00:00Z">
        <w:r>
          <w:t xml:space="preserve"> </w:t>
        </w:r>
      </w:ins>
      <w:ins w:id="3474" w:author="PR Preview" w:date="2026-01-01T00:00:00Z">
        <w:r>
          <w:t xml:space="preserve">of each degree from 1 to 10 by least squares,</w:t>
        </w:r>
      </w:ins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and score each fit on the training set</w:t>
        </w:r>
      </w:ins>
      <w:ins w:id="3477" w:author="PR Preview" w:date="2026-01-01T00:00:00Z">
        <w:r>
          <w:t xml:space="preserve"> </w:t>
        </w:r>
      </w:ins>
      <w:ins w:id="3478" w:author="PR Preview" w:date="2026-01-01T00:00:00Z">
        <w:r>
          <w:t xml:space="preserve">and on</w:t>
        </w:r>
      </w:ins>
      <w:ins w:id="3479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480" w:author="PR Preview" w:date="2026-01-01T00:00:00Z">
        <w:r>
          <w:t xml:space="preserve"> </w:t>
        </w:r>
      </w:ins>
      <w:ins w:id="3481" w:author="PR Preview" w:date="2026-01-01T00:00:00Z">
        <w:r>
          <w:t xml:space="preserve">new observations.</w:t>
        </w:r>
      </w:ins>
      <w:ins w:id="3482" w:author="PR Preview" w:date="2026-01-01T00:00:00Z">
        <w:r>
          <w:t xml:space="preserve"> </w:t>
        </w:r>
      </w:ins>
      <w:ins w:id="3483" w:author="PR Preview" w:date="2026-01-01T00:00:00Z">
        <w:r>
          <w:t xml:space="preserve">By</w:t>
        </w:r>
      </w:ins>
      <w:ins w:id="3484" w:author="PR Preview" w:date="2026-01-01T00:00:00Z">
        <w:r>
          <w:t xml:space="preserve"> </w:t>
        </w:r>
      </w:ins>
      <w:hyperlink w:anchor="thm-held-out-unbiased">
        <w:ins w:id="348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486" w:author="PR Preview" w:date="2026-01-01T00:00:00Z">
        <w:r>
          <w:t xml:space="preserve">,</w:t>
        </w:r>
      </w:ins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the second score has expectation</w:t>
        </w:r>
      </w:ins>
      <w:ins w:id="34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given the training set,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and with</w:t>
        </w:r>
      </w:ins>
      <w:ins w:id="3494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495" w:author="PR Preview" w:date="2026-01-01T00:00:00Z">
        <w:r>
          <w:t xml:space="preserve"> </w:t>
        </w:r>
      </w:ins>
      <w:ins w:id="3496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del w:id="3497" w:author="PR Preview" w:date="2026-01-01T00:00:00Z">
        <w:r>
          <w:delText xml:space="preserve">The training error is smallest at degree 10</w:delText>
        </w:r>
      </w:del>
      <w:del w:id="3498" w:author="PR Preview" w:date="2026-01-01T00:00:00Z">
        <w:r>
          <w:delText xml:space="preserve"> </w:delText>
        </w:r>
      </w:del>
      <w:del w:id="3499" w:author="PR Preview" w:date="2026-01-01T00:00:00Z">
        <w:r>
          <w:delText xml:space="preserve">and never rises as the degree grows,</w:delText>
        </w:r>
      </w:del>
      <w:del w:id="3500" w:author="PR Preview" w:date="2026-01-01T00:00:00Z">
        <w:r>
          <w:delText xml:space="preserve"> </w:delText>
        </w:r>
      </w:del>
      <w:del w:id="3501" w:author="PR Preview" w:date="2026-01-01T00:00:00Z">
        <w:r>
          <w:delText xml:space="preserve">because each polynomial family contains the one before it.</w:delText>
        </w:r>
      </w:del>
      <w:del w:id="3502" w:author="PR Preview" w:date="2026-01-01T00:00:00Z">
        <w:r>
          <w:delText xml:space="preserve"> </w:delText>
        </w:r>
      </w:del>
      <w:del w:id="3503" w:author="PR Preview" w:date="2026-01-01T00:00:00Z">
        <w:r>
          <w:delText xml:space="preserve">The estimated generalization error is smallest at degree 5.</w:delText>
        </w:r>
      </w:del>
      <w:del w:id="3504" w:author="PR Preview" w:date="2026-01-01T00:00:00Z">
        <w:r>
          <w:delText xml:space="preserve"> </w:delText>
        </w:r>
      </w:del>
      <w:del w:id="3505" w:author="PR Preview" w:date="2026-01-01T00:00:00Z">
        <w:r>
          <w:delText xml:space="preserve">No</w:delText>
        </w:r>
      </w:del>
      <w:del w:id="3506" w:author="PR Preview" w:date="2026-01-01T00:00:00Z">
        <w:r>
          <w:delText xml:space="preserve"> </w:delText>
        </w:r>
      </w:del>
      <w:hyperlink w:anchor="def-fitted-model">
        <w:del w:id="350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508" w:author="PR Preview" w:date="2026-01-01T00:00:00Z">
        <w:r>
          <w:delText xml:space="preserve"> </w:delText>
        </w:r>
      </w:del>
      <w:del w:id="3509" w:author="PR Preview" w:date="2026-01-01T00:00:00Z">
        <w:r>
          <w:delText xml:space="preserve">can have generalization</w:delText>
        </w:r>
      </w:del>
      <w:del w:id="3510" w:author="PR Preview" w:date="2026-01-01T00:00:00Z">
        <w:r>
          <w:delText xml:space="preserve"> </w:delText>
        </w:r>
      </w:del>
      <w:hyperlink r:id="rId11">
        <w:del w:id="3511" w:author="PR Preview" w:date="2026-01-01T00:00:00Z">
          <w:r>
            <w:rPr>
              <w:rStyle w:val="Hyperlink"/>
            </w:rPr>
            <w:delText xml:space="preserve">pRMSE</w:delText>
          </w:r>
        </w:del>
      </w:hyperlink>
      <w:del w:id="3512" w:author="PR Preview" w:date="2026-01-01T00:00:00Z">
        <w:r>
          <w:delText xml:space="preserve"> </w:delText>
        </w:r>
      </w:del>
      <w:del w:id="3513" w:author="PR Preview" w:date="2026-01-01T00:00:00Z">
        <w:r>
          <w:delText xml:space="preserve">below</w:delText>
        </w:r>
      </w:del>
      <w:del w:id="351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515" w:author="PR Preview" w:date="2026-01-01T00:00:00Z">
        <w:r>
          <w:delText xml:space="preserve">.</w:delText>
        </w:r>
      </w:del>
      <w:del w:id="3516" w:author="PR Preview" w:date="2026-01-01T00:00:00Z">
        <w:r>
          <w:delText xml:space="preserve"> </w:delText>
        </w:r>
      </w:del>
      <w:del w:id="3517" w:author="PR Preview" w:date="2026-01-01T00:00:00Z">
        <w:r>
          <w:delText xml:space="preserve">Yet the training sRMSE falls below</w:delText>
        </w:r>
      </w:del>
      <w:del w:id="3518" w:author="PR Preview" w:date="2026-01-01T00:00:00Z">
        <w:r>
          <w:delText xml:space="preserve"> </w:delText>
        </w:r>
      </w:del>
      <m:oMath>
        <m:r>
          <m:t>σ</m:t>
        </m:r>
      </m:oMath>
      <w:del w:id="3519" w:author="PR Preview" w:date="2026-01-01T00:00:00Z">
        <w:r>
          <w:delText xml:space="preserve"> </w:delText>
        </w:r>
      </w:del>
      <w:del w:id="3520" w:author="PR Preview" w:date="2026-01-01T00:00:00Z">
        <w:r>
          <w:delText xml:space="preserve">at 8 of the ten degrees,</w:delText>
        </w:r>
      </w:del>
      <w:del w:id="3521" w:author="PR Preview" w:date="2026-01-01T00:00:00Z">
        <w:r>
          <w:delText xml:space="preserve"> </w:delText>
        </w:r>
      </w:del>
      <w:del w:id="3522" w:author="PR Preview" w:date="2026-01-01T00:00:00Z">
        <w:r>
          <w:delText xml:space="preserve">while the estimated generalization error falls below it</w:delText>
        </w:r>
      </w:del>
      <w:del w:id="3523" w:author="PR Preview" w:date="2026-01-01T00:00:00Z">
        <w:r>
          <w:delText xml:space="preserve"> </w:delText>
        </w:r>
      </w:del>
      <w:del w:id="3524" w:author="PR Preview" w:date="2026-01-01T00:00:00Z">
        <w:r>
          <w:delText xml:space="preserve">at 0 of them:</w:delText>
        </w:r>
      </w:del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the training error is</w:delText>
        </w:r>
      </w:del>
      <w:del w:id="3527" w:author="PR Preview" w:date="2026-01-01T00:00:00Z">
        <w:r>
          <w:delText xml:space="preserve"> </w:delText>
        </w:r>
      </w:del>
      <w:hyperlink w:anchor="rem-training-mse-optimistic">
        <w:del w:id="3528" w:author="PR Preview" w:date="2026-01-01T00:00:00Z">
          <w:r>
            <w:rPr>
              <w:rStyle w:val="Hyperlink"/>
            </w:rPr>
            <w:delText xml:space="preserve">optimistic</w:delText>
          </w:r>
        </w:del>
      </w:hyperlink>
      <w:del w:id="3529" w:author="PR Preview" w:date="2026-01-01T00:00:00Z">
        <w:r>
          <w:delText xml:space="preserve">.</w:delText>
        </w:r>
      </w:del>
    </w:p>
    <w:p>
      <w:pPr>
        <w:pStyle w:val="FirstParagraph"/>
      </w:pPr>
      <w:ins w:id="3530" w:author="PR Preview" w:date="2026-01-01T00:00:00Z">
        <w:r>
          <w:t xml:space="preserve">The training error is smallest at degree 10</w:t>
        </w:r>
      </w:ins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and never rises as the degree grows,</w:t>
        </w:r>
      </w:ins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because each polynomial family contains the one before it.</w:t>
        </w:r>
      </w:ins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The estimated generalization error is smallest at degree 5.</w:t>
        </w:r>
      </w:ins>
      <w:ins w:id="3537" w:author="PR Preview" w:date="2026-01-01T00:00:00Z">
        <w:r>
          <w:t xml:space="preserve"> </w:t>
        </w:r>
      </w:ins>
      <w:ins w:id="3538" w:author="PR Preview" w:date="2026-01-01T00:00:00Z">
        <w:r>
          <w:t xml:space="preserve">No prediction rule can have generalization pRMSE below</w:t>
        </w:r>
      </w:ins>
      <w:ins w:id="353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540" w:author="PR Preview" w:date="2026-01-01T00:00:00Z">
        <w:r>
          <w:t xml:space="preserve">.</w:t>
        </w:r>
      </w:ins>
      <w:ins w:id="3541" w:author="PR Preview" w:date="2026-01-01T00:00:00Z">
        <w:r>
          <w:t xml:space="preserve"> </w:t>
        </w:r>
      </w:ins>
      <w:ins w:id="3542" w:author="PR Preview" w:date="2026-01-01T00:00:00Z">
        <w:r>
          <w:t xml:space="preserve">Yet the training sRMSE falls below</w:t>
        </w:r>
      </w:ins>
      <w:ins w:id="3543" w:author="PR Preview" w:date="2026-01-01T00:00:00Z">
        <w:r>
          <w:t xml:space="preserve"> </w:t>
        </w:r>
      </w:ins>
      <m:oMath>
        <m:r>
          <m:t>σ</m:t>
        </m:r>
      </m:oMath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at 8 of the ten degrees,</w:t>
        </w:r>
      </w:ins>
      <w:ins w:id="3546" w:author="PR Preview" w:date="2026-01-01T00:00:00Z">
        <w:r>
          <w:t xml:space="preserve"> </w:t>
        </w:r>
      </w:ins>
      <w:ins w:id="3547" w:author="PR Preview" w:date="2026-01-01T00:00:00Z">
        <w:r>
          <w:t xml:space="preserve">while the estimated generalization error falls below it</w:t>
        </w:r>
      </w:ins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at 0 of them:</w:t>
        </w:r>
      </w:ins>
      <w:ins w:id="3550" w:author="PR Preview" w:date="2026-01-01T00:00:00Z">
        <w:r>
          <w:t xml:space="preserve"> </w:t>
        </w:r>
      </w:ins>
      <w:ins w:id="3551" w:author="PR Preview" w:date="2026-01-01T00:00:00Z">
        <w:r>
          <w:t xml:space="preserve">the training error is</w:t>
        </w:r>
      </w:ins>
      <w:ins w:id="3552" w:author="PR Preview" w:date="2026-01-01T00:00:00Z">
        <w:r>
          <w:t xml:space="preserve"> </w:t>
        </w:r>
      </w:ins>
      <w:hyperlink w:anchor="rem-training-mse-optimistic">
        <w:ins w:id="3553" w:author="PR Preview" w:date="2026-01-01T00:00:00Z">
          <w:r>
            <w:rPr>
              <w:rStyle w:val="Hyperlink"/>
            </w:rPr>
            <w:t xml:space="preserve">optimistic</w:t>
          </w:r>
        </w:ins>
      </w:hyperlink>
      <w:ins w:id="3554" w:author="PR Preview" w:date="2026-01-01T00:00:00Z">
        <w:r>
          <w:t xml:space="preserve">.</w:t>
        </w:r>
      </w:ins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del w:id="3555" w:author="PR Preview" w:date="2026-01-01T00:00:00Z">
        <w:r>
          <w:rPr>
            <w:b/>
            <w:bCs/>
          </w:rPr>
          <w:delText xml:space="preserve">Definition 38 (Training/validation/test split)</w:delText>
        </w:r>
      </w:del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A</w:delText>
        </w:r>
      </w:del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divides the observations</w:delText>
        </w:r>
      </w:del>
      <w:del w:id="356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563" w:author="PR Preview" w:date="2026-01-01T00:00:00Z">
        <w:r>
          <w:delText xml:space="preserve"> </w:delText>
        </w:r>
      </w:del>
      <w:del w:id="3564" w:author="PR Preview" w:date="2026-01-01T00:00:00Z">
        <w:r>
          <w:delText xml:space="preserve">of a data set</w:delText>
        </w:r>
      </w:del>
      <w:del w:id="3565" w:author="PR Preview" w:date="2026-01-01T00:00:00Z">
        <w:r>
          <w:delText xml:space="preserve"> </w:delText>
        </w:r>
      </w:del>
      <w:del w:id="3566" w:author="PR Preview" w:date="2026-01-01T00:00:00Z">
        <w:r>
          <w:delText xml:space="preserve">into three disjoint sets of indices,</w:delText>
        </w:r>
      </w:del>
      <w:del w:id="356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68" w:author="PR Preview" w:date="2026-01-01T00:00:00Z">
        <w:r>
          <w:delText xml:space="preserve">,</w:delText>
        </w:r>
      </w:del>
      <w:del w:id="356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570" w:author="PR Preview" w:date="2026-01-01T00:00:00Z">
        <w:r>
          <w:delText xml:space="preserve"> </w:delText>
        </w:r>
      </w:del>
      <w:del w:id="3571" w:author="PR Preview" w:date="2026-01-01T00:00:00Z">
        <w:r>
          <w:delText xml:space="preserve">and</w:delText>
        </w:r>
      </w:del>
      <w:del w:id="357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573" w:author="PR Preview" w:date="2026-01-01T00:00:00Z">
        <w:r>
          <w:delText xml:space="preserve">,</w:delText>
        </w:r>
      </w:del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and takes the observations in</w:delText>
        </w:r>
      </w:del>
      <w:del w:id="357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77" w:author="PR Preview" w:date="2026-01-01T00:00:00Z">
        <w:r>
          <w:delText xml:space="preserve"> </w:delText>
        </w:r>
      </w:del>
      <w:del w:id="3578" w:author="PR Preview" w:date="2026-01-01T00:00:00Z">
        <w:r>
          <w:delText xml:space="preserve">as the</w:delText>
        </w:r>
      </w:del>
      <w:del w:id="3579" w:author="PR Preview" w:date="2026-01-01T00:00:00Z">
        <w:r>
          <w:delText xml:space="preserve"> </w:delText>
        </w:r>
      </w:del>
      <w:hyperlink w:anchor="def-training-set">
        <w:del w:id="358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581" w:author="PR Preview" w:date="2026-01-01T00:00:00Z">
        <w:r>
          <w:delText xml:space="preserve">:</w:delText>
        </w:r>
      </w:del>
    </w:p>
    <w:p>
      <w:pPr>
        <w:pStyle w:val="BodyText"/>
      </w:pPr>
      <w:ins w:id="3582" w:author="PR Preview" w:date="2026-01-01T00:00:00Z">
        <w:r>
          <w:rPr>
            <w:b/>
            <w:bCs/>
          </w:rPr>
          <w:t xml:space="preserve">Definition 37 (Training/validation/test split)</w:t>
        </w:r>
      </w:ins>
      <w:ins w:id="3583" w:author="PR Preview" w:date="2026-01-01T00:00:00Z">
        <w:r>
          <w:t xml:space="preserve"> </w:t>
        </w:r>
      </w:ins>
      <w:ins w:id="3584" w:author="PR Preview" w:date="2026-01-01T00:00:00Z">
        <w:r>
          <w:t xml:space="preserve">A</w:t>
        </w:r>
      </w:ins>
      <w:ins w:id="3585" w:author="PR Preview" w:date="2026-01-01T00:00:00Z">
        <w:r>
          <w:t xml:space="preserve"> </w:t>
        </w:r>
      </w:ins>
      <w:ins w:id="3586" w:author="PR Preview" w:date="2026-01-01T00:00:00Z">
        <w:r>
          <w:rPr>
            <w:b/>
            <w:bCs/>
          </w:rPr>
          <w:t xml:space="preserve">training/validation/test split</w:t>
        </w:r>
      </w:ins>
      <w:ins w:id="3587" w:author="PR Preview" w:date="2026-01-01T00:00:00Z">
        <w:r>
          <w:t xml:space="preserve"> </w:t>
        </w:r>
      </w:ins>
      <w:ins w:id="3588" w:author="PR Preview" w:date="2026-01-01T00:00:00Z">
        <w:r>
          <w:t xml:space="preserve">divides the observations</w:t>
        </w:r>
      </w:ins>
      <w:ins w:id="358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590" w:author="PR Preview" w:date="2026-01-01T00:00:00Z">
        <w:r>
          <w:t xml:space="preserve"> </w:t>
        </w:r>
      </w:ins>
      <w:ins w:id="3591" w:author="PR Preview" w:date="2026-01-01T00:00:00Z">
        <w:r>
          <w:t xml:space="preserve">of a data set</w:t>
        </w:r>
      </w:ins>
      <w:ins w:id="3592" w:author="PR Preview" w:date="2026-01-01T00:00:00Z">
        <w:r>
          <w:t xml:space="preserve"> </w:t>
        </w:r>
      </w:ins>
      <w:ins w:id="3593" w:author="PR Preview" w:date="2026-01-01T00:00:00Z">
        <w:r>
          <w:t xml:space="preserve">into three disjoint sets of indices,</w:t>
        </w:r>
      </w:ins>
      <w:ins w:id="359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595" w:author="PR Preview" w:date="2026-01-01T00:00:00Z">
        <w:r>
          <w:t xml:space="preserve">,</w:t>
        </w:r>
      </w:ins>
      <w:ins w:id="359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597" w:author="PR Preview" w:date="2026-01-01T00:00:00Z">
        <w:r>
          <w:t xml:space="preserve"> </w:t>
        </w:r>
      </w:ins>
      <w:ins w:id="3598" w:author="PR Preview" w:date="2026-01-01T00:00:00Z">
        <w:r>
          <w:t xml:space="preserve">and</w:t>
        </w:r>
      </w:ins>
      <w:ins w:id="359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600" w:author="PR Preview" w:date="2026-01-01T00:00:00Z">
        <w:r>
          <w:t xml:space="preserve">,</w:t>
        </w:r>
      </w:ins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and takes the observations in</w:t>
        </w:r>
      </w:ins>
      <w:ins w:id="360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04" w:author="PR Preview" w:date="2026-01-01T00:00:00Z">
        <w:r>
          <w:t xml:space="preserve"> </w:t>
        </w:r>
      </w:ins>
      <w:ins w:id="3605" w:author="PR Preview" w:date="2026-01-01T00:00:00Z">
        <w:r>
          <w:t xml:space="preserve">as the</w:t>
        </w:r>
      </w:ins>
      <w:ins w:id="3606" w:author="PR Preview" w:date="2026-01-01T00:00:00Z">
        <w:r>
          <w:t xml:space="preserve"> </w:t>
        </w:r>
      </w:ins>
      <w:hyperlink w:anchor="def-training-set">
        <w:ins w:id="360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608" w:author="PR Preview" w:date="2026-01-01T00:00:00Z">
        <w:r>
          <w:t xml:space="preserve">:</w:t>
        </w:r>
      </w:ins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del w:id="3609" w:author="PR Preview" w:date="2026-01-01T00:00:00Z">
        <w:r>
          <w:rPr>
            <w:b/>
            <w:bCs/>
          </w:rPr>
          <w:delText xml:space="preserve">Example 27 (Split sizes for 32 cars)</w:delText>
        </w:r>
      </w:del>
      <w:del w:id="3610" w:author="PR Preview" w:date="2026-01-01T00:00:00Z">
        <w:r>
          <w:delText xml:space="preserve"> </w:delText>
        </w:r>
      </w:del>
      <w:del w:id="3611" w:author="PR Preview" w:date="2026-01-01T00:00:00Z">
        <w:r>
          <w:delText xml:space="preserve">In</w:delText>
        </w:r>
      </w:del>
      <w:del w:id="3612" w:author="PR Preview" w:date="2026-01-01T00:00:00Z">
        <w:r>
          <w:delText xml:space="preserve"> </w:delText>
        </w:r>
      </w:del>
      <w:hyperlink w:anchor="exr-data-splits">
        <w:del w:id="3613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3614" w:author="PR Preview" w:date="2026-01-01T00:00:00Z">
        <w:r>
          <w:delText xml:space="preserve">,</w:delText>
        </w:r>
      </w:del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a rule of 60% / 20% / 20% on</w:delText>
        </w:r>
      </w:del>
      <w:del w:id="361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618" w:author="PR Preview" w:date="2026-01-01T00:00:00Z">
        <w:r>
          <w:delText xml:space="preserve"> </w:delText>
        </w:r>
      </w:del>
      <w:del w:id="3619" w:author="PR Preview" w:date="2026-01-01T00:00:00Z">
        <w:r>
          <w:delText xml:space="preserve">cars</w:delText>
        </w:r>
      </w:del>
      <w:del w:id="3620" w:author="PR Preview" w:date="2026-01-01T00:00:00Z">
        <w:r>
          <w:delText xml:space="preserve"> </w:delText>
        </w:r>
      </w:del>
      <w:del w:id="3621" w:author="PR Preview" w:date="2026-01-01T00:00:00Z">
        <w:r>
          <w:delText xml:space="preserve">gives sets of 19, 6, and 7 cars,</w:delText>
        </w:r>
      </w:del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3624" w:author="PR Preview" w:date="2026-01-01T00:00:00Z">
        <w:r>
          <w:rPr>
            <w:b/>
            <w:bCs/>
          </w:rPr>
          <w:delText xml:space="preserve">Definition 39 (Tuning parameter)</w:delText>
        </w:r>
      </w:del>
      <w:del w:id="3625" w:author="PR Preview" w:date="2026-01-01T00:00:00Z">
        <w:r>
          <w:delText xml:space="preserve"> </w:delText>
        </w:r>
      </w:del>
      <w:del w:id="3626" w:author="PR Preview" w:date="2026-01-01T00:00:00Z">
        <w:r>
          <w:delText xml:space="preserve">A</w:delText>
        </w:r>
      </w:del>
      <w:del w:id="3627" w:author="PR Preview" w:date="2026-01-01T00:00:00Z">
        <w:r>
          <w:delText xml:space="preserve"> </w:delText>
        </w:r>
      </w:del>
      <w:del w:id="3628" w:author="PR Preview" w:date="2026-01-01T00:00:00Z">
        <w:r>
          <w:rPr>
            <w:b/>
            <w:bCs/>
          </w:rPr>
          <w:delText xml:space="preserve">tuning parameter</w:delText>
        </w:r>
      </w:del>
      <w:del w:id="3629" w:author="PR Preview" w:date="2026-01-01T00:00:00Z">
        <w:r>
          <w:delText xml:space="preserve"> </w:delText>
        </w:r>
      </w:del>
      <w:del w:id="3630" w:author="PR Preview" w:date="2026-01-01T00:00:00Z">
        <w:r>
          <w:delText xml:space="preserve">of a</w:delText>
        </w:r>
      </w:del>
      <w:del w:id="3631" w:author="PR Preview" w:date="2026-01-01T00:00:00Z">
        <w:r>
          <w:delText xml:space="preserve"> </w:delText>
        </w:r>
      </w:del>
      <w:hyperlink w:anchor="def-fitting-procedure">
        <w:del w:id="363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633" w:author="PR Preview" w:date="2026-01-01T00:00:00Z">
        <w:r>
          <w:delText xml:space="preserve"> </w:delText>
        </w:r>
      </w:del>
      <w:del w:id="3634" w:author="PR Preview" w:date="2026-01-01T00:00:00Z">
        <w:r>
          <w:delText xml:space="preserve">is a setting</w:delText>
        </w:r>
      </w:del>
      <w:del w:id="3635" w:author="PR Preview" w:date="2026-01-01T00:00:00Z">
        <w:r>
          <w:delText xml:space="preserve"> </w:delText>
        </w:r>
      </w:del>
      <m:oMath>
        <m:r>
          <m:t>λ</m:t>
        </m:r>
      </m:oMath>
      <w:del w:id="3636" w:author="PR Preview" w:date="2026-01-01T00:00:00Z">
        <w:r>
          <w:delText xml:space="preserve"> </w:delText>
        </w:r>
      </w:del>
      <w:del w:id="3637" w:author="PR Preview" w:date="2026-01-01T00:00:00Z">
        <w:r>
          <w:delText xml:space="preserve">that the procedure needs</w:delText>
        </w:r>
      </w:del>
      <w:del w:id="3638" w:author="PR Preview" w:date="2026-01-01T00:00:00Z">
        <w:r>
          <w:delText xml:space="preserve"> </w:delText>
        </w:r>
      </w:del>
      <w:del w:id="3639" w:author="PR Preview" w:date="2026-01-01T00:00:00Z">
        <w:r>
          <w:delText xml:space="preserve">but does not compute from the</w:delText>
        </w:r>
      </w:del>
      <w:del w:id="3640" w:author="PR Preview" w:date="2026-01-01T00:00:00Z">
        <w:r>
          <w:delText xml:space="preserve"> </w:delText>
        </w:r>
      </w:del>
      <w:hyperlink w:anchor="def-training-set">
        <w:del w:id="364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642" w:author="PR Preview" w:date="2026-01-01T00:00:00Z">
        <w:r>
          <w:delText xml:space="preserve">:</w:delText>
        </w:r>
      </w:del>
    </w:p>
    <w:p>
      <w:pPr>
        <w:pStyle w:val="BodyText"/>
      </w:pPr>
      <w:bookmarkStart w:id="1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del w:id="3643" w:author="PR Preview" w:date="2026-01-01T00:00:00Z">
        <w:r>
          <w:delText xml:space="preserve">Source:</w:delText>
        </w:r>
      </w:del>
      <w:del w:id="3644" w:author="PR Preview" w:date="2026-01-01T00:00:00Z">
        <w:r>
          <w:delText xml:space="preserve"> </w:delText>
        </w:r>
      </w:del>
      <w:del w:id="3645" w:author="PR Preview" w:date="2026-01-01T00:00:00Z">
        <w:r>
          <w:delText xml:space="preserve">Wikipedia contributors [10]</w:delText>
        </w:r>
      </w:del>
      <w:del w:id="3646" w:author="PR Preview" w:date="2026-01-01T00:00:00Z">
        <w:r>
          <w:delText xml:space="preserve">.</w:delText>
        </w:r>
      </w:del>
    </w:p>
    <w:p>
      <w:pPr>
        <w:pStyle w:val="BodyText"/>
      </w:pPr>
      <w:del w:id="3647" w:author="PR Preview" w:date="2026-01-01T00:00:00Z">
        <w:r>
          <w:rPr>
            <w:b/>
            <w:bCs/>
          </w:rPr>
          <w:delText xml:space="preserve">Example 28 (Polynomial degree)</w:delText>
        </w:r>
      </w:del>
      <w:del w:id="3648" w:author="PR Preview" w:date="2026-01-01T00:00:00Z">
        <w:r>
          <w:delText xml:space="preserve"> </w:delText>
        </w:r>
      </w:del>
      <w:del w:id="3649" w:author="PR Preview" w:date="2026-01-01T00:00:00Z">
        <w:r>
          <w:delText xml:space="preserve">In</w:delText>
        </w:r>
      </w:del>
      <w:del w:id="3650" w:author="PR Preview" w:date="2026-01-01T00:00:00Z">
        <w:r>
          <w:delText xml:space="preserve"> </w:delText>
        </w:r>
      </w:del>
      <w:hyperlink w:anchor="exr-overfitting">
        <w:del w:id="365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652" w:author="PR Preview" w:date="2026-01-01T00:00:00Z">
        <w:r>
          <w:delText xml:space="preserve">,</w:delText>
        </w:r>
      </w:del>
      <w:del w:id="3653" w:author="PR Preview" w:date="2026-01-01T00:00:00Z">
        <w:r>
          <w:delText xml:space="preserve"> </w:delText>
        </w:r>
      </w:del>
      <w:del w:id="3654" w:author="PR Preview" w:date="2026-01-01T00:00:00Z">
        <w:r>
          <w:delText xml:space="preserve">least squares computes the coefficients of each polynomial from the 20 training cars,</w:delText>
        </w:r>
      </w:del>
      <w:del w:id="3655" w:author="PR Preview" w:date="2026-01-01T00:00:00Z">
        <w:r>
          <w:delText xml:space="preserve"> </w:delText>
        </w:r>
      </w:del>
      <w:del w:id="3656" w:author="PR Preview" w:date="2026-01-01T00:00:00Z">
        <w:r>
          <w:delText xml:space="preserve">but the degree</w:delText>
        </w:r>
      </w:del>
      <w:del w:id="3657" w:author="PR Preview" w:date="2026-01-01T00:00:00Z">
        <w:r>
          <w:delText xml:space="preserve"> </w:delText>
        </w:r>
      </w:del>
      <m:oMath>
        <m:r>
          <m:t>d</m:t>
        </m:r>
      </m:oMath>
      <w:del w:id="3658" w:author="PR Preview" w:date="2026-01-01T00:00:00Z">
        <w:r>
          <w:delText xml:space="preserve"> </w:delText>
        </w:r>
      </w:del>
      <w:del w:id="3659" w:author="PR Preview" w:date="2026-01-01T00:00:00Z">
        <w:r>
          <w:delText xml:space="preserve">is fixed before the fit.</w:delText>
        </w:r>
      </w:del>
      <w:del w:id="3660" w:author="PR Preview" w:date="2026-01-01T00:00:00Z">
        <w:r>
          <w:delText xml:space="preserve"> </w:delText>
        </w:r>
      </w:del>
      <w:del w:id="3661" w:author="PR Preview" w:date="2026-01-01T00:00:00Z">
        <w:r>
          <w:delText xml:space="preserve">So the degree is a</w:delText>
        </w:r>
      </w:del>
      <w:del w:id="3662" w:author="PR Preview" w:date="2026-01-01T00:00:00Z">
        <w:r>
          <w:delText xml:space="preserve"> </w:delText>
        </w:r>
      </w:del>
      <w:hyperlink w:anchor="def-tuning-parameter">
        <w:del w:id="3663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3664" w:author="PR Preview" w:date="2026-01-01T00:00:00Z">
        <w:r>
          <w:delText xml:space="preserve"> </w:delText>
        </w:r>
      </w:del>
      <w:del w:id="3665" w:author="PR Preview" w:date="2026-01-01T00:00:00Z">
        <w:r>
          <w:delText xml:space="preserve">of least-squares polynomial fitting,</w:delText>
        </w:r>
      </w:del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and the four fits are</w:delText>
        </w:r>
      </w:del>
      <w:del w:id="366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3669" w:author="PR Preview" w:date="2026-01-01T00:00:00Z">
        <w:r>
          <w:delText xml:space="preserve"> </w:delText>
        </w:r>
      </w:del>
      <w:del w:id="3670" w:author="PR Preview" w:date="2026-01-01T00:00:00Z">
        <w:r>
          <w:delText xml:space="preserve">with</w:delText>
        </w:r>
      </w:del>
      <w:del w:id="367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3672" w:author="PR Preview" w:date="2026-01-01T00:00:00Z">
        <w:r>
          <w:delText xml:space="preserve">.</w:delText>
        </w:r>
      </w:del>
    </w:p>
    <w:p>
      <w:pPr>
        <w:pStyle w:val="BodyText"/>
      </w:pPr>
      <w:del w:id="3673" w:author="PR Preview" w:date="2026-01-01T00:00:00Z">
        <w:r>
          <w:rPr>
            <w:b/>
            <w:bCs/>
          </w:rPr>
          <w:delText xml:space="preserve">Definition 40 (Model selection)</w:delText>
        </w:r>
      </w:del>
      <w:del w:id="3674" w:author="PR Preview" w:date="2026-01-01T00:00:00Z">
        <w:r>
          <w:delText xml:space="preserve"> </w:delText>
        </w:r>
      </w:del>
      <w:del w:id="3675" w:author="PR Preview" w:date="2026-01-01T00:00:00Z">
        <w:r>
          <w:rPr>
            <w:b/>
            <w:bCs/>
          </w:rPr>
          <w:delText xml:space="preserve">Model selection</w:delText>
        </w:r>
      </w:del>
      <w:del w:id="3676" w:author="PR Preview" w:date="2026-01-01T00:00:00Z">
        <w:r>
          <w:delText xml:space="preserve"> </w:delText>
        </w:r>
      </w:del>
      <w:del w:id="3677" w:author="PR Preview" w:date="2026-01-01T00:00:00Z">
        <w:r>
          <w:delText xml:space="preserve">is choosing one</w:delText>
        </w:r>
      </w:del>
      <w:del w:id="3678" w:author="PR Preview" w:date="2026-01-01T00:00:00Z">
        <w:r>
          <w:delText xml:space="preserve"> </w:delText>
        </w:r>
      </w:del>
      <w:hyperlink w:anchor="def-fitted-model">
        <w:del w:id="367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680" w:author="PR Preview" w:date="2026-01-01T00:00:00Z">
        <w:r>
          <w:delText xml:space="preserve"> </w:delText>
        </w:r>
      </w:del>
      <w:del w:id="3681" w:author="PR Preview" w:date="2026-01-01T00:00:00Z">
        <w:r>
          <w:delText xml:space="preserve">from a set of candidate fitted models from different</w:delText>
        </w:r>
      </w:del>
      <w:del w:id="3682" w:author="PR Preview" w:date="2026-01-01T00:00:00Z">
        <w:r>
          <w:delText xml:space="preserve"> </w:delText>
        </w:r>
      </w:del>
      <w:hyperlink w:anchor="def-model-family">
        <w:del w:id="3683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3684" w:author="PR Preview" w:date="2026-01-01T00:00:00Z">
        <w:r>
          <w:delText xml:space="preserve">,</w:delText>
        </w:r>
      </w:del>
      <w:del w:id="3685" w:author="PR Preview" w:date="2026-01-01T00:00:00Z">
        <w:r>
          <w:delText xml:space="preserve"> </w:delText>
        </w:r>
      </w:del>
      <w:del w:id="3686" w:author="PR Preview" w:date="2026-01-01T00:00:00Z">
        <w:r>
          <w:delText xml:space="preserve">using observations that were</w:delText>
        </w:r>
      </w:del>
      <w:del w:id="3687" w:author="PR Preview" w:date="2026-01-01T00:00:00Z">
        <w:r>
          <w:delText xml:space="preserve"> </w:delText>
        </w:r>
      </w:del>
      <w:hyperlink w:anchor="def-held-out-set">
        <w:del w:id="3688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from fitting.</w:delText>
        </w:r>
      </w:del>
    </w:p>
    <w:p>
      <w:pPr>
        <w:pStyle w:val="BodyText"/>
      </w:pPr>
      <w:del w:id="3691" w:author="PR Preview" w:date="2026-01-01T00:00:00Z">
        <w:r>
          <w:delText xml:space="preserve">Source:</w:delText>
        </w:r>
      </w:del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Wikipedia contributors [11]</w:delText>
        </w:r>
      </w:del>
      <w:del w:id="3694" w:author="PR Preview" w:date="2026-01-01T00:00:00Z">
        <w:r>
          <w:delText xml:space="preserve">.</w:delText>
        </w:r>
      </w:del>
    </w:p>
    <w:p>
      <w:pPr>
        <w:pStyle w:val="BodyText"/>
      </w:pPr>
      <w:del w:id="3695" w:author="PR Preview" w:date="2026-01-01T00:00:00Z">
        <w:r>
          <w:rPr>
            <w:b/>
            <w:bCs/>
          </w:rPr>
          <w:delText xml:space="preserve">Example 29 (Choosing a polynomial degree)</w:delText>
        </w:r>
      </w:del>
      <w:del w:id="3696" w:author="PR Preview" w:date="2026-01-01T00:00:00Z">
        <w:r>
          <w:delText xml:space="preserve"> </w:delText>
        </w:r>
      </w:del>
      <w:del w:id="3697" w:author="PR Preview" w:date="2026-01-01T00:00:00Z">
        <w:r>
          <w:delText xml:space="preserve">In</w:delText>
        </w:r>
      </w:del>
      <w:del w:id="3698" w:author="PR Preview" w:date="2026-01-01T00:00:00Z">
        <w:r>
          <w:delText xml:space="preserve"> </w:delText>
        </w:r>
      </w:del>
      <w:hyperlink w:anchor="exm-tuning-parameter">
        <w:del w:id="3699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3700" w:author="PR Preview" w:date="2026-01-01T00:00:00Z">
        <w:r>
          <w:delText xml:space="preserve">,</w:delText>
        </w:r>
      </w:del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delText xml:space="preserve">the candidates are the least-squares fitted models from four polynomial model families,</w:delText>
        </w:r>
      </w:del>
      <w:del w:id="3703" w:author="PR Preview" w:date="2026-01-01T00:00:00Z">
        <w:r>
          <w:delText xml:space="preserve"> </w:delText>
        </w:r>
      </w:del>
      <w:del w:id="3704" w:author="PR Preview" w:date="2026-01-01T00:00:00Z">
        <w:r>
          <w:delText xml:space="preserve">the families of degree</w:delText>
        </w:r>
      </w:del>
      <w:del w:id="3705" w:author="PR Preview" w:date="2026-01-01T00:00:00Z">
        <w:r>
          <w:delText xml:space="preserve"> </w:delText>
        </w:r>
      </w:del>
      <m:oMath>
        <m:r>
          <m:t>1</m:t>
        </m:r>
      </m:oMath>
      <w:del w:id="3706" w:author="PR Preview" w:date="2026-01-01T00:00:00Z">
        <w:r>
          <w:delText xml:space="preserve"> </w:delText>
        </w:r>
      </w:del>
      <w:del w:id="3707" w:author="PR Preview" w:date="2026-01-01T00:00:00Z">
        <w:r>
          <w:delText xml:space="preserve">(</w:delText>
        </w:r>
      </w:del>
      <w:del w:id="3708" w:author="PR Preview" w:date="2026-01-01T00:00:00Z">
        <w:r>
          <w:delText xml:space="preserve">“linear”</w:delText>
        </w:r>
      </w:del>
      <w:del w:id="3709" w:author="PR Preview" w:date="2026-01-01T00:00:00Z">
        <w:r>
          <w:delText xml:space="preserve">),</w:delText>
        </w:r>
      </w:del>
      <w:del w:id="3710" w:author="PR Preview" w:date="2026-01-01T00:00:00Z">
        <w:r>
          <w:delText xml:space="preserve"> </w:delText>
        </w:r>
      </w:del>
      <m:oMath>
        <m:r>
          <m:t>2</m:t>
        </m:r>
      </m:oMath>
      <w:del w:id="3711" w:author="PR Preview" w:date="2026-01-01T00:00:00Z">
        <w:r>
          <w:delText xml:space="preserve"> </w:delText>
        </w:r>
      </w:del>
      <w:del w:id="3712" w:author="PR Preview" w:date="2026-01-01T00:00:00Z">
        <w:r>
          <w:delText xml:space="preserve">(</w:delText>
        </w:r>
      </w:del>
      <w:del w:id="3713" w:author="PR Preview" w:date="2026-01-01T00:00:00Z">
        <w:r>
          <w:delText xml:space="preserve">“quadratic”</w:delText>
        </w:r>
      </w:del>
      <w:del w:id="3714" w:author="PR Preview" w:date="2026-01-01T00:00:00Z">
        <w:r>
          <w:delText xml:space="preserve">),</w:delText>
        </w:r>
      </w:del>
      <w:del w:id="3715" w:author="PR Preview" w:date="2026-01-01T00:00:00Z">
        <w:r>
          <w:delText xml:space="preserve"> </w:delText>
        </w:r>
      </w:del>
      <m:oMath>
        <m:r>
          <m:t>3</m:t>
        </m:r>
      </m:oMath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(</w:delText>
        </w:r>
      </w:del>
      <w:del w:id="3718" w:author="PR Preview" w:date="2026-01-01T00:00:00Z">
        <w:r>
          <w:delText xml:space="preserve">“cubic”</w:delText>
        </w:r>
      </w:del>
      <w:del w:id="3719" w:author="PR Preview" w:date="2026-01-01T00:00:00Z">
        <w:r>
          <w:delText xml:space="preserve">) and</w:delText>
        </w:r>
      </w:del>
      <w:del w:id="3720" w:author="PR Preview" w:date="2026-01-01T00:00:00Z">
        <w:r>
          <w:delText xml:space="preserve"> </w:delText>
        </w:r>
      </w:del>
      <m:oMath>
        <m:r>
          <m:t>4</m:t>
        </m:r>
      </m:oMath>
      <w:del w:id="3721" w:author="PR Preview" w:date="2026-01-01T00:00:00Z">
        <w:r>
          <w:delText xml:space="preserve"> </w:delText>
        </w:r>
      </w:del>
      <w:del w:id="3722" w:author="PR Preview" w:date="2026-01-01T00:00:00Z">
        <w:r>
          <w:delText xml:space="preserve">(</w:delText>
        </w:r>
      </w:del>
      <w:del w:id="3723" w:author="PR Preview" w:date="2026-01-01T00:00:00Z">
        <w:r>
          <w:delText xml:space="preserve">“quartic”</w:delText>
        </w:r>
      </w:del>
      <w:del w:id="3724" w:author="PR Preview" w:date="2026-01-01T00:00:00Z">
        <w:r>
          <w:delText xml:space="preserve">).</w:delText>
        </w:r>
      </w:del>
      <w:del w:id="3725" w:author="PR Preview" w:date="2026-01-01T00:00:00Z">
        <w:r>
          <w:delText xml:space="preserve"> </w:delText>
        </w:r>
      </w:del>
      <w:del w:id="3726" w:author="PR Preview" w:date="2026-01-01T00:00:00Z">
        <w:r>
          <w:delText xml:space="preserve">Choosing among these four fitted models is model selection,</w:delText>
        </w:r>
      </w:del>
      <w:del w:id="3727" w:author="PR Preview" w:date="2026-01-01T00:00:00Z">
        <w:r>
          <w:delText xml:space="preserve"> </w:delText>
        </w:r>
      </w:del>
      <w:del w:id="3728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del w:id="3729" w:author="PR Preview" w:date="2026-01-01T00:00:00Z">
        <w:r>
          <w:rPr>
            <w:b/>
            <w:bCs/>
          </w:rPr>
          <w:delText xml:space="preserve">Definition 41 (Validation set)</w:delText>
        </w:r>
      </w:del>
      <w:del w:id="3730" w:author="PR Preview" w:date="2026-01-01T00:00:00Z">
        <w:r>
          <w:delText xml:space="preserve"> </w:delText>
        </w:r>
      </w:del>
      <w:del w:id="3731" w:author="PR Preview" w:date="2026-01-01T00:00:00Z">
        <w:r>
          <w:delText xml:space="preserve">The</w:delText>
        </w:r>
      </w:del>
      <w:del w:id="3732" w:author="PR Preview" w:date="2026-01-01T00:00:00Z">
        <w:r>
          <w:delText xml:space="preserve"> </w:delText>
        </w:r>
      </w:del>
      <w:del w:id="3733" w:author="PR Preview" w:date="2026-01-01T00:00:00Z">
        <w:r>
          <w:rPr>
            <w:b/>
            <w:bCs/>
          </w:rPr>
          <w:delText xml:space="preserve">validation set</w:delText>
        </w:r>
      </w:del>
      <w:del w:id="3734" w:author="PR Preview" w:date="2026-01-01T00:00:00Z">
        <w:r>
          <w:delText xml:space="preserve"> </w:delText>
        </w:r>
      </w:del>
      <w:del w:id="3735" w:author="PR Preview" w:date="2026-01-01T00:00:00Z">
        <w:r>
          <w:delText xml:space="preserve">of a</w:delText>
        </w:r>
      </w:del>
      <w:del w:id="3736" w:author="PR Preview" w:date="2026-01-01T00:00:00Z">
        <w:r>
          <w:delText xml:space="preserve"> </w:delText>
        </w:r>
      </w:del>
      <w:hyperlink w:anchor="def-data-splits">
        <w:del w:id="3737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738" w:author="PR Preview" w:date="2026-01-01T00:00:00Z">
        <w:r>
          <w:delText xml:space="preserve"> </w:delText>
        </w:r>
      </w:del>
      <w:del w:id="3739" w:author="PR Preview" w:date="2026-01-01T00:00:00Z">
        <w:r>
          <w:delText xml:space="preserve">is the</w:delText>
        </w:r>
      </w:del>
      <w:del w:id="3740" w:author="PR Preview" w:date="2026-01-01T00:00:00Z">
        <w:r>
          <w:delText xml:space="preserve"> </w:delText>
        </w:r>
      </w:del>
      <w:hyperlink w:anchor="def-held-out-set">
        <w:del w:id="374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742" w:author="PR Preview" w:date="2026-01-01T00:00:00Z">
        <w:r>
          <w:delText xml:space="preserve"> </w:delText>
        </w:r>
      </w:del>
      <w:del w:id="3743" w:author="PR Preview" w:date="2026-01-01T00:00:00Z">
        <w:r>
          <w:delText xml:space="preserve">of observations indexed by</w:delText>
        </w:r>
      </w:del>
      <w:del w:id="374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745" w:author="PR Preview" w:date="2026-01-01T00:00:00Z">
        <w:r>
          <w:delText xml:space="preserve">,</w:delText>
        </w:r>
      </w:del>
      <w:del w:id="3746" w:author="PR Preview" w:date="2026-01-01T00:00:00Z">
        <w:r>
          <w:delText xml:space="preserve"> </w:delText>
        </w:r>
      </w:del>
      <w:del w:id="3747" w:author="PR Preview" w:date="2026-01-01T00:00:00Z">
        <w:r>
          <w:delText xml:space="preserve">used for</w:delText>
        </w:r>
      </w:del>
      <w:del w:id="3748" w:author="PR Preview" w:date="2026-01-01T00:00:00Z">
        <w:r>
          <w:delText xml:space="preserve"> </w:delText>
        </w:r>
      </w:del>
      <w:hyperlink w:anchor="def-model-selection">
        <w:del w:id="3749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3750" w:author="PR Preview" w:date="2026-01-01T00:00:00Z">
        <w:r>
          <w:delText xml:space="preserve"> </w:delText>
        </w:r>
      </w:del>
      <w:del w:id="3751" w:author="PR Preview" w:date="2026-01-01T00:00:00Z">
        <w:r>
          <w:delText xml:space="preserve">among candidate</w:delText>
        </w:r>
      </w:del>
      <w:del w:id="3752" w:author="PR Preview" w:date="2026-01-01T00:00:00Z">
        <w:r>
          <w:delText xml:space="preserve"> </w:delText>
        </w:r>
      </w:del>
      <w:hyperlink w:anchor="def-fitted-model">
        <w:del w:id="3753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3756" w:author="PR Preview" w:date="2026-01-01T00:00:00Z">
        <w:r>
          <w:rPr>
            <w:b/>
            <w:bCs/>
          </w:rPr>
          <w:t xml:space="preserve">Example 26 (Split sizes for 32 cars)</w:t>
        </w:r>
      </w:ins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In</w:t>
        </w:r>
      </w:ins>
      <w:ins w:id="3759" w:author="PR Preview" w:date="2026-01-01T00:00:00Z">
        <w:r>
          <w:t xml:space="preserve"> </w:t>
        </w:r>
      </w:ins>
      <w:hyperlink w:anchor="exr-data-splits">
        <w:ins w:id="3760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3761" w:author="PR Preview" w:date="2026-01-01T00:00:00Z">
        <w:r>
          <w:t xml:space="preserve">,</w:t>
        </w:r>
      </w:ins>
      <w:ins w:id="3762" w:author="PR Preview" w:date="2026-01-01T00:00:00Z">
        <w:r>
          <w:t xml:space="preserve"> </w:t>
        </w:r>
      </w:ins>
      <w:ins w:id="3763" w:author="PR Preview" w:date="2026-01-01T00:00:00Z">
        <w:r>
          <w:t xml:space="preserve">a rule of 60% / 20% / 20% on</w:t>
        </w:r>
      </w:ins>
      <w:ins w:id="376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765" w:author="PR Preview" w:date="2026-01-01T00:00:00Z">
        <w:r>
          <w:t xml:space="preserve"> </w:t>
        </w:r>
      </w:ins>
      <w:ins w:id="3766" w:author="PR Preview" w:date="2026-01-01T00:00:00Z">
        <w:r>
          <w:t xml:space="preserve">cars</w:t>
        </w:r>
      </w:ins>
      <w:ins w:id="3767" w:author="PR Preview" w:date="2026-01-01T00:00:00Z">
        <w:r>
          <w:t xml:space="preserve"> </w:t>
        </w:r>
      </w:ins>
      <w:ins w:id="3768" w:author="PR Preview" w:date="2026-01-01T00:00:00Z">
        <w:r>
          <w:t xml:space="preserve">gives sets of 19, 6, and 7 cars,</w:t>
        </w:r>
      </w:ins>
      <w:ins w:id="3769" w:author="PR Preview" w:date="2026-01-01T00:00:00Z">
        <w:r>
          <w:t xml:space="preserve"> </w:t>
        </w:r>
      </w:ins>
      <w:ins w:id="3770" w:author="PR Preview" w:date="2026-01-01T00:00:00Z">
        <w:r>
          <w:t xml:space="preserve">and the 7 test cars are used only once, after the model is chosen.</w:t>
        </w:r>
      </w:ins>
    </w:p>
    <w:bookmarkEnd w:id="191"/>
    <w:bookmarkStart w:id="193" w:name="def-tuning-parameter"/>
    <w:p>
      <w:pPr>
        <w:pStyle w:val="BodyText"/>
      </w:pPr>
      <w:ins w:id="3771" w:author="PR Preview" w:date="2026-01-01T00:00:00Z">
        <w:r>
          <w:rPr>
            <w:b/>
            <w:bCs/>
          </w:rPr>
          <w:t xml:space="preserve">Definition 38 (Tuning parameter)</w:t>
        </w:r>
      </w:ins>
      <w:ins w:id="3772" w:author="PR Preview" w:date="2026-01-01T00:00:00Z">
        <w:r>
          <w:t xml:space="preserve"> </w:t>
        </w:r>
      </w:ins>
      <w:ins w:id="3773" w:author="PR Preview" w:date="2026-01-01T00:00:00Z">
        <w:r>
          <w:t xml:space="preserve">A</w:t>
        </w:r>
      </w:ins>
      <w:ins w:id="3774" w:author="PR Preview" w:date="2026-01-01T00:00:00Z">
        <w:r>
          <w:t xml:space="preserve"> </w:t>
        </w:r>
      </w:ins>
      <w:ins w:id="3775" w:author="PR Preview" w:date="2026-01-01T00:00:00Z">
        <w:r>
          <w:rPr>
            <w:b/>
            <w:bCs/>
          </w:rPr>
          <w:t xml:space="preserve">tuning parameter</w:t>
        </w:r>
      </w:ins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of a</w:t>
        </w:r>
      </w:ins>
      <w:ins w:id="3778" w:author="PR Preview" w:date="2026-01-01T00:00:00Z">
        <w:r>
          <w:t xml:space="preserve"> </w:t>
        </w:r>
      </w:ins>
      <w:hyperlink w:anchor="def-fitting-procedure">
        <w:ins w:id="377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780" w:author="PR Preview" w:date="2026-01-01T00:00:00Z">
        <w:r>
          <w:t xml:space="preserve"> </w:t>
        </w:r>
      </w:ins>
      <w:ins w:id="3781" w:author="PR Preview" w:date="2026-01-01T00:00:00Z">
        <w:r>
          <w:t xml:space="preserve">is a setting</w:t>
        </w:r>
      </w:ins>
      <w:ins w:id="3782" w:author="PR Preview" w:date="2026-01-01T00:00:00Z">
        <w:r>
          <w:t xml:space="preserve"> </w:t>
        </w:r>
      </w:ins>
      <m:oMath>
        <m:r>
          <m:t>λ</m:t>
        </m:r>
      </m:oMath>
      <w:ins w:id="3783" w:author="PR Preview" w:date="2026-01-01T00:00:00Z">
        <w:r>
          <w:t xml:space="preserve"> </w:t>
        </w:r>
      </w:ins>
      <w:ins w:id="3784" w:author="PR Preview" w:date="2026-01-01T00:00:00Z">
        <w:r>
          <w:t xml:space="preserve">that the procedure needs</w:t>
        </w:r>
      </w:ins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but does not compute from the</w:t>
        </w:r>
      </w:ins>
      <w:ins w:id="3787" w:author="PR Preview" w:date="2026-01-01T00:00:00Z">
        <w:r>
          <w:t xml:space="preserve"> </w:t>
        </w:r>
      </w:ins>
      <w:hyperlink w:anchor="def-training-set">
        <w:ins w:id="378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789" w:author="PR Preview" w:date="2026-01-01T00:00:00Z">
        <w:r>
          <w:t xml:space="preserve">:</w:t>
        </w:r>
      </w:ins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ins w:id="3790" w:author="PR Preview" w:date="2026-01-01T00:00:00Z">
        <w:r>
          <w:t xml:space="preserve">Source:</w:t>
        </w:r>
      </w:ins>
      <w:ins w:id="3791" w:author="PR Preview" w:date="2026-01-01T00:00:00Z">
        <w:r>
          <w:t xml:space="preserve"> </w:t>
        </w:r>
      </w:ins>
      <w:ins w:id="3792" w:author="PR Preview" w:date="2026-01-01T00:00:00Z">
        <w:r>
          <w:t xml:space="preserve">Wikipedia contributors [8]</w:t>
        </w:r>
      </w:ins>
      <w:ins w:id="3793" w:author="PR Preview" w:date="2026-01-01T00:00:00Z">
        <w:r>
          <w:t xml:space="preserve">.</w:t>
        </w:r>
      </w:ins>
    </w:p>
    <w:bookmarkEnd w:id="193"/>
    <w:bookmarkStart w:id="194" w:name="exm-tuning-parameter"/>
    <w:p>
      <w:pPr>
        <w:pStyle w:val="BodyText"/>
      </w:pPr>
      <w:ins w:id="3794" w:author="PR Preview" w:date="2026-01-01T00:00:00Z">
        <w:r>
          <w:rPr>
            <w:b/>
            <w:bCs/>
          </w:rPr>
          <w:t xml:space="preserve">Example 27 (Polynomial degree)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In</w:t>
        </w:r>
      </w:ins>
      <w:ins w:id="3797" w:author="PR Preview" w:date="2026-01-01T00:00:00Z">
        <w:r>
          <w:t xml:space="preserve"> </w:t>
        </w:r>
      </w:ins>
      <w:hyperlink w:anchor="exr-overfitting">
        <w:ins w:id="379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799" w:author="PR Preview" w:date="2026-01-01T00:00:00Z">
        <w:r>
          <w:t xml:space="preserve">,</w:t>
        </w:r>
      </w:ins>
      <w:ins w:id="3800" w:author="PR Preview" w:date="2026-01-01T00:00:00Z">
        <w:r>
          <w:t xml:space="preserve"> </w:t>
        </w:r>
      </w:ins>
      <w:ins w:id="3801" w:author="PR Preview" w:date="2026-01-01T00:00:00Z">
        <w:r>
          <w:t xml:space="preserve">least squares computes the coefficients of each polynomial from the 20 training cars,</w:t>
        </w:r>
      </w:ins>
      <w:ins w:id="3802" w:author="PR Preview" w:date="2026-01-01T00:00:00Z">
        <w:r>
          <w:t xml:space="preserve"> </w:t>
        </w:r>
      </w:ins>
      <w:ins w:id="3803" w:author="PR Preview" w:date="2026-01-01T00:00:00Z">
        <w:r>
          <w:t xml:space="preserve">but the degree</w:t>
        </w:r>
      </w:ins>
      <w:ins w:id="3804" w:author="PR Preview" w:date="2026-01-01T00:00:00Z">
        <w:r>
          <w:t xml:space="preserve"> </w:t>
        </w:r>
      </w:ins>
      <m:oMath>
        <m:r>
          <m:t>d</m:t>
        </m:r>
      </m:oMath>
      <w:ins w:id="3805" w:author="PR Preview" w:date="2026-01-01T00:00:00Z">
        <w:r>
          <w:t xml:space="preserve"> </w:t>
        </w:r>
      </w:ins>
      <w:ins w:id="3806" w:author="PR Preview" w:date="2026-01-01T00:00:00Z">
        <w:r>
          <w:t xml:space="preserve">is fixed before the fit.</w:t>
        </w:r>
      </w:ins>
      <w:ins w:id="3807" w:author="PR Preview" w:date="2026-01-01T00:00:00Z">
        <w:r>
          <w:t xml:space="preserve"> </w:t>
        </w:r>
      </w:ins>
      <w:ins w:id="3808" w:author="PR Preview" w:date="2026-01-01T00:00:00Z">
        <w:r>
          <w:t xml:space="preserve">So the degree is a</w:t>
        </w:r>
      </w:ins>
      <w:ins w:id="3809" w:author="PR Preview" w:date="2026-01-01T00:00:00Z">
        <w:r>
          <w:t xml:space="preserve"> </w:t>
        </w:r>
      </w:ins>
      <w:hyperlink w:anchor="def-tuning-parameter">
        <w:ins w:id="3810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of least-squares polynomial fitting,</w:t>
        </w:r>
      </w:ins>
      <w:ins w:id="3813" w:author="PR Preview" w:date="2026-01-01T00:00:00Z">
        <w:r>
          <w:t xml:space="preserve"> </w:t>
        </w:r>
      </w:ins>
      <w:ins w:id="3814" w:author="PR Preview" w:date="2026-01-01T00:00:00Z">
        <w:r>
          <w:t xml:space="preserve">and the four fits are</w:t>
        </w:r>
      </w:ins>
      <w:ins w:id="381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3816" w:author="PR Preview" w:date="2026-01-01T00:00:00Z">
        <w:r>
          <w:t xml:space="preserve"> </w:t>
        </w:r>
      </w:ins>
      <w:ins w:id="3817" w:author="PR Preview" w:date="2026-01-01T00:00:00Z">
        <w:r>
          <w:t xml:space="preserve">with</w:t>
        </w:r>
      </w:ins>
      <w:ins w:id="381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3819" w:author="PR Preview" w:date="2026-01-01T00:00:00Z">
        <w:r>
          <w:t xml:space="preserve">.</w:t>
        </w:r>
      </w:ins>
    </w:p>
    <w:bookmarkEnd w:id="194"/>
    <w:bookmarkStart w:id="195" w:name="def-model-selection"/>
    <w:p>
      <w:pPr>
        <w:pStyle w:val="BodyText"/>
      </w:pPr>
      <w:ins w:id="3820" w:author="PR Preview" w:date="2026-01-01T00:00:00Z">
        <w:r>
          <w:rPr>
            <w:b/>
            <w:bCs/>
          </w:rPr>
          <w:t xml:space="preserve">Definition 39 (Model selection)</w:t>
        </w:r>
      </w:ins>
      <w:ins w:id="3821" w:author="PR Preview" w:date="2026-01-01T00:00:00Z">
        <w:r>
          <w:t xml:space="preserve"> </w:t>
        </w:r>
      </w:ins>
      <w:ins w:id="3822" w:author="PR Preview" w:date="2026-01-01T00:00:00Z">
        <w:r>
          <w:rPr>
            <w:b/>
            <w:bCs/>
          </w:rPr>
          <w:t xml:space="preserve">Model selection</w:t>
        </w:r>
      </w:ins>
      <w:ins w:id="3823" w:author="PR Preview" w:date="2026-01-01T00:00:00Z">
        <w:r>
          <w:t xml:space="preserve"> </w:t>
        </w:r>
      </w:ins>
      <w:ins w:id="3824" w:author="PR Preview" w:date="2026-01-01T00:00:00Z">
        <w:r>
          <w:t xml:space="preserve">is choosing one</w:t>
        </w:r>
      </w:ins>
      <w:ins w:id="3825" w:author="PR Preview" w:date="2026-01-01T00:00:00Z">
        <w:r>
          <w:t xml:space="preserve"> </w:t>
        </w:r>
      </w:ins>
      <w:hyperlink w:anchor="def-fitted-model">
        <w:ins w:id="382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from a set of candidate fitted models from different</w:t>
        </w:r>
      </w:ins>
      <w:ins w:id="3829" w:author="PR Preview" w:date="2026-01-01T00:00:00Z">
        <w:r>
          <w:t xml:space="preserve"> </w:t>
        </w:r>
      </w:ins>
      <w:hyperlink w:anchor="def-model-family">
        <w:ins w:id="3830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3831" w:author="PR Preview" w:date="2026-01-01T00:00:00Z">
        <w:r>
          <w:t xml:space="preserve">,</w:t>
        </w:r>
      </w:ins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using observations that were</w:t>
        </w:r>
      </w:ins>
      <w:ins w:id="3834" w:author="PR Preview" w:date="2026-01-01T00:00:00Z">
        <w:r>
          <w:t xml:space="preserve"> </w:t>
        </w:r>
      </w:ins>
      <w:hyperlink w:anchor="def-held-out-set">
        <w:ins w:id="3835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from fitting.</w:t>
        </w:r>
      </w:ins>
    </w:p>
    <w:p>
      <w:pPr>
        <w:pStyle w:val="BodyText"/>
      </w:pPr>
      <w:ins w:id="3838" w:author="PR Preview" w:date="2026-01-01T00:00:00Z">
        <w:r>
          <w:t xml:space="preserve">Source:</w:t>
        </w:r>
      </w:ins>
      <w:ins w:id="3839" w:author="PR Preview" w:date="2026-01-01T00:00:00Z">
        <w:r>
          <w:t xml:space="preserve"> </w:t>
        </w:r>
      </w:ins>
      <w:ins w:id="3840" w:author="PR Preview" w:date="2026-01-01T00:00:00Z">
        <w:r>
          <w:t xml:space="preserve">Wikipedia contributors [9]</w:t>
        </w:r>
      </w:ins>
      <w:ins w:id="3841" w:author="PR Preview" w:date="2026-01-01T00:00:00Z">
        <w:r>
          <w:t xml:space="preserve">.</w:t>
        </w:r>
      </w:ins>
    </w:p>
    <w:bookmarkEnd w:id="195"/>
    <w:bookmarkStart w:id="196" w:name="exm-model-selection"/>
    <w:p>
      <w:pPr>
        <w:pStyle w:val="BodyText"/>
      </w:pPr>
      <w:ins w:id="3842" w:author="PR Preview" w:date="2026-01-01T00:00:00Z">
        <w:r>
          <w:rPr>
            <w:b/>
            <w:bCs/>
          </w:rPr>
          <w:t xml:space="preserve">Example 28 (Choosing a polynomial degree)</w:t>
        </w:r>
      </w:ins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In</w:t>
        </w:r>
      </w:ins>
      <w:ins w:id="3845" w:author="PR Preview" w:date="2026-01-01T00:00:00Z">
        <w:r>
          <w:t xml:space="preserve"> </w:t>
        </w:r>
      </w:ins>
      <w:hyperlink w:anchor="exm-tuning-parameter">
        <w:ins w:id="3846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847" w:author="PR Preview" w:date="2026-01-01T00:00:00Z">
        <w:r>
          <w:t xml:space="preserve">,</w:t>
        </w:r>
      </w:ins>
      <w:ins w:id="3848" w:author="PR Preview" w:date="2026-01-01T00:00:00Z">
        <w:r>
          <w:t xml:space="preserve"> </w:t>
        </w:r>
      </w:ins>
      <w:ins w:id="3849" w:author="PR Preview" w:date="2026-01-01T00:00:00Z">
        <w:r>
          <w:t xml:space="preserve">the candidates are the least-squares fitted models from four polynomial model families,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the families of degree</w:t>
        </w:r>
      </w:ins>
      <w:ins w:id="3852" w:author="PR Preview" w:date="2026-01-01T00:00:00Z">
        <w:r>
          <w:t xml:space="preserve"> </w:t>
        </w:r>
      </w:ins>
      <m:oMath>
        <m:r>
          <m:t>1</m:t>
        </m:r>
      </m:oMath>
      <w:ins w:id="3853" w:author="PR Preview" w:date="2026-01-01T00:00:00Z">
        <w:r>
          <w:t xml:space="preserve"> </w:t>
        </w:r>
      </w:ins>
      <w:ins w:id="3854" w:author="PR Preview" w:date="2026-01-01T00:00:00Z">
        <w:r>
          <w:t xml:space="preserve">(</w:t>
        </w:r>
      </w:ins>
      <w:ins w:id="3855" w:author="PR Preview" w:date="2026-01-01T00:00:00Z">
        <w:r>
          <w:t xml:space="preserve">“linear”</w:t>
        </w:r>
      </w:ins>
      <w:ins w:id="3856" w:author="PR Preview" w:date="2026-01-01T00:00:00Z">
        <w:r>
          <w:t xml:space="preserve">),</w:t>
        </w:r>
      </w:ins>
      <w:ins w:id="3857" w:author="PR Preview" w:date="2026-01-01T00:00:00Z">
        <w:r>
          <w:t xml:space="preserve"> </w:t>
        </w:r>
      </w:ins>
      <m:oMath>
        <m:r>
          <m:t>2</m:t>
        </m:r>
      </m:oMath>
      <w:ins w:id="3858" w:author="PR Preview" w:date="2026-01-01T00:00:00Z">
        <w:r>
          <w:t xml:space="preserve"> </w:t>
        </w:r>
      </w:ins>
      <w:ins w:id="3859" w:author="PR Preview" w:date="2026-01-01T00:00:00Z">
        <w:r>
          <w:t xml:space="preserve">(</w:t>
        </w:r>
      </w:ins>
      <w:ins w:id="3860" w:author="PR Preview" w:date="2026-01-01T00:00:00Z">
        <w:r>
          <w:t xml:space="preserve">“quadratic”</w:t>
        </w:r>
      </w:ins>
      <w:ins w:id="3861" w:author="PR Preview" w:date="2026-01-01T00:00:00Z">
        <w:r>
          <w:t xml:space="preserve">),</w:t>
        </w:r>
      </w:ins>
      <w:ins w:id="3862" w:author="PR Preview" w:date="2026-01-01T00:00:00Z">
        <w:r>
          <w:t xml:space="preserve"> </w:t>
        </w:r>
      </w:ins>
      <m:oMath>
        <m:r>
          <m:t>3</m:t>
        </m:r>
      </m:oMath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(</w:t>
        </w:r>
      </w:ins>
      <w:ins w:id="3865" w:author="PR Preview" w:date="2026-01-01T00:00:00Z">
        <w:r>
          <w:t xml:space="preserve">“cubic”</w:t>
        </w:r>
      </w:ins>
      <w:ins w:id="3866" w:author="PR Preview" w:date="2026-01-01T00:00:00Z">
        <w:r>
          <w:t xml:space="preserve">) and</w:t>
        </w:r>
      </w:ins>
      <w:ins w:id="3867" w:author="PR Preview" w:date="2026-01-01T00:00:00Z">
        <w:r>
          <w:t xml:space="preserve"> </w:t>
        </w:r>
      </w:ins>
      <m:oMath>
        <m:r>
          <m:t>4</m:t>
        </m:r>
      </m:oMath>
      <w:ins w:id="3868" w:author="PR Preview" w:date="2026-01-01T00:00:00Z">
        <w:r>
          <w:t xml:space="preserve"> </w:t>
        </w:r>
      </w:ins>
      <w:ins w:id="3869" w:author="PR Preview" w:date="2026-01-01T00:00:00Z">
        <w:r>
          <w:t xml:space="preserve">(</w:t>
        </w:r>
      </w:ins>
      <w:ins w:id="3870" w:author="PR Preview" w:date="2026-01-01T00:00:00Z">
        <w:r>
          <w:t xml:space="preserve">“quartic”</w:t>
        </w:r>
      </w:ins>
      <w:ins w:id="3871" w:author="PR Preview" w:date="2026-01-01T00:00:00Z">
        <w:r>
          <w:t xml:space="preserve">).</w:t>
        </w:r>
      </w:ins>
      <w:ins w:id="3872" w:author="PR Preview" w:date="2026-01-01T00:00:00Z">
        <w:r>
          <w:t xml:space="preserve"> </w:t>
        </w:r>
      </w:ins>
      <w:ins w:id="3873" w:author="PR Preview" w:date="2026-01-01T00:00:00Z">
        <w:r>
          <w:t xml:space="preserve">Choosing among these four fitted models is model selection,</w:t>
        </w:r>
      </w:ins>
      <w:ins w:id="3874" w:author="PR Preview" w:date="2026-01-01T00:00:00Z">
        <w:r>
          <w:t xml:space="preserve"> </w:t>
        </w:r>
      </w:ins>
      <w:ins w:id="3875" w:author="PR Preview" w:date="2026-01-01T00:00:00Z">
        <w:r>
          <w:t xml:space="preserve">and the observations it uses are cars held out from fitting.</w:t>
        </w:r>
      </w:ins>
    </w:p>
    <w:bookmarkEnd w:id="196"/>
    <w:bookmarkStart w:id="198" w:name="def-validation-set"/>
    <w:p>
      <w:pPr>
        <w:pStyle w:val="BodyText"/>
      </w:pPr>
      <w:ins w:id="3876" w:author="PR Preview" w:date="2026-01-01T00:00:00Z">
        <w:r>
          <w:rPr>
            <w:b/>
            <w:bCs/>
          </w:rPr>
          <w:t xml:space="preserve">Definition 40 (Validation set)</w:t>
        </w:r>
      </w:ins>
      <w:ins w:id="3877" w:author="PR Preview" w:date="2026-01-01T00:00:00Z">
        <w:r>
          <w:t xml:space="preserve"> </w:t>
        </w:r>
      </w:ins>
      <w:ins w:id="3878" w:author="PR Preview" w:date="2026-01-01T00:00:00Z">
        <w:r>
          <w:t xml:space="preserve">The</w:t>
        </w:r>
      </w:ins>
      <w:ins w:id="3879" w:author="PR Preview" w:date="2026-01-01T00:00:00Z">
        <w:r>
          <w:t xml:space="preserve"> </w:t>
        </w:r>
      </w:ins>
      <w:ins w:id="3880" w:author="PR Preview" w:date="2026-01-01T00:00:00Z">
        <w:r>
          <w:rPr>
            <w:b/>
            <w:bCs/>
          </w:rPr>
          <w:t xml:space="preserve">validation set</w:t>
        </w:r>
      </w:ins>
      <w:ins w:id="3881" w:author="PR Preview" w:date="2026-01-01T00:00:00Z">
        <w:r>
          <w:t xml:space="preserve"> </w:t>
        </w:r>
      </w:ins>
      <w:ins w:id="3882" w:author="PR Preview" w:date="2026-01-01T00:00:00Z">
        <w:r>
          <w:t xml:space="preserve">of a</w:t>
        </w:r>
      </w:ins>
      <w:ins w:id="3883" w:author="PR Preview" w:date="2026-01-01T00:00:00Z">
        <w:r>
          <w:t xml:space="preserve"> </w:t>
        </w:r>
      </w:ins>
      <w:hyperlink w:anchor="def-data-splits">
        <w:ins w:id="388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885" w:author="PR Preview" w:date="2026-01-01T00:00:00Z">
        <w:r>
          <w:t xml:space="preserve"> </w:t>
        </w:r>
      </w:ins>
      <w:ins w:id="3886" w:author="PR Preview" w:date="2026-01-01T00:00:00Z">
        <w:r>
          <w:t xml:space="preserve">is the</w:t>
        </w:r>
      </w:ins>
      <w:ins w:id="3887" w:author="PR Preview" w:date="2026-01-01T00:00:00Z">
        <w:r>
          <w:t xml:space="preserve"> </w:t>
        </w:r>
      </w:ins>
      <w:hyperlink w:anchor="def-held-out-set">
        <w:ins w:id="388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889" w:author="PR Preview" w:date="2026-01-01T00:00:00Z">
        <w:r>
          <w:t xml:space="preserve"> </w:t>
        </w:r>
      </w:ins>
      <w:ins w:id="3890" w:author="PR Preview" w:date="2026-01-01T00:00:00Z">
        <w:r>
          <w:t xml:space="preserve">of observations indexed by</w:t>
        </w:r>
      </w:ins>
      <w:ins w:id="389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892" w:author="PR Preview" w:date="2026-01-01T00:00:00Z">
        <w:r>
          <w:t xml:space="preserve">,</w:t>
        </w:r>
      </w:ins>
      <w:ins w:id="3893" w:author="PR Preview" w:date="2026-01-01T00:00:00Z">
        <w:r>
          <w:t xml:space="preserve"> </w:t>
        </w:r>
      </w:ins>
      <w:ins w:id="3894" w:author="PR Preview" w:date="2026-01-01T00:00:00Z">
        <w:r>
          <w:t xml:space="preserve">used for</w:t>
        </w:r>
      </w:ins>
      <w:ins w:id="3895" w:author="PR Preview" w:date="2026-01-01T00:00:00Z">
        <w:r>
          <w:t xml:space="preserve"> </w:t>
        </w:r>
      </w:ins>
      <w:hyperlink w:anchor="def-model-selection">
        <w:ins w:id="3896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3897" w:author="PR Preview" w:date="2026-01-01T00:00:00Z">
        <w:r>
          <w:t xml:space="preserve"> </w:t>
        </w:r>
      </w:ins>
      <w:ins w:id="3898" w:author="PR Preview" w:date="2026-01-01T00:00:00Z">
        <w:r>
          <w:t xml:space="preserve">among candidate</w:t>
        </w:r>
      </w:ins>
      <w:ins w:id="3899" w:author="PR Preview" w:date="2026-01-01T00:00:00Z">
        <w:r>
          <w:t xml:space="preserve"> </w:t>
        </w:r>
      </w:ins>
      <w:hyperlink w:anchor="def-fitted-model">
        <w:ins w:id="3900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3901" w:author="PR Preview" w:date="2026-01-01T00:00:00Z">
        <w:r>
          <w:t xml:space="preserve"> </w:t>
        </w:r>
      </w:ins>
      <w:ins w:id="3902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del w:id="3903" w:author="PR Preview" w:date="2026-01-01T00:00:00Z">
        <w:r>
          <w:rPr>
            <w:b/>
            <w:bCs/>
          </w:rPr>
          <w:delText xml:space="preserve">Definition 42 (Validation error)</w:delText>
        </w:r>
      </w:del>
      <w:del w:id="3904" w:author="PR Preview" w:date="2026-01-01T00:00:00Z">
        <w:r>
          <w:delText xml:space="preserve"> </w:delText>
        </w:r>
      </w:del>
      <w:del w:id="3905" w:author="PR Preview" w:date="2026-01-01T00:00:00Z">
        <w:r>
          <w:delText xml:space="preserve">The</w:delText>
        </w:r>
      </w:del>
      <w:del w:id="3906" w:author="PR Preview" w:date="2026-01-01T00:00:00Z">
        <w:r>
          <w:delText xml:space="preserve"> </w:delText>
        </w:r>
      </w:del>
      <w:del w:id="3907" w:author="PR Preview" w:date="2026-01-01T00:00:00Z">
        <w:r>
          <w:rPr>
            <w:b/>
            <w:bCs/>
          </w:rPr>
          <w:delText xml:space="preserve">validation error</w:delText>
        </w:r>
      </w:del>
      <w:del w:id="3908" w:author="PR Preview" w:date="2026-01-01T00:00:00Z">
        <w:r>
          <w:delText xml:space="preserve"> </w:delText>
        </w:r>
      </w:del>
      <w:del w:id="3909" w:author="PR Preview" w:date="2026-01-01T00:00:00Z">
        <w:r>
          <w:delText xml:space="preserve">of a</w:delText>
        </w:r>
      </w:del>
      <w:del w:id="3910" w:author="PR Preview" w:date="2026-01-01T00:00:00Z">
        <w:r>
          <w:delText xml:space="preserve"> </w:delText>
        </w:r>
      </w:del>
      <w:hyperlink w:anchor="def-fitted-model">
        <w:del w:id="391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9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913" w:author="PR Preview" w:date="2026-01-01T00:00:00Z">
        <w:r>
          <w:delText xml:space="preserve"> </w:delText>
        </w:r>
      </w:del>
      <w:del w:id="3914" w:author="PR Preview" w:date="2026-01-01T00:00:00Z">
        <w:r>
          <w:delText xml:space="preserve">fitted to a</w:delText>
        </w:r>
      </w:del>
      <w:del w:id="3915" w:author="PR Preview" w:date="2026-01-01T00:00:00Z">
        <w:r>
          <w:delText xml:space="preserve"> </w:delText>
        </w:r>
      </w:del>
      <w:hyperlink w:anchor="def-training-set">
        <w:del w:id="39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9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18" w:author="PR Preview" w:date="2026-01-01T00:00:00Z">
        <w:r>
          <w:delText xml:space="preserve"> </w:delText>
        </w:r>
      </w:del>
      <w:del w:id="3919" w:author="PR Preview" w:date="2026-01-01T00:00:00Z">
        <w:r>
          <w:delText xml:space="preserve">is its sample mean</w:delText>
        </w:r>
      </w:del>
      <w:del w:id="3920" w:author="PR Preview" w:date="2026-01-01T00:00:00Z">
        <w:r>
          <w:delText xml:space="preserve"> </w:delText>
        </w:r>
      </w:del>
      <w:hyperlink w:anchor="def-observation-loss">
        <w:del w:id="392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92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923" w:author="PR Preview" w:date="2026-01-01T00:00:00Z">
        <w:r>
          <w:delText xml:space="preserve"> </w:delText>
        </w:r>
      </w:del>
      <w:del w:id="3924" w:author="PR Preview" w:date="2026-01-01T00:00:00Z">
        <w:r>
          <w:delText xml:space="preserve">on the</w:delText>
        </w:r>
      </w:del>
      <w:del w:id="3925" w:author="PR Preview" w:date="2026-01-01T00:00:00Z">
        <w:r>
          <w:delText xml:space="preserve"> </w:delText>
        </w:r>
      </w:del>
      <w:hyperlink w:anchor="def-validation-set">
        <w:del w:id="3926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3927" w:author="PR Preview" w:date="2026-01-01T00:00:00Z">
        <w:r>
          <w:delText xml:space="preserve">, indexed by</w:delText>
        </w:r>
      </w:del>
      <w:del w:id="392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929" w:author="PR Preview" w:date="2026-01-01T00:00:00Z">
        <w:r>
          <w:delText xml:space="preserve">:</w:delText>
        </w:r>
      </w:del>
    </w:p>
    <w:p>
      <w:pPr>
        <w:pStyle w:val="BodyText"/>
      </w:pPr>
      <w:bookmarkStart w:id="20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del w:id="3930" w:author="PR Preview" w:date="2026-01-01T00:00:00Z">
        <w:r>
          <w:rPr>
            <w:b/>
            <w:bCs/>
          </w:rPr>
          <w:delText xml:space="preserve">Definition 43 (Validation choice)</w:delText>
        </w:r>
      </w:del>
      <w:del w:id="3931" w:author="PR Preview" w:date="2026-01-01T00:00:00Z">
        <w:r>
          <w:delText xml:space="preserve"> </w:delText>
        </w:r>
      </w:del>
      <w:del w:id="3932" w:author="PR Preview" w:date="2026-01-01T00:00:00Z">
        <w:r>
          <w:delText xml:space="preserve">Given candidate</w:delText>
        </w:r>
      </w:del>
      <w:del w:id="3933" w:author="PR Preview" w:date="2026-01-01T00:00:00Z">
        <w:r>
          <w:delText xml:space="preserve"> </w:delText>
        </w:r>
      </w:del>
      <w:hyperlink w:anchor="def-fitting-procedure">
        <w:del w:id="393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93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936" w:author="PR Preview" w:date="2026-01-01T00:00:00Z">
        <w:r>
          <w:delText xml:space="preserve">,</w:delText>
        </w:r>
      </w:del>
      <w:del w:id="3937" w:author="PR Preview" w:date="2026-01-01T00:00:00Z">
        <w:r>
          <w:delText xml:space="preserve"> </w:delText>
        </w:r>
      </w:del>
      <w:del w:id="3938" w:author="PR Preview" w:date="2026-01-01T00:00:00Z">
        <w:r>
          <w:delText xml:space="preserve">the</w:delText>
        </w:r>
      </w:del>
      <w:del w:id="3939" w:author="PR Preview" w:date="2026-01-01T00:00:00Z">
        <w:r>
          <w:delText xml:space="preserve"> </w:delText>
        </w:r>
      </w:del>
      <w:del w:id="3940" w:author="PR Preview" w:date="2026-01-01T00:00:00Z">
        <w:r>
          <w:rPr>
            <w:b/>
            <w:bCs/>
          </w:rPr>
          <w:delText xml:space="preserve">validation choice</w:delText>
        </w:r>
      </w:del>
      <w:del w:id="39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3942" w:author="PR Preview" w:date="2026-01-01T00:00:00Z">
        <w:r>
          <w:delText xml:space="preserve"> </w:delText>
        </w:r>
      </w:del>
      <w:del w:id="3943" w:author="PR Preview" w:date="2026-01-01T00:00:00Z">
        <w:r>
          <w:delText xml:space="preserve">is the index of the candidate whose</w:delText>
        </w:r>
      </w:del>
      <w:del w:id="3944" w:author="PR Preview" w:date="2026-01-01T00:00:00Z">
        <w:r>
          <w:delText xml:space="preserve"> </w:delText>
        </w:r>
      </w:del>
      <w:hyperlink w:anchor="def-fitted-model">
        <w:del w:id="394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946" w:author="PR Preview" w:date="2026-01-01T00:00:00Z">
        <w:r>
          <w:delText xml:space="preserve">,</w:delText>
        </w:r>
      </w:del>
      <w:del w:id="3947" w:author="PR Preview" w:date="2026-01-01T00:00:00Z">
        <w:r>
          <w:delText xml:space="preserve"> </w:delText>
        </w:r>
      </w:del>
      <w:del w:id="3948" w:author="PR Preview" w:date="2026-01-01T00:00:00Z">
        <w:r>
          <w:delText xml:space="preserve">fitted to the training set</w:delText>
        </w:r>
      </w:del>
      <w:del w:id="39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50" w:author="PR Preview" w:date="2026-01-01T00:00:00Z">
        <w:r>
          <w:delText xml:space="preserve">,</w:delText>
        </w:r>
      </w:del>
      <w:del w:id="3951" w:author="PR Preview" w:date="2026-01-01T00:00:00Z">
        <w:r>
          <w:delText xml:space="preserve"> </w:delText>
        </w:r>
      </w:del>
      <w:del w:id="3952" w:author="PR Preview" w:date="2026-01-01T00:00:00Z">
        <w:r>
          <w:delText xml:space="preserve">has the smallest</w:delText>
        </w:r>
      </w:del>
      <w:del w:id="3953" w:author="PR Preview" w:date="2026-01-01T00:00:00Z">
        <w:r>
          <w:delText xml:space="preserve"> </w:delText>
        </w:r>
      </w:del>
      <w:hyperlink w:anchor="def-validation-error">
        <w:del w:id="3954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955" w:author="PR Preview" w:date="2026-01-01T00:00:00Z">
        <w:r>
          <w:delText xml:space="preserve">:</w:delText>
        </w:r>
      </w:del>
    </w:p>
    <w:p>
      <w:pPr>
        <w:pStyle w:val="BodyText"/>
      </w:pPr>
      <w:bookmarkStart w:id="20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7"/>
    </w:p>
    <w:p>
      <w:pPr>
        <w:pStyle w:val="FirstParagraph"/>
      </w:pPr>
      <w:del w:id="3956" w:author="PR Preview" w:date="2026-01-01T00:00:00Z">
        <w:r>
          <w:rPr>
            <w:b/>
            <w:bCs/>
          </w:rPr>
          <w:delText xml:space="preserve">Definition 44 (Test set)</w:delText>
        </w:r>
      </w:del>
      <w:del w:id="3957" w:author="PR Preview" w:date="2026-01-01T00:00:00Z">
        <w:r>
          <w:delText xml:space="preserve"> </w:delText>
        </w:r>
      </w:del>
      <w:del w:id="3958" w:author="PR Preview" w:date="2026-01-01T00:00:00Z">
        <w:r>
          <w:delText xml:space="preserve">The</w:delText>
        </w:r>
      </w:del>
      <w:del w:id="3959" w:author="PR Preview" w:date="2026-01-01T00:00:00Z">
        <w:r>
          <w:delText xml:space="preserve"> </w:delText>
        </w:r>
      </w:del>
      <w:del w:id="3960" w:author="PR Preview" w:date="2026-01-01T00:00:00Z">
        <w:r>
          <w:rPr>
            <w:b/>
            <w:bCs/>
          </w:rPr>
          <w:delText xml:space="preserve">test set</w:delText>
        </w:r>
      </w:del>
      <w:del w:id="3961" w:author="PR Preview" w:date="2026-01-01T00:00:00Z">
        <w:r>
          <w:delText xml:space="preserve"> </w:delText>
        </w:r>
      </w:del>
      <w:del w:id="3962" w:author="PR Preview" w:date="2026-01-01T00:00:00Z">
        <w:r>
          <w:delText xml:space="preserve">of a</w:delText>
        </w:r>
      </w:del>
      <w:del w:id="3963" w:author="PR Preview" w:date="2026-01-01T00:00:00Z">
        <w:r>
          <w:delText xml:space="preserve"> </w:delText>
        </w:r>
      </w:del>
      <w:hyperlink w:anchor="def-data-splits">
        <w:del w:id="3964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965" w:author="PR Preview" w:date="2026-01-01T00:00:00Z">
        <w:r>
          <w:delText xml:space="preserve"> </w:delText>
        </w:r>
      </w:del>
      <w:del w:id="3966" w:author="PR Preview" w:date="2026-01-01T00:00:00Z">
        <w:r>
          <w:delText xml:space="preserve">is the</w:delText>
        </w:r>
      </w:del>
      <w:del w:id="3967" w:author="PR Preview" w:date="2026-01-01T00:00:00Z">
        <w:r>
          <w:delText xml:space="preserve"> </w:delText>
        </w:r>
      </w:del>
      <w:hyperlink w:anchor="def-held-out-set">
        <w:del w:id="396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969" w:author="PR Preview" w:date="2026-01-01T00:00:00Z">
        <w:r>
          <w:delText xml:space="preserve"> </w:delText>
        </w:r>
      </w:del>
      <w:del w:id="3970" w:author="PR Preview" w:date="2026-01-01T00:00:00Z">
        <w:r>
          <w:delText xml:space="preserve">of observations indexed by</w:delText>
        </w:r>
      </w:del>
      <w:del w:id="397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972" w:author="PR Preview" w:date="2026-01-01T00:00:00Z">
        <w:r>
          <w:delText xml:space="preserve">,</w:delText>
        </w:r>
      </w:del>
      <w:del w:id="3973" w:author="PR Preview" w:date="2026-01-01T00:00:00Z">
        <w:r>
          <w:delText xml:space="preserve"> </w:delText>
        </w:r>
      </w:del>
      <w:del w:id="3974" w:author="PR Preview" w:date="2026-01-01T00:00:00Z">
        <w:r>
          <w:delText xml:space="preserve">on which the</w:delText>
        </w:r>
      </w:del>
      <w:del w:id="3975" w:author="PR Preview" w:date="2026-01-01T00:00:00Z">
        <w:r>
          <w:delText xml:space="preserve"> </w:delText>
        </w:r>
      </w:del>
      <w:hyperlink w:anchor="def-fitted-model">
        <w:del w:id="397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97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3978" w:author="PR Preview" w:date="2026-01-01T00:00:00Z">
        <w:r>
          <w:delText xml:space="preserve"> </w:delText>
        </w:r>
      </w:del>
      <w:del w:id="3979" w:author="PR Preview" w:date="2026-01-01T00:00:00Z">
        <w:r>
          <w:delText xml:space="preserve">that the</w:delText>
        </w:r>
      </w:del>
      <w:del w:id="3980" w:author="PR Preview" w:date="2026-01-01T00:00:00Z">
        <w:r>
          <w:delText xml:space="preserve"> </w:delText>
        </w:r>
      </w:del>
      <w:hyperlink w:anchor="def-validation-choice">
        <w:del w:id="3981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982" w:author="PR Preview" w:date="2026-01-01T00:00:00Z">
        <w:r>
          <w:delText xml:space="preserve"> </w:delText>
        </w:r>
      </w:del>
      <w:del w:id="3983" w:author="PR Preview" w:date="2026-01-01T00:00:00Z">
        <w:r>
          <w:delText xml:space="preserve">picks is scored:</w:delText>
        </w:r>
      </w:del>
    </w:p>
    <w:p>
      <w:pPr>
        <w:pStyle w:val="BodyText"/>
      </w:pPr>
      <w:ins w:id="3984" w:author="PR Preview" w:date="2026-01-01T00:00:00Z">
        <w:r>
          <w:rPr>
            <w:b/>
            <w:bCs/>
          </w:rPr>
          <w:t xml:space="preserve">Definition 41 (Validation error)</w:t>
        </w:r>
      </w:ins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The</w:t>
        </w:r>
      </w:ins>
      <w:ins w:id="3987" w:author="PR Preview" w:date="2026-01-01T00:00:00Z">
        <w:r>
          <w:t xml:space="preserve"> </w:t>
        </w:r>
      </w:ins>
      <w:ins w:id="3988" w:author="PR Preview" w:date="2026-01-01T00:00:00Z">
        <w:r>
          <w:rPr>
            <w:b/>
            <w:bCs/>
          </w:rPr>
          <w:t xml:space="preserve">validation error</w:t>
        </w:r>
      </w:ins>
      <w:ins w:id="3989" w:author="PR Preview" w:date="2026-01-01T00:00:00Z">
        <w:r>
          <w:t xml:space="preserve"> </w:t>
        </w:r>
      </w:ins>
      <w:ins w:id="3990" w:author="PR Preview" w:date="2026-01-01T00:00:00Z">
        <w:r>
          <w:t xml:space="preserve">of a</w:t>
        </w:r>
      </w:ins>
      <w:ins w:id="3991" w:author="PR Preview" w:date="2026-01-01T00:00:00Z">
        <w:r>
          <w:t xml:space="preserve"> </w:t>
        </w:r>
      </w:ins>
      <w:hyperlink w:anchor="def-fitted-model">
        <w:ins w:id="399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99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994" w:author="PR Preview" w:date="2026-01-01T00:00:00Z">
        <w:r>
          <w:t xml:space="preserve"> </w:t>
        </w:r>
      </w:ins>
      <w:ins w:id="3995" w:author="PR Preview" w:date="2026-01-01T00:00:00Z">
        <w:r>
          <w:t xml:space="preserve">fitted to a</w:t>
        </w:r>
      </w:ins>
      <w:ins w:id="3996" w:author="PR Preview" w:date="2026-01-01T00:00:00Z">
        <w:r>
          <w:t xml:space="preserve"> </w:t>
        </w:r>
      </w:ins>
      <w:hyperlink w:anchor="def-training-set">
        <w:ins w:id="399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9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999" w:author="PR Preview" w:date="2026-01-01T00:00:00Z">
        <w:r>
          <w:t xml:space="preserve"> </w:t>
        </w:r>
      </w:ins>
      <w:ins w:id="4000" w:author="PR Preview" w:date="2026-01-01T00:00:00Z">
        <w:r>
          <w:t xml:space="preserve">is its sample mean</w:t>
        </w:r>
      </w:ins>
      <w:ins w:id="4001" w:author="PR Preview" w:date="2026-01-01T00:00:00Z">
        <w:r>
          <w:t xml:space="preserve"> </w:t>
        </w:r>
      </w:ins>
      <w:hyperlink w:anchor="def-observation-loss">
        <w:ins w:id="400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00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004" w:author="PR Preview" w:date="2026-01-01T00:00:00Z">
        <w:r>
          <w:t xml:space="preserve"> </w:t>
        </w:r>
      </w:ins>
      <w:ins w:id="4005" w:author="PR Preview" w:date="2026-01-01T00:00:00Z">
        <w:r>
          <w:t xml:space="preserve">on the</w:t>
        </w:r>
      </w:ins>
      <w:ins w:id="4006" w:author="PR Preview" w:date="2026-01-01T00:00:00Z">
        <w:r>
          <w:t xml:space="preserve"> </w:t>
        </w:r>
      </w:ins>
      <w:hyperlink w:anchor="def-validation-set">
        <w:ins w:id="4007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4008" w:author="PR Preview" w:date="2026-01-01T00:00:00Z">
        <w:r>
          <w:t xml:space="preserve">, indexed by</w:t>
        </w:r>
      </w:ins>
      <w:ins w:id="400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010" w:author="PR Preview" w:date="2026-01-01T00:00:00Z">
        <w:r>
          <w:t xml:space="preserve">:</w:t>
        </w:r>
      </w:ins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ins w:id="4011" w:author="PR Preview" w:date="2026-01-01T00:00:00Z">
        <w:r>
          <w:rPr>
            <w:b/>
            <w:bCs/>
          </w:rPr>
          <w:t xml:space="preserve">Definition 42 (Validation choice)</w:t>
        </w:r>
      </w:ins>
      <w:ins w:id="4012" w:author="PR Preview" w:date="2026-01-01T00:00:00Z">
        <w:r>
          <w:t xml:space="preserve"> </w:t>
        </w:r>
      </w:ins>
      <w:ins w:id="4013" w:author="PR Preview" w:date="2026-01-01T00:00:00Z">
        <w:r>
          <w:t xml:space="preserve">Given candidate</w:t>
        </w:r>
      </w:ins>
      <w:ins w:id="4014" w:author="PR Preview" w:date="2026-01-01T00:00:00Z">
        <w:r>
          <w:t xml:space="preserve"> </w:t>
        </w:r>
      </w:ins>
      <w:hyperlink w:anchor="def-fitting-procedure">
        <w:ins w:id="401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01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017" w:author="PR Preview" w:date="2026-01-01T00:00:00Z">
        <w:r>
          <w:t xml:space="preserve">,</w:t>
        </w:r>
      </w:ins>
      <w:ins w:id="4018" w:author="PR Preview" w:date="2026-01-01T00:00:00Z">
        <w:r>
          <w:t xml:space="preserve"> </w:t>
        </w:r>
      </w:ins>
      <w:ins w:id="4019" w:author="PR Preview" w:date="2026-01-01T00:00:00Z">
        <w:r>
          <w:t xml:space="preserve">the</w:t>
        </w:r>
      </w:ins>
      <w:ins w:id="4020" w:author="PR Preview" w:date="2026-01-01T00:00:00Z">
        <w:r>
          <w:t xml:space="preserve"> </w:t>
        </w:r>
      </w:ins>
      <w:ins w:id="4021" w:author="PR Preview" w:date="2026-01-01T00:00:00Z">
        <w:r>
          <w:rPr>
            <w:b/>
            <w:bCs/>
          </w:rPr>
          <w:t xml:space="preserve">validation choice</w:t>
        </w:r>
      </w:ins>
      <w:ins w:id="40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4023" w:author="PR Preview" w:date="2026-01-01T00:00:00Z">
        <w:r>
          <w:t xml:space="preserve"> </w:t>
        </w:r>
      </w:ins>
      <w:ins w:id="4024" w:author="PR Preview" w:date="2026-01-01T00:00:00Z">
        <w:r>
          <w:t xml:space="preserve">is the index of the candidate whose</w:t>
        </w:r>
      </w:ins>
      <w:ins w:id="4025" w:author="PR Preview" w:date="2026-01-01T00:00:00Z">
        <w:r>
          <w:t xml:space="preserve"> </w:t>
        </w:r>
      </w:ins>
      <w:hyperlink w:anchor="def-fitted-model">
        <w:ins w:id="402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027" w:author="PR Preview" w:date="2026-01-01T00:00:00Z">
        <w:r>
          <w:t xml:space="preserve">,</w:t>
        </w:r>
      </w:ins>
      <w:ins w:id="4028" w:author="PR Preview" w:date="2026-01-01T00:00:00Z">
        <w:r>
          <w:t xml:space="preserve"> </w:t>
        </w:r>
      </w:ins>
      <w:ins w:id="4029" w:author="PR Preview" w:date="2026-01-01T00:00:00Z">
        <w:r>
          <w:t xml:space="preserve">fitted to the training set</w:t>
        </w:r>
      </w:ins>
      <w:ins w:id="40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031" w:author="PR Preview" w:date="2026-01-01T00:00:00Z">
        <w:r>
          <w:t xml:space="preserve">,</w:t>
        </w:r>
      </w:ins>
      <w:ins w:id="4032" w:author="PR Preview" w:date="2026-01-01T00:00:00Z">
        <w:r>
          <w:t xml:space="preserve"> </w:t>
        </w:r>
      </w:ins>
      <w:ins w:id="4033" w:author="PR Preview" w:date="2026-01-01T00:00:00Z">
        <w:r>
          <w:t xml:space="preserve">has the smallest</w:t>
        </w:r>
      </w:ins>
      <w:ins w:id="4034" w:author="PR Preview" w:date="2026-01-01T00:00:00Z">
        <w:r>
          <w:t xml:space="preserve"> </w:t>
        </w:r>
      </w:ins>
      <w:hyperlink w:anchor="def-validation-error">
        <w:ins w:id="4035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4036" w:author="PR Preview" w:date="2026-01-01T00:00:00Z">
        <w:r>
          <w:t xml:space="preserve">:</w:t>
        </w:r>
      </w:ins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ins w:id="4037" w:author="PR Preview" w:date="2026-01-01T00:00:00Z">
        <w:r>
          <w:rPr>
            <w:b/>
            <w:bCs/>
          </w:rPr>
          <w:t xml:space="preserve">Definition 43 (Test set)</w:t>
        </w:r>
      </w:ins>
      <w:ins w:id="4038" w:author="PR Preview" w:date="2026-01-01T00:00:00Z">
        <w:r>
          <w:t xml:space="preserve"> </w:t>
        </w:r>
      </w:ins>
      <w:ins w:id="4039" w:author="PR Preview" w:date="2026-01-01T00:00:00Z">
        <w:r>
          <w:t xml:space="preserve">The</w:t>
        </w:r>
      </w:ins>
      <w:ins w:id="4040" w:author="PR Preview" w:date="2026-01-01T00:00:00Z">
        <w:r>
          <w:t xml:space="preserve"> </w:t>
        </w:r>
      </w:ins>
      <w:ins w:id="4041" w:author="PR Preview" w:date="2026-01-01T00:00:00Z">
        <w:r>
          <w:rPr>
            <w:b/>
            <w:bCs/>
          </w:rPr>
          <w:t xml:space="preserve">test set</w:t>
        </w:r>
      </w:ins>
      <w:ins w:id="4042" w:author="PR Preview" w:date="2026-01-01T00:00:00Z">
        <w:r>
          <w:t xml:space="preserve"> </w:t>
        </w:r>
      </w:ins>
      <w:ins w:id="4043" w:author="PR Preview" w:date="2026-01-01T00:00:00Z">
        <w:r>
          <w:t xml:space="preserve">of a</w:t>
        </w:r>
      </w:ins>
      <w:ins w:id="4044" w:author="PR Preview" w:date="2026-01-01T00:00:00Z">
        <w:r>
          <w:t xml:space="preserve"> </w:t>
        </w:r>
      </w:ins>
      <w:hyperlink w:anchor="def-data-splits">
        <w:ins w:id="4045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4046" w:author="PR Preview" w:date="2026-01-01T00:00:00Z">
        <w:r>
          <w:t xml:space="preserve"> </w:t>
        </w:r>
      </w:ins>
      <w:ins w:id="4047" w:author="PR Preview" w:date="2026-01-01T00:00:00Z">
        <w:r>
          <w:t xml:space="preserve">is the</w:t>
        </w:r>
      </w:ins>
      <w:ins w:id="4048" w:author="PR Preview" w:date="2026-01-01T00:00:00Z">
        <w:r>
          <w:t xml:space="preserve"> </w:t>
        </w:r>
      </w:ins>
      <w:hyperlink w:anchor="def-held-out-set">
        <w:ins w:id="404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4050" w:author="PR Preview" w:date="2026-01-01T00:00:00Z">
        <w:r>
          <w:t xml:space="preserve"> </w:t>
        </w:r>
      </w:ins>
      <w:ins w:id="4051" w:author="PR Preview" w:date="2026-01-01T00:00:00Z">
        <w:r>
          <w:t xml:space="preserve">of observations indexed by</w:t>
        </w:r>
      </w:ins>
      <w:ins w:id="405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4053" w:author="PR Preview" w:date="2026-01-01T00:00:00Z">
        <w:r>
          <w:t xml:space="preserve">,</w:t>
        </w:r>
      </w:ins>
      <w:ins w:id="4054" w:author="PR Preview" w:date="2026-01-01T00:00:00Z">
        <w:r>
          <w:t xml:space="preserve"> </w:t>
        </w:r>
      </w:ins>
      <w:ins w:id="4055" w:author="PR Preview" w:date="2026-01-01T00:00:00Z">
        <w:r>
          <w:t xml:space="preserve">on which the</w:t>
        </w:r>
      </w:ins>
      <w:ins w:id="4056" w:author="PR Preview" w:date="2026-01-01T00:00:00Z">
        <w:r>
          <w:t xml:space="preserve"> </w:t>
        </w:r>
      </w:ins>
      <w:hyperlink w:anchor="def-fitted-model">
        <w:ins w:id="405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05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4059" w:author="PR Preview" w:date="2026-01-01T00:00:00Z">
        <w:r>
          <w:t xml:space="preserve"> </w:t>
        </w:r>
      </w:ins>
      <w:ins w:id="4060" w:author="PR Preview" w:date="2026-01-01T00:00:00Z">
        <w:r>
          <w:t xml:space="preserve">that the</w:t>
        </w:r>
      </w:ins>
      <w:ins w:id="4061" w:author="PR Preview" w:date="2026-01-01T00:00:00Z">
        <w:r>
          <w:t xml:space="preserve"> </w:t>
        </w:r>
      </w:ins>
      <w:hyperlink w:anchor="def-validation-choice">
        <w:ins w:id="4062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4063" w:author="PR Preview" w:date="2026-01-01T00:00:00Z">
        <w:r>
          <w:t xml:space="preserve"> </w:t>
        </w:r>
      </w:ins>
      <w:ins w:id="4064" w:author="PR Preview" w:date="2026-01-01T00:00:00Z">
        <w:r>
          <w:t xml:space="preserve">picks is scored:</w:t>
        </w:r>
      </w:ins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del w:id="4065" w:author="PR Preview" w:date="2026-01-01T00:00:00Z">
        <w:r>
          <w:rPr>
            <w:b/>
            <w:bCs/>
          </w:rPr>
          <w:delText xml:space="preserve">Definition 45 (Test error)</w:delText>
        </w:r>
      </w:del>
      <w:del w:id="4066" w:author="PR Preview" w:date="2026-01-01T00:00:00Z">
        <w:r>
          <w:delText xml:space="preserve"> </w:delText>
        </w:r>
      </w:del>
      <w:del w:id="4067" w:author="PR Preview" w:date="2026-01-01T00:00:00Z">
        <w:r>
          <w:delText xml:space="preserve">The</w:delText>
        </w:r>
      </w:del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rPr>
            <w:b/>
            <w:bCs/>
          </w:rPr>
          <w:delText xml:space="preserve">test error</w:delText>
        </w:r>
      </w:del>
      <w:del w:id="4070" w:author="PR Preview" w:date="2026-01-01T00:00:00Z">
        <w:r>
          <w:delText xml:space="preserve"> </w:delText>
        </w:r>
      </w:del>
      <w:del w:id="4071" w:author="PR Preview" w:date="2026-01-01T00:00:00Z">
        <w:r>
          <w:delText xml:space="preserve">of a</w:delText>
        </w:r>
      </w:del>
      <w:del w:id="4072" w:author="PR Preview" w:date="2026-01-01T00:00:00Z">
        <w:r>
          <w:delText xml:space="preserve"> </w:delText>
        </w:r>
      </w:del>
      <w:hyperlink w:anchor="def-fitted-model">
        <w:del w:id="407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07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fitted to a</w:delText>
        </w:r>
      </w:del>
      <w:del w:id="4077" w:author="PR Preview" w:date="2026-01-01T00:00:00Z">
        <w:r>
          <w:delText xml:space="preserve"> </w:delText>
        </w:r>
      </w:del>
      <w:hyperlink w:anchor="def-training-set">
        <w:del w:id="407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0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080" w:author="PR Preview" w:date="2026-01-01T00:00:00Z">
        <w:r>
          <w:delText xml:space="preserve"> </w:delText>
        </w:r>
      </w:del>
      <w:del w:id="4081" w:author="PR Preview" w:date="2026-01-01T00:00:00Z">
        <w:r>
          <w:delText xml:space="preserve">is its sample mean</w:delText>
        </w:r>
      </w:del>
      <w:del w:id="4082" w:author="PR Preview" w:date="2026-01-01T00:00:00Z">
        <w:r>
          <w:delText xml:space="preserve"> </w:delText>
        </w:r>
      </w:del>
      <w:hyperlink w:anchor="def-observation-loss">
        <w:del w:id="408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08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4085" w:author="PR Preview" w:date="2026-01-01T00:00:00Z">
        <w:r>
          <w:delText xml:space="preserve"> </w:delText>
        </w:r>
      </w:del>
      <w:del w:id="4086" w:author="PR Preview" w:date="2026-01-01T00:00:00Z">
        <w:r>
          <w:delText xml:space="preserve">on the</w:delText>
        </w:r>
      </w:del>
      <w:del w:id="4087" w:author="PR Preview" w:date="2026-01-01T00:00:00Z">
        <w:r>
          <w:delText xml:space="preserve"> </w:delText>
        </w:r>
      </w:del>
      <w:hyperlink w:anchor="def-test-set">
        <w:del w:id="4088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089" w:author="PR Preview" w:date="2026-01-01T00:00:00Z">
        <w:r>
          <w:delText xml:space="preserve">, indexed by</w:delText>
        </w:r>
      </w:del>
      <w:del w:id="409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4091" w:author="PR Preview" w:date="2026-01-01T00:00:00Z">
        <w:r>
          <w:delText xml:space="preserve">:</w:delText>
        </w:r>
      </w:del>
    </w:p>
    <w:p>
      <w:pPr>
        <w:pStyle w:val="BodyText"/>
      </w:pPr>
      <w:ins w:id="4092" w:author="PR Preview" w:date="2026-01-01T00:00:00Z">
        <w:r>
          <w:rPr>
            <w:b/>
            <w:bCs/>
          </w:rPr>
          <w:t xml:space="preserve">Definition 44 (Test error)</w:t>
        </w:r>
      </w:ins>
      <w:ins w:id="4093" w:author="PR Preview" w:date="2026-01-01T00:00:00Z">
        <w:r>
          <w:t xml:space="preserve"> </w:t>
        </w:r>
      </w:ins>
      <w:ins w:id="4094" w:author="PR Preview" w:date="2026-01-01T00:00:00Z">
        <w:r>
          <w:t xml:space="preserve">The</w:t>
        </w:r>
      </w:ins>
      <w:ins w:id="4095" w:author="PR Preview" w:date="2026-01-01T00:00:00Z">
        <w:r>
          <w:t xml:space="preserve"> </w:t>
        </w:r>
      </w:ins>
      <w:ins w:id="4096" w:author="PR Preview" w:date="2026-01-01T00:00:00Z">
        <w:r>
          <w:rPr>
            <w:b/>
            <w:bCs/>
          </w:rPr>
          <w:t xml:space="preserve">test error</w:t>
        </w:r>
      </w:ins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of a</w:t>
        </w:r>
      </w:ins>
      <w:ins w:id="4099" w:author="PR Preview" w:date="2026-01-01T00:00:00Z">
        <w:r>
          <w:t xml:space="preserve"> </w:t>
        </w:r>
      </w:ins>
      <w:hyperlink w:anchor="def-fitted-model">
        <w:ins w:id="410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10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fitted to a</w:t>
        </w:r>
      </w:ins>
      <w:ins w:id="4104" w:author="PR Preview" w:date="2026-01-01T00:00:00Z">
        <w:r>
          <w:t xml:space="preserve"> </w:t>
        </w:r>
      </w:ins>
      <w:hyperlink w:anchor="def-training-set">
        <w:ins w:id="410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1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107" w:author="PR Preview" w:date="2026-01-01T00:00:00Z">
        <w:r>
          <w:t xml:space="preserve"> </w:t>
        </w:r>
      </w:ins>
      <w:ins w:id="4108" w:author="PR Preview" w:date="2026-01-01T00:00:00Z">
        <w:r>
          <w:t xml:space="preserve">is its sample mean</w:t>
        </w:r>
      </w:ins>
      <w:ins w:id="4109" w:author="PR Preview" w:date="2026-01-01T00:00:00Z">
        <w:r>
          <w:t xml:space="preserve"> </w:t>
        </w:r>
      </w:ins>
      <w:hyperlink w:anchor="def-observation-loss">
        <w:ins w:id="411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11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112" w:author="PR Preview" w:date="2026-01-01T00:00:00Z">
        <w:r>
          <w:t xml:space="preserve"> </w:t>
        </w:r>
      </w:ins>
      <w:ins w:id="4113" w:author="PR Preview" w:date="2026-01-01T00:00:00Z">
        <w:r>
          <w:t xml:space="preserve">on the</w:t>
        </w:r>
      </w:ins>
      <w:ins w:id="4114" w:author="PR Preview" w:date="2026-01-01T00:00:00Z">
        <w:r>
          <w:t xml:space="preserve"> </w:t>
        </w:r>
      </w:ins>
      <w:hyperlink w:anchor="def-test-set">
        <w:ins w:id="4115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116" w:author="PR Preview" w:date="2026-01-01T00:00:00Z">
        <w:r>
          <w:t xml:space="preserve">, indexed by</w:t>
        </w:r>
      </w:ins>
      <w:ins w:id="411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4118" w:author="PR Preview" w:date="2026-01-01T00:00:00Z">
        <w:r>
          <w:t xml:space="preserve">:</w:t>
        </w:r>
      </w:ins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del w:id="4119" w:author="PR Preview" w:date="2026-01-01T00:00:00Z">
        <w:r>
          <w:rPr>
            <w:b/>
            <w:bCs/>
          </w:rPr>
          <w:delText xml:space="preserve">Example 30 (Numerical example)</w:delText>
        </w:r>
      </w:del>
      <w:del w:id="4120" w:author="PR Preview" w:date="2026-01-01T00:00:00Z">
        <w:r>
          <w:delText xml:space="preserve"> </w:delText>
        </w:r>
      </w:del>
      <w:del w:id="4121" w:author="PR Preview" w:date="2026-01-01T00:00:00Z">
        <w:r>
          <w:delText xml:space="preserve">This example (</w:delText>
        </w:r>
      </w:del>
      <w:hyperlink w:anchor="exm-train-validation-test-split">
        <w:del w:id="4122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4123" w:author="PR Preview" w:date="2026-01-01T00:00:00Z">
        <w:r>
          <w:delText xml:space="preserve">)</w:delText>
        </w:r>
      </w:del>
      <w:del w:id="4124" w:author="PR Preview" w:date="2026-01-01T00:00:00Z">
        <w:r>
          <w:delText xml:space="preserve"> </w:delText>
        </w:r>
      </w:del>
      <w:del w:id="4125" w:author="PR Preview" w:date="2026-01-01T00:00:00Z">
        <w:r>
          <w:delText xml:space="preserve">uses R’s built-in</w:delText>
        </w:r>
      </w:del>
      <w:del w:id="4126" w:author="PR Preview" w:date="2026-01-01T00:00:00Z">
        <w:r>
          <w:delText xml:space="preserve"> </w:delText>
        </w:r>
      </w:del>
      <w:del w:id="4127" w:author="PR Preview" w:date="2026-01-01T00:00:00Z">
        <w:r>
          <w:rPr>
            <w:rStyle w:val="VerbatimChar"/>
          </w:rPr>
          <w:delText xml:space="preserve">mtcars</w:delText>
        </w:r>
      </w:del>
      <w:del w:id="4128" w:author="PR Preview" w:date="2026-01-01T00:00:00Z">
        <w:r>
          <w:delText xml:space="preserve"> </w:delText>
        </w:r>
      </w:del>
      <w:del w:id="4129" w:author="PR Preview" w:date="2026-01-01T00:00:00Z">
        <w:r>
          <w:delText xml:space="preserve">dataset</w:delText>
        </w:r>
      </w:del>
      <w:del w:id="4130" w:author="PR Preview" w:date="2026-01-01T00:00:00Z">
        <w:r>
          <w:delText xml:space="preserve"> </w:delText>
        </w:r>
      </w:del>
      <w:del w:id="4131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4132" w:author="PR Preview" w:date="2026-01-01T00:00:00Z">
        <w:r>
          <w:delText xml:space="preserve"> </w:delText>
        </w:r>
      </w:del>
      <w:del w:id="4133" w:author="PR Preview" w:date="2026-01-01T00:00:00Z">
        <w:r>
          <w:delText xml:space="preserve">cars)</w:delText>
        </w:r>
      </w:del>
      <w:del w:id="4134" w:author="PR Preview" w:date="2026-01-01T00:00:00Z">
        <w:r>
          <w:delText xml:space="preserve"> </w:delText>
        </w:r>
      </w:del>
      <w:del w:id="4135" w:author="PR Preview" w:date="2026-01-01T00:00:00Z">
        <w:r>
          <w:delText xml:space="preserve">to predict fuel efficiency (</w:delText>
        </w:r>
      </w:del>
      <w:del w:id="4136" w:author="PR Preview" w:date="2026-01-01T00:00:00Z">
        <w:r>
          <w:rPr>
            <w:rStyle w:val="VerbatimChar"/>
          </w:rPr>
          <w:delText xml:space="preserve">mpg</w:delText>
        </w:r>
      </w:del>
      <w:del w:id="4137" w:author="PR Preview" w:date="2026-01-01T00:00:00Z">
        <w:r>
          <w:delText xml:space="preserve">)</w:delText>
        </w:r>
      </w:del>
      <w:del w:id="4138" w:author="PR Preview" w:date="2026-01-01T00:00:00Z">
        <w:r>
          <w:delText xml:space="preserve"> </w:delText>
        </w:r>
      </w:del>
      <w:del w:id="4139" w:author="PR Preview" w:date="2026-01-01T00:00:00Z">
        <w:r>
          <w:delText xml:space="preserve">from vehicle weight (</w:delText>
        </w:r>
      </w:del>
      <w:del w:id="4140" w:author="PR Preview" w:date="2026-01-01T00:00:00Z">
        <w:r>
          <w:rPr>
            <w:rStyle w:val="VerbatimChar"/>
          </w:rPr>
          <w:delText xml:space="preserve">wt</w:delText>
        </w:r>
      </w:del>
      <w:del w:id="4141" w:author="PR Preview" w:date="2026-01-01T00:00:00Z">
        <w:r>
          <w:delText xml:space="preserve">).</w:delText>
        </w:r>
      </w:del>
      <w:del w:id="4142" w:author="PR Preview" w:date="2026-01-01T00:00:00Z">
        <w:r>
          <w:delText xml:space="preserve"> </w:delText>
        </w:r>
      </w:del>
      <w:del w:id="4143" w:author="PR Preview" w:date="2026-01-01T00:00:00Z">
        <w:r>
          <w:delText xml:space="preserve">It uses one random split</w:delText>
        </w:r>
      </w:del>
      <w:del w:id="4144" w:author="PR Preview" w:date="2026-01-01T00:00:00Z">
        <w:r>
          <w:delText xml:space="preserve"> </w:delText>
        </w:r>
      </w:del>
      <w:del w:id="4145" w:author="PR Preview" w:date="2026-01-01T00:00:00Z">
        <w:r>
          <w:delText xml:space="preserve">to compare linear,</w:delText>
        </w:r>
      </w:del>
      <w:del w:id="4146" w:author="PR Preview" w:date="2026-01-01T00:00:00Z">
        <w:r>
          <w:delText xml:space="preserve"> </w:delText>
        </w:r>
      </w:del>
      <w:del w:id="4147" w:author="PR Preview" w:date="2026-01-01T00:00:00Z">
        <w:r>
          <w:delText xml:space="preserve">quadratic,</w:delText>
        </w:r>
      </w:del>
      <w:del w:id="4148" w:author="PR Preview" w:date="2026-01-01T00:00:00Z">
        <w:r>
          <w:delText xml:space="preserve"> </w:delText>
        </w:r>
      </w:del>
      <w:del w:id="4149" w:author="PR Preview" w:date="2026-01-01T00:00:00Z">
        <w:r>
          <w:delText xml:space="preserve">cubic,</w:delText>
        </w:r>
      </w:del>
      <w:del w:id="4150" w:author="PR Preview" w:date="2026-01-01T00:00:00Z">
        <w:r>
          <w:delText xml:space="preserve"> </w:delText>
        </w:r>
      </w:del>
      <w:del w:id="4151" w:author="PR Preview" w:date="2026-01-01T00:00:00Z">
        <w:r>
          <w:delText xml:space="preserve">and quartic models</w:delText>
        </w:r>
      </w:del>
      <w:del w:id="4152" w:author="PR Preview" w:date="2026-01-01T00:00:00Z">
        <w:r>
          <w:delText xml:space="preserve"> </w:delText>
        </w:r>
      </w:del>
      <w:del w:id="4153" w:author="PR Preview" w:date="2026-01-01T00:00:00Z">
        <w:r>
          <w:delText xml:space="preserve">(</w:delText>
        </w:r>
      </w:del>
      <w:del w:id="4154" w:author="PR Preview" w:date="2026-01-01T00:00:00Z">
        <w:r>
          <w:rPr>
            <w:rStyle w:val="VerbatimChar"/>
          </w:rPr>
          <w:delText xml:space="preserve">mpg ~ wt</w:delText>
        </w:r>
      </w:del>
      <w:del w:id="4155" w:author="PR Preview" w:date="2026-01-01T00:00:00Z">
        <w:r>
          <w:delText xml:space="preserve">,</w:delText>
        </w:r>
      </w:del>
      <w:del w:id="4156" w:author="PR Preview" w:date="2026-01-01T00:00:00Z">
        <w:r>
          <w:delText xml:space="preserve"> </w:delText>
        </w:r>
      </w:del>
      <w:del w:id="4157" w:author="PR Preview" w:date="2026-01-01T00:00:00Z">
        <w:r>
          <w:rPr>
            <w:rStyle w:val="VerbatimChar"/>
          </w:rPr>
          <w:delText xml:space="preserve">mpg ~ wt + I(wt^2)</w:delText>
        </w:r>
      </w:del>
      <w:del w:id="4158" w:author="PR Preview" w:date="2026-01-01T00:00:00Z">
        <w:r>
          <w:delText xml:space="preserve">,</w:delText>
        </w:r>
      </w:del>
      <w:del w:id="4159" w:author="PR Preview" w:date="2026-01-01T00:00:00Z">
        <w:r>
          <w:delText xml:space="preserve"> </w:delText>
        </w:r>
      </w:del>
      <w:del w:id="4160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4161" w:author="PR Preview" w:date="2026-01-01T00:00:00Z">
        <w:r>
          <w:delText xml:space="preserve">,</w:delText>
        </w:r>
      </w:del>
      <w:del w:id="4162" w:author="PR Preview" w:date="2026-01-01T00:00:00Z">
        <w:r>
          <w:delText xml:space="preserve"> </w:delText>
        </w:r>
      </w:del>
      <w:del w:id="4163" w:author="PR Preview" w:date="2026-01-01T00:00:00Z">
        <w:r>
          <w:delText xml:space="preserve">and</w:delText>
        </w:r>
      </w:del>
      <w:del w:id="4164" w:author="PR Preview" w:date="2026-01-01T00:00:00Z">
        <w:r>
          <w:delText xml:space="preserve"> </w:delText>
        </w:r>
      </w:del>
      <w:del w:id="4165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4166" w:author="PR Preview" w:date="2026-01-01T00:00:00Z">
        <w:r>
          <w:delText xml:space="preserve">)</w:delText>
        </w:r>
      </w:del>
      <w:del w:id="4167" w:author="PR Preview" w:date="2026-01-01T00:00:00Z">
        <w:r>
          <w:delText xml:space="preserve"> </w:delText>
        </w:r>
      </w:del>
      <w:del w:id="4168" w:author="PR Preview" w:date="2026-01-01T00:00:00Z">
        <w:r>
          <w:delText xml:space="preserve">on a validation set,</w:delText>
        </w:r>
      </w:del>
      <w:del w:id="4169" w:author="PR Preview" w:date="2026-01-01T00:00:00Z">
        <w:r>
          <w:delText xml:space="preserve"> </w:delText>
        </w:r>
      </w:del>
      <w:del w:id="4170" w:author="PR Preview" w:date="2026-01-01T00:00:00Z">
        <w:r>
          <w:delText xml:space="preserve">then reports the chosen model’s test sRMSE</w:delText>
        </w:r>
      </w:del>
      <w:del w:id="4171" w:author="PR Preview" w:date="2026-01-01T00:00:00Z">
        <w:r>
          <w:delText xml:space="preserve"> </w:delText>
        </w:r>
      </w:del>
      <w:del w:id="4172" w:author="PR Preview" w:date="2026-01-01T00:00:00Z">
        <w:r>
          <w:delText xml:space="preserve">on untouched test data</w:delText>
        </w:r>
      </w:del>
      <w:del w:id="4173" w:author="PR Preview" w:date="2026-01-01T00:00:00Z">
        <w:r>
          <w:delText xml:space="preserve"> </w:delText>
        </w:r>
      </w:del>
      <w:del w:id="4174" w:author="PR Preview" w:date="2026-01-01T00:00:00Z">
        <w:r>
          <w:delText xml:space="preserve">[5, p. 213]</w:delText>
        </w:r>
      </w:del>
      <w:del w:id="4175" w:author="PR Preview" w:date="2026-01-01T00:00:00Z">
        <w:r>
          <w:delText xml:space="preserve">.</w:delText>
        </w:r>
      </w:del>
    </w:p>
    <w:p>
      <w:pPr>
        <w:pStyle w:val="BodyText"/>
      </w:pPr>
      <w:ins w:id="4176" w:author="PR Preview" w:date="2026-01-01T00:00:00Z">
        <w:r>
          <w:rPr>
            <w:b/>
            <w:bCs/>
          </w:rPr>
          <w:t xml:space="preserve">Example 29 (Numerical example)</w:t>
        </w:r>
      </w:ins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This example (</w:t>
        </w:r>
      </w:ins>
      <w:hyperlink w:anchor="exm-train-validation-test-split">
        <w:ins w:id="4179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4180" w:author="PR Preview" w:date="2026-01-01T00:00:00Z">
        <w:r>
          <w:t xml:space="preserve">)</w:t>
        </w:r>
      </w:ins>
      <w:ins w:id="4181" w:author="PR Preview" w:date="2026-01-01T00:00:00Z">
        <w:r>
          <w:t xml:space="preserve"> </w:t>
        </w:r>
      </w:ins>
      <w:ins w:id="4182" w:author="PR Preview" w:date="2026-01-01T00:00:00Z">
        <w:r>
          <w:t xml:space="preserve">uses R’s built-in</w:t>
        </w:r>
      </w:ins>
      <w:ins w:id="4183" w:author="PR Preview" w:date="2026-01-01T00:00:00Z">
        <w:r>
          <w:t xml:space="preserve"> </w:t>
        </w:r>
      </w:ins>
      <w:ins w:id="4184" w:author="PR Preview" w:date="2026-01-01T00:00:00Z">
        <w:r>
          <w:rPr>
            <w:rStyle w:val="VerbatimChar"/>
          </w:rPr>
          <w:t xml:space="preserve">mtcars</w:t>
        </w:r>
      </w:ins>
      <w:ins w:id="4185" w:author="PR Preview" w:date="2026-01-01T00:00:00Z">
        <w:r>
          <w:t xml:space="preserve"> </w:t>
        </w:r>
      </w:ins>
      <w:ins w:id="4186" w:author="PR Preview" w:date="2026-01-01T00:00:00Z">
        <w:r>
          <w:t xml:space="preserve">dataset</w:t>
        </w:r>
      </w:ins>
      <w:ins w:id="4187" w:author="PR Preview" w:date="2026-01-01T00:00:00Z">
        <w:r>
          <w:t xml:space="preserve"> </w:t>
        </w:r>
      </w:ins>
      <w:ins w:id="4188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189" w:author="PR Preview" w:date="2026-01-01T00:00:00Z">
        <w:r>
          <w:t xml:space="preserve"> </w:t>
        </w:r>
      </w:ins>
      <w:ins w:id="4190" w:author="PR Preview" w:date="2026-01-01T00:00:00Z">
        <w:r>
          <w:t xml:space="preserve">cars)</w:t>
        </w:r>
      </w:ins>
      <w:ins w:id="4191" w:author="PR Preview" w:date="2026-01-01T00:00:00Z">
        <w:r>
          <w:t xml:space="preserve"> </w:t>
        </w:r>
      </w:ins>
      <w:ins w:id="4192" w:author="PR Preview" w:date="2026-01-01T00:00:00Z">
        <w:r>
          <w:t xml:space="preserve">to predict fuel efficiency (</w:t>
        </w:r>
      </w:ins>
      <w:ins w:id="4193" w:author="PR Preview" w:date="2026-01-01T00:00:00Z">
        <w:r>
          <w:rPr>
            <w:rStyle w:val="VerbatimChar"/>
          </w:rPr>
          <w:t xml:space="preserve">mpg</w:t>
        </w:r>
      </w:ins>
      <w:ins w:id="4194" w:author="PR Preview" w:date="2026-01-01T00:00:00Z">
        <w:r>
          <w:t xml:space="preserve">)</w:t>
        </w:r>
      </w:ins>
      <w:ins w:id="4195" w:author="PR Preview" w:date="2026-01-01T00:00:00Z">
        <w:r>
          <w:t xml:space="preserve"> </w:t>
        </w:r>
      </w:ins>
      <w:ins w:id="4196" w:author="PR Preview" w:date="2026-01-01T00:00:00Z">
        <w:r>
          <w:t xml:space="preserve">from vehicle weight (</w:t>
        </w:r>
      </w:ins>
      <w:ins w:id="4197" w:author="PR Preview" w:date="2026-01-01T00:00:00Z">
        <w:r>
          <w:rPr>
            <w:rStyle w:val="VerbatimChar"/>
          </w:rPr>
          <w:t xml:space="preserve">wt</w:t>
        </w:r>
      </w:ins>
      <w:ins w:id="4198" w:author="PR Preview" w:date="2026-01-01T00:00:00Z">
        <w:r>
          <w:t xml:space="preserve">).</w:t>
        </w:r>
      </w:ins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It uses one random split</w:t>
        </w:r>
      </w:ins>
      <w:ins w:id="4201" w:author="PR Preview" w:date="2026-01-01T00:00:00Z">
        <w:r>
          <w:t xml:space="preserve"> </w:t>
        </w:r>
      </w:ins>
      <w:ins w:id="4202" w:author="PR Preview" w:date="2026-01-01T00:00:00Z">
        <w:r>
          <w:t xml:space="preserve">to compare linear,</w:t>
        </w:r>
      </w:ins>
      <w:ins w:id="4203" w:author="PR Preview" w:date="2026-01-01T00:00:00Z">
        <w:r>
          <w:t xml:space="preserve"> </w:t>
        </w:r>
      </w:ins>
      <w:ins w:id="4204" w:author="PR Preview" w:date="2026-01-01T00:00:00Z">
        <w:r>
          <w:t xml:space="preserve">quadratic,</w:t>
        </w:r>
      </w:ins>
      <w:ins w:id="4205" w:author="PR Preview" w:date="2026-01-01T00:00:00Z">
        <w:r>
          <w:t xml:space="preserve"> </w:t>
        </w:r>
      </w:ins>
      <w:ins w:id="4206" w:author="PR Preview" w:date="2026-01-01T00:00:00Z">
        <w:r>
          <w:t xml:space="preserve">cubic,</w:t>
        </w:r>
      </w:ins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and quartic models</w:t>
        </w:r>
      </w:ins>
      <w:ins w:id="4209" w:author="PR Preview" w:date="2026-01-01T00:00:00Z">
        <w:r>
          <w:t xml:space="preserve"> </w:t>
        </w:r>
      </w:ins>
      <w:ins w:id="4210" w:author="PR Preview" w:date="2026-01-01T00:00:00Z">
        <w:r>
          <w:t xml:space="preserve">(</w:t>
        </w:r>
      </w:ins>
      <w:ins w:id="4211" w:author="PR Preview" w:date="2026-01-01T00:00:00Z">
        <w:r>
          <w:rPr>
            <w:rStyle w:val="VerbatimChar"/>
          </w:rPr>
          <w:t xml:space="preserve">mpg ~ wt</w:t>
        </w:r>
      </w:ins>
      <w:ins w:id="4212" w:author="PR Preview" w:date="2026-01-01T00:00:00Z">
        <w:r>
          <w:t xml:space="preserve">,</w:t>
        </w:r>
      </w:ins>
      <w:ins w:id="4213" w:author="PR Preview" w:date="2026-01-01T00:00:00Z">
        <w:r>
          <w:t xml:space="preserve"> </w:t>
        </w:r>
      </w:ins>
      <w:ins w:id="4214" w:author="PR Preview" w:date="2026-01-01T00:00:00Z">
        <w:r>
          <w:rPr>
            <w:rStyle w:val="VerbatimChar"/>
          </w:rPr>
          <w:t xml:space="preserve">mpg ~ wt + I(wt^2)</w:t>
        </w:r>
      </w:ins>
      <w:ins w:id="4215" w:author="PR Preview" w:date="2026-01-01T00:00:00Z">
        <w:r>
          <w:t xml:space="preserve">,</w:t>
        </w:r>
      </w:ins>
      <w:ins w:id="4216" w:author="PR Preview" w:date="2026-01-01T00:00:00Z">
        <w:r>
          <w:t xml:space="preserve"> </w:t>
        </w:r>
      </w:ins>
      <w:ins w:id="4217" w:author="PR Preview" w:date="2026-01-01T00:00:00Z">
        <w:r>
          <w:rPr>
            <w:rStyle w:val="VerbatimChar"/>
          </w:rPr>
          <w:t xml:space="preserve">mpg ~ wt + I(wt^2) + I(wt^3)</w:t>
        </w:r>
      </w:ins>
      <w:ins w:id="4218" w:author="PR Preview" w:date="2026-01-01T00:00:00Z">
        <w:r>
          <w:t xml:space="preserve">,</w:t>
        </w:r>
      </w:ins>
      <w:ins w:id="4219" w:author="PR Preview" w:date="2026-01-01T00:00:00Z">
        <w:r>
          <w:t xml:space="preserve"> </w:t>
        </w:r>
      </w:ins>
      <w:ins w:id="4220" w:author="PR Preview" w:date="2026-01-01T00:00:00Z">
        <w:r>
          <w:t xml:space="preserve">and</w:t>
        </w:r>
      </w:ins>
      <w:ins w:id="4221" w:author="PR Preview" w:date="2026-01-01T00:00:00Z">
        <w:r>
          <w:t xml:space="preserve"> </w:t>
        </w:r>
      </w:ins>
      <w:ins w:id="4222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4223" w:author="PR Preview" w:date="2026-01-01T00:00:00Z">
        <w:r>
          <w:t xml:space="preserve">)</w:t>
        </w:r>
      </w:ins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on a validation set,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then reports the chosen model’s test sRMSE</w:t>
        </w:r>
      </w:ins>
      <w:ins w:id="4228" w:author="PR Preview" w:date="2026-01-01T00:00:00Z">
        <w:r>
          <w:t xml:space="preserve"> </w:t>
        </w:r>
      </w:ins>
      <w:ins w:id="4229" w:author="PR Preview" w:date="2026-01-01T00:00:00Z">
        <w:r>
          <w:t xml:space="preserve">on untouched test data</w:t>
        </w:r>
      </w:ins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[5, p. 213]</w:t>
        </w:r>
      </w:ins>
      <w:ins w:id="4232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del w:id="4233" w:author="PR Preview" w:date="2026-01-01T00:00:00Z">
        <w:r>
          <w:rPr>
            <w:b/>
            <w:bCs/>
          </w:rPr>
          <w:delText xml:space="preserve">Definition 46 (Folds)</w:delText>
        </w:r>
      </w:del>
      <w:del w:id="4234" w:author="PR Preview" w:date="2026-01-01T00:00:00Z">
        <w:r>
          <w:delText xml:space="preserve"> </w:delText>
        </w:r>
      </w:del>
      <w:del w:id="4235" w:author="PR Preview" w:date="2026-01-01T00:00:00Z">
        <w:r>
          <w:delText xml:space="preserve">A division of a</w:delText>
        </w:r>
      </w:del>
      <w:del w:id="4236" w:author="PR Preview" w:date="2026-01-01T00:00:00Z">
        <w:r>
          <w:delText xml:space="preserve"> </w:delText>
        </w:r>
      </w:del>
      <w:hyperlink w:anchor="def-training-set">
        <w:del w:id="423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2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39" w:author="PR Preview" w:date="2026-01-01T00:00:00Z">
        <w:r>
          <w:delText xml:space="preserve">,</w:delText>
        </w:r>
      </w:del>
      <w:del w:id="4240" w:author="PR Preview" w:date="2026-01-01T00:00:00Z">
        <w:r>
          <w:delText xml:space="preserve"> </w:delText>
        </w:r>
      </w:del>
      <w:del w:id="4241" w:author="PR Preview" w:date="2026-01-01T00:00:00Z">
        <w:r>
          <w:delText xml:space="preserve">indexed by</w:delText>
        </w:r>
      </w:del>
      <w:del w:id="4242" w:author="PR Preview" w:date="2026-01-01T00:00:00Z">
        <w:r>
          <w:delText xml:space="preserve"> </w:delText>
        </w:r>
      </w:del>
      <m:oMath>
        <m:r>
          <m:t>I</m:t>
        </m:r>
      </m:oMath>
      <w:del w:id="4243" w:author="PR Preview" w:date="2026-01-01T00:00:00Z">
        <w:r>
          <w:delText xml:space="preserve">, into</w:delText>
        </w:r>
      </w:del>
      <w:del w:id="4244" w:author="PR Preview" w:date="2026-01-01T00:00:00Z">
        <w:r>
          <w:delText xml:space="preserve"> </w:delText>
        </w:r>
      </w:del>
      <m:oMath>
        <m:r>
          <m:t>k</m:t>
        </m:r>
      </m:oMath>
      <w:del w:id="4245" w:author="PR Preview" w:date="2026-01-01T00:00:00Z">
        <w:r>
          <w:delText xml:space="preserve"> </w:delText>
        </w:r>
      </w:del>
      <w:del w:id="4246" w:author="PR Preview" w:date="2026-01-01T00:00:00Z">
        <w:r>
          <w:rPr>
            <w:b/>
            <w:bCs/>
          </w:rPr>
          <w:delText xml:space="preserve">folds</w:delText>
        </w:r>
      </w:del>
      <w:del w:id="4247" w:author="PR Preview" w:date="2026-01-01T00:00:00Z">
        <w:r>
          <w:delText xml:space="preserve"> </w:delText>
        </w:r>
      </w:del>
      <w:del w:id="4248" w:author="PR Preview" w:date="2026-01-01T00:00:00Z">
        <w:r>
          <w:delText xml:space="preserve">is a partition of</w:delText>
        </w:r>
      </w:del>
      <w:del w:id="4249" w:author="PR Preview" w:date="2026-01-01T00:00:00Z">
        <w:r>
          <w:delText xml:space="preserve"> </w:delText>
        </w:r>
      </w:del>
      <m:oMath>
        <m:r>
          <m:t>I</m:t>
        </m:r>
      </m:oMath>
      <w:del w:id="4250" w:author="PR Preview" w:date="2026-01-01T00:00:00Z">
        <w:r>
          <w:delText xml:space="preserve"> </w:delText>
        </w:r>
      </w:del>
      <w:del w:id="4251" w:author="PR Preview" w:date="2026-01-01T00:00:00Z">
        <w:r>
          <w:delText xml:space="preserve">into</w:delText>
        </w:r>
      </w:del>
      <w:del w:id="4252" w:author="PR Preview" w:date="2026-01-01T00:00:00Z">
        <w:r>
          <w:delText xml:space="preserve"> </w:delText>
        </w:r>
      </w:del>
      <m:oMath>
        <m:r>
          <m:t>k</m:t>
        </m:r>
      </m:oMath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nonempty, disjoint subsets</w:delText>
        </w:r>
      </w:del>
      <w:del w:id="425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256" w:author="PR Preview" w:date="2026-01-01T00:00:00Z">
        <w:r>
          <w:delText xml:space="preserve">:</w:delText>
        </w:r>
      </w:del>
    </w:p>
    <w:p>
      <w:pPr>
        <w:pStyle w:val="FirstParagraph"/>
      </w:pPr>
      <w:ins w:id="4257" w:author="PR Preview" w:date="2026-01-01T00:00:00Z">
        <w:r>
          <w:rPr>
            <w:b/>
            <w:bCs/>
          </w:rPr>
          <w:t xml:space="preserve">Definition 45 (Folds)</w:t>
        </w:r>
      </w:ins>
      <w:ins w:id="4258" w:author="PR Preview" w:date="2026-01-01T00:00:00Z">
        <w:r>
          <w:t xml:space="preserve"> </w:t>
        </w:r>
      </w:ins>
      <w:ins w:id="4259" w:author="PR Preview" w:date="2026-01-01T00:00:00Z">
        <w:r>
          <w:t xml:space="preserve">A division of a</w:t>
        </w:r>
      </w:ins>
      <w:ins w:id="4260" w:author="PR Preview" w:date="2026-01-01T00:00:00Z">
        <w:r>
          <w:t xml:space="preserve"> </w:t>
        </w:r>
      </w:ins>
      <w:hyperlink w:anchor="def-training-set">
        <w:ins w:id="426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2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263" w:author="PR Preview" w:date="2026-01-01T00:00:00Z">
        <w:r>
          <w:t xml:space="preserve">,</w:t>
        </w:r>
      </w:ins>
      <w:ins w:id="4264" w:author="PR Preview" w:date="2026-01-01T00:00:00Z">
        <w:r>
          <w:t xml:space="preserve"> </w:t>
        </w:r>
      </w:ins>
      <w:ins w:id="4265" w:author="PR Preview" w:date="2026-01-01T00:00:00Z">
        <w:r>
          <w:t xml:space="preserve">indexed by</w:t>
        </w:r>
      </w:ins>
      <w:ins w:id="4266" w:author="PR Preview" w:date="2026-01-01T00:00:00Z">
        <w:r>
          <w:t xml:space="preserve"> </w:t>
        </w:r>
      </w:ins>
      <m:oMath>
        <m:r>
          <m:t>I</m:t>
        </m:r>
      </m:oMath>
      <w:ins w:id="4267" w:author="PR Preview" w:date="2026-01-01T00:00:00Z">
        <w:r>
          <w:t xml:space="preserve">, into</w:t>
        </w:r>
      </w:ins>
      <w:ins w:id="4268" w:author="PR Preview" w:date="2026-01-01T00:00:00Z">
        <w:r>
          <w:t xml:space="preserve"> </w:t>
        </w:r>
      </w:ins>
      <m:oMath>
        <m:r>
          <m:t>k</m:t>
        </m:r>
      </m:oMath>
      <w:ins w:id="4269" w:author="PR Preview" w:date="2026-01-01T00:00:00Z">
        <w:r>
          <w:t xml:space="preserve"> </w:t>
        </w:r>
      </w:ins>
      <w:ins w:id="4270" w:author="PR Preview" w:date="2026-01-01T00:00:00Z">
        <w:r>
          <w:rPr>
            <w:b/>
            <w:bCs/>
          </w:rPr>
          <w:t xml:space="preserve">folds</w:t>
        </w:r>
      </w:ins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is a partition of</w:t>
        </w:r>
      </w:ins>
      <w:ins w:id="4273" w:author="PR Preview" w:date="2026-01-01T00:00:00Z">
        <w:r>
          <w:t xml:space="preserve"> </w:t>
        </w:r>
      </w:ins>
      <m:oMath>
        <m:r>
          <m:t>I</m:t>
        </m:r>
      </m:oMath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into</w:t>
        </w:r>
      </w:ins>
      <w:ins w:id="4276" w:author="PR Preview" w:date="2026-01-01T00:00:00Z">
        <w:r>
          <w:t xml:space="preserve"> </w:t>
        </w:r>
      </w:ins>
      <m:oMath>
        <m:r>
          <m:t>k</m:t>
        </m:r>
      </m:oMath>
      <w:ins w:id="4277" w:author="PR Preview" w:date="2026-01-01T00:00:00Z">
        <w:r>
          <w:t xml:space="preserve"> </w:t>
        </w:r>
      </w:ins>
      <w:ins w:id="4278" w:author="PR Preview" w:date="2026-01-01T00:00:00Z">
        <w:r>
          <w:t xml:space="preserve">nonempty, disjoint subsets</w:t>
        </w:r>
      </w:ins>
      <w:ins w:id="42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280" w:author="PR Preview" w:date="2026-01-01T00:00:00Z">
        <w:r>
          <w:t xml:space="preserve">:</w:t>
        </w:r>
      </w:ins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del w:id="4281" w:author="PR Preview" w:date="2026-01-01T00:00:00Z">
        <w:r>
          <w:rPr>
            <w:b/>
            <w:bCs/>
          </w:rPr>
          <w:delText xml:space="preserve">Definition 47 (Fold size)</w:delText>
        </w:r>
      </w:del>
      <w:del w:id="4282" w:author="PR Preview" w:date="2026-01-01T00:00:00Z">
        <w:r>
          <w:delText xml:space="preserve"> </w:delText>
        </w:r>
      </w:del>
      <w:del w:id="4283" w:author="PR Preview" w:date="2026-01-01T00:00:00Z">
        <w:r>
          <w:delText xml:space="preserve">The</w:delText>
        </w:r>
      </w:del>
      <w:del w:id="4284" w:author="PR Preview" w:date="2026-01-01T00:00:00Z">
        <w:r>
          <w:delText xml:space="preserve"> </w:delText>
        </w:r>
      </w:del>
      <w:del w:id="4285" w:author="PR Preview" w:date="2026-01-01T00:00:00Z">
        <w:r>
          <w:rPr>
            <w:b/>
            <w:bCs/>
          </w:rPr>
          <w:delText xml:space="preserve">size</w:delText>
        </w:r>
      </w:del>
      <w:del w:id="4286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4287" w:author="PR Preview" w:date="2026-01-01T00:00:00Z">
        <w:r>
          <w:delText xml:space="preserve"> </w:delText>
        </w:r>
      </w:del>
      <w:del w:id="4288" w:author="PR Preview" w:date="2026-01-01T00:00:00Z">
        <w:r>
          <w:delText xml:space="preserve">of</w:delText>
        </w:r>
      </w:del>
      <w:del w:id="4289" w:author="PR Preview" w:date="2026-01-01T00:00:00Z">
        <w:r>
          <w:delText xml:space="preserve"> </w:delText>
        </w:r>
      </w:del>
      <w:hyperlink w:anchor="def-folds">
        <w:del w:id="429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2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292" w:author="PR Preview" w:date="2026-01-01T00:00:00Z">
        <w:r>
          <w:delText xml:space="preserve"> </w:delText>
        </w:r>
      </w:del>
      <w:del w:id="4293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4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del w:id="4294" w:author="PR Preview" w:date="2026-01-01T00:00:00Z">
        <w:r>
          <w:rPr>
            <w:b/>
            <w:bCs/>
          </w:rPr>
          <w:delText xml:space="preserve">Definition 48 (Fold assignment)</w:delText>
        </w:r>
      </w:del>
      <w:del w:id="4295" w:author="PR Preview" w:date="2026-01-01T00:00:00Z">
        <w:r>
          <w:delText xml:space="preserve"> </w:delText>
        </w:r>
      </w:del>
      <w:del w:id="4296" w:author="PR Preview" w:date="2026-01-01T00:00:00Z">
        <w:r>
          <w:delText xml:space="preserve">Given</w:delText>
        </w:r>
      </w:del>
      <w:del w:id="4297" w:author="PR Preview" w:date="2026-01-01T00:00:00Z">
        <w:r>
          <w:delText xml:space="preserve"> </w:delText>
        </w:r>
      </w:del>
      <w:hyperlink w:anchor="def-folds">
        <w:del w:id="4298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2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300" w:author="PR Preview" w:date="2026-01-01T00:00:00Z">
        <w:r>
          <w:delText xml:space="preserve">,</w:delText>
        </w:r>
      </w:del>
      <w:del w:id="4301" w:author="PR Preview" w:date="2026-01-01T00:00:00Z">
        <w:r>
          <w:delText xml:space="preserve"> </w:delText>
        </w:r>
      </w:del>
      <w:del w:id="4302" w:author="PR Preview" w:date="2026-01-01T00:00:00Z">
        <w:r>
          <w:delText xml:space="preserve">the</w:delText>
        </w:r>
      </w:del>
      <w:del w:id="4303" w:author="PR Preview" w:date="2026-01-01T00:00:00Z">
        <w:r>
          <w:delText xml:space="preserve"> </w:delText>
        </w:r>
      </w:del>
      <w:del w:id="4304" w:author="PR Preview" w:date="2026-01-01T00:00:00Z">
        <w:r>
          <w:rPr>
            <w:b/>
            <w:bCs/>
          </w:rPr>
          <w:delText xml:space="preserve">fold assignment</w:delText>
        </w:r>
      </w:del>
      <w:del w:id="430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306" w:author="PR Preview" w:date="2026-01-01T00:00:00Z">
        <w:r>
          <w:delText xml:space="preserve"> </w:delText>
        </w:r>
      </w:del>
      <w:del w:id="4307" w:author="PR Preview" w:date="2026-01-01T00:00:00Z">
        <w:r>
          <w:delText xml:space="preserve">of observation</w:delText>
        </w:r>
      </w:del>
      <w:del w:id="4308" w:author="PR Preview" w:date="2026-01-01T00:00:00Z">
        <w:r>
          <w:delText xml:space="preserve"> </w:delText>
        </w:r>
      </w:del>
      <m:oMath>
        <m:r>
          <m:t>i</m:t>
        </m:r>
      </m:oMath>
      <w:del w:id="4309" w:author="PR Preview" w:date="2026-01-01T00:00:00Z">
        <w:r>
          <w:delText xml:space="preserve"> </w:delText>
        </w:r>
      </w:del>
      <w:del w:id="4310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4311" w:author="PR Preview" w:date="2026-01-01T00:00:00Z">
        <w:r>
          <w:rPr>
            <w:b/>
            <w:bCs/>
          </w:rPr>
          <w:t xml:space="preserve">Definition 46 (Fold size)</w:t>
        </w:r>
      </w:ins>
      <w:ins w:id="4312" w:author="PR Preview" w:date="2026-01-01T00:00:00Z">
        <w:r>
          <w:t xml:space="preserve"> </w:t>
        </w:r>
      </w:ins>
      <w:ins w:id="4313" w:author="PR Preview" w:date="2026-01-01T00:00:00Z">
        <w:r>
          <w:t xml:space="preserve">The</w:t>
        </w:r>
      </w:ins>
      <w:ins w:id="4314" w:author="PR Preview" w:date="2026-01-01T00:00:00Z">
        <w:r>
          <w:t xml:space="preserve"> </w:t>
        </w:r>
      </w:ins>
      <w:ins w:id="4315" w:author="PR Preview" w:date="2026-01-01T00:00:00Z">
        <w:r>
          <w:rPr>
            <w:b/>
            <w:bCs/>
          </w:rPr>
          <w:t xml:space="preserve">size</w:t>
        </w:r>
      </w:ins>
      <w:ins w:id="431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4317" w:author="PR Preview" w:date="2026-01-01T00:00:00Z">
        <w:r>
          <w:t xml:space="preserve"> </w:t>
        </w:r>
      </w:ins>
      <w:ins w:id="4318" w:author="PR Preview" w:date="2026-01-01T00:00:00Z">
        <w:r>
          <w:t xml:space="preserve">of</w:t>
        </w:r>
      </w:ins>
      <w:ins w:id="4319" w:author="PR Preview" w:date="2026-01-01T00:00:00Z">
        <w:r>
          <w:t xml:space="preserve"> </w:t>
        </w:r>
      </w:ins>
      <w:hyperlink w:anchor="def-folds">
        <w:ins w:id="432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3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322" w:author="PR Preview" w:date="2026-01-01T00:00:00Z">
        <w:r>
          <w:t xml:space="preserve"> </w:t>
        </w:r>
      </w:ins>
      <w:ins w:id="4323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ins w:id="4324" w:author="PR Preview" w:date="2026-01-01T00:00:00Z">
        <w:r>
          <w:rPr>
            <w:b/>
            <w:bCs/>
          </w:rPr>
          <w:t xml:space="preserve">Definition 47 (Fold assignment)</w:t>
        </w:r>
      </w:ins>
      <w:ins w:id="4325" w:author="PR Preview" w:date="2026-01-01T00:00:00Z">
        <w:r>
          <w:t xml:space="preserve"> </w:t>
        </w:r>
      </w:ins>
      <w:ins w:id="4326" w:author="PR Preview" w:date="2026-01-01T00:00:00Z">
        <w:r>
          <w:t xml:space="preserve">Given</w:t>
        </w:r>
      </w:ins>
      <w:ins w:id="4327" w:author="PR Preview" w:date="2026-01-01T00:00:00Z">
        <w:r>
          <w:t xml:space="preserve"> </w:t>
        </w:r>
      </w:ins>
      <w:hyperlink w:anchor="def-folds">
        <w:ins w:id="432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3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330" w:author="PR Preview" w:date="2026-01-01T00:00:00Z">
        <w:r>
          <w:t xml:space="preserve">,</w:t>
        </w:r>
      </w:ins>
      <w:ins w:id="4331" w:author="PR Preview" w:date="2026-01-01T00:00:00Z">
        <w:r>
          <w:t xml:space="preserve"> </w:t>
        </w:r>
      </w:ins>
      <w:ins w:id="4332" w:author="PR Preview" w:date="2026-01-01T00:00:00Z">
        <w:r>
          <w:t xml:space="preserve">the</w:t>
        </w:r>
      </w:ins>
      <w:ins w:id="4333" w:author="PR Preview" w:date="2026-01-01T00:00:00Z">
        <w:r>
          <w:t xml:space="preserve"> </w:t>
        </w:r>
      </w:ins>
      <w:ins w:id="4334" w:author="PR Preview" w:date="2026-01-01T00:00:00Z">
        <w:r>
          <w:rPr>
            <w:b/>
            <w:bCs/>
          </w:rPr>
          <w:t xml:space="preserve">fold assignment</w:t>
        </w:r>
      </w:ins>
      <w:ins w:id="433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336" w:author="PR Preview" w:date="2026-01-01T00:00:00Z">
        <w:r>
          <w:t xml:space="preserve"> </w:t>
        </w:r>
      </w:ins>
      <w:ins w:id="4337" w:author="PR Preview" w:date="2026-01-01T00:00:00Z">
        <w:r>
          <w:t xml:space="preserve">of observation</w:t>
        </w:r>
      </w:ins>
      <w:ins w:id="4338" w:author="PR Preview" w:date="2026-01-01T00:00:00Z">
        <w:r>
          <w:t xml:space="preserve"> </w:t>
        </w:r>
      </w:ins>
      <m:oMath>
        <m:r>
          <m:t>i</m:t>
        </m:r>
      </m:oMath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del w:id="4341" w:author="PR Preview" w:date="2026-01-01T00:00:00Z">
        <w:r>
          <w:delText xml:space="preserve"> </w:delText>
        </w:r>
      </w:del>
    </w:p>
    <w:p>
      <w:pPr>
        <w:pStyle w:val="BodyText"/>
      </w:pPr>
      <w:del w:id="4342" w:author="PR Preview" w:date="2026-01-01T00:00:00Z">
        <w:r>
          <w:rPr>
            <w:b/>
            <w:bCs/>
          </w:rPr>
          <w:delText xml:space="preserve">Definition 49 (Fold-out fitted model)</w:delText>
        </w:r>
      </w:del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delText xml:space="preserve">For</w:delText>
        </w:r>
      </w:del>
      <w:del w:id="4345" w:author="PR Preview" w:date="2026-01-01T00:00:00Z">
        <w:r>
          <w:delText xml:space="preserve"> </w:delText>
        </w:r>
      </w:del>
      <w:hyperlink w:anchor="def-folds">
        <w:del w:id="434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3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348" w:author="PR Preview" w:date="2026-01-01T00:00:00Z">
        <w:r>
          <w:delText xml:space="preserve">,</w:delText>
        </w:r>
      </w:del>
      <w:del w:id="4349" w:author="PR Preview" w:date="2026-01-01T00:00:00Z">
        <w:r>
          <w:delText xml:space="preserve"> </w:delText>
        </w:r>
      </w:del>
      <w:del w:id="4350" w:author="PR Preview" w:date="2026-01-01T00:00:00Z">
        <w:r>
          <w:delText xml:space="preserve">the</w:delText>
        </w:r>
      </w:del>
      <w:del w:id="4351" w:author="PR Preview" w:date="2026-01-01T00:00:00Z">
        <w:r>
          <w:delText xml:space="preserve"> </w:delText>
        </w:r>
      </w:del>
      <w:del w:id="4352" w:author="PR Preview" w:date="2026-01-01T00:00:00Z">
        <w:r>
          <w:rPr>
            <w:b/>
            <w:bCs/>
          </w:rPr>
          <w:delText xml:space="preserve">fold-out fitted model</w:delText>
        </w:r>
      </w:del>
      <w:del w:id="435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354" w:author="PR Preview" w:date="2026-01-01T00:00:00Z">
        <w:r>
          <w:delText xml:space="preserve"> </w:delText>
        </w:r>
      </w:del>
      <w:del w:id="4355" w:author="PR Preview" w:date="2026-01-01T00:00:00Z">
        <w:r>
          <w:delText xml:space="preserve">is the</w:delText>
        </w:r>
      </w:del>
      <w:del w:id="4356" w:author="PR Preview" w:date="2026-01-01T00:00:00Z">
        <w:r>
          <w:delText xml:space="preserve"> </w:delText>
        </w:r>
      </w:del>
      <w:hyperlink w:anchor="def-fitted-model">
        <w:del w:id="435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358" w:author="PR Preview" w:date="2026-01-01T00:00:00Z">
        <w:r>
          <w:delText xml:space="preserve"> </w:delText>
        </w:r>
      </w:del>
      <w:del w:id="4359" w:author="PR Preview" w:date="2026-01-01T00:00:00Z">
        <w:r>
          <w:delText xml:space="preserve">that a</w:delText>
        </w:r>
      </w:del>
      <w:del w:id="4360" w:author="PR Preview" w:date="2026-01-01T00:00:00Z">
        <w:r>
          <w:delText xml:space="preserve"> </w:delText>
        </w:r>
      </w:del>
      <w:hyperlink w:anchor="def-fitting-procedure">
        <w:del w:id="436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362" w:author="PR Preview" w:date="2026-01-01T00:00:00Z">
        <w:r>
          <w:delText xml:space="preserve"> </w:delText>
        </w:r>
      </w:del>
      <m:oMath>
        <m:r>
          <m:t>g</m:t>
        </m:r>
      </m:oMath>
      <w:del w:id="4363" w:author="PR Preview" w:date="2026-01-01T00:00:00Z">
        <w:r>
          <w:delText xml:space="preserve"> </w:delText>
        </w:r>
      </w:del>
      <w:del w:id="4364" w:author="PR Preview" w:date="2026-01-01T00:00:00Z">
        <w:r>
          <w:delText xml:space="preserve">produces</w:delText>
        </w:r>
      </w:del>
      <w:del w:id="4365" w:author="PR Preview" w:date="2026-01-01T00:00:00Z">
        <w:r>
          <w:delText xml:space="preserve"> </w:delText>
        </w:r>
      </w:del>
      <w:del w:id="4366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25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p>
      <w:pPr>
        <w:pStyle w:val="FirstParagraph"/>
      </w:pPr>
      <w:del w:id="4367" w:author="PR Preview" w:date="2026-01-01T00:00:00Z">
        <w:r>
          <w:rPr>
            <w:i/>
            <w:iCs/>
          </w:rPr>
          <w:delText xml:space="preserve">Remark 23</w:delText>
        </w:r>
      </w:del>
      <w:del w:id="4368" w:author="PR Preview" w:date="2026-01-01T00:00:00Z">
        <w:r>
          <w:delText xml:space="preserve"> (Source: Fold-out fitted model). </w:delText>
        </w:r>
      </w:del>
      <w:del w:id="4369" w:author="PR Preview" w:date="2026-01-01T00:00:00Z">
        <w:r>
          <w:delText xml:space="preserve">Hastie et al. [3, Sec. 7.10.1]</w:delText>
        </w:r>
      </w:del>
      <w:del w:id="4370" w:author="PR Preview" w:date="2026-01-01T00:00:00Z">
        <w:r>
          <w:delText xml:space="preserve">,</w:delText>
        </w:r>
      </w:del>
      <w:del w:id="4371" w:author="PR Preview" w:date="2026-01-01T00:00:00Z">
        <w:r>
          <w:delText xml:space="preserve"> </w:delText>
        </w:r>
      </w:del>
      <w:del w:id="4372" w:author="PR Preview" w:date="2026-01-01T00:00:00Z">
        <w:r>
          <w:delText xml:space="preserve">who write the fitted function with the</w:delText>
        </w:r>
      </w:del>
      <w:del w:id="4373" w:author="PR Preview" w:date="2026-01-01T00:00:00Z">
        <w:r>
          <w:delText xml:space="preserve"> </w:delText>
        </w:r>
      </w:del>
      <m:oMath>
        <m:r>
          <m:t>k</m:t>
        </m:r>
      </m:oMath>
      <w:del w:id="4374" w:author="PR Preview" w:date="2026-01-01T00:00:00Z">
        <w:r>
          <w:delText xml:space="preserve">th part of the data removed as</w:delText>
        </w:r>
      </w:del>
      <w:del w:id="437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4376" w:author="PR Preview" w:date="2026-01-01T00:00:00Z">
        <w:r>
          <w:delText xml:space="preserve">.</w:delText>
        </w:r>
      </w:del>
    </w:p>
    <w:p>
      <w:pPr>
        <w:pStyle w:val="BodyText"/>
      </w:pPr>
      <w:del w:id="4377" w:author="PR Preview" w:date="2026-01-01T00:00:00Z">
        <w:r>
          <w:rPr>
            <w:b/>
            <w:bCs/>
          </w:rPr>
          <w:delText xml:space="preserve">Definition 50 (</w:delText>
        </w:r>
      </w:del>
      <m:oMath>
        <m:r>
          <m:t>k</m:t>
        </m:r>
      </m:oMath>
      <w:del w:id="4378" w:author="PR Preview" w:date="2026-01-01T00:00:00Z">
        <w:r>
          <w:rPr>
            <w:b/>
            <w:bCs/>
          </w:rPr>
          <w:delText xml:space="preserve">-fold cross-validation)</w:delText>
        </w:r>
      </w:del>
      <w:del w:id="4379" w:author="PR Preview" w:date="2026-01-01T00:00:00Z">
        <w:r>
          <w:delText xml:space="preserve"> </w:delText>
        </w:r>
      </w:del>
      <w:del w:id="4380" w:author="PR Preview" w:date="2026-01-01T00:00:00Z">
        <w:r>
          <w:delText xml:space="preserve">In</w:delText>
        </w:r>
      </w:del>
      <w:del w:id="4381" w:author="PR Preview" w:date="2026-01-01T00:00:00Z">
        <w:r>
          <w:delText xml:space="preserve"> </w:delText>
        </w:r>
      </w:del>
      <m:oMath>
        <m:r>
          <m:t>k</m:t>
        </m:r>
      </m:oMath>
      <w:del w:id="4382" w:author="PR Preview" w:date="2026-01-01T00:00:00Z">
        <w:r>
          <w:rPr>
            <w:b/>
            <w:bCs/>
          </w:rPr>
          <w:delText xml:space="preserve">-fold cross-validation</w:delText>
        </w:r>
      </w:del>
      <w:del w:id="4383" w:author="PR Preview" w:date="2026-01-01T00:00:00Z">
        <w:r>
          <w:delText xml:space="preserve">:</w:delText>
        </w:r>
      </w:del>
    </w:p>
    <w:p>
      <w:pPr>
        <w:pStyle w:val="BodyText"/>
      </w:pPr>
      <w:ins w:id="4384" w:author="PR Preview" w:date="2026-01-01T00:00:00Z">
        <w:r>
          <w:rPr>
            <w:b/>
            <w:bCs/>
          </w:rPr>
          <w:t xml:space="preserve">Definition 48 (Fold-out rule)</w:t>
        </w:r>
      </w:ins>
      <w:ins w:id="4385" w:author="PR Preview" w:date="2026-01-01T00:00:00Z">
        <w:r>
          <w:t xml:space="preserve"> </w:t>
        </w:r>
      </w:ins>
      <w:ins w:id="4386" w:author="PR Preview" w:date="2026-01-01T00:00:00Z">
        <w:r>
          <w:t xml:space="preserve">For</w:t>
        </w:r>
      </w:ins>
      <w:ins w:id="4387" w:author="PR Preview" w:date="2026-01-01T00:00:00Z">
        <w:r>
          <w:t xml:space="preserve"> </w:t>
        </w:r>
      </w:ins>
      <w:hyperlink w:anchor="def-folds">
        <w:ins w:id="438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38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390" w:author="PR Preview" w:date="2026-01-01T00:00:00Z">
        <w:r>
          <w:t xml:space="preserve">,</w:t>
        </w:r>
      </w:ins>
      <w:ins w:id="4391" w:author="PR Preview" w:date="2026-01-01T00:00:00Z">
        <w:r>
          <w:t xml:space="preserve"> </w:t>
        </w:r>
      </w:ins>
      <w:ins w:id="4392" w:author="PR Preview" w:date="2026-01-01T00:00:00Z">
        <w:r>
          <w:t xml:space="preserve">the</w:t>
        </w:r>
      </w:ins>
      <w:ins w:id="4393" w:author="PR Preview" w:date="2026-01-01T00:00:00Z">
        <w:r>
          <w:t xml:space="preserve"> </w:t>
        </w:r>
      </w:ins>
      <w:ins w:id="4394" w:author="PR Preview" w:date="2026-01-01T00:00:00Z">
        <w:r>
          <w:rPr>
            <w:b/>
            <w:bCs/>
          </w:rPr>
          <w:t xml:space="preserve">fold-out rule</w:t>
        </w:r>
      </w:ins>
      <w:ins w:id="439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396" w:author="PR Preview" w:date="2026-01-01T00:00:00Z">
        <w:r>
          <w:t xml:space="preserve"> </w:t>
        </w:r>
      </w:ins>
      <w:ins w:id="4397" w:author="PR Preview" w:date="2026-01-01T00:00:00Z">
        <w:r>
          <w:t xml:space="preserve">is the</w:t>
        </w:r>
      </w:ins>
      <w:ins w:id="4398" w:author="PR Preview" w:date="2026-01-01T00:00:00Z">
        <w:r>
          <w:t xml:space="preserve"> </w:t>
        </w:r>
      </w:ins>
      <w:hyperlink w:anchor="def-fitted-model">
        <w:ins w:id="439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400" w:author="PR Preview" w:date="2026-01-01T00:00:00Z">
        <w:r>
          <w:t xml:space="preserve"> </w:t>
        </w:r>
      </w:ins>
      <w:ins w:id="4401" w:author="PR Preview" w:date="2026-01-01T00:00:00Z">
        <w:r>
          <w:t xml:space="preserve">that a</w:t>
        </w:r>
      </w:ins>
      <w:ins w:id="4402" w:author="PR Preview" w:date="2026-01-01T00:00:00Z">
        <w:r>
          <w:t xml:space="preserve"> </w:t>
        </w:r>
      </w:ins>
      <w:hyperlink w:anchor="def-fitting-procedure">
        <w:ins w:id="440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404" w:author="PR Preview" w:date="2026-01-01T00:00:00Z">
        <w:r>
          <w:t xml:space="preserve"> </w:t>
        </w:r>
      </w:ins>
      <m:oMath>
        <m:r>
          <m:t>g</m:t>
        </m:r>
      </m:oMath>
      <w:ins w:id="4405" w:author="PR Preview" w:date="2026-01-01T00:00:00Z">
        <w:r>
          <w:t xml:space="preserve"> </w:t>
        </w:r>
      </w:ins>
      <w:ins w:id="4406" w:author="PR Preview" w:date="2026-01-01T00:00:00Z">
        <w:r>
          <w:t xml:space="preserve">produces</w:t>
        </w:r>
      </w:ins>
      <w:ins w:id="4407" w:author="PR Preview" w:date="2026-01-01T00:00:00Z">
        <w:r>
          <w:t xml:space="preserve"> </w:t>
        </w:r>
      </w:ins>
      <w:ins w:id="4408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ins w:id="4409" w:author="PR Preview" w:date="2026-01-01T00:00:00Z">
        <w:r>
          <w:rPr>
            <w:i/>
            <w:iCs/>
          </w:rPr>
          <w:t xml:space="preserve">Remark 23</w:t>
        </w:r>
      </w:ins>
      <w:ins w:id="4410" w:author="PR Preview" w:date="2026-01-01T00:00:00Z">
        <w:r>
          <w:t xml:space="preserve"> (Source: Fold-out rule). </w:t>
        </w:r>
      </w:ins>
      <w:ins w:id="4411" w:author="PR Preview" w:date="2026-01-01T00:00:00Z">
        <w:r>
          <w:t xml:space="preserve">Hastie et al. [3, Sec. 7.10.1]</w:t>
        </w:r>
      </w:ins>
      <w:ins w:id="4412" w:author="PR Preview" w:date="2026-01-01T00:00:00Z">
        <w:r>
          <w:t xml:space="preserve">,</w:t>
        </w:r>
      </w:ins>
      <w:ins w:id="4413" w:author="PR Preview" w:date="2026-01-01T00:00:00Z">
        <w:r>
          <w:t xml:space="preserve"> </w:t>
        </w:r>
      </w:ins>
      <w:ins w:id="4414" w:author="PR Preview" w:date="2026-01-01T00:00:00Z">
        <w:r>
          <w:t xml:space="preserve">who write the fitted function with the</w:t>
        </w:r>
      </w:ins>
      <w:ins w:id="4415" w:author="PR Preview" w:date="2026-01-01T00:00:00Z">
        <w:r>
          <w:t xml:space="preserve"> </w:t>
        </w:r>
      </w:ins>
      <m:oMath>
        <m:r>
          <m:t>k</m:t>
        </m:r>
      </m:oMath>
      <w:ins w:id="4416" w:author="PR Preview" w:date="2026-01-01T00:00:00Z">
        <w:r>
          <w:t xml:space="preserve">th part of the data removed as</w:t>
        </w:r>
      </w:ins>
      <w:ins w:id="441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4418" w:author="PR Preview" w:date="2026-01-01T00:00:00Z">
        <w:r>
          <w:t xml:space="preserve">.</w:t>
        </w:r>
      </w:ins>
    </w:p>
    <w:bookmarkEnd w:id="248"/>
    <w:bookmarkStart w:id="249" w:name="def-kfold"/>
    <w:p>
      <w:pPr>
        <w:pStyle w:val="BodyText"/>
      </w:pPr>
      <w:ins w:id="4419" w:author="PR Preview" w:date="2026-01-01T00:00:00Z">
        <w:r>
          <w:rPr>
            <w:b/>
            <w:bCs/>
          </w:rPr>
          <w:t xml:space="preserve">Definition 49 (</w:t>
        </w:r>
      </w:ins>
      <m:oMath>
        <m:r>
          <m:t>k</m:t>
        </m:r>
      </m:oMath>
      <w:ins w:id="4420" w:author="PR Preview" w:date="2026-01-01T00:00:00Z">
        <w:r>
          <w:rPr>
            <w:b/>
            <w:bCs/>
          </w:rPr>
          <w:t xml:space="preserve">-fold cross-validation)</w:t>
        </w:r>
      </w:ins>
      <w:ins w:id="4421" w:author="PR Preview" w:date="2026-01-01T00:00:00Z">
        <w:r>
          <w:t xml:space="preserve"> </w:t>
        </w:r>
      </w:ins>
      <w:ins w:id="4422" w:author="PR Preview" w:date="2026-01-01T00:00:00Z">
        <w:r>
          <w:t xml:space="preserve">In</w:t>
        </w:r>
      </w:ins>
      <w:ins w:id="4423" w:author="PR Preview" w:date="2026-01-01T00:00:00Z">
        <w:r>
          <w:t xml:space="preserve"> </w:t>
        </w:r>
      </w:ins>
      <m:oMath>
        <m:r>
          <m:t>k</m:t>
        </m:r>
      </m:oMath>
      <w:ins w:id="4424" w:author="PR Preview" w:date="2026-01-01T00:00:00Z">
        <w:r>
          <w:rPr>
            <w:b/>
            <w:bCs/>
          </w:rPr>
          <w:t xml:space="preserve">-fold cross-validation</w:t>
        </w:r>
      </w:ins>
      <w:ins w:id="442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del w:id="4426" w:author="PR Preview" w:date="2026-01-01T00:00:00Z">
        <w:r>
          <w:delText xml:space="preserve">Fit the model to all data</w:delText>
        </w:r>
      </w:del>
      <w:del w:id="4427" w:author="PR Preview" w:date="2026-01-01T00:00:00Z">
        <w:r>
          <w:delText xml:space="preserve"> </w:delText>
        </w:r>
      </w:del>
      <w:del w:id="4428" w:author="PR Preview" w:date="2026-01-01T00:00:00Z">
        <w:r>
          <w:rPr>
            <w:i/>
            <w:iCs/>
          </w:rPr>
          <w:delText xml:space="preserve">except</w:delText>
        </w:r>
      </w:del>
      <w:del w:id="4429" w:author="PR Preview" w:date="2026-01-01T00:00:00Z">
        <w:r>
          <w:delText xml:space="preserve"> </w:delText>
        </w:r>
      </w:del>
      <w:del w:id="4430" w:author="PR Preview" w:date="2026-01-01T00:00:00Z">
        <w:r>
          <w:delText xml:space="preserve">fold</w:delText>
        </w:r>
      </w:del>
      <w:del w:id="44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432" w:author="PR Preview" w:date="2026-01-01T00:00:00Z">
        <w:r>
          <w:delText xml:space="preserve">,</w:delText>
        </w:r>
      </w:del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giving the</w:delText>
        </w:r>
      </w:del>
      <w:del w:id="4435" w:author="PR Preview" w:date="2026-01-01T00:00:00Z">
        <w:r>
          <w:delText xml:space="preserve"> </w:delText>
        </w:r>
      </w:del>
      <w:hyperlink w:anchor="def-fold-out-fitted-model">
        <w:del w:id="4436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443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438" w:author="PR Preview" w:date="2026-01-01T00:00:00Z">
        <w:r>
          <w:delText xml:space="preserve">.</w:delText>
        </w:r>
      </w:del>
    </w:p>
    <w:p>
      <w:pPr>
        <w:pStyle w:val="Compact"/>
        <w:numPr>
          <w:ilvl w:val="1"/>
          <w:numId w:val="1019"/>
        </w:numPr>
      </w:pPr>
      <w:ins w:id="4439" w:author="PR Preview" w:date="2026-01-01T00:00:00Z">
        <w:r>
          <w:t xml:space="preserve">Fit the model to all data</w:t>
        </w:r>
      </w:ins>
      <w:ins w:id="4440" w:author="PR Preview" w:date="2026-01-01T00:00:00Z">
        <w:r>
          <w:t xml:space="preserve"> </w:t>
        </w:r>
      </w:ins>
      <w:ins w:id="4441" w:author="PR Preview" w:date="2026-01-01T00:00:00Z">
        <w:r>
          <w:rPr>
            <w:i/>
            <w:iCs/>
          </w:rPr>
          <w:t xml:space="preserve">except</w:t>
        </w:r>
      </w:ins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fold</w:t>
        </w:r>
      </w:ins>
      <w:ins w:id="44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445" w:author="PR Preview" w:date="2026-01-01T00:00:00Z">
        <w:r>
          <w:t xml:space="preserve">,</w:t>
        </w:r>
      </w:ins>
      <w:ins w:id="4446" w:author="PR Preview" w:date="2026-01-01T00:00:00Z">
        <w:r>
          <w:t xml:space="preserve"> </w:t>
        </w:r>
      </w:ins>
      <w:ins w:id="4447" w:author="PR Preview" w:date="2026-01-01T00:00:00Z">
        <w:r>
          <w:t xml:space="preserve">giving the</w:t>
        </w:r>
      </w:ins>
      <w:ins w:id="4448" w:author="PR Preview" w:date="2026-01-01T00:00:00Z">
        <w:r>
          <w:t xml:space="preserve"> </w:t>
        </w:r>
      </w:ins>
      <w:hyperlink w:anchor="def-fold-out-rule">
        <w:ins w:id="4449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450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451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del w:id="4452" w:author="PR Preview" w:date="2026-01-01T00:00:00Z">
        <w:r>
          <w:delText xml:space="preserve">Source:</w:delText>
        </w:r>
      </w:del>
      <w:del w:id="4453" w:author="PR Preview" w:date="2026-01-01T00:00:00Z">
        <w:r>
          <w:delText xml:space="preserve"> </w:delText>
        </w:r>
      </w:del>
      <w:del w:id="4454" w:author="PR Preview" w:date="2026-01-01T00:00:00Z">
        <w:r>
          <w:delText xml:space="preserve">Wikipedia contributors [12]</w:delText>
        </w:r>
      </w:del>
      <w:del w:id="4455" w:author="PR Preview" w:date="2026-01-01T00:00:00Z">
        <w:r>
          <w:delText xml:space="preserve">.</w:delText>
        </w:r>
      </w:del>
    </w:p>
    <w:p>
      <w:pPr>
        <w:pStyle w:val="BodyText"/>
      </w:pPr>
      <w:del w:id="4456" w:author="PR Preview" w:date="2026-01-01T00:00:00Z">
        <w:r>
          <w:rPr>
            <w:i/>
            <w:iCs/>
          </w:rPr>
          <w:delText xml:space="preserve">Remark 24</w:delText>
        </w:r>
      </w:del>
      <w:del w:id="4457" w:author="PR Preview" w:date="2026-01-01T00:00:00Z">
        <w:r>
          <w:delText xml:space="preserve"> (Cross-validation instead of a single validation set). </w:delText>
        </w:r>
      </w:del>
      <w:del w:id="4458" w:author="PR Preview" w:date="2026-01-01T00:00:00Z">
        <w:r>
          <w:delText xml:space="preserve">If data are limited,</w:delText>
        </w:r>
      </w:del>
      <w:del w:id="4459" w:author="PR Preview" w:date="2026-01-01T00:00:00Z">
        <w:r>
          <w:delText xml:space="preserve"> </w:delText>
        </w:r>
      </w:del>
      <m:oMath>
        <m:r>
          <m:t>k</m:t>
        </m:r>
      </m:oMath>
      <w:del w:id="4460" w:author="PR Preview" w:date="2026-01-01T00:00:00Z">
        <w:r>
          <w:delText xml:space="preserve">-fold cross-validation</w:delText>
        </w:r>
      </w:del>
      <w:del w:id="4461" w:author="PR Preview" w:date="2026-01-01T00:00:00Z">
        <w:r>
          <w:delText xml:space="preserve"> </w:delText>
        </w:r>
      </w:del>
      <w:del w:id="4462" w:author="PR Preview" w:date="2026-01-01T00:00:00Z">
        <w:r>
          <w:delText xml:space="preserve">can replace the single validation set of</w:delText>
        </w:r>
      </w:del>
      <w:del w:id="4463" w:author="PR Preview" w:date="2026-01-01T00:00:00Z">
        <w:r>
          <w:delText xml:space="preserve"> </w:delText>
        </w:r>
      </w:del>
      <w:hyperlink w:anchor="def-data-splits">
        <w:del w:id="4464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4465" w:author="PR Preview" w:date="2026-01-01T00:00:00Z">
        <w:r>
          <w:delText xml:space="preserve"> </w:delText>
        </w:r>
      </w:del>
      <w:del w:id="4466" w:author="PR Preview" w:date="2026-01-01T00:00:00Z">
        <w:r>
          <w:delText xml:space="preserve">for more stable tuning.</w:delText>
        </w:r>
      </w:del>
      <w:del w:id="4467" w:author="PR Preview" w:date="2026-01-01T00:00:00Z">
        <w:r>
          <w:delText xml:space="preserve"> </w:delText>
        </w:r>
      </w:del>
      <w:del w:id="4468" w:author="PR Preview" w:date="2026-01-01T00:00:00Z">
        <w:r>
          <w:delText xml:space="preserve">In</w:delText>
        </w:r>
      </w:del>
      <w:del w:id="4469" w:author="PR Preview" w:date="2026-01-01T00:00:00Z">
        <w:r>
          <w:delText xml:space="preserve"> </w:delText>
        </w:r>
      </w:del>
      <w:hyperlink w:anchor="exr-kfold">
        <w:del w:id="4470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471" w:author="PR Preview" w:date="2026-01-01T00:00:00Z">
        <w:r>
          <w:delText xml:space="preserve">,</w:delText>
        </w:r>
      </w:del>
      <w:del w:id="447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473" w:author="PR Preview" w:date="2026-01-01T00:00:00Z">
        <w:r>
          <w:delText xml:space="preserve"> </w:delText>
        </w:r>
      </w:del>
      <w:del w:id="4474" w:author="PR Preview" w:date="2026-01-01T00:00:00Z">
        <w:r>
          <w:delText xml:space="preserve">folds of 8 cars each</w:delText>
        </w:r>
      </w:del>
      <w:del w:id="4475" w:author="PR Preview" w:date="2026-01-01T00:00:00Z">
        <w:r>
          <w:delText xml:space="preserve"> </w:delText>
        </w:r>
      </w:del>
      <w:del w:id="4476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4477" w:author="PR Preview" w:date="2026-01-01T00:00:00Z">
        <w:r>
          <w:rPr>
            <w:b/>
            <w:bCs/>
          </w:rPr>
          <w:delText xml:space="preserve">Definition 51 (Cross-validation estimate)</w:delText>
        </w:r>
      </w:del>
      <w:del w:id="4478" w:author="PR Preview" w:date="2026-01-01T00:00:00Z">
        <w:r>
          <w:delText xml:space="preserve"> </w:delText>
        </w:r>
      </w:del>
      <w:del w:id="4479" w:author="PR Preview" w:date="2026-01-01T00:00:00Z">
        <w:r>
          <w:delText xml:space="preserve">The</w:delText>
        </w:r>
      </w:del>
      <w:del w:id="4480" w:author="PR Preview" w:date="2026-01-01T00:00:00Z">
        <w:r>
          <w:delText xml:space="preserve"> </w:delText>
        </w:r>
      </w:del>
      <m:oMath>
        <m:r>
          <m:t>k</m:t>
        </m:r>
      </m:oMath>
      <w:del w:id="4481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448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483" w:author="PR Preview" w:date="2026-01-01T00:00:00Z">
        <w:r>
          <w:delText xml:space="preserve"> </w:delText>
        </w:r>
      </w:del>
      <w:del w:id="4484" w:author="PR Preview" w:date="2026-01-01T00:00:00Z">
        <w:r>
          <w:delText xml:space="preserve">is the</w:delText>
        </w:r>
      </w:del>
      <w:del w:id="4485" w:author="PR Preview" w:date="2026-01-01T00:00:00Z">
        <w:r>
          <w:delText xml:space="preserve"> </w:delText>
        </w:r>
      </w:del>
      <w:hyperlink r:id="rId79">
        <w:del w:id="4486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4487" w:author="PR Preview" w:date="2026-01-01T00:00:00Z">
        <w:r>
          <w:delText xml:space="preserve"> </w:delText>
        </w:r>
      </w:del>
      <w:del w:id="4488" w:author="PR Preview" w:date="2026-01-01T00:00:00Z">
        <w:r>
          <w:delText xml:space="preserve">of the predictions that each observation</w:delText>
        </w:r>
      </w:del>
      <w:del w:id="448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490" w:author="PR Preview" w:date="2026-01-01T00:00:00Z">
        <w:r>
          <w:delText xml:space="preserve"> </w:delText>
        </w:r>
      </w:del>
      <w:del w:id="4491" w:author="PR Preview" w:date="2026-01-01T00:00:00Z">
        <w:r>
          <w:delText xml:space="preserve">of the training set receives</w:delText>
        </w:r>
      </w:del>
      <w:del w:id="4492" w:author="PR Preview" w:date="2026-01-01T00:00:00Z">
        <w:r>
          <w:delText xml:space="preserve"> </w:delText>
        </w:r>
      </w:del>
      <w:del w:id="4493" w:author="PR Preview" w:date="2026-01-01T00:00:00Z">
        <w:r>
          <w:delText xml:space="preserve">from the</w:delText>
        </w:r>
      </w:del>
      <w:del w:id="4494" w:author="PR Preview" w:date="2026-01-01T00:00:00Z">
        <w:r>
          <w:delText xml:space="preserve"> </w:delText>
        </w:r>
      </w:del>
      <w:hyperlink w:anchor="def-fold-out-fitted-model">
        <w:del w:id="4495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4496" w:author="PR Preview" w:date="2026-01-01T00:00:00Z">
        <w:r>
          <w:delText xml:space="preserve"> </w:delText>
        </w:r>
      </w:del>
      <w:del w:id="4497" w:author="PR Preview" w:date="2026-01-01T00:00:00Z">
        <w:r>
          <w:delText xml:space="preserve">of its</w:delText>
        </w:r>
      </w:del>
      <w:del w:id="4498" w:author="PR Preview" w:date="2026-01-01T00:00:00Z">
        <w:r>
          <w:delText xml:space="preserve"> </w:delText>
        </w:r>
      </w:del>
      <w:hyperlink w:anchor="def-fold-assignment">
        <w:del w:id="4499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450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501" w:author="PR Preview" w:date="2026-01-01T00:00:00Z">
        <w:r>
          <w:delText xml:space="preserve"> </w:delText>
        </w:r>
      </w:del>
      <w:del w:id="4502" w:author="PR Preview" w:date="2026-01-01T00:00:00Z">
        <w:r>
          <w:delText xml:space="preserve">in</w:delText>
        </w:r>
      </w:del>
      <w:del w:id="450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50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505" w:author="PR Preview" w:date="2026-01-01T00:00:00Z">
        <w:r>
          <w:delText xml:space="preserve">:</w:delText>
        </w:r>
      </w:del>
    </w:p>
    <w:p>
      <w:pPr>
        <w:pStyle w:val="FirstParagraph"/>
      </w:pPr>
      <w:ins w:id="4506" w:author="PR Preview" w:date="2026-01-01T00:00:00Z">
        <w:r>
          <w:t xml:space="preserve">Source:</w:t>
        </w:r>
      </w:ins>
      <w:ins w:id="4507" w:author="PR Preview" w:date="2026-01-01T00:00:00Z">
        <w:r>
          <w:t xml:space="preserve"> </w:t>
        </w:r>
      </w:ins>
      <w:ins w:id="4508" w:author="PR Preview" w:date="2026-01-01T00:00:00Z">
        <w:r>
          <w:t xml:space="preserve">Wikipedia contributors [10]</w:t>
        </w:r>
      </w:ins>
      <w:ins w:id="4509" w:author="PR Preview" w:date="2026-01-01T00:00:00Z">
        <w:r>
          <w:t xml:space="preserve">.</w:t>
        </w:r>
      </w:ins>
    </w:p>
    <w:bookmarkEnd w:id="249"/>
    <w:bookmarkStart w:id="250" w:name="rem-kfold-vs-validation-set"/>
    <w:p>
      <w:pPr>
        <w:pStyle w:val="BodyText"/>
      </w:pPr>
      <w:ins w:id="4510" w:author="PR Preview" w:date="2026-01-01T00:00:00Z">
        <w:r>
          <w:rPr>
            <w:i/>
            <w:iCs/>
          </w:rPr>
          <w:t xml:space="preserve">Remark 24</w:t>
        </w:r>
      </w:ins>
      <w:ins w:id="4511" w:author="PR Preview" w:date="2026-01-01T00:00:00Z">
        <w:r>
          <w:t xml:space="preserve"> (Cross-validation instead of a single validation set). </w:t>
        </w:r>
      </w:ins>
      <w:ins w:id="4512" w:author="PR Preview" w:date="2026-01-01T00:00:00Z">
        <w:r>
          <w:t xml:space="preserve">If data are limited,</w:t>
        </w:r>
      </w:ins>
      <w:ins w:id="4513" w:author="PR Preview" w:date="2026-01-01T00:00:00Z">
        <w:r>
          <w:t xml:space="preserve"> </w:t>
        </w:r>
      </w:ins>
      <m:oMath>
        <m:r>
          <m:t>k</m:t>
        </m:r>
      </m:oMath>
      <w:ins w:id="4514" w:author="PR Preview" w:date="2026-01-01T00:00:00Z">
        <w:r>
          <w:t xml:space="preserve">-fold cross-validation</w:t>
        </w:r>
      </w:ins>
      <w:ins w:id="4515" w:author="PR Preview" w:date="2026-01-01T00:00:00Z">
        <w:r>
          <w:t xml:space="preserve"> </w:t>
        </w:r>
      </w:ins>
      <w:ins w:id="4516" w:author="PR Preview" w:date="2026-01-01T00:00:00Z">
        <w:r>
          <w:t xml:space="preserve">can replace the single validation set of</w:t>
        </w:r>
      </w:ins>
      <w:ins w:id="4517" w:author="PR Preview" w:date="2026-01-01T00:00:00Z">
        <w:r>
          <w:t xml:space="preserve"> </w:t>
        </w:r>
      </w:ins>
      <w:hyperlink w:anchor="def-data-splits">
        <w:ins w:id="4518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for more stable tuning.</w:t>
        </w:r>
      </w:ins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In</w:t>
        </w:r>
      </w:ins>
      <w:ins w:id="4523" w:author="PR Preview" w:date="2026-01-01T00:00:00Z">
        <w:r>
          <w:t xml:space="preserve"> </w:t>
        </w:r>
      </w:ins>
      <w:hyperlink w:anchor="exr-kfold">
        <w:ins w:id="452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525" w:author="PR Preview" w:date="2026-01-01T00:00:00Z">
        <w:r>
          <w:t xml:space="preserve">,</w:t>
        </w:r>
      </w:ins>
      <w:ins w:id="452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folds of 8 cars each</w:t>
        </w:r>
      </w:ins>
      <w:ins w:id="4529" w:author="PR Preview" w:date="2026-01-01T00:00:00Z">
        <w:r>
          <w:t xml:space="preserve"> </w:t>
        </w:r>
      </w:ins>
      <w:ins w:id="4530" w:author="PR Preview" w:date="2026-01-01T00:00:00Z">
        <w:r>
          <w:t xml:space="preserve">give 4 fits on 24 cars each.</w:t>
        </w:r>
      </w:ins>
    </w:p>
    <w:bookmarkEnd w:id="250"/>
    <w:bookmarkStart w:id="252" w:name="def-cv-estimate"/>
    <w:p>
      <w:pPr>
        <w:pStyle w:val="BodyText"/>
      </w:pPr>
      <w:ins w:id="4531" w:author="PR Preview" w:date="2026-01-01T00:00:00Z">
        <w:r>
          <w:rPr>
            <w:b/>
            <w:bCs/>
          </w:rPr>
          <w:t xml:space="preserve">Definition 50 (Cross-validation estimate)</w:t>
        </w:r>
      </w:ins>
      <w:ins w:id="4532" w:author="PR Preview" w:date="2026-01-01T00:00:00Z">
        <w:r>
          <w:t xml:space="preserve"> </w:t>
        </w:r>
      </w:ins>
      <w:ins w:id="4533" w:author="PR Preview" w:date="2026-01-01T00:00:00Z">
        <w:r>
          <w:t xml:space="preserve">The</w:t>
        </w:r>
      </w:ins>
      <w:ins w:id="4534" w:author="PR Preview" w:date="2026-01-01T00:00:00Z">
        <w:r>
          <w:t xml:space="preserve"> </w:t>
        </w:r>
      </w:ins>
      <m:oMath>
        <m:r>
          <m:t>k</m:t>
        </m:r>
      </m:oMath>
      <w:ins w:id="4535" w:author="PR Preview" w:date="2026-01-01T00:00:00Z">
        <w:r>
          <w:rPr>
            <w:b/>
            <w:bCs/>
          </w:rPr>
          <w:t xml:space="preserve">-fold cross-validation estimate</w:t>
        </w:r>
      </w:ins>
      <w:ins w:id="45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537" w:author="PR Preview" w:date="2026-01-01T00:00:00Z">
        <w:r>
          <w:t xml:space="preserve"> </w:t>
        </w:r>
      </w:ins>
      <w:ins w:id="4538" w:author="PR Preview" w:date="2026-01-01T00:00:00Z">
        <w:r>
          <w:t xml:space="preserve">is the</w:t>
        </w:r>
      </w:ins>
      <w:ins w:id="4539" w:author="PR Preview" w:date="2026-01-01T00:00:00Z">
        <w:r>
          <w:t xml:space="preserve"> </w:t>
        </w:r>
      </w:ins>
      <w:hyperlink r:id="rId79">
        <w:ins w:id="454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4541" w:author="PR Preview" w:date="2026-01-01T00:00:00Z">
        <w:r>
          <w:t xml:space="preserve"> </w:t>
        </w:r>
      </w:ins>
      <w:ins w:id="4542" w:author="PR Preview" w:date="2026-01-01T00:00:00Z">
        <w:r>
          <w:t xml:space="preserve">of the predictions that each observation</w:t>
        </w:r>
      </w:ins>
      <w:ins w:id="454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544" w:author="PR Preview" w:date="2026-01-01T00:00:00Z">
        <w:r>
          <w:t xml:space="preserve"> </w:t>
        </w:r>
      </w:ins>
      <w:ins w:id="4545" w:author="PR Preview" w:date="2026-01-01T00:00:00Z">
        <w:r>
          <w:t xml:space="preserve">of the training set receives</w:t>
        </w:r>
      </w:ins>
      <w:ins w:id="4546" w:author="PR Preview" w:date="2026-01-01T00:00:00Z">
        <w:r>
          <w:t xml:space="preserve"> </w:t>
        </w:r>
      </w:ins>
      <w:ins w:id="4547" w:author="PR Preview" w:date="2026-01-01T00:00:00Z">
        <w:r>
          <w:t xml:space="preserve">from the</w:t>
        </w:r>
      </w:ins>
      <w:ins w:id="4548" w:author="PR Preview" w:date="2026-01-01T00:00:00Z">
        <w:r>
          <w:t xml:space="preserve"> </w:t>
        </w:r>
      </w:ins>
      <w:hyperlink w:anchor="def-fold-out-rule">
        <w:ins w:id="4549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550" w:author="PR Preview" w:date="2026-01-01T00:00:00Z">
        <w:r>
          <w:t xml:space="preserve"> </w:t>
        </w:r>
      </w:ins>
      <w:ins w:id="4551" w:author="PR Preview" w:date="2026-01-01T00:00:00Z">
        <w:r>
          <w:t xml:space="preserve">of its</w:t>
        </w:r>
      </w:ins>
      <w:ins w:id="4552" w:author="PR Preview" w:date="2026-01-01T00:00:00Z">
        <w:r>
          <w:t xml:space="preserve"> </w:t>
        </w:r>
      </w:ins>
      <w:hyperlink w:anchor="def-fold-assignment">
        <w:ins w:id="4553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455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555" w:author="PR Preview" w:date="2026-01-01T00:00:00Z">
        <w:r>
          <w:t xml:space="preserve"> </w:t>
        </w:r>
      </w:ins>
      <w:ins w:id="4556" w:author="PR Preview" w:date="2026-01-01T00:00:00Z">
        <w:r>
          <w:t xml:space="preserve">in</w:t>
        </w:r>
      </w:ins>
      <w:ins w:id="455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55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559" w:author="PR Preview" w:date="2026-01-01T00:00:00Z">
        <w:r>
          <w:t xml:space="preserve">:</w:t>
        </w:r>
      </w:ins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del w:id="4560" w:author="PR Preview" w:date="2026-01-01T00:00:00Z">
        <w:r>
          <w:rPr>
            <w:b/>
            <w:bCs/>
          </w:rPr>
          <w:delText xml:space="preserve">Exercise 12 (The cross-validation estimate, fold by fold)</w:delText>
        </w:r>
      </w:del>
      <w:del w:id="4561" w:author="PR Preview" w:date="2026-01-01T00:00:00Z">
        <w:r>
          <w:delText xml:space="preserve"> </w:delText>
        </w:r>
      </w:del>
      <w:del w:id="4562" w:author="PR Preview" w:date="2026-01-01T00:00:00Z">
        <w:r>
          <w:delText xml:space="preserve">Rewrite the</w:delText>
        </w:r>
      </w:del>
      <w:del w:id="4563" w:author="PR Preview" w:date="2026-01-01T00:00:00Z">
        <w:r>
          <w:delText xml:space="preserve"> </w:delText>
        </w:r>
      </w:del>
      <w:hyperlink w:anchor="def-cv-estimate">
        <w:del w:id="456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565" w:author="PR Preview" w:date="2026-01-01T00:00:00Z">
        <w:r>
          <w:delText xml:space="preserve"> </w:delText>
        </w:r>
      </w:del>
      <w:hyperlink w:anchor="eq-cv-estimate">
        <w:del w:id="4566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4567" w:author="PR Preview" w:date="2026-01-01T00:00:00Z">
        <w:r>
          <w:delText xml:space="preserve"> </w:delText>
        </w:r>
      </w:del>
      <w:del w:id="4568" w:author="PR Preview" w:date="2026-01-01T00:00:00Z">
        <w:r>
          <w:delText xml:space="preserve">as</w:delText>
        </w:r>
      </w:del>
      <w:del w:id="456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4570" w:author="PR Preview" w:date="2026-01-01T00:00:00Z">
        <w:r>
          <w:delText xml:space="preserve"> </w:delText>
        </w:r>
      </w:del>
      <w:del w:id="4571" w:author="PR Preview" w:date="2026-01-01T00:00:00Z">
        <w:r>
          <w:delText xml:space="preserve">times a double sum:</w:delText>
        </w:r>
      </w:del>
      <w:del w:id="4572" w:author="PR Preview" w:date="2026-01-01T00:00:00Z">
        <w:r>
          <w:delText xml:space="preserve"> </w:delText>
        </w:r>
      </w:del>
      <w:del w:id="4573" w:author="PR Preview" w:date="2026-01-01T00:00:00Z">
        <w:r>
          <w:delText xml:space="preserve">an outer sum over the fold numbers</w:delText>
        </w:r>
      </w:del>
      <w:del w:id="4574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4575" w:author="PR Preview" w:date="2026-01-01T00:00:00Z">
        <w:r>
          <w:delText xml:space="preserve"> </w:delText>
        </w:r>
      </w:del>
      <w:del w:id="4576" w:author="PR Preview" w:date="2026-01-01T00:00:00Z">
        <w:r>
          <w:delText xml:space="preserve">and an inner sum over the observations</w:delText>
        </w:r>
      </w:del>
      <w:del w:id="4577" w:author="PR Preview" w:date="2026-01-01T00:00:00Z">
        <w:r>
          <w:delText xml:space="preserve"> </w:delText>
        </w:r>
      </w:del>
      <m:oMath>
        <m:r>
          <m:t>i</m:t>
        </m:r>
      </m:oMath>
      <w:del w:id="4578" w:author="PR Preview" w:date="2026-01-01T00:00:00Z">
        <w:r>
          <w:delText xml:space="preserve"> </w:delText>
        </w:r>
      </w:del>
      <w:del w:id="4579" w:author="PR Preview" w:date="2026-01-01T00:00:00Z">
        <w:r>
          <w:delText xml:space="preserve">in</w:delText>
        </w:r>
      </w:del>
      <w:del w:id="4580" w:author="PR Preview" w:date="2026-01-01T00:00:00Z">
        <w:r>
          <w:delText xml:space="preserve"> </w:delText>
        </w:r>
      </w:del>
      <w:hyperlink w:anchor="def-folds">
        <w:del w:id="458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5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583" w:author="PR Preview" w:date="2026-01-01T00:00:00Z">
        <w:r>
          <w:delText xml:space="preserve">.</w:delText>
        </w:r>
      </w:del>
      <w:del w:id="4584" w:author="PR Preview" w:date="2026-01-01T00:00:00Z">
        <w:r>
          <w:delText xml:space="preserve"> </w:delText>
        </w:r>
      </w:del>
      <w:del w:id="4585" w:author="PR Preview" w:date="2026-01-01T00:00:00Z">
        <w:r>
          <w:delText xml:space="preserve">Then simplify the summand, so that it no longer uses the fold assignment</w:delText>
        </w:r>
      </w:del>
      <w:del w:id="458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587" w:author="PR Preview" w:date="2026-01-01T00:00:00Z">
        <w:r>
          <w:delText xml:space="preserve">.</w:delText>
        </w:r>
      </w:del>
    </w:p>
    <w:p>
      <w:pPr>
        <w:pStyle w:val="BodyText"/>
      </w:pPr>
      <w:del w:id="4588" w:author="PR Preview" w:date="2026-01-01T00:00:00Z">
        <w:r>
          <w:rPr>
            <w:i/>
            <w:iCs/>
          </w:rPr>
          <w:delText xml:space="preserve">Solution 12</w:delText>
        </w:r>
      </w:del>
      <w:del w:id="4589" w:author="PR Preview" w:date="2026-01-01T00:00:00Z">
        <w:r>
          <w:delText xml:space="preserve">. </w:delText>
        </w:r>
      </w:del>
      <w:del w:id="4590" w:author="PR Preview" w:date="2026-01-01T00:00:00Z">
        <w:r>
          <w:delText xml:space="preserve">The folds</w:delText>
        </w:r>
      </w:del>
      <w:del w:id="45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592" w:author="PR Preview" w:date="2026-01-01T00:00:00Z">
        <w:r>
          <w:delText xml:space="preserve"> </w:delText>
        </w:r>
      </w:del>
      <w:del w:id="4593" w:author="PR Preview" w:date="2026-01-01T00:00:00Z">
        <w:r>
          <w:delText xml:space="preserve">partition</w:delText>
        </w:r>
      </w:del>
      <w:del w:id="4594" w:author="PR Preview" w:date="2026-01-01T00:00:00Z">
        <w:r>
          <w:delText xml:space="preserve"> </w:delText>
        </w:r>
      </w:del>
      <m:oMath>
        <m:r>
          <m:t>I</m:t>
        </m:r>
      </m:oMath>
      <w:del w:id="4595" w:author="PR Preview" w:date="2026-01-01T00:00:00Z">
        <w:r>
          <w:delText xml:space="preserve"> </w:delText>
        </w:r>
      </w:del>
      <w:del w:id="4596" w:author="PR Preview" w:date="2026-01-01T00:00:00Z">
        <w:r>
          <w:delText xml:space="preserve">(</w:delText>
        </w:r>
      </w:del>
      <w:hyperlink w:anchor="def-folds">
        <w:del w:id="4597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4598" w:author="PR Preview" w:date="2026-01-01T00:00:00Z">
        <w:r>
          <w:delText xml:space="preserve">),</w:delText>
        </w:r>
      </w:del>
      <w:del w:id="4599" w:author="PR Preview" w:date="2026-01-01T00:00:00Z">
        <w:r>
          <w:delText xml:space="preserve"> </w:delText>
        </w:r>
      </w:del>
      <w:del w:id="4600" w:author="PR Preview" w:date="2026-01-01T00:00:00Z">
        <w:r>
          <w:delText xml:space="preserve">so summing over the observations of each fold and then over the folds</w:delText>
        </w:r>
      </w:del>
      <w:del w:id="4601" w:author="PR Preview" w:date="2026-01-01T00:00:00Z">
        <w:r>
          <w:delText xml:space="preserve"> </w:delText>
        </w:r>
      </w:del>
      <w:del w:id="4602" w:author="PR Preview" w:date="2026-01-01T00:00:00Z">
        <w:r>
          <w:delText xml:space="preserve">adds each term of</w:delText>
        </w:r>
      </w:del>
      <w:del w:id="4603" w:author="PR Preview" w:date="2026-01-01T00:00:00Z">
        <w:r>
          <w:delText xml:space="preserve"> </w:delText>
        </w:r>
      </w:del>
      <w:hyperlink w:anchor="eq-cv-estimate">
        <w:del w:id="4604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4605" w:author="PR Preview" w:date="2026-01-01T00:00:00Z">
        <w:r>
          <w:delText xml:space="preserve"> </w:delText>
        </w:r>
      </w:del>
      <w:del w:id="4606" w:author="PR Preview" w:date="2026-01-01T00:00:00Z">
        <w:r>
          <w:delText xml:space="preserve">exactly once.</w:delText>
        </w:r>
      </w:del>
      <w:del w:id="4607" w:author="PR Preview" w:date="2026-01-01T00:00:00Z">
        <w:r>
          <w:delText xml:space="preserve"> </w:delText>
        </w:r>
      </w:del>
      <w:del w:id="4608" w:author="PR Preview" w:date="2026-01-01T00:00:00Z">
        <w:r>
          <w:delText xml:space="preserve">For</w:delText>
        </w:r>
      </w:del>
      <w:del w:id="460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610" w:author="PR Preview" w:date="2026-01-01T00:00:00Z">
        <w:r>
          <w:delText xml:space="preserve">,</w:delText>
        </w:r>
      </w:del>
      <w:del w:id="4611" w:author="PR Preview" w:date="2026-01-01T00:00:00Z">
        <w:r>
          <w:delText xml:space="preserve"> </w:delText>
        </w:r>
      </w:del>
      <w:hyperlink w:anchor="eq-fold-assignment">
        <w:del w:id="4612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4613" w:author="PR Preview" w:date="2026-01-01T00:00:00Z">
        <w:r>
          <w:delText xml:space="preserve"> </w:delText>
        </w:r>
      </w:del>
      <w:del w:id="4614" w:author="PR Preview" w:date="2026-01-01T00:00:00Z">
        <w:r>
          <w:delText xml:space="preserve">also puts</w:delText>
        </w:r>
      </w:del>
      <w:del w:id="4615" w:author="PR Preview" w:date="2026-01-01T00:00:00Z">
        <w:r>
          <w:delText xml:space="preserve"> </w:delText>
        </w:r>
      </w:del>
      <m:oMath>
        <m:r>
          <m:t>i</m:t>
        </m:r>
      </m:oMath>
      <w:del w:id="4616" w:author="PR Preview" w:date="2026-01-01T00:00:00Z">
        <w:r>
          <w:delText xml:space="preserve"> </w:delText>
        </w:r>
      </w:del>
      <w:del w:id="4617" w:author="PR Preview" w:date="2026-01-01T00:00:00Z">
        <w:r>
          <w:delText xml:space="preserve">in</w:delText>
        </w:r>
      </w:del>
      <w:del w:id="46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4619" w:author="PR Preview" w:date="2026-01-01T00:00:00Z">
        <w:r>
          <w:delText xml:space="preserve">,</w:delText>
        </w:r>
      </w:del>
      <w:del w:id="4620" w:author="PR Preview" w:date="2026-01-01T00:00:00Z">
        <w:r>
          <w:delText xml:space="preserve"> </w:delText>
        </w:r>
      </w:del>
      <w:del w:id="4621" w:author="PR Preview" w:date="2026-01-01T00:00:00Z">
        <w:r>
          <w:delText xml:space="preserve">and the folds are disjoint,</w:delText>
        </w:r>
      </w:del>
      <w:del w:id="4622" w:author="PR Preview" w:date="2026-01-01T00:00:00Z">
        <w:r>
          <w:delText xml:space="preserve"> </w:delText>
        </w:r>
      </w:del>
      <w:del w:id="4623" w:author="PR Preview" w:date="2026-01-01T00:00:00Z">
        <w:r>
          <w:delText xml:space="preserve">so</w:delText>
        </w:r>
      </w:del>
      <w:del w:id="462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4625" w:author="PR Preview" w:date="2026-01-01T00:00:00Z">
        <w:r>
          <w:delText xml:space="preserve">.</w:delText>
        </w:r>
      </w:del>
      <w:del w:id="4626" w:author="PR Preview" w:date="2026-01-01T00:00:00Z">
        <w:r>
          <w:delText xml:space="preserve"> </w:delText>
        </w:r>
      </w:del>
      <w:del w:id="4627" w:author="PR Preview" w:date="2026-01-01T00:00:00Z">
        <w:r>
          <w:delText xml:space="preserve">Then</w:delText>
        </w:r>
      </w:del>
    </w:p>
    <w:p>
      <w:pPr>
        <w:pStyle w:val="BodyText"/>
      </w:pPr>
      <w:ins w:id="4628" w:author="PR Preview" w:date="2026-01-01T00:00:00Z">
        <w:r>
          <w:rPr>
            <w:b/>
            <w:bCs/>
          </w:rPr>
          <w:t xml:space="preserve">Exercise 12 (The cross-validation estimate, fold by fold)</w:t>
        </w:r>
      </w:ins>
      <w:ins w:id="4629" w:author="PR Preview" w:date="2026-01-01T00:00:00Z">
        <w:r>
          <w:t xml:space="preserve"> </w:t>
        </w:r>
      </w:ins>
      <w:ins w:id="4630" w:author="PR Preview" w:date="2026-01-01T00:00:00Z">
        <w:r>
          <w:t xml:space="preserve">Rewrite the</w:t>
        </w:r>
      </w:ins>
      <w:ins w:id="4631" w:author="PR Preview" w:date="2026-01-01T00:00:00Z">
        <w:r>
          <w:t xml:space="preserve"> </w:t>
        </w:r>
      </w:ins>
      <w:hyperlink w:anchor="def-cv-estimate">
        <w:ins w:id="463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633" w:author="PR Preview" w:date="2026-01-01T00:00:00Z">
        <w:r>
          <w:t xml:space="preserve"> </w:t>
        </w:r>
      </w:ins>
      <w:hyperlink w:anchor="eq-cv-estimate">
        <w:ins w:id="4634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4635" w:author="PR Preview" w:date="2026-01-01T00:00:00Z">
        <w:r>
          <w:t xml:space="preserve"> </w:t>
        </w:r>
      </w:ins>
      <w:ins w:id="4636" w:author="PR Preview" w:date="2026-01-01T00:00:00Z">
        <w:r>
          <w:t xml:space="preserve">as</w:t>
        </w:r>
      </w:ins>
      <w:ins w:id="463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times a double sum:</w:t>
        </w:r>
      </w:ins>
      <w:ins w:id="4640" w:author="PR Preview" w:date="2026-01-01T00:00:00Z">
        <w:r>
          <w:t xml:space="preserve"> </w:t>
        </w:r>
      </w:ins>
      <w:ins w:id="4641" w:author="PR Preview" w:date="2026-01-01T00:00:00Z">
        <w:r>
          <w:t xml:space="preserve">an outer sum over the fold numbers</w:t>
        </w:r>
      </w:ins>
      <w:ins w:id="464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4643" w:author="PR Preview" w:date="2026-01-01T00:00:00Z">
        <w:r>
          <w:t xml:space="preserve"> </w:t>
        </w:r>
      </w:ins>
      <w:ins w:id="4644" w:author="PR Preview" w:date="2026-01-01T00:00:00Z">
        <w:r>
          <w:t xml:space="preserve">and an inner sum over the observations</w:t>
        </w:r>
      </w:ins>
      <w:ins w:id="4645" w:author="PR Preview" w:date="2026-01-01T00:00:00Z">
        <w:r>
          <w:t xml:space="preserve"> </w:t>
        </w:r>
      </w:ins>
      <m:oMath>
        <m:r>
          <m:t>i</m:t>
        </m:r>
      </m:oMath>
      <w:ins w:id="4646" w:author="PR Preview" w:date="2026-01-01T00:00:00Z">
        <w:r>
          <w:t xml:space="preserve"> </w:t>
        </w:r>
      </w:ins>
      <w:ins w:id="4647" w:author="PR Preview" w:date="2026-01-01T00:00:00Z">
        <w:r>
          <w:t xml:space="preserve">in</w:t>
        </w:r>
      </w:ins>
      <w:ins w:id="4648" w:author="PR Preview" w:date="2026-01-01T00:00:00Z">
        <w:r>
          <w:t xml:space="preserve"> </w:t>
        </w:r>
      </w:ins>
      <w:hyperlink w:anchor="def-folds">
        <w:ins w:id="464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6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651" w:author="PR Preview" w:date="2026-01-01T00:00:00Z">
        <w:r>
          <w:t xml:space="preserve">.</w:t>
        </w:r>
      </w:ins>
      <w:ins w:id="4652" w:author="PR Preview" w:date="2026-01-01T00:00:00Z">
        <w:r>
          <w:t xml:space="preserve"> </w:t>
        </w:r>
      </w:ins>
      <w:ins w:id="4653" w:author="PR Preview" w:date="2026-01-01T00:00:00Z">
        <w:r>
          <w:t xml:space="preserve">Then simplify the summand, so that it no longer uses the fold assignment</w:t>
        </w:r>
      </w:ins>
      <w:ins w:id="465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655" w:author="PR Preview" w:date="2026-01-01T00:00:00Z">
        <w:r>
          <w:t xml:space="preserve">.</w:t>
        </w:r>
      </w:ins>
    </w:p>
    <w:bookmarkEnd w:id="254"/>
    <w:bookmarkStart w:id="255" w:name="sol-cv-estimate-by-fold"/>
    <w:p>
      <w:pPr>
        <w:pStyle w:val="BodyText"/>
      </w:pPr>
      <w:ins w:id="4656" w:author="PR Preview" w:date="2026-01-01T00:00:00Z">
        <w:r>
          <w:rPr>
            <w:i/>
            <w:iCs/>
          </w:rPr>
          <w:t xml:space="preserve">Solution 12</w:t>
        </w:r>
      </w:ins>
      <w:ins w:id="4657" w:author="PR Preview" w:date="2026-01-01T00:00:00Z">
        <w:r>
          <w:t xml:space="preserve">. </w:t>
        </w:r>
      </w:ins>
      <w:ins w:id="4658" w:author="PR Preview" w:date="2026-01-01T00:00:00Z">
        <w:r>
          <w:t xml:space="preserve">The folds</w:t>
        </w:r>
      </w:ins>
      <w:ins w:id="46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660" w:author="PR Preview" w:date="2026-01-01T00:00:00Z">
        <w:r>
          <w:t xml:space="preserve"> </w:t>
        </w:r>
      </w:ins>
      <w:ins w:id="4661" w:author="PR Preview" w:date="2026-01-01T00:00:00Z">
        <w:r>
          <w:t xml:space="preserve">partition</w:t>
        </w:r>
      </w:ins>
      <w:ins w:id="4662" w:author="PR Preview" w:date="2026-01-01T00:00:00Z">
        <w:r>
          <w:t xml:space="preserve"> </w:t>
        </w:r>
      </w:ins>
      <m:oMath>
        <m:r>
          <m:t>I</m:t>
        </m:r>
      </m:oMath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(</w:t>
        </w:r>
      </w:ins>
      <w:hyperlink w:anchor="def-folds">
        <w:ins w:id="4665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4666" w:author="PR Preview" w:date="2026-01-01T00:00:00Z">
        <w:r>
          <w:t xml:space="preserve">),</w:t>
        </w:r>
      </w:ins>
      <w:ins w:id="4667" w:author="PR Preview" w:date="2026-01-01T00:00:00Z">
        <w:r>
          <w:t xml:space="preserve"> </w:t>
        </w:r>
      </w:ins>
      <w:ins w:id="4668" w:author="PR Preview" w:date="2026-01-01T00:00:00Z">
        <w:r>
          <w:t xml:space="preserve">so summing over the observations of each fold and then over the folds</w:t>
        </w:r>
      </w:ins>
      <w:ins w:id="4669" w:author="PR Preview" w:date="2026-01-01T00:00:00Z">
        <w:r>
          <w:t xml:space="preserve"> </w:t>
        </w:r>
      </w:ins>
      <w:ins w:id="4670" w:author="PR Preview" w:date="2026-01-01T00:00:00Z">
        <w:r>
          <w:t xml:space="preserve">adds each term of</w:t>
        </w:r>
      </w:ins>
      <w:ins w:id="4671" w:author="PR Preview" w:date="2026-01-01T00:00:00Z">
        <w:r>
          <w:t xml:space="preserve"> </w:t>
        </w:r>
      </w:ins>
      <w:hyperlink w:anchor="eq-cv-estimate">
        <w:ins w:id="4672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4673" w:author="PR Preview" w:date="2026-01-01T00:00:00Z">
        <w:r>
          <w:t xml:space="preserve"> </w:t>
        </w:r>
      </w:ins>
      <w:ins w:id="4674" w:author="PR Preview" w:date="2026-01-01T00:00:00Z">
        <w:r>
          <w:t xml:space="preserve">exactly once.</w:t>
        </w:r>
      </w:ins>
      <w:ins w:id="4675" w:author="PR Preview" w:date="2026-01-01T00:00:00Z">
        <w:r>
          <w:t xml:space="preserve"> </w:t>
        </w:r>
      </w:ins>
      <w:ins w:id="4676" w:author="PR Preview" w:date="2026-01-01T00:00:00Z">
        <w:r>
          <w:t xml:space="preserve">For</w:t>
        </w:r>
      </w:ins>
      <w:ins w:id="467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678" w:author="PR Preview" w:date="2026-01-01T00:00:00Z">
        <w:r>
          <w:t xml:space="preserve">,</w:t>
        </w:r>
      </w:ins>
      <w:ins w:id="4679" w:author="PR Preview" w:date="2026-01-01T00:00:00Z">
        <w:r>
          <w:t xml:space="preserve"> </w:t>
        </w:r>
      </w:ins>
      <w:hyperlink w:anchor="eq-fold-assignment">
        <w:ins w:id="4680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4681" w:author="PR Preview" w:date="2026-01-01T00:00:00Z">
        <w:r>
          <w:t xml:space="preserve"> </w:t>
        </w:r>
      </w:ins>
      <w:ins w:id="4682" w:author="PR Preview" w:date="2026-01-01T00:00:00Z">
        <w:r>
          <w:t xml:space="preserve">also puts</w:t>
        </w:r>
      </w:ins>
      <w:ins w:id="4683" w:author="PR Preview" w:date="2026-01-01T00:00:00Z">
        <w:r>
          <w:t xml:space="preserve"> </w:t>
        </w:r>
      </w:ins>
      <m:oMath>
        <m:r>
          <m:t>i</m:t>
        </m:r>
      </m:oMath>
      <w:ins w:id="4684" w:author="PR Preview" w:date="2026-01-01T00:00:00Z">
        <w:r>
          <w:t xml:space="preserve"> </w:t>
        </w:r>
      </w:ins>
      <w:ins w:id="4685" w:author="PR Preview" w:date="2026-01-01T00:00:00Z">
        <w:r>
          <w:t xml:space="preserve">in</w:t>
        </w:r>
      </w:ins>
      <w:ins w:id="46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4687" w:author="PR Preview" w:date="2026-01-01T00:00:00Z">
        <w:r>
          <w:t xml:space="preserve">,</w:t>
        </w:r>
      </w:ins>
      <w:ins w:id="4688" w:author="PR Preview" w:date="2026-01-01T00:00:00Z">
        <w:r>
          <w:t xml:space="preserve"> </w:t>
        </w:r>
      </w:ins>
      <w:ins w:id="4689" w:author="PR Preview" w:date="2026-01-01T00:00:00Z">
        <w:r>
          <w:t xml:space="preserve">and the folds are disjoint,</w:t>
        </w:r>
      </w:ins>
      <w:ins w:id="4690" w:author="PR Preview" w:date="2026-01-01T00:00:00Z">
        <w:r>
          <w:t xml:space="preserve"> </w:t>
        </w:r>
      </w:ins>
      <w:ins w:id="4691" w:author="PR Preview" w:date="2026-01-01T00:00:00Z">
        <w:r>
          <w:t xml:space="preserve">so</w:t>
        </w:r>
      </w:ins>
      <w:ins w:id="4692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4693" w:author="PR Preview" w:date="2026-01-01T00:00:00Z">
        <w:r>
          <w:t xml:space="preserve">.</w:t>
        </w:r>
      </w:ins>
      <w:ins w:id="4694" w:author="PR Preview" w:date="2026-01-01T00:00:00Z">
        <w:r>
          <w:t xml:space="preserve"> </w:t>
        </w:r>
      </w:ins>
      <w:ins w:id="469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del w:id="4696" w:author="PR Preview" w:date="2026-01-01T00:00:00Z">
        <w:r>
          <w:rPr>
            <w:b/>
            <w:bCs/>
          </w:rPr>
          <w:delText xml:space="preserve">Definition 52 (Fold mean squared error)</w:delText>
        </w:r>
      </w:del>
      <w:del w:id="4697" w:author="PR Preview" w:date="2026-01-01T00:00:00Z">
        <w:r>
          <w:delText xml:space="preserve"> </w:delText>
        </w:r>
      </w:del>
      <w:del w:id="4698" w:author="PR Preview" w:date="2026-01-01T00:00:00Z">
        <w:r>
          <w:delText xml:space="preserve">The</w:delText>
        </w:r>
      </w:del>
      <w:del w:id="4699" w:author="PR Preview" w:date="2026-01-01T00:00:00Z">
        <w:r>
          <w:delText xml:space="preserve"> </w:delText>
        </w:r>
      </w:del>
      <w:del w:id="4700" w:author="PR Preview" w:date="2026-01-01T00:00:00Z">
        <w:r>
          <w:rPr>
            <w:b/>
            <w:bCs/>
          </w:rPr>
          <w:delText xml:space="preserve">fold mean squared error</w:delText>
        </w:r>
      </w:del>
      <w:del w:id="470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4702" w:author="PR Preview" w:date="2026-01-01T00:00:00Z">
        <w:r>
          <w:delText xml:space="preserve"> </w:delText>
        </w:r>
      </w:del>
      <w:del w:id="4703" w:author="PR Preview" w:date="2026-01-01T00:00:00Z">
        <w:r>
          <w:delText xml:space="preserve">of</w:delText>
        </w:r>
      </w:del>
      <w:del w:id="4704" w:author="PR Preview" w:date="2026-01-01T00:00:00Z">
        <w:r>
          <w:delText xml:space="preserve"> </w:delText>
        </w:r>
      </w:del>
      <w:hyperlink w:anchor="def-folds">
        <w:del w:id="470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7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is the</w:delText>
        </w:r>
      </w:del>
      <w:del w:id="4709" w:author="PR Preview" w:date="2026-01-01T00:00:00Z">
        <w:r>
          <w:delText xml:space="preserve"> </w:delText>
        </w:r>
      </w:del>
      <w:hyperlink r:id="rId79">
        <w:del w:id="4710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4711" w:author="PR Preview" w:date="2026-01-01T00:00:00Z">
        <w:r>
          <w:delText xml:space="preserve"> </w:delText>
        </w:r>
      </w:del>
      <w:del w:id="4712" w:author="PR Preview" w:date="2026-01-01T00:00:00Z">
        <w:r>
          <w:delText xml:space="preserve">of the</w:delText>
        </w:r>
      </w:del>
      <w:del w:id="4713" w:author="PR Preview" w:date="2026-01-01T00:00:00Z">
        <w:r>
          <w:delText xml:space="preserve"> </w:delText>
        </w:r>
      </w:del>
      <w:hyperlink w:anchor="def-fold-out-fitted-model">
        <w:del w:id="4714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4715" w:author="PR Preview" w:date="2026-01-01T00:00:00Z">
        <w:r>
          <w:delText xml:space="preserve">’s</w:delText>
        </w:r>
      </w:del>
      <w:del w:id="4716" w:author="PR Preview" w:date="2026-01-01T00:00:00Z">
        <w:r>
          <w:delText xml:space="preserve"> </w:delText>
        </w:r>
      </w:del>
      <w:hyperlink r:id="rId18">
        <w:del w:id="4717" w:author="PR Preview" w:date="2026-01-01T00:00:00Z">
          <w:r>
            <w:rPr>
              <w:rStyle w:val="Hyperlink"/>
            </w:rPr>
            <w:delText xml:space="preserve">predictions</w:delText>
          </w:r>
        </w:del>
      </w:hyperlink>
      <w:del w:id="4718" w:author="PR Preview" w:date="2026-01-01T00:00:00Z">
        <w:r>
          <w:delText xml:space="preserve"> </w:delText>
        </w:r>
      </w:del>
      <w:del w:id="4719" w:author="PR Preview" w:date="2026-01-01T00:00:00Z">
        <w:r>
          <w:delText xml:space="preserve">for the</w:delText>
        </w:r>
      </w:del>
      <w:del w:id="4720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(</w:delText>
        </w:r>
      </w:del>
      <w:hyperlink w:anchor="def-fold-size">
        <w:del w:id="4723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4724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4725" w:author="PR Preview" w:date="2026-01-01T00:00:00Z">
        <w:r>
          <w:rPr>
            <w:b/>
            <w:bCs/>
          </w:rPr>
          <w:t xml:space="preserve">Definition 51 (Fold mean squared error)</w:t>
        </w:r>
      </w:ins>
      <w:ins w:id="4726" w:author="PR Preview" w:date="2026-01-01T00:00:00Z">
        <w:r>
          <w:t xml:space="preserve"> </w:t>
        </w:r>
      </w:ins>
      <w:ins w:id="4727" w:author="PR Preview" w:date="2026-01-01T00:00:00Z">
        <w:r>
          <w:t xml:space="preserve">The</w:t>
        </w:r>
      </w:ins>
      <w:ins w:id="4728" w:author="PR Preview" w:date="2026-01-01T00:00:00Z">
        <w:r>
          <w:t xml:space="preserve"> </w:t>
        </w:r>
      </w:ins>
      <w:ins w:id="4729" w:author="PR Preview" w:date="2026-01-01T00:00:00Z">
        <w:r>
          <w:rPr>
            <w:b/>
            <w:bCs/>
          </w:rPr>
          <w:t xml:space="preserve">fold mean squared error</w:t>
        </w:r>
      </w:ins>
      <w:ins w:id="473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4731" w:author="PR Preview" w:date="2026-01-01T00:00:00Z">
        <w:r>
          <w:t xml:space="preserve"> </w:t>
        </w:r>
      </w:ins>
      <w:ins w:id="4732" w:author="PR Preview" w:date="2026-01-01T00:00:00Z">
        <w:r>
          <w:t xml:space="preserve">of</w:t>
        </w:r>
      </w:ins>
      <w:ins w:id="4733" w:author="PR Preview" w:date="2026-01-01T00:00:00Z">
        <w:r>
          <w:t xml:space="preserve"> </w:t>
        </w:r>
      </w:ins>
      <w:hyperlink w:anchor="def-folds">
        <w:ins w:id="473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7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736" w:author="PR Preview" w:date="2026-01-01T00:00:00Z">
        <w:r>
          <w:t xml:space="preserve"> </w:t>
        </w:r>
      </w:ins>
      <w:ins w:id="4737" w:author="PR Preview" w:date="2026-01-01T00:00:00Z">
        <w:r>
          <w:t xml:space="preserve">is the</w:t>
        </w:r>
      </w:ins>
      <w:ins w:id="4738" w:author="PR Preview" w:date="2026-01-01T00:00:00Z">
        <w:r>
          <w:t xml:space="preserve"> </w:t>
        </w:r>
      </w:ins>
      <w:hyperlink r:id="rId79">
        <w:ins w:id="4739" w:author="PR Preview" w:date="2026-01-01T00:00:00Z">
          <w:r>
            <w:rPr>
              <w:rStyle w:val="Hyperlink"/>
            </w:rPr>
            <w:t xml:space="preserve">sMSE</w:t>
          </w:r>
        </w:ins>
      </w:hyperlink>
      <w:ins w:id="4740" w:author="PR Preview" w:date="2026-01-01T00:00:00Z">
        <w:r>
          <w:t xml:space="preserve"> </w:t>
        </w:r>
      </w:ins>
      <w:ins w:id="4741" w:author="PR Preview" w:date="2026-01-01T00:00:00Z">
        <w:r>
          <w:t xml:space="preserve">of the</w:t>
        </w:r>
      </w:ins>
      <w:ins w:id="4742" w:author="PR Preview" w:date="2026-01-01T00:00:00Z">
        <w:r>
          <w:t xml:space="preserve"> </w:t>
        </w:r>
      </w:ins>
      <w:hyperlink w:anchor="def-fold-out-rule">
        <w:ins w:id="474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744" w:author="PR Preview" w:date="2026-01-01T00:00:00Z">
        <w:r>
          <w:t xml:space="preserve">’s predictions</w:t>
        </w:r>
      </w:ins>
      <w:ins w:id="4745" w:author="PR Preview" w:date="2026-01-01T00:00:00Z">
        <w:r>
          <w:t xml:space="preserve"> </w:t>
        </w:r>
      </w:ins>
      <w:ins w:id="4746" w:author="PR Preview" w:date="2026-01-01T00:00:00Z">
        <w:r>
          <w:t xml:space="preserve">for the</w:t>
        </w:r>
      </w:ins>
      <w:ins w:id="474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4748" w:author="PR Preview" w:date="2026-01-01T00:00:00Z">
        <w:r>
          <w:t xml:space="preserve"> </w:t>
        </w:r>
      </w:ins>
      <w:ins w:id="4749" w:author="PR Preview" w:date="2026-01-01T00:00:00Z">
        <w:r>
          <w:t xml:space="preserve">(</w:t>
        </w:r>
      </w:ins>
      <w:hyperlink w:anchor="def-fold-size">
        <w:ins w:id="4750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4751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del w:id="4752" w:author="PR Preview" w:date="2026-01-01T00:00:00Z">
        <w:r>
          <w:rPr>
            <w:i/>
            <w:iCs/>
          </w:rPr>
          <w:delText xml:space="preserve">Remark 27</w:delText>
        </w:r>
      </w:del>
      <w:del w:id="4753" w:author="PR Preview" w:date="2026-01-01T00:00:00Z">
        <w:r>
          <w:delText xml:space="preserve"> (What the cross-validation estimate estimates). </w:delText>
        </w:r>
      </w:del>
      <w:del w:id="4754" w:author="PR Preview" w:date="2026-01-01T00:00:00Z">
        <w:r>
          <w:delText xml:space="preserve">Each prediction in</w:delText>
        </w:r>
      </w:del>
      <w:del w:id="4755" w:author="PR Preview" w:date="2026-01-01T00:00:00Z">
        <w:r>
          <w:delText xml:space="preserve"> </w:delText>
        </w:r>
      </w:del>
      <w:hyperlink w:anchor="eq-cv-estimate">
        <w:del w:id="4756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4757" w:author="PR Preview" w:date="2026-01-01T00:00:00Z">
        <w:r>
          <w:delText xml:space="preserve"> </w:delText>
        </w:r>
      </w:del>
      <w:del w:id="4758" w:author="PR Preview" w:date="2026-01-01T00:00:00Z">
        <w:r>
          <w:delText xml:space="preserve">comes from a rule</w:delText>
        </w:r>
      </w:del>
      <w:del w:id="4759" w:author="PR Preview" w:date="2026-01-01T00:00:00Z">
        <w:r>
          <w:delText xml:space="preserve"> </w:delText>
        </w:r>
      </w:del>
      <w:del w:id="4760" w:author="PR Preview" w:date="2026-01-01T00:00:00Z">
        <w:r>
          <w:delText xml:space="preserve">that did not see the observation it predicts,</w:delText>
        </w:r>
      </w:del>
      <w:del w:id="4761" w:author="PR Preview" w:date="2026-01-01T00:00:00Z">
        <w:r>
          <w:delText xml:space="preserve"> </w:delText>
        </w:r>
      </w:del>
      <w:del w:id="4762" w:author="PR Preview" w:date="2026-01-01T00:00:00Z">
        <w:r>
          <w:delText xml:space="preserve">so each squared error is scored as in</w:delText>
        </w:r>
      </w:del>
      <w:del w:id="4763" w:author="PR Preview" w:date="2026-01-01T00:00:00Z">
        <w:r>
          <w:delText xml:space="preserve"> </w:delText>
        </w:r>
      </w:del>
      <w:hyperlink w:anchor="thm-held-out-unbiased">
        <w:del w:id="476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765" w:author="PR Preview" w:date="2026-01-01T00:00:00Z">
        <w:r>
          <w:delText xml:space="preserve">.</w:delText>
        </w:r>
      </w:del>
      <w:del w:id="4766" w:author="PR Preview" w:date="2026-01-01T00:00:00Z">
        <w:r>
          <w:delText xml:space="preserve"> </w:delText>
        </w:r>
      </w:del>
      <w:del w:id="4767" w:author="PR Preview" w:date="2026-01-01T00:00:00Z">
        <w:r>
          <w:delText xml:space="preserve">But the rule for fold</w:delText>
        </w:r>
      </w:del>
      <w:del w:id="47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769" w:author="PR Preview" w:date="2026-01-01T00:00:00Z">
        <w:r>
          <w:delText xml:space="preserve"> </w:delText>
        </w:r>
      </w:del>
      <w:del w:id="4770" w:author="PR Preview" w:date="2026-01-01T00:00:00Z">
        <w:r>
          <w:delText xml:space="preserve">was fitted to</w:delText>
        </w:r>
      </w:del>
      <w:del w:id="477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772" w:author="PR Preview" w:date="2026-01-01T00:00:00Z">
        <w:r>
          <w:delText xml:space="preserve"> </w:delText>
        </w:r>
      </w:del>
      <w:del w:id="4773" w:author="PR Preview" w:date="2026-01-01T00:00:00Z">
        <w:r>
          <w:delText xml:space="preserve">observations,</w:delText>
        </w:r>
      </w:del>
      <w:del w:id="4774" w:author="PR Preview" w:date="2026-01-01T00:00:00Z">
        <w:r>
          <w:delText xml:space="preserve"> </w:delText>
        </w:r>
      </w:del>
      <w:del w:id="4775" w:author="PR Preview" w:date="2026-01-01T00:00:00Z">
        <w:r>
          <w:delText xml:space="preserve">not</w:delText>
        </w:r>
      </w:del>
      <w:del w:id="4776" w:author="PR Preview" w:date="2026-01-01T00:00:00Z">
        <w:r>
          <w:delText xml:space="preserve"> </w:delText>
        </w:r>
      </w:del>
      <m:oMath>
        <m:r>
          <m:t>n</m:t>
        </m:r>
      </m:oMath>
      <w:del w:id="4777" w:author="PR Preview" w:date="2026-01-01T00:00:00Z">
        <w:r>
          <w:delText xml:space="preserve">,</w:delText>
        </w:r>
      </w:del>
      <w:del w:id="4778" w:author="PR Preview" w:date="2026-01-01T00:00:00Z">
        <w:r>
          <w:delText xml:space="preserve"> </w:delText>
        </w:r>
      </w:del>
      <w:del w:id="4779" w:author="PR Preview" w:date="2026-01-01T00:00:00Z">
        <w:r>
          <w:delText xml:space="preserve">and the</w:delText>
        </w:r>
      </w:del>
      <w:del w:id="4780" w:author="PR Preview" w:date="2026-01-01T00:00:00Z">
        <w:r>
          <w:delText xml:space="preserve"> </w:delText>
        </w:r>
      </w:del>
      <m:oMath>
        <m:r>
          <m:t>k</m:t>
        </m:r>
      </m:oMath>
      <w:del w:id="4781" w:author="PR Preview" w:date="2026-01-01T00:00:00Z">
        <w:r>
          <w:delText xml:space="preserve"> </w:delText>
        </w:r>
      </w:del>
      <w:del w:id="4782" w:author="PR Preview" w:date="2026-01-01T00:00:00Z">
        <w:r>
          <w:delText xml:space="preserve">rules differ from one another and from the rule fitted to all</w:delText>
        </w:r>
      </w:del>
      <w:del w:id="4783" w:author="PR Preview" w:date="2026-01-01T00:00:00Z">
        <w:r>
          <w:delText xml:space="preserve"> </w:delText>
        </w:r>
      </w:del>
      <m:oMath>
        <m:r>
          <m:t>n</m:t>
        </m:r>
      </m:oMath>
      <w:del w:id="4784" w:author="PR Preview" w:date="2026-01-01T00:00:00Z">
        <w:r>
          <w:delText xml:space="preserve">.</w:delText>
        </w:r>
      </w:del>
      <w:del w:id="4785" w:author="PR Preview" w:date="2026-01-01T00:00:00Z">
        <w:r>
          <w:delText xml:space="preserve"> </w:delText>
        </w:r>
      </w:del>
      <w:del w:id="4786" w:author="PR Preview" w:date="2026-01-01T00:00:00Z">
        <w:r>
          <w:delText xml:space="preserve">So</w:delText>
        </w:r>
      </w:del>
      <w:del w:id="47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788" w:author="PR Preview" w:date="2026-01-01T00:00:00Z">
        <w:r>
          <w:delText xml:space="preserve"> </w:delText>
        </w:r>
      </w:del>
      <w:del w:id="4789" w:author="PR Preview" w:date="2026-01-01T00:00:00Z">
        <w:r>
          <w:delText xml:space="preserve">estimates the</w:delText>
        </w:r>
      </w:del>
      <w:del w:id="4790" w:author="PR Preview" w:date="2026-01-01T00:00:00Z">
        <w:r>
          <w:delText xml:space="preserve"> </w:delText>
        </w:r>
      </w:del>
      <w:hyperlink w:anchor="def-expected-generalization-error">
        <w:del w:id="4791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4792" w:author="PR Preview" w:date="2026-01-01T00:00:00Z">
        <w:r>
          <w:delText xml:space="preserve"> </w:delText>
        </w:r>
      </w:del>
      <w:del w:id="4793" w:author="PR Preview" w:date="2026-01-01T00:00:00Z">
        <w:r>
          <w:delText xml:space="preserve">of the fitting</w:delText>
        </w:r>
      </w:del>
      <w:del w:id="4794" w:author="PR Preview" w:date="2026-01-01T00:00:00Z">
        <w:r>
          <w:delText xml:space="preserve"> </w:delText>
        </w:r>
      </w:del>
      <w:del w:id="4795" w:author="PR Preview" w:date="2026-01-01T00:00:00Z">
        <w:r>
          <w:rPr>
            <w:i/>
            <w:iCs/>
          </w:rPr>
          <w:delText xml:space="preserve">procedure</w:delText>
        </w:r>
      </w:del>
      <w:del w:id="4796" w:author="PR Preview" w:date="2026-01-01T00:00:00Z">
        <w:r>
          <w:delText xml:space="preserve"> </w:delText>
        </w:r>
      </w:del>
      <m:oMath>
        <m:r>
          <m:t>g</m:t>
        </m:r>
      </m:oMath>
      <w:del w:id="4797" w:author="PR Preview" w:date="2026-01-01T00:00:00Z">
        <w:r>
          <w:delText xml:space="preserve"> </w:delText>
        </w:r>
      </w:del>
      <w:del w:id="4798" w:author="PR Preview" w:date="2026-01-01T00:00:00Z">
        <w:r>
          <w:delText xml:space="preserve">at the smaller training-set sizes</w:delText>
        </w:r>
      </w:del>
      <w:del w:id="479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800" w:author="PR Preview" w:date="2026-01-01T00:00:00Z">
        <w:r>
          <w:delText xml:space="preserve">,</w:delText>
        </w:r>
      </w:del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which is</w:delText>
        </w:r>
      </w:del>
      <w:del w:id="480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4804" w:author="PR Preview" w:date="2026-01-01T00:00:00Z">
        <w:r>
          <w:delText xml:space="preserve"> </w:delText>
        </w:r>
      </w:del>
      <w:del w:id="4805" w:author="PR Preview" w:date="2026-01-01T00:00:00Z">
        <w:r>
          <w:delText xml:space="preserve">when every fold has</w:delText>
        </w:r>
      </w:del>
      <w:del w:id="480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4807" w:author="PR Preview" w:date="2026-01-01T00:00:00Z">
        <w:r>
          <w:delText xml:space="preserve"> </w:delText>
        </w:r>
      </w:del>
      <w:del w:id="4808" w:author="PR Preview" w:date="2026-01-01T00:00:00Z">
        <w:r>
          <w:delText xml:space="preserve">observations,</w:delText>
        </w:r>
      </w:del>
      <w:del w:id="4809" w:author="PR Preview" w:date="2026-01-01T00:00:00Z">
        <w:r>
          <w:delText xml:space="preserve"> </w:delText>
        </w:r>
      </w:del>
      <w:del w:id="4810" w:author="PR Preview" w:date="2026-01-01T00:00:00Z">
        <w:r>
          <w:delText xml:space="preserve">rather than</w:delText>
        </w:r>
      </w:del>
      <w:del w:id="481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for the one rule fitted to all the data</w:delText>
        </w:r>
      </w:del>
      <w:del w:id="4814" w:author="PR Preview" w:date="2026-01-01T00:00:00Z">
        <w:r>
          <w:delText xml:space="preserve"> </w:delText>
        </w:r>
      </w:del>
      <w:del w:id="4815" w:author="PR Preview" w:date="2026-01-01T00:00:00Z">
        <w:r>
          <w:delText xml:space="preserve">[3, Sec. 7.12]</w:delText>
        </w:r>
      </w:del>
      <w:del w:id="4816" w:author="PR Preview" w:date="2026-01-01T00:00:00Z">
        <w:r>
          <w:delText xml:space="preserve">.</w:delText>
        </w:r>
      </w:del>
    </w:p>
    <w:p>
      <w:pPr>
        <w:pStyle w:val="BodyText"/>
      </w:pPr>
      <w:ins w:id="4817" w:author="PR Preview" w:date="2026-01-01T00:00:00Z">
        <w:r>
          <w:rPr>
            <w:i/>
            <w:iCs/>
          </w:rPr>
          <w:t xml:space="preserve">Remark 27</w:t>
        </w:r>
      </w:ins>
      <w:ins w:id="4818" w:author="PR Preview" w:date="2026-01-01T00:00:00Z">
        <w:r>
          <w:t xml:space="preserve"> (What the cross-validation estimate estimates). </w:t>
        </w:r>
      </w:ins>
      <w:ins w:id="4819" w:author="PR Preview" w:date="2026-01-01T00:00:00Z">
        <w:r>
          <w:t xml:space="preserve">Each prediction in</w:t>
        </w:r>
      </w:ins>
      <w:ins w:id="4820" w:author="PR Preview" w:date="2026-01-01T00:00:00Z">
        <w:r>
          <w:t xml:space="preserve"> </w:t>
        </w:r>
      </w:ins>
      <w:hyperlink w:anchor="eq-cv-estimate">
        <w:ins w:id="4821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4822" w:author="PR Preview" w:date="2026-01-01T00:00:00Z">
        <w:r>
          <w:t xml:space="preserve"> </w:t>
        </w:r>
      </w:ins>
      <w:ins w:id="4823" w:author="PR Preview" w:date="2026-01-01T00:00:00Z">
        <w:r>
          <w:t xml:space="preserve">comes from a rule</w:t>
        </w:r>
      </w:ins>
      <w:ins w:id="4824" w:author="PR Preview" w:date="2026-01-01T00:00:00Z">
        <w:r>
          <w:t xml:space="preserve"> </w:t>
        </w:r>
      </w:ins>
      <w:ins w:id="4825" w:author="PR Preview" w:date="2026-01-01T00:00:00Z">
        <w:r>
          <w:t xml:space="preserve">that did not see the observation it predicts,</w:t>
        </w:r>
      </w:ins>
      <w:ins w:id="4826" w:author="PR Preview" w:date="2026-01-01T00:00:00Z">
        <w:r>
          <w:t xml:space="preserve"> </w:t>
        </w:r>
      </w:ins>
      <w:ins w:id="4827" w:author="PR Preview" w:date="2026-01-01T00:00:00Z">
        <w:r>
          <w:t xml:space="preserve">so each squared error is scored as in</w:t>
        </w:r>
      </w:ins>
      <w:ins w:id="4828" w:author="PR Preview" w:date="2026-01-01T00:00:00Z">
        <w:r>
          <w:t xml:space="preserve"> </w:t>
        </w:r>
      </w:ins>
      <w:hyperlink w:anchor="thm-held-out-unbiased">
        <w:ins w:id="482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830" w:author="PR Preview" w:date="2026-01-01T00:00:00Z">
        <w:r>
          <w:t xml:space="preserve">.</w:t>
        </w:r>
      </w:ins>
      <w:ins w:id="4831" w:author="PR Preview" w:date="2026-01-01T00:00:00Z">
        <w:r>
          <w:t xml:space="preserve"> </w:t>
        </w:r>
      </w:ins>
      <w:ins w:id="4832" w:author="PR Preview" w:date="2026-01-01T00:00:00Z">
        <w:r>
          <w:t xml:space="preserve">But the rule for fold</w:t>
        </w:r>
      </w:ins>
      <w:ins w:id="48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834" w:author="PR Preview" w:date="2026-01-01T00:00:00Z">
        <w:r>
          <w:t xml:space="preserve"> </w:t>
        </w:r>
      </w:ins>
      <w:ins w:id="4835" w:author="PR Preview" w:date="2026-01-01T00:00:00Z">
        <w:r>
          <w:t xml:space="preserve">was fitted to</w:t>
        </w:r>
      </w:ins>
      <w:ins w:id="48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837" w:author="PR Preview" w:date="2026-01-01T00:00:00Z">
        <w:r>
          <w:t xml:space="preserve"> </w:t>
        </w:r>
      </w:ins>
      <w:ins w:id="4838" w:author="PR Preview" w:date="2026-01-01T00:00:00Z">
        <w:r>
          <w:t xml:space="preserve">observations,</w:t>
        </w:r>
      </w:ins>
      <w:ins w:id="4839" w:author="PR Preview" w:date="2026-01-01T00:00:00Z">
        <w:r>
          <w:t xml:space="preserve"> </w:t>
        </w:r>
      </w:ins>
      <w:ins w:id="4840" w:author="PR Preview" w:date="2026-01-01T00:00:00Z">
        <w:r>
          <w:t xml:space="preserve">not</w:t>
        </w:r>
      </w:ins>
      <w:ins w:id="4841" w:author="PR Preview" w:date="2026-01-01T00:00:00Z">
        <w:r>
          <w:t xml:space="preserve"> </w:t>
        </w:r>
      </w:ins>
      <m:oMath>
        <m:r>
          <m:t>n</m:t>
        </m:r>
      </m:oMath>
      <w:ins w:id="4842" w:author="PR Preview" w:date="2026-01-01T00:00:00Z">
        <w:r>
          <w:t xml:space="preserve">,</w:t>
        </w:r>
      </w:ins>
      <w:ins w:id="4843" w:author="PR Preview" w:date="2026-01-01T00:00:00Z">
        <w:r>
          <w:t xml:space="preserve"> </w:t>
        </w:r>
      </w:ins>
      <w:ins w:id="4844" w:author="PR Preview" w:date="2026-01-01T00:00:00Z">
        <w:r>
          <w:t xml:space="preserve">and the</w:t>
        </w:r>
      </w:ins>
      <w:ins w:id="4845" w:author="PR Preview" w:date="2026-01-01T00:00:00Z">
        <w:r>
          <w:t xml:space="preserve"> </w:t>
        </w:r>
      </w:ins>
      <m:oMath>
        <m:r>
          <m:t>k</m:t>
        </m:r>
      </m:oMath>
      <w:ins w:id="4846" w:author="PR Preview" w:date="2026-01-01T00:00:00Z">
        <w:r>
          <w:t xml:space="preserve"> </w:t>
        </w:r>
      </w:ins>
      <w:ins w:id="4847" w:author="PR Preview" w:date="2026-01-01T00:00:00Z">
        <w:r>
          <w:t xml:space="preserve">rules differ from one another and from the rule fitted to all</w:t>
        </w:r>
      </w:ins>
      <w:ins w:id="4848" w:author="PR Preview" w:date="2026-01-01T00:00:00Z">
        <w:r>
          <w:t xml:space="preserve"> </w:t>
        </w:r>
      </w:ins>
      <m:oMath>
        <m:r>
          <m:t>n</m:t>
        </m:r>
      </m:oMath>
      <w:ins w:id="4849" w:author="PR Preview" w:date="2026-01-01T00:00:00Z">
        <w:r>
          <w:t xml:space="preserve">.</w:t>
        </w:r>
      </w:ins>
      <w:ins w:id="4850" w:author="PR Preview" w:date="2026-01-01T00:00:00Z">
        <w:r>
          <w:t xml:space="preserve"> </w:t>
        </w:r>
      </w:ins>
      <w:ins w:id="4851" w:author="PR Preview" w:date="2026-01-01T00:00:00Z">
        <w:r>
          <w:t xml:space="preserve">So</w:t>
        </w:r>
      </w:ins>
      <w:ins w:id="48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853" w:author="PR Preview" w:date="2026-01-01T00:00:00Z">
        <w:r>
          <w:t xml:space="preserve"> </w:t>
        </w:r>
      </w:ins>
      <w:ins w:id="4854" w:author="PR Preview" w:date="2026-01-01T00:00:00Z">
        <w:r>
          <w:t xml:space="preserve">estimates the</w:t>
        </w:r>
      </w:ins>
      <w:ins w:id="4855" w:author="PR Preview" w:date="2026-01-01T00:00:00Z">
        <w:r>
          <w:t xml:space="preserve"> </w:t>
        </w:r>
      </w:ins>
      <w:hyperlink w:anchor="def-expected-generalization-error">
        <w:ins w:id="4856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4857" w:author="PR Preview" w:date="2026-01-01T00:00:00Z">
        <w:r>
          <w:t xml:space="preserve"> </w:t>
        </w:r>
      </w:ins>
      <w:ins w:id="4858" w:author="PR Preview" w:date="2026-01-01T00:00:00Z">
        <w:r>
          <w:t xml:space="preserve">of the fitting</w:t>
        </w:r>
      </w:ins>
      <w:ins w:id="4859" w:author="PR Preview" w:date="2026-01-01T00:00:00Z">
        <w:r>
          <w:t xml:space="preserve"> </w:t>
        </w:r>
      </w:ins>
      <w:ins w:id="4860" w:author="PR Preview" w:date="2026-01-01T00:00:00Z">
        <w:r>
          <w:rPr>
            <w:i/>
            <w:iCs/>
          </w:rPr>
          <w:t xml:space="preserve">procedure</w:t>
        </w:r>
      </w:ins>
      <w:ins w:id="4861" w:author="PR Preview" w:date="2026-01-01T00:00:00Z">
        <w:r>
          <w:t xml:space="preserve"> </w:t>
        </w:r>
      </w:ins>
      <m:oMath>
        <m:r>
          <m:t>g</m:t>
        </m:r>
      </m:oMath>
      <w:ins w:id="4862" w:author="PR Preview" w:date="2026-01-01T00:00:00Z">
        <w:r>
          <w:t xml:space="preserve"> </w:t>
        </w:r>
      </w:ins>
      <w:ins w:id="4863" w:author="PR Preview" w:date="2026-01-01T00:00:00Z">
        <w:r>
          <w:t xml:space="preserve">at the smaller training-set sizes</w:t>
        </w:r>
      </w:ins>
      <w:ins w:id="486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865" w:author="PR Preview" w:date="2026-01-01T00:00:00Z">
        <w:r>
          <w:t xml:space="preserve">,</w:t>
        </w:r>
      </w:ins>
      <w:ins w:id="4866" w:author="PR Preview" w:date="2026-01-01T00:00:00Z">
        <w:r>
          <w:t xml:space="preserve"> </w:t>
        </w:r>
      </w:ins>
      <w:ins w:id="4867" w:author="PR Preview" w:date="2026-01-01T00:00:00Z">
        <w:r>
          <w:t xml:space="preserve">which is</w:t>
        </w:r>
      </w:ins>
      <w:ins w:id="486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4869" w:author="PR Preview" w:date="2026-01-01T00:00:00Z">
        <w:r>
          <w:t xml:space="preserve"> </w:t>
        </w:r>
      </w:ins>
      <w:ins w:id="4870" w:author="PR Preview" w:date="2026-01-01T00:00:00Z">
        <w:r>
          <w:t xml:space="preserve">when every fold has</w:t>
        </w:r>
      </w:ins>
      <w:ins w:id="48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4872" w:author="PR Preview" w:date="2026-01-01T00:00:00Z">
        <w:r>
          <w:t xml:space="preserve"> </w:t>
        </w:r>
      </w:ins>
      <w:ins w:id="4873" w:author="PR Preview" w:date="2026-01-01T00:00:00Z">
        <w:r>
          <w:t xml:space="preserve">observations,</w:t>
        </w:r>
      </w:ins>
      <w:ins w:id="4874" w:author="PR Preview" w:date="2026-01-01T00:00:00Z">
        <w:r>
          <w:t xml:space="preserve"> </w:t>
        </w:r>
      </w:ins>
      <w:ins w:id="4875" w:author="PR Preview" w:date="2026-01-01T00:00:00Z">
        <w:r>
          <w:t xml:space="preserve">rather than</w:t>
        </w:r>
      </w:ins>
      <w:ins w:id="487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877" w:author="PR Preview" w:date="2026-01-01T00:00:00Z">
        <w:r>
          <w:t xml:space="preserve"> </w:t>
        </w:r>
      </w:ins>
      <w:ins w:id="4878" w:author="PR Preview" w:date="2026-01-01T00:00:00Z">
        <w:r>
          <w:t xml:space="preserve">for the one rule fitted to all the data</w:t>
        </w:r>
      </w:ins>
      <w:ins w:id="4879" w:author="PR Preview" w:date="2026-01-01T00:00:00Z">
        <w:r>
          <w:t xml:space="preserve"> </w:t>
        </w:r>
      </w:ins>
      <w:ins w:id="4880" w:author="PR Preview" w:date="2026-01-01T00:00:00Z">
        <w:r>
          <w:t xml:space="preserve">[3, Sec. 7.12]</w:t>
        </w:r>
      </w:ins>
      <w:ins w:id="4881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del w:id="4882" w:author="PR Preview" w:date="2026-01-01T00:00:00Z">
        <w:r>
          <w:rPr>
            <w:b/>
            <w:bCs/>
          </w:rPr>
          <w:delText xml:space="preserve">Bias.</w:delText>
        </w:r>
      </w:del>
      <w:del w:id="4883" w:author="PR Preview" w:date="2026-01-01T00:00:00Z">
        <w:r>
          <w:delText xml:space="preserve"> </w:delText>
        </w:r>
      </w:del>
      <w:del w:id="4884" w:author="PR Preview" w:date="2026-01-01T00:00:00Z">
        <w:r>
          <w:delText xml:space="preserve">Each rule in</w:delText>
        </w:r>
      </w:del>
      <w:del w:id="4885" w:author="PR Preview" w:date="2026-01-01T00:00:00Z">
        <w:r>
          <w:delText xml:space="preserve"> </w:delText>
        </w:r>
      </w:del>
      <w:hyperlink w:anchor="eq-cv-estimate">
        <w:del w:id="4886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4887" w:author="PR Preview" w:date="2026-01-01T00:00:00Z">
        <w:r>
          <w:delText xml:space="preserve"> </w:delText>
        </w:r>
      </w:del>
      <w:del w:id="4888" w:author="PR Preview" w:date="2026-01-01T00:00:00Z">
        <w:r>
          <w:delText xml:space="preserve">is fitted to about</w:delText>
        </w:r>
      </w:del>
      <w:del w:id="488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4890" w:author="PR Preview" w:date="2026-01-01T00:00:00Z">
        <w:r>
          <w:delText xml:space="preserve"> </w:delText>
        </w:r>
      </w:del>
      <w:del w:id="4891" w:author="PR Preview" w:date="2026-01-01T00:00:00Z">
        <w:r>
          <w:delText xml:space="preserve">observations.</w:delText>
        </w:r>
      </w:del>
      <w:del w:id="4892" w:author="PR Preview" w:date="2026-01-01T00:00:00Z">
        <w:r>
          <w:delText xml:space="preserve"> </w:delText>
        </w:r>
      </w:del>
      <w:del w:id="4893" w:author="PR Preview" w:date="2026-01-01T00:00:00Z">
        <w:r>
          <w:delText xml:space="preserve">A rule fitted to fewer observations usually predicts worse,</w:delText>
        </w:r>
      </w:del>
      <w:del w:id="4894" w:author="PR Preview" w:date="2026-01-01T00:00:00Z">
        <w:r>
          <w:delText xml:space="preserve"> </w:delText>
        </w:r>
      </w:del>
      <w:del w:id="4895" w:author="PR Preview" w:date="2026-01-01T00:00:00Z">
        <w:r>
          <w:delText xml:space="preserve">so</w:delText>
        </w:r>
      </w:del>
      <w:del w:id="48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97" w:author="PR Preview" w:date="2026-01-01T00:00:00Z">
        <w:r>
          <w:delText xml:space="preserve"> </w:delText>
        </w:r>
      </w:del>
      <w:del w:id="4898" w:author="PR Preview" w:date="2026-01-01T00:00:00Z">
        <w:r>
          <w:delText xml:space="preserve">tends to overstate the expected generalization error of a rule fitted to all</w:delText>
        </w:r>
      </w:del>
      <w:del w:id="4899" w:author="PR Preview" w:date="2026-01-01T00:00:00Z">
        <w:r>
          <w:delText xml:space="preserve"> </w:delText>
        </w:r>
      </w:del>
      <m:oMath>
        <m:r>
          <m:t>n</m:t>
        </m:r>
      </m:oMath>
      <w:del w:id="4900" w:author="PR Preview" w:date="2026-01-01T00:00:00Z">
        <w:r>
          <w:delText xml:space="preserve">.</w:delText>
        </w:r>
      </w:del>
      <w:del w:id="4901" w:author="PR Preview" w:date="2026-01-01T00:00:00Z">
        <w:r>
          <w:delText xml:space="preserve"> </w:delText>
        </w:r>
      </w:del>
      <w:del w:id="4902" w:author="PR Preview" w:date="2026-01-01T00:00:00Z">
        <w:r>
          <w:delText xml:space="preserve">The overstatement shrinks as</w:delText>
        </w:r>
      </w:del>
      <w:del w:id="4903" w:author="PR Preview" w:date="2026-01-01T00:00:00Z">
        <w:r>
          <w:delText xml:space="preserve"> </w:delText>
        </w:r>
      </w:del>
      <m:oMath>
        <m:r>
          <m:t>k</m:t>
        </m:r>
      </m:oMath>
      <w:del w:id="4904" w:author="PR Preview" w:date="2026-01-01T00:00:00Z">
        <w:r>
          <w:delText xml:space="preserve"> </w:delText>
        </w:r>
      </w:del>
      <w:del w:id="4905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20"/>
        </w:numPr>
      </w:pPr>
      <w:ins w:id="4906" w:author="PR Preview" w:date="2026-01-01T00:00:00Z">
        <w:r>
          <w:rPr>
            <w:b/>
            <w:bCs/>
          </w:rPr>
          <w:t xml:space="preserve">Bias.</w:t>
        </w:r>
      </w:ins>
      <w:ins w:id="4907" w:author="PR Preview" w:date="2026-01-01T00:00:00Z">
        <w:r>
          <w:t xml:space="preserve"> </w:t>
        </w:r>
      </w:ins>
      <w:ins w:id="4908" w:author="PR Preview" w:date="2026-01-01T00:00:00Z">
        <w:r>
          <w:t xml:space="preserve">Each rule in</w:t>
        </w:r>
      </w:ins>
      <w:ins w:id="4909" w:author="PR Preview" w:date="2026-01-01T00:00:00Z">
        <w:r>
          <w:t xml:space="preserve"> </w:t>
        </w:r>
      </w:ins>
      <w:hyperlink w:anchor="eq-cv-estimate">
        <w:ins w:id="4910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4911" w:author="PR Preview" w:date="2026-01-01T00:00:00Z">
        <w:r>
          <w:t xml:space="preserve"> </w:t>
        </w:r>
      </w:ins>
      <w:ins w:id="4912" w:author="PR Preview" w:date="2026-01-01T00:00:00Z">
        <w:r>
          <w:t xml:space="preserve">is fitted to about</w:t>
        </w:r>
      </w:ins>
      <w:ins w:id="49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observations.</w:t>
        </w:r>
      </w:ins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A rule fitted to fewer observations usually predicts worse,</w:t>
        </w:r>
      </w:ins>
      <w:ins w:id="4918" w:author="PR Preview" w:date="2026-01-01T00:00:00Z">
        <w:r>
          <w:t xml:space="preserve"> </w:t>
        </w:r>
      </w:ins>
      <w:ins w:id="4919" w:author="PR Preview" w:date="2026-01-01T00:00:00Z">
        <w:r>
          <w:t xml:space="preserve">so</w:t>
        </w:r>
      </w:ins>
      <w:ins w:id="492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921" w:author="PR Preview" w:date="2026-01-01T00:00:00Z">
        <w:r>
          <w:t xml:space="preserve"> </w:t>
        </w:r>
      </w:ins>
      <w:ins w:id="4922" w:author="PR Preview" w:date="2026-01-01T00:00:00Z">
        <w:r>
          <w:t xml:space="preserve">tends to overstate the expected generalization error of a rule fitted to all</w:t>
        </w:r>
      </w:ins>
      <w:ins w:id="4923" w:author="PR Preview" w:date="2026-01-01T00:00:00Z">
        <w:r>
          <w:t xml:space="preserve"> </w:t>
        </w:r>
      </w:ins>
      <m:oMath>
        <m:r>
          <m:t>n</m:t>
        </m:r>
      </m:oMath>
      <w:ins w:id="4924" w:author="PR Preview" w:date="2026-01-01T00:00:00Z">
        <w:r>
          <w:t xml:space="preserve">.</w:t>
        </w:r>
      </w:ins>
      <w:ins w:id="4925" w:author="PR Preview" w:date="2026-01-01T00:00:00Z">
        <w:r>
          <w:t xml:space="preserve"> </w:t>
        </w:r>
      </w:ins>
      <w:ins w:id="4926" w:author="PR Preview" w:date="2026-01-01T00:00:00Z">
        <w:r>
          <w:t xml:space="preserve">The overstatement shrinks as</w:t>
        </w:r>
      </w:ins>
      <w:ins w:id="4927" w:author="PR Preview" w:date="2026-01-01T00:00:00Z">
        <w:r>
          <w:t xml:space="preserve"> </w:t>
        </w:r>
      </w:ins>
      <m:oMath>
        <m:r>
          <m:t>k</m:t>
        </m:r>
      </m:oMath>
      <w:ins w:id="4928" w:author="PR Preview" w:date="2026-01-01T00:00:00Z">
        <w:r>
          <w:t xml:space="preserve"> </w:t>
        </w:r>
      </w:ins>
      <w:ins w:id="4929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del w:id="4930" w:author="PR Preview" w:date="2026-01-01T00:00:00Z">
        <w:r>
          <w:rPr>
            <w:b/>
            <w:bCs/>
          </w:rPr>
          <w:delText xml:space="preserve">Example 31 (Cross-validation versus the generalization error)</w:delText>
        </w:r>
      </w:del>
      <w:del w:id="4931" w:author="PR Preview" w:date="2026-01-01T00:00:00Z">
        <w:r>
          <w:delText xml:space="preserve"> </w:delText>
        </w:r>
      </w:del>
      <w:del w:id="4932" w:author="PR Preview" w:date="2026-01-01T00:00:00Z">
        <w:r>
          <w:delText xml:space="preserve">This example applies</w:delText>
        </w:r>
      </w:del>
      <w:del w:id="493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93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935" w:author="PR Preview" w:date="2026-01-01T00:00:00Z">
        <w:r>
          <w:delText xml:space="preserve"> </w:delText>
        </w:r>
      </w:del>
      <w:del w:id="4936" w:author="PR Preview" w:date="2026-01-01T00:00:00Z">
        <w:r>
          <w:delText xml:space="preserve">with</w:delText>
        </w:r>
      </w:del>
      <w:del w:id="493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4938" w:author="PR Preview" w:date="2026-01-01T00:00:00Z">
        <w:r>
          <w:delText xml:space="preserve"> </w:delText>
        </w:r>
      </w:del>
      <w:del w:id="4939" w:author="PR Preview" w:date="2026-01-01T00:00:00Z">
        <w:r>
          <w:delText xml:space="preserve">to the simulated training set of</w:delText>
        </w:r>
      </w:del>
      <w:del w:id="4940" w:author="PR Preview" w:date="2026-01-01T00:00:00Z">
        <w:r>
          <w:delText xml:space="preserve"> </w:delText>
        </w:r>
      </w:del>
      <w:hyperlink w:anchor="exm-train-test-error-simulated">
        <w:del w:id="4941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4942" w:author="PR Preview" w:date="2026-01-01T00:00:00Z">
        <w:r>
          <w:delText xml:space="preserve">,</w:delText>
        </w:r>
      </w:del>
      <w:del w:id="4943" w:author="PR Preview" w:date="2026-01-01T00:00:00Z">
        <w:r>
          <w:delText xml:space="preserve"> </w:delText>
        </w:r>
      </w:del>
      <w:del w:id="4944" w:author="PR Preview" w:date="2026-01-01T00:00:00Z">
        <w:r>
          <w:delText xml:space="preserve">using only those 30 observations.</w:delText>
        </w:r>
      </w:del>
      <w:del w:id="4945" w:author="PR Preview" w:date="2026-01-01T00:00:00Z">
        <w:r>
          <w:delText xml:space="preserve"> </w:delText>
        </w:r>
      </w:del>
      <w:del w:id="4946" w:author="PR Preview" w:date="2026-01-01T00:00:00Z">
        <w:r>
          <w:delText xml:space="preserve">The function</w:delText>
        </w:r>
      </w:del>
      <w:del w:id="4947" w:author="PR Preview" w:date="2026-01-01T00:00:00Z">
        <w:r>
          <w:delText xml:space="preserve"> </w:delText>
        </w:r>
      </w:del>
      <w:del w:id="4948" w:author="PR Preview" w:date="2026-01-01T00:00:00Z">
        <w:r>
          <w:rPr>
            <w:rStyle w:val="VerbatimChar"/>
          </w:rPr>
          <w:delText xml:space="preserve">assign_folds()</w:delText>
        </w:r>
      </w:del>
      <w:del w:id="4949" w:author="PR Preview" w:date="2026-01-01T00:00:00Z">
        <w:r>
          <w:delText xml:space="preserve"> </w:delText>
        </w:r>
      </w:del>
      <w:del w:id="4950" w:author="PR Preview" w:date="2026-01-01T00:00:00Z">
        <w:r>
          <w:delText xml:space="preserve">assigns each observation to a fold at random,</w:delText>
        </w:r>
      </w:del>
      <w:del w:id="4951" w:author="PR Preview" w:date="2026-01-01T00:00:00Z">
        <w:r>
          <w:delText xml:space="preserve"> </w:delText>
        </w:r>
      </w:del>
      <w:del w:id="4952" w:author="PR Preview" w:date="2026-01-01T00:00:00Z">
        <w:r>
          <w:rPr>
            <w:rStyle w:val="VerbatimChar"/>
          </w:rPr>
          <w:delText xml:space="preserve">cv_squared_errors()</w:delText>
        </w:r>
      </w:del>
      <w:del w:id="4953" w:author="PR Preview" w:date="2026-01-01T00:00:00Z">
        <w:r>
          <w:delText xml:space="preserve"> </w:delText>
        </w:r>
      </w:del>
      <w:del w:id="4954" w:author="PR Preview" w:date="2026-01-01T00:00:00Z">
        <w:r>
          <w:delText xml:space="preserve">fits the model once per fold without that fold</w:delText>
        </w:r>
      </w:del>
      <w:del w:id="4955" w:author="PR Preview" w:date="2026-01-01T00:00:00Z">
        <w:r>
          <w:delText xml:space="preserve"> </w:delText>
        </w:r>
      </w:del>
      <w:del w:id="4956" w:author="PR Preview" w:date="2026-01-01T00:00:00Z">
        <w:r>
          <w:delText xml:space="preserve">and returns each observation’s squared prediction error,</w:delText>
        </w:r>
      </w:del>
      <w:del w:id="4957" w:author="PR Preview" w:date="2026-01-01T00:00:00Z">
        <w:r>
          <w:delText xml:space="preserve"> </w:delText>
        </w:r>
      </w:del>
      <w:del w:id="4958" w:author="PR Preview" w:date="2026-01-01T00:00:00Z">
        <w:r>
          <w:delText xml:space="preserve">and</w:delText>
        </w:r>
      </w:del>
      <w:del w:id="4959" w:author="PR Preview" w:date="2026-01-01T00:00:00Z">
        <w:r>
          <w:delText xml:space="preserve"> </w:delText>
        </w:r>
      </w:del>
      <w:del w:id="4960" w:author="PR Preview" w:date="2026-01-01T00:00:00Z">
        <w:r>
          <w:rPr>
            <w:rStyle w:val="VerbatimChar"/>
          </w:rPr>
          <w:delText xml:space="preserve">cv_mse()</w:delText>
        </w:r>
      </w:del>
      <w:del w:id="4961" w:author="PR Preview" w:date="2026-01-01T00:00:00Z">
        <w:r>
          <w:delText xml:space="preserve"> </w:delText>
        </w:r>
      </w:del>
      <w:del w:id="4962" w:author="PR Preview" w:date="2026-01-01T00:00:00Z">
        <w:r>
          <w:delText xml:space="preserve">averages them, which is</w:delText>
        </w:r>
      </w:del>
      <w:del w:id="4963" w:author="PR Preview" w:date="2026-01-01T00:00:00Z">
        <w:r>
          <w:delText xml:space="preserve"> </w:delText>
        </w:r>
      </w:del>
      <w:hyperlink w:anchor="eq-cv-estimate">
        <w:del w:id="4964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4965" w:author="PR Preview" w:date="2026-01-01T00:00:00Z">
        <w:r>
          <w:delText xml:space="preserve">.</w:delText>
        </w:r>
      </w:del>
    </w:p>
    <w:p>
      <w:pPr>
        <w:pStyle w:val="BodyText"/>
      </w:pPr>
      <w:ins w:id="4966" w:author="PR Preview" w:date="2026-01-01T00:00:00Z">
        <w:r>
          <w:rPr>
            <w:b/>
            <w:bCs/>
          </w:rPr>
          <w:t xml:space="preserve">Example 30 (Cross-validation versus the generalization error)</w:t>
        </w:r>
      </w:ins>
      <w:ins w:id="4967" w:author="PR Preview" w:date="2026-01-01T00:00:00Z">
        <w:r>
          <w:t xml:space="preserve"> </w:t>
        </w:r>
      </w:ins>
      <w:ins w:id="4968" w:author="PR Preview" w:date="2026-01-01T00:00:00Z">
        <w:r>
          <w:t xml:space="preserve">This example applies</w:t>
        </w:r>
      </w:ins>
      <w:ins w:id="4969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970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971" w:author="PR Preview" w:date="2026-01-01T00:00:00Z">
        <w:r>
          <w:t xml:space="preserve"> </w:t>
        </w:r>
      </w:ins>
      <w:ins w:id="4972" w:author="PR Preview" w:date="2026-01-01T00:00:00Z">
        <w:r>
          <w:t xml:space="preserve">with</w:t>
        </w:r>
      </w:ins>
      <w:ins w:id="49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to the simulated training set of</w:t>
        </w:r>
      </w:ins>
      <w:ins w:id="4976" w:author="PR Preview" w:date="2026-01-01T00:00:00Z">
        <w:r>
          <w:t xml:space="preserve"> </w:t>
        </w:r>
      </w:ins>
      <w:hyperlink w:anchor="exm-train-test-error-simulated">
        <w:ins w:id="4977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978" w:author="PR Preview" w:date="2026-01-01T00:00:00Z">
        <w:r>
          <w:t xml:space="preserve">,</w:t>
        </w:r>
      </w:ins>
      <w:ins w:id="4979" w:author="PR Preview" w:date="2026-01-01T00:00:00Z">
        <w:r>
          <w:t xml:space="preserve"> </w:t>
        </w:r>
      </w:ins>
      <w:ins w:id="4980" w:author="PR Preview" w:date="2026-01-01T00:00:00Z">
        <w:r>
          <w:t xml:space="preserve">using only those 30 observations.</w:t>
        </w:r>
      </w:ins>
      <w:ins w:id="4981" w:author="PR Preview" w:date="2026-01-01T00:00:00Z">
        <w:r>
          <w:t xml:space="preserve"> </w:t>
        </w:r>
      </w:ins>
      <w:ins w:id="4982" w:author="PR Preview" w:date="2026-01-01T00:00:00Z">
        <w:r>
          <w:t xml:space="preserve">The function</w:t>
        </w:r>
      </w:ins>
      <w:ins w:id="4983" w:author="PR Preview" w:date="2026-01-01T00:00:00Z">
        <w:r>
          <w:t xml:space="preserve"> </w:t>
        </w:r>
      </w:ins>
      <w:ins w:id="4984" w:author="PR Preview" w:date="2026-01-01T00:00:00Z">
        <w:r>
          <w:rPr>
            <w:rStyle w:val="VerbatimChar"/>
          </w:rPr>
          <w:t xml:space="preserve">assign_folds()</w:t>
        </w:r>
      </w:ins>
      <w:ins w:id="4985" w:author="PR Preview" w:date="2026-01-01T00:00:00Z">
        <w:r>
          <w:t xml:space="preserve"> </w:t>
        </w:r>
      </w:ins>
      <w:ins w:id="4986" w:author="PR Preview" w:date="2026-01-01T00:00:00Z">
        <w:r>
          <w:t xml:space="preserve">assigns each observation to a fold at random,</w:t>
        </w:r>
      </w:ins>
      <w:ins w:id="4987" w:author="PR Preview" w:date="2026-01-01T00:00:00Z">
        <w:r>
          <w:t xml:space="preserve"> </w:t>
        </w:r>
      </w:ins>
      <w:ins w:id="4988" w:author="PR Preview" w:date="2026-01-01T00:00:00Z">
        <w:r>
          <w:rPr>
            <w:rStyle w:val="VerbatimChar"/>
          </w:rPr>
          <w:t xml:space="preserve">cv_squared_errors()</w:t>
        </w:r>
      </w:ins>
      <w:ins w:id="4989" w:author="PR Preview" w:date="2026-01-01T00:00:00Z">
        <w:r>
          <w:t xml:space="preserve"> </w:t>
        </w:r>
      </w:ins>
      <w:ins w:id="4990" w:author="PR Preview" w:date="2026-01-01T00:00:00Z">
        <w:r>
          <w:t xml:space="preserve">fits the model once per fold without that fold</w:t>
        </w:r>
      </w:ins>
      <w:ins w:id="4991" w:author="PR Preview" w:date="2026-01-01T00:00:00Z">
        <w:r>
          <w:t xml:space="preserve"> </w:t>
        </w:r>
      </w:ins>
      <w:ins w:id="4992" w:author="PR Preview" w:date="2026-01-01T00:00:00Z">
        <w:r>
          <w:t xml:space="preserve">and returns each observation’s squared prediction error,</w:t>
        </w:r>
      </w:ins>
      <w:ins w:id="4993" w:author="PR Preview" w:date="2026-01-01T00:00:00Z">
        <w:r>
          <w:t xml:space="preserve"> </w:t>
        </w:r>
      </w:ins>
      <w:ins w:id="4994" w:author="PR Preview" w:date="2026-01-01T00:00:00Z">
        <w:r>
          <w:t xml:space="preserve">and</w:t>
        </w:r>
      </w:ins>
      <w:ins w:id="4995" w:author="PR Preview" w:date="2026-01-01T00:00:00Z">
        <w:r>
          <w:t xml:space="preserve"> </w:t>
        </w:r>
      </w:ins>
      <w:ins w:id="4996" w:author="PR Preview" w:date="2026-01-01T00:00:00Z">
        <w:r>
          <w:rPr>
            <w:rStyle w:val="VerbatimChar"/>
          </w:rPr>
          <w:t xml:space="preserve">cv_mse()</w:t>
        </w:r>
      </w:ins>
      <w:ins w:id="4997" w:author="PR Preview" w:date="2026-01-01T00:00:00Z">
        <w:r>
          <w:t xml:space="preserve"> </w:t>
        </w:r>
      </w:ins>
      <w:ins w:id="4998" w:author="PR Preview" w:date="2026-01-01T00:00:00Z">
        <w:r>
          <w:t xml:space="preserve">averages them, which is</w:t>
        </w:r>
      </w:ins>
      <w:ins w:id="4999" w:author="PR Preview" w:date="2026-01-01T00:00:00Z">
        <w:r>
          <w:t xml:space="preserve"> </w:t>
        </w:r>
      </w:ins>
      <w:hyperlink w:anchor="eq-cv-estimate">
        <w:ins w:id="5000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00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5002" w:author="PR Preview" w:date="2026-01-01T00:00:00Z">
        <w:r>
          <w:delText xml:space="preserve">The same fold assignment is used for every degree,</w:delText>
        </w:r>
      </w:del>
      <w:del w:id="5003" w:author="PR Preview" w:date="2026-01-01T00:00:00Z">
        <w:r>
          <w:delText xml:space="preserve"> </w:delText>
        </w:r>
      </w:del>
      <w:del w:id="5004" w:author="PR Preview" w:date="2026-01-01T00:00:00Z">
        <w:r>
          <w:delText xml:space="preserve">so the degrees are compared on the same splits.</w:delText>
        </w:r>
      </w:del>
      <w:del w:id="5005" w:author="PR Preview" w:date="2026-01-01T00:00:00Z">
        <w:r>
          <w:delText xml:space="preserve"> </w:delText>
        </w:r>
      </w:del>
      <w:del w:id="5006" w:author="PR Preview" w:date="2026-01-01T00:00:00Z">
        <w:r>
          <w:delText xml:space="preserve">The table and figure report the square root of each cross-validation estimate,</w:delText>
        </w:r>
      </w:del>
      <w:del w:id="5007" w:author="PR Preview" w:date="2026-01-01T00:00:00Z">
        <w:r>
          <w:delText xml:space="preserve"> </w:delText>
        </w:r>
      </w:del>
      <w:del w:id="5008" w:author="PR Preview" w:date="2026-01-01T00:00:00Z">
        <w:r>
          <w:delText xml:space="preserve">so that it is in the same unit as the training sRMSE and generalization pRMSE of</w:delText>
        </w:r>
      </w:del>
      <w:del w:id="5009" w:author="PR Preview" w:date="2026-01-01T00:00:00Z">
        <w:r>
          <w:delText xml:space="preserve"> </w:delText>
        </w:r>
      </w:del>
      <w:hyperlink w:anchor="exm-train-test-error-simulated">
        <w:del w:id="5010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5011" w:author="PR Preview" w:date="2026-01-01T00:00:00Z">
        <w:r>
          <w:delText xml:space="preserve">.</w:delText>
        </w:r>
      </w:del>
    </w:p>
    <w:p>
      <w:pPr>
        <w:pStyle w:val="FirstParagraph"/>
      </w:pPr>
      <w:ins w:id="5012" w:author="PR Preview" w:date="2026-01-01T00:00:00Z">
        <w:r>
          <w:t xml:space="preserve">The same fold assignment is used for every degree,</w:t>
        </w:r>
      </w:ins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so the degrees are compared on the same splits.</w:t>
        </w:r>
      </w:ins>
      <w:ins w:id="5015" w:author="PR Preview" w:date="2026-01-01T00:00:00Z">
        <w:r>
          <w:t xml:space="preserve"> </w:t>
        </w:r>
      </w:ins>
      <w:ins w:id="5016" w:author="PR Preview" w:date="2026-01-01T00:00:00Z">
        <w:r>
          <w:t xml:space="preserve">The table and figure report the square root of each cross-validation estimate,</w:t>
        </w:r>
      </w:ins>
      <w:ins w:id="5017" w:author="PR Preview" w:date="2026-01-01T00:00:00Z">
        <w:r>
          <w:t xml:space="preserve"> </w:t>
        </w:r>
      </w:ins>
      <w:ins w:id="5018" w:author="PR Preview" w:date="2026-01-01T00:00:00Z">
        <w:r>
          <w:t xml:space="preserve">so that it is in the same unit as the training sRMSE and generalization pRMSE of</w:t>
        </w:r>
      </w:ins>
      <w:ins w:id="5019" w:author="PR Preview" w:date="2026-01-01T00:00:00Z">
        <w:r>
          <w:t xml:space="preserve"> </w:t>
        </w:r>
      </w:ins>
      <w:hyperlink w:anchor="exm-train-test-error-simulated">
        <w:ins w:id="5020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502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del w:id="5022" w:author="PR Preview" w:date="2026-01-01T00:00:00Z">
        <w:r>
          <w:rPr>
            <w:b/>
            <w:bCs/>
          </w:rPr>
          <w:delText xml:space="preserve">Example 32 (Four-fold cross-validation of the</w:delText>
        </w:r>
      </w:del>
      <w:del w:id="5023" w:author="PR Preview" w:date="2026-01-01T00:00:00Z">
        <w:r>
          <w:rPr>
            <w:b/>
            <w:bCs/>
          </w:rPr>
          <w:delText xml:space="preserve"> </w:delText>
        </w:r>
      </w:del>
      <w:del w:id="502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025" w:author="PR Preview" w:date="2026-01-01T00:00:00Z">
        <w:r>
          <w:rPr>
            <w:b/>
            <w:bCs/>
          </w:rPr>
          <w:delText xml:space="preserve"> </w:delText>
        </w:r>
      </w:del>
      <w:del w:id="5026" w:author="PR Preview" w:date="2026-01-01T00:00:00Z">
        <w:r>
          <w:rPr>
            <w:b/>
            <w:bCs/>
          </w:rPr>
          <w:delText xml:space="preserve">polynomials)</w:delText>
        </w:r>
      </w:del>
      <w:del w:id="5027" w:author="PR Preview" w:date="2026-01-01T00:00:00Z">
        <w:r>
          <w:delText xml:space="preserve"> </w:delText>
        </w:r>
      </w:del>
      <w:del w:id="5028" w:author="PR Preview" w:date="2026-01-01T00:00:00Z">
        <w:r>
          <w:delText xml:space="preserve">This example applies the</w:delText>
        </w:r>
      </w:del>
      <w:del w:id="502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5030" w:author="PR Preview" w:date="2026-01-01T00:00:00Z">
        <w:r>
          <w:delText xml:space="preserve"> </w:delText>
        </w:r>
      </w:del>
      <w:del w:id="5031" w:author="PR Preview" w:date="2026-01-01T00:00:00Z">
        <w:r>
          <w:delText xml:space="preserve">folds of</w:delText>
        </w:r>
      </w:del>
      <w:del w:id="5032" w:author="PR Preview" w:date="2026-01-01T00:00:00Z">
        <w:r>
          <w:delText xml:space="preserve"> </w:delText>
        </w:r>
      </w:del>
      <w:hyperlink w:anchor="exr-kfold">
        <w:del w:id="503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5034" w:author="PR Preview" w:date="2026-01-01T00:00:00Z">
        <w:r>
          <w:delText xml:space="preserve"> </w:delText>
        </w:r>
      </w:del>
      <w:del w:id="5035" w:author="PR Preview" w:date="2026-01-01T00:00:00Z">
        <w:r>
          <w:delText xml:space="preserve">to the four polynomial models of</w:delText>
        </w:r>
      </w:del>
      <w:del w:id="5036" w:author="PR Preview" w:date="2026-01-01T00:00:00Z">
        <w:r>
          <w:delText xml:space="preserve"> </w:delText>
        </w:r>
      </w:del>
      <w:hyperlink w:anchor="exr-overfitting">
        <w:del w:id="503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038" w:author="PR Preview" w:date="2026-01-01T00:00:00Z">
        <w:r>
          <w:delText xml:space="preserve">,</w:delText>
        </w:r>
      </w:del>
      <w:del w:id="5039" w:author="PR Preview" w:date="2026-01-01T00:00:00Z">
        <w:r>
          <w:delText xml:space="preserve"> </w:delText>
        </w:r>
      </w:del>
      <w:del w:id="5040" w:author="PR Preview" w:date="2026-01-01T00:00:00Z">
        <w:r>
          <w:delText xml:space="preserve">now using all</w:delText>
        </w:r>
      </w:del>
      <w:del w:id="504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5042" w:author="PR Preview" w:date="2026-01-01T00:00:00Z">
        <w:r>
          <w:delText xml:space="preserve"> </w:delText>
        </w:r>
      </w:del>
      <w:del w:id="5043" w:author="PR Preview" w:date="2026-01-01T00:00:00Z">
        <w:r>
          <w:delText xml:space="preserve">cars</w:delText>
        </w:r>
      </w:del>
      <w:del w:id="5044" w:author="PR Preview" w:date="2026-01-01T00:00:00Z">
        <w:r>
          <w:delText xml:space="preserve"> </w:delText>
        </w:r>
      </w:del>
      <w:del w:id="5045" w:author="PR Preview" w:date="2026-01-01T00:00:00Z">
        <w:r>
          <w:delText xml:space="preserve">and the</w:delText>
        </w:r>
      </w:del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rPr>
            <w:rStyle w:val="VerbatimChar"/>
          </w:rPr>
          <w:delText xml:space="preserve">cv_mse()</w:delText>
        </w:r>
      </w:del>
      <w:del w:id="5048" w:author="PR Preview" w:date="2026-01-01T00:00:00Z">
        <w:r>
          <w:delText xml:space="preserve"> </w:delText>
        </w:r>
      </w:del>
      <w:del w:id="5049" w:author="PR Preview" w:date="2026-01-01T00:00:00Z">
        <w:r>
          <w:delText xml:space="preserve">function of</w:delText>
        </w:r>
      </w:del>
      <w:del w:id="5050" w:author="PR Preview" w:date="2026-01-01T00:00:00Z">
        <w:r>
          <w:delText xml:space="preserve"> </w:delText>
        </w:r>
      </w:del>
      <w:hyperlink w:anchor="exm-kfold-simulated">
        <w:del w:id="5051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5052" w:author="PR Preview" w:date="2026-01-01T00:00:00Z">
        <w:r>
          <w:delText xml:space="preserve">.</w:delText>
        </w:r>
      </w:del>
      <w:del w:id="5053" w:author="PR Preview" w:date="2026-01-01T00:00:00Z">
        <w:r>
          <w:delText xml:space="preserve"> </w:delText>
        </w:r>
      </w:del>
      <w:del w:id="5054" w:author="PR Preview" w:date="2026-01-01T00:00:00Z">
        <w:r>
          <w:delText xml:space="preserve">The fold assignment is random,</w:delText>
        </w:r>
      </w:del>
      <w:del w:id="5055" w:author="PR Preview" w:date="2026-01-01T00:00:00Z">
        <w:r>
          <w:delText xml:space="preserve"> </w:delText>
        </w:r>
      </w:del>
      <w:del w:id="5056" w:author="PR Preview" w:date="2026-01-01T00:00:00Z">
        <w:r>
          <w:delText xml:space="preserve">so the estimate is too;</w:delText>
        </w:r>
      </w:del>
      <w:del w:id="5057" w:author="PR Preview" w:date="2026-01-01T00:00:00Z">
        <w:r>
          <w:delText xml:space="preserve"> </w:delText>
        </w:r>
      </w:del>
      <w:del w:id="5058" w:author="PR Preview" w:date="2026-01-01T00:00:00Z">
        <w:r>
          <w:delText xml:space="preserve">to show how much,</w:delText>
        </w:r>
      </w:del>
      <w:del w:id="5059" w:author="PR Preview" w:date="2026-01-01T00:00:00Z">
        <w:r>
          <w:delText xml:space="preserve"> </w:delText>
        </w:r>
      </w:del>
      <w:del w:id="5060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5061" w:author="PR Preview" w:date="2026-01-01T00:00:00Z">
        <w:r>
          <w:rPr>
            <w:b/>
            <w:bCs/>
          </w:rPr>
          <w:t xml:space="preserve">Example 31 (Four-fold cross-validation of the</w:t>
        </w:r>
      </w:ins>
      <w:ins w:id="5062" w:author="PR Preview" w:date="2026-01-01T00:00:00Z">
        <w:r>
          <w:rPr>
            <w:b/>
            <w:bCs/>
          </w:rPr>
          <w:t xml:space="preserve"> </w:t>
        </w:r>
      </w:ins>
      <w:ins w:id="5063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064" w:author="PR Preview" w:date="2026-01-01T00:00:00Z">
        <w:r>
          <w:rPr>
            <w:b/>
            <w:bCs/>
          </w:rPr>
          <w:t xml:space="preserve"> </w:t>
        </w:r>
      </w:ins>
      <w:ins w:id="5065" w:author="PR Preview" w:date="2026-01-01T00:00:00Z">
        <w:r>
          <w:rPr>
            <w:b/>
            <w:bCs/>
          </w:rPr>
          <w:t xml:space="preserve">polynomials)</w:t>
        </w:r>
      </w:ins>
      <w:ins w:id="5066" w:author="PR Preview" w:date="2026-01-01T00:00:00Z">
        <w:r>
          <w:t xml:space="preserve"> </w:t>
        </w:r>
      </w:ins>
      <w:ins w:id="5067" w:author="PR Preview" w:date="2026-01-01T00:00:00Z">
        <w:r>
          <w:t xml:space="preserve">This example applies the</w:t>
        </w:r>
      </w:ins>
      <w:ins w:id="506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5069" w:author="PR Preview" w:date="2026-01-01T00:00:00Z">
        <w:r>
          <w:t xml:space="preserve"> </w:t>
        </w:r>
      </w:ins>
      <w:ins w:id="5070" w:author="PR Preview" w:date="2026-01-01T00:00:00Z">
        <w:r>
          <w:t xml:space="preserve">folds of</w:t>
        </w:r>
      </w:ins>
      <w:ins w:id="5071" w:author="PR Preview" w:date="2026-01-01T00:00:00Z">
        <w:r>
          <w:t xml:space="preserve"> </w:t>
        </w:r>
      </w:ins>
      <w:hyperlink w:anchor="exr-kfold">
        <w:ins w:id="5072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5073" w:author="PR Preview" w:date="2026-01-01T00:00:00Z">
        <w:r>
          <w:t xml:space="preserve"> </w:t>
        </w:r>
      </w:ins>
      <w:ins w:id="5074" w:author="PR Preview" w:date="2026-01-01T00:00:00Z">
        <w:r>
          <w:t xml:space="preserve">to the four polynomial models of</w:t>
        </w:r>
      </w:ins>
      <w:ins w:id="5075" w:author="PR Preview" w:date="2026-01-01T00:00:00Z">
        <w:r>
          <w:t xml:space="preserve"> </w:t>
        </w:r>
      </w:ins>
      <w:hyperlink w:anchor="exr-overfitting">
        <w:ins w:id="507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077" w:author="PR Preview" w:date="2026-01-01T00:00:00Z">
        <w:r>
          <w:t xml:space="preserve">,</w:t>
        </w:r>
      </w:ins>
      <w:ins w:id="5078" w:author="PR Preview" w:date="2026-01-01T00:00:00Z">
        <w:r>
          <w:t xml:space="preserve"> </w:t>
        </w:r>
      </w:ins>
      <w:ins w:id="5079" w:author="PR Preview" w:date="2026-01-01T00:00:00Z">
        <w:r>
          <w:t xml:space="preserve">now using all</w:t>
        </w:r>
      </w:ins>
      <w:ins w:id="50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5081" w:author="PR Preview" w:date="2026-01-01T00:00:00Z">
        <w:r>
          <w:t xml:space="preserve"> </w:t>
        </w:r>
      </w:ins>
      <w:ins w:id="5082" w:author="PR Preview" w:date="2026-01-01T00:00:00Z">
        <w:r>
          <w:t xml:space="preserve">cars</w:t>
        </w:r>
      </w:ins>
      <w:ins w:id="5083" w:author="PR Preview" w:date="2026-01-01T00:00:00Z">
        <w:r>
          <w:t xml:space="preserve"> </w:t>
        </w:r>
      </w:ins>
      <w:ins w:id="5084" w:author="PR Preview" w:date="2026-01-01T00:00:00Z">
        <w:r>
          <w:t xml:space="preserve">and the</w:t>
        </w:r>
      </w:ins>
      <w:ins w:id="5085" w:author="PR Preview" w:date="2026-01-01T00:00:00Z">
        <w:r>
          <w:t xml:space="preserve"> </w:t>
        </w:r>
      </w:ins>
      <w:ins w:id="5086" w:author="PR Preview" w:date="2026-01-01T00:00:00Z">
        <w:r>
          <w:rPr>
            <w:rStyle w:val="VerbatimChar"/>
          </w:rPr>
          <w:t xml:space="preserve">cv_mse()</w:t>
        </w:r>
      </w:ins>
      <w:ins w:id="5087" w:author="PR Preview" w:date="2026-01-01T00:00:00Z">
        <w:r>
          <w:t xml:space="preserve"> </w:t>
        </w:r>
      </w:ins>
      <w:ins w:id="5088" w:author="PR Preview" w:date="2026-01-01T00:00:00Z">
        <w:r>
          <w:t xml:space="preserve">function of</w:t>
        </w:r>
      </w:ins>
      <w:ins w:id="5089" w:author="PR Preview" w:date="2026-01-01T00:00:00Z">
        <w:r>
          <w:t xml:space="preserve"> </w:t>
        </w:r>
      </w:ins>
      <w:hyperlink w:anchor="exm-kfold-simulated">
        <w:ins w:id="5090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5091" w:author="PR Preview" w:date="2026-01-01T00:00:00Z">
        <w:r>
          <w:t xml:space="preserve">.</w:t>
        </w:r>
      </w:ins>
      <w:ins w:id="5092" w:author="PR Preview" w:date="2026-01-01T00:00:00Z">
        <w:r>
          <w:t xml:space="preserve"> </w:t>
        </w:r>
      </w:ins>
      <w:ins w:id="5093" w:author="PR Preview" w:date="2026-01-01T00:00:00Z">
        <w:r>
          <w:t xml:space="preserve">The fold assignment is random,</w:t>
        </w:r>
      </w:ins>
      <w:ins w:id="5094" w:author="PR Preview" w:date="2026-01-01T00:00:00Z">
        <w:r>
          <w:t xml:space="preserve"> </w:t>
        </w:r>
      </w:ins>
      <w:ins w:id="5095" w:author="PR Preview" w:date="2026-01-01T00:00:00Z">
        <w:r>
          <w:t xml:space="preserve">so the estimate is too;</w:t>
        </w:r>
      </w:ins>
      <w:ins w:id="5096" w:author="PR Preview" w:date="2026-01-01T00:00:00Z">
        <w:r>
          <w:t xml:space="preserve"> </w:t>
        </w:r>
      </w:ins>
      <w:ins w:id="5097" w:author="PR Preview" w:date="2026-01-01T00:00:00Z">
        <w:r>
          <w:t xml:space="preserve">to show how much,</w:t>
        </w:r>
      </w:ins>
      <w:ins w:id="5098" w:author="PR Preview" w:date="2026-01-01T00:00:00Z">
        <w:r>
          <w:t xml:space="preserve"> </w:t>
        </w:r>
      </w:ins>
      <w:ins w:id="5099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5100" w:author="PR Preview" w:date="2026-01-01T00:00:00Z">
        <w:r>
          <w:delText xml:space="preserve">Each row of</w:delText>
        </w:r>
      </w:del>
      <w:del w:id="5101" w:author="PR Preview" w:date="2026-01-01T00:00:00Z">
        <w:r>
          <w:delText xml:space="preserve"> </w:delText>
        </w:r>
      </w:del>
      <w:hyperlink w:anchor="tbl-cv-mtcars-repeats">
        <w:del w:id="5102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5103" w:author="PR Preview" w:date="2026-01-01T00:00:00Z">
        <w:r>
          <w:delText xml:space="preserve"> </w:delText>
        </w:r>
      </w:del>
      <w:del w:id="5104" w:author="PR Preview" w:date="2026-01-01T00:00:00Z">
        <w:r>
          <w:delText xml:space="preserve">holds, for each degree,</w:delText>
        </w:r>
      </w:del>
      <w:del w:id="5105" w:author="PR Preview" w:date="2026-01-01T00:00:00Z">
        <w:r>
          <w:delText xml:space="preserve"> </w:delText>
        </w:r>
      </w:del>
      <w:del w:id="5106" w:author="PR Preview" w:date="2026-01-01T00:00:00Z">
        <w:r>
          <w:delText xml:space="preserve">the square root of</w:delText>
        </w:r>
      </w:del>
      <w:del w:id="51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5108" w:author="PR Preview" w:date="2026-01-01T00:00:00Z">
        <w:r>
          <w:delText xml:space="preserve"> </w:delText>
        </w:r>
      </w:del>
      <w:del w:id="5109" w:author="PR Preview" w:date="2026-01-01T00:00:00Z">
        <w:r>
          <w:delText xml:space="preserve">(</w:delText>
        </w:r>
      </w:del>
      <w:hyperlink w:anchor="eq-cv-estimate">
        <w:del w:id="5110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5111" w:author="PR Preview" w:date="2026-01-01T00:00:00Z">
        <w:r>
          <w:delText xml:space="preserve">) for one fold assignment.</w:delText>
        </w:r>
      </w:del>
      <w:del w:id="5112" w:author="PR Preview" w:date="2026-01-01T00:00:00Z">
        <w:r>
          <w:delText xml:space="preserve"> </w:delText>
        </w:r>
      </w:del>
      <w:del w:id="5113" w:author="PR Preview" w:date="2026-01-01T00:00:00Z">
        <w:r>
          <w:delText xml:space="preserve">Across fold assignments,</w:delText>
        </w:r>
      </w:del>
      <w:del w:id="5114" w:author="PR Preview" w:date="2026-01-01T00:00:00Z">
        <w:r>
          <w:delText xml:space="preserve"> </w:delText>
        </w:r>
      </w:del>
      <w:del w:id="5115" w:author="PR Preview" w:date="2026-01-01T00:00:00Z">
        <w:r>
          <w:delText xml:space="preserve">the estimate for one degree varied by as much as</w:delText>
        </w:r>
      </w:del>
      <w:del w:id="5116" w:author="PR Preview" w:date="2026-01-01T00:00:00Z">
        <w:r>
          <w:delText xml:space="preserve"> </w:delText>
        </w:r>
      </w:del>
      <w:del w:id="5117" w:author="PR Preview" w:date="2026-01-01T00:00:00Z">
        <w:r>
          <w:delText xml:space="preserve">0.32 mpg,</w:delText>
        </w:r>
      </w:del>
      <w:del w:id="5118" w:author="PR Preview" w:date="2026-01-01T00:00:00Z">
        <w:r>
          <w:delText xml:space="preserve"> </w:delText>
        </w:r>
      </w:del>
      <w:del w:id="5119" w:author="PR Preview" w:date="2026-01-01T00:00:00Z">
        <w:r>
          <w:delText xml:space="preserve">but every assignment chose degree 2: the estimates moved, and the winner did not.</w:delText>
        </w:r>
      </w:del>
      <w:del w:id="5120" w:author="PR Preview" w:date="2026-01-01T00:00:00Z">
        <w:r>
          <w:delText xml:space="preserve"> </w:delText>
        </w:r>
      </w:del>
      <w:del w:id="5121" w:author="PR Preview" w:date="2026-01-01T00:00:00Z">
        <w:r>
          <w:delText xml:space="preserve">A single run of</w:delText>
        </w:r>
      </w:del>
      <w:del w:id="5122" w:author="PR Preview" w:date="2026-01-01T00:00:00Z">
        <w:r>
          <w:delText xml:space="preserve"> </w:delText>
        </w:r>
      </w:del>
      <m:oMath>
        <m:r>
          <m:t>k</m:t>
        </m:r>
      </m:oMath>
      <w:del w:id="5123" w:author="PR Preview" w:date="2026-01-01T00:00:00Z">
        <w:r>
          <w:delText xml:space="preserve">-fold cross-validation</w:delText>
        </w:r>
      </w:del>
      <w:del w:id="5124" w:author="PR Preview" w:date="2026-01-01T00:00:00Z">
        <w:r>
          <w:delText xml:space="preserve"> </w:delText>
        </w:r>
      </w:del>
      <w:del w:id="5125" w:author="PR Preview" w:date="2026-01-01T00:00:00Z">
        <w:r>
          <w:delText xml:space="preserve">reports one of these rows,</w:delText>
        </w:r>
      </w:del>
      <w:del w:id="5126" w:author="PR Preview" w:date="2026-01-01T00:00:00Z">
        <w:r>
          <w:delText xml:space="preserve"> </w:delText>
        </w:r>
      </w:del>
      <w:del w:id="5127" w:author="PR Preview" w:date="2026-01-01T00:00:00Z">
        <w:r>
          <w:delText xml:space="preserve">so a small difference between two models’ estimates</w:delText>
        </w:r>
      </w:del>
      <w:del w:id="5128" w:author="PR Preview" w:date="2026-01-01T00:00:00Z">
        <w:r>
          <w:delText xml:space="preserve"> </w:delText>
        </w:r>
      </w:del>
      <w:del w:id="5129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5130" w:author="PR Preview" w:date="2026-01-01T00:00:00Z">
        <w:r>
          <w:t xml:space="preserve">Each row of</w:t>
        </w:r>
      </w:ins>
      <w:ins w:id="5131" w:author="PR Preview" w:date="2026-01-01T00:00:00Z">
        <w:r>
          <w:t xml:space="preserve"> </w:t>
        </w:r>
      </w:ins>
      <w:hyperlink w:anchor="tbl-cv-mtcars-repeats">
        <w:ins w:id="5132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5133" w:author="PR Preview" w:date="2026-01-01T00:00:00Z">
        <w:r>
          <w:t xml:space="preserve"> </w:t>
        </w:r>
      </w:ins>
      <w:ins w:id="5134" w:author="PR Preview" w:date="2026-01-01T00:00:00Z">
        <w:r>
          <w:t xml:space="preserve">holds, for each degree,</w:t>
        </w:r>
      </w:ins>
      <w:ins w:id="5135" w:author="PR Preview" w:date="2026-01-01T00:00:00Z">
        <w:r>
          <w:t xml:space="preserve"> </w:t>
        </w:r>
      </w:ins>
      <w:ins w:id="5136" w:author="PR Preview" w:date="2026-01-01T00:00:00Z">
        <w:r>
          <w:t xml:space="preserve">the square root of</w:t>
        </w:r>
      </w:ins>
      <w:ins w:id="513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5138" w:author="PR Preview" w:date="2026-01-01T00:00:00Z">
        <w:r>
          <w:t xml:space="preserve"> </w:t>
        </w:r>
      </w:ins>
      <w:ins w:id="5139" w:author="PR Preview" w:date="2026-01-01T00:00:00Z">
        <w:r>
          <w:t xml:space="preserve">(</w:t>
        </w:r>
      </w:ins>
      <w:hyperlink w:anchor="eq-cv-estimate">
        <w:ins w:id="5140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141" w:author="PR Preview" w:date="2026-01-01T00:00:00Z">
        <w:r>
          <w:t xml:space="preserve">) for one fold assignment.</w:t>
        </w:r>
      </w:ins>
      <w:ins w:id="5142" w:author="PR Preview" w:date="2026-01-01T00:00:00Z">
        <w:r>
          <w:t xml:space="preserve"> </w:t>
        </w:r>
      </w:ins>
      <w:ins w:id="5143" w:author="PR Preview" w:date="2026-01-01T00:00:00Z">
        <w:r>
          <w:t xml:space="preserve">Across fold assignments,</w:t>
        </w:r>
      </w:ins>
      <w:ins w:id="5144" w:author="PR Preview" w:date="2026-01-01T00:00:00Z">
        <w:r>
          <w:t xml:space="preserve"> </w:t>
        </w:r>
      </w:ins>
      <w:ins w:id="5145" w:author="PR Preview" w:date="2026-01-01T00:00:00Z">
        <w:r>
          <w:t xml:space="preserve">the estimate for one degree varied by as much as</w:t>
        </w:r>
      </w:ins>
      <w:ins w:id="5146" w:author="PR Preview" w:date="2026-01-01T00:00:00Z">
        <w:r>
          <w:t xml:space="preserve"> </w:t>
        </w:r>
      </w:ins>
      <w:ins w:id="5147" w:author="PR Preview" w:date="2026-01-01T00:00:00Z">
        <w:r>
          <w:t xml:space="preserve">0.32 mpg,</w:t>
        </w:r>
      </w:ins>
      <w:ins w:id="5148" w:author="PR Preview" w:date="2026-01-01T00:00:00Z">
        <w:r>
          <w:t xml:space="preserve"> </w:t>
        </w:r>
      </w:ins>
      <w:ins w:id="5149" w:author="PR Preview" w:date="2026-01-01T00:00:00Z">
        <w:r>
          <w:t xml:space="preserve">but every assignment chose degree 2: the estimates moved, and the winner did not.</w:t>
        </w:r>
      </w:ins>
      <w:ins w:id="5150" w:author="PR Preview" w:date="2026-01-01T00:00:00Z">
        <w:r>
          <w:t xml:space="preserve"> </w:t>
        </w:r>
      </w:ins>
      <w:ins w:id="5151" w:author="PR Preview" w:date="2026-01-01T00:00:00Z">
        <w:r>
          <w:t xml:space="preserve">A single run of</w:t>
        </w:r>
      </w:ins>
      <w:ins w:id="5152" w:author="PR Preview" w:date="2026-01-01T00:00:00Z">
        <w:r>
          <w:t xml:space="preserve"> </w:t>
        </w:r>
      </w:ins>
      <m:oMath>
        <m:r>
          <m:t>k</m:t>
        </m:r>
      </m:oMath>
      <w:ins w:id="5153" w:author="PR Preview" w:date="2026-01-01T00:00:00Z">
        <w:r>
          <w:t xml:space="preserve">-fold cross-validation</w:t>
        </w:r>
      </w:ins>
      <w:ins w:id="5154" w:author="PR Preview" w:date="2026-01-01T00:00:00Z">
        <w:r>
          <w:t xml:space="preserve"> </w:t>
        </w:r>
      </w:ins>
      <w:ins w:id="5155" w:author="PR Preview" w:date="2026-01-01T00:00:00Z">
        <w:r>
          <w:t xml:space="preserve">reports one of these rows,</w:t>
        </w:r>
      </w:ins>
      <w:ins w:id="5156" w:author="PR Preview" w:date="2026-01-01T00:00:00Z">
        <w:r>
          <w:t xml:space="preserve"> </w:t>
        </w:r>
      </w:ins>
      <w:ins w:id="5157" w:author="PR Preview" w:date="2026-01-01T00:00:00Z">
        <w:r>
          <w:t xml:space="preserve">so a small difference between two models’ estimates</w:t>
        </w:r>
      </w:ins>
      <w:ins w:id="5158" w:author="PR Preview" w:date="2026-01-01T00:00:00Z">
        <w:r>
          <w:t xml:space="preserve"> </w:t>
        </w:r>
      </w:ins>
      <w:ins w:id="5159" w:author="PR Preview" w:date="2026-01-01T00:00:00Z">
        <w:r>
          <w:t xml:space="preserve">may not survive a different split.</w:t>
        </w:r>
      </w:ins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del w:id="5160" w:author="PR Preview" w:date="2026-01-01T00:00:00Z">
        <w:r>
          <w:delText xml:space="preserve">If we run the procedure twice,</w:delText>
        </w:r>
      </w:del>
      <w:del w:id="5161" w:author="PR Preview" w:date="2026-01-01T00:00:00Z">
        <w:r>
          <w:delText xml:space="preserve"> </w:delText>
        </w:r>
      </w:del>
      <w:del w:id="5162" w:author="PR Preview" w:date="2026-01-01T00:00:00Z">
        <w:r>
          <w:delText xml:space="preserve">with two different random fold assignments,</w:delText>
        </w:r>
      </w:del>
      <w:del w:id="5163" w:author="PR Preview" w:date="2026-01-01T00:00:00Z">
        <w:r>
          <w:delText xml:space="preserve"> </w:delText>
        </w:r>
      </w:del>
      <w:del w:id="5164" w:author="PR Preview" w:date="2026-01-01T00:00:00Z">
        <w:r>
          <w:delText xml:space="preserve">can the two values of</w:delText>
        </w:r>
      </w:del>
      <w:del w:id="516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5166" w:author="PR Preview" w:date="2026-01-01T00:00:00Z">
        <w:r>
          <w:delText xml:space="preserve"> </w:delText>
        </w:r>
      </w:del>
      <w:del w:id="5167" w:author="PR Preview" w:date="2026-01-01T00:00:00Z">
        <w:r>
          <w:delText xml:space="preserve">(</w:delText>
        </w:r>
      </w:del>
      <w:hyperlink w:anchor="eq-cv-estimate">
        <w:del w:id="5168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5169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21"/>
        </w:numPr>
      </w:pPr>
      <w:ins w:id="5170" w:author="PR Preview" w:date="2026-01-01T00:00:00Z">
        <w:r>
          <w:t xml:space="preserve">If we run the procedure twice,</w:t>
        </w:r>
      </w:ins>
      <w:ins w:id="5171" w:author="PR Preview" w:date="2026-01-01T00:00:00Z">
        <w:r>
          <w:t xml:space="preserve"> </w:t>
        </w:r>
      </w:ins>
      <w:ins w:id="5172" w:author="PR Preview" w:date="2026-01-01T00:00:00Z">
        <w:r>
          <w:t xml:space="preserve">with two different random fold assignments,</w:t>
        </w:r>
      </w:ins>
      <w:ins w:id="5173" w:author="PR Preview" w:date="2026-01-01T00:00:00Z">
        <w:r>
          <w:t xml:space="preserve"> </w:t>
        </w:r>
      </w:ins>
      <w:ins w:id="5174" w:author="PR Preview" w:date="2026-01-01T00:00:00Z">
        <w:r>
          <w:t xml:space="preserve">can the two values of</w:t>
        </w:r>
      </w:ins>
      <w:ins w:id="517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5176" w:author="PR Preview" w:date="2026-01-01T00:00:00Z">
        <w:r>
          <w:t xml:space="preserve"> </w:t>
        </w:r>
      </w:ins>
      <w:ins w:id="5177" w:author="PR Preview" w:date="2026-01-01T00:00:00Z">
        <w:r>
          <w:t xml:space="preserve">(</w:t>
        </w:r>
      </w:ins>
      <w:hyperlink w:anchor="eq-cv-estimate">
        <w:ins w:id="5178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179" w:author="PR Preview" w:date="2026-01-01T00:00:00Z">
        <w:r>
          <w:t xml:space="preserve">) differ?</w:t>
        </w:r>
      </w:ins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5180" w:author="PR Preview" w:date="2026-01-01T00:00:00Z">
        <w:r>
          <w:delText xml:space="preserve">No.</w:delText>
        </w:r>
      </w:del>
      <w:del w:id="5181" w:author="PR Preview" w:date="2026-01-01T00:00:00Z">
        <w:r>
          <w:delText xml:space="preserve"> </w:delText>
        </w:r>
      </w:del>
      <w:del w:id="5182" w:author="PR Preview" w:date="2026-01-01T00:00:00Z">
        <w:r>
          <w:delText xml:space="preserve">With one car per fold,</w:delText>
        </w:r>
      </w:del>
      <w:del w:id="5183" w:author="PR Preview" w:date="2026-01-01T00:00:00Z">
        <w:r>
          <w:delText xml:space="preserve"> </w:delText>
        </w:r>
      </w:del>
      <w:del w:id="5184" w:author="PR Preview" w:date="2026-01-01T00:00:00Z">
        <w:r>
          <w:delText xml:space="preserve">every assignment of cars to folds produces the same 32 fits,</w:delText>
        </w:r>
      </w:del>
      <w:del w:id="5185" w:author="PR Preview" w:date="2026-01-01T00:00:00Z">
        <w:r>
          <w:delText xml:space="preserve"> </w:delText>
        </w:r>
      </w:del>
      <w:del w:id="5186" w:author="PR Preview" w:date="2026-01-01T00:00:00Z">
        <w:r>
          <w:delText xml:space="preserve">only numbered differently,</w:delText>
        </w:r>
      </w:del>
      <w:del w:id="5187" w:author="PR Preview" w:date="2026-01-01T00:00:00Z">
        <w:r>
          <w:delText xml:space="preserve"> </w:delText>
        </w:r>
      </w:del>
      <w:del w:id="5188" w:author="PR Preview" w:date="2026-01-01T00:00:00Z">
        <w:r>
          <w:delText xml:space="preserve">and</w:delText>
        </w:r>
      </w:del>
      <w:del w:id="5189" w:author="PR Preview" w:date="2026-01-01T00:00:00Z">
        <w:r>
          <w:delText xml:space="preserve"> </w:delText>
        </w:r>
      </w:del>
      <w:hyperlink w:anchor="eq-cv-estimate">
        <w:del w:id="5190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5191" w:author="PR Preview" w:date="2026-01-01T00:00:00Z">
        <w:r>
          <w:delText xml:space="preserve"> </w:delText>
        </w:r>
      </w:del>
      <w:del w:id="5192" w:author="PR Preview" w:date="2026-01-01T00:00:00Z">
        <w:r>
          <w:delText xml:space="preserve">does not depend on the numbering.</w:delText>
        </w:r>
      </w:del>
      <w:del w:id="5193" w:author="PR Preview" w:date="2026-01-01T00:00:00Z">
        <w:r>
          <w:delText xml:space="preserve"> </w:delText>
        </w:r>
      </w:del>
      <w:del w:id="5194" w:author="PR Preview" w:date="2026-01-01T00:00:00Z">
        <w:r>
          <w:delText xml:space="preserve">Unlike</w:delText>
        </w:r>
      </w:del>
      <w:del w:id="5195" w:author="PR Preview" w:date="2026-01-01T00:00:00Z">
        <w:r>
          <w:delText xml:space="preserve"> </w:delText>
        </w:r>
      </w:del>
      <w:hyperlink w:anchor="exm-kfold-mtcars">
        <w:del w:id="5196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5197" w:author="PR Preview" w:date="2026-01-01T00:00:00Z">
        <w:r>
          <w:delText xml:space="preserve">,</w:delText>
        </w:r>
      </w:del>
      <w:del w:id="5198" w:author="PR Preview" w:date="2026-01-01T00:00:00Z">
        <w:r>
          <w:delText xml:space="preserve"> </w:delText>
        </w:r>
      </w:del>
      <w:del w:id="5199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5200" w:author="PR Preview" w:date="2026-01-01T00:00:00Z">
        <w:r>
          <w:rPr>
            <w:b/>
            <w:bCs/>
          </w:rPr>
          <w:delText xml:space="preserve">Definition 53 (Leave-one-out cross-validation)</w:delText>
        </w:r>
      </w:del>
      <w:del w:id="5201" w:author="PR Preview" w:date="2026-01-01T00:00:00Z">
        <w:r>
          <w:delText xml:space="preserve"> </w:delText>
        </w:r>
      </w:del>
      <w:del w:id="5202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5203" w:author="PR Preview" w:date="2026-01-01T00:00:00Z">
        <w:r>
          <w:delText xml:space="preserve"> </w:delText>
        </w:r>
      </w:del>
      <w:del w:id="5204" w:author="PR Preview" w:date="2026-01-01T00:00:00Z">
        <w:r>
          <w:delText xml:space="preserve">is</w:delText>
        </w:r>
      </w:del>
      <w:del w:id="520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20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207" w:author="PR Preview" w:date="2026-01-01T00:00:00Z">
        <w:r>
          <w:delText xml:space="preserve"> </w:delText>
        </w:r>
      </w:del>
      <w:del w:id="5208" w:author="PR Preview" w:date="2026-01-01T00:00:00Z">
        <w:r>
          <w:delText xml:space="preserve">with</w:delText>
        </w:r>
      </w:del>
      <w:del w:id="520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210" w:author="PR Preview" w:date="2026-01-01T00:00:00Z">
        <w:r>
          <w:delText xml:space="preserve">,</w:delText>
        </w:r>
      </w:del>
      <w:del w:id="5211" w:author="PR Preview" w:date="2026-01-01T00:00:00Z">
        <w:r>
          <w:delText xml:space="preserve"> </w:delText>
        </w:r>
      </w:del>
      <w:del w:id="5212" w:author="PR Preview" w:date="2026-01-01T00:00:00Z">
        <w:r>
          <w:delText xml:space="preserve">so that each of the</w:delText>
        </w:r>
      </w:del>
      <w:del w:id="5213" w:author="PR Preview" w:date="2026-01-01T00:00:00Z">
        <w:r>
          <w:delText xml:space="preserve"> </w:delText>
        </w:r>
      </w:del>
      <m:oMath>
        <m:r>
          <m:t>n</m:t>
        </m:r>
      </m:oMath>
      <w:del w:id="5214" w:author="PR Preview" w:date="2026-01-01T00:00:00Z">
        <w:r>
          <w:delText xml:space="preserve"> </w:delText>
        </w:r>
      </w:del>
      <w:hyperlink w:anchor="def-folds">
        <w:del w:id="521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216" w:author="PR Preview" w:date="2026-01-01T00:00:00Z">
        <w:r>
          <w:delText xml:space="preserve"> </w:delText>
        </w:r>
      </w:del>
      <w:del w:id="5217" w:author="PR Preview" w:date="2026-01-01T00:00:00Z">
        <w:r>
          <w:delText xml:space="preserve">holds one observation,</w:delText>
        </w:r>
      </w:del>
      <w:del w:id="5218" w:author="PR Preview" w:date="2026-01-01T00:00:00Z">
        <w:r>
          <w:delText xml:space="preserve"> </w:delText>
        </w:r>
      </w:del>
      <w:del w:id="5219" w:author="PR Preview" w:date="2026-01-01T00:00:00Z">
        <w:r>
          <w:delText xml:space="preserve">and the</w:delText>
        </w:r>
      </w:del>
      <w:del w:id="5220" w:author="PR Preview" w:date="2026-01-01T00:00:00Z">
        <w:r>
          <w:delText xml:space="preserve"> </w:delText>
        </w:r>
      </w:del>
      <w:hyperlink w:anchor="def-fold-out-fitted-model">
        <w:del w:id="5221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522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5223" w:author="PR Preview" w:date="2026-01-01T00:00:00Z">
        <w:r>
          <w:delText xml:space="preserve"> </w:delText>
        </w:r>
      </w:del>
      <w:del w:id="5224" w:author="PR Preview" w:date="2026-01-01T00:00:00Z">
        <w:r>
          <w:delText xml:space="preserve">of observation</w:delText>
        </w:r>
      </w:del>
      <w:del w:id="5225" w:author="PR Preview" w:date="2026-01-01T00:00:00Z">
        <w:r>
          <w:delText xml:space="preserve"> </w:delText>
        </w:r>
      </w:del>
      <m:oMath>
        <m:r>
          <m:t>i</m:t>
        </m:r>
      </m:oMath>
      <w:del w:id="5226" w:author="PR Preview" w:date="2026-01-01T00:00:00Z">
        <w:r>
          <w:delText xml:space="preserve">’s</w:delText>
        </w:r>
      </w:del>
      <w:del w:id="5227" w:author="PR Preview" w:date="2026-01-01T00:00:00Z">
        <w:r>
          <w:delText xml:space="preserve"> </w:delText>
        </w:r>
      </w:del>
      <w:hyperlink w:anchor="def-fold-assignment">
        <w:del w:id="522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229" w:author="PR Preview" w:date="2026-01-01T00:00:00Z">
        <w:r>
          <w:delText xml:space="preserve"> </w:delText>
        </w:r>
      </w:del>
      <w:del w:id="5230" w:author="PR Preview" w:date="2026-01-01T00:00:00Z">
        <w:r>
          <w:delText xml:space="preserve">is fitted to all observations except observation</w:delText>
        </w:r>
      </w:del>
      <w:del w:id="5231" w:author="PR Preview" w:date="2026-01-01T00:00:00Z">
        <w:r>
          <w:delText xml:space="preserve"> </w:delText>
        </w:r>
      </w:del>
      <m:oMath>
        <m:r>
          <m:t>i</m:t>
        </m:r>
      </m:oMath>
      <w:del w:id="5232" w:author="PR Preview" w:date="2026-01-01T00:00:00Z">
        <w:r>
          <w:delText xml:space="preserve">.</w:delText>
        </w:r>
      </w:del>
      <w:del w:id="5233" w:author="PR Preview" w:date="2026-01-01T00:00:00Z">
        <w:r>
          <w:delText xml:space="preserve"> </w:delText>
        </w:r>
      </w:del>
      <w:del w:id="5234" w:author="PR Preview" w:date="2026-01-01T00:00:00Z">
        <w:r>
          <w:delText xml:space="preserve">Its</w:delText>
        </w:r>
      </w:del>
      <w:del w:id="5235" w:author="PR Preview" w:date="2026-01-01T00:00:00Z">
        <w:r>
          <w:delText xml:space="preserve"> </w:delText>
        </w:r>
      </w:del>
      <w:hyperlink w:anchor="def-cv-estimate">
        <w:del w:id="523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237" w:author="PR Preview" w:date="2026-01-01T00:00:00Z">
        <w:r>
          <w:delText xml:space="preserve"> </w:delText>
        </w:r>
      </w:del>
      <w:del w:id="5238" w:author="PR Preview" w:date="2026-01-01T00:00:00Z">
        <w:r>
          <w:delText xml:space="preserve">(</w:delText>
        </w:r>
      </w:del>
      <w:hyperlink w:anchor="eq-cv-estimate">
        <w:del w:id="5239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5240" w:author="PR Preview" w:date="2026-01-01T00:00:00Z">
        <w:r>
          <w:delText xml:space="preserve"> </w:delText>
        </w:r>
      </w:del>
      <w:del w:id="5241" w:author="PR Preview" w:date="2026-01-01T00:00:00Z">
        <w:r>
          <w:delText xml:space="preserve">with</w:delText>
        </w:r>
      </w:del>
      <w:del w:id="524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243" w:author="PR Preview" w:date="2026-01-01T00:00:00Z">
        <w:r>
          <w:delText xml:space="preserve">) is</w:delText>
        </w:r>
      </w:del>
    </w:p>
    <w:p>
      <w:pPr>
        <w:pStyle w:val="BodyText"/>
      </w:pPr>
      <w:bookmarkStart w:id="28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80"/>
    </w:p>
    <w:p>
      <w:pPr>
        <w:pStyle w:val="FirstParagraph"/>
      </w:pPr>
      <w:del w:id="5244" w:author="PR Preview" w:date="2026-01-01T00:00:00Z">
        <w:r>
          <w:delText xml:space="preserve">Source:</w:delText>
        </w:r>
      </w:del>
      <w:del w:id="5245" w:author="PR Preview" w:date="2026-01-01T00:00:00Z">
        <w:r>
          <w:delText xml:space="preserve"> </w:delText>
        </w:r>
      </w:del>
      <w:del w:id="5246" w:author="PR Preview" w:date="2026-01-01T00:00:00Z">
        <w:r>
          <w:delText xml:space="preserve">James et al. [5, Sec. 5.1.2]</w:delText>
        </w:r>
      </w:del>
      <w:del w:id="5247" w:author="PR Preview" w:date="2026-01-01T00:00:00Z">
        <w:r>
          <w:delText xml:space="preserve">;</w:delText>
        </w:r>
      </w:del>
      <w:del w:id="5248" w:author="PR Preview" w:date="2026-01-01T00:00:00Z">
        <w:r>
          <w:delText xml:space="preserve"> </w:delText>
        </w:r>
      </w:del>
      <w:del w:id="5249" w:author="PR Preview" w:date="2026-01-01T00:00:00Z">
        <w:r>
          <w:delText xml:space="preserve">Wikipedia contributors [12]</w:delText>
        </w:r>
      </w:del>
      <w:del w:id="525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ins w:id="5251" w:author="PR Preview" w:date="2026-01-01T00:00:00Z">
        <w:r>
          <w:t xml:space="preserve">No.</w:t>
        </w:r>
      </w:ins>
      <w:ins w:id="5252" w:author="PR Preview" w:date="2026-01-01T00:00:00Z">
        <w:r>
          <w:t xml:space="preserve"> </w:t>
        </w:r>
      </w:ins>
      <w:ins w:id="5253" w:author="PR Preview" w:date="2026-01-01T00:00:00Z">
        <w:r>
          <w:t xml:space="preserve">With one car per fold,</w:t>
        </w:r>
      </w:ins>
      <w:ins w:id="5254" w:author="PR Preview" w:date="2026-01-01T00:00:00Z">
        <w:r>
          <w:t xml:space="preserve"> </w:t>
        </w:r>
      </w:ins>
      <w:ins w:id="5255" w:author="PR Preview" w:date="2026-01-01T00:00:00Z">
        <w:r>
          <w:t xml:space="preserve">every assignment of cars to folds produces the same 32 fits,</w:t>
        </w:r>
      </w:ins>
      <w:ins w:id="5256" w:author="PR Preview" w:date="2026-01-01T00:00:00Z">
        <w:r>
          <w:t xml:space="preserve"> </w:t>
        </w:r>
      </w:ins>
      <w:ins w:id="5257" w:author="PR Preview" w:date="2026-01-01T00:00:00Z">
        <w:r>
          <w:t xml:space="preserve">only numbered differently,</w:t>
        </w:r>
      </w:ins>
      <w:ins w:id="5258" w:author="PR Preview" w:date="2026-01-01T00:00:00Z">
        <w:r>
          <w:t xml:space="preserve"> </w:t>
        </w:r>
      </w:ins>
      <w:ins w:id="5259" w:author="PR Preview" w:date="2026-01-01T00:00:00Z">
        <w:r>
          <w:t xml:space="preserve">and</w:t>
        </w:r>
      </w:ins>
      <w:ins w:id="5260" w:author="PR Preview" w:date="2026-01-01T00:00:00Z">
        <w:r>
          <w:t xml:space="preserve"> </w:t>
        </w:r>
      </w:ins>
      <w:hyperlink w:anchor="eq-cv-estimate">
        <w:ins w:id="5261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262" w:author="PR Preview" w:date="2026-01-01T00:00:00Z">
        <w:r>
          <w:t xml:space="preserve"> </w:t>
        </w:r>
      </w:ins>
      <w:ins w:id="5263" w:author="PR Preview" w:date="2026-01-01T00:00:00Z">
        <w:r>
          <w:t xml:space="preserve">does not depend on the numbering.</w:t>
        </w:r>
      </w:ins>
      <w:ins w:id="5264" w:author="PR Preview" w:date="2026-01-01T00:00:00Z">
        <w:r>
          <w:t xml:space="preserve"> </w:t>
        </w:r>
      </w:ins>
      <w:ins w:id="5265" w:author="PR Preview" w:date="2026-01-01T00:00:00Z">
        <w:r>
          <w:t xml:space="preserve">Unlike</w:t>
        </w:r>
      </w:ins>
      <w:ins w:id="5266" w:author="PR Preview" w:date="2026-01-01T00:00:00Z">
        <w:r>
          <w:t xml:space="preserve"> </w:t>
        </w:r>
      </w:ins>
      <w:hyperlink w:anchor="exm-kfold-mtcars">
        <w:ins w:id="5267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5268" w:author="PR Preview" w:date="2026-01-01T00:00:00Z">
        <w:r>
          <w:t xml:space="preserve">,</w:t>
        </w:r>
      </w:ins>
      <w:ins w:id="5269" w:author="PR Preview" w:date="2026-01-01T00:00:00Z">
        <w:r>
          <w:t xml:space="preserve"> </w:t>
        </w:r>
      </w:ins>
      <w:ins w:id="5270" w:author="PR Preview" w:date="2026-01-01T00:00:00Z">
        <w:r>
          <w:t xml:space="preserve">the estimate is not random.</w:t>
        </w:r>
      </w:ins>
    </w:p>
    <w:bookmarkEnd w:id="273"/>
    <w:bookmarkStart w:id="275" w:name="def-loocv"/>
    <w:p>
      <w:pPr>
        <w:pStyle w:val="FirstParagraph"/>
      </w:pPr>
      <w:ins w:id="5271" w:author="PR Preview" w:date="2026-01-01T00:00:00Z">
        <w:r>
          <w:rPr>
            <w:b/>
            <w:bCs/>
          </w:rPr>
          <w:t xml:space="preserve">Definition 52 (Leave-one-out cross-validation)</w:t>
        </w:r>
      </w:ins>
      <w:ins w:id="5272" w:author="PR Preview" w:date="2026-01-01T00:00:00Z">
        <w:r>
          <w:t xml:space="preserve"> </w:t>
        </w:r>
      </w:ins>
      <w:ins w:id="5273" w:author="PR Preview" w:date="2026-01-01T00:00:00Z">
        <w:r>
          <w:rPr>
            <w:b/>
            <w:bCs/>
          </w:rPr>
          <w:t xml:space="preserve">Leave-one-out cross-validation (LOOCV)</w:t>
        </w:r>
      </w:ins>
      <w:ins w:id="5274" w:author="PR Preview" w:date="2026-01-01T00:00:00Z">
        <w:r>
          <w:t xml:space="preserve"> </w:t>
        </w:r>
      </w:ins>
      <w:ins w:id="5275" w:author="PR Preview" w:date="2026-01-01T00:00:00Z">
        <w:r>
          <w:t xml:space="preserve">is</w:t>
        </w:r>
      </w:ins>
      <w:ins w:id="527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27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278" w:author="PR Preview" w:date="2026-01-01T00:00:00Z">
        <w:r>
          <w:t xml:space="preserve"> </w:t>
        </w:r>
      </w:ins>
      <w:ins w:id="5279" w:author="PR Preview" w:date="2026-01-01T00:00:00Z">
        <w:r>
          <w:t xml:space="preserve">with</w:t>
        </w:r>
      </w:ins>
      <w:ins w:id="528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281" w:author="PR Preview" w:date="2026-01-01T00:00:00Z">
        <w:r>
          <w:t xml:space="preserve">,</w:t>
        </w:r>
      </w:ins>
      <w:ins w:id="5282" w:author="PR Preview" w:date="2026-01-01T00:00:00Z">
        <w:r>
          <w:t xml:space="preserve"> </w:t>
        </w:r>
      </w:ins>
      <w:ins w:id="5283" w:author="PR Preview" w:date="2026-01-01T00:00:00Z">
        <w:r>
          <w:t xml:space="preserve">so that each of the</w:t>
        </w:r>
      </w:ins>
      <w:ins w:id="5284" w:author="PR Preview" w:date="2026-01-01T00:00:00Z">
        <w:r>
          <w:t xml:space="preserve"> </w:t>
        </w:r>
      </w:ins>
      <m:oMath>
        <m:r>
          <m:t>n</m:t>
        </m:r>
      </m:oMath>
      <w:ins w:id="5285" w:author="PR Preview" w:date="2026-01-01T00:00:00Z">
        <w:r>
          <w:t xml:space="preserve"> </w:t>
        </w:r>
      </w:ins>
      <w:hyperlink w:anchor="def-folds">
        <w:ins w:id="528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287" w:author="PR Preview" w:date="2026-01-01T00:00:00Z">
        <w:r>
          <w:t xml:space="preserve"> </w:t>
        </w:r>
      </w:ins>
      <w:ins w:id="5288" w:author="PR Preview" w:date="2026-01-01T00:00:00Z">
        <w:r>
          <w:t xml:space="preserve">holds one observation,</w:t>
        </w:r>
      </w:ins>
      <w:ins w:id="5289" w:author="PR Preview" w:date="2026-01-01T00:00:00Z">
        <w:r>
          <w:t xml:space="preserve"> </w:t>
        </w:r>
      </w:ins>
      <w:ins w:id="5290" w:author="PR Preview" w:date="2026-01-01T00:00:00Z">
        <w:r>
          <w:t xml:space="preserve">and the</w:t>
        </w:r>
      </w:ins>
      <w:ins w:id="5291" w:author="PR Preview" w:date="2026-01-01T00:00:00Z">
        <w:r>
          <w:t xml:space="preserve"> </w:t>
        </w:r>
      </w:ins>
      <w:hyperlink w:anchor="def-fold-out-rule">
        <w:ins w:id="529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29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294" w:author="PR Preview" w:date="2026-01-01T00:00:00Z">
        <w:r>
          <w:t xml:space="preserve"> </w:t>
        </w:r>
      </w:ins>
      <w:ins w:id="5295" w:author="PR Preview" w:date="2026-01-01T00:00:00Z">
        <w:r>
          <w:t xml:space="preserve">of observation</w:t>
        </w:r>
      </w:ins>
      <w:ins w:id="5296" w:author="PR Preview" w:date="2026-01-01T00:00:00Z">
        <w:r>
          <w:t xml:space="preserve"> </w:t>
        </w:r>
      </w:ins>
      <m:oMath>
        <m:r>
          <m:t>i</m:t>
        </m:r>
      </m:oMath>
      <w:ins w:id="5297" w:author="PR Preview" w:date="2026-01-01T00:00:00Z">
        <w:r>
          <w:t xml:space="preserve">’s</w:t>
        </w:r>
      </w:ins>
      <w:ins w:id="5298" w:author="PR Preview" w:date="2026-01-01T00:00:00Z">
        <w:r>
          <w:t xml:space="preserve"> </w:t>
        </w:r>
      </w:ins>
      <w:hyperlink w:anchor="def-fold-assignment">
        <w:ins w:id="529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300" w:author="PR Preview" w:date="2026-01-01T00:00:00Z">
        <w:r>
          <w:t xml:space="preserve"> </w:t>
        </w:r>
      </w:ins>
      <w:ins w:id="5301" w:author="PR Preview" w:date="2026-01-01T00:00:00Z">
        <w:r>
          <w:t xml:space="preserve">is fitted to all observations except observation</w:t>
        </w:r>
      </w:ins>
      <w:ins w:id="5302" w:author="PR Preview" w:date="2026-01-01T00:00:00Z">
        <w:r>
          <w:t xml:space="preserve"> </w:t>
        </w:r>
      </w:ins>
      <m:oMath>
        <m:r>
          <m:t>i</m:t>
        </m:r>
      </m:oMath>
      <w:ins w:id="5303" w:author="PR Preview" w:date="2026-01-01T00:00:00Z">
        <w:r>
          <w:t xml:space="preserve">.</w:t>
        </w:r>
      </w:ins>
      <w:ins w:id="5304" w:author="PR Preview" w:date="2026-01-01T00:00:00Z">
        <w:r>
          <w:t xml:space="preserve"> </w:t>
        </w:r>
      </w:ins>
      <w:ins w:id="5305" w:author="PR Preview" w:date="2026-01-01T00:00:00Z">
        <w:r>
          <w:t xml:space="preserve">Its</w:t>
        </w:r>
      </w:ins>
      <w:ins w:id="5306" w:author="PR Preview" w:date="2026-01-01T00:00:00Z">
        <w:r>
          <w:t xml:space="preserve"> </w:t>
        </w:r>
      </w:ins>
      <w:hyperlink w:anchor="def-cv-estimate">
        <w:ins w:id="530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308" w:author="PR Preview" w:date="2026-01-01T00:00:00Z">
        <w:r>
          <w:t xml:space="preserve"> </w:t>
        </w:r>
      </w:ins>
      <w:ins w:id="5309" w:author="PR Preview" w:date="2026-01-01T00:00:00Z">
        <w:r>
          <w:t xml:space="preserve">(</w:t>
        </w:r>
      </w:ins>
      <w:hyperlink w:anchor="eq-cv-estimate">
        <w:ins w:id="5310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311" w:author="PR Preview" w:date="2026-01-01T00:00:00Z">
        <w:r>
          <w:t xml:space="preserve"> </w:t>
        </w:r>
      </w:ins>
      <w:ins w:id="5312" w:author="PR Preview" w:date="2026-01-01T00:00:00Z">
        <w:r>
          <w:t xml:space="preserve">with</w:t>
        </w:r>
      </w:ins>
      <w:ins w:id="531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314" w:author="PR Preview" w:date="2026-01-01T00:00:00Z">
        <w:r>
          <w:t xml:space="preserve">) is</w:t>
        </w:r>
      </w:ins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ins w:id="5315" w:author="PR Preview" w:date="2026-01-01T00:00:00Z">
        <w:r>
          <w:t xml:space="preserve">Source:</w:t>
        </w:r>
      </w:ins>
      <w:ins w:id="5316" w:author="PR Preview" w:date="2026-01-01T00:00:00Z">
        <w:r>
          <w:t xml:space="preserve"> </w:t>
        </w:r>
      </w:ins>
      <w:ins w:id="5317" w:author="PR Preview" w:date="2026-01-01T00:00:00Z">
        <w:r>
          <w:t xml:space="preserve">James et al. [5, Sec. 5.1.2]</w:t>
        </w:r>
      </w:ins>
      <w:ins w:id="5318" w:author="PR Preview" w:date="2026-01-01T00:00:00Z">
        <w:r>
          <w:t xml:space="preserve">;</w:t>
        </w:r>
      </w:ins>
      <w:ins w:id="5319" w:author="PR Preview" w:date="2026-01-01T00:00:00Z">
        <w:r>
          <w:t xml:space="preserve"> </w:t>
        </w:r>
      </w:ins>
      <w:ins w:id="5320" w:author="PR Preview" w:date="2026-01-01T00:00:00Z">
        <w:r>
          <w:t xml:space="preserve">Wikipedia contributors [10]</w:t>
        </w:r>
      </w:ins>
      <w:ins w:id="5321" w:author="PR Preview" w:date="2026-01-01T00:00:00Z">
        <w:r>
          <w:t xml:space="preserve">.</w:t>
        </w:r>
      </w:ins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del w:id="5322" w:author="PR Preview" w:date="2026-01-01T00:00:00Z">
        <w:r>
          <w:rPr>
            <w:i/>
            <w:iCs/>
          </w:rPr>
          <w:delText xml:space="preserve">Proof</w:delText>
        </w:r>
      </w:del>
      <w:del w:id="5323" w:author="PR Preview" w:date="2026-01-01T00:00:00Z">
        <w:r>
          <w:delText xml:space="preserve">. </w:delText>
        </w:r>
      </w:del>
      <w:del w:id="5324" w:author="PR Preview" w:date="2026-01-01T00:00:00Z">
        <w:r>
          <w:delText xml:space="preserve">This is the solution to</w:delText>
        </w:r>
      </w:del>
      <w:del w:id="5325" w:author="PR Preview" w:date="2026-01-01T00:00:00Z">
        <w:r>
          <w:delText xml:space="preserve"> </w:delText>
        </w:r>
      </w:del>
      <w:hyperlink w:anchor="exr-loocv">
        <w:del w:id="5326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5327" w:author="PR Preview" w:date="2026-01-01T00:00:00Z">
        <w:r>
          <w:delText xml:space="preserve">, part 3, worked in</w:delText>
        </w:r>
      </w:del>
      <w:del w:id="5328" w:author="PR Preview" w:date="2026-01-01T00:00:00Z">
        <w:r>
          <w:delText xml:space="preserve"> </w:delText>
        </w:r>
      </w:del>
      <w:hyperlink w:anchor="sol-loocv">
        <w:del w:id="5329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5330" w:author="PR Preview" w:date="2026-01-01T00:00:00Z">
        <w:r>
          <w:delText xml:space="preserve">.</w:delText>
        </w:r>
      </w:del>
      <w:del w:id="5331" w:author="PR Preview" w:date="2026-01-01T00:00:00Z">
        <w:r>
          <w:delText xml:space="preserve"> </w:delText>
        </w:r>
      </w:del>
      <w:del w:id="5332" w:author="PR Preview" w:date="2026-01-01T00:00:00Z">
        <w:r>
          <w:delText xml:space="preserve">It uses</w:delText>
        </w:r>
      </w:del>
      <w:del w:id="5333" w:author="PR Preview" w:date="2026-01-01T00:00:00Z">
        <w:r>
          <w:delText xml:space="preserve"> </w:delText>
        </w:r>
      </w:del>
      <w:hyperlink w:anchor="eq-cv-estimate">
        <w:del w:id="5334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5335" w:author="PR Preview" w:date="2026-01-01T00:00:00Z">
        <w:r>
          <w:delText xml:space="preserve"> </w:delText>
        </w:r>
      </w:del>
      <w:del w:id="5336" w:author="PR Preview" w:date="2026-01-01T00:00:00Z">
        <w:r>
          <w:delText xml:space="preserve">and</w:delText>
        </w:r>
      </w:del>
      <w:del w:id="5337" w:author="PR Preview" w:date="2026-01-01T00:00:00Z">
        <w:r>
          <w:delText xml:space="preserve"> </w:delText>
        </w:r>
      </w:del>
      <w:hyperlink w:anchor="eq-fold-out-fitted-model">
        <w:del w:id="5338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339" w:author="PR Preview" w:date="2026-01-01T00:00:00Z">
        <w:r>
          <w:delText xml:space="preserve">.</w:delText>
        </w:r>
      </w:del>
    </w:p>
    <w:p>
      <w:pPr>
        <w:pStyle w:val="BodyText"/>
      </w:pPr>
      <w:ins w:id="5340" w:author="PR Preview" w:date="2026-01-01T00:00:00Z">
        <w:r>
          <w:rPr>
            <w:i/>
            <w:iCs/>
          </w:rPr>
          <w:t xml:space="preserve">Proof</w:t>
        </w:r>
      </w:ins>
      <w:ins w:id="5341" w:author="PR Preview" w:date="2026-01-01T00:00:00Z">
        <w:r>
          <w:t xml:space="preserve">. </w:t>
        </w:r>
      </w:ins>
      <w:ins w:id="5342" w:author="PR Preview" w:date="2026-01-01T00:00:00Z">
        <w:r>
          <w:t xml:space="preserve">This is the solution to</w:t>
        </w:r>
      </w:ins>
      <w:ins w:id="5343" w:author="PR Preview" w:date="2026-01-01T00:00:00Z">
        <w:r>
          <w:t xml:space="preserve"> </w:t>
        </w:r>
      </w:ins>
      <w:hyperlink w:anchor="exr-loocv">
        <w:ins w:id="5344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5345" w:author="PR Preview" w:date="2026-01-01T00:00:00Z">
        <w:r>
          <w:t xml:space="preserve">, part 3, worked in</w:t>
        </w:r>
      </w:ins>
      <w:ins w:id="5346" w:author="PR Preview" w:date="2026-01-01T00:00:00Z">
        <w:r>
          <w:t xml:space="preserve"> </w:t>
        </w:r>
      </w:ins>
      <w:hyperlink w:anchor="sol-loocv">
        <w:ins w:id="5347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5348" w:author="PR Preview" w:date="2026-01-01T00:00:00Z">
        <w:r>
          <w:t xml:space="preserve">.</w:t>
        </w:r>
      </w:ins>
      <w:ins w:id="5349" w:author="PR Preview" w:date="2026-01-01T00:00:00Z">
        <w:r>
          <w:t xml:space="preserve"> </w:t>
        </w:r>
      </w:ins>
      <w:ins w:id="5350" w:author="PR Preview" w:date="2026-01-01T00:00:00Z">
        <w:r>
          <w:t xml:space="preserve">It uses</w:t>
        </w:r>
      </w:ins>
      <w:ins w:id="5351" w:author="PR Preview" w:date="2026-01-01T00:00:00Z">
        <w:r>
          <w:t xml:space="preserve"> </w:t>
        </w:r>
      </w:ins>
      <w:hyperlink w:anchor="eq-cv-estimate">
        <w:ins w:id="5352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353" w:author="PR Preview" w:date="2026-01-01T00:00:00Z">
        <w:r>
          <w:t xml:space="preserve"> </w:t>
        </w:r>
      </w:ins>
      <w:ins w:id="5354" w:author="PR Preview" w:date="2026-01-01T00:00:00Z">
        <w:r>
          <w:t xml:space="preserve">and</w:t>
        </w:r>
      </w:ins>
      <w:ins w:id="5355" w:author="PR Preview" w:date="2026-01-01T00:00:00Z">
        <w:r>
          <w:t xml:space="preserve"> </w:t>
        </w:r>
      </w:ins>
      <w:hyperlink w:anchor="eq-fold-out-rule">
        <w:ins w:id="5356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357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del w:id="5358" w:author="PR Preview" w:date="2026-01-01T00:00:00Z">
        <w:r>
          <w:delText xml:space="preserve">With</w:delText>
        </w:r>
      </w:del>
      <w:del w:id="535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360" w:author="PR Preview" w:date="2026-01-01T00:00:00Z">
        <w:r>
          <w:delText xml:space="preserve">, the</w:delText>
        </w:r>
      </w:del>
      <w:del w:id="5361" w:author="PR Preview" w:date="2026-01-01T00:00:00Z">
        <w:r>
          <w:delText xml:space="preserve"> </w:delText>
        </w:r>
      </w:del>
      <m:oMath>
        <m:r>
          <m:t>n</m:t>
        </m:r>
      </m:oMath>
      <w:del w:id="5362" w:author="PR Preview" w:date="2026-01-01T00:00:00Z">
        <w:r>
          <w:delText xml:space="preserve"> </w:delText>
        </w:r>
      </w:del>
      <w:del w:id="5363" w:author="PR Preview" w:date="2026-01-01T00:00:00Z">
        <w:r>
          <w:delText xml:space="preserve">nonempty, disjoint</w:delText>
        </w:r>
      </w:del>
      <w:del w:id="5364" w:author="PR Preview" w:date="2026-01-01T00:00:00Z">
        <w:r>
          <w:delText xml:space="preserve"> </w:delText>
        </w:r>
      </w:del>
      <w:hyperlink w:anchor="def-folds">
        <w:del w:id="536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366" w:author="PR Preview" w:date="2026-01-01T00:00:00Z">
        <w:r>
          <w:delText xml:space="preserve"> </w:delText>
        </w:r>
      </w:del>
      <w:del w:id="5367" w:author="PR Preview" w:date="2026-01-01T00:00:00Z">
        <w:r>
          <w:delText xml:space="preserve">of</w:delText>
        </w:r>
      </w:del>
      <w:del w:id="5368" w:author="PR Preview" w:date="2026-01-01T00:00:00Z">
        <w:r>
          <w:delText xml:space="preserve"> </w:delText>
        </w:r>
      </w:del>
      <w:hyperlink w:anchor="eq-folds">
        <w:del w:id="5369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370" w:author="PR Preview" w:date="2026-01-01T00:00:00Z">
        <w:r>
          <w:delText xml:space="preserve"> </w:delText>
        </w:r>
      </w:del>
      <w:del w:id="5371" w:author="PR Preview" w:date="2026-01-01T00:00:00Z">
        <w:r>
          <w:delText xml:space="preserve">partition the</w:delText>
        </w:r>
      </w:del>
      <w:del w:id="5372" w:author="PR Preview" w:date="2026-01-01T00:00:00Z">
        <w:r>
          <w:delText xml:space="preserve"> </w:delText>
        </w:r>
      </w:del>
      <m:oMath>
        <m:r>
          <m:t>n</m:t>
        </m:r>
      </m:oMath>
      <w:del w:id="5373" w:author="PR Preview" w:date="2026-01-01T00:00:00Z">
        <w:r>
          <w:delText xml:space="preserve"> </w:delText>
        </w:r>
      </w:del>
      <w:del w:id="5374" w:author="PR Preview" w:date="2026-01-01T00:00:00Z">
        <w:r>
          <w:delText xml:space="preserve">indices of</w:delText>
        </w:r>
      </w:del>
      <w:del w:id="5375" w:author="PR Preview" w:date="2026-01-01T00:00:00Z">
        <w:r>
          <w:delText xml:space="preserve"> </w:delText>
        </w:r>
      </w:del>
      <m:oMath>
        <m:r>
          <m:t>I</m:t>
        </m:r>
      </m:oMath>
      <w:del w:id="5376" w:author="PR Preview" w:date="2026-01-01T00:00:00Z">
        <w:r>
          <w:delText xml:space="preserve">,</w:delText>
        </w:r>
      </w:del>
      <w:del w:id="5377" w:author="PR Preview" w:date="2026-01-01T00:00:00Z">
        <w:r>
          <w:delText xml:space="preserve"> </w:delText>
        </w:r>
      </w:del>
      <w:del w:id="5378" w:author="PR Preview" w:date="2026-01-01T00:00:00Z">
        <w:r>
          <w:delText xml:space="preserve">so each fold holds exactly one index.</w:delText>
        </w:r>
      </w:del>
      <w:del w:id="5379" w:author="PR Preview" w:date="2026-01-01T00:00:00Z">
        <w:r>
          <w:delText xml:space="preserve"> </w:delText>
        </w:r>
      </w:del>
      <w:del w:id="5380" w:author="PR Preview" w:date="2026-01-01T00:00:00Z">
        <w:r>
          <w:delText xml:space="preserve">(A partition of</w:delText>
        </w:r>
      </w:del>
      <w:del w:id="5381" w:author="PR Preview" w:date="2026-01-01T00:00:00Z">
        <w:r>
          <w:delText xml:space="preserve"> </w:delText>
        </w:r>
      </w:del>
      <m:oMath>
        <m:r>
          <m:t>n</m:t>
        </m:r>
      </m:oMath>
      <w:del w:id="5382" w:author="PR Preview" w:date="2026-01-01T00:00:00Z">
        <w:r>
          <w:delText xml:space="preserve"> </w:delText>
        </w:r>
      </w:del>
      <w:del w:id="5383" w:author="PR Preview" w:date="2026-01-01T00:00:00Z">
        <w:r>
          <w:delText xml:space="preserve">indices into</w:delText>
        </w:r>
      </w:del>
      <w:del w:id="5384" w:author="PR Preview" w:date="2026-01-01T00:00:00Z">
        <w:r>
          <w:delText xml:space="preserve"> </w:delText>
        </w:r>
      </w:del>
      <m:oMath>
        <m:r>
          <m:t>n</m:t>
        </m:r>
      </m:oMath>
      <w:del w:id="5385" w:author="PR Preview" w:date="2026-01-01T00:00:00Z">
        <w:r>
          <w:delText xml:space="preserve"> </w:delText>
        </w:r>
      </w:del>
      <w:del w:id="5386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23"/>
        </w:numPr>
      </w:pPr>
      <w:del w:id="5387" w:author="PR Preview" w:date="2026-01-01T00:00:00Z">
        <w:r>
          <w:delText xml:space="preserve">For observation</w:delText>
        </w:r>
      </w:del>
      <w:del w:id="5388" w:author="PR Preview" w:date="2026-01-01T00:00:00Z">
        <w:r>
          <w:delText xml:space="preserve"> </w:delText>
        </w:r>
      </w:del>
      <m:oMath>
        <m:r>
          <m:t>i</m:t>
        </m:r>
      </m:oMath>
      <w:del w:id="5389" w:author="PR Preview" w:date="2026-01-01T00:00:00Z">
        <w:r>
          <w:delText xml:space="preserve">,</w:delText>
        </w:r>
      </w:del>
      <w:del w:id="5390" w:author="PR Preview" w:date="2026-01-01T00:00:00Z">
        <w:r>
          <w:delText xml:space="preserve"> </w:delText>
        </w:r>
      </w:del>
      <w:hyperlink w:anchor="eq-fold-assignment">
        <w:del w:id="5391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5392" w:author="PR Preview" w:date="2026-01-01T00:00:00Z">
        <w:r>
          <w:delText xml:space="preserve"> </w:delText>
        </w:r>
      </w:del>
      <w:del w:id="5393" w:author="PR Preview" w:date="2026-01-01T00:00:00Z">
        <w:r>
          <w:delText xml:space="preserve">gives</w:delText>
        </w:r>
      </w:del>
      <w:del w:id="539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5395" w:author="PR Preview" w:date="2026-01-01T00:00:00Z">
        <w:r>
          <w:delText xml:space="preserve">,</w:delText>
        </w:r>
      </w:del>
      <w:del w:id="5396" w:author="PR Preview" w:date="2026-01-01T00:00:00Z">
        <w:r>
          <w:delText xml:space="preserve"> </w:delText>
        </w:r>
      </w:del>
      <w:del w:id="5397" w:author="PR Preview" w:date="2026-01-01T00:00:00Z">
        <w:r>
          <w:delText xml:space="preserve">so</w:delText>
        </w:r>
      </w:del>
      <w:del w:id="53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5399" w:author="PR Preview" w:date="2026-01-01T00:00:00Z">
        <w:r>
          <w:delText xml:space="preserve">.</w:delText>
        </w:r>
      </w:del>
      <w:del w:id="5400" w:author="PR Preview" w:date="2026-01-01T00:00:00Z">
        <w:r>
          <w:delText xml:space="preserve"> </w:delText>
        </w:r>
      </w:del>
      <w:del w:id="5401" w:author="PR Preview" w:date="2026-01-01T00:00:00Z">
        <w:r>
          <w:delText xml:space="preserve">(Fold</w:delText>
        </w:r>
      </w:del>
      <w:del w:id="540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403" w:author="PR Preview" w:date="2026-01-01T00:00:00Z">
        <w:r>
          <w:delText xml:space="preserve"> </w:delText>
        </w:r>
      </w:del>
      <w:del w:id="5404" w:author="PR Preview" w:date="2026-01-01T00:00:00Z">
        <w:r>
          <w:delText xml:space="preserve">holds one index, and that index is</w:delText>
        </w:r>
      </w:del>
      <w:del w:id="5405" w:author="PR Preview" w:date="2026-01-01T00:00:00Z">
        <w:r>
          <w:delText xml:space="preserve"> </w:delText>
        </w:r>
      </w:del>
      <m:oMath>
        <m:r>
          <m:t>i</m:t>
        </m:r>
      </m:oMath>
      <w:del w:id="5406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5407" w:author="PR Preview" w:date="2026-01-01T00:00:00Z">
        <w:r>
          <w:delText xml:space="preserve">Let</w:delText>
        </w:r>
      </w:del>
      <w:del w:id="5408" w:author="PR Preview" w:date="2026-01-01T00:00:00Z">
        <w:r>
          <w:delText xml:space="preserve"> </w:delText>
        </w:r>
      </w:del>
      <m:oMath>
        <m:r>
          <m:t>g</m:t>
        </m:r>
      </m:oMath>
      <w:del w:id="5409" w:author="PR Preview" w:date="2026-01-01T00:00:00Z">
        <w:r>
          <w:delText xml:space="preserve"> </w:delText>
        </w:r>
      </w:del>
      <w:del w:id="5410" w:author="PR Preview" w:date="2026-01-01T00:00:00Z">
        <w:r>
          <w:delText xml:space="preserve">be the</w:delText>
        </w:r>
      </w:del>
      <w:del w:id="5411" w:author="PR Preview" w:date="2026-01-01T00:00:00Z">
        <w:r>
          <w:delText xml:space="preserve"> </w:delText>
        </w:r>
      </w:del>
      <w:hyperlink w:anchor="def-fitting-procedure">
        <w:del w:id="541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413" w:author="PR Preview" w:date="2026-01-01T00:00:00Z">
        <w:r>
          <w:delText xml:space="preserve">,</w:delText>
        </w:r>
      </w:del>
      <w:del w:id="5414" w:author="PR Preview" w:date="2026-01-01T00:00:00Z">
        <w:r>
          <w:delText xml:space="preserve"> </w:delText>
        </w:r>
      </w:del>
      <w:del w:id="5415" w:author="PR Preview" w:date="2026-01-01T00:00:00Z">
        <w:r>
          <w:delText xml:space="preserve">the rule that maps a</w:delText>
        </w:r>
      </w:del>
      <w:del w:id="5416" w:author="PR Preview" w:date="2026-01-01T00:00:00Z">
        <w:r>
          <w:delText xml:space="preserve"> </w:delText>
        </w:r>
      </w:del>
      <w:hyperlink w:anchor="def-training-set">
        <w:del w:id="541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418" w:author="PR Preview" w:date="2026-01-01T00:00:00Z">
        <w:r>
          <w:delText xml:space="preserve"> </w:delText>
        </w:r>
      </w:del>
      <w:del w:id="5419" w:author="PR Preview" w:date="2026-01-01T00:00:00Z">
        <w:r>
          <w:delText xml:space="preserve">to a</w:delText>
        </w:r>
      </w:del>
      <w:del w:id="5420" w:author="PR Preview" w:date="2026-01-01T00:00:00Z">
        <w:r>
          <w:delText xml:space="preserve"> </w:delText>
        </w:r>
      </w:del>
      <w:hyperlink w:anchor="def-fitted-model">
        <w:del w:id="542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422" w:author="PR Preview" w:date="2026-01-01T00:00:00Z">
        <w:r>
          <w:delText xml:space="preserve">.</w:delText>
        </w:r>
      </w:del>
      <w:del w:id="5423" w:author="PR Preview" w:date="2026-01-01T00:00:00Z">
        <w:r>
          <w:delText xml:space="preserve"> </w:delText>
        </w:r>
      </w:del>
      <w:del w:id="5424" w:author="PR Preview" w:date="2026-01-01T00:00:00Z">
        <w:r>
          <w:delText xml:space="preserve">The</w:delText>
        </w:r>
      </w:del>
      <w:del w:id="5425" w:author="PR Preview" w:date="2026-01-01T00:00:00Z">
        <w:r>
          <w:delText xml:space="preserve"> </w:delText>
        </w:r>
      </w:del>
      <w:hyperlink w:anchor="def-fold-out-fitted-model">
        <w:del w:id="5426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5427" w:author="PR Preview" w:date="2026-01-01T00:00:00Z">
        <w:r>
          <w:delText xml:space="preserve"> </w:delText>
        </w:r>
      </w:del>
      <w:del w:id="5428" w:author="PR Preview" w:date="2026-01-01T00:00:00Z">
        <w:r>
          <w:delText xml:space="preserve">of observation</w:delText>
        </w:r>
      </w:del>
      <w:del w:id="5429" w:author="PR Preview" w:date="2026-01-01T00:00:00Z">
        <w:r>
          <w:delText xml:space="preserve"> </w:delText>
        </w:r>
      </w:del>
      <m:oMath>
        <m:r>
          <m:t>i</m:t>
        </m:r>
      </m:oMath>
      <w:del w:id="5430" w:author="PR Preview" w:date="2026-01-01T00:00:00Z">
        <w:r>
          <w:delText xml:space="preserve"> </w:delText>
        </w:r>
      </w:del>
      <w:del w:id="5431" w:author="PR Preview" w:date="2026-01-01T00:00:00Z">
        <w:r>
          <w:delText xml:space="preserve">is then</w:delText>
        </w:r>
      </w:del>
      <w:del w:id="543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433" w:author="PR Preview" w:date="2026-01-01T00:00:00Z">
        <w:r>
          <w:delText xml:space="preserve">.</w:delText>
        </w:r>
      </w:del>
      <w:del w:id="5434" w:author="PR Preview" w:date="2026-01-01T00:00:00Z">
        <w:r>
          <w:delText xml:space="preserve"> </w:delText>
        </w:r>
      </w:del>
      <w:del w:id="5435" w:author="PR Preview" w:date="2026-01-01T00:00:00Z">
        <w:r>
          <w:delText xml:space="preserve">(</w:delText>
        </w:r>
      </w:del>
      <w:hyperlink w:anchor="eq-fold-out-fitted-model">
        <w:del w:id="5436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437" w:author="PR Preview" w:date="2026-01-01T00:00:00Z">
        <w:r>
          <w:delText xml:space="preserve"> </w:delText>
        </w:r>
      </w:del>
      <w:del w:id="5438" w:author="PR Preview" w:date="2026-01-01T00:00:00Z">
        <w:r>
          <w:delText xml:space="preserve">with</w:delText>
        </w:r>
      </w:del>
      <w:del w:id="54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5440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5441" w:author="PR Preview" w:date="2026-01-01T00:00:00Z">
        <w:r>
          <w:t xml:space="preserve">With</w:t>
        </w:r>
      </w:ins>
      <w:ins w:id="544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443" w:author="PR Preview" w:date="2026-01-01T00:00:00Z">
        <w:r>
          <w:t xml:space="preserve">, the</w:t>
        </w:r>
      </w:ins>
      <w:ins w:id="5444" w:author="PR Preview" w:date="2026-01-01T00:00:00Z">
        <w:r>
          <w:t xml:space="preserve"> </w:t>
        </w:r>
      </w:ins>
      <m:oMath>
        <m:r>
          <m:t>n</m:t>
        </m:r>
      </m:oMath>
      <w:ins w:id="5445" w:author="PR Preview" w:date="2026-01-01T00:00:00Z">
        <w:r>
          <w:t xml:space="preserve"> </w:t>
        </w:r>
      </w:ins>
      <w:ins w:id="5446" w:author="PR Preview" w:date="2026-01-01T00:00:00Z">
        <w:r>
          <w:t xml:space="preserve">nonempty, disjoint</w:t>
        </w:r>
      </w:ins>
      <w:ins w:id="5447" w:author="PR Preview" w:date="2026-01-01T00:00:00Z">
        <w:r>
          <w:t xml:space="preserve"> </w:t>
        </w:r>
      </w:ins>
      <w:hyperlink w:anchor="def-folds">
        <w:ins w:id="544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449" w:author="PR Preview" w:date="2026-01-01T00:00:00Z">
        <w:r>
          <w:t xml:space="preserve"> </w:t>
        </w:r>
      </w:ins>
      <w:ins w:id="5450" w:author="PR Preview" w:date="2026-01-01T00:00:00Z">
        <w:r>
          <w:t xml:space="preserve">of</w:t>
        </w:r>
      </w:ins>
      <w:ins w:id="5451" w:author="PR Preview" w:date="2026-01-01T00:00:00Z">
        <w:r>
          <w:t xml:space="preserve"> </w:t>
        </w:r>
      </w:ins>
      <w:hyperlink w:anchor="eq-folds">
        <w:ins w:id="5452" w:author="PR Preview" w:date="2026-01-01T00:00:00Z">
          <w:r>
            <w:rPr>
              <w:rStyle w:val="Hyperlink"/>
            </w:rPr>
            <w:t xml:space="preserve">Equation 45</w:t>
          </w:r>
        </w:ins>
      </w:hyperlink>
      <w:ins w:id="5453" w:author="PR Preview" w:date="2026-01-01T00:00:00Z">
        <w:r>
          <w:t xml:space="preserve"> </w:t>
        </w:r>
      </w:ins>
      <w:ins w:id="5454" w:author="PR Preview" w:date="2026-01-01T00:00:00Z">
        <w:r>
          <w:t xml:space="preserve">partition the</w:t>
        </w:r>
      </w:ins>
      <w:ins w:id="5455" w:author="PR Preview" w:date="2026-01-01T00:00:00Z">
        <w:r>
          <w:t xml:space="preserve"> </w:t>
        </w:r>
      </w:ins>
      <m:oMath>
        <m:r>
          <m:t>n</m:t>
        </m:r>
      </m:oMath>
      <w:ins w:id="5456" w:author="PR Preview" w:date="2026-01-01T00:00:00Z">
        <w:r>
          <w:t xml:space="preserve"> </w:t>
        </w:r>
      </w:ins>
      <w:ins w:id="5457" w:author="PR Preview" w:date="2026-01-01T00:00:00Z">
        <w:r>
          <w:t xml:space="preserve">indices of</w:t>
        </w:r>
      </w:ins>
      <w:ins w:id="5458" w:author="PR Preview" w:date="2026-01-01T00:00:00Z">
        <w:r>
          <w:t xml:space="preserve"> </w:t>
        </w:r>
      </w:ins>
      <m:oMath>
        <m:r>
          <m:t>I</m:t>
        </m:r>
      </m:oMath>
      <w:ins w:id="5459" w:author="PR Preview" w:date="2026-01-01T00:00:00Z">
        <w:r>
          <w:t xml:space="preserve">,</w:t>
        </w:r>
      </w:ins>
      <w:ins w:id="5460" w:author="PR Preview" w:date="2026-01-01T00:00:00Z">
        <w:r>
          <w:t xml:space="preserve"> </w:t>
        </w:r>
      </w:ins>
      <w:ins w:id="5461" w:author="PR Preview" w:date="2026-01-01T00:00:00Z">
        <w:r>
          <w:t xml:space="preserve">so each fold holds exactly one index.</w:t>
        </w:r>
      </w:ins>
      <w:ins w:id="5462" w:author="PR Preview" w:date="2026-01-01T00:00:00Z">
        <w:r>
          <w:t xml:space="preserve"> </w:t>
        </w:r>
      </w:ins>
      <w:ins w:id="5463" w:author="PR Preview" w:date="2026-01-01T00:00:00Z">
        <w:r>
          <w:t xml:space="preserve">(A partition of</w:t>
        </w:r>
      </w:ins>
      <w:ins w:id="5464" w:author="PR Preview" w:date="2026-01-01T00:00:00Z">
        <w:r>
          <w:t xml:space="preserve"> </w:t>
        </w:r>
      </w:ins>
      <m:oMath>
        <m:r>
          <m:t>n</m:t>
        </m:r>
      </m:oMath>
      <w:ins w:id="5465" w:author="PR Preview" w:date="2026-01-01T00:00:00Z">
        <w:r>
          <w:t xml:space="preserve"> </w:t>
        </w:r>
      </w:ins>
      <w:ins w:id="5466" w:author="PR Preview" w:date="2026-01-01T00:00:00Z">
        <w:r>
          <w:t xml:space="preserve">indices into</w:t>
        </w:r>
      </w:ins>
      <w:ins w:id="5467" w:author="PR Preview" w:date="2026-01-01T00:00:00Z">
        <w:r>
          <w:t xml:space="preserve"> </w:t>
        </w:r>
      </w:ins>
      <m:oMath>
        <m:r>
          <m:t>n</m:t>
        </m:r>
      </m:oMath>
      <w:ins w:id="5468" w:author="PR Preview" w:date="2026-01-01T00:00:00Z">
        <w:r>
          <w:t xml:space="preserve"> </w:t>
        </w:r>
      </w:ins>
      <w:ins w:id="5469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23"/>
        </w:numPr>
      </w:pPr>
      <w:ins w:id="5470" w:author="PR Preview" w:date="2026-01-01T00:00:00Z">
        <w:r>
          <w:t xml:space="preserve">For observation</w:t>
        </w:r>
      </w:ins>
      <w:ins w:id="5471" w:author="PR Preview" w:date="2026-01-01T00:00:00Z">
        <w:r>
          <w:t xml:space="preserve"> </w:t>
        </w:r>
      </w:ins>
      <m:oMath>
        <m:r>
          <m:t>i</m:t>
        </m:r>
      </m:oMath>
      <w:ins w:id="5472" w:author="PR Preview" w:date="2026-01-01T00:00:00Z">
        <w:r>
          <w:t xml:space="preserve">,</w:t>
        </w:r>
      </w:ins>
      <w:ins w:id="5473" w:author="PR Preview" w:date="2026-01-01T00:00:00Z">
        <w:r>
          <w:t xml:space="preserve"> </w:t>
        </w:r>
      </w:ins>
      <w:hyperlink w:anchor="eq-fold-assignment">
        <w:ins w:id="5474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5475" w:author="PR Preview" w:date="2026-01-01T00:00:00Z">
        <w:r>
          <w:t xml:space="preserve"> </w:t>
        </w:r>
      </w:ins>
      <w:ins w:id="5476" w:author="PR Preview" w:date="2026-01-01T00:00:00Z">
        <w:r>
          <w:t xml:space="preserve">gives</w:t>
        </w:r>
      </w:ins>
      <w:ins w:id="547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5478" w:author="PR Preview" w:date="2026-01-01T00:00:00Z">
        <w:r>
          <w:t xml:space="preserve">,</w:t>
        </w:r>
      </w:ins>
      <w:ins w:id="5479" w:author="PR Preview" w:date="2026-01-01T00:00:00Z">
        <w:r>
          <w:t xml:space="preserve"> </w:t>
        </w:r>
      </w:ins>
      <w:ins w:id="5480" w:author="PR Preview" w:date="2026-01-01T00:00:00Z">
        <w:r>
          <w:t xml:space="preserve">so</w:t>
        </w:r>
      </w:ins>
      <w:ins w:id="54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5482" w:author="PR Preview" w:date="2026-01-01T00:00:00Z">
        <w:r>
          <w:t xml:space="preserve">.</w:t>
        </w:r>
      </w:ins>
      <w:ins w:id="5483" w:author="PR Preview" w:date="2026-01-01T00:00:00Z">
        <w:r>
          <w:t xml:space="preserve"> </w:t>
        </w:r>
      </w:ins>
      <w:ins w:id="5484" w:author="PR Preview" w:date="2026-01-01T00:00:00Z">
        <w:r>
          <w:t xml:space="preserve">(Fold</w:t>
        </w:r>
      </w:ins>
      <w:ins w:id="548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5486" w:author="PR Preview" w:date="2026-01-01T00:00:00Z">
        <w:r>
          <w:t xml:space="preserve"> </w:t>
        </w:r>
      </w:ins>
      <w:ins w:id="5487" w:author="PR Preview" w:date="2026-01-01T00:00:00Z">
        <w:r>
          <w:t xml:space="preserve">holds one index, and that index is</w:t>
        </w:r>
      </w:ins>
      <w:ins w:id="5488" w:author="PR Preview" w:date="2026-01-01T00:00:00Z">
        <w:r>
          <w:t xml:space="preserve"> </w:t>
        </w:r>
      </w:ins>
      <m:oMath>
        <m:r>
          <m:t>i</m:t>
        </m:r>
      </m:oMath>
      <w:ins w:id="5489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5490" w:author="PR Preview" w:date="2026-01-01T00:00:00Z">
        <w:r>
          <w:t xml:space="preserve">Let</w:t>
        </w:r>
      </w:ins>
      <w:ins w:id="5491" w:author="PR Preview" w:date="2026-01-01T00:00:00Z">
        <w:r>
          <w:t xml:space="preserve"> </w:t>
        </w:r>
      </w:ins>
      <m:oMath>
        <m:r>
          <m:t>g</m:t>
        </m:r>
      </m:oMath>
      <w:ins w:id="5492" w:author="PR Preview" w:date="2026-01-01T00:00:00Z">
        <w:r>
          <w:t xml:space="preserve"> </w:t>
        </w:r>
      </w:ins>
      <w:ins w:id="5493" w:author="PR Preview" w:date="2026-01-01T00:00:00Z">
        <w:r>
          <w:t xml:space="preserve">be the</w:t>
        </w:r>
      </w:ins>
      <w:ins w:id="5494" w:author="PR Preview" w:date="2026-01-01T00:00:00Z">
        <w:r>
          <w:t xml:space="preserve"> </w:t>
        </w:r>
      </w:ins>
      <w:hyperlink w:anchor="def-fitting-procedure">
        <w:ins w:id="549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496" w:author="PR Preview" w:date="2026-01-01T00:00:00Z">
        <w:r>
          <w:t xml:space="preserve">,</w:t>
        </w:r>
      </w:ins>
      <w:ins w:id="5497" w:author="PR Preview" w:date="2026-01-01T00:00:00Z">
        <w:r>
          <w:t xml:space="preserve"> </w:t>
        </w:r>
      </w:ins>
      <w:ins w:id="5498" w:author="PR Preview" w:date="2026-01-01T00:00:00Z">
        <w:r>
          <w:t xml:space="preserve">the rule that maps a training set to a fitted prediction rule.</w:t>
        </w:r>
      </w:ins>
      <w:ins w:id="5499" w:author="PR Preview" w:date="2026-01-01T00:00:00Z">
        <w:r>
          <w:t xml:space="preserve"> </w:t>
        </w:r>
      </w:ins>
      <w:ins w:id="5500" w:author="PR Preview" w:date="2026-01-01T00:00:00Z">
        <w:r>
          <w:t xml:space="preserve">The</w:t>
        </w:r>
      </w:ins>
      <w:ins w:id="5501" w:author="PR Preview" w:date="2026-01-01T00:00:00Z">
        <w:r>
          <w:t xml:space="preserve"> </w:t>
        </w:r>
      </w:ins>
      <w:hyperlink w:anchor="def-fold-out-rule">
        <w:ins w:id="550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503" w:author="PR Preview" w:date="2026-01-01T00:00:00Z">
        <w:r>
          <w:t xml:space="preserve"> </w:t>
        </w:r>
      </w:ins>
      <w:ins w:id="5504" w:author="PR Preview" w:date="2026-01-01T00:00:00Z">
        <w:r>
          <w:t xml:space="preserve">of observation</w:t>
        </w:r>
      </w:ins>
      <w:ins w:id="5505" w:author="PR Preview" w:date="2026-01-01T00:00:00Z">
        <w:r>
          <w:t xml:space="preserve"> </w:t>
        </w:r>
      </w:ins>
      <m:oMath>
        <m:r>
          <m:t>i</m:t>
        </m:r>
      </m:oMath>
      <w:ins w:id="5506" w:author="PR Preview" w:date="2026-01-01T00:00:00Z">
        <w:r>
          <w:t xml:space="preserve"> </w:t>
        </w:r>
      </w:ins>
      <w:ins w:id="5507" w:author="PR Preview" w:date="2026-01-01T00:00:00Z">
        <w:r>
          <w:t xml:space="preserve">is then</w:t>
        </w:r>
      </w:ins>
      <w:ins w:id="550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509" w:author="PR Preview" w:date="2026-01-01T00:00:00Z">
        <w:r>
          <w:t xml:space="preserve">.</w:t>
        </w:r>
      </w:ins>
      <w:ins w:id="5510" w:author="PR Preview" w:date="2026-01-01T00:00:00Z">
        <w:r>
          <w:t xml:space="preserve"> </w:t>
        </w:r>
      </w:ins>
      <w:ins w:id="5511" w:author="PR Preview" w:date="2026-01-01T00:00:00Z">
        <w:r>
          <w:t xml:space="preserve">(</w:t>
        </w:r>
      </w:ins>
      <w:hyperlink w:anchor="eq-fold-out-rule">
        <w:ins w:id="5512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513" w:author="PR Preview" w:date="2026-01-01T00:00:00Z">
        <w:r>
          <w:t xml:space="preserve"> </w:t>
        </w:r>
      </w:ins>
      <w:ins w:id="5514" w:author="PR Preview" w:date="2026-01-01T00:00:00Z">
        <w:r>
          <w:t xml:space="preserve">with</w:t>
        </w:r>
      </w:ins>
      <w:ins w:id="55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5516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del w:id="5517" w:author="PR Preview" w:date="2026-01-01T00:00:00Z">
        <w:r>
          <w:delText xml:space="preserve">Hence each term</w:delText>
        </w:r>
      </w:del>
      <w:del w:id="551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5519" w:author="PR Preview" w:date="2026-01-01T00:00:00Z">
        <w:r>
          <w:delText xml:space="preserve"> </w:delText>
        </w:r>
      </w:del>
      <w:del w:id="5520" w:author="PR Preview" w:date="2026-01-01T00:00:00Z">
        <w:r>
          <w:delText xml:space="preserve">of</w:delText>
        </w:r>
      </w:del>
      <w:del w:id="5521" w:author="PR Preview" w:date="2026-01-01T00:00:00Z">
        <w:r>
          <w:delText xml:space="preserve"> </w:delText>
        </w:r>
      </w:del>
      <w:hyperlink w:anchor="eq-cv-estimate">
        <w:del w:id="5522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5523" w:author="PR Preview" w:date="2026-01-01T00:00:00Z">
        <w:r>
          <w:delText xml:space="preserve"> </w:delText>
        </w:r>
      </w:del>
      <w:del w:id="5524" w:author="PR Preview" w:date="2026-01-01T00:00:00Z">
        <w:r>
          <w:delText xml:space="preserve">is the same</w:delText>
        </w:r>
      </w:del>
      <w:del w:id="5525" w:author="PR Preview" w:date="2026-01-01T00:00:00Z">
        <w:r>
          <w:delText xml:space="preserve"> </w:delText>
        </w:r>
      </w:del>
      <w:del w:id="5526" w:author="PR Preview" w:date="2026-01-01T00:00:00Z">
        <w:r>
          <w:delText xml:space="preserve">for every fold assignment.</w:delText>
        </w:r>
      </w:del>
      <w:del w:id="5527" w:author="PR Preview" w:date="2026-01-01T00:00:00Z">
        <w:r>
          <w:delText xml:space="preserve"> </w:delText>
        </w:r>
      </w:del>
      <w:del w:id="5528" w:author="PR Preview" w:date="2026-01-01T00:00:00Z">
        <w:r>
          <w:delText xml:space="preserve">(Each term is a function of the rule in step 4,</w:delText>
        </w:r>
      </w:del>
      <w:del w:id="552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530" w:author="PR Preview" w:date="2026-01-01T00:00:00Z">
        <w:r>
          <w:delText xml:space="preserve"> </w:delText>
        </w:r>
      </w:del>
      <w:del w:id="5531" w:author="PR Preview" w:date="2026-01-01T00:00:00Z">
        <w:r>
          <w:delText xml:space="preserve">and</w:delText>
        </w:r>
      </w:del>
      <w:del w:id="553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533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5534" w:author="PR Preview" w:date="2026-01-01T00:00:00Z">
        <w:r>
          <w:delText xml:space="preserve">Therefore the sum over</w:delText>
        </w:r>
      </w:del>
      <w:del w:id="55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536" w:author="PR Preview" w:date="2026-01-01T00:00:00Z">
        <w:r>
          <w:delText xml:space="preserve"> </w:delText>
        </w:r>
      </w:del>
      <w:del w:id="5537" w:author="PR Preview" w:date="2026-01-01T00:00:00Z">
        <w:r>
          <w:delText xml:space="preserve">in</w:delText>
        </w:r>
      </w:del>
      <w:del w:id="5538" w:author="PR Preview" w:date="2026-01-01T00:00:00Z">
        <w:r>
          <w:delText xml:space="preserve"> </w:delText>
        </w:r>
      </w:del>
      <w:hyperlink w:anchor="eq-cv-estimate">
        <w:del w:id="5539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5540" w:author="PR Preview" w:date="2026-01-01T00:00:00Z">
        <w:r>
          <w:delText xml:space="preserve">,</w:delText>
        </w:r>
      </w:del>
      <w:del w:id="5541" w:author="PR Preview" w:date="2026-01-01T00:00:00Z">
        <w:r>
          <w:delText xml:space="preserve"> </w:delText>
        </w:r>
      </w:del>
      <w:del w:id="5542" w:author="PR Preview" w:date="2026-01-01T00:00:00Z">
        <w:r>
          <w:delText xml:space="preserve">and its factor</w:delText>
        </w:r>
      </w:del>
      <w:del w:id="55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5544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23"/>
        </w:numPr>
      </w:pPr>
      <w:ins w:id="5545" w:author="PR Preview" w:date="2026-01-01T00:00:00Z">
        <w:r>
          <w:t xml:space="preserve">Hence each term</w:t>
        </w:r>
      </w:ins>
      <w:ins w:id="554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5547" w:author="PR Preview" w:date="2026-01-01T00:00:00Z">
        <w:r>
          <w:t xml:space="preserve"> </w:t>
        </w:r>
      </w:ins>
      <w:ins w:id="5548" w:author="PR Preview" w:date="2026-01-01T00:00:00Z">
        <w:r>
          <w:t xml:space="preserve">of</w:t>
        </w:r>
      </w:ins>
      <w:ins w:id="5549" w:author="PR Preview" w:date="2026-01-01T00:00:00Z">
        <w:r>
          <w:t xml:space="preserve"> </w:t>
        </w:r>
      </w:ins>
      <w:hyperlink w:anchor="eq-cv-estimate">
        <w:ins w:id="5550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551" w:author="PR Preview" w:date="2026-01-01T00:00:00Z">
        <w:r>
          <w:t xml:space="preserve"> </w:t>
        </w:r>
      </w:ins>
      <w:ins w:id="5552" w:author="PR Preview" w:date="2026-01-01T00:00:00Z">
        <w:r>
          <w:t xml:space="preserve">is the same</w:t>
        </w:r>
      </w:ins>
      <w:ins w:id="5553" w:author="PR Preview" w:date="2026-01-01T00:00:00Z">
        <w:r>
          <w:t xml:space="preserve"> </w:t>
        </w:r>
      </w:ins>
      <w:ins w:id="5554" w:author="PR Preview" w:date="2026-01-01T00:00:00Z">
        <w:r>
          <w:t xml:space="preserve">for every fold assignment.</w:t>
        </w:r>
      </w:ins>
      <w:ins w:id="5555" w:author="PR Preview" w:date="2026-01-01T00:00:00Z">
        <w:r>
          <w:t xml:space="preserve"> </w:t>
        </w:r>
      </w:ins>
      <w:ins w:id="5556" w:author="PR Preview" w:date="2026-01-01T00:00:00Z">
        <w:r>
          <w:t xml:space="preserve">(Each term is a function of the rule in step 4,</w:t>
        </w:r>
      </w:ins>
      <w:ins w:id="55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558" w:author="PR Preview" w:date="2026-01-01T00:00:00Z">
        <w:r>
          <w:t xml:space="preserve"> </w:t>
        </w:r>
      </w:ins>
      <w:ins w:id="5559" w:author="PR Preview" w:date="2026-01-01T00:00:00Z">
        <w:r>
          <w:t xml:space="preserve">and</w:t>
        </w:r>
      </w:ins>
      <w:ins w:id="556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561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5562" w:author="PR Preview" w:date="2026-01-01T00:00:00Z">
        <w:r>
          <w:t xml:space="preserve">Therefore the sum over</w:t>
        </w:r>
      </w:ins>
      <w:ins w:id="556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564" w:author="PR Preview" w:date="2026-01-01T00:00:00Z">
        <w:r>
          <w:t xml:space="preserve"> </w:t>
        </w:r>
      </w:ins>
      <w:ins w:id="5565" w:author="PR Preview" w:date="2026-01-01T00:00:00Z">
        <w:r>
          <w:t xml:space="preserve">in</w:t>
        </w:r>
      </w:ins>
      <w:ins w:id="5566" w:author="PR Preview" w:date="2026-01-01T00:00:00Z">
        <w:r>
          <w:t xml:space="preserve"> </w:t>
        </w:r>
      </w:ins>
      <w:hyperlink w:anchor="eq-cv-estimate">
        <w:ins w:id="5567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568" w:author="PR Preview" w:date="2026-01-01T00:00:00Z">
        <w:r>
          <w:t xml:space="preserve">,</w:t>
        </w:r>
      </w:ins>
      <w:ins w:id="5569" w:author="PR Preview" w:date="2026-01-01T00:00:00Z">
        <w:r>
          <w:t xml:space="preserve"> </w:t>
        </w:r>
      </w:ins>
      <w:ins w:id="5570" w:author="PR Preview" w:date="2026-01-01T00:00:00Z">
        <w:r>
          <w:t xml:space="preserve">and its factor</w:t>
        </w:r>
      </w:ins>
      <w:ins w:id="557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572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del w:id="5573" w:author="PR Preview" w:date="2026-01-01T00:00:00Z">
        <w:r>
          <w:rPr>
            <w:b/>
            <w:bCs/>
          </w:rPr>
          <w:delText xml:space="preserve">Definition 54 (Term vector)</w:delText>
        </w:r>
      </w:del>
      <w:del w:id="5574" w:author="PR Preview" w:date="2026-01-01T00:00:00Z">
        <w:r>
          <w:delText xml:space="preserve"> </w:delText>
        </w:r>
      </w:del>
      <w:del w:id="5575" w:author="PR Preview" w:date="2026-01-01T00:00:00Z">
        <w:r>
          <w:delText xml:space="preserve">Consider a model whose mean is a linear combination</w:delText>
        </w:r>
      </w:del>
      <w:del w:id="5576" w:author="PR Preview" w:date="2026-01-01T00:00:00Z">
        <w:r>
          <w:delText xml:space="preserve"> </w:delText>
        </w:r>
      </w:del>
      <w:del w:id="5577" w:author="PR Preview" w:date="2026-01-01T00:00:00Z">
        <w:r>
          <w:delText xml:space="preserve">of</w:delText>
        </w:r>
      </w:del>
      <w:del w:id="5578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579" w:author="PR Preview" w:date="2026-01-01T00:00:00Z">
        <w:r>
          <w:delText xml:space="preserve"> </w:delText>
        </w:r>
      </w:del>
      <w:del w:id="5580" w:author="PR Preview" w:date="2026-01-01T00:00:00Z">
        <w:r>
          <w:delText xml:space="preserve">terms</w:delText>
        </w:r>
      </w:del>
      <w:del w:id="5581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582" w:author="PR Preview" w:date="2026-01-01T00:00:00Z">
        <w:r>
          <w:delText xml:space="preserve"> </w:delText>
        </w:r>
      </w:del>
      <w:del w:id="5583" w:author="PR Preview" w:date="2026-01-01T00:00:00Z">
        <w:r>
          <w:delText xml:space="preserve">of the covariate value,</w:delText>
        </w:r>
      </w:del>
      <w:del w:id="5584" w:author="PR Preview" w:date="2026-01-01T00:00:00Z">
        <w:r>
          <w:delText xml:space="preserve"> </w:delText>
        </w:r>
      </w:del>
      <w:del w:id="5585" w:author="PR Preview" w:date="2026-01-01T00:00:00Z">
        <w:r>
          <w:delText xml:space="preserve">such as</w:delText>
        </w:r>
      </w:del>
      <w:del w:id="5586" w:author="PR Preview" w:date="2026-01-01T00:00:00Z">
        <w:r>
          <w:delText xml:space="preserve"> </w:delText>
        </w:r>
      </w:del>
      <m:oMath>
        <m:r>
          <m:t>1</m:t>
        </m:r>
      </m:oMath>
      <w:del w:id="5587" w:author="PR Preview" w:date="2026-01-01T00:00:00Z">
        <w:r>
          <w:delText xml:space="preserve">,</w:delText>
        </w:r>
      </w:del>
      <w:del w:id="5588" w:author="PR Preview" w:date="2026-01-01T00:00:00Z">
        <w:r>
          <w:delText xml:space="preserve"> </w:delText>
        </w:r>
      </w:del>
      <m:oMath>
        <m:r>
          <m:t>x</m:t>
        </m:r>
      </m:oMath>
      <w:del w:id="5589" w:author="PR Preview" w:date="2026-01-01T00:00:00Z">
        <w:r>
          <w:delText xml:space="preserve"> </w:delText>
        </w:r>
      </w:del>
      <w:del w:id="5590" w:author="PR Preview" w:date="2026-01-01T00:00:00Z">
        <w:r>
          <w:delText xml:space="preserve">and</w:delText>
        </w:r>
      </w:del>
      <w:del w:id="559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592" w:author="PR Preview" w:date="2026-01-01T00:00:00Z">
        <w:r>
          <w:delText xml:space="preserve">.</w:delText>
        </w:r>
      </w:del>
      <w:del w:id="5593" w:author="PR Preview" w:date="2026-01-01T00:00:00Z">
        <w:r>
          <w:delText xml:space="preserve"> </w:delText>
        </w:r>
      </w:del>
      <w:del w:id="5594" w:author="PR Preview" w:date="2026-01-01T00:00:00Z">
        <w:r>
          <w:delText xml:space="preserve">The</w:delText>
        </w:r>
      </w:del>
      <w:del w:id="5595" w:author="PR Preview" w:date="2026-01-01T00:00:00Z">
        <w:r>
          <w:delText xml:space="preserve"> </w:delText>
        </w:r>
      </w:del>
      <w:del w:id="5596" w:author="PR Preview" w:date="2026-01-01T00:00:00Z">
        <w:r>
          <w:rPr>
            <w:b/>
            <w:bCs/>
          </w:rPr>
          <w:delText xml:space="preserve">term vector</w:delText>
        </w:r>
      </w:del>
      <w:del w:id="5597" w:author="PR Preview" w:date="2026-01-01T00:00:00Z">
        <w:r>
          <w:delText xml:space="preserve"> </w:delText>
        </w:r>
      </w:del>
      <w:del w:id="5598" w:author="PR Preview" w:date="2026-01-01T00:00:00Z">
        <w:r>
          <w:delText xml:space="preserve">$\mathord{\smash[b]{\underset{\raise.3ex\hbox{$\scriptstyle\sim$}}{t}}\vphantom{t}}_{i}$</w:delText>
        </w:r>
      </w:del>
      <w:del w:id="5599" w:author="PR Preview" w:date="2026-01-01T00:00:00Z">
        <w:r>
          <w:delText xml:space="preserve"> </w:delText>
        </w:r>
      </w:del>
      <w:del w:id="5600" w:author="PR Preview" w:date="2026-01-01T00:00:00Z">
        <w:r>
          <w:delText xml:space="preserve">of observation</w:delText>
        </w:r>
      </w:del>
      <w:del w:id="5601" w:author="PR Preview" w:date="2026-01-01T00:00:00Z">
        <w:r>
          <w:delText xml:space="preserve"> </w:delText>
        </w:r>
      </w:del>
      <m:oMath>
        <m:r>
          <m:t>i</m:t>
        </m:r>
      </m:oMath>
      <w:del w:id="5602" w:author="PR Preview" w:date="2026-01-01T00:00:00Z">
        <w:r>
          <w:delText xml:space="preserve"> </w:delText>
        </w:r>
      </w:del>
      <w:del w:id="5603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283" w:name="eq-term-vector"/>
      <w:del w:id="5604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\qquad(54)$$</w:delText>
        </w:r>
      </w:del>
      <w:bookmarkEnd w:id="283"/>
    </w:p>
    <w:p>
      <w:pPr>
        <w:pStyle w:val="FirstParagraph"/>
      </w:pPr>
      <w:ins w:id="5605" w:author="PR Preview" w:date="2026-01-01T00:00:00Z">
        <w:r>
          <w:rPr>
            <w:b/>
            <w:bCs/>
          </w:rPr>
          <w:t xml:space="preserve">Definition 53 (Term vector)</w:t>
        </w:r>
      </w:ins>
      <w:ins w:id="5606" w:author="PR Preview" w:date="2026-01-01T00:00:00Z">
        <w:r>
          <w:t xml:space="preserve"> </w:t>
        </w:r>
      </w:ins>
      <w:ins w:id="5607" w:author="PR Preview" w:date="2026-01-01T00:00:00Z">
        <w:r>
          <w:t xml:space="preserve">Consider a model whose mean is a linear combination</w:t>
        </w:r>
      </w:ins>
      <w:ins w:id="5608" w:author="PR Preview" w:date="2026-01-01T00:00:00Z">
        <w:r>
          <w:t xml:space="preserve"> </w:t>
        </w:r>
      </w:ins>
      <w:ins w:id="5609" w:author="PR Preview" w:date="2026-01-01T00:00:00Z">
        <w:r>
          <w:t xml:space="preserve">of</w:t>
        </w:r>
      </w:ins>
      <w:ins w:id="5610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5611" w:author="PR Preview" w:date="2026-01-01T00:00:00Z">
        <w:r>
          <w:t xml:space="preserve"> </w:t>
        </w:r>
      </w:ins>
      <w:ins w:id="5612" w:author="PR Preview" w:date="2026-01-01T00:00:00Z">
        <w:r>
          <w:t xml:space="preserve">terms</w:t>
        </w:r>
      </w:ins>
      <w:ins w:id="561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14" w:author="PR Preview" w:date="2026-01-01T00:00:00Z">
        <w:r>
          <w:t xml:space="preserve"> </w:t>
        </w:r>
      </w:ins>
      <w:ins w:id="5615" w:author="PR Preview" w:date="2026-01-01T00:00:00Z">
        <w:r>
          <w:t xml:space="preserve">of the covariate value,</w:t>
        </w:r>
      </w:ins>
      <w:ins w:id="5616" w:author="PR Preview" w:date="2026-01-01T00:00:00Z">
        <w:r>
          <w:t xml:space="preserve"> </w:t>
        </w:r>
      </w:ins>
      <w:ins w:id="5617" w:author="PR Preview" w:date="2026-01-01T00:00:00Z">
        <w:r>
          <w:t xml:space="preserve">such as</w:t>
        </w:r>
      </w:ins>
      <w:ins w:id="5618" w:author="PR Preview" w:date="2026-01-01T00:00:00Z">
        <w:r>
          <w:t xml:space="preserve"> </w:t>
        </w:r>
      </w:ins>
      <m:oMath>
        <m:r>
          <m:t>1</m:t>
        </m:r>
      </m:oMath>
      <w:ins w:id="5619" w:author="PR Preview" w:date="2026-01-01T00:00:00Z">
        <w:r>
          <w:t xml:space="preserve">,</w:t>
        </w:r>
      </w:ins>
      <w:ins w:id="5620" w:author="PR Preview" w:date="2026-01-01T00:00:00Z">
        <w:r>
          <w:t xml:space="preserve"> </w:t>
        </w:r>
      </w:ins>
      <m:oMath>
        <m:r>
          <m:t>x</m:t>
        </m:r>
      </m:oMath>
      <w:ins w:id="5621" w:author="PR Preview" w:date="2026-01-01T00:00:00Z">
        <w:r>
          <w:t xml:space="preserve"> </w:t>
        </w:r>
      </w:ins>
      <w:ins w:id="5622" w:author="PR Preview" w:date="2026-01-01T00:00:00Z">
        <w:r>
          <w:t xml:space="preserve">and</w:t>
        </w:r>
      </w:ins>
      <w:ins w:id="562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5624" w:author="PR Preview" w:date="2026-01-01T00:00:00Z">
        <w:r>
          <w:t xml:space="preserve">.</w:t>
        </w:r>
      </w:ins>
      <w:ins w:id="5625" w:author="PR Preview" w:date="2026-01-01T00:00:00Z">
        <w:r>
          <w:t xml:space="preserve"> </w:t>
        </w:r>
      </w:ins>
      <w:ins w:id="5626" w:author="PR Preview" w:date="2026-01-01T00:00:00Z">
        <w:r>
          <w:t xml:space="preserve">The</w:t>
        </w:r>
      </w:ins>
      <w:ins w:id="5627" w:author="PR Preview" w:date="2026-01-01T00:00:00Z">
        <w:r>
          <w:t xml:space="preserve"> </w:t>
        </w:r>
      </w:ins>
      <w:ins w:id="5628" w:author="PR Preview" w:date="2026-01-01T00:00:00Z">
        <w:r>
          <w:rPr>
            <w:b/>
            <w:bCs/>
          </w:rPr>
          <w:t xml:space="preserve">term vector</w:t>
        </w:r>
      </w:ins>
      <w:ins w:id="5629" w:author="PR Preview" w:date="2026-01-01T00:00:00Z">
        <w:r>
          <w:t xml:space="preserve"> </w:t>
        </w:r>
      </w:ins>
      <w:ins w:id="5630" w:author="PR Preview" w:date="2026-01-01T00:00:00Z">
        <w:r>
          <w:t xml:space="preserve">$\mathord{\smash[b]{\underset{\raise.3ex\hbox{$\scriptstyle\sim$}}{t}}\vphantom{t}}_{i}$</w:t>
        </w:r>
      </w:ins>
      <w:ins w:id="5631" w:author="PR Preview" w:date="2026-01-01T00:00:00Z">
        <w:r>
          <w:t xml:space="preserve"> </w:t>
        </w:r>
      </w:ins>
      <w:ins w:id="5632" w:author="PR Preview" w:date="2026-01-01T00:00:00Z">
        <w:r>
          <w:t xml:space="preserve">of observation</w:t>
        </w:r>
      </w:ins>
      <w:ins w:id="5633" w:author="PR Preview" w:date="2026-01-01T00:00:00Z">
        <w:r>
          <w:t xml:space="preserve"> </w:t>
        </w:r>
      </w:ins>
      <m:oMath>
        <m:r>
          <m:t>i</m:t>
        </m:r>
      </m:oMath>
      <w:ins w:id="5634" w:author="PR Preview" w:date="2026-01-01T00:00:00Z">
        <w:r>
          <w:t xml:space="preserve"> </w:t>
        </w:r>
      </w:ins>
      <w:ins w:id="5635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77" w:name="eq-term-vector"/>
      <w:ins w:id="5636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\qquad(53)$$</w:t>
        </w:r>
      </w:ins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del w:id="5637" w:author="PR Preview" w:date="2026-01-01T00:00:00Z">
        <w:r>
          <w:rPr>
            <w:b/>
            <w:bCs/>
          </w:rPr>
          <w:delText xml:space="preserve">Definition 55 (Cross-product matrix (sum-of-squares and cross-products matrix))</w:delText>
        </w:r>
      </w:del>
      <w:del w:id="5638" w:author="PR Preview" w:date="2026-01-01T00:00:00Z">
        <w:r>
          <w:delText xml:space="preserve"> </w:delText>
        </w:r>
      </w:del>
      <w:del w:id="5639" w:author="PR Preview" w:date="2026-01-01T00:00:00Z">
        <w:r>
          <w:delText xml:space="preserve">The</w:delText>
        </w:r>
      </w:del>
      <w:del w:id="5640" w:author="PR Preview" w:date="2026-01-01T00:00:00Z">
        <w:r>
          <w:delText xml:space="preserve"> </w:delText>
        </w:r>
      </w:del>
      <w:del w:id="5641" w:author="PR Preview" w:date="2026-01-01T00:00:00Z">
        <w:r>
          <w:rPr>
            <w:b/>
            <w:bCs/>
          </w:rPr>
          <w:delText xml:space="preserve">cross-product matrix</w:delText>
        </w:r>
      </w:del>
      <w:del w:id="5642" w:author="PR Preview" w:date="2026-01-01T00:00:00Z">
        <w:r>
          <w:delText xml:space="preserve"> </w:delText>
        </w:r>
      </w:del>
      <m:oMath>
        <m:r>
          <m:t>A</m:t>
        </m:r>
      </m:oMath>
      <w:del w:id="5643" w:author="PR Preview" w:date="2026-01-01T00:00:00Z">
        <w:r>
          <w:delText xml:space="preserve"> </w:delText>
        </w:r>
      </w:del>
      <w:del w:id="5644" w:author="PR Preview" w:date="2026-01-01T00:00:00Z">
        <w:r>
          <w:delText xml:space="preserve">of</w:delText>
        </w:r>
      </w:del>
      <w:del w:id="5645" w:author="PR Preview" w:date="2026-01-01T00:00:00Z">
        <w:r>
          <w:delText xml:space="preserve"> </w:delText>
        </w:r>
      </w:del>
      <w:hyperlink w:anchor="def-term-vector">
        <w:del w:id="564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647" w:author="PR Preview" w:date="2026-01-01T00:00:00Z">
        <w:r>
          <w:delText xml:space="preserve"> </w:delText>
        </w:r>
      </w:del>
      <w:del w:id="5648" w:author="PR Preview" w:date="2026-01-01T00:00:00Z">
        <w:r>
          <w:delText xml:space="preserve">$\mathord{\smash[b]{\underset{\raise.3ex\hbox{$\scriptstyle\sim$}}{t}}\vphantom{t}}_{i}$</w:delText>
        </w:r>
      </w:del>
      <w:del w:id="5649" w:author="PR Preview" w:date="2026-01-01T00:00:00Z">
        <w:r>
          <w:delText xml:space="preserve">,</w:delText>
        </w:r>
      </w:del>
      <w:del w:id="565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651" w:author="PR Preview" w:date="2026-01-01T00:00:00Z">
        <w:r>
          <w:delText xml:space="preserve">, of a training set indexed by</w:delText>
        </w:r>
      </w:del>
      <w:del w:id="5652" w:author="PR Preview" w:date="2026-01-01T00:00:00Z">
        <w:r>
          <w:delText xml:space="preserve"> </w:delText>
        </w:r>
      </w:del>
      <m:oMath>
        <m:r>
          <m:t>I</m:t>
        </m:r>
      </m:oMath>
      <w:del w:id="5653" w:author="PR Preview" w:date="2026-01-01T00:00:00Z">
        <w:r>
          <w:delText xml:space="preserve">,</w:delText>
        </w:r>
      </w:del>
      <w:del w:id="5654" w:author="PR Preview" w:date="2026-01-01T00:00:00Z">
        <w:r>
          <w:delText xml:space="preserve"> </w:delText>
        </w:r>
      </w:del>
      <w:del w:id="5655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287" w:name="eq-cross-product-matrix"/>
      <w:del w:id="5656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\qquad(55)$$</w:delText>
        </w:r>
      </w:del>
      <w:bookmarkEnd w:id="287"/>
    </w:p>
    <w:p>
      <w:pPr>
        <w:pStyle w:val="FirstParagraph"/>
      </w:pPr>
      <w:del w:id="5657" w:author="PR Preview" w:date="2026-01-01T00:00:00Z">
        <w:r>
          <w:rPr>
            <w:i/>
            <w:iCs/>
          </w:rPr>
          <w:delText xml:space="preserve">Remark 30</w:delText>
        </w:r>
      </w:del>
      <w:del w:id="5658" w:author="PR Preview" w:date="2026-01-01T00:00:00Z">
        <w:r>
          <w:delText xml:space="preserve"> (Source: Cross-product matrix (sum-of-squares and cross-products matrix)). </w:delText>
        </w:r>
      </w:del>
      <w:del w:id="5659" w:author="PR Preview" w:date="2026-01-01T00:00:00Z">
        <w:r>
          <w:delText xml:space="preserve">Also called a</w:delText>
        </w:r>
      </w:del>
      <w:del w:id="5660" w:author="PR Preview" w:date="2026-01-01T00:00:00Z">
        <w:r>
          <w:delText xml:space="preserve"> </w:delText>
        </w:r>
      </w:del>
      <w:del w:id="5661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5662" w:author="PR Preview" w:date="2026-01-01T00:00:00Z">
        <w:r>
          <w:delText xml:space="preserve"> </w:delText>
        </w:r>
      </w:del>
      <w:del w:id="5663" w:author="PR Preview" w:date="2026-01-01T00:00:00Z">
        <w:r>
          <w:delText xml:space="preserve">[13], chap. </w:delText>
        </w:r>
      </w:del>
      <w:del w:id="5664" w:author="PR Preview" w:date="2026-01-01T00:00:00Z">
        <w:r>
          <w:delText xml:space="preserve">“Matrix Cross-Products”</w:delText>
        </w:r>
      </w:del>
      <w:del w:id="5665" w:author="PR Preview" w:date="2026-01-01T00:00:00Z">
        <w:r>
          <w:delText xml:space="preserve"> </w:delText>
        </w:r>
      </w:del>
      <w:del w:id="5666" w:author="PR Preview" w:date="2026-01-01T00:00:00Z">
        <w:r>
          <w:delText xml:space="preserve">(see</w:delText>
        </w:r>
      </w:del>
      <w:del w:id="5667" w:author="PR Preview" w:date="2026-01-01T00:00:00Z">
        <w:r>
          <w:delText xml:space="preserve"> </w:delText>
        </w:r>
      </w:del>
      <w:hyperlink r:id="rId283">
        <w:del w:id="5668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5669" w:author="PR Preview" w:date="2026-01-01T00:00:00Z">
        <w:r>
          <w:delText xml:space="preserve">).</w:delText>
        </w:r>
      </w:del>
    </w:p>
    <w:p>
      <w:pPr>
        <w:pStyle w:val="BodyText"/>
      </w:pPr>
      <w:ins w:id="5670" w:author="PR Preview" w:date="2026-01-01T00:00:00Z">
        <w:r>
          <w:rPr>
            <w:b/>
            <w:bCs/>
          </w:rPr>
          <w:t xml:space="preserve">Definition 54 (Cross-product matrix (sum-of-squares and cross-products matrix))</w:t>
        </w:r>
      </w:ins>
      <w:ins w:id="5671" w:author="PR Preview" w:date="2026-01-01T00:00:00Z">
        <w:r>
          <w:t xml:space="preserve"> </w:t>
        </w:r>
      </w:ins>
      <w:ins w:id="5672" w:author="PR Preview" w:date="2026-01-01T00:00:00Z">
        <w:r>
          <w:t xml:space="preserve">The</w:t>
        </w:r>
      </w:ins>
      <w:ins w:id="5673" w:author="PR Preview" w:date="2026-01-01T00:00:00Z">
        <w:r>
          <w:t xml:space="preserve"> </w:t>
        </w:r>
      </w:ins>
      <w:ins w:id="5674" w:author="PR Preview" w:date="2026-01-01T00:00:00Z">
        <w:r>
          <w:rPr>
            <w:b/>
            <w:bCs/>
          </w:rPr>
          <w:t xml:space="preserve">cross-product matrix</w:t>
        </w:r>
      </w:ins>
      <w:ins w:id="5675" w:author="PR Preview" w:date="2026-01-01T00:00:00Z">
        <w:r>
          <w:t xml:space="preserve"> </w:t>
        </w:r>
      </w:ins>
      <m:oMath>
        <m:r>
          <m:t>A</m:t>
        </m:r>
      </m:oMath>
      <w:ins w:id="5676" w:author="PR Preview" w:date="2026-01-01T00:00:00Z">
        <w:r>
          <w:t xml:space="preserve"> </w:t>
        </w:r>
      </w:ins>
      <w:ins w:id="5677" w:author="PR Preview" w:date="2026-01-01T00:00:00Z">
        <w:r>
          <w:t xml:space="preserve">of</w:t>
        </w:r>
      </w:ins>
      <w:ins w:id="5678" w:author="PR Preview" w:date="2026-01-01T00:00:00Z">
        <w:r>
          <w:t xml:space="preserve"> </w:t>
        </w:r>
      </w:ins>
      <w:hyperlink w:anchor="def-term-vector">
        <w:ins w:id="5679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680" w:author="PR Preview" w:date="2026-01-01T00:00:00Z">
        <w:r>
          <w:t xml:space="preserve"> </w:t>
        </w:r>
      </w:ins>
      <w:ins w:id="5681" w:author="PR Preview" w:date="2026-01-01T00:00:00Z">
        <w:r>
          <w:t xml:space="preserve">$\mathord{\smash[b]{\underset{\raise.3ex\hbox{$\scriptstyle\sim$}}{t}}\vphantom{t}}_{i}$</w:t>
        </w:r>
      </w:ins>
      <w:ins w:id="5682" w:author="PR Preview" w:date="2026-01-01T00:00:00Z">
        <w:r>
          <w:t xml:space="preserve">,</w:t>
        </w:r>
      </w:ins>
      <w:ins w:id="56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684" w:author="PR Preview" w:date="2026-01-01T00:00:00Z">
        <w:r>
          <w:t xml:space="preserve">, of a training set indexed by</w:t>
        </w:r>
      </w:ins>
      <w:ins w:id="5685" w:author="PR Preview" w:date="2026-01-01T00:00:00Z">
        <w:r>
          <w:t xml:space="preserve"> </w:t>
        </w:r>
      </w:ins>
      <m:oMath>
        <m:r>
          <m:t>I</m:t>
        </m:r>
      </m:oMath>
      <w:ins w:id="5686" w:author="PR Preview" w:date="2026-01-01T00:00:00Z">
        <w:r>
          <w:t xml:space="preserve">,</w:t>
        </w:r>
      </w:ins>
      <w:ins w:id="5687" w:author="PR Preview" w:date="2026-01-01T00:00:00Z">
        <w:r>
          <w:t xml:space="preserve"> </w:t>
        </w:r>
      </w:ins>
      <w:ins w:id="5688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81" w:name="eq-cross-product-matrix"/>
      <w:ins w:id="5689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  </w:r>
      </w:ins>
      <w:bookmarkEnd w:id="281"/>
    </w:p>
    <w:bookmarkEnd w:id="282"/>
    <w:bookmarkStart w:id="284" w:name="rem-source-cross-product-matrix"/>
    <w:p>
      <w:pPr>
        <w:pStyle w:val="FirstParagraph"/>
      </w:pPr>
      <w:ins w:id="5690" w:author="PR Preview" w:date="2026-01-01T00:00:00Z">
        <w:r>
          <w:rPr>
            <w:i/>
            <w:iCs/>
          </w:rPr>
          <w:t xml:space="preserve">Remark 30</w:t>
        </w:r>
      </w:ins>
      <w:ins w:id="5691" w:author="PR Preview" w:date="2026-01-01T00:00:00Z">
        <w:r>
          <w:t xml:space="preserve"> (Source: Cross-product matrix (sum-of-squares and cross-products matrix)). </w:t>
        </w:r>
      </w:ins>
      <w:ins w:id="5692" w:author="PR Preview" w:date="2026-01-01T00:00:00Z">
        <w:r>
          <w:t xml:space="preserve">Also called a</w:t>
        </w:r>
      </w:ins>
      <w:ins w:id="5693" w:author="PR Preview" w:date="2026-01-01T00:00:00Z">
        <w:r>
          <w:t xml:space="preserve"> </w:t>
        </w:r>
      </w:ins>
      <w:ins w:id="5694" w:author="PR Preview" w:date="2026-01-01T00:00:00Z">
        <w:r>
          <w:rPr>
            <w:b/>
            <w:bCs/>
          </w:rPr>
          <w:t xml:space="preserve">sum-of-squares and cross-products matrix</w:t>
        </w:r>
      </w:ins>
      <w:ins w:id="5695" w:author="PR Preview" w:date="2026-01-01T00:00:00Z">
        <w:r>
          <w:t xml:space="preserve"> </w:t>
        </w:r>
      </w:ins>
      <w:ins w:id="5696" w:author="PR Preview" w:date="2026-01-01T00:00:00Z">
        <w:r>
          <w:t xml:space="preserve">[11], chap. </w:t>
        </w:r>
      </w:ins>
      <w:ins w:id="5697" w:author="PR Preview" w:date="2026-01-01T00:00:00Z">
        <w:r>
          <w:t xml:space="preserve">“Matrix Cross-Products”</w:t>
        </w:r>
      </w:ins>
      <w:ins w:id="5698" w:author="PR Preview" w:date="2026-01-01T00:00:00Z">
        <w:r>
          <w:t xml:space="preserve"> </w:t>
        </w:r>
      </w:ins>
      <w:ins w:id="5699" w:author="PR Preview" w:date="2026-01-01T00:00:00Z">
        <w:r>
          <w:t xml:space="preserve">(see</w:t>
        </w:r>
      </w:ins>
      <w:ins w:id="5700" w:author="PR Preview" w:date="2026-01-01T00:00:00Z">
        <w:r>
          <w:t xml:space="preserve"> </w:t>
        </w:r>
      </w:ins>
      <w:hyperlink r:id="rId283">
        <w:ins w:id="5701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5702" w:author="PR Preview" w:date="2026-01-01T00:00:00Z">
        <w:r>
          <w:t xml:space="preserve">).</w:t>
        </w:r>
      </w:ins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del w:id="5703" w:author="PR Preview" w:date="2026-01-01T00:00:00Z">
        <w:r>
          <w:rPr>
            <w:b/>
            <w:bCs/>
          </w:rPr>
          <w:delText xml:space="preserve">Definition 56 (Leverage)</w:delText>
        </w:r>
      </w:del>
      <w:del w:id="5704" w:author="PR Preview" w:date="2026-01-01T00:00:00Z">
        <w:r>
          <w:delText xml:space="preserve"> </w:delText>
        </w:r>
      </w:del>
      <w:del w:id="5705" w:author="PR Preview" w:date="2026-01-01T00:00:00Z">
        <w:r>
          <w:delText xml:space="preserve">Consider a linear model fitted by</w:delText>
        </w:r>
      </w:del>
      <w:del w:id="5706" w:author="PR Preview" w:date="2026-01-01T00:00:00Z">
        <w:r>
          <w:delText xml:space="preserve"> </w:delText>
        </w:r>
      </w:del>
      <w:hyperlink r:id="rId288">
        <w:del w:id="5707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5708" w:author="PR Preview" w:date="2026-01-01T00:00:00Z">
        <w:r>
          <w:delText xml:space="preserve">,</w:delText>
        </w:r>
      </w:del>
      <w:del w:id="5709" w:author="PR Preview" w:date="2026-01-01T00:00:00Z">
        <w:r>
          <w:delText xml:space="preserve"> </w:delText>
        </w:r>
      </w:del>
      <w:del w:id="5710" w:author="PR Preview" w:date="2026-01-01T00:00:00Z">
        <w:r>
          <w:delText xml:space="preserve">with</w:delText>
        </w:r>
      </w:del>
      <w:del w:id="5711" w:author="PR Preview" w:date="2026-01-01T00:00:00Z">
        <w:r>
          <w:delText xml:space="preserve"> </w:delText>
        </w:r>
      </w:del>
      <w:hyperlink w:anchor="def-term-vector">
        <w:del w:id="5712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713" w:author="PR Preview" w:date="2026-01-01T00:00:00Z">
        <w:r>
          <w:delText xml:space="preserve"> </w:delText>
        </w:r>
      </w:del>
      <w:del w:id="5714" w:author="PR Preview" w:date="2026-01-01T00:00:00Z">
        <w:r>
          <w:delText xml:space="preserve">$\mathord{\smash[b]{\underset{\raise.3ex\hbox{$\scriptstyle\sim$}}{t}}\vphantom{t}}_{i}$</w:delText>
        </w:r>
      </w:del>
      <w:del w:id="5715" w:author="PR Preview" w:date="2026-01-01T00:00:00Z">
        <w:r>
          <w:delText xml:space="preserve">,</w:delText>
        </w:r>
      </w:del>
      <w:del w:id="571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717" w:author="PR Preview" w:date="2026-01-01T00:00:00Z">
        <w:r>
          <w:delText xml:space="preserve">,</w:delText>
        </w:r>
      </w:del>
      <w:del w:id="5718" w:author="PR Preview" w:date="2026-01-01T00:00:00Z">
        <w:r>
          <w:delText xml:space="preserve"> </w:delText>
        </w:r>
      </w:del>
      <w:del w:id="5719" w:author="PR Preview" w:date="2026-01-01T00:00:00Z">
        <w:r>
          <w:delText xml:space="preserve">and an invertible</w:delText>
        </w:r>
      </w:del>
      <w:del w:id="5720" w:author="PR Preview" w:date="2026-01-01T00:00:00Z">
        <w:r>
          <w:delText xml:space="preserve"> </w:delText>
        </w:r>
      </w:del>
      <w:hyperlink w:anchor="def-cross-product-matrix">
        <w:del w:id="5721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5722" w:author="PR Preview" w:date="2026-01-01T00:00:00Z">
        <w:r>
          <w:delText xml:space="preserve"> </w:delText>
        </w:r>
      </w:del>
      <m:oMath>
        <m:r>
          <m:t>A</m:t>
        </m:r>
      </m:oMath>
      <w:del w:id="5723" w:author="PR Preview" w:date="2026-01-01T00:00:00Z">
        <w:r>
          <w:delText xml:space="preserve">.</w:delText>
        </w:r>
      </w:del>
      <w:del w:id="5724" w:author="PR Preview" w:date="2026-01-01T00:00:00Z">
        <w:r>
          <w:delText xml:space="preserve"> </w:delText>
        </w:r>
      </w:del>
      <w:del w:id="5725" w:author="PR Preview" w:date="2026-01-01T00:00:00Z">
        <w:r>
          <w:delText xml:space="preserve">The</w:delText>
        </w:r>
      </w:del>
      <w:del w:id="5726" w:author="PR Preview" w:date="2026-01-01T00:00:00Z">
        <w:r>
          <w:delText xml:space="preserve"> </w:delText>
        </w:r>
      </w:del>
      <w:del w:id="5727" w:author="PR Preview" w:date="2026-01-01T00:00:00Z">
        <w:r>
          <w:rPr>
            <w:b/>
            <w:bCs/>
          </w:rPr>
          <w:delText xml:space="preserve">leverage</w:delText>
        </w:r>
      </w:del>
      <w:del w:id="5728" w:author="PR Preview" w:date="2026-01-01T00:00:00Z">
        <w:r>
          <w:delText xml:space="preserve"> </w:delText>
        </w:r>
      </w:del>
      <w:del w:id="5729" w:author="PR Preview" w:date="2026-01-01T00:00:00Z">
        <w:r>
          <w:delText xml:space="preserve">of observation</w:delText>
        </w:r>
      </w:del>
      <w:del w:id="5730" w:author="PR Preview" w:date="2026-01-01T00:00:00Z">
        <w:r>
          <w:delText xml:space="preserve"> </w:delText>
        </w:r>
      </w:del>
      <m:oMath>
        <m:r>
          <m:t>i</m:t>
        </m:r>
      </m:oMath>
      <w:del w:id="5731" w:author="PR Preview" w:date="2026-01-01T00:00:00Z">
        <w:r>
          <w:delText xml:space="preserve"> </w:delText>
        </w:r>
      </w:del>
      <w:del w:id="5732" w:author="PR Preview" w:date="2026-01-01T00:00:00Z">
        <w:r>
          <w:delText xml:space="preserve">is</w:delText>
        </w:r>
      </w:del>
      <w:del w:id="5733" w:author="PR Preview" w:date="2026-01-01T00:00:00Z">
        <w:r>
          <w:delText xml:space="preserve"> </w:delText>
        </w:r>
      </w:del>
      <w:del w:id="5734" w:author="PR Preview" w:date="2026-01-01T00:00:00Z">
        <w:r>
          <w:delText xml:space="preserve">[14]</w:delText>
        </w:r>
      </w:del>
    </w:p>
    <w:p>
      <w:pPr>
        <w:pStyle w:val="BodyText"/>
      </w:pPr>
      <w:bookmarkStart w:id="295" w:name="eq-leverage"/>
      <w:del w:id="5735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\qquad(56)$$</w:delText>
        </w:r>
      </w:del>
      <w:bookmarkEnd w:id="295"/>
    </w:p>
    <w:p>
      <w:pPr>
        <w:pStyle w:val="FirstParagraph"/>
      </w:pPr>
      <w:del w:id="5736" w:author="PR Preview" w:date="2026-01-01T00:00:00Z">
        <w:r>
          <w:delText xml:space="preserve">Source:</w:delText>
        </w:r>
      </w:del>
      <w:del w:id="5737" w:author="PR Preview" w:date="2026-01-01T00:00:00Z">
        <w:r>
          <w:delText xml:space="preserve"> </w:delText>
        </w:r>
      </w:del>
      <w:del w:id="5738" w:author="PR Preview" w:date="2026-01-01T00:00:00Z">
        <w:r>
          <w:delText xml:space="preserve">Wikipedia contributors [14]</w:delText>
        </w:r>
      </w:del>
      <w:del w:id="5739" w:author="PR Preview" w:date="2026-01-01T00:00:00Z">
        <w:r>
          <w:delText xml:space="preserve">.</w:delText>
        </w:r>
      </w:del>
    </w:p>
    <w:p>
      <w:pPr>
        <w:pStyle w:val="BodyText"/>
      </w:pPr>
      <w:ins w:id="5740" w:author="PR Preview" w:date="2026-01-01T00:00:00Z">
        <w:r>
          <w:rPr>
            <w:b/>
            <w:bCs/>
          </w:rPr>
          <w:t xml:space="preserve">Definition 55 (Leverage)</w:t>
        </w:r>
      </w:ins>
      <w:ins w:id="5741" w:author="PR Preview" w:date="2026-01-01T00:00:00Z">
        <w:r>
          <w:t xml:space="preserve"> </w:t>
        </w:r>
      </w:ins>
      <w:ins w:id="5742" w:author="PR Preview" w:date="2026-01-01T00:00:00Z">
        <w:r>
          <w:t xml:space="preserve">Consider a linear model fitted by</w:t>
        </w:r>
      </w:ins>
      <w:ins w:id="5743" w:author="PR Preview" w:date="2026-01-01T00:00:00Z">
        <w:r>
          <w:t xml:space="preserve"> </w:t>
        </w:r>
      </w:ins>
      <w:hyperlink r:id="rId288">
        <w:ins w:id="5744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5745" w:author="PR Preview" w:date="2026-01-01T00:00:00Z">
        <w:r>
          <w:t xml:space="preserve">,</w:t>
        </w:r>
      </w:ins>
      <w:ins w:id="5746" w:author="PR Preview" w:date="2026-01-01T00:00:00Z">
        <w:r>
          <w:t xml:space="preserve"> </w:t>
        </w:r>
      </w:ins>
      <w:ins w:id="5747" w:author="PR Preview" w:date="2026-01-01T00:00:00Z">
        <w:r>
          <w:t xml:space="preserve">with</w:t>
        </w:r>
      </w:ins>
      <w:ins w:id="5748" w:author="PR Preview" w:date="2026-01-01T00:00:00Z">
        <w:r>
          <w:t xml:space="preserve"> </w:t>
        </w:r>
      </w:ins>
      <w:hyperlink w:anchor="def-term-vector">
        <w:ins w:id="5749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750" w:author="PR Preview" w:date="2026-01-01T00:00:00Z">
        <w:r>
          <w:t xml:space="preserve"> </w:t>
        </w:r>
      </w:ins>
      <w:ins w:id="5751" w:author="PR Preview" w:date="2026-01-01T00:00:00Z">
        <w:r>
          <w:t xml:space="preserve">$\mathord{\smash[b]{\underset{\raise.3ex\hbox{$\scriptstyle\sim$}}{t}}\vphantom{t}}_{i}$</w:t>
        </w:r>
      </w:ins>
      <w:ins w:id="5752" w:author="PR Preview" w:date="2026-01-01T00:00:00Z">
        <w:r>
          <w:t xml:space="preserve">,</w:t>
        </w:r>
      </w:ins>
      <w:ins w:id="575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754" w:author="PR Preview" w:date="2026-01-01T00:00:00Z">
        <w:r>
          <w:t xml:space="preserve">,</w:t>
        </w:r>
      </w:ins>
      <w:ins w:id="5755" w:author="PR Preview" w:date="2026-01-01T00:00:00Z">
        <w:r>
          <w:t xml:space="preserve"> </w:t>
        </w:r>
      </w:ins>
      <w:ins w:id="5756" w:author="PR Preview" w:date="2026-01-01T00:00:00Z">
        <w:r>
          <w:t xml:space="preserve">and an invertible</w:t>
        </w:r>
      </w:ins>
      <w:ins w:id="5757" w:author="PR Preview" w:date="2026-01-01T00:00:00Z">
        <w:r>
          <w:t xml:space="preserve"> </w:t>
        </w:r>
      </w:ins>
      <w:hyperlink w:anchor="def-cross-product-matrix">
        <w:ins w:id="5758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5759" w:author="PR Preview" w:date="2026-01-01T00:00:00Z">
        <w:r>
          <w:t xml:space="preserve"> </w:t>
        </w:r>
      </w:ins>
      <m:oMath>
        <m:r>
          <m:t>A</m:t>
        </m:r>
      </m:oMath>
      <w:ins w:id="5760" w:author="PR Preview" w:date="2026-01-01T00:00:00Z">
        <w:r>
          <w:t xml:space="preserve">.</w:t>
        </w:r>
      </w:ins>
      <w:ins w:id="5761" w:author="PR Preview" w:date="2026-01-01T00:00:00Z">
        <w:r>
          <w:t xml:space="preserve"> </w:t>
        </w:r>
      </w:ins>
      <w:ins w:id="5762" w:author="PR Preview" w:date="2026-01-01T00:00:00Z">
        <w:r>
          <w:t xml:space="preserve">The</w:t>
        </w:r>
      </w:ins>
      <w:ins w:id="5763" w:author="PR Preview" w:date="2026-01-01T00:00:00Z">
        <w:r>
          <w:t xml:space="preserve"> </w:t>
        </w:r>
      </w:ins>
      <w:ins w:id="5764" w:author="PR Preview" w:date="2026-01-01T00:00:00Z">
        <w:r>
          <w:rPr>
            <w:b/>
            <w:bCs/>
          </w:rPr>
          <w:t xml:space="preserve">leverage</w:t>
        </w:r>
      </w:ins>
      <w:ins w:id="5765" w:author="PR Preview" w:date="2026-01-01T00:00:00Z">
        <w:r>
          <w:t xml:space="preserve"> </w:t>
        </w:r>
      </w:ins>
      <w:ins w:id="5766" w:author="PR Preview" w:date="2026-01-01T00:00:00Z">
        <w:r>
          <w:t xml:space="preserve">of observation</w:t>
        </w:r>
      </w:ins>
      <w:ins w:id="5767" w:author="PR Preview" w:date="2026-01-01T00:00:00Z">
        <w:r>
          <w:t xml:space="preserve"> </w:t>
        </w:r>
      </w:ins>
      <m:oMath>
        <m:r>
          <m:t>i</m:t>
        </m:r>
      </m:oMath>
      <w:ins w:id="5768" w:author="PR Preview" w:date="2026-01-01T00:00:00Z">
        <w:r>
          <w:t xml:space="preserve"> </w:t>
        </w:r>
      </w:ins>
      <w:ins w:id="5769" w:author="PR Preview" w:date="2026-01-01T00:00:00Z">
        <w:r>
          <w:t xml:space="preserve">is</w:t>
        </w:r>
      </w:ins>
      <w:ins w:id="5770" w:author="PR Preview" w:date="2026-01-01T00:00:00Z">
        <w:r>
          <w:t xml:space="preserve"> </w:t>
        </w:r>
      </w:ins>
      <w:ins w:id="5771" w:author="PR Preview" w:date="2026-01-01T00:00:00Z">
        <w:r>
          <w:t xml:space="preserve">[12]</w:t>
        </w:r>
      </w:ins>
    </w:p>
    <w:p>
      <w:pPr>
        <w:pStyle w:val="BodyText"/>
      </w:pPr>
      <w:bookmarkStart w:id="289" w:name="eq-leverage"/>
      <w:ins w:id="5772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  </w:r>
      </w:ins>
      <w:bookmarkEnd w:id="289"/>
    </w:p>
    <w:p>
      <w:pPr>
        <w:pStyle w:val="FirstParagraph"/>
      </w:pPr>
      <w:ins w:id="5773" w:author="PR Preview" w:date="2026-01-01T00:00:00Z">
        <w:r>
          <w:t xml:space="preserve">Source:</w:t>
        </w:r>
      </w:ins>
      <w:ins w:id="5774" w:author="PR Preview" w:date="2026-01-01T00:00:00Z">
        <w:r>
          <w:t xml:space="preserve"> </w:t>
        </w:r>
      </w:ins>
      <w:ins w:id="5775" w:author="PR Preview" w:date="2026-01-01T00:00:00Z">
        <w:r>
          <w:t xml:space="preserve">Wikipedia contributors [12]</w:t>
        </w:r>
      </w:ins>
      <w:ins w:id="5776" w:author="PR Preview" w:date="2026-01-01T00:00:00Z">
        <w:r>
          <w:t xml:space="preserve">.</w:t>
        </w:r>
      </w:ins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del w:id="5777" w:author="PR Preview" w:date="2026-01-01T00:00:00Z">
        <w:r>
          <w:rPr>
            <w:b/>
            <w:bCs/>
          </w:rPr>
          <w:delText xml:space="preserve">Example 33 (Leave-one-out cross-validation of the</w:delText>
        </w:r>
      </w:del>
      <w:del w:id="5778" w:author="PR Preview" w:date="2026-01-01T00:00:00Z">
        <w:r>
          <w:rPr>
            <w:b/>
            <w:bCs/>
          </w:rPr>
          <w:delText xml:space="preserve"> </w:delText>
        </w:r>
      </w:del>
      <w:del w:id="5779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780" w:author="PR Preview" w:date="2026-01-01T00:00:00Z">
        <w:r>
          <w:rPr>
            <w:b/>
            <w:bCs/>
          </w:rPr>
          <w:delText xml:space="preserve"> </w:delText>
        </w:r>
      </w:del>
      <w:del w:id="5781" w:author="PR Preview" w:date="2026-01-01T00:00:00Z">
        <w:r>
          <w:rPr>
            <w:b/>
            <w:bCs/>
          </w:rPr>
          <w:delText xml:space="preserve">polynomials)</w:delText>
        </w:r>
      </w:del>
      <w:del w:id="5782" w:author="PR Preview" w:date="2026-01-01T00:00:00Z">
        <w:r>
          <w:delText xml:space="preserve"> </w:delText>
        </w:r>
      </w:del>
      <w:del w:id="5783" w:author="PR Preview" w:date="2026-01-01T00:00:00Z">
        <w:r>
          <w:delText xml:space="preserve">This example computes</w:delText>
        </w:r>
      </w:del>
      <w:del w:id="578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5785" w:author="PR Preview" w:date="2026-01-01T00:00:00Z">
        <w:r>
          <w:delText xml:space="preserve"> </w:delText>
        </w:r>
      </w:del>
      <w:del w:id="5786" w:author="PR Preview" w:date="2026-01-01T00:00:00Z">
        <w:r>
          <w:delText xml:space="preserve">for the four</w:delText>
        </w:r>
      </w:del>
      <w:del w:id="5787" w:author="PR Preview" w:date="2026-01-01T00:00:00Z">
        <w:r>
          <w:delText xml:space="preserve"> </w:delText>
        </w:r>
      </w:del>
      <w:del w:id="5788" w:author="PR Preview" w:date="2026-01-01T00:00:00Z">
        <w:r>
          <w:rPr>
            <w:rStyle w:val="VerbatimChar"/>
          </w:rPr>
          <w:delText xml:space="preserve">mtcars</w:delText>
        </w:r>
      </w:del>
      <w:del w:id="5789" w:author="PR Preview" w:date="2026-01-01T00:00:00Z">
        <w:r>
          <w:delText xml:space="preserve"> </w:delText>
        </w:r>
      </w:del>
      <w:del w:id="5790" w:author="PR Preview" w:date="2026-01-01T00:00:00Z">
        <w:r>
          <w:delText xml:space="preserve">polynomials</w:delText>
        </w:r>
      </w:del>
      <w:del w:id="5791" w:author="PR Preview" w:date="2026-01-01T00:00:00Z">
        <w:r>
          <w:delText xml:space="preserve"> </w:delText>
        </w:r>
      </w:del>
      <w:del w:id="5792" w:author="PR Preview" w:date="2026-01-01T00:00:00Z">
        <w:r>
          <w:delText xml:space="preserve">of</w:delText>
        </w:r>
      </w:del>
      <w:del w:id="5793" w:author="PR Preview" w:date="2026-01-01T00:00:00Z">
        <w:r>
          <w:delText xml:space="preserve"> </w:delText>
        </w:r>
      </w:del>
      <w:hyperlink w:anchor="exr-overfitting">
        <w:del w:id="579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795" w:author="PR Preview" w:date="2026-01-01T00:00:00Z">
        <w:r>
          <w:delText xml:space="preserve"> </w:delText>
        </w:r>
      </w:del>
      <w:del w:id="5796" w:author="PR Preview" w:date="2026-01-01T00:00:00Z">
        <w:r>
          <w:delText xml:space="preserve">in two ways:</w:delText>
        </w:r>
      </w:del>
      <w:del w:id="5797" w:author="PR Preview" w:date="2026-01-01T00:00:00Z">
        <w:r>
          <w:delText xml:space="preserve"> </w:delText>
        </w:r>
      </w:del>
      <w:del w:id="5798" w:author="PR Preview" w:date="2026-01-01T00:00:00Z">
        <w:r>
          <w:delText xml:space="preserve">by fitting each model 32 times, as in</w:delText>
        </w:r>
      </w:del>
      <w:del w:id="5799" w:author="PR Preview" w:date="2026-01-01T00:00:00Z">
        <w:r>
          <w:delText xml:space="preserve"> </w:delText>
        </w:r>
      </w:del>
      <w:hyperlink w:anchor="eq-loocv">
        <w:del w:id="5800" w:author="PR Preview" w:date="2026-01-01T00:00:00Z">
          <w:r>
            <w:rPr>
              <w:rStyle w:val="Hyperlink"/>
            </w:rPr>
            <w:delText xml:space="preserve">Equation 53</w:delText>
          </w:r>
        </w:del>
      </w:hyperlink>
      <w:del w:id="5801" w:author="PR Preview" w:date="2026-01-01T00:00:00Z">
        <w:r>
          <w:delText xml:space="preserve">,</w:delText>
        </w:r>
      </w:del>
      <w:del w:id="5802" w:author="PR Preview" w:date="2026-01-01T00:00:00Z">
        <w:r>
          <w:delText xml:space="preserve"> </w:delText>
        </w:r>
      </w:del>
      <w:del w:id="5803" w:author="PR Preview" w:date="2026-01-01T00:00:00Z">
        <w:r>
          <w:delText xml:space="preserve">and by the single-fit formula of</w:delText>
        </w:r>
      </w:del>
      <w:del w:id="5804" w:author="PR Preview" w:date="2026-01-01T00:00:00Z">
        <w:r>
          <w:delText xml:space="preserve"> </w:delText>
        </w:r>
      </w:del>
      <w:hyperlink w:anchor="thm-loocv-shortcut">
        <w:del w:id="5805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5806" w:author="PR Preview" w:date="2026-01-01T00:00:00Z">
        <w:r>
          <w:delText xml:space="preserve">,</w:delText>
        </w:r>
      </w:del>
      <w:del w:id="5807" w:author="PR Preview" w:date="2026-01-01T00:00:00Z">
        <w:r>
          <w:delText xml:space="preserve"> </w:delText>
        </w:r>
      </w:del>
      <w:del w:id="5808" w:author="PR Preview" w:date="2026-01-01T00:00:00Z">
        <w:r>
          <w:delText xml:space="preserve">with the leverages from</w:delText>
        </w:r>
      </w:del>
      <w:del w:id="5809" w:author="PR Preview" w:date="2026-01-01T00:00:00Z">
        <w:r>
          <w:delText xml:space="preserve"> </w:delText>
        </w:r>
      </w:del>
      <w:del w:id="5810" w:author="PR Preview" w:date="2026-01-01T00:00:00Z">
        <w:r>
          <w:rPr>
            <w:rStyle w:val="VerbatimChar"/>
          </w:rPr>
          <w:delText xml:space="preserve">hatvalues()</w:delText>
        </w:r>
      </w:del>
      <w:del w:id="5811" w:author="PR Preview" w:date="2026-01-01T00:00:00Z">
        <w:r>
          <w:delText xml:space="preserve">.</w:delText>
        </w:r>
      </w:del>
    </w:p>
    <w:p>
      <w:pPr>
        <w:pStyle w:val="BodyText"/>
      </w:pPr>
      <w:ins w:id="5812" w:author="PR Preview" w:date="2026-01-01T00:00:00Z">
        <w:r>
          <w:rPr>
            <w:b/>
            <w:bCs/>
          </w:rPr>
          <w:t xml:space="preserve">Example 32 (Leave-one-out cross-validation of the</w:t>
        </w:r>
      </w:ins>
      <w:ins w:id="5813" w:author="PR Preview" w:date="2026-01-01T00:00:00Z">
        <w:r>
          <w:rPr>
            <w:b/>
            <w:bCs/>
          </w:rPr>
          <w:t xml:space="preserve"> </w:t>
        </w:r>
      </w:ins>
      <w:ins w:id="581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815" w:author="PR Preview" w:date="2026-01-01T00:00:00Z">
        <w:r>
          <w:rPr>
            <w:b/>
            <w:bCs/>
          </w:rPr>
          <w:t xml:space="preserve"> </w:t>
        </w:r>
      </w:ins>
      <w:ins w:id="5816" w:author="PR Preview" w:date="2026-01-01T00:00:00Z">
        <w:r>
          <w:rPr>
            <w:b/>
            <w:bCs/>
          </w:rPr>
          <w:t xml:space="preserve">polynomials)</w:t>
        </w:r>
      </w:ins>
      <w:ins w:id="5817" w:author="PR Preview" w:date="2026-01-01T00:00:00Z">
        <w:r>
          <w:t xml:space="preserve"> </w:t>
        </w:r>
      </w:ins>
      <w:ins w:id="5818" w:author="PR Preview" w:date="2026-01-01T00:00:00Z">
        <w:r>
          <w:t xml:space="preserve">This example computes</w:t>
        </w:r>
      </w:ins>
      <w:ins w:id="58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5820" w:author="PR Preview" w:date="2026-01-01T00:00:00Z">
        <w:r>
          <w:t xml:space="preserve"> </w:t>
        </w:r>
      </w:ins>
      <w:ins w:id="5821" w:author="PR Preview" w:date="2026-01-01T00:00:00Z">
        <w:r>
          <w:t xml:space="preserve">for the four</w:t>
        </w:r>
      </w:ins>
      <w:ins w:id="5822" w:author="PR Preview" w:date="2026-01-01T00:00:00Z">
        <w:r>
          <w:t xml:space="preserve"> </w:t>
        </w:r>
      </w:ins>
      <w:ins w:id="5823" w:author="PR Preview" w:date="2026-01-01T00:00:00Z">
        <w:r>
          <w:rPr>
            <w:rStyle w:val="VerbatimChar"/>
          </w:rPr>
          <w:t xml:space="preserve">mtcars</w:t>
        </w:r>
      </w:ins>
      <w:ins w:id="5824" w:author="PR Preview" w:date="2026-01-01T00:00:00Z">
        <w:r>
          <w:t xml:space="preserve"> </w:t>
        </w:r>
      </w:ins>
      <w:ins w:id="5825" w:author="PR Preview" w:date="2026-01-01T00:00:00Z">
        <w:r>
          <w:t xml:space="preserve">polynomials</w:t>
        </w:r>
      </w:ins>
      <w:ins w:id="5826" w:author="PR Preview" w:date="2026-01-01T00:00:00Z">
        <w:r>
          <w:t xml:space="preserve"> </w:t>
        </w:r>
      </w:ins>
      <w:ins w:id="5827" w:author="PR Preview" w:date="2026-01-01T00:00:00Z">
        <w:r>
          <w:t xml:space="preserve">of</w:t>
        </w:r>
      </w:ins>
      <w:ins w:id="5828" w:author="PR Preview" w:date="2026-01-01T00:00:00Z">
        <w:r>
          <w:t xml:space="preserve"> </w:t>
        </w:r>
      </w:ins>
      <w:hyperlink w:anchor="exr-overfitting">
        <w:ins w:id="582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830" w:author="PR Preview" w:date="2026-01-01T00:00:00Z">
        <w:r>
          <w:t xml:space="preserve"> </w:t>
        </w:r>
      </w:ins>
      <w:ins w:id="5831" w:author="PR Preview" w:date="2026-01-01T00:00:00Z">
        <w:r>
          <w:t xml:space="preserve">in two ways:</w:t>
        </w:r>
      </w:ins>
      <w:ins w:id="5832" w:author="PR Preview" w:date="2026-01-01T00:00:00Z">
        <w:r>
          <w:t xml:space="preserve"> </w:t>
        </w:r>
      </w:ins>
      <w:ins w:id="5833" w:author="PR Preview" w:date="2026-01-01T00:00:00Z">
        <w:r>
          <w:t xml:space="preserve">by fitting each model 32 times, as in</w:t>
        </w:r>
      </w:ins>
      <w:ins w:id="5834" w:author="PR Preview" w:date="2026-01-01T00:00:00Z">
        <w:r>
          <w:t xml:space="preserve"> </w:t>
        </w:r>
      </w:ins>
      <w:hyperlink w:anchor="eq-loocv">
        <w:ins w:id="5835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5836" w:author="PR Preview" w:date="2026-01-01T00:00:00Z">
        <w:r>
          <w:t xml:space="preserve">,</w:t>
        </w:r>
      </w:ins>
      <w:ins w:id="5837" w:author="PR Preview" w:date="2026-01-01T00:00:00Z">
        <w:r>
          <w:t xml:space="preserve"> </w:t>
        </w:r>
      </w:ins>
      <w:ins w:id="5838" w:author="PR Preview" w:date="2026-01-01T00:00:00Z">
        <w:r>
          <w:t xml:space="preserve">and by the single-fit formula of</w:t>
        </w:r>
      </w:ins>
      <w:ins w:id="5839" w:author="PR Preview" w:date="2026-01-01T00:00:00Z">
        <w:r>
          <w:t xml:space="preserve"> </w:t>
        </w:r>
      </w:ins>
      <w:hyperlink w:anchor="thm-loocv-shortcut">
        <w:ins w:id="584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5841" w:author="PR Preview" w:date="2026-01-01T00:00:00Z">
        <w:r>
          <w:t xml:space="preserve">,</w:t>
        </w:r>
      </w:ins>
      <w:ins w:id="5842" w:author="PR Preview" w:date="2026-01-01T00:00:00Z">
        <w:r>
          <w:t xml:space="preserve"> </w:t>
        </w:r>
      </w:ins>
      <w:ins w:id="5843" w:author="PR Preview" w:date="2026-01-01T00:00:00Z">
        <w:r>
          <w:t xml:space="preserve">with the leverages from</w:t>
        </w:r>
      </w:ins>
      <w:ins w:id="5844" w:author="PR Preview" w:date="2026-01-01T00:00:00Z">
        <w:r>
          <w:t xml:space="preserve"> </w:t>
        </w:r>
      </w:ins>
      <w:ins w:id="5845" w:author="PR Preview" w:date="2026-01-01T00:00:00Z">
        <w:r>
          <w:rPr>
            <w:rStyle w:val="VerbatimChar"/>
          </w:rPr>
          <w:t xml:space="preserve">hatvalues()</w:t>
        </w:r>
      </w:ins>
      <w:ins w:id="584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del w:id="5847" w:author="PR Preview" w:date="2026-01-01T00:00:00Z">
        <w:r>
          <w:rPr>
            <w:b/>
            <w:bCs/>
          </w:rPr>
          <w:delText xml:space="preserve">Definition 57 (Cross-validation estimate of a named procedure)</w:delText>
        </w:r>
      </w:del>
      <w:del w:id="5848" w:author="PR Preview" w:date="2026-01-01T00:00:00Z">
        <w:r>
          <w:delText xml:space="preserve"> </w:delText>
        </w:r>
      </w:del>
      <w:del w:id="5849" w:author="PR Preview" w:date="2026-01-01T00:00:00Z">
        <w:r>
          <w:delText xml:space="preserve">Let a</w:delText>
        </w:r>
      </w:del>
      <w:del w:id="5850" w:author="PR Preview" w:date="2026-01-01T00:00:00Z">
        <w:r>
          <w:delText xml:space="preserve"> </w:delText>
        </w:r>
      </w:del>
      <w:hyperlink w:anchor="def-training-set">
        <w:del w:id="585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8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53" w:author="PR Preview" w:date="2026-01-01T00:00:00Z">
        <w:r>
          <w:delText xml:space="preserve">, indexed by</w:delText>
        </w:r>
      </w:del>
      <w:del w:id="5854" w:author="PR Preview" w:date="2026-01-01T00:00:00Z">
        <w:r>
          <w:delText xml:space="preserve"> </w:delText>
        </w:r>
      </w:del>
      <m:oMath>
        <m:r>
          <m:t>I</m:t>
        </m:r>
      </m:oMath>
      <w:del w:id="5855" w:author="PR Preview" w:date="2026-01-01T00:00:00Z">
        <w:r>
          <w:delText xml:space="preserve">,</w:delText>
        </w:r>
      </w:del>
      <w:del w:id="5856" w:author="PR Preview" w:date="2026-01-01T00:00:00Z">
        <w:r>
          <w:delText xml:space="preserve"> </w:delText>
        </w:r>
      </w:del>
      <w:del w:id="5857" w:author="PR Preview" w:date="2026-01-01T00:00:00Z">
        <w:r>
          <w:delText xml:space="preserve">be divided into</w:delText>
        </w:r>
      </w:del>
      <w:del w:id="5858" w:author="PR Preview" w:date="2026-01-01T00:00:00Z">
        <w:r>
          <w:delText xml:space="preserve"> </w:delText>
        </w:r>
      </w:del>
      <w:hyperlink w:anchor="def-folds">
        <w:del w:id="585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8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861" w:author="PR Preview" w:date="2026-01-01T00:00:00Z">
        <w:r>
          <w:delText xml:space="preserve">.</w:delText>
        </w:r>
      </w:del>
      <w:del w:id="5862" w:author="PR Preview" w:date="2026-01-01T00:00:00Z">
        <w:r>
          <w:delText xml:space="preserve"> </w:delText>
        </w:r>
      </w:del>
      <w:del w:id="5863" w:author="PR Preview" w:date="2026-01-01T00:00:00Z">
        <w:r>
          <w:delText xml:space="preserve">The</w:delText>
        </w:r>
      </w:del>
      <w:del w:id="5864" w:author="PR Preview" w:date="2026-01-01T00:00:00Z">
        <w:r>
          <w:delText xml:space="preserve"> </w:delText>
        </w:r>
      </w:del>
      <w:del w:id="5865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5866" w:author="PR Preview" w:date="2026-01-01T00:00:00Z">
        <w:r>
          <w:delText xml:space="preserve"> </w:delText>
        </w:r>
      </w:del>
      <m:oMath>
        <m:r>
          <m:t>g</m:t>
        </m:r>
      </m:oMath>
      <w:del w:id="5867" w:author="PR Preview" w:date="2026-01-01T00:00:00Z">
        <w:r>
          <w:delText xml:space="preserve"> </w:delText>
        </w:r>
      </w:del>
      <w:del w:id="5868" w:author="PR Preview" w:date="2026-01-01T00:00:00Z">
        <w:r>
          <w:delText xml:space="preserve">on</w:delText>
        </w:r>
      </w:del>
      <w:del w:id="58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70" w:author="PR Preview" w:date="2026-01-01T00:00:00Z">
        <w:r>
          <w:delText xml:space="preserve">,</w:delText>
        </w:r>
      </w:del>
      <w:del w:id="5871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872" w:author="PR Preview" w:date="2026-01-01T00:00:00Z">
        <w:r>
          <w:delText xml:space="preserve">,</w:delText>
        </w:r>
      </w:del>
      <w:del w:id="5873" w:author="PR Preview" w:date="2026-01-01T00:00:00Z">
        <w:r>
          <w:delText xml:space="preserve"> </w:delText>
        </w:r>
      </w:del>
      <w:del w:id="5874" w:author="PR Preview" w:date="2026-01-01T00:00:00Z">
        <w:r>
          <w:delText xml:space="preserve">is the</w:delText>
        </w:r>
      </w:del>
      <w:del w:id="5875" w:author="PR Preview" w:date="2026-01-01T00:00:00Z">
        <w:r>
          <w:delText xml:space="preserve"> </w:delText>
        </w:r>
      </w:del>
      <w:hyperlink w:anchor="def-cv-estimate">
        <w:del w:id="587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877" w:author="PR Preview" w:date="2026-01-01T00:00:00Z">
        <w:r>
          <w:delText xml:space="preserve"> </w:delText>
        </w:r>
      </w:del>
      <w:del w:id="5878" w:author="PR Preview" w:date="2026-01-01T00:00:00Z">
        <w:r>
          <w:delText xml:space="preserve">computed with</w:delText>
        </w:r>
      </w:del>
      <w:del w:id="5879" w:author="PR Preview" w:date="2026-01-01T00:00:00Z">
        <w:r>
          <w:delText xml:space="preserve"> </w:delText>
        </w:r>
      </w:del>
      <w:hyperlink w:anchor="def-fold-out-fitted-model">
        <w:del w:id="5880" w:author="PR Preview" w:date="2026-01-01T00:00:00Z">
          <w:r>
            <w:rPr>
              <w:rStyle w:val="Hyperlink"/>
            </w:rPr>
            <w:delText xml:space="preserve">fold-out fitted models</w:delText>
          </w:r>
        </w:del>
      </w:hyperlink>
      <w:del w:id="5881" w:author="PR Preview" w:date="2026-01-01T00:00:00Z">
        <w:r>
          <w:delText xml:space="preserve"> </w:delText>
        </w:r>
      </w:del>
      <w:del w:id="5882" w:author="PR Preview" w:date="2026-01-01T00:00:00Z">
        <w:r>
          <w:delText xml:space="preserve">that</w:delText>
        </w:r>
      </w:del>
      <w:del w:id="5883" w:author="PR Preview" w:date="2026-01-01T00:00:00Z">
        <w:r>
          <w:delText xml:space="preserve"> </w:delText>
        </w:r>
      </w:del>
      <m:oMath>
        <m:r>
          <m:t>g</m:t>
        </m:r>
      </m:oMath>
      <w:del w:id="5884" w:author="PR Preview" w:date="2026-01-01T00:00:00Z">
        <w:r>
          <w:delText xml:space="preserve"> </w:delText>
        </w:r>
      </w:del>
      <w:del w:id="5885" w:author="PR Preview" w:date="2026-01-01T00:00:00Z">
        <w:r>
          <w:delText xml:space="preserve">produces from</w:delText>
        </w:r>
      </w:del>
      <w:del w:id="58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87" w:author="PR Preview" w:date="2026-01-01T00:00:00Z">
        <w:r>
          <w:delText xml:space="preserve">:</w:delText>
        </w:r>
      </w:del>
    </w:p>
    <w:p>
      <w:pPr>
        <w:pStyle w:val="BodyText"/>
      </w:pPr>
      <w:bookmarkStart w:id="3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6"/>
    </w:p>
    <w:p>
      <w:pPr>
        <w:pStyle w:val="FirstParagraph"/>
      </w:pPr>
      <w:del w:id="5888" w:author="PR Preview" w:date="2026-01-01T00:00:00Z">
        <w:r>
          <w:rPr>
            <w:b/>
            <w:bCs/>
          </w:rPr>
          <w:delText xml:space="preserve">Definition 58 (Cross-validation choice procedure)</w:delText>
        </w:r>
      </w:del>
      <w:del w:id="5889" w:author="PR Preview" w:date="2026-01-01T00:00:00Z">
        <w:r>
          <w:delText xml:space="preserve"> </w:delText>
        </w:r>
      </w:del>
      <w:del w:id="5890" w:author="PR Preview" w:date="2026-01-01T00:00:00Z">
        <w:r>
          <w:delText xml:space="preserve">Given candidate</w:delText>
        </w:r>
      </w:del>
      <w:del w:id="5891" w:author="PR Preview" w:date="2026-01-01T00:00:00Z">
        <w:r>
          <w:delText xml:space="preserve"> </w:delText>
        </w:r>
      </w:del>
      <w:hyperlink w:anchor="def-fitting-procedure">
        <w:del w:id="589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89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894" w:author="PR Preview" w:date="2026-01-01T00:00:00Z">
        <w:r>
          <w:delText xml:space="preserve">,</w:delText>
        </w:r>
      </w:del>
      <w:del w:id="5895" w:author="PR Preview" w:date="2026-01-01T00:00:00Z">
        <w:r>
          <w:delText xml:space="preserve"> </w:delText>
        </w:r>
      </w:del>
      <w:del w:id="5896" w:author="PR Preview" w:date="2026-01-01T00:00:00Z">
        <w:r>
          <w:delText xml:space="preserve">the</w:delText>
        </w:r>
      </w:del>
      <w:del w:id="5897" w:author="PR Preview" w:date="2026-01-01T00:00:00Z">
        <w:r>
          <w:delText xml:space="preserve"> </w:delText>
        </w:r>
      </w:del>
      <w:del w:id="5898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589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900" w:author="PR Preview" w:date="2026-01-01T00:00:00Z">
        <w:r>
          <w:delText xml:space="preserve"> </w:delText>
        </w:r>
      </w:del>
      <w:del w:id="5901" w:author="PR Preview" w:date="2026-01-01T00:00:00Z">
        <w:r>
          <w:delText xml:space="preserve">is the fitting procedure that,</w:delText>
        </w:r>
      </w:del>
      <w:del w:id="5902" w:author="PR Preview" w:date="2026-01-01T00:00:00Z">
        <w:r>
          <w:delText xml:space="preserve"> </w:delText>
        </w:r>
      </w:del>
      <w:del w:id="5903" w:author="PR Preview" w:date="2026-01-01T00:00:00Z">
        <w:r>
          <w:delText xml:space="preserve">applied to a</w:delText>
        </w:r>
      </w:del>
      <w:del w:id="5904" w:author="PR Preview" w:date="2026-01-01T00:00:00Z">
        <w:r>
          <w:delText xml:space="preserve"> </w:delText>
        </w:r>
      </w:del>
      <w:hyperlink w:anchor="def-training-set">
        <w:del w:id="590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9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07" w:author="PR Preview" w:date="2026-01-01T00:00:00Z">
        <w:r>
          <w:delText xml:space="preserve">,</w:delText>
        </w:r>
      </w:del>
      <w:del w:id="5908" w:author="PR Preview" w:date="2026-01-01T00:00:00Z">
        <w:r>
          <w:delText xml:space="preserve"> </w:delText>
        </w:r>
      </w:del>
      <w:del w:id="5909" w:author="PR Preview" w:date="2026-01-01T00:00:00Z">
        <w:r>
          <w:delText xml:space="preserve">divides</w:delText>
        </w:r>
      </w:del>
      <w:del w:id="59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11" w:author="PR Preview" w:date="2026-01-01T00:00:00Z">
        <w:r>
          <w:delText xml:space="preserve"> </w:delText>
        </w:r>
      </w:del>
      <w:del w:id="5912" w:author="PR Preview" w:date="2026-01-01T00:00:00Z">
        <w:r>
          <w:delText xml:space="preserve">into</w:delText>
        </w:r>
      </w:del>
      <w:del w:id="5913" w:author="PR Preview" w:date="2026-01-01T00:00:00Z">
        <w:r>
          <w:delText xml:space="preserve"> </w:delText>
        </w:r>
      </w:del>
      <m:oMath>
        <m:r>
          <m:t>k</m:t>
        </m:r>
      </m:oMath>
      <w:del w:id="5914" w:author="PR Preview" w:date="2026-01-01T00:00:00Z">
        <w:r>
          <w:delText xml:space="preserve"> </w:delText>
        </w:r>
      </w:del>
      <w:hyperlink w:anchor="def-folds">
        <w:del w:id="591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916" w:author="PR Preview" w:date="2026-01-01T00:00:00Z">
        <w:r>
          <w:delText xml:space="preserve">,</w:delText>
        </w:r>
      </w:del>
      <w:del w:id="5917" w:author="PR Preview" w:date="2026-01-01T00:00:00Z">
        <w:r>
          <w:delText xml:space="preserve"> </w:delText>
        </w:r>
      </w:del>
      <w:del w:id="5918" w:author="PR Preview" w:date="2026-01-01T00:00:00Z">
        <w:r>
          <w:delText xml:space="preserve">computes each candidate’s</w:delText>
        </w:r>
      </w:del>
      <w:del w:id="5919" w:author="PR Preview" w:date="2026-01-01T00:00:00Z">
        <w:r>
          <w:delText xml:space="preserve"> </w:delText>
        </w:r>
      </w:del>
      <w:hyperlink w:anchor="def-cv-estimate-indexed">
        <w:del w:id="592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921" w:author="PR Preview" w:date="2026-01-01T00:00:00Z">
        <w:r>
          <w:delText xml:space="preserve"> </w:delText>
        </w:r>
      </w:del>
      <w:del w:id="5922" w:author="PR Preview" w:date="2026-01-01T00:00:00Z">
        <w:r>
          <w:delText xml:space="preserve">on</w:delText>
        </w:r>
      </w:del>
      <w:del w:id="59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24" w:author="PR Preview" w:date="2026-01-01T00:00:00Z">
        <w:r>
          <w:delText xml:space="preserve"> </w:delText>
        </w:r>
      </w:del>
      <w:del w:id="5925" w:author="PR Preview" w:date="2026-01-01T00:00:00Z">
        <w:r>
          <w:delText xml:space="preserve">with those folds,</w:delText>
        </w:r>
      </w:del>
      <w:del w:id="5926" w:author="PR Preview" w:date="2026-01-01T00:00:00Z">
        <w:r>
          <w:delText xml:space="preserve"> </w:delText>
        </w:r>
      </w:del>
      <w:del w:id="5927" w:author="PR Preview" w:date="2026-01-01T00:00:00Z">
        <w:r>
          <w:delText xml:space="preserve">and applies to</w:delText>
        </w:r>
      </w:del>
      <w:del w:id="59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29" w:author="PR Preview" w:date="2026-01-01T00:00:00Z">
        <w:r>
          <w:delText xml:space="preserve"> </w:delText>
        </w:r>
      </w:del>
      <w:del w:id="5930" w:author="PR Preview" w:date="2026-01-01T00:00:00Z">
        <w:r>
          <w:delText xml:space="preserve">the candidate with the smallest estimate,</w:delText>
        </w:r>
      </w:del>
      <w:del w:id="5931" w:author="PR Preview" w:date="2026-01-01T00:00:00Z">
        <w:r>
          <w:delText xml:space="preserve"> </w:delText>
        </w:r>
      </w:del>
      <w:del w:id="5932" w:author="PR Preview" w:date="2026-01-01T00:00:00Z">
        <w:r>
          <w:delText xml:space="preserve">taking the smallest</w:delText>
        </w:r>
      </w:del>
      <w:del w:id="5933" w:author="PR Preview" w:date="2026-01-01T00:00:00Z">
        <w:r>
          <w:delText xml:space="preserve"> </w:delText>
        </w:r>
      </w:del>
      <m:oMath>
        <m:r>
          <m:t>l</m:t>
        </m:r>
      </m:oMath>
      <w:del w:id="5934" w:author="PR Preview" w:date="2026-01-01T00:00:00Z">
        <w:r>
          <w:delText xml:space="preserve"> </w:delText>
        </w:r>
      </w:del>
      <w:del w:id="5935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3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p>
      <w:pPr>
        <w:pStyle w:val="FirstParagraph"/>
      </w:pPr>
      <w:del w:id="5936" w:author="PR Preview" w:date="2026-01-01T00:00:00Z">
        <w:r>
          <w:rPr>
            <w:b/>
            <w:bCs/>
          </w:rPr>
          <w:delText xml:space="preserve">Example 34 (Inputs of the cross-validation choice procedure)</w:delText>
        </w:r>
      </w:del>
      <w:del w:id="5937" w:author="PR Preview" w:date="2026-01-01T00:00:00Z">
        <w:r>
          <w:delText xml:space="preserve"> </w:delText>
        </w:r>
      </w:del>
      <w:del w:id="5938" w:author="PR Preview" w:date="2026-01-01T00:00:00Z">
        <w:r>
          <w:delText xml:space="preserve">The</w:delText>
        </w:r>
      </w:del>
      <w:del w:id="5939" w:author="PR Preview" w:date="2026-01-01T00:00:00Z">
        <w:r>
          <w:delText xml:space="preserve"> </w:delText>
        </w:r>
      </w:del>
      <w:hyperlink w:anchor="def-cv-choice">
        <w:del w:id="5940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5941" w:author="PR Preview" w:date="2026-01-01T00:00:00Z">
        <w:r>
          <w:delText xml:space="preserve"> </w:delText>
        </w:r>
      </w:del>
      <m:oMath>
        <m:r>
          <m:t>g</m:t>
        </m:r>
      </m:oMath>
      <w:del w:id="5942" w:author="PR Preview" w:date="2026-01-01T00:00:00Z">
        <w:r>
          <w:delText xml:space="preserve"> </w:delText>
        </w:r>
      </w:del>
      <w:del w:id="5943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5944" w:author="PR Preview" w:date="2026-01-01T00:00:00Z">
        <w:r>
          <w:rPr>
            <w:b/>
            <w:bCs/>
          </w:rPr>
          <w:t xml:space="preserve">Definition 56 (Cross-validation estimate of a named procedure)</w:t>
        </w:r>
      </w:ins>
      <w:ins w:id="5945" w:author="PR Preview" w:date="2026-01-01T00:00:00Z">
        <w:r>
          <w:t xml:space="preserve"> </w:t>
        </w:r>
      </w:ins>
      <w:ins w:id="5946" w:author="PR Preview" w:date="2026-01-01T00:00:00Z">
        <w:r>
          <w:t xml:space="preserve">Let a</w:t>
        </w:r>
      </w:ins>
      <w:ins w:id="5947" w:author="PR Preview" w:date="2026-01-01T00:00:00Z">
        <w:r>
          <w:t xml:space="preserve"> </w:t>
        </w:r>
      </w:ins>
      <w:hyperlink w:anchor="def-training-set">
        <w:ins w:id="594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9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50" w:author="PR Preview" w:date="2026-01-01T00:00:00Z">
        <w:r>
          <w:t xml:space="preserve">, indexed by</w:t>
        </w:r>
      </w:ins>
      <w:ins w:id="5951" w:author="PR Preview" w:date="2026-01-01T00:00:00Z">
        <w:r>
          <w:t xml:space="preserve"> </w:t>
        </w:r>
      </w:ins>
      <m:oMath>
        <m:r>
          <m:t>I</m:t>
        </m:r>
      </m:oMath>
      <w:ins w:id="5952" w:author="PR Preview" w:date="2026-01-01T00:00:00Z">
        <w:r>
          <w:t xml:space="preserve">,</w:t>
        </w:r>
      </w:ins>
      <w:ins w:id="5953" w:author="PR Preview" w:date="2026-01-01T00:00:00Z">
        <w:r>
          <w:t xml:space="preserve"> </w:t>
        </w:r>
      </w:ins>
      <w:ins w:id="5954" w:author="PR Preview" w:date="2026-01-01T00:00:00Z">
        <w:r>
          <w:t xml:space="preserve">be divided into</w:t>
        </w:r>
      </w:ins>
      <w:ins w:id="5955" w:author="PR Preview" w:date="2026-01-01T00:00:00Z">
        <w:r>
          <w:t xml:space="preserve"> </w:t>
        </w:r>
      </w:ins>
      <w:hyperlink w:anchor="def-folds">
        <w:ins w:id="595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9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5958" w:author="PR Preview" w:date="2026-01-01T00:00:00Z">
        <w:r>
          <w:t xml:space="preserve">.</w:t>
        </w:r>
      </w:ins>
      <w:ins w:id="5959" w:author="PR Preview" w:date="2026-01-01T00:00:00Z">
        <w:r>
          <w:t xml:space="preserve"> </w:t>
        </w:r>
      </w:ins>
      <w:ins w:id="5960" w:author="PR Preview" w:date="2026-01-01T00:00:00Z">
        <w:r>
          <w:t xml:space="preserve">The</w:t>
        </w:r>
      </w:ins>
      <w:ins w:id="5961" w:author="PR Preview" w:date="2026-01-01T00:00:00Z">
        <w:r>
          <w:t xml:space="preserve"> </w:t>
        </w:r>
      </w:ins>
      <w:ins w:id="5962" w:author="PR Preview" w:date="2026-01-01T00:00:00Z">
        <w:r>
          <w:rPr>
            <w:b/>
            <w:bCs/>
          </w:rPr>
          <w:t xml:space="preserve">cross-validation estimate of procedure</w:t>
        </w:r>
      </w:ins>
      <w:ins w:id="5963" w:author="PR Preview" w:date="2026-01-01T00:00:00Z">
        <w:r>
          <w:t xml:space="preserve"> </w:t>
        </w:r>
      </w:ins>
      <m:oMath>
        <m:r>
          <m:t>g</m:t>
        </m:r>
      </m:oMath>
      <w:ins w:id="5964" w:author="PR Preview" w:date="2026-01-01T00:00:00Z">
        <w:r>
          <w:t xml:space="preserve"> </w:t>
        </w:r>
      </w:ins>
      <w:ins w:id="5965" w:author="PR Preview" w:date="2026-01-01T00:00:00Z">
        <w:r>
          <w:t xml:space="preserve">on</w:t>
        </w:r>
      </w:ins>
      <w:ins w:id="59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67" w:author="PR Preview" w:date="2026-01-01T00:00:00Z">
        <w:r>
          <w:t xml:space="preserve">,</w:t>
        </w:r>
      </w:ins>
      <w:ins w:id="5968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969" w:author="PR Preview" w:date="2026-01-01T00:00:00Z">
        <w:r>
          <w:t xml:space="preserve">,</w:t>
        </w:r>
      </w:ins>
      <w:ins w:id="5970" w:author="PR Preview" w:date="2026-01-01T00:00:00Z">
        <w:r>
          <w:t xml:space="preserve"> </w:t>
        </w:r>
      </w:ins>
      <w:ins w:id="5971" w:author="PR Preview" w:date="2026-01-01T00:00:00Z">
        <w:r>
          <w:t xml:space="preserve">is the</w:t>
        </w:r>
      </w:ins>
      <w:ins w:id="5972" w:author="PR Preview" w:date="2026-01-01T00:00:00Z">
        <w:r>
          <w:t xml:space="preserve"> </w:t>
        </w:r>
      </w:ins>
      <w:hyperlink w:anchor="def-cv-estimate">
        <w:ins w:id="597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974" w:author="PR Preview" w:date="2026-01-01T00:00:00Z">
        <w:r>
          <w:t xml:space="preserve"> </w:t>
        </w:r>
      </w:ins>
      <w:ins w:id="5975" w:author="PR Preview" w:date="2026-01-01T00:00:00Z">
        <w:r>
          <w:t xml:space="preserve">computed with</w:t>
        </w:r>
      </w:ins>
      <w:ins w:id="5976" w:author="PR Preview" w:date="2026-01-01T00:00:00Z">
        <w:r>
          <w:t xml:space="preserve"> </w:t>
        </w:r>
      </w:ins>
      <w:hyperlink w:anchor="def-fold-out-rule">
        <w:ins w:id="5977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5978" w:author="PR Preview" w:date="2026-01-01T00:00:00Z">
        <w:r>
          <w:t xml:space="preserve"> </w:t>
        </w:r>
      </w:ins>
      <w:ins w:id="5979" w:author="PR Preview" w:date="2026-01-01T00:00:00Z">
        <w:r>
          <w:t xml:space="preserve">that</w:t>
        </w:r>
      </w:ins>
      <w:ins w:id="5980" w:author="PR Preview" w:date="2026-01-01T00:00:00Z">
        <w:r>
          <w:t xml:space="preserve"> </w:t>
        </w:r>
      </w:ins>
      <m:oMath>
        <m:r>
          <m:t>g</m:t>
        </m:r>
      </m:oMath>
      <w:ins w:id="5981" w:author="PR Preview" w:date="2026-01-01T00:00:00Z">
        <w:r>
          <w:t xml:space="preserve"> </w:t>
        </w:r>
      </w:ins>
      <w:ins w:id="5982" w:author="PR Preview" w:date="2026-01-01T00:00:00Z">
        <w:r>
          <w:t xml:space="preserve">produces from</w:t>
        </w:r>
      </w:ins>
      <w:ins w:id="59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84" w:author="PR Preview" w:date="2026-01-01T00:00:00Z">
        <w:r>
          <w:t xml:space="preserve">:</w:t>
        </w:r>
      </w:ins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ins w:id="5985" w:author="PR Preview" w:date="2026-01-01T00:00:00Z">
        <w:r>
          <w:rPr>
            <w:b/>
            <w:bCs/>
          </w:rPr>
          <w:t xml:space="preserve">Definition 57 (Cross-validation choice procedure)</w:t>
        </w:r>
      </w:ins>
      <w:ins w:id="5986" w:author="PR Preview" w:date="2026-01-01T00:00:00Z">
        <w:r>
          <w:t xml:space="preserve"> </w:t>
        </w:r>
      </w:ins>
      <w:ins w:id="5987" w:author="PR Preview" w:date="2026-01-01T00:00:00Z">
        <w:r>
          <w:t xml:space="preserve">Given candidate</w:t>
        </w:r>
      </w:ins>
      <w:ins w:id="5988" w:author="PR Preview" w:date="2026-01-01T00:00:00Z">
        <w:r>
          <w:t xml:space="preserve"> </w:t>
        </w:r>
      </w:ins>
      <w:hyperlink w:anchor="def-fitting-procedure">
        <w:ins w:id="598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99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991" w:author="PR Preview" w:date="2026-01-01T00:00:00Z">
        <w:r>
          <w:t xml:space="preserve">,</w:t>
        </w:r>
      </w:ins>
      <w:ins w:id="5992" w:author="PR Preview" w:date="2026-01-01T00:00:00Z">
        <w:r>
          <w:t xml:space="preserve"> </w:t>
        </w:r>
      </w:ins>
      <w:ins w:id="5993" w:author="PR Preview" w:date="2026-01-01T00:00:00Z">
        <w:r>
          <w:t xml:space="preserve">the</w:t>
        </w:r>
      </w:ins>
      <w:ins w:id="5994" w:author="PR Preview" w:date="2026-01-01T00:00:00Z">
        <w:r>
          <w:t xml:space="preserve"> </w:t>
        </w:r>
      </w:ins>
      <w:ins w:id="5995" w:author="PR Preview" w:date="2026-01-01T00:00:00Z">
        <w:r>
          <w:rPr>
            <w:b/>
            <w:bCs/>
          </w:rPr>
          <w:t xml:space="preserve">cross-validation choice procedure</w:t>
        </w:r>
      </w:ins>
      <w:ins w:id="599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997" w:author="PR Preview" w:date="2026-01-01T00:00:00Z">
        <w:r>
          <w:t xml:space="preserve"> </w:t>
        </w:r>
      </w:ins>
      <w:ins w:id="5998" w:author="PR Preview" w:date="2026-01-01T00:00:00Z">
        <w:r>
          <w:t xml:space="preserve">is the fitting procedure that,</w:t>
        </w:r>
      </w:ins>
      <w:ins w:id="5999" w:author="PR Preview" w:date="2026-01-01T00:00:00Z">
        <w:r>
          <w:t xml:space="preserve"> </w:t>
        </w:r>
      </w:ins>
      <w:ins w:id="6000" w:author="PR Preview" w:date="2026-01-01T00:00:00Z">
        <w:r>
          <w:t xml:space="preserve">applied to a</w:t>
        </w:r>
      </w:ins>
      <w:ins w:id="6001" w:author="PR Preview" w:date="2026-01-01T00:00:00Z">
        <w:r>
          <w:t xml:space="preserve"> </w:t>
        </w:r>
      </w:ins>
      <w:hyperlink w:anchor="def-training-set">
        <w:ins w:id="600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0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04" w:author="PR Preview" w:date="2026-01-01T00:00:00Z">
        <w:r>
          <w:t xml:space="preserve">,</w:t>
        </w:r>
      </w:ins>
      <w:ins w:id="6005" w:author="PR Preview" w:date="2026-01-01T00:00:00Z">
        <w:r>
          <w:t xml:space="preserve"> </w:t>
        </w:r>
      </w:ins>
      <w:ins w:id="6006" w:author="PR Preview" w:date="2026-01-01T00:00:00Z">
        <w:r>
          <w:t xml:space="preserve">divides</w:t>
        </w:r>
      </w:ins>
      <w:ins w:id="60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08" w:author="PR Preview" w:date="2026-01-01T00:00:00Z">
        <w:r>
          <w:t xml:space="preserve"> </w:t>
        </w:r>
      </w:ins>
      <w:ins w:id="6009" w:author="PR Preview" w:date="2026-01-01T00:00:00Z">
        <w:r>
          <w:t xml:space="preserve">into</w:t>
        </w:r>
      </w:ins>
      <w:ins w:id="6010" w:author="PR Preview" w:date="2026-01-01T00:00:00Z">
        <w:r>
          <w:t xml:space="preserve"> </w:t>
        </w:r>
      </w:ins>
      <m:oMath>
        <m:r>
          <m:t>k</m:t>
        </m:r>
      </m:oMath>
      <w:ins w:id="6011" w:author="PR Preview" w:date="2026-01-01T00:00:00Z">
        <w:r>
          <w:t xml:space="preserve"> </w:t>
        </w:r>
      </w:ins>
      <w:hyperlink w:anchor="def-folds">
        <w:ins w:id="6012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6013" w:author="PR Preview" w:date="2026-01-01T00:00:00Z">
        <w:r>
          <w:t xml:space="preserve">,</w:t>
        </w:r>
      </w:ins>
      <w:ins w:id="6014" w:author="PR Preview" w:date="2026-01-01T00:00:00Z">
        <w:r>
          <w:t xml:space="preserve"> </w:t>
        </w:r>
      </w:ins>
      <w:ins w:id="6015" w:author="PR Preview" w:date="2026-01-01T00:00:00Z">
        <w:r>
          <w:t xml:space="preserve">computes each candidate’s</w:t>
        </w:r>
      </w:ins>
      <w:ins w:id="6016" w:author="PR Preview" w:date="2026-01-01T00:00:00Z">
        <w:r>
          <w:t xml:space="preserve"> </w:t>
        </w:r>
      </w:ins>
      <w:hyperlink w:anchor="def-cv-estimate-indexed">
        <w:ins w:id="601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018" w:author="PR Preview" w:date="2026-01-01T00:00:00Z">
        <w:r>
          <w:t xml:space="preserve"> </w:t>
        </w:r>
      </w:ins>
      <w:ins w:id="6019" w:author="PR Preview" w:date="2026-01-01T00:00:00Z">
        <w:r>
          <w:t xml:space="preserve">on</w:t>
        </w:r>
      </w:ins>
      <w:ins w:id="60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21" w:author="PR Preview" w:date="2026-01-01T00:00:00Z">
        <w:r>
          <w:t xml:space="preserve"> </w:t>
        </w:r>
      </w:ins>
      <w:ins w:id="6022" w:author="PR Preview" w:date="2026-01-01T00:00:00Z">
        <w:r>
          <w:t xml:space="preserve">with those folds,</w:t>
        </w:r>
      </w:ins>
      <w:ins w:id="6023" w:author="PR Preview" w:date="2026-01-01T00:00:00Z">
        <w:r>
          <w:t xml:space="preserve"> </w:t>
        </w:r>
      </w:ins>
      <w:ins w:id="6024" w:author="PR Preview" w:date="2026-01-01T00:00:00Z">
        <w:r>
          <w:t xml:space="preserve">and applies to</w:t>
        </w:r>
      </w:ins>
      <w:ins w:id="60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26" w:author="PR Preview" w:date="2026-01-01T00:00:00Z">
        <w:r>
          <w:t xml:space="preserve"> </w:t>
        </w:r>
      </w:ins>
      <w:ins w:id="6027" w:author="PR Preview" w:date="2026-01-01T00:00:00Z">
        <w:r>
          <w:t xml:space="preserve">the candidate with the smallest estimate,</w:t>
        </w:r>
      </w:ins>
      <w:ins w:id="6028" w:author="PR Preview" w:date="2026-01-01T00:00:00Z">
        <w:r>
          <w:t xml:space="preserve"> </w:t>
        </w:r>
      </w:ins>
      <w:ins w:id="6029" w:author="PR Preview" w:date="2026-01-01T00:00:00Z">
        <w:r>
          <w:t xml:space="preserve">taking the smallest</w:t>
        </w:r>
      </w:ins>
      <w:ins w:id="6030" w:author="PR Preview" w:date="2026-01-01T00:00:00Z">
        <w:r>
          <w:t xml:space="preserve"> </w:t>
        </w:r>
      </w:ins>
      <m:oMath>
        <m:r>
          <m:t>l</m:t>
        </m:r>
      </m:oMath>
      <w:ins w:id="6031" w:author="PR Preview" w:date="2026-01-01T00:00:00Z">
        <w:r>
          <w:t xml:space="preserve"> </w:t>
        </w:r>
      </w:ins>
      <w:ins w:id="6032" w:author="PR Preview" w:date="2026-01-01T00:00:00Z">
        <w:r>
          <w:t xml:space="preserve">if several tie:</w:t>
        </w:r>
      </w:ins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ins w:id="6033" w:author="PR Preview" w:date="2026-01-01T00:00:00Z">
        <w:r>
          <w:rPr>
            <w:b/>
            <w:bCs/>
          </w:rPr>
          <w:t xml:space="preserve">Example 33 (Inputs of the cross-validation choice procedure)</w:t>
        </w:r>
      </w:ins>
      <w:ins w:id="6034" w:author="PR Preview" w:date="2026-01-01T00:00:00Z">
        <w:r>
          <w:t xml:space="preserve"> </w:t>
        </w:r>
      </w:ins>
      <w:ins w:id="6035" w:author="PR Preview" w:date="2026-01-01T00:00:00Z">
        <w:r>
          <w:t xml:space="preserve">The</w:t>
        </w:r>
      </w:ins>
      <w:ins w:id="6036" w:author="PR Preview" w:date="2026-01-01T00:00:00Z">
        <w:r>
          <w:t xml:space="preserve"> </w:t>
        </w:r>
      </w:ins>
      <w:hyperlink w:anchor="def-cv-choice">
        <w:ins w:id="6037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038" w:author="PR Preview" w:date="2026-01-01T00:00:00Z">
        <w:r>
          <w:t xml:space="preserve"> </w:t>
        </w:r>
      </w:ins>
      <m:oMath>
        <m:r>
          <m:t>g</m:t>
        </m:r>
      </m:oMath>
      <w:ins w:id="6039" w:author="PR Preview" w:date="2026-01-01T00:00:00Z">
        <w:r>
          <w:t xml:space="preserve"> </w:t>
        </w:r>
      </w:ins>
      <w:ins w:id="6040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del w:id="6041" w:author="PR Preview" w:date="2026-01-01T00:00:00Z">
        <w:r>
          <w:rPr>
            <w:b/>
            <w:bCs/>
          </w:rPr>
          <w:delText xml:space="preserve">Definition 59 (Nested cross-validation)</w:delText>
        </w:r>
      </w:del>
      <w:del w:id="6042" w:author="PR Preview" w:date="2026-01-01T00:00:00Z">
        <w:r>
          <w:delText xml:space="preserve"> </w:delText>
        </w:r>
      </w:del>
      <w:del w:id="6043" w:author="PR Preview" w:date="2026-01-01T00:00:00Z">
        <w:r>
          <w:rPr>
            <w:b/>
            <w:bCs/>
          </w:rPr>
          <w:delText xml:space="preserve">Nested cross-validation</w:delText>
        </w:r>
      </w:del>
      <w:del w:id="6044" w:author="PR Preview" w:date="2026-01-01T00:00:00Z">
        <w:r>
          <w:delText xml:space="preserve"> </w:delText>
        </w:r>
      </w:del>
      <w:del w:id="6045" w:author="PR Preview" w:date="2026-01-01T00:00:00Z">
        <w:r>
          <w:delText xml:space="preserve">is</w:delText>
        </w:r>
      </w:del>
      <w:del w:id="604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604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6048" w:author="PR Preview" w:date="2026-01-01T00:00:00Z">
        <w:r>
          <w:delText xml:space="preserve"> </w:delText>
        </w:r>
      </w:del>
      <w:del w:id="6049" w:author="PR Preview" w:date="2026-01-01T00:00:00Z">
        <w:r>
          <w:delText xml:space="preserve">of the</w:delText>
        </w:r>
      </w:del>
      <w:del w:id="6050" w:author="PR Preview" w:date="2026-01-01T00:00:00Z">
        <w:r>
          <w:delText xml:space="preserve"> </w:delText>
        </w:r>
      </w:del>
      <w:hyperlink w:anchor="def-cv-choice">
        <w:del w:id="6051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605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6053" w:author="PR Preview" w:date="2026-01-01T00:00:00Z">
        <w:r>
          <w:delText xml:space="preserve">:</w:delText>
        </w:r>
      </w:del>
      <w:del w:id="6054" w:author="PR Preview" w:date="2026-01-01T00:00:00Z">
        <w:r>
          <w:delText xml:space="preserve"> </w:delText>
        </w:r>
      </w:del>
      <w:del w:id="6055" w:author="PR Preview" w:date="2026-01-01T00:00:00Z">
        <w:r>
          <w:delText xml:space="preserve">its estimate on a training set</w:delText>
        </w:r>
      </w:del>
      <w:del w:id="60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57" w:author="PR Preview" w:date="2026-01-01T00:00:00Z">
        <w:r>
          <w:delText xml:space="preserve"> </w:delText>
        </w:r>
      </w:del>
      <w:del w:id="6058" w:author="PR Preview" w:date="2026-01-01T00:00:00Z">
        <w:r>
          <w:delText xml:space="preserve">is</w:delText>
        </w:r>
      </w:del>
    </w:p>
    <w:p>
      <w:pPr>
        <w:pStyle w:val="FirstParagraph"/>
      </w:pPr>
      <w:ins w:id="6059" w:author="PR Preview" w:date="2026-01-01T00:00:00Z">
        <w:r>
          <w:rPr>
            <w:b/>
            <w:bCs/>
          </w:rPr>
          <w:t xml:space="preserve">Definition 58 (Nested cross-validation)</w:t>
        </w:r>
      </w:ins>
      <w:ins w:id="6060" w:author="PR Preview" w:date="2026-01-01T00:00:00Z">
        <w:r>
          <w:t xml:space="preserve"> </w:t>
        </w:r>
      </w:ins>
      <w:ins w:id="6061" w:author="PR Preview" w:date="2026-01-01T00:00:00Z">
        <w:r>
          <w:rPr>
            <w:b/>
            <w:bCs/>
          </w:rPr>
          <w:t xml:space="preserve">Nested cross-validation</w:t>
        </w:r>
      </w:ins>
      <w:ins w:id="6062" w:author="PR Preview" w:date="2026-01-01T00:00:00Z">
        <w:r>
          <w:t xml:space="preserve"> </w:t>
        </w:r>
      </w:ins>
      <w:ins w:id="6063" w:author="PR Preview" w:date="2026-01-01T00:00:00Z">
        <w:r>
          <w:t xml:space="preserve">is</w:t>
        </w:r>
      </w:ins>
      <w:ins w:id="606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606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6066" w:author="PR Preview" w:date="2026-01-01T00:00:00Z">
        <w:r>
          <w:t xml:space="preserve"> </w:t>
        </w:r>
      </w:ins>
      <w:ins w:id="6067" w:author="PR Preview" w:date="2026-01-01T00:00:00Z">
        <w:r>
          <w:t xml:space="preserve">of the</w:t>
        </w:r>
      </w:ins>
      <w:ins w:id="6068" w:author="PR Preview" w:date="2026-01-01T00:00:00Z">
        <w:r>
          <w:t xml:space="preserve"> </w:t>
        </w:r>
      </w:ins>
      <w:hyperlink w:anchor="def-cv-choice">
        <w:ins w:id="6069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07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071" w:author="PR Preview" w:date="2026-01-01T00:00:00Z">
        <w:r>
          <w:t xml:space="preserve">:</w:t>
        </w:r>
      </w:ins>
      <w:ins w:id="6072" w:author="PR Preview" w:date="2026-01-01T00:00:00Z">
        <w:r>
          <w:t xml:space="preserve"> </w:t>
        </w:r>
      </w:ins>
      <w:ins w:id="6073" w:author="PR Preview" w:date="2026-01-01T00:00:00Z">
        <w:r>
          <w:t xml:space="preserve">its estimate on a training set</w:t>
        </w:r>
      </w:ins>
      <w:ins w:id="60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75" w:author="PR Preview" w:date="2026-01-01T00:00:00Z">
        <w:r>
          <w:t xml:space="preserve"> </w:t>
        </w:r>
      </w:ins>
      <w:ins w:id="6076" w:author="PR Preview" w:date="2026-01-01T00:00:00Z">
        <w:r>
          <w:t xml:space="preserve">is</w:t>
        </w:r>
      </w:ins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del w:id="6077" w:author="PR Preview" w:date="2026-01-01T00:00:00Z">
        <w:r>
          <w:rPr>
            <w:i/>
            <w:iCs/>
          </w:rPr>
          <w:delText xml:space="preserve">Remark 36</w:delText>
        </w:r>
      </w:del>
      <w:del w:id="6078" w:author="PR Preview" w:date="2026-01-01T00:00:00Z">
        <w:r>
          <w:delText xml:space="preserve"> (What is nested). </w:delText>
        </w:r>
      </w:del>
      <w:del w:id="6079" w:author="PR Preview" w:date="2026-01-01T00:00:00Z">
        <w:r>
          <w:delText xml:space="preserve">Each</w:delText>
        </w:r>
      </w:del>
      <w:del w:id="6080" w:author="PR Preview" w:date="2026-01-01T00:00:00Z">
        <w:r>
          <w:delText xml:space="preserve"> </w:delText>
        </w:r>
      </w:del>
      <w:hyperlink w:anchor="def-fold-out-fitted-model">
        <w:del w:id="6081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6082" w:author="PR Preview" w:date="2026-01-01T00:00:00Z">
        <w:r>
          <w:delText xml:space="preserve"> </w:delText>
        </w:r>
      </w:del>
      <w:del w:id="6083" w:author="PR Preview" w:date="2026-01-01T00:00:00Z">
        <w:r>
          <w:delText xml:space="preserve">of</w:delText>
        </w:r>
      </w:del>
      <w:del w:id="6084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6085" w:author="PR Preview" w:date="2026-01-01T00:00:00Z">
        <w:r>
          <w:delText xml:space="preserve"> </w:delText>
        </w:r>
      </w:del>
      <w:del w:id="6086" w:author="PR Preview" w:date="2026-01-01T00:00:00Z">
        <w:r>
          <w:delText xml:space="preserve">is computed from the observations outside one outer</w:delText>
        </w:r>
      </w:del>
      <w:del w:id="6087" w:author="PR Preview" w:date="2026-01-01T00:00:00Z">
        <w:r>
          <w:delText xml:space="preserve"> </w:delText>
        </w:r>
      </w:del>
      <w:hyperlink w:anchor="def-folds">
        <w:del w:id="608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60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090" w:author="PR Preview" w:date="2026-01-01T00:00:00Z">
        <w:r>
          <w:delText xml:space="preserve">,</w:delText>
        </w:r>
      </w:del>
      <w:del w:id="6091" w:author="PR Preview" w:date="2026-01-01T00:00:00Z">
        <w:r>
          <w:delText xml:space="preserve"> </w:delText>
        </w:r>
      </w:del>
      <w:del w:id="6092" w:author="PR Preview" w:date="2026-01-01T00:00:00Z">
        <w:r>
          <w:delText xml:space="preserve">so the whole choice,</w:delText>
        </w:r>
      </w:del>
      <w:del w:id="6093" w:author="PR Preview" w:date="2026-01-01T00:00:00Z">
        <w:r>
          <w:delText xml:space="preserve"> </w:delText>
        </w:r>
      </w:del>
      <w:del w:id="6094" w:author="PR Preview" w:date="2026-01-01T00:00:00Z">
        <w:r>
          <w:delText xml:space="preserve">including the cross-validation that</w:delText>
        </w:r>
      </w:del>
      <w:del w:id="609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6096" w:author="PR Preview" w:date="2026-01-01T00:00:00Z">
        <w:r>
          <w:delText xml:space="preserve"> </w:delText>
        </w:r>
      </w:del>
      <w:del w:id="6097" w:author="PR Preview" w:date="2026-01-01T00:00:00Z">
        <w:r>
          <w:delText xml:space="preserve">runs inside those observations,</w:delText>
        </w:r>
      </w:del>
      <w:del w:id="6098" w:author="PR Preview" w:date="2026-01-01T00:00:00Z">
        <w:r>
          <w:delText xml:space="preserve"> </w:delText>
        </w:r>
      </w:del>
      <w:del w:id="6099" w:author="PR Preview" w:date="2026-01-01T00:00:00Z">
        <w:r>
          <w:delText xml:space="preserve">never sees</w:delText>
        </w:r>
      </w:del>
      <w:del w:id="61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101" w:author="PR Preview" w:date="2026-01-01T00:00:00Z">
        <w:r>
          <w:delText xml:space="preserve">.</w:delText>
        </w:r>
      </w:del>
      <w:del w:id="6102" w:author="PR Preview" w:date="2026-01-01T00:00:00Z">
        <w:r>
          <w:delText xml:space="preserve"> </w:delText>
        </w:r>
      </w:del>
      <w:del w:id="6103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6104" w:author="PR Preview" w:date="2026-01-01T00:00:00Z">
        <w:r>
          <w:rPr>
            <w:i/>
            <w:iCs/>
          </w:rPr>
          <w:delText xml:space="preserve">Remark 37</w:delText>
        </w:r>
      </w:del>
      <w:del w:id="6105" w:author="PR Preview" w:date="2026-01-01T00:00:00Z">
        <w:r>
          <w:delText xml:space="preserve"> (Cross-validation replaces the validation set, not the test set). </w:delText>
        </w:r>
      </w:del>
      <w:del w:id="6106" w:author="PR Preview" w:date="2026-01-01T00:00:00Z">
        <w:r>
          <w:delText xml:space="preserve">Used to choose between models,</w:delText>
        </w:r>
      </w:del>
      <w:del w:id="6107" w:author="PR Preview" w:date="2026-01-01T00:00:00Z">
        <w:r>
          <w:delText xml:space="preserve"> </w:delText>
        </w:r>
      </w:del>
      <w:del w:id="6108" w:author="PR Preview" w:date="2026-01-01T00:00:00Z">
        <w:r>
          <w:delText xml:space="preserve">cross-validation takes the place of the</w:delText>
        </w:r>
      </w:del>
      <w:del w:id="6109" w:author="PR Preview" w:date="2026-01-01T00:00:00Z">
        <w:r>
          <w:delText xml:space="preserve"> </w:delText>
        </w:r>
      </w:del>
      <w:del w:id="6110" w:author="PR Preview" w:date="2026-01-01T00:00:00Z">
        <w:r>
          <w:rPr>
            <w:i/>
            <w:iCs/>
          </w:rPr>
          <w:delText xml:space="preserve">validation</w:delText>
        </w:r>
      </w:del>
      <w:del w:id="6111" w:author="PR Preview" w:date="2026-01-01T00:00:00Z">
        <w:r>
          <w:delText xml:space="preserve"> </w:delText>
        </w:r>
      </w:del>
      <w:del w:id="6112" w:author="PR Preview" w:date="2026-01-01T00:00:00Z">
        <w:r>
          <w:delText xml:space="preserve">set</w:delText>
        </w:r>
      </w:del>
      <w:del w:id="6113" w:author="PR Preview" w:date="2026-01-01T00:00:00Z">
        <w:r>
          <w:delText xml:space="preserve"> </w:delText>
        </w:r>
      </w:del>
      <w:del w:id="6114" w:author="PR Preview" w:date="2026-01-01T00:00:00Z">
        <w:r>
          <w:delText xml:space="preserve">of</w:delText>
        </w:r>
      </w:del>
      <w:del w:id="6115" w:author="PR Preview" w:date="2026-01-01T00:00:00Z">
        <w:r>
          <w:delText xml:space="preserve"> </w:delText>
        </w:r>
      </w:del>
      <w:hyperlink w:anchor="def-data-splits">
        <w:del w:id="6116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6117" w:author="PR Preview" w:date="2026-01-01T00:00:00Z">
        <w:r>
          <w:delText xml:space="preserve">,</w:delText>
        </w:r>
      </w:del>
      <w:del w:id="6118" w:author="PR Preview" w:date="2026-01-01T00:00:00Z">
        <w:r>
          <w:delText xml:space="preserve"> </w:delText>
        </w:r>
      </w:del>
      <w:del w:id="6119" w:author="PR Preview" w:date="2026-01-01T00:00:00Z">
        <w:r>
          <w:delText xml:space="preserve">the one consulted again and again,</w:delText>
        </w:r>
      </w:del>
      <w:del w:id="6120" w:author="PR Preview" w:date="2026-01-01T00:00:00Z">
        <w:r>
          <w:delText xml:space="preserve"> </w:delText>
        </w:r>
      </w:del>
      <w:del w:id="6121" w:author="PR Preview" w:date="2026-01-01T00:00:00Z">
        <w:r>
          <w:delText xml:space="preserve">and not of the test set, which stays unused until the end.</w:delText>
        </w:r>
      </w:del>
      <w:del w:id="6122" w:author="PR Preview" w:date="2026-01-01T00:00:00Z">
        <w:r>
          <w:delText xml:space="preserve"> </w:delText>
        </w:r>
      </w:del>
      <w:del w:id="6123" w:author="PR Preview" w:date="2026-01-01T00:00:00Z">
        <w:r>
          <w:delText xml:space="preserve">The cross-validation estimate of the winning model is optimistic:</w:delText>
        </w:r>
      </w:del>
      <w:del w:id="6124" w:author="PR Preview" w:date="2026-01-01T00:00:00Z">
        <w:r>
          <w:delText xml:space="preserve"> </w:delText>
        </w:r>
      </w:del>
      <w:del w:id="6125" w:author="PR Preview" w:date="2026-01-01T00:00:00Z">
        <w:r>
          <w:delText xml:space="preserve">that model won partly because the particular sample and split happened to favor it,</w:delText>
        </w:r>
      </w:del>
      <w:del w:id="6126" w:author="PR Preview" w:date="2026-01-01T00:00:00Z">
        <w:r>
          <w:delText xml:space="preserve"> </w:delText>
        </w:r>
      </w:del>
      <w:del w:id="6127" w:author="PR Preview" w:date="2026-01-01T00:00:00Z">
        <w:r>
          <w:delText xml:space="preserve">so its estimate is the smallest of several noisy estimates.</w:delText>
        </w:r>
      </w:del>
      <w:del w:id="6128" w:author="PR Preview" w:date="2026-01-01T00:00:00Z">
        <w:r>
          <w:delText xml:space="preserve"> </w:delText>
        </w:r>
      </w:del>
      <w:del w:id="6129" w:author="PR Preview" w:date="2026-01-01T00:00:00Z">
        <w:r>
          <w:delText xml:space="preserve">An honest estimate of the chosen model’s error needs data</w:delText>
        </w:r>
      </w:del>
      <w:del w:id="6130" w:author="PR Preview" w:date="2026-01-01T00:00:00Z">
        <w:r>
          <w:delText xml:space="preserve"> </w:delText>
        </w:r>
      </w:del>
      <w:del w:id="6131" w:author="PR Preview" w:date="2026-01-01T00:00:00Z">
        <w:r>
          <w:delText xml:space="preserve">that took no part in the choice</w:delText>
        </w:r>
      </w:del>
      <w:del w:id="6132" w:author="PR Preview" w:date="2026-01-01T00:00:00Z">
        <w:r>
          <w:delText xml:space="preserve"> </w:delText>
        </w:r>
      </w:del>
      <w:del w:id="6133" w:author="PR Preview" w:date="2026-01-01T00:00:00Z">
        <w:r>
          <w:delText xml:space="preserve">[3, Sec. 7.2]</w:delText>
        </w:r>
      </w:del>
      <w:del w:id="6134" w:author="PR Preview" w:date="2026-01-01T00:00:00Z">
        <w:r>
          <w:delText xml:space="preserve">,</w:delText>
        </w:r>
      </w:del>
      <w:del w:id="6135" w:author="PR Preview" w:date="2026-01-01T00:00:00Z">
        <w:r>
          <w:delText xml:space="preserve"> </w:delText>
        </w:r>
      </w:del>
      <w:del w:id="6136" w:author="PR Preview" w:date="2026-01-01T00:00:00Z">
        <w:r>
          <w:delText xml:space="preserve">such as a</w:delText>
        </w:r>
      </w:del>
      <w:del w:id="6137" w:author="PR Preview" w:date="2026-01-01T00:00:00Z">
        <w:r>
          <w:delText xml:space="preserve"> </w:delText>
        </w:r>
      </w:del>
      <w:hyperlink w:anchor="def-test-set">
        <w:del w:id="6138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6139" w:author="PR Preview" w:date="2026-01-01T00:00:00Z">
        <w:r>
          <w:delText xml:space="preserve">,</w:delText>
        </w:r>
      </w:del>
      <w:del w:id="6140" w:author="PR Preview" w:date="2026-01-01T00:00:00Z">
        <w:r>
          <w:delText xml:space="preserve"> </w:delText>
        </w:r>
      </w:del>
      <w:del w:id="6141" w:author="PR Preview" w:date="2026-01-01T00:00:00Z">
        <w:r>
          <w:delText xml:space="preserve">or the outer folds of</w:delText>
        </w:r>
      </w:del>
      <w:del w:id="6142" w:author="PR Preview" w:date="2026-01-01T00:00:00Z">
        <w:r>
          <w:delText xml:space="preserve"> </w:delText>
        </w:r>
      </w:del>
      <w:hyperlink w:anchor="def-nested-cv">
        <w:del w:id="6143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6144" w:author="PR Preview" w:date="2026-01-01T00:00:00Z">
        <w:r>
          <w:delText xml:space="preserve">.</w:delText>
        </w:r>
      </w:del>
    </w:p>
    <w:p>
      <w:pPr>
        <w:pStyle w:val="BodyText"/>
      </w:pPr>
      <w:del w:id="6145" w:author="PR Preview" w:date="2026-01-01T00:00:00Z">
        <w:r>
          <w:rPr>
            <w:b/>
            <w:bCs/>
          </w:rPr>
          <w:delText xml:space="preserve">Definition 60 (Fold-based standard error)</w:delText>
        </w:r>
      </w:del>
      <w:del w:id="6146" w:author="PR Preview" w:date="2026-01-01T00:00:00Z">
        <w:r>
          <w:delText xml:space="preserve"> </w:delText>
        </w:r>
      </w:del>
      <w:del w:id="6147" w:author="PR Preview" w:date="2026-01-01T00:00:00Z">
        <w:r>
          <w:delText xml:space="preserve">The</w:delText>
        </w:r>
      </w:del>
      <w:del w:id="6148" w:author="PR Preview" w:date="2026-01-01T00:00:00Z">
        <w:r>
          <w:delText xml:space="preserve"> </w:delText>
        </w:r>
      </w:del>
      <w:del w:id="6149" w:author="PR Preview" w:date="2026-01-01T00:00:00Z">
        <w:r>
          <w:rPr>
            <w:b/>
            <w:bCs/>
          </w:rPr>
          <w:delText xml:space="preserve">fold-based standard error</w:delText>
        </w:r>
      </w:del>
      <w:del w:id="615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151" w:author="PR Preview" w:date="2026-01-01T00:00:00Z">
        <w:r>
          <w:delText xml:space="preserve"> </w:delText>
        </w:r>
      </w:del>
      <w:del w:id="6152" w:author="PR Preview" w:date="2026-01-01T00:00:00Z">
        <w:r>
          <w:delText xml:space="preserve">of a</w:delText>
        </w:r>
      </w:del>
      <w:del w:id="6153" w:author="PR Preview" w:date="2026-01-01T00:00:00Z">
        <w:r>
          <w:delText xml:space="preserve"> </w:delText>
        </w:r>
      </w:del>
      <m:oMath>
        <m:r>
          <m:t>k</m:t>
        </m:r>
      </m:oMath>
      <w:del w:id="6154" w:author="PR Preview" w:date="2026-01-01T00:00:00Z">
        <w:r>
          <w:delText xml:space="preserve">-fold</w:delText>
        </w:r>
      </w:del>
      <w:del w:id="6155" w:author="PR Preview" w:date="2026-01-01T00:00:00Z">
        <w:r>
          <w:delText xml:space="preserve"> </w:delText>
        </w:r>
      </w:del>
      <w:hyperlink w:anchor="def-cv-estimate">
        <w:del w:id="615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157" w:author="PR Preview" w:date="2026-01-01T00:00:00Z">
        <w:r>
          <w:delText xml:space="preserve"> </w:delText>
        </w:r>
      </w:del>
      <w:del w:id="6158" w:author="PR Preview" w:date="2026-01-01T00:00:00Z">
        <w:r>
          <w:delText xml:space="preserve">is the</w:delText>
        </w:r>
      </w:del>
      <w:del w:id="6159" w:author="PR Preview" w:date="2026-01-01T00:00:00Z">
        <w:r>
          <w:delText xml:space="preserve"> </w:delText>
        </w:r>
      </w:del>
      <w:hyperlink r:id="rId312">
        <w:del w:id="6160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6161" w:author="PR Preview" w:date="2026-01-01T00:00:00Z">
        <w:r>
          <w:delText xml:space="preserve"> </w:delText>
        </w:r>
      </w:del>
      <w:del w:id="6162" w:author="PR Preview" w:date="2026-01-01T00:00:00Z">
        <w:r>
          <w:delText xml:space="preserve">of the</w:delText>
        </w:r>
      </w:del>
      <w:del w:id="6163" w:author="PR Preview" w:date="2026-01-01T00:00:00Z">
        <w:r>
          <w:delText xml:space="preserve"> </w:delText>
        </w:r>
      </w:del>
      <m:oMath>
        <m:r>
          <m:t>k</m:t>
        </m:r>
      </m:oMath>
      <w:del w:id="6164" w:author="PR Preview" w:date="2026-01-01T00:00:00Z">
        <w:r>
          <w:delText xml:space="preserve"> </w:delText>
        </w:r>
      </w:del>
      <w:hyperlink w:anchor="def-fold-mse">
        <w:del w:id="6165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6166" w:author="PR Preview" w:date="2026-01-01T00:00:00Z">
        <w:r>
          <w:delText xml:space="preserve">,</w:delText>
        </w:r>
      </w:del>
      <w:del w:id="6167" w:author="PR Preview" w:date="2026-01-01T00:00:00Z">
        <w:r>
          <w:delText xml:space="preserve"> </w:delText>
        </w:r>
      </w:del>
      <w:del w:id="6168" w:author="PR Preview" w:date="2026-01-01T00:00:00Z">
        <w:r>
          <w:delText xml:space="preserve">divided by</w:delText>
        </w:r>
      </w:del>
      <w:del w:id="6169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6170" w:author="PR Preview" w:date="2026-01-01T00:00:00Z">
        <w:r>
          <w:delText xml:space="preserve">:</w:delText>
        </w:r>
      </w:del>
    </w:p>
    <w:p>
      <w:pPr>
        <w:pStyle w:val="BodyText"/>
      </w:pPr>
      <w:ins w:id="6171" w:author="PR Preview" w:date="2026-01-01T00:00:00Z">
        <w:r>
          <w:rPr>
            <w:i/>
            <w:iCs/>
          </w:rPr>
          <w:t xml:space="preserve">Remark 36</w:t>
        </w:r>
      </w:ins>
      <w:ins w:id="6172" w:author="PR Preview" w:date="2026-01-01T00:00:00Z">
        <w:r>
          <w:t xml:space="preserve"> (What is nested). </w:t>
        </w:r>
      </w:ins>
      <w:ins w:id="6173" w:author="PR Preview" w:date="2026-01-01T00:00:00Z">
        <w:r>
          <w:t xml:space="preserve">Each fold-out rule of</w:t>
        </w:r>
      </w:ins>
      <w:ins w:id="617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175" w:author="PR Preview" w:date="2026-01-01T00:00:00Z">
        <w:r>
          <w:t xml:space="preserve"> </w:t>
        </w:r>
      </w:ins>
      <w:ins w:id="6176" w:author="PR Preview" w:date="2026-01-01T00:00:00Z">
        <w:r>
          <w:t xml:space="preserve">is computed from the observations outside one outer</w:t>
        </w:r>
      </w:ins>
      <w:ins w:id="6177" w:author="PR Preview" w:date="2026-01-01T00:00:00Z">
        <w:r>
          <w:t xml:space="preserve"> </w:t>
        </w:r>
      </w:ins>
      <w:hyperlink w:anchor="def-folds">
        <w:ins w:id="617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1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180" w:author="PR Preview" w:date="2026-01-01T00:00:00Z">
        <w:r>
          <w:t xml:space="preserve">,</w:t>
        </w:r>
      </w:ins>
      <w:ins w:id="6181" w:author="PR Preview" w:date="2026-01-01T00:00:00Z">
        <w:r>
          <w:t xml:space="preserve"> </w:t>
        </w:r>
      </w:ins>
      <w:ins w:id="6182" w:author="PR Preview" w:date="2026-01-01T00:00:00Z">
        <w:r>
          <w:t xml:space="preserve">so the whole choice,</w:t>
        </w:r>
      </w:ins>
      <w:ins w:id="6183" w:author="PR Preview" w:date="2026-01-01T00:00:00Z">
        <w:r>
          <w:t xml:space="preserve"> </w:t>
        </w:r>
      </w:ins>
      <w:ins w:id="6184" w:author="PR Preview" w:date="2026-01-01T00:00:00Z">
        <w:r>
          <w:t xml:space="preserve">including the cross-validation that</w:t>
        </w:r>
      </w:ins>
      <w:ins w:id="618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186" w:author="PR Preview" w:date="2026-01-01T00:00:00Z">
        <w:r>
          <w:t xml:space="preserve"> </w:t>
        </w:r>
      </w:ins>
      <w:ins w:id="6187" w:author="PR Preview" w:date="2026-01-01T00:00:00Z">
        <w:r>
          <w:t xml:space="preserve">runs inside those observations,</w:t>
        </w:r>
      </w:ins>
      <w:ins w:id="6188" w:author="PR Preview" w:date="2026-01-01T00:00:00Z">
        <w:r>
          <w:t xml:space="preserve"> </w:t>
        </w:r>
      </w:ins>
      <w:ins w:id="6189" w:author="PR Preview" w:date="2026-01-01T00:00:00Z">
        <w:r>
          <w:t xml:space="preserve">never sees</w:t>
        </w:r>
      </w:ins>
      <w:ins w:id="61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191" w:author="PR Preview" w:date="2026-01-01T00:00:00Z">
        <w:r>
          <w:t xml:space="preserve">.</w:t>
        </w:r>
      </w:ins>
      <w:ins w:id="6192" w:author="PR Preview" w:date="2026-01-01T00:00:00Z">
        <w:r>
          <w:t xml:space="preserve"> </w:t>
        </w:r>
      </w:ins>
      <w:ins w:id="6193" w:author="PR Preview" w:date="2026-01-01T00:00:00Z">
        <w:r>
          <w:t xml:space="preserve">That inner cross-validation is the nested one.</w:t>
        </w:r>
      </w:ins>
    </w:p>
    <w:bookmarkEnd w:id="308"/>
    <w:bookmarkStart w:id="311" w:name="rem-cv-winner-optimistic"/>
    <w:p>
      <w:pPr>
        <w:pStyle w:val="BodyText"/>
      </w:pPr>
      <w:ins w:id="6194" w:author="PR Preview" w:date="2026-01-01T00:00:00Z">
        <w:r>
          <w:rPr>
            <w:i/>
            <w:iCs/>
          </w:rPr>
          <w:t xml:space="preserve">Remark 37</w:t>
        </w:r>
      </w:ins>
      <w:ins w:id="6195" w:author="PR Preview" w:date="2026-01-01T00:00:00Z">
        <w:r>
          <w:t xml:space="preserve"> (Cross-validation replaces the validation set, not the test set). </w:t>
        </w:r>
      </w:ins>
      <w:ins w:id="6196" w:author="PR Preview" w:date="2026-01-01T00:00:00Z">
        <w:r>
          <w:t xml:space="preserve">Used to choose between models,</w:t>
        </w:r>
      </w:ins>
      <w:ins w:id="6197" w:author="PR Preview" w:date="2026-01-01T00:00:00Z">
        <w:r>
          <w:t xml:space="preserve"> </w:t>
        </w:r>
      </w:ins>
      <w:ins w:id="6198" w:author="PR Preview" w:date="2026-01-01T00:00:00Z">
        <w:r>
          <w:t xml:space="preserve">cross-validation takes the place of the</w:t>
        </w:r>
      </w:ins>
      <w:ins w:id="6199" w:author="PR Preview" w:date="2026-01-01T00:00:00Z">
        <w:r>
          <w:t xml:space="preserve"> </w:t>
        </w:r>
      </w:ins>
      <w:ins w:id="6200" w:author="PR Preview" w:date="2026-01-01T00:00:00Z">
        <w:r>
          <w:rPr>
            <w:i/>
            <w:iCs/>
          </w:rPr>
          <w:t xml:space="preserve">validation</w:t>
        </w:r>
      </w:ins>
      <w:ins w:id="6201" w:author="PR Preview" w:date="2026-01-01T00:00:00Z">
        <w:r>
          <w:t xml:space="preserve"> </w:t>
        </w:r>
      </w:ins>
      <w:ins w:id="6202" w:author="PR Preview" w:date="2026-01-01T00:00:00Z">
        <w:r>
          <w:t xml:space="preserve">set</w:t>
        </w:r>
      </w:ins>
      <w:ins w:id="6203" w:author="PR Preview" w:date="2026-01-01T00:00:00Z">
        <w:r>
          <w:t xml:space="preserve"> </w:t>
        </w:r>
      </w:ins>
      <w:ins w:id="6204" w:author="PR Preview" w:date="2026-01-01T00:00:00Z">
        <w:r>
          <w:t xml:space="preserve">of</w:t>
        </w:r>
      </w:ins>
      <w:ins w:id="6205" w:author="PR Preview" w:date="2026-01-01T00:00:00Z">
        <w:r>
          <w:t xml:space="preserve"> </w:t>
        </w:r>
      </w:ins>
      <w:hyperlink w:anchor="def-data-splits">
        <w:ins w:id="6206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6207" w:author="PR Preview" w:date="2026-01-01T00:00:00Z">
        <w:r>
          <w:t xml:space="preserve">,</w:t>
        </w:r>
      </w:ins>
      <w:ins w:id="6208" w:author="PR Preview" w:date="2026-01-01T00:00:00Z">
        <w:r>
          <w:t xml:space="preserve"> </w:t>
        </w:r>
      </w:ins>
      <w:ins w:id="6209" w:author="PR Preview" w:date="2026-01-01T00:00:00Z">
        <w:r>
          <w:t xml:space="preserve">the one consulted again and again,</w:t>
        </w:r>
      </w:ins>
      <w:ins w:id="6210" w:author="PR Preview" w:date="2026-01-01T00:00:00Z">
        <w:r>
          <w:t xml:space="preserve"> </w:t>
        </w:r>
      </w:ins>
      <w:ins w:id="6211" w:author="PR Preview" w:date="2026-01-01T00:00:00Z">
        <w:r>
          <w:t xml:space="preserve">and not of the test set, which stays unused until the end.</w:t>
        </w:r>
      </w:ins>
      <w:ins w:id="6212" w:author="PR Preview" w:date="2026-01-01T00:00:00Z">
        <w:r>
          <w:t xml:space="preserve"> </w:t>
        </w:r>
      </w:ins>
      <w:ins w:id="6213" w:author="PR Preview" w:date="2026-01-01T00:00:00Z">
        <w:r>
          <w:t xml:space="preserve">The cross-validation estimate of the winning model is optimistic:</w:t>
        </w:r>
      </w:ins>
      <w:ins w:id="6214" w:author="PR Preview" w:date="2026-01-01T00:00:00Z">
        <w:r>
          <w:t xml:space="preserve"> </w:t>
        </w:r>
      </w:ins>
      <w:ins w:id="6215" w:author="PR Preview" w:date="2026-01-01T00:00:00Z">
        <w:r>
          <w:t xml:space="preserve">that model won partly because the particular sample and split happened to favor it,</w:t>
        </w:r>
      </w:ins>
      <w:ins w:id="6216" w:author="PR Preview" w:date="2026-01-01T00:00:00Z">
        <w:r>
          <w:t xml:space="preserve"> </w:t>
        </w:r>
      </w:ins>
      <w:ins w:id="6217" w:author="PR Preview" w:date="2026-01-01T00:00:00Z">
        <w:r>
          <w:t xml:space="preserve">so its estimate is the smallest of several noisy estimates.</w:t>
        </w:r>
      </w:ins>
      <w:ins w:id="6218" w:author="PR Preview" w:date="2026-01-01T00:00:00Z">
        <w:r>
          <w:t xml:space="preserve"> </w:t>
        </w:r>
      </w:ins>
      <w:ins w:id="6219" w:author="PR Preview" w:date="2026-01-01T00:00:00Z">
        <w:r>
          <w:t xml:space="preserve">An honest estimate of the chosen model’s error needs data</w:t>
        </w:r>
      </w:ins>
      <w:ins w:id="6220" w:author="PR Preview" w:date="2026-01-01T00:00:00Z">
        <w:r>
          <w:t xml:space="preserve"> </w:t>
        </w:r>
      </w:ins>
      <w:ins w:id="6221" w:author="PR Preview" w:date="2026-01-01T00:00:00Z">
        <w:r>
          <w:t xml:space="preserve">that took no part in the choice</w:t>
        </w:r>
      </w:ins>
      <w:ins w:id="6222" w:author="PR Preview" w:date="2026-01-01T00:00:00Z">
        <w:r>
          <w:t xml:space="preserve"> </w:t>
        </w:r>
      </w:ins>
      <w:ins w:id="6223" w:author="PR Preview" w:date="2026-01-01T00:00:00Z">
        <w:r>
          <w:t xml:space="preserve">[3, Sec. 7.2]</w:t>
        </w:r>
      </w:ins>
      <w:ins w:id="6224" w:author="PR Preview" w:date="2026-01-01T00:00:00Z">
        <w:r>
          <w:t xml:space="preserve">,</w:t>
        </w:r>
      </w:ins>
      <w:ins w:id="6225" w:author="PR Preview" w:date="2026-01-01T00:00:00Z">
        <w:r>
          <w:t xml:space="preserve"> </w:t>
        </w:r>
      </w:ins>
      <w:ins w:id="6226" w:author="PR Preview" w:date="2026-01-01T00:00:00Z">
        <w:r>
          <w:t xml:space="preserve">such as a</w:t>
        </w:r>
      </w:ins>
      <w:ins w:id="6227" w:author="PR Preview" w:date="2026-01-01T00:00:00Z">
        <w:r>
          <w:t xml:space="preserve"> </w:t>
        </w:r>
      </w:ins>
      <w:hyperlink w:anchor="def-test-set">
        <w:ins w:id="6228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6229" w:author="PR Preview" w:date="2026-01-01T00:00:00Z">
        <w:r>
          <w:t xml:space="preserve">,</w:t>
        </w:r>
      </w:ins>
      <w:ins w:id="6230" w:author="PR Preview" w:date="2026-01-01T00:00:00Z">
        <w:r>
          <w:t xml:space="preserve"> </w:t>
        </w:r>
      </w:ins>
      <w:ins w:id="6231" w:author="PR Preview" w:date="2026-01-01T00:00:00Z">
        <w:r>
          <w:t xml:space="preserve">or the outer folds of</w:t>
        </w:r>
      </w:ins>
      <w:ins w:id="6232" w:author="PR Preview" w:date="2026-01-01T00:00:00Z">
        <w:r>
          <w:t xml:space="preserve"> </w:t>
        </w:r>
      </w:ins>
      <w:hyperlink w:anchor="def-nested-cv">
        <w:ins w:id="6233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6234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ins w:id="6235" w:author="PR Preview" w:date="2026-01-01T00:00:00Z">
        <w:r>
          <w:rPr>
            <w:b/>
            <w:bCs/>
          </w:rPr>
          <w:t xml:space="preserve">Definition 59 (Fold-based standard error)</w:t>
        </w:r>
      </w:ins>
      <w:ins w:id="6236" w:author="PR Preview" w:date="2026-01-01T00:00:00Z">
        <w:r>
          <w:t xml:space="preserve"> </w:t>
        </w:r>
      </w:ins>
      <w:ins w:id="6237" w:author="PR Preview" w:date="2026-01-01T00:00:00Z">
        <w:r>
          <w:t xml:space="preserve">The</w:t>
        </w:r>
      </w:ins>
      <w:ins w:id="6238" w:author="PR Preview" w:date="2026-01-01T00:00:00Z">
        <w:r>
          <w:t xml:space="preserve"> </w:t>
        </w:r>
      </w:ins>
      <w:ins w:id="6239" w:author="PR Preview" w:date="2026-01-01T00:00:00Z">
        <w:r>
          <w:rPr>
            <w:b/>
            <w:bCs/>
          </w:rPr>
          <w:t xml:space="preserve">fold-based standard error</w:t>
        </w:r>
      </w:ins>
      <w:ins w:id="624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241" w:author="PR Preview" w:date="2026-01-01T00:00:00Z">
        <w:r>
          <w:t xml:space="preserve"> </w:t>
        </w:r>
      </w:ins>
      <w:ins w:id="6242" w:author="PR Preview" w:date="2026-01-01T00:00:00Z">
        <w:r>
          <w:t xml:space="preserve">of a</w:t>
        </w:r>
      </w:ins>
      <w:ins w:id="6243" w:author="PR Preview" w:date="2026-01-01T00:00:00Z">
        <w:r>
          <w:t xml:space="preserve"> </w:t>
        </w:r>
      </w:ins>
      <m:oMath>
        <m:r>
          <m:t>k</m:t>
        </m:r>
      </m:oMath>
      <w:ins w:id="6244" w:author="PR Preview" w:date="2026-01-01T00:00:00Z">
        <w:r>
          <w:t xml:space="preserve">-fold</w:t>
        </w:r>
      </w:ins>
      <w:ins w:id="6245" w:author="PR Preview" w:date="2026-01-01T00:00:00Z">
        <w:r>
          <w:t xml:space="preserve"> </w:t>
        </w:r>
      </w:ins>
      <w:hyperlink w:anchor="def-cv-estimate">
        <w:ins w:id="624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247" w:author="PR Preview" w:date="2026-01-01T00:00:00Z">
        <w:r>
          <w:t xml:space="preserve"> </w:t>
        </w:r>
      </w:ins>
      <w:ins w:id="6248" w:author="PR Preview" w:date="2026-01-01T00:00:00Z">
        <w:r>
          <w:t xml:space="preserve">is the</w:t>
        </w:r>
      </w:ins>
      <w:ins w:id="6249" w:author="PR Preview" w:date="2026-01-01T00:00:00Z">
        <w:r>
          <w:t xml:space="preserve"> </w:t>
        </w:r>
      </w:ins>
      <w:hyperlink r:id="rId312">
        <w:ins w:id="6250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6251" w:author="PR Preview" w:date="2026-01-01T00:00:00Z">
        <w:r>
          <w:t xml:space="preserve"> </w:t>
        </w:r>
      </w:ins>
      <w:ins w:id="6252" w:author="PR Preview" w:date="2026-01-01T00:00:00Z">
        <w:r>
          <w:t xml:space="preserve">of the</w:t>
        </w:r>
      </w:ins>
      <w:ins w:id="6253" w:author="PR Preview" w:date="2026-01-01T00:00:00Z">
        <w:r>
          <w:t xml:space="preserve"> </w:t>
        </w:r>
      </w:ins>
      <m:oMath>
        <m:r>
          <m:t>k</m:t>
        </m:r>
      </m:oMath>
      <w:ins w:id="6254" w:author="PR Preview" w:date="2026-01-01T00:00:00Z">
        <w:r>
          <w:t xml:space="preserve"> </w:t>
        </w:r>
      </w:ins>
      <w:hyperlink w:anchor="def-fold-mse">
        <w:ins w:id="6255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6256" w:author="PR Preview" w:date="2026-01-01T00:00:00Z">
        <w:r>
          <w:t xml:space="preserve">,</w:t>
        </w:r>
      </w:ins>
      <w:ins w:id="6257" w:author="PR Preview" w:date="2026-01-01T00:00:00Z">
        <w:r>
          <w:t xml:space="preserve"> </w:t>
        </w:r>
      </w:ins>
      <w:ins w:id="6258" w:author="PR Preview" w:date="2026-01-01T00:00:00Z">
        <w:r>
          <w:t xml:space="preserve">divided by</w:t>
        </w:r>
      </w:ins>
      <w:ins w:id="625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6260" w:author="PR Preview" w:date="2026-01-01T00:00:00Z">
        <w:r>
          <w:t xml:space="preserve">:</w:t>
        </w:r>
      </w:ins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del w:id="6261" w:author="PR Preview" w:date="2026-01-01T00:00:00Z">
        <w:r>
          <w:rPr>
            <w:i/>
            <w:iCs/>
          </w:rPr>
          <w:delText xml:space="preserve">Remark 39</w:delText>
        </w:r>
      </w:del>
      <w:del w:id="6262" w:author="PR Preview" w:date="2026-01-01T00:00:00Z">
        <w:r>
          <w:delText xml:space="preserve"> (The fold-based standard error is only a rough guide). </w:delText>
        </w:r>
      </w:del>
      <w:del w:id="6263" w:author="PR Preview" w:date="2026-01-01T00:00:00Z">
        <w:r>
          <w:delText xml:space="preserve">Hastie et al. [3, Sec. 7.10.1]</w:delText>
        </w:r>
      </w:del>
      <w:del w:id="6264" w:author="PR Preview" w:date="2026-01-01T00:00:00Z">
        <w:r>
          <w:delText xml:space="preserve"> </w:delText>
        </w:r>
      </w:del>
      <w:del w:id="6265" w:author="PR Preview" w:date="2026-01-01T00:00:00Z">
        <w:r>
          <w:delText xml:space="preserve">draw standard-error bars</w:delText>
        </w:r>
      </w:del>
      <w:del w:id="6266" w:author="PR Preview" w:date="2026-01-01T00:00:00Z">
        <w:r>
          <w:delText xml:space="preserve"> </w:delText>
        </w:r>
      </w:del>
      <w:del w:id="6267" w:author="PR Preview" w:date="2026-01-01T00:00:00Z">
        <w:r>
          <w:delText xml:space="preserve">computed from the per-fold errors as in</w:delText>
        </w:r>
      </w:del>
      <w:del w:id="6268" w:author="PR Preview" w:date="2026-01-01T00:00:00Z">
        <w:r>
          <w:delText xml:space="preserve"> </w:delText>
        </w:r>
      </w:del>
      <w:hyperlink w:anchor="eq-cv-se">
        <w:del w:id="6269" w:author="PR Preview" w:date="2026-01-01T00:00:00Z">
          <w:r>
            <w:rPr>
              <w:rStyle w:val="Hyperlink"/>
            </w:rPr>
            <w:delText xml:space="preserve">Equation 61</w:delText>
          </w:r>
        </w:del>
      </w:hyperlink>
      <w:del w:id="6270" w:author="PR Preview" w:date="2026-01-01T00:00:00Z">
        <w:r>
          <w:delText xml:space="preserve">.</w:delText>
        </w:r>
      </w:del>
      <w:del w:id="6271" w:author="PR Preview" w:date="2026-01-01T00:00:00Z">
        <w:r>
          <w:delText xml:space="preserve"> </w:delText>
        </w:r>
      </w:del>
      <w:del w:id="6272" w:author="PR Preview" w:date="2026-01-01T00:00:00Z">
        <w:r>
          <w:delText xml:space="preserve">That formula treats the</w:delText>
        </w:r>
      </w:del>
      <w:del w:id="6273" w:author="PR Preview" w:date="2026-01-01T00:00:00Z">
        <w:r>
          <w:delText xml:space="preserve"> </w:delText>
        </w:r>
      </w:del>
      <m:oMath>
        <m:r>
          <m:t>k</m:t>
        </m:r>
      </m:oMath>
      <w:del w:id="6274" w:author="PR Preview" w:date="2026-01-01T00:00:00Z">
        <w:r>
          <w:delText xml:space="preserve"> </w:delText>
        </w:r>
      </w:del>
      <w:del w:id="6275" w:author="PR Preview" w:date="2026-01-01T00:00:00Z">
        <w:r>
          <w:delText xml:space="preserve">fold errors</w:delText>
        </w:r>
      </w:del>
      <w:del w:id="6276" w:author="PR Preview" w:date="2026-01-01T00:00:00Z">
        <w:r>
          <w:delText xml:space="preserve"> </w:delText>
        </w:r>
      </w:del>
      <w:del w:id="6277" w:author="PR Preview" w:date="2026-01-01T00:00:00Z">
        <w:r>
          <w:delText xml:space="preserve">as if they were independent,</w:delText>
        </w:r>
      </w:del>
      <w:del w:id="6278" w:author="PR Preview" w:date="2026-01-01T00:00:00Z">
        <w:r>
          <w:delText xml:space="preserve"> </w:delText>
        </w:r>
      </w:del>
      <w:del w:id="6279" w:author="PR Preview" w:date="2026-01-01T00:00:00Z">
        <w:r>
          <w:delText xml:space="preserve">which they are not:</w:delText>
        </w:r>
      </w:del>
      <w:del w:id="6280" w:author="PR Preview" w:date="2026-01-01T00:00:00Z">
        <w:r>
          <w:delText xml:space="preserve"> </w:delText>
        </w:r>
      </w:del>
      <w:del w:id="6281" w:author="PR Preview" w:date="2026-01-01T00:00:00Z">
        <w:r>
          <w:delText xml:space="preserve">every pair of folds shares</w:delText>
        </w:r>
      </w:del>
      <w:del w:id="628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6283" w:author="PR Preview" w:date="2026-01-01T00:00:00Z">
        <w:r>
          <w:delText xml:space="preserve"> </w:delText>
        </w:r>
      </w:del>
      <w:del w:id="6284" w:author="PR Preview" w:date="2026-01-01T00:00:00Z">
        <w:r>
          <w:delText xml:space="preserve">folds of training data.</w:delText>
        </w:r>
      </w:del>
      <w:del w:id="6285" w:author="PR Preview" w:date="2026-01-01T00:00:00Z">
        <w:r>
          <w:delText xml:space="preserve"> </w:delText>
        </w:r>
      </w:del>
      <w:del w:id="6286" w:author="PR Preview" w:date="2026-01-01T00:00:00Z">
        <w:r>
          <w:delText xml:space="preserve">So</w:delText>
        </w:r>
      </w:del>
      <w:del w:id="628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288" w:author="PR Preview" w:date="2026-01-01T00:00:00Z">
        <w:r>
          <w:delText xml:space="preserve"> </w:delText>
        </w:r>
      </w:del>
      <w:del w:id="6289" w:author="PR Preview" w:date="2026-01-01T00:00:00Z">
        <w:r>
          <w:delText xml:space="preserve">is a rough indication</w:delText>
        </w:r>
      </w:del>
      <w:del w:id="6290" w:author="PR Preview" w:date="2026-01-01T00:00:00Z">
        <w:r>
          <w:delText xml:space="preserve"> </w:delText>
        </w:r>
      </w:del>
      <w:del w:id="6291" w:author="PR Preview" w:date="2026-01-01T00:00:00Z">
        <w:r>
          <w:delText xml:space="preserve">of how much</w:delText>
        </w:r>
      </w:del>
      <w:del w:id="629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293" w:author="PR Preview" w:date="2026-01-01T00:00:00Z">
        <w:r>
          <w:delText xml:space="preserve"> </w:delText>
        </w:r>
      </w:del>
      <w:del w:id="6294" w:author="PR Preview" w:date="2026-01-01T00:00:00Z">
        <w:r>
          <w:delText xml:space="preserve">might change with a different sample,</w:delText>
        </w:r>
      </w:del>
      <w:del w:id="6295" w:author="PR Preview" w:date="2026-01-01T00:00:00Z">
        <w:r>
          <w:delText xml:space="preserve"> </w:delText>
        </w:r>
      </w:del>
      <w:del w:id="6296" w:author="PR Preview" w:date="2026-01-01T00:00:00Z">
        <w:r>
          <w:delText xml:space="preserve">not a</w:delText>
        </w:r>
      </w:del>
      <w:del w:id="6297" w:author="PR Preview" w:date="2026-01-01T00:00:00Z">
        <w:r>
          <w:delText xml:space="preserve"> </w:delText>
        </w:r>
      </w:del>
      <w:hyperlink r:id="rId316">
        <w:del w:id="6298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6299" w:author="PR Preview" w:date="2026-01-01T00:00:00Z">
        <w:r>
          <w:delText xml:space="preserve"> </w:delText>
        </w:r>
      </w:del>
      <w:del w:id="6300" w:author="PR Preview" w:date="2026-01-01T00:00:00Z">
        <w:r>
          <w:delText xml:space="preserve">of</w:delText>
        </w:r>
      </w:del>
      <w:del w:id="630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302" w:author="PR Preview" w:date="2026-01-01T00:00:00Z">
        <w:r>
          <w:delText xml:space="preserve">.</w:delText>
        </w:r>
      </w:del>
    </w:p>
    <w:p>
      <w:pPr>
        <w:pStyle w:val="BodyText"/>
      </w:pPr>
      <w:del w:id="6303" w:author="PR Preview" w:date="2026-01-01T00:00:00Z">
        <w:r>
          <w:rPr>
            <w:b/>
            <w:bCs/>
          </w:rPr>
          <w:delText xml:space="preserve">Definition 61 (Fold mean squared error of a named procedure)</w:delText>
        </w:r>
      </w:del>
      <w:del w:id="6304" w:author="PR Preview" w:date="2026-01-01T00:00:00Z">
        <w:r>
          <w:delText xml:space="preserve"> </w:delText>
        </w:r>
      </w:del>
      <w:del w:id="6305" w:author="PR Preview" w:date="2026-01-01T00:00:00Z">
        <w:r>
          <w:delText xml:space="preserve">The</w:delText>
        </w:r>
      </w:del>
      <w:del w:id="6306" w:author="PR Preview" w:date="2026-01-01T00:00:00Z">
        <w:r>
          <w:delText xml:space="preserve"> </w:delText>
        </w:r>
      </w:del>
      <w:del w:id="6307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6308" w:author="PR Preview" w:date="2026-01-01T00:00:00Z">
        <w:r>
          <w:delText xml:space="preserve"> </w:delText>
        </w:r>
      </w:del>
      <m:oMath>
        <m:r>
          <m:t>g</m:t>
        </m:r>
      </m:oMath>
      <w:del w:id="6309" w:author="PR Preview" w:date="2026-01-01T00:00:00Z">
        <w:r>
          <w:delText xml:space="preserve"> </w:delText>
        </w:r>
      </w:del>
      <w:del w:id="6310" w:author="PR Preview" w:date="2026-01-01T00:00:00Z">
        <w:r>
          <w:delText xml:space="preserve">for</w:delText>
        </w:r>
      </w:del>
      <w:del w:id="6311" w:author="PR Preview" w:date="2026-01-01T00:00:00Z">
        <w:r>
          <w:delText xml:space="preserve"> </w:delText>
        </w:r>
      </w:del>
      <w:hyperlink w:anchor="def-folds">
        <w:del w:id="631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63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314" w:author="PR Preview" w:date="2026-01-01T00:00:00Z">
        <w:r>
          <w:delText xml:space="preserve"> </w:delText>
        </w:r>
      </w:del>
      <w:del w:id="6315" w:author="PR Preview" w:date="2026-01-01T00:00:00Z">
        <w:r>
          <w:delText xml:space="preserve">of a training set</w:delText>
        </w:r>
      </w:del>
      <w:del w:id="63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317" w:author="PR Preview" w:date="2026-01-01T00:00:00Z">
        <w:r>
          <w:delText xml:space="preserve">, indexed by</w:delText>
        </w:r>
      </w:del>
      <w:del w:id="6318" w:author="PR Preview" w:date="2026-01-01T00:00:00Z">
        <w:r>
          <w:delText xml:space="preserve"> </w:delText>
        </w:r>
      </w:del>
      <m:oMath>
        <m:r>
          <m:t>I</m:t>
        </m:r>
      </m:oMath>
      <w:del w:id="6319" w:author="PR Preview" w:date="2026-01-01T00:00:00Z">
        <w:r>
          <w:delText xml:space="preserve">,</w:delText>
        </w:r>
      </w:del>
      <w:del w:id="6320" w:author="PR Preview" w:date="2026-01-01T00:00:00Z">
        <w:r>
          <w:delText xml:space="preserve"> </w:delText>
        </w:r>
      </w:del>
      <w:del w:id="6321" w:author="PR Preview" w:date="2026-01-01T00:00:00Z">
        <w:r>
          <w:delText xml:space="preserve">is the</w:delText>
        </w:r>
      </w:del>
      <w:del w:id="6322" w:author="PR Preview" w:date="2026-01-01T00:00:00Z">
        <w:r>
          <w:delText xml:space="preserve"> </w:delText>
        </w:r>
      </w:del>
      <w:hyperlink w:anchor="def-fold-mse">
        <w:del w:id="6323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6324" w:author="PR Preview" w:date="2026-01-01T00:00:00Z">
        <w:r>
          <w:delText xml:space="preserve"> </w:delText>
        </w:r>
      </w:del>
      <w:del w:id="6325" w:author="PR Preview" w:date="2026-01-01T00:00:00Z">
        <w:r>
          <w:delText xml:space="preserve">computed with the</w:delText>
        </w:r>
      </w:del>
      <w:del w:id="6326" w:author="PR Preview" w:date="2026-01-01T00:00:00Z">
        <w:r>
          <w:delText xml:space="preserve"> </w:delText>
        </w:r>
      </w:del>
      <w:hyperlink w:anchor="def-fold-out-fitted-model">
        <w:del w:id="6327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6328" w:author="PR Preview" w:date="2026-01-01T00:00:00Z">
        <w:r>
          <w:delText xml:space="preserve"> </w:delText>
        </w:r>
      </w:del>
      <w:del w:id="6329" w:author="PR Preview" w:date="2026-01-01T00:00:00Z">
        <w:r>
          <w:delText xml:space="preserve">that</w:delText>
        </w:r>
      </w:del>
      <w:del w:id="6330" w:author="PR Preview" w:date="2026-01-01T00:00:00Z">
        <w:r>
          <w:delText xml:space="preserve"> </w:delText>
        </w:r>
      </w:del>
      <m:oMath>
        <m:r>
          <m:t>g</m:t>
        </m:r>
      </m:oMath>
      <w:del w:id="6331" w:author="PR Preview" w:date="2026-01-01T00:00:00Z">
        <w:r>
          <w:delText xml:space="preserve"> </w:delText>
        </w:r>
      </w:del>
      <w:del w:id="6332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2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4"/>
    </w:p>
    <w:p>
      <w:pPr>
        <w:pStyle w:val="FirstParagraph"/>
      </w:pPr>
      <w:del w:id="6333" w:author="PR Preview" w:date="2026-01-01T00:00:00Z">
        <w:r>
          <w:rPr>
            <w:b/>
            <w:bCs/>
          </w:rPr>
          <w:delText xml:space="preserve">Definition 62 (Fold-based standard error of a named procedure)</w:delText>
        </w:r>
      </w:del>
      <w:del w:id="6334" w:author="PR Preview" w:date="2026-01-01T00:00:00Z">
        <w:r>
          <w:delText xml:space="preserve"> </w:delText>
        </w:r>
      </w:del>
      <w:del w:id="6335" w:author="PR Preview" w:date="2026-01-01T00:00:00Z">
        <w:r>
          <w:delText xml:space="preserve">The</w:delText>
        </w:r>
      </w:del>
      <w:del w:id="6336" w:author="PR Preview" w:date="2026-01-01T00:00:00Z">
        <w:r>
          <w:delText xml:space="preserve"> </w:delText>
        </w:r>
      </w:del>
      <w:del w:id="6337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6338" w:author="PR Preview" w:date="2026-01-01T00:00:00Z">
        <w:r>
          <w:delText xml:space="preserve"> </w:delText>
        </w:r>
      </w:del>
      <m:oMath>
        <m:r>
          <m:t>g</m:t>
        </m:r>
      </m:oMath>
      <w:del w:id="6339" w:author="PR Preview" w:date="2026-01-01T00:00:00Z">
        <w:r>
          <w:delText xml:space="preserve"> </w:delText>
        </w:r>
      </w:del>
      <w:del w:id="6340" w:author="PR Preview" w:date="2026-01-01T00:00:00Z">
        <w:r>
          <w:delText xml:space="preserve">on a training set</w:delText>
        </w:r>
      </w:del>
      <w:del w:id="63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342" w:author="PR Preview" w:date="2026-01-01T00:00:00Z">
        <w:r>
          <w:delText xml:space="preserve">,</w:delText>
        </w:r>
      </w:del>
      <w:del w:id="634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6344" w:author="PR Preview" w:date="2026-01-01T00:00:00Z">
        <w:r>
          <w:delText xml:space="preserve">,</w:delText>
        </w:r>
      </w:del>
      <w:del w:id="6345" w:author="PR Preview" w:date="2026-01-01T00:00:00Z">
        <w:r>
          <w:delText xml:space="preserve"> </w:delText>
        </w:r>
      </w:del>
      <w:del w:id="6346" w:author="PR Preview" w:date="2026-01-01T00:00:00Z">
        <w:r>
          <w:delText xml:space="preserve">is the</w:delText>
        </w:r>
      </w:del>
      <w:del w:id="6347" w:author="PR Preview" w:date="2026-01-01T00:00:00Z">
        <w:r>
          <w:delText xml:space="preserve"> </w:delText>
        </w:r>
      </w:del>
      <w:hyperlink w:anchor="def-cv-se">
        <w:del w:id="6348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349" w:author="PR Preview" w:date="2026-01-01T00:00:00Z">
        <w:r>
          <w:delText xml:space="preserve"> </w:delText>
        </w:r>
      </w:del>
      <w:del w:id="6350" w:author="PR Preview" w:date="2026-01-01T00:00:00Z">
        <w:r>
          <w:delText xml:space="preserve">computed from the</w:delText>
        </w:r>
      </w:del>
      <w:del w:id="6351" w:author="PR Preview" w:date="2026-01-01T00:00:00Z">
        <w:r>
          <w:delText xml:space="preserve"> </w:delText>
        </w:r>
      </w:del>
      <w:hyperlink w:anchor="def-fold-mse-indexed">
        <w:del w:id="6352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635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6354" w:author="PR Preview" w:date="2026-01-01T00:00:00Z">
        <w:r>
          <w:delText xml:space="preserve">:</w:delText>
        </w:r>
      </w:del>
    </w:p>
    <w:p>
      <w:pPr>
        <w:pStyle w:val="BodyText"/>
      </w:pPr>
      <w:bookmarkStart w:id="32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6"/>
    </w:p>
    <w:p>
      <w:pPr>
        <w:pStyle w:val="FirstParagraph"/>
      </w:pPr>
      <w:del w:id="6355" w:author="PR Preview" w:date="2026-01-01T00:00:00Z">
        <w:r>
          <w:rPr>
            <w:b/>
            <w:bCs/>
          </w:rPr>
          <w:delText xml:space="preserve">Definition 63 (One-standard-error rule)</w:delText>
        </w:r>
      </w:del>
      <w:del w:id="6356" w:author="PR Preview" w:date="2026-01-01T00:00:00Z">
        <w:r>
          <w:delText xml:space="preserve"> </w:delText>
        </w:r>
      </w:del>
      <w:del w:id="6357" w:author="PR Preview" w:date="2026-01-01T00:00:00Z">
        <w:r>
          <w:delText xml:space="preserve">Let</w:delText>
        </w:r>
      </w:del>
      <w:del w:id="635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6359" w:author="PR Preview" w:date="2026-01-01T00:00:00Z">
        <w:r>
          <w:delText xml:space="preserve"> </w:delText>
        </w:r>
      </w:del>
      <w:del w:id="6360" w:author="PR Preview" w:date="2026-01-01T00:00:00Z">
        <w:r>
          <w:delText xml:space="preserve">be candidate</w:delText>
        </w:r>
      </w:del>
      <w:del w:id="6361" w:author="PR Preview" w:date="2026-01-01T00:00:00Z">
        <w:r>
          <w:delText xml:space="preserve"> </w:delText>
        </w:r>
      </w:del>
      <w:hyperlink w:anchor="def-fitting-procedure">
        <w:del w:id="636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6363" w:author="PR Preview" w:date="2026-01-01T00:00:00Z">
        <w:r>
          <w:delText xml:space="preserve">,</w:delText>
        </w:r>
      </w:del>
      <w:del w:id="6364" w:author="PR Preview" w:date="2026-01-01T00:00:00Z">
        <w:r>
          <w:delText xml:space="preserve"> </w:delText>
        </w:r>
      </w:del>
      <w:del w:id="6365" w:author="PR Preview" w:date="2026-01-01T00:00:00Z">
        <w:r>
          <w:delText xml:space="preserve">each</w:delText>
        </w:r>
      </w:del>
      <w:del w:id="6366" w:author="PR Preview" w:date="2026-01-01T00:00:00Z">
        <w:r>
          <w:delText xml:space="preserve"> </w:delText>
        </w:r>
      </w:del>
      <w:hyperlink w:anchor="def-flexibility">
        <w:del w:id="636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6368" w:author="PR Preview" w:date="2026-01-01T00:00:00Z">
        <w:r>
          <w:delText xml:space="preserve"> </w:delText>
        </w:r>
      </w:del>
      <w:del w:id="6369" w:author="PR Preview" w:date="2026-01-01T00:00:00Z">
        <w:r>
          <w:delText xml:space="preserve">as the one before,</w:delText>
        </w:r>
      </w:del>
      <w:del w:id="6370" w:author="PR Preview" w:date="2026-01-01T00:00:00Z">
        <w:r>
          <w:delText xml:space="preserve"> </w:delText>
        </w:r>
      </w:del>
      <w:del w:id="6371" w:author="PR Preview" w:date="2026-01-01T00:00:00Z">
        <w:r>
          <w:delText xml:space="preserve">cross-validated on a training set</w:delText>
        </w:r>
      </w:del>
      <w:del w:id="63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373" w:author="PR Preview" w:date="2026-01-01T00:00:00Z">
        <w:r>
          <w:delText xml:space="preserve"> </w:delText>
        </w:r>
      </w:del>
      <w:del w:id="6374" w:author="PR Preview" w:date="2026-01-01T00:00:00Z">
        <w:r>
          <w:delText xml:space="preserve">with the same folds,</w:delText>
        </w:r>
      </w:del>
      <w:del w:id="6375" w:author="PR Preview" w:date="2026-01-01T00:00:00Z">
        <w:r>
          <w:delText xml:space="preserve"> </w:delText>
        </w:r>
      </w:del>
      <w:del w:id="6376" w:author="PR Preview" w:date="2026-01-01T00:00:00Z">
        <w:r>
          <w:delText xml:space="preserve">and let</w:delText>
        </w:r>
      </w:del>
      <w:del w:id="637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6378" w:author="PR Preview" w:date="2026-01-01T00:00:00Z">
        <w:r>
          <w:delText xml:space="preserve"> </w:delText>
        </w:r>
      </w:del>
      <w:del w:id="6379" w:author="PR Preview" w:date="2026-01-01T00:00:00Z">
        <w:r>
          <w:delText xml:space="preserve">be the one with the smallest</w:delText>
        </w:r>
      </w:del>
      <w:del w:id="6380" w:author="PR Preview" w:date="2026-01-01T00:00:00Z">
        <w:r>
          <w:delText xml:space="preserve"> </w:delText>
        </w:r>
      </w:del>
      <w:hyperlink w:anchor="def-cv-estimate-indexed">
        <w:del w:id="638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382" w:author="PR Preview" w:date="2026-01-01T00:00:00Z">
        <w:r>
          <w:delText xml:space="preserve">.</w:delText>
        </w:r>
      </w:del>
      <w:del w:id="6383" w:author="PR Preview" w:date="2026-01-01T00:00:00Z">
        <w:r>
          <w:delText xml:space="preserve"> </w:delText>
        </w:r>
      </w:del>
      <w:del w:id="6384" w:author="PR Preview" w:date="2026-01-01T00:00:00Z">
        <w:r>
          <w:delText xml:space="preserve">The</w:delText>
        </w:r>
      </w:del>
      <w:del w:id="6385" w:author="PR Preview" w:date="2026-01-01T00:00:00Z">
        <w:r>
          <w:delText xml:space="preserve"> </w:delText>
        </w:r>
      </w:del>
      <w:del w:id="6386" w:author="PR Preview" w:date="2026-01-01T00:00:00Z">
        <w:r>
          <w:rPr>
            <w:b/>
            <w:bCs/>
          </w:rPr>
          <w:delText xml:space="preserve">one-standard-error rule</w:delText>
        </w:r>
      </w:del>
      <w:del w:id="6387" w:author="PR Preview" w:date="2026-01-01T00:00:00Z">
        <w:r>
          <w:delText xml:space="preserve"> </w:delText>
        </w:r>
      </w:del>
      <w:del w:id="6388" w:author="PR Preview" w:date="2026-01-01T00:00:00Z">
        <w:r>
          <w:delText xml:space="preserve">chooses the smallest</w:delText>
        </w:r>
      </w:del>
      <w:del w:id="6389" w:author="PR Preview" w:date="2026-01-01T00:00:00Z">
        <w:r>
          <w:delText xml:space="preserve"> </w:delText>
        </w:r>
      </w:del>
      <m:oMath>
        <m:r>
          <m:t>l</m:t>
        </m:r>
      </m:oMath>
      <w:del w:id="6390" w:author="PR Preview" w:date="2026-01-01T00:00:00Z">
        <w:r>
          <w:delText xml:space="preserve"> </w:delText>
        </w:r>
      </w:del>
      <w:del w:id="6391" w:author="PR Preview" w:date="2026-01-01T00:00:00Z">
        <w:r>
          <w:delText xml:space="preserve">whose estimate is within one</w:delText>
        </w:r>
      </w:del>
      <w:del w:id="6392" w:author="PR Preview" w:date="2026-01-01T00:00:00Z">
        <w:r>
          <w:delText xml:space="preserve"> </w:delText>
        </w:r>
      </w:del>
      <w:hyperlink w:anchor="def-cv-se-indexed">
        <w:del w:id="6393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394" w:author="PR Preview" w:date="2026-01-01T00:00:00Z">
        <w:r>
          <w:delText xml:space="preserve"> </w:delText>
        </w:r>
      </w:del>
      <w:del w:id="6395" w:author="PR Preview" w:date="2026-01-01T00:00:00Z">
        <w:r>
          <w:delText xml:space="preserve">of the smallest:</w:delText>
        </w:r>
      </w:del>
    </w:p>
    <w:p>
      <w:pPr>
        <w:pStyle w:val="BodyText"/>
      </w:pPr>
      <w:ins w:id="6396" w:author="PR Preview" w:date="2026-01-01T00:00:00Z">
        <w:r>
          <w:rPr>
            <w:i/>
            <w:iCs/>
          </w:rPr>
          <w:t xml:space="preserve">Remark 39</w:t>
        </w:r>
      </w:ins>
      <w:ins w:id="6397" w:author="PR Preview" w:date="2026-01-01T00:00:00Z">
        <w:r>
          <w:t xml:space="preserve"> (The fold-based standard error is only a rough guide). </w:t>
        </w:r>
      </w:ins>
      <w:ins w:id="6398" w:author="PR Preview" w:date="2026-01-01T00:00:00Z">
        <w:r>
          <w:t xml:space="preserve">Hastie et al. [3, Sec. 7.10.1]</w:t>
        </w:r>
      </w:ins>
      <w:ins w:id="6399" w:author="PR Preview" w:date="2026-01-01T00:00:00Z">
        <w:r>
          <w:t xml:space="preserve"> </w:t>
        </w:r>
      </w:ins>
      <w:ins w:id="6400" w:author="PR Preview" w:date="2026-01-01T00:00:00Z">
        <w:r>
          <w:t xml:space="preserve">draw standard-error bars</w:t>
        </w:r>
      </w:ins>
      <w:ins w:id="6401" w:author="PR Preview" w:date="2026-01-01T00:00:00Z">
        <w:r>
          <w:t xml:space="preserve"> </w:t>
        </w:r>
      </w:ins>
      <w:ins w:id="6402" w:author="PR Preview" w:date="2026-01-01T00:00:00Z">
        <w:r>
          <w:t xml:space="preserve">computed from the per-fold errors as in</w:t>
        </w:r>
      </w:ins>
      <w:ins w:id="6403" w:author="PR Preview" w:date="2026-01-01T00:00:00Z">
        <w:r>
          <w:t xml:space="preserve"> </w:t>
        </w:r>
      </w:ins>
      <w:hyperlink w:anchor="eq-cv-se">
        <w:ins w:id="6404" w:author="PR Preview" w:date="2026-01-01T00:00:00Z">
          <w:r>
            <w:rPr>
              <w:rStyle w:val="Hyperlink"/>
            </w:rPr>
            <w:t xml:space="preserve">Equation 60</w:t>
          </w:r>
        </w:ins>
      </w:hyperlink>
      <w:ins w:id="6405" w:author="PR Preview" w:date="2026-01-01T00:00:00Z">
        <w:r>
          <w:t xml:space="preserve">.</w:t>
        </w:r>
      </w:ins>
      <w:ins w:id="6406" w:author="PR Preview" w:date="2026-01-01T00:00:00Z">
        <w:r>
          <w:t xml:space="preserve"> </w:t>
        </w:r>
      </w:ins>
      <w:ins w:id="6407" w:author="PR Preview" w:date="2026-01-01T00:00:00Z">
        <w:r>
          <w:t xml:space="preserve">That formula treats the</w:t>
        </w:r>
      </w:ins>
      <w:ins w:id="6408" w:author="PR Preview" w:date="2026-01-01T00:00:00Z">
        <w:r>
          <w:t xml:space="preserve"> </w:t>
        </w:r>
      </w:ins>
      <m:oMath>
        <m:r>
          <m:t>k</m:t>
        </m:r>
      </m:oMath>
      <w:ins w:id="6409" w:author="PR Preview" w:date="2026-01-01T00:00:00Z">
        <w:r>
          <w:t xml:space="preserve"> </w:t>
        </w:r>
      </w:ins>
      <w:ins w:id="6410" w:author="PR Preview" w:date="2026-01-01T00:00:00Z">
        <w:r>
          <w:t xml:space="preserve">fold errors</w:t>
        </w:r>
      </w:ins>
      <w:ins w:id="6411" w:author="PR Preview" w:date="2026-01-01T00:00:00Z">
        <w:r>
          <w:t xml:space="preserve"> </w:t>
        </w:r>
      </w:ins>
      <w:ins w:id="6412" w:author="PR Preview" w:date="2026-01-01T00:00:00Z">
        <w:r>
          <w:t xml:space="preserve">as if they were independent,</w:t>
        </w:r>
      </w:ins>
      <w:ins w:id="6413" w:author="PR Preview" w:date="2026-01-01T00:00:00Z">
        <w:r>
          <w:t xml:space="preserve"> </w:t>
        </w:r>
      </w:ins>
      <w:ins w:id="6414" w:author="PR Preview" w:date="2026-01-01T00:00:00Z">
        <w:r>
          <w:t xml:space="preserve">which they are not:</w:t>
        </w:r>
      </w:ins>
      <w:ins w:id="6415" w:author="PR Preview" w:date="2026-01-01T00:00:00Z">
        <w:r>
          <w:t xml:space="preserve"> </w:t>
        </w:r>
      </w:ins>
      <w:ins w:id="6416" w:author="PR Preview" w:date="2026-01-01T00:00:00Z">
        <w:r>
          <w:t xml:space="preserve">every pair of folds shares</w:t>
        </w:r>
      </w:ins>
      <w:ins w:id="641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6418" w:author="PR Preview" w:date="2026-01-01T00:00:00Z">
        <w:r>
          <w:t xml:space="preserve"> </w:t>
        </w:r>
      </w:ins>
      <w:ins w:id="6419" w:author="PR Preview" w:date="2026-01-01T00:00:00Z">
        <w:r>
          <w:t xml:space="preserve">folds of training data.</w:t>
        </w:r>
      </w:ins>
      <w:ins w:id="6420" w:author="PR Preview" w:date="2026-01-01T00:00:00Z">
        <w:r>
          <w:t xml:space="preserve"> </w:t>
        </w:r>
      </w:ins>
      <w:ins w:id="6421" w:author="PR Preview" w:date="2026-01-01T00:00:00Z">
        <w:r>
          <w:t xml:space="preserve">So</w:t>
        </w:r>
      </w:ins>
      <w:ins w:id="642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423" w:author="PR Preview" w:date="2026-01-01T00:00:00Z">
        <w:r>
          <w:t xml:space="preserve"> </w:t>
        </w:r>
      </w:ins>
      <w:ins w:id="6424" w:author="PR Preview" w:date="2026-01-01T00:00:00Z">
        <w:r>
          <w:t xml:space="preserve">is a rough indication</w:t>
        </w:r>
      </w:ins>
      <w:ins w:id="6425" w:author="PR Preview" w:date="2026-01-01T00:00:00Z">
        <w:r>
          <w:t xml:space="preserve"> </w:t>
        </w:r>
      </w:ins>
      <w:ins w:id="6426" w:author="PR Preview" w:date="2026-01-01T00:00:00Z">
        <w:r>
          <w:t xml:space="preserve">of how much</w:t>
        </w:r>
      </w:ins>
      <w:ins w:id="642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428" w:author="PR Preview" w:date="2026-01-01T00:00:00Z">
        <w:r>
          <w:t xml:space="preserve"> </w:t>
        </w:r>
      </w:ins>
      <w:ins w:id="6429" w:author="PR Preview" w:date="2026-01-01T00:00:00Z">
        <w:r>
          <w:t xml:space="preserve">might change with a different sample,</w:t>
        </w:r>
      </w:ins>
      <w:ins w:id="6430" w:author="PR Preview" w:date="2026-01-01T00:00:00Z">
        <w:r>
          <w:t xml:space="preserve"> </w:t>
        </w:r>
      </w:ins>
      <w:ins w:id="6431" w:author="PR Preview" w:date="2026-01-01T00:00:00Z">
        <w:r>
          <w:t xml:space="preserve">not a</w:t>
        </w:r>
      </w:ins>
      <w:ins w:id="6432" w:author="PR Preview" w:date="2026-01-01T00:00:00Z">
        <w:r>
          <w:t xml:space="preserve"> </w:t>
        </w:r>
      </w:ins>
      <w:hyperlink r:id="rId316">
        <w:ins w:id="6433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6434" w:author="PR Preview" w:date="2026-01-01T00:00:00Z">
        <w:r>
          <w:t xml:space="preserve"> </w:t>
        </w:r>
      </w:ins>
      <w:ins w:id="6435" w:author="PR Preview" w:date="2026-01-01T00:00:00Z">
        <w:r>
          <w:t xml:space="preserve">of</w:t>
        </w:r>
      </w:ins>
      <w:ins w:id="64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437" w:author="PR Preview" w:date="2026-01-01T00:00:00Z">
        <w:r>
          <w:t xml:space="preserve">.</w:t>
        </w:r>
      </w:ins>
    </w:p>
    <w:bookmarkEnd w:id="317"/>
    <w:bookmarkStart w:id="319" w:name="def-fold-mse-indexed"/>
    <w:p>
      <w:pPr>
        <w:pStyle w:val="BodyText"/>
      </w:pPr>
      <w:ins w:id="6438" w:author="PR Preview" w:date="2026-01-01T00:00:00Z">
        <w:r>
          <w:rPr>
            <w:b/>
            <w:bCs/>
          </w:rPr>
          <w:t xml:space="preserve">Definition 60 (Fold mean squared error of a named procedure)</w:t>
        </w:r>
      </w:ins>
      <w:ins w:id="6439" w:author="PR Preview" w:date="2026-01-01T00:00:00Z">
        <w:r>
          <w:t xml:space="preserve"> </w:t>
        </w:r>
      </w:ins>
      <w:ins w:id="6440" w:author="PR Preview" w:date="2026-01-01T00:00:00Z">
        <w:r>
          <w:t xml:space="preserve">The</w:t>
        </w:r>
      </w:ins>
      <w:ins w:id="6441" w:author="PR Preview" w:date="2026-01-01T00:00:00Z">
        <w:r>
          <w:t xml:space="preserve"> </w:t>
        </w:r>
      </w:ins>
      <w:ins w:id="6442" w:author="PR Preview" w:date="2026-01-01T00:00:00Z">
        <w:r>
          <w:rPr>
            <w:b/>
            <w:bCs/>
          </w:rPr>
          <w:t xml:space="preserve">fold mean squared error of procedure</w:t>
        </w:r>
      </w:ins>
      <w:ins w:id="6443" w:author="PR Preview" w:date="2026-01-01T00:00:00Z">
        <w:r>
          <w:t xml:space="preserve"> </w:t>
        </w:r>
      </w:ins>
      <m:oMath>
        <m:r>
          <m:t>g</m:t>
        </m:r>
      </m:oMath>
      <w:ins w:id="6444" w:author="PR Preview" w:date="2026-01-01T00:00:00Z">
        <w:r>
          <w:t xml:space="preserve"> </w:t>
        </w:r>
      </w:ins>
      <w:ins w:id="6445" w:author="PR Preview" w:date="2026-01-01T00:00:00Z">
        <w:r>
          <w:t xml:space="preserve">for</w:t>
        </w:r>
      </w:ins>
      <w:ins w:id="6446" w:author="PR Preview" w:date="2026-01-01T00:00:00Z">
        <w:r>
          <w:t xml:space="preserve"> </w:t>
        </w:r>
      </w:ins>
      <w:hyperlink w:anchor="def-folds">
        <w:ins w:id="644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4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449" w:author="PR Preview" w:date="2026-01-01T00:00:00Z">
        <w:r>
          <w:t xml:space="preserve"> </w:t>
        </w:r>
      </w:ins>
      <w:ins w:id="6450" w:author="PR Preview" w:date="2026-01-01T00:00:00Z">
        <w:r>
          <w:t xml:space="preserve">of a training set</w:t>
        </w:r>
      </w:ins>
      <w:ins w:id="64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52" w:author="PR Preview" w:date="2026-01-01T00:00:00Z">
        <w:r>
          <w:t xml:space="preserve">, indexed by</w:t>
        </w:r>
      </w:ins>
      <w:ins w:id="6453" w:author="PR Preview" w:date="2026-01-01T00:00:00Z">
        <w:r>
          <w:t xml:space="preserve"> </w:t>
        </w:r>
      </w:ins>
      <m:oMath>
        <m:r>
          <m:t>I</m:t>
        </m:r>
      </m:oMath>
      <w:ins w:id="6454" w:author="PR Preview" w:date="2026-01-01T00:00:00Z">
        <w:r>
          <w:t xml:space="preserve">,</w:t>
        </w:r>
      </w:ins>
      <w:ins w:id="6455" w:author="PR Preview" w:date="2026-01-01T00:00:00Z">
        <w:r>
          <w:t xml:space="preserve"> </w:t>
        </w:r>
      </w:ins>
      <w:ins w:id="6456" w:author="PR Preview" w:date="2026-01-01T00:00:00Z">
        <w:r>
          <w:t xml:space="preserve">is the</w:t>
        </w:r>
      </w:ins>
      <w:ins w:id="6457" w:author="PR Preview" w:date="2026-01-01T00:00:00Z">
        <w:r>
          <w:t xml:space="preserve"> </w:t>
        </w:r>
      </w:ins>
      <w:hyperlink w:anchor="def-fold-mse">
        <w:ins w:id="6458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6459" w:author="PR Preview" w:date="2026-01-01T00:00:00Z">
        <w:r>
          <w:t xml:space="preserve"> </w:t>
        </w:r>
      </w:ins>
      <w:ins w:id="6460" w:author="PR Preview" w:date="2026-01-01T00:00:00Z">
        <w:r>
          <w:t xml:space="preserve">computed with the</w:t>
        </w:r>
      </w:ins>
      <w:ins w:id="6461" w:author="PR Preview" w:date="2026-01-01T00:00:00Z">
        <w:r>
          <w:t xml:space="preserve"> </w:t>
        </w:r>
      </w:ins>
      <w:hyperlink w:anchor="def-fold-out-rule">
        <w:ins w:id="646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6463" w:author="PR Preview" w:date="2026-01-01T00:00:00Z">
        <w:r>
          <w:t xml:space="preserve"> </w:t>
        </w:r>
      </w:ins>
      <w:ins w:id="6464" w:author="PR Preview" w:date="2026-01-01T00:00:00Z">
        <w:r>
          <w:t xml:space="preserve">that</w:t>
        </w:r>
      </w:ins>
      <w:ins w:id="6465" w:author="PR Preview" w:date="2026-01-01T00:00:00Z">
        <w:r>
          <w:t xml:space="preserve"> </w:t>
        </w:r>
      </w:ins>
      <m:oMath>
        <m:r>
          <m:t>g</m:t>
        </m:r>
      </m:oMath>
      <w:ins w:id="6466" w:author="PR Preview" w:date="2026-01-01T00:00:00Z">
        <w:r>
          <w:t xml:space="preserve"> </w:t>
        </w:r>
      </w:ins>
      <w:ins w:id="6467" w:author="PR Preview" w:date="2026-01-01T00:00:00Z">
        <w:r>
          <w:t xml:space="preserve">produces:</w:t>
        </w:r>
      </w:ins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ins w:id="6468" w:author="PR Preview" w:date="2026-01-01T00:00:00Z">
        <w:r>
          <w:rPr>
            <w:b/>
            <w:bCs/>
          </w:rPr>
          <w:t xml:space="preserve">Definition 61 (Fold-based standard error of a named procedure)</w:t>
        </w:r>
      </w:ins>
      <w:ins w:id="6469" w:author="PR Preview" w:date="2026-01-01T00:00:00Z">
        <w:r>
          <w:t xml:space="preserve"> </w:t>
        </w:r>
      </w:ins>
      <w:ins w:id="6470" w:author="PR Preview" w:date="2026-01-01T00:00:00Z">
        <w:r>
          <w:t xml:space="preserve">The</w:t>
        </w:r>
      </w:ins>
      <w:ins w:id="6471" w:author="PR Preview" w:date="2026-01-01T00:00:00Z">
        <w:r>
          <w:t xml:space="preserve"> </w:t>
        </w:r>
      </w:ins>
      <w:ins w:id="6472" w:author="PR Preview" w:date="2026-01-01T00:00:00Z">
        <w:r>
          <w:rPr>
            <w:b/>
            <w:bCs/>
          </w:rPr>
          <w:t xml:space="preserve">fold-based standard error of procedure</w:t>
        </w:r>
      </w:ins>
      <w:ins w:id="6473" w:author="PR Preview" w:date="2026-01-01T00:00:00Z">
        <w:r>
          <w:t xml:space="preserve"> </w:t>
        </w:r>
      </w:ins>
      <m:oMath>
        <m:r>
          <m:t>g</m:t>
        </m:r>
      </m:oMath>
      <w:ins w:id="6474" w:author="PR Preview" w:date="2026-01-01T00:00:00Z">
        <w:r>
          <w:t xml:space="preserve"> </w:t>
        </w:r>
      </w:ins>
      <w:ins w:id="6475" w:author="PR Preview" w:date="2026-01-01T00:00:00Z">
        <w:r>
          <w:t xml:space="preserve">on a training set</w:t>
        </w:r>
      </w:ins>
      <w:ins w:id="64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77" w:author="PR Preview" w:date="2026-01-01T00:00:00Z">
        <w:r>
          <w:t xml:space="preserve">,</w:t>
        </w:r>
      </w:ins>
      <w:ins w:id="647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479" w:author="PR Preview" w:date="2026-01-01T00:00:00Z">
        <w:r>
          <w:t xml:space="preserve">,</w:t>
        </w:r>
      </w:ins>
      <w:ins w:id="6480" w:author="PR Preview" w:date="2026-01-01T00:00:00Z">
        <w:r>
          <w:t xml:space="preserve"> </w:t>
        </w:r>
      </w:ins>
      <w:ins w:id="6481" w:author="PR Preview" w:date="2026-01-01T00:00:00Z">
        <w:r>
          <w:t xml:space="preserve">is the</w:t>
        </w:r>
      </w:ins>
      <w:ins w:id="6482" w:author="PR Preview" w:date="2026-01-01T00:00:00Z">
        <w:r>
          <w:t xml:space="preserve"> </w:t>
        </w:r>
      </w:ins>
      <w:hyperlink w:anchor="def-cv-se">
        <w:ins w:id="6483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484" w:author="PR Preview" w:date="2026-01-01T00:00:00Z">
        <w:r>
          <w:t xml:space="preserve"> </w:t>
        </w:r>
      </w:ins>
      <w:ins w:id="6485" w:author="PR Preview" w:date="2026-01-01T00:00:00Z">
        <w:r>
          <w:t xml:space="preserve">computed from the</w:t>
        </w:r>
      </w:ins>
      <w:ins w:id="6486" w:author="PR Preview" w:date="2026-01-01T00:00:00Z">
        <w:r>
          <w:t xml:space="preserve"> </w:t>
        </w:r>
      </w:ins>
      <w:hyperlink w:anchor="def-fold-mse-indexed">
        <w:ins w:id="6487" w:author="PR Preview" w:date="2026-01-01T00:00:00Z">
          <w:r>
            <w:rPr>
              <w:rStyle w:val="Hyperlink"/>
            </w:rPr>
            <w:t xml:space="preserve">fold sMSEs of</w:t>
          </w:r>
        </w:ins>
        <w:ins w:id="648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6489" w:author="PR Preview" w:date="2026-01-01T00:00:00Z">
        <w:r>
          <w:t xml:space="preserve">:</w:t>
        </w:r>
      </w:ins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ins w:id="6490" w:author="PR Preview" w:date="2026-01-01T00:00:00Z">
        <w:r>
          <w:rPr>
            <w:b/>
            <w:bCs/>
          </w:rPr>
          <w:t xml:space="preserve">Definition 62 (One-standard-error rule)</w:t>
        </w:r>
      </w:ins>
      <w:ins w:id="6491" w:author="PR Preview" w:date="2026-01-01T00:00:00Z">
        <w:r>
          <w:t xml:space="preserve"> </w:t>
        </w:r>
      </w:ins>
      <w:ins w:id="6492" w:author="PR Preview" w:date="2026-01-01T00:00:00Z">
        <w:r>
          <w:t xml:space="preserve">Let</w:t>
        </w:r>
      </w:ins>
      <w:ins w:id="649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6494" w:author="PR Preview" w:date="2026-01-01T00:00:00Z">
        <w:r>
          <w:t xml:space="preserve"> </w:t>
        </w:r>
      </w:ins>
      <w:ins w:id="6495" w:author="PR Preview" w:date="2026-01-01T00:00:00Z">
        <w:r>
          <w:t xml:space="preserve">be candidate</w:t>
        </w:r>
      </w:ins>
      <w:ins w:id="6496" w:author="PR Preview" w:date="2026-01-01T00:00:00Z">
        <w:r>
          <w:t xml:space="preserve"> </w:t>
        </w:r>
      </w:ins>
      <w:hyperlink w:anchor="def-fitting-procedure">
        <w:ins w:id="649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6498" w:author="PR Preview" w:date="2026-01-01T00:00:00Z">
        <w:r>
          <w:t xml:space="preserve">,</w:t>
        </w:r>
      </w:ins>
      <w:ins w:id="6499" w:author="PR Preview" w:date="2026-01-01T00:00:00Z">
        <w:r>
          <w:t xml:space="preserve"> </w:t>
        </w:r>
      </w:ins>
      <w:ins w:id="6500" w:author="PR Preview" w:date="2026-01-01T00:00:00Z">
        <w:r>
          <w:t xml:space="preserve">each</w:t>
        </w:r>
      </w:ins>
      <w:ins w:id="6501" w:author="PR Preview" w:date="2026-01-01T00:00:00Z">
        <w:r>
          <w:t xml:space="preserve"> </w:t>
        </w:r>
      </w:ins>
      <w:hyperlink w:anchor="def-flexibility">
        <w:ins w:id="6502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6503" w:author="PR Preview" w:date="2026-01-01T00:00:00Z">
        <w:r>
          <w:t xml:space="preserve"> </w:t>
        </w:r>
      </w:ins>
      <w:ins w:id="6504" w:author="PR Preview" w:date="2026-01-01T00:00:00Z">
        <w:r>
          <w:t xml:space="preserve">as the one before,</w:t>
        </w:r>
      </w:ins>
      <w:ins w:id="6505" w:author="PR Preview" w:date="2026-01-01T00:00:00Z">
        <w:r>
          <w:t xml:space="preserve"> </w:t>
        </w:r>
      </w:ins>
      <w:ins w:id="6506" w:author="PR Preview" w:date="2026-01-01T00:00:00Z">
        <w:r>
          <w:t xml:space="preserve">cross-validated on a training set</w:t>
        </w:r>
      </w:ins>
      <w:ins w:id="65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508" w:author="PR Preview" w:date="2026-01-01T00:00:00Z">
        <w:r>
          <w:t xml:space="preserve"> </w:t>
        </w:r>
      </w:ins>
      <w:ins w:id="6509" w:author="PR Preview" w:date="2026-01-01T00:00:00Z">
        <w:r>
          <w:t xml:space="preserve">with the same folds,</w:t>
        </w:r>
      </w:ins>
      <w:ins w:id="6510" w:author="PR Preview" w:date="2026-01-01T00:00:00Z">
        <w:r>
          <w:t xml:space="preserve"> </w:t>
        </w:r>
      </w:ins>
      <w:ins w:id="6511" w:author="PR Preview" w:date="2026-01-01T00:00:00Z">
        <w:r>
          <w:t xml:space="preserve">and let</w:t>
        </w:r>
      </w:ins>
      <w:ins w:id="651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6513" w:author="PR Preview" w:date="2026-01-01T00:00:00Z">
        <w:r>
          <w:t xml:space="preserve"> </w:t>
        </w:r>
      </w:ins>
      <w:ins w:id="6514" w:author="PR Preview" w:date="2026-01-01T00:00:00Z">
        <w:r>
          <w:t xml:space="preserve">be the one with the smallest</w:t>
        </w:r>
      </w:ins>
      <w:ins w:id="6515" w:author="PR Preview" w:date="2026-01-01T00:00:00Z">
        <w:r>
          <w:t xml:space="preserve"> </w:t>
        </w:r>
      </w:ins>
      <w:hyperlink w:anchor="def-cv-estimate-indexed">
        <w:ins w:id="651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517" w:author="PR Preview" w:date="2026-01-01T00:00:00Z">
        <w:r>
          <w:t xml:space="preserve">.</w:t>
        </w:r>
      </w:ins>
      <w:ins w:id="6518" w:author="PR Preview" w:date="2026-01-01T00:00:00Z">
        <w:r>
          <w:t xml:space="preserve"> </w:t>
        </w:r>
      </w:ins>
      <w:ins w:id="6519" w:author="PR Preview" w:date="2026-01-01T00:00:00Z">
        <w:r>
          <w:t xml:space="preserve">The</w:t>
        </w:r>
      </w:ins>
      <w:ins w:id="6520" w:author="PR Preview" w:date="2026-01-01T00:00:00Z">
        <w:r>
          <w:t xml:space="preserve"> </w:t>
        </w:r>
      </w:ins>
      <w:ins w:id="6521" w:author="PR Preview" w:date="2026-01-01T00:00:00Z">
        <w:r>
          <w:rPr>
            <w:b/>
            <w:bCs/>
          </w:rPr>
          <w:t xml:space="preserve">one-standard-error rule</w:t>
        </w:r>
      </w:ins>
      <w:ins w:id="6522" w:author="PR Preview" w:date="2026-01-01T00:00:00Z">
        <w:r>
          <w:t xml:space="preserve"> </w:t>
        </w:r>
      </w:ins>
      <w:ins w:id="6523" w:author="PR Preview" w:date="2026-01-01T00:00:00Z">
        <w:r>
          <w:t xml:space="preserve">chooses the smallest</w:t>
        </w:r>
      </w:ins>
      <w:ins w:id="6524" w:author="PR Preview" w:date="2026-01-01T00:00:00Z">
        <w:r>
          <w:t xml:space="preserve"> </w:t>
        </w:r>
      </w:ins>
      <m:oMath>
        <m:r>
          <m:t>l</m:t>
        </m:r>
      </m:oMath>
      <w:ins w:id="6525" w:author="PR Preview" w:date="2026-01-01T00:00:00Z">
        <w:r>
          <w:t xml:space="preserve"> </w:t>
        </w:r>
      </w:ins>
      <w:ins w:id="6526" w:author="PR Preview" w:date="2026-01-01T00:00:00Z">
        <w:r>
          <w:t xml:space="preserve">whose estimate is within one</w:t>
        </w:r>
      </w:ins>
      <w:ins w:id="6527" w:author="PR Preview" w:date="2026-01-01T00:00:00Z">
        <w:r>
          <w:t xml:space="preserve"> </w:t>
        </w:r>
      </w:ins>
      <w:hyperlink w:anchor="def-cv-se-indexed">
        <w:ins w:id="6528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529" w:author="PR Preview" w:date="2026-01-01T00:00:00Z">
        <w:r>
          <w:t xml:space="preserve"> </w:t>
        </w:r>
      </w:ins>
      <w:ins w:id="6530" w:author="PR Preview" w:date="2026-01-01T00:00:00Z">
        <w:r>
          <w:t xml:space="preserve">of the smallest:</w:t>
        </w:r>
      </w:ins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del w:id="6531" w:author="PR Preview" w:date="2026-01-01T00:00:00Z">
        <w:r>
          <w:rPr>
            <w:b/>
            <w:bCs/>
          </w:rPr>
          <w:delText xml:space="preserve">Example 35 (The one-standard-error rule for the simulated polynomials)</w:delText>
        </w:r>
      </w:del>
      <w:del w:id="6532" w:author="PR Preview" w:date="2026-01-01T00:00:00Z">
        <w:r>
          <w:delText xml:space="preserve"> </w:delText>
        </w:r>
      </w:del>
      <w:del w:id="6533" w:author="PR Preview" w:date="2026-01-01T00:00:00Z">
        <w:r>
          <w:delText xml:space="preserve">This example applies 10-fold cross-validation</w:delText>
        </w:r>
      </w:del>
      <w:del w:id="6534" w:author="PR Preview" w:date="2026-01-01T00:00:00Z">
        <w:r>
          <w:delText xml:space="preserve"> </w:delText>
        </w:r>
      </w:del>
      <w:del w:id="6535" w:author="PR Preview" w:date="2026-01-01T00:00:00Z">
        <w:r>
          <w:delText xml:space="preserve">to the simulated training set of</w:delText>
        </w:r>
      </w:del>
      <w:del w:id="6536" w:author="PR Preview" w:date="2026-01-01T00:00:00Z">
        <w:r>
          <w:delText xml:space="preserve"> </w:delText>
        </w:r>
      </w:del>
      <w:hyperlink w:anchor="exm-train-test-error-simulated">
        <w:del w:id="6537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6538" w:author="PR Preview" w:date="2026-01-01T00:00:00Z">
        <w:r>
          <w:delText xml:space="preserve">,</w:delText>
        </w:r>
      </w:del>
      <w:del w:id="6539" w:author="PR Preview" w:date="2026-01-01T00:00:00Z">
        <w:r>
          <w:delText xml:space="preserve"> </w:delText>
        </w:r>
      </w:del>
      <w:del w:id="6540" w:author="PR Preview" w:date="2026-01-01T00:00:00Z">
        <w:r>
          <w:delText xml:space="preserve">records the sMSE in each fold,</w:delText>
        </w:r>
      </w:del>
      <w:del w:id="6541" w:author="PR Preview" w:date="2026-01-01T00:00:00Z">
        <w:r>
          <w:delText xml:space="preserve"> </w:delText>
        </w:r>
      </w:del>
      <w:del w:id="6542" w:author="PR Preview" w:date="2026-01-01T00:00:00Z">
        <w:r>
          <w:delText xml:space="preserve">and applies</w:delText>
        </w:r>
      </w:del>
      <w:del w:id="6543" w:author="PR Preview" w:date="2026-01-01T00:00:00Z">
        <w:r>
          <w:delText xml:space="preserve"> </w:delText>
        </w:r>
      </w:del>
      <w:hyperlink w:anchor="def-one-se-rule">
        <w:del w:id="6544" w:author="PR Preview" w:date="2026-01-01T00:00:00Z">
          <w:r>
            <w:rPr>
              <w:rStyle w:val="Hyperlink"/>
            </w:rPr>
            <w:delText xml:space="preserve">Definition 63</w:delText>
          </w:r>
        </w:del>
      </w:hyperlink>
      <w:del w:id="6545" w:author="PR Preview" w:date="2026-01-01T00:00:00Z">
        <w:r>
          <w:delText xml:space="preserve"> </w:delText>
        </w:r>
      </w:del>
      <w:del w:id="6546" w:author="PR Preview" w:date="2026-01-01T00:00:00Z">
        <w:r>
          <w:delText xml:space="preserve">to the ten degrees.</w:delText>
        </w:r>
      </w:del>
    </w:p>
    <w:p>
      <w:pPr>
        <w:pStyle w:val="BodyText"/>
      </w:pPr>
      <w:ins w:id="6547" w:author="PR Preview" w:date="2026-01-01T00:00:00Z">
        <w:r>
          <w:rPr>
            <w:b/>
            <w:bCs/>
          </w:rPr>
          <w:t xml:space="preserve">Example 34 (The one-standard-error rule for the simulated polynomials)</w:t>
        </w:r>
      </w:ins>
      <w:ins w:id="6548" w:author="PR Preview" w:date="2026-01-01T00:00:00Z">
        <w:r>
          <w:t xml:space="preserve"> </w:t>
        </w:r>
      </w:ins>
      <w:ins w:id="6549" w:author="PR Preview" w:date="2026-01-01T00:00:00Z">
        <w:r>
          <w:t xml:space="preserve">This example applies 10-fold cross-validation</w:t>
        </w:r>
      </w:ins>
      <w:ins w:id="6550" w:author="PR Preview" w:date="2026-01-01T00:00:00Z">
        <w:r>
          <w:t xml:space="preserve"> </w:t>
        </w:r>
      </w:ins>
      <w:ins w:id="6551" w:author="PR Preview" w:date="2026-01-01T00:00:00Z">
        <w:r>
          <w:t xml:space="preserve">to the simulated training set of</w:t>
        </w:r>
      </w:ins>
      <w:ins w:id="6552" w:author="PR Preview" w:date="2026-01-01T00:00:00Z">
        <w:r>
          <w:t xml:space="preserve"> </w:t>
        </w:r>
      </w:ins>
      <w:hyperlink w:anchor="exm-train-test-error-simulated">
        <w:ins w:id="6553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6554" w:author="PR Preview" w:date="2026-01-01T00:00:00Z">
        <w:r>
          <w:t xml:space="preserve">,</w:t>
        </w:r>
      </w:ins>
      <w:ins w:id="6555" w:author="PR Preview" w:date="2026-01-01T00:00:00Z">
        <w:r>
          <w:t xml:space="preserve"> </w:t>
        </w:r>
      </w:ins>
      <w:ins w:id="6556" w:author="PR Preview" w:date="2026-01-01T00:00:00Z">
        <w:r>
          <w:t xml:space="preserve">records the sMSE in each fold,</w:t>
        </w:r>
      </w:ins>
      <w:ins w:id="6557" w:author="PR Preview" w:date="2026-01-01T00:00:00Z">
        <w:r>
          <w:t xml:space="preserve"> </w:t>
        </w:r>
      </w:ins>
      <w:ins w:id="6558" w:author="PR Preview" w:date="2026-01-01T00:00:00Z">
        <w:r>
          <w:t xml:space="preserve">and applies</w:t>
        </w:r>
      </w:ins>
      <w:ins w:id="6559" w:author="PR Preview" w:date="2026-01-01T00:00:00Z">
        <w:r>
          <w:t xml:space="preserve"> </w:t>
        </w:r>
      </w:ins>
      <w:hyperlink w:anchor="def-one-se-rule">
        <w:ins w:id="6560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6561" w:author="PR Preview" w:date="2026-01-01T00:00:00Z">
        <w:r>
          <w:t xml:space="preserve"> </w:t>
        </w:r>
      </w:ins>
      <w:ins w:id="6562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del w:id="6563" w:author="PR Preview" w:date="2026-01-01T00:00:00Z">
        <w:r>
          <w:delText xml:space="preserve">The smallest estimate is at degree 8.</w:delText>
        </w:r>
      </w:del>
      <w:del w:id="6564" w:author="PR Preview" w:date="2026-01-01T00:00:00Z">
        <w:r>
          <w:delText xml:space="preserve"> </w:delText>
        </w:r>
      </w:del>
      <w:del w:id="6565" w:author="PR Preview" w:date="2026-01-01T00:00:00Z">
        <w:r>
          <w:delText xml:space="preserve">The lowest degree within one fold-based standard error of it</w:delText>
        </w:r>
      </w:del>
      <w:del w:id="6566" w:author="PR Preview" w:date="2026-01-01T00:00:00Z">
        <w:r>
          <w:delText xml:space="preserve"> </w:delText>
        </w:r>
      </w:del>
      <w:del w:id="6567" w:author="PR Preview" w:date="2026-01-01T00:00:00Z">
        <w:r>
          <w:delText xml:space="preserve">is degree 3,</w:delText>
        </w:r>
      </w:del>
      <w:del w:id="6568" w:author="PR Preview" w:date="2026-01-01T00:00:00Z">
        <w:r>
          <w:delText xml:space="preserve"> </w:delText>
        </w:r>
      </w:del>
      <w:del w:id="6569" w:author="PR Preview" w:date="2026-01-01T00:00:00Z">
        <w:r>
          <w:delText xml:space="preserve">which is the one-standard-error rule’s choice.</w:delText>
        </w:r>
      </w:del>
      <w:del w:id="6570" w:author="PR Preview" w:date="2026-01-01T00:00:00Z">
        <w:r>
          <w:delText xml:space="preserve"> </w:delText>
        </w:r>
      </w:del>
      <w:del w:id="6571" w:author="PR Preview" w:date="2026-01-01T00:00:00Z">
        <w:r>
          <w:delText xml:space="preserve">The rule prefers the simpler model</w:delText>
        </w:r>
      </w:del>
      <w:del w:id="6572" w:author="PR Preview" w:date="2026-01-01T00:00:00Z">
        <w:r>
          <w:delText xml:space="preserve"> </w:delText>
        </w:r>
      </w:del>
      <w:del w:id="6573" w:author="PR Preview" w:date="2026-01-01T00:00:00Z">
        <w:r>
          <w:delText xml:space="preserve">when the data cannot clearly tell it apart from the degree with the smallest estimate.</w:delText>
        </w:r>
      </w:del>
      <w:del w:id="6574" w:author="PR Preview" w:date="2026-01-01T00:00:00Z">
        <w:r>
          <w:delText xml:space="preserve"> </w:delText>
        </w:r>
      </w:del>
      <w:del w:id="6575" w:author="PR Preview" w:date="2026-01-01T00:00:00Z">
        <w:r>
          <w:delText xml:space="preserve">Because the data are simulated,</w:delText>
        </w:r>
      </w:del>
      <w:del w:id="6576" w:author="PR Preview" w:date="2026-01-01T00:00:00Z">
        <w:r>
          <w:delText xml:space="preserve"> </w:delText>
        </w:r>
      </w:del>
      <w:del w:id="6577" w:author="PR Preview" w:date="2026-01-01T00:00:00Z">
        <w:r>
          <w:delText xml:space="preserve">we can check both choices against</w:delText>
        </w:r>
      </w:del>
      <w:del w:id="6578" w:author="PR Preview" w:date="2026-01-01T00:00:00Z">
        <w:r>
          <w:delText xml:space="preserve"> </w:delText>
        </w:r>
      </w:del>
      <w:del w:id="6579" w:author="PR Preview" w:date="2026-01-01T00:00:00Z">
        <w:r>
          <w:delText xml:space="preserve">the estimated generalization pRMSE of</w:delText>
        </w:r>
      </w:del>
      <w:del w:id="6580" w:author="PR Preview" w:date="2026-01-01T00:00:00Z">
        <w:r>
          <w:delText xml:space="preserve"> </w:delText>
        </w:r>
      </w:del>
      <w:hyperlink w:anchor="exm-train-test-error-simulated">
        <w:del w:id="6581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6582" w:author="PR Preview" w:date="2026-01-01T00:00:00Z">
        <w:r>
          <w:delText xml:space="preserve"> </w:delText>
        </w:r>
      </w:del>
      <w:del w:id="6583" w:author="PR Preview" w:date="2026-01-01T00:00:00Z">
        <w:r>
          <w:delText xml:space="preserve">for each:</w:delText>
        </w:r>
      </w:del>
      <w:del w:id="6584" w:author="PR Preview" w:date="2026-01-01T00:00:00Z">
        <w:r>
          <w:delText xml:space="preserve"> </w:delText>
        </w:r>
      </w:del>
      <w:del w:id="6585" w:author="PR Preview" w:date="2026-01-01T00:00:00Z">
        <w:r>
          <w:delText xml:space="preserve">0.335 for degree 8</w:delText>
        </w:r>
      </w:del>
      <w:del w:id="6586" w:author="PR Preview" w:date="2026-01-01T00:00:00Z">
        <w:r>
          <w:delText xml:space="preserve"> </w:delText>
        </w:r>
      </w:del>
      <w:del w:id="6587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6588" w:author="PR Preview" w:date="2026-01-01T00:00:00Z">
        <w:r>
          <w:t xml:space="preserve">The smallest estimate is at degree 8.</w:t>
        </w:r>
      </w:ins>
      <w:ins w:id="6589" w:author="PR Preview" w:date="2026-01-01T00:00:00Z">
        <w:r>
          <w:t xml:space="preserve"> </w:t>
        </w:r>
      </w:ins>
      <w:ins w:id="6590" w:author="PR Preview" w:date="2026-01-01T00:00:00Z">
        <w:r>
          <w:t xml:space="preserve">The lowest degree within one fold-based standard error of it</w:t>
        </w:r>
      </w:ins>
      <w:ins w:id="6591" w:author="PR Preview" w:date="2026-01-01T00:00:00Z">
        <w:r>
          <w:t xml:space="preserve"> </w:t>
        </w:r>
      </w:ins>
      <w:ins w:id="6592" w:author="PR Preview" w:date="2026-01-01T00:00:00Z">
        <w:r>
          <w:t xml:space="preserve">is degree 3,</w:t>
        </w:r>
      </w:ins>
      <w:ins w:id="6593" w:author="PR Preview" w:date="2026-01-01T00:00:00Z">
        <w:r>
          <w:t xml:space="preserve"> </w:t>
        </w:r>
      </w:ins>
      <w:ins w:id="6594" w:author="PR Preview" w:date="2026-01-01T00:00:00Z">
        <w:r>
          <w:t xml:space="preserve">which is the one-standard-error rule’s choice.</w:t>
        </w:r>
      </w:ins>
      <w:ins w:id="6595" w:author="PR Preview" w:date="2026-01-01T00:00:00Z">
        <w:r>
          <w:t xml:space="preserve"> </w:t>
        </w:r>
      </w:ins>
      <w:ins w:id="6596" w:author="PR Preview" w:date="2026-01-01T00:00:00Z">
        <w:r>
          <w:t xml:space="preserve">The rule prefers the simpler model</w:t>
        </w:r>
      </w:ins>
      <w:ins w:id="6597" w:author="PR Preview" w:date="2026-01-01T00:00:00Z">
        <w:r>
          <w:t xml:space="preserve"> </w:t>
        </w:r>
      </w:ins>
      <w:ins w:id="6598" w:author="PR Preview" w:date="2026-01-01T00:00:00Z">
        <w:r>
          <w:t xml:space="preserve">when the data cannot clearly tell it apart from the degree with the smallest estimate.</w:t>
        </w:r>
      </w:ins>
      <w:ins w:id="6599" w:author="PR Preview" w:date="2026-01-01T00:00:00Z">
        <w:r>
          <w:t xml:space="preserve"> </w:t>
        </w:r>
      </w:ins>
      <w:ins w:id="6600" w:author="PR Preview" w:date="2026-01-01T00:00:00Z">
        <w:r>
          <w:t xml:space="preserve">Because the data are simulated,</w:t>
        </w:r>
      </w:ins>
      <w:ins w:id="6601" w:author="PR Preview" w:date="2026-01-01T00:00:00Z">
        <w:r>
          <w:t xml:space="preserve"> </w:t>
        </w:r>
      </w:ins>
      <w:ins w:id="6602" w:author="PR Preview" w:date="2026-01-01T00:00:00Z">
        <w:r>
          <w:t xml:space="preserve">we can check both choices against</w:t>
        </w:r>
      </w:ins>
      <w:ins w:id="6603" w:author="PR Preview" w:date="2026-01-01T00:00:00Z">
        <w:r>
          <w:t xml:space="preserve"> </w:t>
        </w:r>
      </w:ins>
      <w:ins w:id="6604" w:author="PR Preview" w:date="2026-01-01T00:00:00Z">
        <w:r>
          <w:t xml:space="preserve">the estimated generalization pRMSE of</w:t>
        </w:r>
      </w:ins>
      <w:ins w:id="6605" w:author="PR Preview" w:date="2026-01-01T00:00:00Z">
        <w:r>
          <w:t xml:space="preserve"> </w:t>
        </w:r>
      </w:ins>
      <w:hyperlink w:anchor="exm-train-test-error-simulated">
        <w:ins w:id="6606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6607" w:author="PR Preview" w:date="2026-01-01T00:00:00Z">
        <w:r>
          <w:t xml:space="preserve"> </w:t>
        </w:r>
      </w:ins>
      <w:ins w:id="6608" w:author="PR Preview" w:date="2026-01-01T00:00:00Z">
        <w:r>
          <w:t xml:space="preserve">for each:</w:t>
        </w:r>
      </w:ins>
      <w:ins w:id="6609" w:author="PR Preview" w:date="2026-01-01T00:00:00Z">
        <w:r>
          <w:t xml:space="preserve"> </w:t>
        </w:r>
      </w:ins>
      <w:ins w:id="6610" w:author="PR Preview" w:date="2026-01-01T00:00:00Z">
        <w:r>
          <w:t xml:space="preserve">0.335 for degree 8</w:t>
        </w:r>
      </w:ins>
      <w:ins w:id="6611" w:author="PR Preview" w:date="2026-01-01T00:00:00Z">
        <w:r>
          <w:t xml:space="preserve"> </w:t>
        </w:r>
      </w:ins>
      <w:ins w:id="6612" w:author="PR Preview" w:date="2026-01-01T00:00:00Z">
        <w:r>
          <w:t xml:space="preserve">and 0.315 for degree 3.</w:t>
        </w:r>
      </w:ins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del w:id="6613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6614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6615" w:author="PR Preview" w:date="2026-01-01T00:00:00Z">
        <w:r>
          <w:delText xml:space="preserve">)</w:delText>
        </w:r>
      </w:del>
      <w:del w:id="6616" w:author="PR Preview" w:date="2026-01-01T00:00:00Z">
        <w:r>
          <w:delText xml:space="preserve"> </w:delText>
        </w:r>
      </w:del>
      <w:del w:id="6617" w:author="PR Preview" w:date="2026-01-01T00:00:00Z">
        <w:r>
          <w:delText xml:space="preserve">of any</w:delText>
        </w:r>
      </w:del>
      <w:del w:id="6618" w:author="PR Preview" w:date="2026-01-01T00:00:00Z">
        <w:r>
          <w:delText xml:space="preserve"> </w:delText>
        </w:r>
      </w:del>
      <w:hyperlink w:anchor="def-fitted-model">
        <w:del w:id="661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620" w:author="PR Preview" w:date="2026-01-01T00:00:00Z">
        <w:r>
          <w:delText xml:space="preserve"> </w:delText>
        </w:r>
      </w:del>
      <w:del w:id="6621" w:author="PR Preview" w:date="2026-01-01T00:00:00Z">
        <w:r>
          <w:delText xml:space="preserve">for</w:delText>
        </w:r>
      </w:del>
      <w:del w:id="6622" w:author="PR Preview" w:date="2026-01-01T00:00:00Z">
        <w:r>
          <w:delText xml:space="preserve"> </w:delText>
        </w:r>
      </w:del>
      <m:oMath>
        <m:r>
          <m:t>Y</m:t>
        </m:r>
      </m:oMath>
      <w:del w:id="6623" w:author="PR Preview" w:date="2026-01-01T00:00:00Z">
        <w:r>
          <w:delText xml:space="preserve"> </w:delText>
        </w:r>
      </w:del>
      <w:del w:id="6624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26"/>
        </w:numPr>
      </w:pPr>
      <w:ins w:id="6625" w:author="PR Preview" w:date="2026-01-01T00:00:00Z">
        <w:r>
          <w:t xml:space="preserve">What is the smallest possible generalization error (</w:t>
        </w:r>
      </w:ins>
      <w:hyperlink w:anchor="eq-generalization-error">
        <w:ins w:id="6626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6627" w:author="PR Preview" w:date="2026-01-01T00:00:00Z">
        <w:r>
          <w:t xml:space="preserve">)</w:t>
        </w:r>
      </w:ins>
      <w:ins w:id="6628" w:author="PR Preview" w:date="2026-01-01T00:00:00Z">
        <w:r>
          <w:t xml:space="preserve"> </w:t>
        </w:r>
      </w:ins>
      <w:ins w:id="6629" w:author="PR Preview" w:date="2026-01-01T00:00:00Z">
        <w:r>
          <w:t xml:space="preserve">of any prediction rule for</w:t>
        </w:r>
      </w:ins>
      <w:ins w:id="6630" w:author="PR Preview" w:date="2026-01-01T00:00:00Z">
        <w:r>
          <w:t xml:space="preserve"> </w:t>
        </w:r>
      </w:ins>
      <m:oMath>
        <m:r>
          <m:t>Y</m:t>
        </m:r>
      </m:oMath>
      <w:ins w:id="6631" w:author="PR Preview" w:date="2026-01-01T00:00:00Z">
        <w:r>
          <w:t xml:space="preserve"> </w:t>
        </w:r>
      </w:ins>
      <w:ins w:id="6632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del w:id="6633" w:author="PR Preview" w:date="2026-01-01T00:00:00Z">
        <w:r>
          <w:delText xml:space="preserve">Sanchez [13]</w:delText>
        </w:r>
      </w:del>
      <w:del w:id="6634" w:author="PR Preview" w:date="2026-01-01T00:00:00Z">
        <w:r>
          <w:delText xml:space="preserve"> </w:delText>
        </w:r>
      </w:del>
      <w:del w:id="6635" w:author="PR Preview" w:date="2026-01-01T00:00:00Z">
        <w:r>
          <w:delText xml:space="preserve">reviews the matrix algebra behind statistical learning,</w:delText>
        </w:r>
      </w:del>
      <w:del w:id="6636" w:author="PR Preview" w:date="2026-01-01T00:00:00Z">
        <w:r>
          <w:delText xml:space="preserve"> </w:delText>
        </w:r>
      </w:del>
      <w:del w:id="6637" w:author="PR Preview" w:date="2026-01-01T00:00:00Z">
        <w:r>
          <w:delText xml:space="preserve">including the covariance and correlation matrices that cross-products produce.</w:delText>
        </w:r>
      </w:del>
    </w:p>
    <w:p>
      <w:pPr>
        <w:pStyle w:val="FirstParagraph"/>
      </w:pPr>
      <w:ins w:id="6638" w:author="PR Preview" w:date="2026-01-01T00:00:00Z">
        <w:r>
          <w:t xml:space="preserve">Sanchez [11]</w:t>
        </w:r>
      </w:ins>
      <w:ins w:id="6639" w:author="PR Preview" w:date="2026-01-01T00:00:00Z">
        <w:r>
          <w:t xml:space="preserve"> </w:t>
        </w:r>
      </w:ins>
      <w:ins w:id="6640" w:author="PR Preview" w:date="2026-01-01T00:00:00Z">
        <w:r>
          <w:t xml:space="preserve">reviews the matrix algebra behind statistical learning,</w:t>
        </w:r>
      </w:ins>
      <w:ins w:id="6641" w:author="PR Preview" w:date="2026-01-01T00:00:00Z">
        <w:r>
          <w:t xml:space="preserve"> </w:t>
        </w:r>
      </w:ins>
      <w:ins w:id="6642" w:author="PR Preview" w:date="2026-01-01T00:00:00Z">
        <w:r>
          <w:t xml:space="preserve">including the covariance and correlation matrices that cross-products produce.</w:t>
        </w:r>
      </w:ins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del w:id="6643" w:author="PR Preview" w:date="2026-01-01T00:00:00Z">
        <w:r>
          <w:delText xml:space="preserve">[6]</w:delText>
        </w:r>
      </w:del>
      <w:del w:id="6644" w:author="PR Preview" w:date="2026-01-01T00:00:00Z">
        <w:r>
          <w:delText xml:space="preserve"> </w:delText>
        </w:r>
      </w:del>
      <w:del w:id="6645" w:author="PR Preview" w:date="2026-01-01T00:00:00Z">
        <w:r>
          <w:delText xml:space="preserve">	</w:delText>
        </w:r>
      </w:del>
      <w:del w:id="6646" w:author="PR Preview" w:date="2026-01-01T00:00:00Z">
        <w:r>
          <w:delText xml:space="preserve">D. W. Hosmer and S. Lemeshow,</w:delText>
        </w:r>
      </w:del>
      <w:del w:id="6647" w:author="PR Preview" w:date="2026-01-01T00:00:00Z">
        <w:r>
          <w:delText xml:space="preserve"> </w:delText>
        </w:r>
      </w:del>
      <w:del w:id="6648" w:author="PR Preview" w:date="2026-01-01T00:00:00Z">
        <w:r>
          <w:rPr>
            <w:i/>
            <w:iCs/>
          </w:rPr>
          <w:delText xml:space="preserve">Applied logistic regression</w:delText>
        </w:r>
      </w:del>
      <w:del w:id="6649" w:author="PR Preview" w:date="2026-01-01T00:00:00Z">
        <w:r>
          <w:delText xml:space="preserve">. New York: Wiley, 1989.</w:delText>
        </w:r>
      </w:del>
    </w:p>
    <w:p>
      <w:pPr>
        <w:pStyle w:val="Bibliography"/>
      </w:pPr>
      <w:del w:id="6650" w:author="PR Preview" w:date="2026-01-01T00:00:00Z">
        <w:r>
          <w:delText xml:space="preserve">[7]</w:delText>
        </w:r>
      </w:del>
      <w:del w:id="6651" w:author="PR Preview" w:date="2026-01-01T00:00:00Z">
        <w:r>
          <w:delText xml:space="preserve"> </w:delText>
        </w:r>
      </w:del>
      <w:del w:id="6652" w:author="PR Preview" w:date="2026-01-01T00:00:00Z">
        <w:r>
          <w:delText xml:space="preserve">	</w:delText>
        </w:r>
      </w:del>
      <w:del w:id="6653" w:author="PR Preview" w:date="2026-01-01T00:00:00Z">
        <w:r>
          <w:delText xml:space="preserve">W. N. Venables and B. D. Ripley,</w:delText>
        </w:r>
      </w:del>
      <w:del w:id="6654" w:author="PR Preview" w:date="2026-01-01T00:00:00Z">
        <w:r>
          <w:delText xml:space="preserve"> </w:delText>
        </w:r>
      </w:del>
      <w:del w:id="6655" w:author="PR Preview" w:date="2026-01-01T00:00:00Z">
        <w:r>
          <w:rPr>
            <w:i/>
            <w:iCs/>
          </w:rPr>
          <w:delText xml:space="preserve">Modern applied statistics with</w:delText>
        </w:r>
      </w:del>
      <w:del w:id="6656" w:author="PR Preview" w:date="2026-01-01T00:00:00Z">
        <w:r>
          <w:rPr>
            <w:i/>
            <w:iCs/>
          </w:rPr>
          <w:delText xml:space="preserve"> </w:delText>
        </w:r>
      </w:del>
      <w:del w:id="6657" w:author="PR Preview" w:date="2026-01-01T00:00:00Z">
        <w:r>
          <w:rPr>
            <w:i/>
            <w:iCs/>
          </w:rPr>
          <w:delText xml:space="preserve">S</w:delText>
        </w:r>
      </w:del>
      <w:del w:id="6658" w:author="PR Preview" w:date="2026-01-01T00:00:00Z">
        <w:r>
          <w:delText xml:space="preserve">, 4th ed. New York: Springer, 2002. doi:</w:delText>
        </w:r>
      </w:del>
      <w:del w:id="6659" w:author="PR Preview" w:date="2026-01-01T00:00:00Z">
        <w:r>
          <w:delText xml:space="preserve"> </w:delText>
        </w:r>
      </w:del>
      <w:hyperlink r:id="rId12">
        <w:del w:id="6660" w:author="PR Preview" w:date="2026-01-01T00:00:00Z">
          <w:r>
            <w:rPr>
              <w:rStyle w:val="Hyperlink"/>
            </w:rPr>
            <w:delText xml:space="preserve">10.1007/978-0-387-21706-2</w:delText>
          </w:r>
        </w:del>
      </w:hyperlink>
      <w:del w:id="6661" w:author="PR Preview" w:date="2026-01-01T00:00:00Z">
        <w:r>
          <w:delText xml:space="preserve">.</w:delText>
        </w:r>
      </w:del>
    </w:p>
    <w:p>
      <w:pPr>
        <w:pStyle w:val="Bibliography"/>
      </w:pPr>
      <w:del w:id="6662" w:author="PR Preview" w:date="2026-01-01T00:00:00Z">
        <w:r>
          <w:delText xml:space="preserve">[8]</w:delText>
        </w:r>
      </w:del>
      <w:del w:id="6663" w:author="PR Preview" w:date="2026-01-01T00:00:00Z">
        <w:r>
          <w:delText xml:space="preserve"> </w:delText>
        </w:r>
      </w:del>
      <w:del w:id="6664" w:author="PR Preview" w:date="2026-01-01T00:00:00Z">
        <w:r>
          <w:delText xml:space="preserve">	</w:delText>
        </w:r>
      </w:del>
      <w:del w:id="6665" w:author="PR Preview" w:date="2026-01-01T00:00:00Z">
        <w:r>
          <w:delText xml:space="preserve">Wikipedia contributors,</w:delText>
        </w:r>
      </w:del>
      <w:del w:id="6666" w:author="PR Preview" w:date="2026-01-01T00:00:00Z">
        <w:r>
          <w:delText xml:space="preserve"> </w:delText>
        </w:r>
      </w:del>
      <w:del w:id="6667" w:author="PR Preview" w:date="2026-01-01T00:00:00Z">
        <w:r>
          <w:delText xml:space="preserve">“Overfitting —</w:delText>
        </w:r>
      </w:del>
      <w:del w:id="6668" w:author="PR Preview" w:date="2026-01-01T00:00:00Z">
        <w:r>
          <w:delText xml:space="preserve"> </w:delText>
        </w:r>
      </w:del>
      <w:del w:id="6669" w:author="PR Preview" w:date="2026-01-01T00:00:00Z">
        <w:r>
          <w:delText xml:space="preserve">Wikipedia</w:delText>
        </w:r>
      </w:del>
      <w:del w:id="6670" w:author="PR Preview" w:date="2026-01-01T00:00:00Z">
        <w:r>
          <w:delText xml:space="preserve">,</w:delText>
        </w:r>
      </w:del>
      <w:del w:id="6671" w:author="PR Preview" w:date="2026-01-01T00:00:00Z">
        <w:r>
          <w:delText xml:space="preserve"> </w:delText>
        </w:r>
      </w:del>
      <w:del w:id="6672" w:author="PR Preview" w:date="2026-01-01T00:00:00Z">
        <w:r>
          <w:delText xml:space="preserve">the free encyclopedia.”</w:delText>
        </w:r>
      </w:del>
      <w:del w:id="6673" w:author="PR Preview" w:date="2026-01-01T00:00:00Z">
        <w:r>
          <w:delText xml:space="preserve"> </w:delText>
        </w:r>
      </w:del>
      <w:del w:id="6674" w:author="PR Preview" w:date="2026-01-01T00:00:00Z">
        <w:r>
          <w:delText xml:space="preserve">2026. Available:</w:delText>
        </w:r>
      </w:del>
      <w:del w:id="6675" w:author="PR Preview" w:date="2026-01-01T00:00:00Z">
        <w:r>
          <w:delText xml:space="preserve"> </w:delText>
        </w:r>
      </w:del>
      <w:hyperlink r:id="rId347">
        <w:del w:id="6676" w:author="PR Preview" w:date="2026-01-01T00:00:00Z">
          <w:r>
            <w:rPr>
              <w:rStyle w:val="Hyperlink"/>
            </w:rPr>
            <w:delText xml:space="preserve">https://en.wikipedia.org/wiki/Overfitting</w:delText>
          </w:r>
        </w:del>
      </w:hyperlink>
    </w:p>
    <w:p>
      <w:pPr>
        <w:pStyle w:val="Bibliography"/>
      </w:pPr>
      <w:del w:id="6677" w:author="PR Preview" w:date="2026-01-01T00:00:00Z">
        <w:r>
          <w:delText xml:space="preserve">[9]</w:delText>
        </w:r>
      </w:del>
      <w:del w:id="6678" w:author="PR Preview" w:date="2026-01-01T00:00:00Z">
        <w:r>
          <w:delText xml:space="preserve"> </w:delText>
        </w:r>
      </w:del>
      <w:del w:id="6679" w:author="PR Preview" w:date="2026-01-01T00:00:00Z">
        <w:r>
          <w:delText xml:space="preserve">	</w:delText>
        </w:r>
      </w:del>
      <w:del w:id="6680" w:author="PR Preview" w:date="2026-01-01T00:00:00Z">
        <w:r>
          <w:delText xml:space="preserve">Wikipedia contributors,</w:delText>
        </w:r>
      </w:del>
      <w:del w:id="6681" w:author="PR Preview" w:date="2026-01-01T00:00:00Z">
        <w:r>
          <w:delText xml:space="preserve"> </w:delText>
        </w:r>
      </w:del>
      <w:del w:id="6682" w:author="PR Preview" w:date="2026-01-01T00:00:00Z">
        <w:r>
          <w:delText xml:space="preserve">“Bias–variance tradeoff —</w:delText>
        </w:r>
      </w:del>
      <w:del w:id="6683" w:author="PR Preview" w:date="2026-01-01T00:00:00Z">
        <w:r>
          <w:delText xml:space="preserve"> </w:delText>
        </w:r>
      </w:del>
      <w:del w:id="6684" w:author="PR Preview" w:date="2026-01-01T00:00:00Z">
        <w:r>
          <w:delText xml:space="preserve">Wikipedia</w:delText>
        </w:r>
      </w:del>
      <w:del w:id="6685" w:author="PR Preview" w:date="2026-01-01T00:00:00Z">
        <w:r>
          <w:delText xml:space="preserve">,</w:delText>
        </w:r>
      </w:del>
      <w:del w:id="6686" w:author="PR Preview" w:date="2026-01-01T00:00:00Z">
        <w:r>
          <w:delText xml:space="preserve"> </w:delText>
        </w:r>
      </w:del>
      <w:del w:id="6687" w:author="PR Preview" w:date="2026-01-01T00:00:00Z">
        <w:r>
          <w:delText xml:space="preserve">the free encyclopedia.”</w:delText>
        </w:r>
      </w:del>
      <w:del w:id="6688" w:author="PR Preview" w:date="2026-01-01T00:00:00Z">
        <w:r>
          <w:delText xml:space="preserve"> </w:delText>
        </w:r>
      </w:del>
      <w:del w:id="6689" w:author="PR Preview" w:date="2026-01-01T00:00:00Z">
        <w:r>
          <w:delText xml:space="preserve">2026. Available:</w:delText>
        </w:r>
      </w:del>
      <w:del w:id="6690" w:author="PR Preview" w:date="2026-01-01T00:00:00Z">
        <w:r>
          <w:delText xml:space="preserve"> </w:delText>
        </w:r>
      </w:del>
      <w:hyperlink r:id="rId349">
        <w:del w:id="6691" w:author="PR Preview" w:date="2026-01-01T00:00:00Z">
          <w:r>
            <w:rPr>
              <w:rStyle w:val="Hyperlink"/>
            </w:rPr>
            <w:delText xml:space="preserve">https://en.wikipedia.org/wiki/Bias%E2%80%93variance_tradeoff</w:delText>
          </w:r>
        </w:del>
      </w:hyperlink>
    </w:p>
    <w:p>
      <w:pPr>
        <w:pStyle w:val="Bibliography"/>
      </w:pPr>
      <w:del w:id="6692" w:author="PR Preview" w:date="2026-01-01T00:00:00Z">
        <w:r>
          <w:delText xml:space="preserve">[10]</w:delText>
        </w:r>
      </w:del>
      <w:del w:id="6693" w:author="PR Preview" w:date="2026-01-01T00:00:00Z">
        <w:r>
          <w:delText xml:space="preserve"> </w:delText>
        </w:r>
      </w:del>
      <w:del w:id="6694" w:author="PR Preview" w:date="2026-01-01T00:00:00Z">
        <w:r>
          <w:delText xml:space="preserve">	</w:delText>
        </w:r>
      </w:del>
      <w:del w:id="6695" w:author="PR Preview" w:date="2026-01-01T00:00:00Z">
        <w:r>
          <w:delText xml:space="preserve">Wikipedia contributors,</w:delText>
        </w:r>
      </w:del>
      <w:del w:id="6696" w:author="PR Preview" w:date="2026-01-01T00:00:00Z">
        <w:r>
          <w:delText xml:space="preserve"> </w:delText>
        </w:r>
      </w:del>
      <w:del w:id="6697" w:author="PR Preview" w:date="2026-01-01T00:00:00Z">
        <w:r>
          <w:delText xml:space="preserve">“Hyperparameter (machine learning) —</w:delText>
        </w:r>
      </w:del>
      <w:del w:id="6698" w:author="PR Preview" w:date="2026-01-01T00:00:00Z">
        <w:r>
          <w:delText xml:space="preserve"> </w:delText>
        </w:r>
      </w:del>
      <w:del w:id="6699" w:author="PR Preview" w:date="2026-01-01T00:00:00Z">
        <w:r>
          <w:delText xml:space="preserve">Wikipedia</w:delText>
        </w:r>
      </w:del>
      <w:del w:id="6700" w:author="PR Preview" w:date="2026-01-01T00:00:00Z">
        <w:r>
          <w:delText xml:space="preserve">,</w:delText>
        </w:r>
      </w:del>
      <w:del w:id="6701" w:author="PR Preview" w:date="2026-01-01T00:00:00Z">
        <w:r>
          <w:delText xml:space="preserve"> </w:delText>
        </w:r>
      </w:del>
      <w:del w:id="6702" w:author="PR Preview" w:date="2026-01-01T00:00:00Z">
        <w:r>
          <w:delText xml:space="preserve">the free encyclopedia.”</w:delText>
        </w:r>
      </w:del>
      <w:del w:id="6703" w:author="PR Preview" w:date="2026-01-01T00:00:00Z">
        <w:r>
          <w:delText xml:space="preserve"> </w:delText>
        </w:r>
      </w:del>
      <w:del w:id="6704" w:author="PR Preview" w:date="2026-01-01T00:00:00Z">
        <w:r>
          <w:delText xml:space="preserve">2026. Available:</w:delText>
        </w:r>
      </w:del>
      <w:del w:id="6705" w:author="PR Preview" w:date="2026-01-01T00:00:00Z">
        <w:r>
          <w:delText xml:space="preserve"> </w:delText>
        </w:r>
      </w:del>
      <w:hyperlink r:id="rId351">
        <w:del w:id="6706" w:author="PR Preview" w:date="2026-01-01T00:00:00Z">
          <w:r>
            <w:rPr>
              <w:rStyle w:val="Hyperlink"/>
            </w:rPr>
            <w:delText xml:space="preserve">https://en.wikipedia.org/wiki/Hyperparameter_%28machine_learning%29</w:delText>
          </w:r>
        </w:del>
      </w:hyperlink>
    </w:p>
    <w:p>
      <w:pPr>
        <w:pStyle w:val="Bibliography"/>
      </w:pPr>
      <w:del w:id="6707" w:author="PR Preview" w:date="2026-01-01T00:00:00Z">
        <w:r>
          <w:delText xml:space="preserve">[11]</w:delText>
        </w:r>
      </w:del>
      <w:del w:id="6708" w:author="PR Preview" w:date="2026-01-01T00:00:00Z">
        <w:r>
          <w:delText xml:space="preserve"> </w:delText>
        </w:r>
      </w:del>
      <w:del w:id="6709" w:author="PR Preview" w:date="2026-01-01T00:00:00Z">
        <w:r>
          <w:delText xml:space="preserve">	</w:delText>
        </w:r>
      </w:del>
      <w:del w:id="6710" w:author="PR Preview" w:date="2026-01-01T00:00:00Z">
        <w:r>
          <w:delText xml:space="preserve">Wikipedia contributors,</w:delText>
        </w:r>
      </w:del>
      <w:del w:id="6711" w:author="PR Preview" w:date="2026-01-01T00:00:00Z">
        <w:r>
          <w:delText xml:space="preserve"> </w:delText>
        </w:r>
      </w:del>
      <w:del w:id="6712" w:author="PR Preview" w:date="2026-01-01T00:00:00Z">
        <w:r>
          <w:delText xml:space="preserve">“Model selection —</w:delText>
        </w:r>
      </w:del>
      <w:del w:id="6713" w:author="PR Preview" w:date="2026-01-01T00:00:00Z">
        <w:r>
          <w:delText xml:space="preserve"> </w:delText>
        </w:r>
      </w:del>
      <w:del w:id="6714" w:author="PR Preview" w:date="2026-01-01T00:00:00Z">
        <w:r>
          <w:delText xml:space="preserve">Wikipedia</w:delText>
        </w:r>
      </w:del>
      <w:del w:id="6715" w:author="PR Preview" w:date="2026-01-01T00:00:00Z">
        <w:r>
          <w:delText xml:space="preserve">,</w:delText>
        </w:r>
      </w:del>
      <w:del w:id="6716" w:author="PR Preview" w:date="2026-01-01T00:00:00Z">
        <w:r>
          <w:delText xml:space="preserve"> </w:delText>
        </w:r>
      </w:del>
      <w:del w:id="6717" w:author="PR Preview" w:date="2026-01-01T00:00:00Z">
        <w:r>
          <w:delText xml:space="preserve">the free encyclopedia.”</w:delText>
        </w:r>
      </w:del>
      <w:del w:id="6718" w:author="PR Preview" w:date="2026-01-01T00:00:00Z">
        <w:r>
          <w:delText xml:space="preserve"> </w:delText>
        </w:r>
      </w:del>
      <w:del w:id="6719" w:author="PR Preview" w:date="2026-01-01T00:00:00Z">
        <w:r>
          <w:delText xml:space="preserve">2026. Available:</w:delText>
        </w:r>
      </w:del>
      <w:del w:id="6720" w:author="PR Preview" w:date="2026-01-01T00:00:00Z">
        <w:r>
          <w:delText xml:space="preserve"> </w:delText>
        </w:r>
      </w:del>
      <w:hyperlink r:id="rId353">
        <w:del w:id="6721" w:author="PR Preview" w:date="2026-01-01T00:00:00Z">
          <w:r>
            <w:rPr>
              <w:rStyle w:val="Hyperlink"/>
            </w:rPr>
            <w:delText xml:space="preserve">https://en.wikipedia.org/wiki/Model_selection</w:delText>
          </w:r>
        </w:del>
      </w:hyperlink>
    </w:p>
    <w:p>
      <w:pPr>
        <w:pStyle w:val="Bibliography"/>
      </w:pPr>
      <w:del w:id="6722" w:author="PR Preview" w:date="2026-01-01T00:00:00Z">
        <w:r>
          <w:delText xml:space="preserve">[12]</w:delText>
        </w:r>
      </w:del>
      <w:del w:id="6723" w:author="PR Preview" w:date="2026-01-01T00:00:00Z">
        <w:r>
          <w:delText xml:space="preserve"> </w:delText>
        </w:r>
      </w:del>
      <w:del w:id="6724" w:author="PR Preview" w:date="2026-01-01T00:00:00Z">
        <w:r>
          <w:delText xml:space="preserve">	</w:delText>
        </w:r>
      </w:del>
      <w:del w:id="6725" w:author="PR Preview" w:date="2026-01-01T00:00:00Z">
        <w:r>
          <w:delText xml:space="preserve">Wikipedia contributors,</w:delText>
        </w:r>
      </w:del>
      <w:del w:id="6726" w:author="PR Preview" w:date="2026-01-01T00:00:00Z">
        <w:r>
          <w:delText xml:space="preserve"> </w:delText>
        </w:r>
      </w:del>
      <w:del w:id="6727" w:author="PR Preview" w:date="2026-01-01T00:00:00Z">
        <w:r>
          <w:delText xml:space="preserve">“Cross-validation (statistics) —</w:delText>
        </w:r>
      </w:del>
      <w:del w:id="6728" w:author="PR Preview" w:date="2026-01-01T00:00:00Z">
        <w:r>
          <w:delText xml:space="preserve"> </w:delText>
        </w:r>
      </w:del>
      <w:del w:id="6729" w:author="PR Preview" w:date="2026-01-01T00:00:00Z">
        <w:r>
          <w:delText xml:space="preserve">Wikipedia</w:delText>
        </w:r>
      </w:del>
      <w:del w:id="6730" w:author="PR Preview" w:date="2026-01-01T00:00:00Z">
        <w:r>
          <w:delText xml:space="preserve">,</w:delText>
        </w:r>
      </w:del>
      <w:del w:id="6731" w:author="PR Preview" w:date="2026-01-01T00:00:00Z">
        <w:r>
          <w:delText xml:space="preserve"> </w:delText>
        </w:r>
      </w:del>
      <w:del w:id="6732" w:author="PR Preview" w:date="2026-01-01T00:00:00Z">
        <w:r>
          <w:delText xml:space="preserve">the free encyclopedia.”</w:delText>
        </w:r>
      </w:del>
      <w:del w:id="6733" w:author="PR Preview" w:date="2026-01-01T00:00:00Z">
        <w:r>
          <w:delText xml:space="preserve"> </w:delText>
        </w:r>
      </w:del>
      <w:del w:id="6734" w:author="PR Preview" w:date="2026-01-01T00:00:00Z">
        <w:r>
          <w:delText xml:space="preserve">2026. Available:</w:delText>
        </w:r>
      </w:del>
      <w:del w:id="6735" w:author="PR Preview" w:date="2026-01-01T00:00:00Z">
        <w:r>
          <w:delText xml:space="preserve"> </w:delText>
        </w:r>
      </w:del>
      <w:hyperlink r:id="rId355">
        <w:del w:id="6736" w:author="PR Preview" w:date="2026-01-01T00:00:00Z">
          <w:r>
            <w:rPr>
              <w:rStyle w:val="Hyperlink"/>
            </w:rPr>
            <w:delText xml:space="preserve">https://en.wikipedia.org/wiki/Cross-validation_%28statistics%29</w:delText>
          </w:r>
        </w:del>
      </w:hyperlink>
    </w:p>
    <w:p>
      <w:pPr>
        <w:pStyle w:val="Bibliography"/>
      </w:pPr>
      <w:del w:id="6737" w:author="PR Preview" w:date="2026-01-01T00:00:00Z">
        <w:r>
          <w:delText xml:space="preserve">[13]</w:delText>
        </w:r>
      </w:del>
      <w:del w:id="6738" w:author="PR Preview" w:date="2026-01-01T00:00:00Z">
        <w:r>
          <w:delText xml:space="preserve"> </w:delText>
        </w:r>
      </w:del>
      <w:del w:id="6739" w:author="PR Preview" w:date="2026-01-01T00:00:00Z">
        <w:r>
          <w:delText xml:space="preserve">	</w:delText>
        </w:r>
      </w:del>
      <w:del w:id="6740" w:author="PR Preview" w:date="2026-01-01T00:00:00Z">
        <w:r>
          <w:delText xml:space="preserve">G. Sanchez,</w:delText>
        </w:r>
      </w:del>
      <w:del w:id="6741" w:author="PR Preview" w:date="2026-01-01T00:00:00Z">
        <w:r>
          <w:delText xml:space="preserve"> </w:delText>
        </w:r>
      </w:del>
      <w:del w:id="6742" w:author="PR Preview" w:date="2026-01-01T00:00:00Z">
        <w:r>
          <w:delText xml:space="preserve">“A matrix algebra companion for statistical learning (</w:delText>
        </w:r>
      </w:del>
      <w:del w:id="6743" w:author="PR Preview" w:date="2026-01-01T00:00:00Z">
        <w:r>
          <w:delText xml:space="preserve">matrix4sl</w:delText>
        </w:r>
      </w:del>
      <w:del w:id="6744" w:author="PR Preview" w:date="2026-01-01T00:00:00Z">
        <w:r>
          <w:delText xml:space="preserve">).”</w:delText>
        </w:r>
      </w:del>
      <w:del w:id="6745" w:author="PR Preview" w:date="2026-01-01T00:00:00Z">
        <w:r>
          <w:delText xml:space="preserve"> </w:delText>
        </w:r>
      </w:del>
      <w:del w:id="6746" w:author="PR Preview" w:date="2026-01-01T00:00:00Z">
        <w:r>
          <w:delText xml:space="preserve">Online book, work in progress. Licensed CC BY-NC-SA 4.0, 2020. Available:</w:delText>
        </w:r>
      </w:del>
      <w:del w:id="6747" w:author="PR Preview" w:date="2026-01-01T00:00:00Z">
        <w:r>
          <w:delText xml:space="preserve"> </w:delText>
        </w:r>
      </w:del>
      <w:hyperlink r:id="rId357">
        <w:del w:id="6748" w:author="PR Preview" w:date="2026-01-01T00:00:00Z">
          <w:r>
            <w:rPr>
              <w:rStyle w:val="Hyperlink"/>
            </w:rPr>
            <w:delText xml:space="preserve">https://www.gastonsanchez.com/matrix4sl/</w:delText>
          </w:r>
        </w:del>
      </w:hyperlink>
    </w:p>
    <w:p>
      <w:pPr>
        <w:pStyle w:val="Bibliography"/>
      </w:pPr>
      <w:del w:id="6749" w:author="PR Preview" w:date="2026-01-01T00:00:00Z">
        <w:r>
          <w:delText xml:space="preserve">[14]</w:delText>
        </w:r>
      </w:del>
      <w:del w:id="6750" w:author="PR Preview" w:date="2026-01-01T00:00:00Z">
        <w:r>
          <w:delText xml:space="preserve"> </w:delText>
        </w:r>
      </w:del>
      <w:del w:id="6751" w:author="PR Preview" w:date="2026-01-01T00:00:00Z">
        <w:r>
          <w:delText xml:space="preserve">	</w:delText>
        </w:r>
      </w:del>
      <w:del w:id="6752" w:author="PR Preview" w:date="2026-01-01T00:00:00Z">
        <w:r>
          <w:delText xml:space="preserve">Wikipedia contributors,</w:delText>
        </w:r>
      </w:del>
      <w:del w:id="6753" w:author="PR Preview" w:date="2026-01-01T00:00:00Z">
        <w:r>
          <w:delText xml:space="preserve"> </w:delText>
        </w:r>
      </w:del>
      <w:del w:id="6754" w:author="PR Preview" w:date="2026-01-01T00:00:00Z">
        <w:r>
          <w:delText xml:space="preserve">“Leverage (statistics) —</w:delText>
        </w:r>
      </w:del>
      <w:del w:id="6755" w:author="PR Preview" w:date="2026-01-01T00:00:00Z">
        <w:r>
          <w:delText xml:space="preserve"> </w:delText>
        </w:r>
      </w:del>
      <w:del w:id="6756" w:author="PR Preview" w:date="2026-01-01T00:00:00Z">
        <w:r>
          <w:delText xml:space="preserve">Wikipedia</w:delText>
        </w:r>
      </w:del>
      <w:del w:id="6757" w:author="PR Preview" w:date="2026-01-01T00:00:00Z">
        <w:r>
          <w:delText xml:space="preserve">,</w:delText>
        </w:r>
      </w:del>
      <w:del w:id="6758" w:author="PR Preview" w:date="2026-01-01T00:00:00Z">
        <w:r>
          <w:delText xml:space="preserve"> </w:delText>
        </w:r>
      </w:del>
      <w:del w:id="6759" w:author="PR Preview" w:date="2026-01-01T00:00:00Z">
        <w:r>
          <w:delText xml:space="preserve">the free encyclopedia.”</w:delText>
        </w:r>
      </w:del>
      <w:del w:id="6760" w:author="PR Preview" w:date="2026-01-01T00:00:00Z">
        <w:r>
          <w:delText xml:space="preserve"> </w:delText>
        </w:r>
      </w:del>
      <w:del w:id="6761" w:author="PR Preview" w:date="2026-01-01T00:00:00Z">
        <w:r>
          <w:delText xml:space="preserve">2026. Available:</w:delText>
        </w:r>
      </w:del>
      <w:del w:id="6762" w:author="PR Preview" w:date="2026-01-01T00:00:00Z">
        <w:r>
          <w:delText xml:space="preserve"> </w:delText>
        </w:r>
      </w:del>
      <w:hyperlink r:id="rId359">
        <w:del w:id="6763" w:author="PR Preview" w:date="2026-01-01T00:00:00Z">
          <w:r>
            <w:rPr>
              <w:rStyle w:val="Hyperlink"/>
            </w:rPr>
            <w:delText xml:space="preserve">https://en.wikipedia.org/wiki/Leverage_%28statistics%29</w:delText>
          </w:r>
        </w:del>
      </w:hyperlink>
    </w:p>
    <w:p>
      <w:pPr>
        <w:pStyle w:val="Bibliography"/>
      </w:pPr>
      <w:ins w:id="6764" w:author="PR Preview" w:date="2026-01-01T00:00:00Z">
        <w:r>
          <w:t xml:space="preserve">[6]</w:t>
        </w:r>
      </w:ins>
      <w:ins w:id="6765" w:author="PR Preview" w:date="2026-01-01T00:00:00Z">
        <w:r>
          <w:t xml:space="preserve"> </w:t>
        </w:r>
      </w:ins>
      <w:ins w:id="6766" w:author="PR Preview" w:date="2026-01-01T00:00:00Z">
        <w:r>
          <w:t xml:space="preserve">	</w:t>
        </w:r>
      </w:ins>
      <w:ins w:id="6767" w:author="PR Preview" w:date="2026-01-01T00:00:00Z">
        <w:r>
          <w:t xml:space="preserve">Wikipedia contributors,</w:t>
        </w:r>
      </w:ins>
      <w:ins w:id="6768" w:author="PR Preview" w:date="2026-01-01T00:00:00Z">
        <w:r>
          <w:t xml:space="preserve"> </w:t>
        </w:r>
      </w:ins>
      <w:ins w:id="6769" w:author="PR Preview" w:date="2026-01-01T00:00:00Z">
        <w:r>
          <w:t xml:space="preserve">“Overfitting —</w:t>
        </w:r>
      </w:ins>
      <w:ins w:id="6770" w:author="PR Preview" w:date="2026-01-01T00:00:00Z">
        <w:r>
          <w:t xml:space="preserve"> </w:t>
        </w:r>
      </w:ins>
      <w:ins w:id="6771" w:author="PR Preview" w:date="2026-01-01T00:00:00Z">
        <w:r>
          <w:t xml:space="preserve">Wikipedia</w:t>
        </w:r>
      </w:ins>
      <w:ins w:id="6772" w:author="PR Preview" w:date="2026-01-01T00:00:00Z">
        <w:r>
          <w:t xml:space="preserve">,</w:t>
        </w:r>
      </w:ins>
      <w:ins w:id="6773" w:author="PR Preview" w:date="2026-01-01T00:00:00Z">
        <w:r>
          <w:t xml:space="preserve"> </w:t>
        </w:r>
      </w:ins>
      <w:ins w:id="6774" w:author="PR Preview" w:date="2026-01-01T00:00:00Z">
        <w:r>
          <w:t xml:space="preserve">the free encyclopedia.”</w:t>
        </w:r>
      </w:ins>
      <w:ins w:id="6775" w:author="PR Preview" w:date="2026-01-01T00:00:00Z">
        <w:r>
          <w:t xml:space="preserve"> </w:t>
        </w:r>
      </w:ins>
      <w:ins w:id="6776" w:author="PR Preview" w:date="2026-01-01T00:00:00Z">
        <w:r>
          <w:t xml:space="preserve">2026. Available:</w:t>
        </w:r>
      </w:ins>
      <w:ins w:id="6777" w:author="PR Preview" w:date="2026-01-01T00:00:00Z">
        <w:r>
          <w:t xml:space="preserve"> </w:t>
        </w:r>
      </w:ins>
      <w:hyperlink r:id="rId347">
        <w:ins w:id="6778" w:author="PR Preview" w:date="2026-01-01T00:00:00Z">
          <w:r>
            <w:rPr>
              <w:rStyle w:val="Hyperlink"/>
            </w:rPr>
            <w:t xml:space="preserve">https://en.wikipedia.org/wiki/Overfitting</w:t>
          </w:r>
        </w:ins>
      </w:hyperlink>
    </w:p>
    <w:bookmarkEnd w:id="348"/>
    <w:bookmarkStart w:id="350" w:name="ref-wikipedia_bias_variance_tradeoff"/>
    <w:p>
      <w:pPr>
        <w:pStyle w:val="Bibliography"/>
      </w:pPr>
      <w:ins w:id="6779" w:author="PR Preview" w:date="2026-01-01T00:00:00Z">
        <w:r>
          <w:t xml:space="preserve">[7]</w:t>
        </w:r>
      </w:ins>
      <w:ins w:id="6780" w:author="PR Preview" w:date="2026-01-01T00:00:00Z">
        <w:r>
          <w:t xml:space="preserve"> </w:t>
        </w:r>
      </w:ins>
      <w:ins w:id="6781" w:author="PR Preview" w:date="2026-01-01T00:00:00Z">
        <w:r>
          <w:t xml:space="preserve">	</w:t>
        </w:r>
      </w:ins>
      <w:ins w:id="6782" w:author="PR Preview" w:date="2026-01-01T00:00:00Z">
        <w:r>
          <w:t xml:space="preserve">Wikipedia contributors,</w:t>
        </w:r>
      </w:ins>
      <w:ins w:id="6783" w:author="PR Preview" w:date="2026-01-01T00:00:00Z">
        <w:r>
          <w:t xml:space="preserve"> </w:t>
        </w:r>
      </w:ins>
      <w:ins w:id="6784" w:author="PR Preview" w:date="2026-01-01T00:00:00Z">
        <w:r>
          <w:t xml:space="preserve">“Bias–variance tradeoff —</w:t>
        </w:r>
      </w:ins>
      <w:ins w:id="6785" w:author="PR Preview" w:date="2026-01-01T00:00:00Z">
        <w:r>
          <w:t xml:space="preserve"> </w:t>
        </w:r>
      </w:ins>
      <w:ins w:id="6786" w:author="PR Preview" w:date="2026-01-01T00:00:00Z">
        <w:r>
          <w:t xml:space="preserve">Wikipedia</w:t>
        </w:r>
      </w:ins>
      <w:ins w:id="6787" w:author="PR Preview" w:date="2026-01-01T00:00:00Z">
        <w:r>
          <w:t xml:space="preserve">,</w:t>
        </w:r>
      </w:ins>
      <w:ins w:id="6788" w:author="PR Preview" w:date="2026-01-01T00:00:00Z">
        <w:r>
          <w:t xml:space="preserve"> </w:t>
        </w:r>
      </w:ins>
      <w:ins w:id="6789" w:author="PR Preview" w:date="2026-01-01T00:00:00Z">
        <w:r>
          <w:t xml:space="preserve">the free encyclopedia.”</w:t>
        </w:r>
      </w:ins>
      <w:ins w:id="6790" w:author="PR Preview" w:date="2026-01-01T00:00:00Z">
        <w:r>
          <w:t xml:space="preserve"> </w:t>
        </w:r>
      </w:ins>
      <w:ins w:id="6791" w:author="PR Preview" w:date="2026-01-01T00:00:00Z">
        <w:r>
          <w:t xml:space="preserve">2026. Available:</w:t>
        </w:r>
      </w:ins>
      <w:ins w:id="6792" w:author="PR Preview" w:date="2026-01-01T00:00:00Z">
        <w:r>
          <w:t xml:space="preserve"> </w:t>
        </w:r>
      </w:ins>
      <w:hyperlink r:id="rId349">
        <w:ins w:id="6793" w:author="PR Preview" w:date="2026-01-01T00:00:00Z">
          <w:r>
            <w:rPr>
              <w:rStyle w:val="Hyperlink"/>
            </w:rPr>
            <w:t xml:space="preserve">https://en.wikipedia.org/wiki/Bias%E2%80%93variance_tradeoff</w:t>
          </w:r>
        </w:ins>
      </w:hyperlink>
    </w:p>
    <w:bookmarkEnd w:id="350"/>
    <w:bookmarkStart w:id="352" w:name="Xf37f146c051effb839e1c8a6474af7649839077"/>
    <w:p>
      <w:pPr>
        <w:pStyle w:val="Bibliography"/>
      </w:pPr>
      <w:ins w:id="6794" w:author="PR Preview" w:date="2026-01-01T00:00:00Z">
        <w:r>
          <w:t xml:space="preserve">[8]</w:t>
        </w:r>
      </w:ins>
      <w:ins w:id="6795" w:author="PR Preview" w:date="2026-01-01T00:00:00Z">
        <w:r>
          <w:t xml:space="preserve"> </w:t>
        </w:r>
      </w:ins>
      <w:ins w:id="6796" w:author="PR Preview" w:date="2026-01-01T00:00:00Z">
        <w:r>
          <w:t xml:space="preserve">	</w:t>
        </w:r>
      </w:ins>
      <w:ins w:id="6797" w:author="PR Preview" w:date="2026-01-01T00:00:00Z">
        <w:r>
          <w:t xml:space="preserve">Wikipedia contributors,</w:t>
        </w:r>
      </w:ins>
      <w:ins w:id="6798" w:author="PR Preview" w:date="2026-01-01T00:00:00Z">
        <w:r>
          <w:t xml:space="preserve"> </w:t>
        </w:r>
      </w:ins>
      <w:ins w:id="6799" w:author="PR Preview" w:date="2026-01-01T00:00:00Z">
        <w:r>
          <w:t xml:space="preserve">“Hyperparameter (machine learning) —</w:t>
        </w:r>
      </w:ins>
      <w:ins w:id="6800" w:author="PR Preview" w:date="2026-01-01T00:00:00Z">
        <w:r>
          <w:t xml:space="preserve"> </w:t>
        </w:r>
      </w:ins>
      <w:ins w:id="6801" w:author="PR Preview" w:date="2026-01-01T00:00:00Z">
        <w:r>
          <w:t xml:space="preserve">Wikipedia</w:t>
        </w:r>
      </w:ins>
      <w:ins w:id="6802" w:author="PR Preview" w:date="2026-01-01T00:00:00Z">
        <w:r>
          <w:t xml:space="preserve">,</w:t>
        </w:r>
      </w:ins>
      <w:ins w:id="6803" w:author="PR Preview" w:date="2026-01-01T00:00:00Z">
        <w:r>
          <w:t xml:space="preserve"> </w:t>
        </w:r>
      </w:ins>
      <w:ins w:id="6804" w:author="PR Preview" w:date="2026-01-01T00:00:00Z">
        <w:r>
          <w:t xml:space="preserve">the free encyclopedia.”</w:t>
        </w:r>
      </w:ins>
      <w:ins w:id="6805" w:author="PR Preview" w:date="2026-01-01T00:00:00Z">
        <w:r>
          <w:t xml:space="preserve"> </w:t>
        </w:r>
      </w:ins>
      <w:ins w:id="6806" w:author="PR Preview" w:date="2026-01-01T00:00:00Z">
        <w:r>
          <w:t xml:space="preserve">2026. Available:</w:t>
        </w:r>
      </w:ins>
      <w:ins w:id="6807" w:author="PR Preview" w:date="2026-01-01T00:00:00Z">
        <w:r>
          <w:t xml:space="preserve"> </w:t>
        </w:r>
      </w:ins>
      <w:hyperlink r:id="rId351">
        <w:ins w:id="6808" w:author="PR Preview" w:date="2026-01-01T00:00:00Z">
          <w:r>
            <w:rPr>
              <w:rStyle w:val="Hyperlink"/>
            </w:rPr>
            <w:t xml:space="preserve">https://en.wikipedia.org/wiki/Hyperparameter_%28machine_learning%29</w:t>
          </w:r>
        </w:ins>
      </w:hyperlink>
    </w:p>
    <w:bookmarkEnd w:id="352"/>
    <w:bookmarkStart w:id="354" w:name="ref-wikipedia_model_selection"/>
    <w:p>
      <w:pPr>
        <w:pStyle w:val="Bibliography"/>
      </w:pPr>
      <w:ins w:id="6809" w:author="PR Preview" w:date="2026-01-01T00:00:00Z">
        <w:r>
          <w:t xml:space="preserve">[9]</w:t>
        </w:r>
      </w:ins>
      <w:ins w:id="6810" w:author="PR Preview" w:date="2026-01-01T00:00:00Z">
        <w:r>
          <w:t xml:space="preserve"> </w:t>
        </w:r>
      </w:ins>
      <w:ins w:id="6811" w:author="PR Preview" w:date="2026-01-01T00:00:00Z">
        <w:r>
          <w:t xml:space="preserve">	</w:t>
        </w:r>
      </w:ins>
      <w:ins w:id="6812" w:author="PR Preview" w:date="2026-01-01T00:00:00Z">
        <w:r>
          <w:t xml:space="preserve">Wikipedia contributors,</w:t>
        </w:r>
      </w:ins>
      <w:ins w:id="6813" w:author="PR Preview" w:date="2026-01-01T00:00:00Z">
        <w:r>
          <w:t xml:space="preserve"> </w:t>
        </w:r>
      </w:ins>
      <w:ins w:id="6814" w:author="PR Preview" w:date="2026-01-01T00:00:00Z">
        <w:r>
          <w:t xml:space="preserve">“Model selection —</w:t>
        </w:r>
      </w:ins>
      <w:ins w:id="6815" w:author="PR Preview" w:date="2026-01-01T00:00:00Z">
        <w:r>
          <w:t xml:space="preserve"> </w:t>
        </w:r>
      </w:ins>
      <w:ins w:id="6816" w:author="PR Preview" w:date="2026-01-01T00:00:00Z">
        <w:r>
          <w:t xml:space="preserve">Wikipedia</w:t>
        </w:r>
      </w:ins>
      <w:ins w:id="6817" w:author="PR Preview" w:date="2026-01-01T00:00:00Z">
        <w:r>
          <w:t xml:space="preserve">,</w:t>
        </w:r>
      </w:ins>
      <w:ins w:id="6818" w:author="PR Preview" w:date="2026-01-01T00:00:00Z">
        <w:r>
          <w:t xml:space="preserve"> </w:t>
        </w:r>
      </w:ins>
      <w:ins w:id="6819" w:author="PR Preview" w:date="2026-01-01T00:00:00Z">
        <w:r>
          <w:t xml:space="preserve">the free encyclopedia.”</w:t>
        </w:r>
      </w:ins>
      <w:ins w:id="6820" w:author="PR Preview" w:date="2026-01-01T00:00:00Z">
        <w:r>
          <w:t xml:space="preserve"> </w:t>
        </w:r>
      </w:ins>
      <w:ins w:id="6821" w:author="PR Preview" w:date="2026-01-01T00:00:00Z">
        <w:r>
          <w:t xml:space="preserve">2026. Available:</w:t>
        </w:r>
      </w:ins>
      <w:ins w:id="6822" w:author="PR Preview" w:date="2026-01-01T00:00:00Z">
        <w:r>
          <w:t xml:space="preserve"> </w:t>
        </w:r>
      </w:ins>
      <w:hyperlink r:id="rId353">
        <w:ins w:id="6823" w:author="PR Preview" w:date="2026-01-01T00:00:00Z">
          <w:r>
            <w:rPr>
              <w:rStyle w:val="Hyperlink"/>
            </w:rPr>
            <w:t xml:space="preserve">https://en.wikipedia.org/wiki/Model_selection</w:t>
          </w:r>
        </w:ins>
      </w:hyperlink>
    </w:p>
    <w:bookmarkEnd w:id="354"/>
    <w:bookmarkStart w:id="356" w:name="X69e5f5a2cf8346a34db43eb05bbd9ce9d7949ee"/>
    <w:p>
      <w:pPr>
        <w:pStyle w:val="Bibliography"/>
      </w:pPr>
      <w:ins w:id="6824" w:author="PR Preview" w:date="2026-01-01T00:00:00Z">
        <w:r>
          <w:t xml:space="preserve">[10]</w:t>
        </w:r>
      </w:ins>
      <w:ins w:id="6825" w:author="PR Preview" w:date="2026-01-01T00:00:00Z">
        <w:r>
          <w:t xml:space="preserve"> </w:t>
        </w:r>
      </w:ins>
      <w:ins w:id="6826" w:author="PR Preview" w:date="2026-01-01T00:00:00Z">
        <w:r>
          <w:t xml:space="preserve">	</w:t>
        </w:r>
      </w:ins>
      <w:ins w:id="6827" w:author="PR Preview" w:date="2026-01-01T00:00:00Z">
        <w:r>
          <w:t xml:space="preserve">Wikipedia contributors,</w:t>
        </w:r>
      </w:ins>
      <w:ins w:id="6828" w:author="PR Preview" w:date="2026-01-01T00:00:00Z">
        <w:r>
          <w:t xml:space="preserve"> </w:t>
        </w:r>
      </w:ins>
      <w:ins w:id="6829" w:author="PR Preview" w:date="2026-01-01T00:00:00Z">
        <w:r>
          <w:t xml:space="preserve">“Cross-validation (statistics) —</w:t>
        </w:r>
      </w:ins>
      <w:ins w:id="6830" w:author="PR Preview" w:date="2026-01-01T00:00:00Z">
        <w:r>
          <w:t xml:space="preserve"> </w:t>
        </w:r>
      </w:ins>
      <w:ins w:id="6831" w:author="PR Preview" w:date="2026-01-01T00:00:00Z">
        <w:r>
          <w:t xml:space="preserve">Wikipedia</w:t>
        </w:r>
      </w:ins>
      <w:ins w:id="6832" w:author="PR Preview" w:date="2026-01-01T00:00:00Z">
        <w:r>
          <w:t xml:space="preserve">,</w:t>
        </w:r>
      </w:ins>
      <w:ins w:id="6833" w:author="PR Preview" w:date="2026-01-01T00:00:00Z">
        <w:r>
          <w:t xml:space="preserve"> </w:t>
        </w:r>
      </w:ins>
      <w:ins w:id="6834" w:author="PR Preview" w:date="2026-01-01T00:00:00Z">
        <w:r>
          <w:t xml:space="preserve">the free encyclopedia.”</w:t>
        </w:r>
      </w:ins>
      <w:ins w:id="6835" w:author="PR Preview" w:date="2026-01-01T00:00:00Z">
        <w:r>
          <w:t xml:space="preserve"> </w:t>
        </w:r>
      </w:ins>
      <w:ins w:id="6836" w:author="PR Preview" w:date="2026-01-01T00:00:00Z">
        <w:r>
          <w:t xml:space="preserve">2026. Available:</w:t>
        </w:r>
      </w:ins>
      <w:ins w:id="6837" w:author="PR Preview" w:date="2026-01-01T00:00:00Z">
        <w:r>
          <w:t xml:space="preserve"> </w:t>
        </w:r>
      </w:ins>
      <w:hyperlink r:id="rId355">
        <w:ins w:id="6838" w:author="PR Preview" w:date="2026-01-01T00:00:00Z">
          <w:r>
            <w:rPr>
              <w:rStyle w:val="Hyperlink"/>
            </w:rPr>
            <w:t xml:space="preserve">https://en.wikipedia.org/wiki/Cross-validation_%28statistics%29</w:t>
          </w:r>
        </w:ins>
      </w:hyperlink>
    </w:p>
    <w:bookmarkEnd w:id="356"/>
    <w:bookmarkStart w:id="358" w:name="ref-sanchez2020matrix4sl"/>
    <w:p>
      <w:pPr>
        <w:pStyle w:val="Bibliography"/>
      </w:pPr>
      <w:ins w:id="6839" w:author="PR Preview" w:date="2026-01-01T00:00:00Z">
        <w:r>
          <w:t xml:space="preserve">[11]</w:t>
        </w:r>
      </w:ins>
      <w:ins w:id="6840" w:author="PR Preview" w:date="2026-01-01T00:00:00Z">
        <w:r>
          <w:t xml:space="preserve"> </w:t>
        </w:r>
      </w:ins>
      <w:ins w:id="6841" w:author="PR Preview" w:date="2026-01-01T00:00:00Z">
        <w:r>
          <w:t xml:space="preserve">	</w:t>
        </w:r>
      </w:ins>
      <w:ins w:id="6842" w:author="PR Preview" w:date="2026-01-01T00:00:00Z">
        <w:r>
          <w:t xml:space="preserve">G. Sanchez,</w:t>
        </w:r>
      </w:ins>
      <w:ins w:id="6843" w:author="PR Preview" w:date="2026-01-01T00:00:00Z">
        <w:r>
          <w:t xml:space="preserve"> </w:t>
        </w:r>
      </w:ins>
      <w:ins w:id="6844" w:author="PR Preview" w:date="2026-01-01T00:00:00Z">
        <w:r>
          <w:t xml:space="preserve">“A matrix algebra companion for statistical learning (</w:t>
        </w:r>
      </w:ins>
      <w:ins w:id="6845" w:author="PR Preview" w:date="2026-01-01T00:00:00Z">
        <w:r>
          <w:t xml:space="preserve">matrix4sl</w:t>
        </w:r>
      </w:ins>
      <w:ins w:id="6846" w:author="PR Preview" w:date="2026-01-01T00:00:00Z">
        <w:r>
          <w:t xml:space="preserve">).”</w:t>
        </w:r>
      </w:ins>
      <w:ins w:id="6847" w:author="PR Preview" w:date="2026-01-01T00:00:00Z">
        <w:r>
          <w:t xml:space="preserve"> </w:t>
        </w:r>
      </w:ins>
      <w:ins w:id="6848" w:author="PR Preview" w:date="2026-01-01T00:00:00Z">
        <w:r>
          <w:t xml:space="preserve">Online book, work in progress. Licensed CC BY-NC-SA 4.0, 2020. Available:</w:t>
        </w:r>
      </w:ins>
      <w:ins w:id="6849" w:author="PR Preview" w:date="2026-01-01T00:00:00Z">
        <w:r>
          <w:t xml:space="preserve"> </w:t>
        </w:r>
      </w:ins>
      <w:hyperlink r:id="rId357">
        <w:ins w:id="6850" w:author="PR Preview" w:date="2026-01-01T00:00:00Z">
          <w:r>
            <w:rPr>
              <w:rStyle w:val="Hyperlink"/>
            </w:rPr>
            <w:t xml:space="preserve">https://www.gastonsanchez.com/matrix4sl/</w:t>
          </w:r>
        </w:ins>
      </w:hyperlink>
    </w:p>
    <w:bookmarkEnd w:id="358"/>
    <w:bookmarkStart w:id="360" w:name="ref-wikipedia_leverage_statistics"/>
    <w:p>
      <w:pPr>
        <w:pStyle w:val="Bibliography"/>
      </w:pPr>
      <w:ins w:id="6851" w:author="PR Preview" w:date="2026-01-01T00:00:00Z">
        <w:r>
          <w:t xml:space="preserve">[12]</w:t>
        </w:r>
      </w:ins>
      <w:ins w:id="6852" w:author="PR Preview" w:date="2026-01-01T00:00:00Z">
        <w:r>
          <w:t xml:space="preserve"> </w:t>
        </w:r>
      </w:ins>
      <w:ins w:id="6853" w:author="PR Preview" w:date="2026-01-01T00:00:00Z">
        <w:r>
          <w:t xml:space="preserve">	</w:t>
        </w:r>
      </w:ins>
      <w:ins w:id="6854" w:author="PR Preview" w:date="2026-01-01T00:00:00Z">
        <w:r>
          <w:t xml:space="preserve">Wikipedia contributors,</w:t>
        </w:r>
      </w:ins>
      <w:ins w:id="6855" w:author="PR Preview" w:date="2026-01-01T00:00:00Z">
        <w:r>
          <w:t xml:space="preserve"> </w:t>
        </w:r>
      </w:ins>
      <w:ins w:id="6856" w:author="PR Preview" w:date="2026-01-01T00:00:00Z">
        <w:r>
          <w:t xml:space="preserve">“Leverage (statistics) —</w:t>
        </w:r>
      </w:ins>
      <w:ins w:id="6857" w:author="PR Preview" w:date="2026-01-01T00:00:00Z">
        <w:r>
          <w:t xml:space="preserve"> </w:t>
        </w:r>
      </w:ins>
      <w:ins w:id="6858" w:author="PR Preview" w:date="2026-01-01T00:00:00Z">
        <w:r>
          <w:t xml:space="preserve">Wikipedia</w:t>
        </w:r>
      </w:ins>
      <w:ins w:id="6859" w:author="PR Preview" w:date="2026-01-01T00:00:00Z">
        <w:r>
          <w:t xml:space="preserve">,</w:t>
        </w:r>
      </w:ins>
      <w:ins w:id="6860" w:author="PR Preview" w:date="2026-01-01T00:00:00Z">
        <w:r>
          <w:t xml:space="preserve"> </w:t>
        </w:r>
      </w:ins>
      <w:ins w:id="6861" w:author="PR Preview" w:date="2026-01-01T00:00:00Z">
        <w:r>
          <w:t xml:space="preserve">the free encyclopedia.”</w:t>
        </w:r>
      </w:ins>
      <w:ins w:id="6862" w:author="PR Preview" w:date="2026-01-01T00:00:00Z">
        <w:r>
          <w:t xml:space="preserve"> </w:t>
        </w:r>
      </w:ins>
      <w:ins w:id="6863" w:author="PR Preview" w:date="2026-01-01T00:00:00Z">
        <w:r>
          <w:t xml:space="preserve">2026. Available:</w:t>
        </w:r>
      </w:ins>
      <w:ins w:id="6864" w:author="PR Preview" w:date="2026-01-01T00:00:00Z">
        <w:r>
          <w:t xml:space="preserve"> </w:t>
        </w:r>
      </w:ins>
      <w:hyperlink r:id="rId359">
        <w:ins w:id="6865" w:author="PR Preview" w:date="2026-01-01T00:00:00Z">
          <w:r>
            <w:rPr>
              <w:rStyle w:val="Hyperlink"/>
            </w:rPr>
            <w:t xml:space="preserve">https://en.wikipedia.org/wiki/Leverage_%28statistics%29</w:t>
          </w:r>
        </w:ins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1" Type="http://schemas.openxmlformats.org/officeDocument/2006/relationships/image" Target="media/rId231.png"/><Relationship Id="rId263" Type="http://schemas.openxmlformats.org/officeDocument/2006/relationships/image" Target="media/rId263.png"/><Relationship Id="rId324" Type="http://schemas.openxmlformats.org/officeDocument/2006/relationships/image" Target="media/rId324.png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17" Type="http://schemas.openxmlformats.org/officeDocument/2006/relationships/image" Target="media/rId217.png"/><Relationship Id="rId221" Type="http://schemas.openxmlformats.org/officeDocument/2006/relationships/image" Target="media/rId221.png"/><Relationship Id="rId225" Type="http://schemas.openxmlformats.org/officeDocument/2006/relationships/image" Target="media/rId225.png"/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6" Type="http://schemas.openxmlformats.org/officeDocument/2006/relationships/hyperlink" Target="estimation.qmd#def-bias" TargetMode="External"/><Relationship Id="rId157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5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7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52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139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3" Type="http://schemas.openxmlformats.org/officeDocument/2006/relationships/hyperlink" Target="https://morrison-lab.github.io/pds/variance-covariance.html#def-variance" TargetMode="External"/><Relationship Id="rId153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Relationship Id="rId9" Type="http://schemas.openxmlformats.org/officeDocument/2006/relationships/hyperlink" Target="exploratory-descriptive.qmd#def-sample-mean" TargetMode="External"/><Relationship Id="rId10" Type="http://schemas.openxmlformats.org/officeDocument/2006/relationships/hyperlink" Target="basic-statistical-methods.qmd#def-linear-regression" TargetMode="External"/><Relationship Id="rId11" Type="http://schemas.openxmlformats.org/officeDocument/2006/relationships/hyperlink" Target="estimation.qmd#def-rmse" TargetMode="External"/><Relationship Id="rId12" Type="http://schemas.openxmlformats.org/officeDocument/2006/relationships/hyperlink" Target="https://doi.org/10.1007/978-0-387-21706-2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6" Type="http://schemas.openxmlformats.org/officeDocument/2006/relationships/hyperlink" Target="estimation.qmd#def-bias" TargetMode="External"/><Relationship Id="rId157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5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7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52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139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3" Type="http://schemas.openxmlformats.org/officeDocument/2006/relationships/hyperlink" Target="https://morrison-lab.github.io/pds/variance-covariance.html#def-variance" TargetMode="External"/><Relationship Id="rId153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2026-10-19T17:05:45Z</dcterms:created>
  <dcterms:modified xsi:type="dcterms:W3CDTF">2026-10-19T17:05:45Z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