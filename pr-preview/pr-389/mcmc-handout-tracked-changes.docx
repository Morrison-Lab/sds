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draws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a function</w:delText>
        </w:r>
      </w:del>
      <w:del w:id="10" w:author="PR Preview" w:date="2026-01-01T00:00:00Z">
        <w:r>
          <w:delText xml:space="preserve"> </w:delText>
        </w:r>
      </w:del>
      <m:oMath>
        <m:r>
          <m:t>g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Monte Carlo estimate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</w:delText>
        </w:r>
      </w:del>
      <w:del w:id="18" w:author="PR Preview" w:date="2026-01-01T00:00:00Z">
        <w:r>
          <w:delText xml:space="preserve"> </w:delText>
        </w:r>
      </w:del>
      <w:hyperlink w:anchor="def-posterior">
        <w:del w:id="19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expectation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${\operatorname{E}\mathopen{}\left[g(\mathord{\smash[b]{\underset{\raise.3ex\hbox{$\scriptstyle\sim$}}{\theta}}\vphantom{\theta}}) \mid \mathord{\smash[b]{\underset{\raise.3ex\hbox{$\scriptstyle\sim$}}{y}}\vphantom{y}}\right]\mathclose{}}$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2 (Monte Carlo estimate)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Given draws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a function</w:t>
        </w:r>
      </w:ins>
      <w:ins w:id="33" w:author="PR Preview" w:date="2026-01-01T00:00:00Z">
        <w:r>
          <w:t xml:space="preserve"> </w:t>
        </w:r>
      </w:ins>
      <m:oMath>
        <m:r>
          <m:t>g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Monte Carlo estimate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the</w:t>
        </w:r>
      </w:ins>
      <w:ins w:id="41" w:author="PR Preview" w:date="2026-01-01T00:00:00Z">
        <w:r>
          <w:t xml:space="preserve"> </w:t>
        </w:r>
      </w:ins>
      <w:hyperlink w:anchor="def-posterior">
        <w:ins w:id="42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expectation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del w:id="49" w:author="PR Preview" w:date="2026-01-01T00:00:00Z">
        <w:r>
          <w:delTex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delText>
        </w:r>
      </w:del>
    </w:p>
    <w:p>
      <w:pPr>
        <w:pStyle w:val="BodyText"/>
      </w:pPr>
      <w:ins w:id="50" w:author="PR Preview" w:date="2026-01-01T00:00:00Z">
        <w:r>
  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  </w:r>
      </w:ins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Let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be the posterior mean of the</w:delText>
        </w:r>
      </w:del>
      <w:del w:id="58" w:author="PR Preview" w:date="2026-01-01T00:00:00Z">
        <w:r>
          <w:delText xml:space="preserve"> </w:delText>
        </w:r>
      </w:del>
      <w:hyperlink w:anchor="def-bayes-deviance">
        <w:del w:id="59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let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be the posterior mean of the parameters.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</w:delText>
        </w:r>
      </w:del>
    </w:p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Definition 15 (Effective number of parameters)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Let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 the posterior mean of the</w:t>
        </w:r>
      </w:ins>
      <w:ins w:id="80" w:author="PR Preview" w:date="2026-01-01T00:00:00Z">
        <w:r>
          <w:t xml:space="preserve"> </w:t>
        </w:r>
      </w:ins>
      <w:hyperlink w:anchor="def-bayes-deviance">
        <w:ins w:id="81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 let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be the posterior mean of the parameters.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effective number of parameters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2026-10-19T17:03:31Z</dcterms:created>
  <dcterms:modified xsi:type="dcterms:W3CDTF">2026-10-19T17:03:31Z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