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(Statistic)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statistic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function of the sample,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does not depend on any unknown parameter.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Its value at the observed data,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19" w:author="PR Preview" w:date="2026-01-01T00:00:00Z">
        <w:r>
          <w:delText xml:space="preserve">, is a number or vector we can compute.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1 (Statistic)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statistic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a function of the sample,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that does not depend on any unknown parameter.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Its value at the observed data,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6" w:author="PR Preview" w:date="2026-01-01T00:00:00Z">
        <w:r>
          <w:t xml:space="preserve">, is a number or vector we can compute.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Definition 2 (Sufficient statistic)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Let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$\mathord{\smash[b]{\underset{\raise.3ex\hbox{$\scriptstyle\sim$}}{X}}\vphantom{X}}$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be a discrete sample whose distribution depends on a parameter</w:delText>
        </w:r>
      </w:del>
      <w:del w:id="44" w:author="PR Preview" w:date="2026-01-01T00:00:00Z">
        <w:r>
          <w:delText xml:space="preserve"> </w:delText>
        </w:r>
      </w:del>
      <m:oMath>
        <m:r>
          <m:t>θ</m:t>
        </m:r>
      </m:oMath>
      <w:del w:id="45" w:author="PR Preview" w:date="2026-01-01T00:00:00Z">
        <w:r>
          <w:delText xml:space="preserve">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</w:delText>
        </w:r>
      </w:del>
      <w:del w:id="48" w:author="PR Preview" w:date="2026-01-01T00:00:00Z">
        <w:r>
          <w:delText xml:space="preserve"> </w:delText>
        </w:r>
      </w:del>
      <w:hyperlink w:anchor="def-statistic">
        <w:del w:id="49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b/>
            <w:bCs/>
          </w:rPr>
          <w:delText xml:space="preserve">sufficient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</w:delText>
        </w:r>
      </w:del>
      <w:del w:id="58" w:author="PR Preview" w:date="2026-01-01T00:00:00Z">
        <w:r>
          <w:delText xml:space="preserve"> </w:delText>
        </w:r>
      </w:del>
      <m:oMath>
        <m:r>
          <m:t>θ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if, for every sample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$\mathord{\smash[b]{\underset{\raise.3ex\hbox{$\scriptstyle\sim$}}{x}}\vphantom{x}}$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and every value</w:delText>
        </w:r>
      </w:del>
      <w:del w:id="65" w:author="PR Preview" w:date="2026-01-01T00:00:00Z">
        <w:r>
          <w:delText xml:space="preserve"> </w:delText>
        </w:r>
      </w:del>
      <m:oMath>
        <m:r>
          <m:t>t</m:t>
        </m:r>
      </m:oMath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the conditional probability of the sample given the statistic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the same for every value of</w:delText>
        </w:r>
      </w:del>
      <w:del w:id="71" w:author="PR Preview" w:date="2026-01-01T00:00:00Z">
        <w:r>
          <w:delText xml:space="preserve"> </w:delText>
        </w:r>
      </w:del>
      <m:oMath>
        <m:r>
          <m:t>θ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at which the statistic takes the value</w:delText>
        </w:r>
      </w:del>
      <w:del w:id="74" w:author="PR Preview" w:date="2026-01-01T00:00:00Z">
        <w:r>
          <w:delText xml:space="preserve"> </w:delText>
        </w:r>
      </w:del>
      <m:oMath>
        <m:r>
          <m:t>t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with positive probability:</w:delText>
        </w:r>
      </w:del>
    </w:p>
    <w:p>
      <w:pPr>
        <w:pStyle w:val="BodyText"/>
      </w:pPr>
      <w:bookmarkStart w:id="13" w:name="eq-sufficient"/>
      <w:del w:id="77" w:author="PR Preview" w:date="2026-01-01T00:00:00Z">
        <w:r>
          <w:delTex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delText>
        </w:r>
      </w:del>
      <w:bookmarkEnd w:id="13"/>
    </w:p>
    <w:p>
      <w:pPr>
        <w:pStyle w:val="BodyText"/>
      </w:pPr>
      <w:ins w:id="78" w:author="PR Preview" w:date="2026-01-01T00:00:00Z">
        <w:r>
          <w:rPr>
            <w:b/>
            <w:bCs/>
          </w:rPr>
          <w:t xml:space="preserve">Definition 2 (Sufficient statistic)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Let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$\mathord{\smash[b]{\underset{\raise.3ex\hbox{$\scriptstyle\sim$}}{X}}\vphantom{X}}$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be a discrete sample whose distribution depends on a parameter</w:t>
        </w:r>
      </w:ins>
      <w:ins w:id="85" w:author="PR Preview" w:date="2026-01-01T00:00:00Z">
        <w:r>
          <w:t xml:space="preserve"> </w:t>
        </w:r>
      </w:ins>
      <m:oMath>
        <m:r>
          <m:t>θ</m:t>
        </m:r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</w:t>
        </w:r>
      </w:ins>
      <w:ins w:id="89" w:author="PR Preview" w:date="2026-01-01T00:00:00Z">
        <w:r>
          <w:t xml:space="preserve"> </w:t>
        </w:r>
      </w:ins>
      <w:hyperlink w:anchor="def-statistic">
        <w:ins w:id="90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b/>
            <w:bCs/>
          </w:rPr>
          <w:t xml:space="preserve">sufficient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</w:t>
        </w:r>
      </w:ins>
      <w:ins w:id="99" w:author="PR Preview" w:date="2026-01-01T00:00:00Z">
        <w:r>
          <w:t xml:space="preserve"> </w:t>
        </w:r>
      </w:ins>
      <m:oMath>
        <m:r>
          <m:t>θ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if, for every sample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$\mathord{\smash[b]{\underset{\raise.3ex\hbox{$\scriptstyle\sim$}}{x}}\vphantom{x}}$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every value</w:t>
        </w:r>
      </w:ins>
      <w:ins w:id="106" w:author="PR Preview" w:date="2026-01-01T00:00:00Z">
        <w:r>
          <w:t xml:space="preserve"> </w:t>
        </w:r>
      </w:ins>
      <m:oMath>
        <m:r>
          <m:t>t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 conditional probability of the sample given the statistic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the same for every value of</w:t>
        </w:r>
      </w:ins>
      <w:ins w:id="112" w:author="PR Preview" w:date="2026-01-01T00:00:00Z">
        <w:r>
          <w:t xml:space="preserve"> </w:t>
        </w:r>
      </w:ins>
      <m:oMath>
        <m:r>
          <m:t>θ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at which the statistic takes the value</w:t>
        </w:r>
      </w:ins>
      <w:ins w:id="115" w:author="PR Preview" w:date="2026-01-01T00:00:00Z">
        <w:r>
          <w:t xml:space="preserve"> </w:t>
        </w:r>
      </w:ins>
      <m:oMath>
        <m:r>
          <m:t>t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with positive probability:</w:t>
        </w:r>
      </w:ins>
    </w:p>
    <w:p>
      <w:pPr>
        <w:pStyle w:val="BodyText"/>
      </w:pPr>
      <w:bookmarkStart w:id="13" w:name="eq-sufficient"/>
      <w:ins w:id="118" w:author="PR Preview" w:date="2026-01-01T00:00:00Z">
        <w:r>
  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  </w:r>
      </w:ins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del w:id="119" w:author="PR Preview" w:date="2026-01-01T00:00:00Z">
        <w:r>
          <w:rPr>
            <w:i/>
            <w:iCs/>
          </w:rPr>
          <w:delText xml:space="preserve">Remark 3</w:delText>
        </w:r>
      </w:del>
      <w:del w:id="120" w:author="PR Preview" w:date="2026-01-01T00:00:00Z">
        <w:r>
          <w:delText xml:space="preserve"> (What sufficiency says). </w:delText>
        </w:r>
      </w:del>
      <w:del w:id="121" w:author="PR Preview" w:date="2026-01-01T00:00:00Z">
        <w:r>
          <w:delText xml:space="preserve">Once we know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124" w:author="PR Preview" w:date="2026-01-01T00:00:00Z">
        <w:r>
          <w:delText xml:space="preserve">, the remaining randomness in the sample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has the same distribution whatever the parameter is,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so the sample carries no further information about</w:delText>
        </w:r>
      </w:del>
      <w:del w:id="129" w:author="PR Preview" w:date="2026-01-01T00:00:00Z">
        <w:r>
          <w:delText xml:space="preserve"> </w:delText>
        </w:r>
      </w:del>
      <m:oMath>
        <m:r>
          <m:t>θ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beyond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 statistic can therefore stand in for the whole sample when we estimate</w:delText>
        </w:r>
      </w:del>
      <w:del w:id="137" w:author="PR Preview" w:date="2026-01-01T00:00:00Z">
        <w:r>
          <w:delText xml:space="preserve"> </w:delText>
        </w:r>
      </w:del>
      <m:oMath>
        <m:r>
          <m:t>θ</m:t>
        </m:r>
      </m:oMath>
      <w:del w:id="138" w:author="PR Preview" w:date="2026-01-01T00:00:00Z">
        <w:r>
          <w:delText xml:space="preserve">.</w:delText>
        </w:r>
      </w:del>
    </w:p>
    <w:p>
      <w:pPr>
        <w:pStyle w:val="BodyText"/>
      </w:pPr>
      <w:del w:id="139" w:author="PR Preview" w:date="2026-01-01T00:00:00Z">
        <w:r>
          <w:delText xml:space="preserve">The sample itself, taking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${T\mathopen{}\left(\mathord{\smash[b]{\underset{\raise.3ex\hbox{$\scriptstyle\sim$}}{X}}\vphantom{X}}\right)\mathclose{}} = \mathord{\smash[b]{\underset{\raise.3ex\hbox{$\scriptstyle\sim$}}{X}}\vphantom{X}}$</w:delText>
        </w:r>
      </w:del>
      <w:del w:id="142" w:author="PR Preview" w:date="2026-01-01T00:00:00Z">
        <w:r>
          <w:delText xml:space="preserve">, is always sufficient but does not reduce the data;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 useful sufficient statistic is a much shorter summary,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such as a sum or a mean.</w:delText>
        </w:r>
      </w:del>
    </w:p>
    <w:p>
      <w:pPr>
        <w:pStyle w:val="BodyText"/>
      </w:pPr>
      <w:ins w:id="147" w:author="PR Preview" w:date="2026-01-01T00:00:00Z">
        <w:r>
          <w:rPr>
            <w:i/>
            <w:iCs/>
          </w:rPr>
          <w:t xml:space="preserve">Remark 3</w:t>
        </w:r>
      </w:ins>
      <w:ins w:id="148" w:author="PR Preview" w:date="2026-01-01T00:00:00Z">
        <w:r>
          <w:t xml:space="preserve"> (What sufficiency says). </w:t>
        </w:r>
      </w:ins>
      <w:ins w:id="149" w:author="PR Preview" w:date="2026-01-01T00:00:00Z">
        <w:r>
          <w:t xml:space="preserve">Once we know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52" w:author="PR Preview" w:date="2026-01-01T00:00:00Z">
        <w:r>
          <w:t xml:space="preserve">, the remaining randomness in the sample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has the same distribution whatever the parameter is,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so the sample carries no further information about</w:t>
        </w:r>
      </w:ins>
      <w:ins w:id="157" w:author="PR Preview" w:date="2026-01-01T00:00:00Z">
        <w:r>
          <w:t xml:space="preserve"> </w:t>
        </w:r>
      </w:ins>
      <m:oMath>
        <m:r>
          <m:t>θ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beyond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62" w:author="PR Preview" w:date="2026-01-01T00:00:00Z">
        <w:r>
          <w:t xml:space="preserve">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 statistic can therefore stand in for the whole sample when we estimate</w:t>
        </w:r>
      </w:ins>
      <w:ins w:id="165" w:author="PR Preview" w:date="2026-01-01T00:00:00Z">
        <w:r>
          <w:t xml:space="preserve"> </w:t>
        </w:r>
      </w:ins>
      <m:oMath>
        <m:r>
          <m:t>θ</m:t>
        </m:r>
      </m:oMath>
      <w:ins w:id="166" w:author="PR Preview" w:date="2026-01-01T00:00:00Z">
        <w:r>
          <w:t xml:space="preserve">.</w:t>
        </w:r>
      </w:ins>
    </w:p>
    <w:p>
      <w:pPr>
        <w:pStyle w:val="BodyText"/>
      </w:pPr>
      <w:ins w:id="167" w:author="PR Preview" w:date="2026-01-01T00:00:00Z">
        <w:r>
          <w:t xml:space="preserve">The sample itself, taking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$T\mathopen{}\left(\mathord{\smash[b]{\underset{\raise.3ex\hbox{$\scriptstyle\sim$}}{X}}\vphantom{X}}\right)\mathclose{} = \mathord{\smash[b]{\underset{\raise.3ex\hbox{$\scriptstyle\sim$}}{X}}\vphantom{X}}$</w:t>
        </w:r>
      </w:ins>
      <w:ins w:id="170" w:author="PR Preview" w:date="2026-01-01T00:00:00Z">
        <w:r>
          <w:t xml:space="preserve">, is always sufficient but does not reduce the data;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 useful sufficient statistic is a much shorter summary,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such as a sum or a mean.</w:t>
        </w:r>
      </w:ins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del w:id="175" w:author="PR Preview" w:date="2026-01-01T00:00:00Z">
        <w:r>
          <w:rPr>
            <w:b/>
            <w:bCs/>
          </w:rPr>
          <w:delText xml:space="preserve">Theorem 1 (Factorization theorem)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Let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$\operatorname{f}\mathopen{}\left(\mathord{\smash[b]{\underset{\raise.3ex\hbox{$\scriptstyle\sim$}}{x}}\vphantom{x}}; \theta\right)\mathclose{}$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be the joint probability mass function of a discrete sample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$\mathord{\smash[b]{\underset{\raise.3ex\hbox{$\scriptstyle\sim$}}{X}}\vphantom{X}}$</w:delText>
        </w:r>
      </w:del>
      <w:del w:id="184" w:author="PR Preview" w:date="2026-01-01T00:00:00Z">
        <w:r>
          <w:delText xml:space="preserve">.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 statistic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is</w:delText>
        </w:r>
      </w:del>
      <w:del w:id="191" w:author="PR Preview" w:date="2026-01-01T00:00:00Z">
        <w:r>
          <w:delText xml:space="preserve"> </w:delText>
        </w:r>
      </w:del>
      <w:hyperlink w:anchor="def-sufficient">
        <w:del w:id="192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for</w:delText>
        </w:r>
      </w:del>
      <w:del w:id="195" w:author="PR Preview" w:date="2026-01-01T00:00:00Z">
        <w:r>
          <w:delText xml:space="preserve"> </w:delText>
        </w:r>
      </w:del>
      <m:oMath>
        <m:r>
          <m:t>θ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if and only if there are nonnegative functions</w:delText>
        </w:r>
      </w:del>
      <w:del w:id="198" w:author="PR Preview" w:date="2026-01-01T00:00:00Z">
        <w:r>
          <w:delText xml:space="preserve"> </w:delText>
        </w:r>
      </w:del>
      <m:oMath>
        <m:r>
          <m:t>g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</w:delText>
        </w:r>
      </w:del>
      <w:del w:id="201" w:author="PR Preview" w:date="2026-01-01T00:00:00Z">
        <w:r>
          <w:delText xml:space="preserve"> </w:delText>
        </w:r>
      </w:del>
      <m:oMath>
        <m:r>
          <m:t>h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such that,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for every sample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$\mathord{\smash[b]{\underset{\raise.3ex\hbox{$\scriptstyle\sim$}}{x}}\vphantom{x}}$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 every</w:delText>
        </w:r>
      </w:del>
      <w:del w:id="210" w:author="PR Preview" w:date="2026-01-01T00:00:00Z">
        <w:r>
          <w:delText xml:space="preserve"> </w:delText>
        </w:r>
      </w:del>
      <m:oMath>
        <m:r>
          <m:t>θ</m:t>
        </m:r>
      </m:oMath>
      <w:del w:id="211" w:author="PR Preview" w:date="2026-01-01T00:00:00Z">
        <w:r>
          <w:delText xml:space="preserve">,</w:delText>
        </w:r>
      </w:del>
    </w:p>
    <w:p>
      <w:pPr>
        <w:pStyle w:val="BodyText"/>
      </w:pPr>
      <w:bookmarkStart w:id="17" w:name="eq-factorization"/>
      <w:del w:id="212" w:author="PR Preview" w:date="2026-01-01T00:00:00Z">
        <w:r>
          <w:delTex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delText>
        </w:r>
      </w:del>
      <w:bookmarkEnd w:id="17"/>
    </w:p>
    <w:p>
      <w:pPr>
        <w:pStyle w:val="FirstParagraph"/>
      </w:pPr>
      <w:del w:id="213" w:author="PR Preview" w:date="2026-01-01T00:00:00Z">
        <w:r>
          <w:delText xml:space="preserve">where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${h\mathopen{}\left(\mathord{\smash[b]{\underset{\raise.3ex\hbox{$\scriptstyle\sim$}}{x}}\vphantom{x}}\right)\mathclose{}}$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does not depend on</w:delText>
        </w:r>
      </w:del>
      <w:del w:id="218" w:author="PR Preview" w:date="2026-01-01T00:00:00Z">
        <w:r>
          <w:delText xml:space="preserve"> </w:delText>
        </w:r>
      </w:del>
      <m:oMath>
        <m:r>
          <m:t>θ</m:t>
        </m:r>
      </m:oMath>
      <w:del w:id="219" w:author="PR Preview" w:date="2026-01-01T00:00:00Z">
        <w:r>
          <w:delText xml:space="preserve">.</w:delText>
        </w:r>
      </w:del>
    </w:p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Theorem 1 (Factorization theorem)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$\operatorname{f}\mathopen{}\left(\mathord{\smash[b]{\underset{\raise.3ex\hbox{$\scriptstyle\sim$}}{x}}\vphantom{x}}; \theta\right)\mathclose{}$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the joint probability mass function of a discrete sample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$\mathord{\smash[b]{\underset{\raise.3ex\hbox{$\scriptstyle\sim$}}{X}}\vphantom{X}}$</w:t>
        </w:r>
      </w:ins>
      <w:ins w:id="229" w:author="PR Preview" w:date="2026-01-01T00:00:00Z">
        <w:r>
          <w:t xml:space="preserve">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 statistic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is</w:t>
        </w:r>
      </w:ins>
      <w:ins w:id="236" w:author="PR Preview" w:date="2026-01-01T00:00:00Z">
        <w:r>
          <w:t xml:space="preserve"> </w:t>
        </w:r>
      </w:ins>
      <w:hyperlink w:anchor="def-sufficient">
        <w:ins w:id="237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</w:t>
        </w:r>
      </w:ins>
      <w:ins w:id="240" w:author="PR Preview" w:date="2026-01-01T00:00:00Z">
        <w:r>
          <w:t xml:space="preserve"> </w:t>
        </w:r>
      </w:ins>
      <m:oMath>
        <m:r>
          <m:t>θ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if and only if there are nonnegative functions</w:t>
        </w:r>
      </w:ins>
      <w:ins w:id="243" w:author="PR Preview" w:date="2026-01-01T00:00:00Z">
        <w:r>
          <w:t xml:space="preserve"> </w:t>
        </w:r>
      </w:ins>
      <m:oMath>
        <m:r>
          <m:t>g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m:oMath>
        <m:r>
          <m:t>h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such that,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for every sample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$\mathord{\smash[b]{\underset{\raise.3ex\hbox{$\scriptstyle\sim$}}{x}}\vphantom{x}}$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 every</w:t>
        </w:r>
      </w:ins>
      <w:ins w:id="255" w:author="PR Preview" w:date="2026-01-01T00:00:00Z">
        <w:r>
          <w:t xml:space="preserve"> </w:t>
        </w:r>
      </w:ins>
      <m:oMath>
        <m:r>
          <m:t>θ</m:t>
        </m:r>
      </m:oMath>
      <w:ins w:id="256" w:author="PR Preview" w:date="2026-01-01T00:00:00Z">
        <w:r>
          <w:t xml:space="preserve">,</w:t>
        </w:r>
      </w:ins>
    </w:p>
    <w:p>
      <w:pPr>
        <w:pStyle w:val="BodyText"/>
      </w:pPr>
      <w:bookmarkStart w:id="17" w:name="eq-factorization"/>
      <w:ins w:id="257" w:author="PR Preview" w:date="2026-01-01T00:00:00Z">
        <w:r>
  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  </w:r>
      </w:ins>
      <w:bookmarkEnd w:id="17"/>
    </w:p>
    <w:p>
      <w:pPr>
        <w:pStyle w:val="FirstParagraph"/>
      </w:pPr>
      <w:ins w:id="258" w:author="PR Preview" w:date="2026-01-01T00:00:00Z">
        <w:r>
          <w:t xml:space="preserve">where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$h\mathopen{}\left(\mathord{\smash[b]{\underset{\raise.3ex\hbox{$\scriptstyle\sim$}}{x}}\vphantom{x}}\right)\mathclose{}$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does not depend on</w:t>
        </w:r>
      </w:ins>
      <w:ins w:id="263" w:author="PR Preview" w:date="2026-01-01T00:00:00Z">
        <w:r>
          <w:t xml:space="preserve"> </w:t>
        </w:r>
      </w:ins>
      <m:oMath>
        <m:r>
          <m:t>θ</m:t>
        </m:r>
      </m:oMath>
      <w:ins w:id="264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del w:id="265" w:author="PR Preview" w:date="2026-01-01T00:00:00Z">
        <w:r>
          <w:rPr>
            <w:i/>
            <w:iCs/>
          </w:rPr>
          <w:delText xml:space="preserve">Proof</w:delText>
        </w:r>
      </w:del>
      <w:del w:id="266" w:author="PR Preview" w:date="2026-01-01T00:00:00Z">
        <w:r>
          <w:delText xml:space="preserve">. </w:delText>
        </w:r>
      </w:del>
      <w:del w:id="267" w:author="PR Preview" w:date="2026-01-01T00:00:00Z">
        <w:r>
          <w:delText xml:space="preserve">Let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$\mathord{\smash[b]{\underset{\raise.3ex\hbox{$\scriptstyle\sim$}}{x}}\vphantom{x}}$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be a value of the</w:delText>
        </w:r>
      </w:del>
      <w:del w:id="272" w:author="PR Preview" w:date="2026-01-01T00:00:00Z">
        <w:r>
          <w:delText xml:space="preserve"> </w:delText>
        </w:r>
      </w:del>
      <w:hyperlink r:id="rId19">
        <w:del w:id="273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$\mathord{\smash[b]{\underset{\raise.3ex\hbox{$\scriptstyle\sim$}}{X}}\vphantom{X}}$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 write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$t \stackrel{\text{def}}{=}{T\mathopen{}\left(\mathord{\smash[b]{\underset{\raise.3ex\hbox{$\scriptstyle\sim$}}{x}}\vphantom{x}}\right)\mathclose{}}$</w:delText>
        </w:r>
      </w:del>
      <w:del w:id="280" w:author="PR Preview" w:date="2026-01-01T00:00:00Z">
        <w:r>
          <w:delText xml:space="preserve">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The event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lies inside the event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${T\mathopen{}\left(\mathord{\smash[b]{\underset{\raise.3ex\hbox{$\scriptstyle\sim$}}{X}}\vphantom{X}}\right)\mathclose{}} = t$</w:delText>
        </w:r>
      </w:del>
      <w:del w:id="289" w:author="PR Preview" w:date="2026-01-01T00:00:00Z">
        <w:r>
          <w:delText xml:space="preserve">.</w:delText>
        </w:r>
      </w:del>
    </w:p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Sufficient implies a factorization.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Define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${g\mathopen{}\left(t ; \theta\right)\mathclose{}} \stackrel{\text{def}}{=}\Pr_{\theta}\mathopen{}\left({T\mathopen{}\left(\mathord{\smash[b]{\underset{\raise.3ex\hbox{$\scriptstyle\sim$}}{X}}\vphantom{X}}\right)\mathclose{}} = t\right)\mathclose{}$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and let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${h\mathopen{}\left(\mathord{\smash[b]{\underset{\raise.3ex\hbox{$\scriptstyle\sim$}}{x}}\vphantom{x}}\right)\mathclose{}}$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be the conditional probability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at any</w:delText>
        </w:r>
      </w:del>
      <w:del w:id="305" w:author="PR Preview" w:date="2026-01-01T00:00:00Z">
        <w:r>
          <w:delText xml:space="preserve"> </w:delText>
        </w:r>
      </w:del>
      <m:oMath>
        <m:r>
          <m:t>θ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with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$\Pr_{\theta}\mathopen{}\left({T\mathopen{}\left(\mathord{\smash[b]{\underset{\raise.3ex\hbox{$\scriptstyle\sim$}}{X}}\vphantom{X}}\right)\mathclose{}} = t\right)\mathclose{} &gt; 0$</w:delText>
        </w:r>
      </w:del>
      <w:del w:id="310" w:author="PR Preview" w:date="2026-01-01T00:00:00Z">
        <w:r>
          <w:delText xml:space="preserve">.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By</w:delText>
        </w:r>
      </w:del>
      <w:del w:id="313" w:author="PR Preview" w:date="2026-01-01T00:00:00Z">
        <w:r>
          <w:delText xml:space="preserve"> </w:delText>
        </w:r>
      </w:del>
      <w:hyperlink w:anchor="eq-sufficient">
        <w:del w:id="314" w:author="PR Preview" w:date="2026-01-01T00:00:00Z">
          <w:r>
            <w:rPr>
              <w:rStyle w:val="Hyperlink"/>
            </w:rPr>
            <w:delText xml:space="preserve">sufficiency</w:delText>
          </w:r>
        </w:del>
      </w:hyperlink>
      <w:del w:id="315" w:author="PR Preview" w:date="2026-01-01T00:00:00Z">
        <w:r>
          <w:delText xml:space="preserve">,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${h\mathopen{}\left(\mathord{\smash[b]{\underset{\raise.3ex\hbox{$\scriptstyle\sim$}}{x}}\vphantom{x}}\right)\mathclose{}}$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does not depend on which such</w:delText>
        </w:r>
      </w:del>
      <w:del w:id="320" w:author="PR Preview" w:date="2026-01-01T00:00:00Z">
        <w:r>
          <w:delText xml:space="preserve"> </w:delText>
        </w:r>
      </w:del>
      <m:oMath>
        <m:r>
          <m:t>θ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we use.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(If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$\Pr_{\theta}\mathopen{}\left({T\mathopen{}\left(\mathord{\smash[b]{\underset{\raise.3ex\hbox{$\scriptstyle\sim$}}{X}}\vphantom{X}}\right)\mathclose{}} = t\right)\mathclose{} = 0$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for every</w:delText>
        </w:r>
      </w:del>
      <w:del w:id="329" w:author="PR Preview" w:date="2026-01-01T00:00:00Z">
        <w:r>
          <w:delText xml:space="preserve"> </w:delText>
        </w:r>
      </w:del>
      <m:oMath>
        <m:r>
          <m:t>θ</m:t>
        </m:r>
      </m:oMath>
      <w:del w:id="330" w:author="PR Preview" w:date="2026-01-01T00:00:00Z">
        <w:r>
          <w:delText xml:space="preserve">, set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${h\mathopen{}\left(\mathord{\smash[b]{\underset{\raise.3ex\hbox{$\scriptstyle\sim$}}{x}}\vphantom{x}}\right)\mathclose{}} \stackrel{\text{def}}{=}0$</w:delText>
        </w:r>
      </w:del>
      <w:del w:id="333" w:author="PR Preview" w:date="2026-01-01T00:00:00Z">
        <w:r>
          <w:delText xml:space="preserve">.)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Both functions are nonnegative, and at a</w:delText>
        </w:r>
      </w:del>
      <w:del w:id="336" w:author="PR Preview" w:date="2026-01-01T00:00:00Z">
        <w:r>
          <w:delText xml:space="preserve"> </w:delText>
        </w:r>
      </w:del>
      <m:oMath>
        <m:r>
          <m:t>θ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with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$\Pr_{\theta}\mathopen{}\left({T\mathopen{}\left(\mathord{\smash[b]{\underset{\raise.3ex\hbox{$\scriptstyle\sim$}}{X}}\vphantom{X}}\right)\mathclose{}} = t\right)\mathclose{} = 0$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both sides of</w:delText>
        </w:r>
      </w:del>
      <w:del w:id="343" w:author="PR Preview" w:date="2026-01-01T00:00:00Z">
        <w:r>
          <w:delText xml:space="preserve"> </w:delText>
        </w:r>
      </w:del>
      <w:hyperlink w:anchor="eq-factorization">
        <w:del w:id="344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are zero, because the event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lies inside the event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${T\mathopen{}\left(\mathord{\smash[b]{\underset{\raise.3ex\hbox{$\scriptstyle\sim$}}{X}}\vphantom{X}}\right)\mathclose{}} = t$</w:delText>
        </w:r>
      </w:del>
      <w:del w:id="353" w:author="PR Preview" w:date="2026-01-01T00:00:00Z">
        <w:r>
          <w:delText xml:space="preserve">.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At every other</w:delText>
        </w:r>
      </w:del>
      <w:del w:id="356" w:author="PR Preview" w:date="2026-01-01T00:00:00Z">
        <w:r>
          <w:delText xml:space="preserve"> </w:delText>
        </w:r>
      </w:del>
      <m:oMath>
        <m:r>
          <m:t>θ</m:t>
        </m:r>
      </m:oMath>
      <w:del w:id="357" w:author="PR Preview" w:date="2026-01-01T00:00:00Z">
        <w:r>
          <w:delText xml:space="preserve">,</w:delText>
        </w:r>
      </w:del>
    </w:p>
    <w:p>
      <w:pPr>
        <w:pStyle w:val="BodyText"/>
      </w:pPr>
      <w:del w:id="358" w:author="PR Preview" w:date="2026-01-01T00:00:00Z">
        <w:r>
          <w:delTex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delText>
        </w:r>
      </w:del>
    </w:p>
    <w:p>
      <w:pPr>
        <w:pStyle w:val="FirstParagraph"/>
      </w:pPr>
      <w:del w:id="359" w:author="PR Preview" w:date="2026-01-01T00:00:00Z">
        <w:r>
          <w:rPr>
            <w:b/>
            <w:bCs/>
          </w:rPr>
          <w:delText xml:space="preserve">A factorization implies sufficient.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Suppose</w:delText>
        </w:r>
      </w:del>
      <w:del w:id="362" w:author="PR Preview" w:date="2026-01-01T00:00:00Z">
        <w:r>
          <w:delText xml:space="preserve"> </w:delText>
        </w:r>
      </w:del>
      <w:hyperlink w:anchor="eq-factorization">
        <w:del w:id="363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holds, and let</w:delText>
        </w:r>
      </w:del>
      <w:del w:id="366" w:author="PR Preview" w:date="2026-01-01T00:00:00Z">
        <w:r>
          <w:delText xml:space="preserve"> </w:delText>
        </w:r>
      </w:del>
      <m:oMath>
        <m:r>
          <m:t>t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be a value with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$\Pr_{\theta}\mathopen{}\left({T\mathopen{}\left(\mathord{\smash[b]{\underset{\raise.3ex\hbox{$\scriptstyle\sim$}}{X}}\vphantom{X}}\right)\mathclose{}} = t\right)\mathclose{} &gt; 0$</w:delText>
        </w:r>
      </w:del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 event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${T\mathopen{}\left(\mathord{\smash[b]{\underset{\raise.3ex\hbox{$\scriptstyle\sim$}}{X}}\vphantom{X}}\right)\mathclose{}} = t$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is the union of the disjoint events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$\mathord{\smash[b]{\underset{\raise.3ex\hbox{$\scriptstyle\sim$}}{X}}\vphantom{X}}= \mathord{\smash[b]{\underset{\raise.3ex\hbox{$\scriptstyle\sim$}}{y}}\vphantom{y}}$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over the samples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$\mathord{\smash[b]{\underset{\raise.3ex\hbox{$\scriptstyle\sim$}}{y}}\vphantom{y}}$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with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${T\mathopen{}\left(\mathord{\smash[b]{\underset{\raise.3ex\hbox{$\scriptstyle\sim$}}{y}}\vphantom{y}}\right)\mathclose{}} = t$</w:delText>
        </w:r>
      </w:del>
      <w:del w:id="388" w:author="PR Preview" w:date="2026-01-01T00:00:00Z">
        <w:r>
          <w:delText xml:space="preserve">, so</w:delText>
        </w:r>
      </w:del>
    </w:p>
    <w:p>
      <w:pPr>
        <w:pStyle w:val="BodyText"/>
      </w:pPr>
      <w:del w:id="389" w:author="PR Preview" w:date="2026-01-01T00:00:00Z">
        <w:r>
          <w:delTex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delText>
        </w:r>
      </w:del>
    </w:p>
    <w:p>
      <w:pPr>
        <w:pStyle w:val="FirstParagraph"/>
      </w:pPr>
      <w:del w:id="390" w:author="PR Preview" w:date="2026-01-01T00:00:00Z">
        <w:r>
          <w:delText xml:space="preserve">This is positive, so</w:delText>
        </w:r>
      </w:del>
      <w:del w:id="39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392" w:author="PR Preview" w:date="2026-01-01T00:00:00Z">
        <w:r>
          <w:delText xml:space="preserve">.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For a sample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$\mathord{\smash[b]{\underset{\raise.3ex\hbox{$\scriptstyle\sim$}}{x}}\vphantom{x}}$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with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${T\mathopen{}\left(\mathord{\smash[b]{\underset{\raise.3ex\hbox{$\scriptstyle\sim$}}{x}}\vphantom{x}}\right)\mathclose{}} = t$</w:delText>
        </w:r>
      </w:del>
      <w:del w:id="401" w:author="PR Preview" w:date="2026-01-01T00:00:00Z">
        <w:r>
          <w:delText xml:space="preserve">,</w:delText>
        </w:r>
      </w:del>
    </w:p>
    <w:p>
      <w:pPr>
        <w:pStyle w:val="BodyText"/>
      </w:pPr>
      <w:del w:id="402" w:author="PR Preview" w:date="2026-01-01T00:00:00Z">
        <w:r>
          <w:delTex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delText>
        </w:r>
      </w:del>
    </w:p>
    <w:p>
      <w:pPr>
        <w:pStyle w:val="FirstParagraph"/>
      </w:pPr>
      <w:del w:id="403" w:author="PR Preview" w:date="2026-01-01T00:00:00Z">
        <w:r>
          <w:delText xml:space="preserve">which does not depend on</w:delText>
        </w:r>
      </w:del>
      <w:del w:id="404" w:author="PR Preview" w:date="2026-01-01T00:00:00Z">
        <w:r>
          <w:delText xml:space="preserve"> </w:delText>
        </w:r>
      </w:del>
      <m:oMath>
        <m:r>
          <m:t>θ</m:t>
        </m:r>
      </m:oMath>
      <w:del w:id="405" w:author="PR Preview" w:date="2026-01-01T00:00:00Z">
        <w:r>
          <w:delText xml:space="preserve">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For a sample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$\mathord{\smash[b]{\underset{\raise.3ex\hbox{$\scriptstyle\sim$}}{x}}\vphantom{x}}$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with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${T\mathopen{}\left(\mathord{\smash[b]{\underset{\raise.3ex\hbox{$\scriptstyle\sim$}}{x}}\vphantom{x}}\right)\mathclose{}} \neq t$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the conditional probability is zero,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which does not depend on</w:delText>
        </w:r>
      </w:del>
      <w:del w:id="418" w:author="PR Preview" w:date="2026-01-01T00:00:00Z">
        <w:r>
          <w:delText xml:space="preserve"> </w:delText>
        </w:r>
      </w:del>
      <m:oMath>
        <m:r>
          <m:t>θ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either.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So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is sufficient.</w:delText>
        </w:r>
      </w:del>
    </w:p>
    <w:p>
      <w:pPr>
        <w:pStyle w:val="BodyText"/>
      </w:pPr>
      <w:ins w:id="427" w:author="PR Preview" w:date="2026-01-01T00:00:00Z">
        <w:r>
          <w:rPr>
            <w:i/>
            <w:iCs/>
          </w:rPr>
          <w:t xml:space="preserve">Proof</w:t>
        </w:r>
      </w:ins>
      <w:ins w:id="428" w:author="PR Preview" w:date="2026-01-01T00:00:00Z">
        <w:r>
          <w:t xml:space="preserve">. </w:t>
        </w:r>
      </w:ins>
      <w:ins w:id="429" w:author="PR Preview" w:date="2026-01-01T00:00:00Z">
        <w:r>
          <w:t xml:space="preserve">Let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$\mathord{\smash[b]{\underset{\raise.3ex\hbox{$\scriptstyle\sim$}}{x}}\vphantom{x}}$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be a value of the</w:t>
        </w:r>
      </w:ins>
      <w:ins w:id="434" w:author="PR Preview" w:date="2026-01-01T00:00:00Z">
        <w:r>
          <w:t xml:space="preserve"> </w:t>
        </w:r>
      </w:ins>
      <w:hyperlink r:id="rId19">
        <w:ins w:id="435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$\mathord{\smash[b]{\underset{\raise.3ex\hbox{$\scriptstyle\sim$}}{X}}\vphantom{X}}$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 write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$t \stackrel{\text{def}}{=}T\mathopen{}\left(\mathord{\smash[b]{\underset{\raise.3ex\hbox{$\scriptstyle\sim$}}{x}}\vphantom{x}}\right)\mathclose{}$</w:t>
        </w:r>
      </w:ins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 event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lies inside the event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451" w:author="PR Preview" w:date="2026-01-01T00:00:00Z">
        <w:r>
          <w:t xml:space="preserve">.</w:t>
        </w:r>
      </w:ins>
    </w:p>
    <w:p>
      <w:pPr>
        <w:pStyle w:val="BodyText"/>
      </w:pPr>
      <w:ins w:id="452" w:author="PR Preview" w:date="2026-01-01T00:00:00Z">
        <w:r>
          <w:rPr>
            <w:b/>
            <w:bCs/>
          </w:rPr>
          <w:t xml:space="preserve">Sufficient implies a factorization.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Define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 let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$h\mathopen{}\left(\mathord{\smash[b]{\underset{\raise.3ex\hbox{$\scriptstyle\sim$}}{x}}\vphantom{x}}\right)\mathclose{}$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be the conditional probability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at any</w:t>
        </w:r>
      </w:ins>
      <w:ins w:id="467" w:author="PR Preview" w:date="2026-01-01T00:00:00Z">
        <w:r>
          <w:t xml:space="preserve"> </w:t>
        </w:r>
      </w:ins>
      <m:oMath>
        <m:r>
          <m:t>θ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with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$\Pr_{\theta}\mathopen{}\left(T\mathopen{}\left(\mathord{\smash[b]{\underset{\raise.3ex\hbox{$\scriptstyle\sim$}}{X}}\vphantom{X}}\right)\mathclose{} = t\right)\mathclose{} &gt; 0$</w:t>
        </w:r>
      </w:ins>
      <w:ins w:id="472" w:author="PR Preview" w:date="2026-01-01T00:00:00Z">
        <w:r>
          <w:t xml:space="preserve">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By</w:t>
        </w:r>
      </w:ins>
      <w:ins w:id="475" w:author="PR Preview" w:date="2026-01-01T00:00:00Z">
        <w:r>
          <w:t xml:space="preserve"> </w:t>
        </w:r>
      </w:ins>
      <w:hyperlink w:anchor="eq-sufficient">
        <w:ins w:id="476" w:author="PR Preview" w:date="2026-01-01T00:00:00Z">
          <w:r>
            <w:rPr>
              <w:rStyle w:val="Hyperlink"/>
            </w:rPr>
            <w:t xml:space="preserve">sufficiency</w:t>
          </w:r>
        </w:ins>
      </w:hyperlink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$h\mathopen{}\left(\mathord{\smash[b]{\underset{\raise.3ex\hbox{$\scriptstyle\sim$}}{x}}\vphantom{x}}\right)\mathclose{}$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does not depend on which such</w:t>
        </w:r>
      </w:ins>
      <w:ins w:id="482" w:author="PR Preview" w:date="2026-01-01T00:00:00Z">
        <w:r>
          <w:t xml:space="preserve"> </w:t>
        </w:r>
      </w:ins>
      <m:oMath>
        <m:r>
          <m:t>θ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we use.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(If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$\Pr_{\theta}\mathopen{}\left(T\mathopen{}\left(\mathord{\smash[b]{\underset{\raise.3ex\hbox{$\scriptstyle\sim$}}{X}}\vphantom{X}}\right)\mathclose{} = t\right)\mathclose{} = 0$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for every</w:t>
        </w:r>
      </w:ins>
      <w:ins w:id="491" w:author="PR Preview" w:date="2026-01-01T00:00:00Z">
        <w:r>
          <w:t xml:space="preserve"> </w:t>
        </w:r>
      </w:ins>
      <m:oMath>
        <m:r>
          <m:t>θ</m:t>
        </m:r>
      </m:oMath>
      <w:ins w:id="492" w:author="PR Preview" w:date="2026-01-01T00:00:00Z">
        <w:r>
          <w:t xml:space="preserve">, set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$h\mathopen{}\left(\mathord{\smash[b]{\underset{\raise.3ex\hbox{$\scriptstyle\sim$}}{x}}\vphantom{x}}\right)\mathclose{} \stackrel{\text{def}}{=}0$</w:t>
        </w:r>
      </w:ins>
      <w:ins w:id="495" w:author="PR Preview" w:date="2026-01-01T00:00:00Z">
        <w:r>
          <w:t xml:space="preserve">.)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Both functions are nonnegative, and at a</w:t>
        </w:r>
      </w:ins>
      <w:ins w:id="498" w:author="PR Preview" w:date="2026-01-01T00:00:00Z">
        <w:r>
          <w:t xml:space="preserve"> </w:t>
        </w:r>
      </w:ins>
      <m:oMath>
        <m:r>
          <m:t>θ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with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$\Pr_{\theta}\mathopen{}\left(T\mathopen{}\left(\mathord{\smash[b]{\underset{\raise.3ex\hbox{$\scriptstyle\sim$}}{X}}\vphantom{X}}\right)\mathclose{} = t\right)\mathclose{} = 0$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both sides of</w:t>
        </w:r>
      </w:ins>
      <w:ins w:id="505" w:author="PR Preview" w:date="2026-01-01T00:00:00Z">
        <w:r>
          <w:t xml:space="preserve"> </w:t>
        </w:r>
      </w:ins>
      <w:hyperlink w:anchor="eq-factorization">
        <w:ins w:id="506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are zero, because the event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lies inside the event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515" w:author="PR Preview" w:date="2026-01-01T00:00:00Z">
        <w:r>
          <w:t xml:space="preserve">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At every other</w:t>
        </w:r>
      </w:ins>
      <w:ins w:id="518" w:author="PR Preview" w:date="2026-01-01T00:00:00Z">
        <w:r>
          <w:t xml:space="preserve"> </w:t>
        </w:r>
      </w:ins>
      <m:oMath>
        <m:r>
          <m:t>θ</m:t>
        </m:r>
      </m:oMath>
      <w:ins w:id="519" w:author="PR Preview" w:date="2026-01-01T00:00:00Z">
        <w:r>
          <w:t xml:space="preserve">,</w:t>
        </w:r>
      </w:ins>
    </w:p>
    <w:p>
      <w:pPr>
        <w:pStyle w:val="BodyText"/>
      </w:pPr>
      <w:ins w:id="520" w:author="PR Preview" w:date="2026-01-01T00:00:00Z">
        <w:r>
  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  </w:r>
      </w:ins>
    </w:p>
    <w:p>
      <w:pPr>
        <w:pStyle w:val="FirstParagraph"/>
      </w:pPr>
      <w:ins w:id="521" w:author="PR Preview" w:date="2026-01-01T00:00:00Z">
        <w:r>
          <w:rPr>
            <w:b/>
            <w:bCs/>
          </w:rPr>
          <w:t xml:space="preserve">A factorization implies sufficient.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Suppose</w:t>
        </w:r>
      </w:ins>
      <w:ins w:id="524" w:author="PR Preview" w:date="2026-01-01T00:00:00Z">
        <w:r>
          <w:t xml:space="preserve"> </w:t>
        </w:r>
      </w:ins>
      <w:hyperlink w:anchor="eq-factorization">
        <w:ins w:id="525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holds, and let</w:t>
        </w:r>
      </w:ins>
      <w:ins w:id="528" w:author="PR Preview" w:date="2026-01-01T00:00:00Z">
        <w:r>
          <w:t xml:space="preserve"> </w:t>
        </w:r>
      </w:ins>
      <m:oMath>
        <m:r>
          <m:t>t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be a value with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$\Pr_{\theta}\mathopen{}\left(T\mathopen{}\left(\mathord{\smash[b]{\underset{\raise.3ex\hbox{$\scriptstyle\sim$}}{X}}\vphantom{X}}\right)\mathclose{} = t\right)\mathclose{} &gt; 0$</w:t>
        </w:r>
      </w:ins>
      <w:ins w:id="533" w:author="PR Preview" w:date="2026-01-01T00:00:00Z">
        <w:r>
          <w:t xml:space="preserve">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The event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 the union of the disjoint events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$\mathord{\smash[b]{\underset{\raise.3ex\hbox{$\scriptstyle\sim$}}{X}}\vphantom{X}}= \mathord{\smash[b]{\underset{\raise.3ex\hbox{$\scriptstyle\sim$}}{y}}\vphantom{y}}$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over the samples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$\mathord{\smash[b]{\underset{\raise.3ex\hbox{$\scriptstyle\sim$}}{y}}\vphantom{y}}$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with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$T\mathopen{}\left(\mathord{\smash[b]{\underset{\raise.3ex\hbox{$\scriptstyle\sim$}}{y}}\vphantom{y}}\right)\mathclose{} = t$</w:t>
        </w:r>
      </w:ins>
      <w:ins w:id="550" w:author="PR Preview" w:date="2026-01-01T00:00:00Z">
        <w:r>
          <w:t xml:space="preserve">, so</w:t>
        </w:r>
      </w:ins>
    </w:p>
    <w:p>
      <w:pPr>
        <w:pStyle w:val="BodyText"/>
      </w:pPr>
      <w:ins w:id="551" w:author="PR Preview" w:date="2026-01-01T00:00:00Z">
        <w:r>
  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  </w:r>
      </w:ins>
    </w:p>
    <w:p>
      <w:pPr>
        <w:pStyle w:val="FirstParagraph"/>
      </w:pPr>
      <w:ins w:id="552" w:author="PR Preview" w:date="2026-01-01T00:00:00Z">
        <w:r>
          <w:t xml:space="preserve">This is positive, so</w:t>
        </w:r>
      </w:ins>
      <w:ins w:id="55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554" w:author="PR Preview" w:date="2026-01-01T00:00:00Z">
        <w:r>
          <w:t xml:space="preserve">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For a sample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$\mathord{\smash[b]{\underset{\raise.3ex\hbox{$\scriptstyle\sim$}}{x}}\vphantom{x}}$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563" w:author="PR Preview" w:date="2026-01-01T00:00:00Z">
        <w:r>
          <w:t xml:space="preserve">,</w:t>
        </w:r>
      </w:ins>
    </w:p>
    <w:p>
      <w:pPr>
        <w:pStyle w:val="BodyText"/>
      </w:pPr>
      <w:ins w:id="564" w:author="PR Preview" w:date="2026-01-01T00:00:00Z">
        <w:r>
  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  </w:r>
      </w:ins>
    </w:p>
    <w:p>
      <w:pPr>
        <w:pStyle w:val="FirstParagraph"/>
      </w:pPr>
      <w:ins w:id="565" w:author="PR Preview" w:date="2026-01-01T00:00:00Z">
        <w:r>
          <w:t xml:space="preserve">which does not depend on</w:t>
        </w:r>
      </w:ins>
      <w:ins w:id="566" w:author="PR Preview" w:date="2026-01-01T00:00:00Z">
        <w:r>
          <w:t xml:space="preserve"> </w:t>
        </w:r>
      </w:ins>
      <m:oMath>
        <m:r>
          <m:t>θ</m:t>
        </m:r>
      </m:oMath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For a sample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$\mathord{\smash[b]{\underset{\raise.3ex\hbox{$\scriptstyle\sim$}}{x}}\vphantom{x}}$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with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$T\mathopen{}\left(\mathord{\smash[b]{\underset{\raise.3ex\hbox{$\scriptstyle\sim$}}{x}}\vphantom{x}}\right)\mathclose{} \neq t$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the conditional probability is zero,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which does not depend on</w:t>
        </w:r>
      </w:ins>
      <w:ins w:id="580" w:author="PR Preview" w:date="2026-01-01T00:00:00Z">
        <w:r>
          <w:t xml:space="preserve"> </w:t>
        </w:r>
      </w:ins>
      <m:oMath>
        <m:r>
          <m:t>θ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either.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So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is sufficient.</w:t>
        </w:r>
      </w:ins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del w:id="589" w:author="PR Preview" w:date="2026-01-01T00:00:00Z">
        <w:r>
          <w:delText xml:space="preserve">This has the form of</w:delText>
        </w:r>
      </w:del>
      <w:del w:id="590" w:author="PR Preview" w:date="2026-01-01T00:00:00Z">
        <w:r>
          <w:delText xml:space="preserve"> </w:delText>
        </w:r>
      </w:del>
      <w:hyperlink w:anchor="eq-factorization">
        <w:del w:id="591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with</w:delText>
        </w:r>
      </w:del>
      <w:del w:id="59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and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${h\mathopen{}\left(\mathord{\smash[b]{\underset{\raise.3ex\hbox{$\scriptstyle\sim$}}{x}}\vphantom{x}}\right)\mathclose{}} = \prod_{i=1}^n 1 / x_i!$</w:delText>
        </w:r>
      </w:del>
      <w:del w:id="599" w:author="PR Preview" w:date="2026-01-01T00:00:00Z">
        <w:r>
          <w:delText xml:space="preserve">,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where</w:delText>
        </w:r>
      </w:del>
      <w:del w:id="60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603" w:author="PR Preview" w:date="2026-01-01T00:00:00Z">
        <w:r>
          <w:delText xml:space="preserve">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So the sum</w:delText>
        </w:r>
      </w:del>
      <w:del w:id="606" w:author="PR Preview" w:date="2026-01-01T00:00:00Z">
        <w:r>
          <w:delText xml:space="preserve"> </w:delText>
        </w:r>
      </w:del>
      <m:oMath>
        <m:r>
          <m:t>S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is</w:delText>
        </w:r>
      </w:del>
      <w:del w:id="609" w:author="PR Preview" w:date="2026-01-01T00:00:00Z">
        <w:r>
          <w:delText xml:space="preserve"> </w:delText>
        </w:r>
      </w:del>
      <w:hyperlink w:anchor="def-sufficient">
        <w:del w:id="610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for</w:delText>
        </w:r>
      </w:del>
      <w:del w:id="613" w:author="PR Preview" w:date="2026-01-01T00:00:00Z">
        <w:r>
          <w:delText xml:space="preserve"> </w:delText>
        </w:r>
      </w:del>
      <m:oMath>
        <m:r>
          <m:t>λ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by</w:delText>
        </w:r>
      </w:del>
      <w:del w:id="616" w:author="PR Preview" w:date="2026-01-01T00:00:00Z">
        <w:r>
          <w:delText xml:space="preserve"> </w:delText>
        </w:r>
      </w:del>
      <w:hyperlink w:anchor="thm-factorization">
        <w:del w:id="61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18" w:author="PR Preview" w:date="2026-01-01T00:00:00Z">
        <w:r>
          <w:delText xml:space="preserve">.</w:delText>
        </w:r>
      </w:del>
    </w:p>
    <w:p>
      <w:pPr>
        <w:pStyle w:val="FirstParagraph"/>
      </w:pPr>
      <w:ins w:id="619" w:author="PR Preview" w:date="2026-01-01T00:00:00Z">
        <w:r>
          <w:t xml:space="preserve">This has the form of</w:t>
        </w:r>
      </w:ins>
      <w:ins w:id="620" w:author="PR Preview" w:date="2026-01-01T00:00:00Z">
        <w:r>
          <w:t xml:space="preserve"> </w:t>
        </w:r>
      </w:ins>
      <w:hyperlink w:anchor="eq-factorization">
        <w:ins w:id="621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with</w:t>
        </w:r>
      </w:ins>
      <w:ins w:id="62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and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$h\mathopen{}\left(\mathord{\smash[b]{\underset{\raise.3ex\hbox{$\scriptstyle\sim$}}{x}}\vphantom{x}}\right)\mathclose{} = \prod_{i=1}^n 1 / x_i!$</w:t>
        </w:r>
      </w:ins>
      <w:ins w:id="629" w:author="PR Preview" w:date="2026-01-01T00:00:00Z">
        <w:r>
          <w:t xml:space="preserve">,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where</w:t>
        </w:r>
      </w:ins>
      <w:ins w:id="63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633" w:author="PR Preview" w:date="2026-01-01T00:00:00Z">
        <w:r>
          <w:t xml:space="preserve">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So the sum</w:t>
        </w:r>
      </w:ins>
      <w:ins w:id="636" w:author="PR Preview" w:date="2026-01-01T00:00:00Z">
        <w:r>
          <w:t xml:space="preserve"> </w:t>
        </w:r>
      </w:ins>
      <m:oMath>
        <m:r>
          <m:t>S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is</w:t>
        </w:r>
      </w:ins>
      <w:ins w:id="639" w:author="PR Preview" w:date="2026-01-01T00:00:00Z">
        <w:r>
          <w:t xml:space="preserve"> </w:t>
        </w:r>
      </w:ins>
      <w:hyperlink w:anchor="def-sufficient">
        <w:ins w:id="640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for</w:t>
        </w:r>
      </w:ins>
      <w:ins w:id="643" w:author="PR Preview" w:date="2026-01-01T00:00:00Z">
        <w:r>
          <w:t xml:space="preserve"> </w:t>
        </w:r>
      </w:ins>
      <m:oMath>
        <m:r>
          <m:t>λ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by</w:t>
        </w:r>
      </w:ins>
      <w:ins w:id="646" w:author="PR Preview" w:date="2026-01-01T00:00:00Z">
        <w:r>
          <w:t xml:space="preserve"> </w:t>
        </w:r>
      </w:ins>
      <w:hyperlink w:anchor="thm-factorization">
        <w:ins w:id="64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48" w:author="PR Preview" w:date="2026-01-01T00:00:00Z">
        <w:r>
          <w:t xml:space="preserve">.</w:t>
        </w:r>
      </w:ins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del w:id="649" w:author="PR Preview" w:date="2026-01-01T00:00:00Z">
        <w:r>
          <w:rPr>
            <w:b/>
            <w:bCs/>
          </w:rPr>
          <w:delText xml:space="preserve">Definition 3 (Rao–Blackwellized estimator)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Let</w:delText>
        </w:r>
      </w:del>
      <w:del w:id="65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be an</w:delText>
        </w:r>
      </w:del>
      <w:del w:id="655" w:author="PR Preview" w:date="2026-01-01T00:00:00Z">
        <w:r>
          <w:delText xml:space="preserve"> </w:delText>
        </w:r>
      </w:del>
      <w:hyperlink r:id="rId10">
        <w:del w:id="65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of</w:delText>
        </w:r>
      </w:del>
      <w:del w:id="659" w:author="PR Preview" w:date="2026-01-01T00:00:00Z">
        <w:r>
          <w:delText xml:space="preserve"> </w:delText>
        </w:r>
      </w:del>
      <m:oMath>
        <m:r>
          <m:t>θ</m:t>
        </m:r>
      </m:oMath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and let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be a</w:delText>
        </w:r>
      </w:del>
      <w:del w:id="667" w:author="PR Preview" w:date="2026-01-01T00:00:00Z">
        <w:r>
          <w:delText xml:space="preserve"> </w:delText>
        </w:r>
      </w:del>
      <w:hyperlink w:anchor="def-sufficient">
        <w:del w:id="668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statistic for</w:delText>
        </w:r>
      </w:del>
      <w:del w:id="671" w:author="PR Preview" w:date="2026-01-01T00:00:00Z">
        <w:r>
          <w:delText xml:space="preserve"> </w:delText>
        </w:r>
      </w:del>
      <m:oMath>
        <m:r>
          <m:t>θ</m:t>
        </m:r>
      </m:oMath>
      <w:del w:id="672" w:author="PR Preview" w:date="2026-01-01T00:00:00Z">
        <w:r>
          <w:delText xml:space="preserve">.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The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rPr>
            <w:b/>
            <w:bCs/>
          </w:rPr>
          <w:delText xml:space="preserve">Rao–Blackwellized estimator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is the conditional expectation of</w:delText>
        </w:r>
      </w:del>
      <w:del w:id="6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given the statistic:</w:delText>
        </w:r>
      </w:del>
    </w:p>
    <w:p>
      <w:pPr>
        <w:pStyle w:val="BodyText"/>
      </w:pPr>
      <w:bookmarkStart w:id="23" w:name="eq-rao-blackwellized"/>
      <w:del w:id="682" w:author="PR Preview" w:date="2026-01-01T00:00:00Z">
        <w:r>
          <w:delTex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delText>
        </w:r>
      </w:del>
      <w:bookmarkEnd w:id="23"/>
    </w:p>
    <w:p>
      <w:pPr>
        <w:pStyle w:val="FirstParagraph"/>
      </w:pPr>
      <w:del w:id="683" w:author="PR Preview" w:date="2026-01-01T00:00:00Z">
        <w:r>
          <w:rPr>
            <w:b/>
            <w:bCs/>
          </w:rPr>
          <w:delText xml:space="preserve">Lemma 1 (The Rao–Blackwellized estimator is a statistic)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Let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be a</w:delText>
        </w:r>
      </w:del>
      <w:del w:id="690" w:author="PR Preview" w:date="2026-01-01T00:00:00Z">
        <w:r>
          <w:delText xml:space="preserve"> </w:delText>
        </w:r>
      </w:del>
      <w:hyperlink w:anchor="def-sufficient">
        <w:del w:id="691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statistic for</w:delText>
        </w:r>
      </w:del>
      <w:del w:id="694" w:author="PR Preview" w:date="2026-01-01T00:00:00Z">
        <w:r>
          <w:delText xml:space="preserve"> </w:delText>
        </w:r>
      </w:del>
      <m:oMath>
        <m:r>
          <m:t>θ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</w:delText>
        </w:r>
      </w:del>
      <w:del w:id="6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an estimator of</w:delText>
        </w:r>
      </w:del>
      <w:del w:id="700" w:author="PR Preview" w:date="2026-01-01T00:00:00Z">
        <w:r>
          <w:delText xml:space="preserve"> </w:delText>
        </w:r>
      </w:del>
      <m:oMath>
        <m:r>
          <m:t>θ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with finite expectation.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Then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${{\operatorname{E}\mathopen{}\left[\hat{\theta} \mid{T\mathopen{}\left(\mathord{\smash[b]{\underset{\raise.3ex\hbox{$\scriptstyle\sim$}}{X}}\vphantom{X}}\right)\mathclose{}}\right]\mathclose{}}}$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does not depend on</w:delText>
        </w:r>
      </w:del>
      <w:del w:id="709" w:author="PR Preview" w:date="2026-01-01T00:00:00Z">
        <w:r>
          <w:delText xml:space="preserve"> </w:delText>
        </w:r>
      </w:del>
      <m:oMath>
        <m:r>
          <m:t>θ</m:t>
        </m:r>
      </m:oMath>
      <w:del w:id="710" w:author="PR Preview" w:date="2026-01-01T00:00:00Z">
        <w:r>
          <w:delText xml:space="preserve">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so it is a</w:delText>
        </w:r>
      </w:del>
      <w:del w:id="713" w:author="PR Preview" w:date="2026-01-01T00:00:00Z">
        <w:r>
          <w:delText xml:space="preserve"> </w:delText>
        </w:r>
      </w:del>
      <w:hyperlink w:anchor="def-statistic">
        <w:del w:id="714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and an estimator.</w:delText>
        </w:r>
      </w:del>
    </w:p>
    <w:p>
      <w:pPr>
        <w:pStyle w:val="BodyText"/>
      </w:pPr>
      <w:del w:id="717" w:author="PR Preview" w:date="2026-01-01T00:00:00Z">
        <w:r>
          <w:rPr>
            <w:i/>
            <w:iCs/>
          </w:rPr>
          <w:delText xml:space="preserve">Proof</w:delText>
        </w:r>
      </w:del>
      <w:del w:id="718" w:author="PR Preview" w:date="2026-01-01T00:00:00Z">
        <w:r>
          <w:delText xml:space="preserve">. </w:delText>
        </w:r>
      </w:del>
      <w:del w:id="719" w:author="PR Preview" w:date="2026-01-01T00:00:00Z">
        <w:r>
          <w:delText xml:space="preserve">Take a</w:delText>
        </w:r>
      </w:del>
      <w:del w:id="720" w:author="PR Preview" w:date="2026-01-01T00:00:00Z">
        <w:r>
          <w:delText xml:space="preserve"> </w:delText>
        </w:r>
      </w:del>
      <w:hyperlink r:id="rId26">
        <w:del w:id="721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722" w:author="PR Preview" w:date="2026-01-01T00:00:00Z">
        <w:r>
          <w:delText xml:space="preserve"> </w:delText>
        </w:r>
      </w:del>
      <w:hyperlink r:id="rId19">
        <w:del w:id="723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724" w:author="PR Preview" w:date="2026-01-01T00:00:00Z">
        <w:r>
          <w:delText xml:space="preserve">, and choose a value</w:delText>
        </w:r>
      </w:del>
      <w:del w:id="725" w:author="PR Preview" w:date="2026-01-01T00:00:00Z">
        <w:r>
          <w:delText xml:space="preserve"> </w:delText>
        </w:r>
      </w:del>
      <m:oMath>
        <m:r>
          <m:t>t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that the</w:delText>
        </w:r>
      </w:del>
      <w:del w:id="728" w:author="PR Preview" w:date="2026-01-01T00:00:00Z">
        <w:r>
          <w:delText xml:space="preserve"> </w:delText>
        </w:r>
      </w:del>
      <w:hyperlink w:anchor="def-statistic">
        <w:del w:id="729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takes with positive</w:delText>
        </w:r>
      </w:del>
      <w:del w:id="734" w:author="PR Preview" w:date="2026-01-01T00:00:00Z">
        <w:r>
          <w:delText xml:space="preserve"> </w:delText>
        </w:r>
      </w:del>
      <w:hyperlink r:id="rId27">
        <w:del w:id="735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736" w:author="PR Preview" w:date="2026-01-01T00:00:00Z">
        <w:r>
          <w:delText xml:space="preserve">.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Write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$\hat{\theta}= \hat{\theta}\mathopen{}\left(\mathord{\smash[b]{\underset{\raise.3ex\hbox{$\scriptstyle\sim$}}{X}}\vphantom{X}}\right)\mathclose{}$</w:delText>
        </w:r>
      </w:del>
      <w:del w:id="741" w:author="PR Preview" w:date="2026-01-01T00:00:00Z">
        <w:r>
          <w:delText xml:space="preserve">.</w:delText>
        </w:r>
      </w:del>
    </w:p>
    <w:p>
      <w:pPr>
        <w:pStyle w:val="BodyText"/>
      </w:pPr>
      <w:del w:id="742" w:author="PR Preview" w:date="2026-01-01T00:00:00Z">
        <w:r>
          <w:delTex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delText>
        </w:r>
      </w:del>
    </w:p>
    <w:p>
      <w:pPr>
        <w:pStyle w:val="FirstParagraph"/>
      </w:pPr>
      <w:ins w:id="743" w:author="PR Preview" w:date="2026-01-01T00:00:00Z">
        <w:r>
          <w:rPr>
            <w:b/>
            <w:bCs/>
          </w:rPr>
          <w:t xml:space="preserve">Definition 3 (Rao–Blackwellized estimator)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Let</w:t>
        </w:r>
      </w:ins>
      <w:ins w:id="7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be an</w:t>
        </w:r>
      </w:ins>
      <w:ins w:id="749" w:author="PR Preview" w:date="2026-01-01T00:00:00Z">
        <w:r>
          <w:t xml:space="preserve"> </w:t>
        </w:r>
      </w:ins>
      <w:hyperlink r:id="rId10">
        <w:ins w:id="75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of</w:t>
        </w:r>
      </w:ins>
      <w:ins w:id="753" w:author="PR Preview" w:date="2026-01-01T00:00:00Z">
        <w:r>
          <w:t xml:space="preserve"> </w:t>
        </w:r>
      </w:ins>
      <m:oMath>
        <m:r>
          <m:t>θ</m:t>
        </m:r>
      </m:oMath>
      <w:ins w:id="754" w:author="PR Preview" w:date="2026-01-01T00:00:00Z">
        <w:r>
          <w:t xml:space="preserve">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 let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be a</w:t>
        </w:r>
      </w:ins>
      <w:ins w:id="761" w:author="PR Preview" w:date="2026-01-01T00:00:00Z">
        <w:r>
          <w:t xml:space="preserve"> </w:t>
        </w:r>
      </w:ins>
      <w:hyperlink w:anchor="def-sufficient">
        <w:ins w:id="762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statistic for</w:t>
        </w:r>
      </w:ins>
      <w:ins w:id="765" w:author="PR Preview" w:date="2026-01-01T00:00:00Z">
        <w:r>
          <w:t xml:space="preserve"> </w:t>
        </w:r>
      </w:ins>
      <m:oMath>
        <m:r>
          <m:t>θ</m:t>
        </m:r>
      </m:oMath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rPr>
            <w:b/>
            <w:bCs/>
          </w:rPr>
          <w:t xml:space="preserve">Rao–Blackwellized estimator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 the conditional expectation of</w:t>
        </w:r>
      </w:ins>
      <w:ins w:id="7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given the statistic:</w:t>
        </w:r>
      </w:ins>
    </w:p>
    <w:p>
      <w:pPr>
        <w:pStyle w:val="BodyText"/>
      </w:pPr>
      <w:bookmarkStart w:id="23" w:name="eq-rao-blackwellized"/>
      <w:ins w:id="776" w:author="PR Preview" w:date="2026-01-01T00:00:00Z">
        <w:r>
  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  </w:r>
      </w:ins>
      <w:bookmarkEnd w:id="23"/>
    </w:p>
    <w:bookmarkEnd w:id="24"/>
    <w:bookmarkStart w:id="25" w:name="lem-rb-statistic"/>
    <w:p>
      <w:pPr>
        <w:pStyle w:val="FirstParagraph"/>
      </w:pPr>
      <w:ins w:id="777" w:author="PR Preview" w:date="2026-01-01T00:00:00Z">
        <w:r>
          <w:rPr>
            <w:b/>
            <w:bCs/>
          </w:rPr>
          <w:t xml:space="preserve">Lemma 1 (The Rao–Blackwellized estimator is a statistic)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Let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be a</w:t>
        </w:r>
      </w:ins>
      <w:ins w:id="784" w:author="PR Preview" w:date="2026-01-01T00:00:00Z">
        <w:r>
          <w:t xml:space="preserve"> </w:t>
        </w:r>
      </w:ins>
      <w:hyperlink w:anchor="def-sufficient">
        <w:ins w:id="785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statistic for</w:t>
        </w:r>
      </w:ins>
      <w:ins w:id="788" w:author="PR Preview" w:date="2026-01-01T00:00:00Z">
        <w:r>
          <w:t xml:space="preserve"> </w:t>
        </w:r>
      </w:ins>
      <m:oMath>
        <m:r>
          <m:t>θ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and</w:t>
        </w:r>
      </w:ins>
      <w:ins w:id="7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an estimator of</w:t>
        </w:r>
      </w:ins>
      <w:ins w:id="794" w:author="PR Preview" w:date="2026-01-01T00:00:00Z">
        <w:r>
          <w:t xml:space="preserve"> </w:t>
        </w:r>
      </w:ins>
      <m:oMath>
        <m:r>
          <m:t>θ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with finite expectation.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Then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does not depend on</w:t>
        </w:r>
      </w:ins>
      <w:ins w:id="803" w:author="PR Preview" w:date="2026-01-01T00:00:00Z">
        <w:r>
          <w:t xml:space="preserve"> </w:t>
        </w:r>
      </w:ins>
      <m:oMath>
        <m:r>
          <m:t>θ</m:t>
        </m:r>
      </m:oMath>
      <w:ins w:id="804" w:author="PR Preview" w:date="2026-01-01T00:00:00Z">
        <w:r>
          <w:t xml:space="preserve">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so it is a</w:t>
        </w:r>
      </w:ins>
      <w:ins w:id="807" w:author="PR Preview" w:date="2026-01-01T00:00:00Z">
        <w:r>
          <w:t xml:space="preserve"> </w:t>
        </w:r>
      </w:ins>
      <w:hyperlink w:anchor="def-statistic">
        <w:ins w:id="808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 an estimator.</w:t>
        </w:r>
      </w:ins>
    </w:p>
    <w:bookmarkEnd w:id="25"/>
    <w:p>
      <w:pPr>
        <w:pStyle w:val="BodyText"/>
      </w:pPr>
      <w:ins w:id="811" w:author="PR Preview" w:date="2026-01-01T00:00:00Z">
        <w:r>
          <w:rPr>
            <w:i/>
            <w:iCs/>
          </w:rPr>
          <w:t xml:space="preserve">Proof</w:t>
        </w:r>
      </w:ins>
      <w:ins w:id="812" w:author="PR Preview" w:date="2026-01-01T00:00:00Z">
        <w:r>
          <w:t xml:space="preserve">. </w:t>
        </w:r>
      </w:ins>
      <w:ins w:id="813" w:author="PR Preview" w:date="2026-01-01T00:00:00Z">
        <w:r>
          <w:t xml:space="preserve">Take a</w:t>
        </w:r>
      </w:ins>
      <w:ins w:id="814" w:author="PR Preview" w:date="2026-01-01T00:00:00Z">
        <w:r>
          <w:t xml:space="preserve"> </w:t>
        </w:r>
      </w:ins>
      <w:hyperlink r:id="rId26">
        <w:ins w:id="815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816" w:author="PR Preview" w:date="2026-01-01T00:00:00Z">
        <w:r>
          <w:t xml:space="preserve"> </w:t>
        </w:r>
      </w:ins>
      <w:hyperlink r:id="rId19">
        <w:ins w:id="817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818" w:author="PR Preview" w:date="2026-01-01T00:00:00Z">
        <w:r>
          <w:t xml:space="preserve">, and choose a value</w:t>
        </w:r>
      </w:ins>
      <w:ins w:id="819" w:author="PR Preview" w:date="2026-01-01T00:00:00Z">
        <w:r>
          <w:t xml:space="preserve"> </w:t>
        </w:r>
      </w:ins>
      <m:oMath>
        <m:r>
          <m:t>t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that the</w:t>
        </w:r>
      </w:ins>
      <w:ins w:id="822" w:author="PR Preview" w:date="2026-01-01T00:00:00Z">
        <w:r>
          <w:t xml:space="preserve"> </w:t>
        </w:r>
      </w:ins>
      <w:hyperlink w:anchor="def-statistic">
        <w:ins w:id="823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takes with positive</w:t>
        </w:r>
      </w:ins>
      <w:ins w:id="828" w:author="PR Preview" w:date="2026-01-01T00:00:00Z">
        <w:r>
          <w:t xml:space="preserve"> </w:t>
        </w:r>
      </w:ins>
      <w:hyperlink r:id="rId27">
        <w:ins w:id="829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30" w:author="PR Preview" w:date="2026-01-01T00:00:00Z">
        <w:r>
          <w:t xml:space="preserve">.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Write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$\hat{\theta}= \hat{\theta}\mathopen{}\left(\mathord{\smash[b]{\underset{\raise.3ex\hbox{$\scriptstyle\sim$}}{X}}\vphantom{X}}\right)\mathclose{}$</w:t>
        </w:r>
      </w:ins>
      <w:ins w:id="835" w:author="PR Preview" w:date="2026-01-01T00:00:00Z">
        <w:r>
          <w:t xml:space="preserve">.</w:t>
        </w:r>
      </w:ins>
    </w:p>
    <w:p>
      <w:pPr>
        <w:pStyle w:val="BodyText"/>
      </w:pPr>
      <w:ins w:id="836" w:author="PR Preview" w:date="2026-01-01T00:00:00Z">
        <w:r>
  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  </w:r>
      </w:ins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Theorem 2 (Rao–Blackwellizing preserves unbiasedness)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If</w:delText>
        </w:r>
      </w:del>
      <w:del w:id="8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is an</w:delText>
        </w:r>
      </w:del>
      <w:del w:id="843" w:author="PR Preview" w:date="2026-01-01T00:00:00Z">
        <w:r>
          <w:delText xml:space="preserve"> </w:delText>
        </w:r>
      </w:del>
      <w:hyperlink r:id="rId28">
        <w:del w:id="84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estimator of</w:delText>
        </w:r>
      </w:del>
      <w:del w:id="847" w:author="PR Preview" w:date="2026-01-01T00:00:00Z">
        <w:r>
          <w:delText xml:space="preserve"> </w:delText>
        </w:r>
      </w:del>
      <m:oMath>
        <m:r>
          <m:t>θ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and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is a</w:delText>
        </w:r>
      </w:del>
      <w:del w:id="854" w:author="PR Preview" w:date="2026-01-01T00:00:00Z">
        <w:r>
          <w:delText xml:space="preserve"> </w:delText>
        </w:r>
      </w:del>
      <w:hyperlink w:anchor="def-sufficient">
        <w:del w:id="855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statistic for</w:delText>
        </w:r>
      </w:del>
      <w:del w:id="858" w:author="PR Preview" w:date="2026-01-01T00:00:00Z">
        <w:r>
          <w:delText xml:space="preserve"> </w:delText>
        </w:r>
      </w:del>
      <m:oMath>
        <m:r>
          <m:t>θ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then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${{\operatorname{E}\mathopen{}\left[\hat{\theta} \mid{T\mathopen{}\left(\mathord{\smash[b]{\underset{\raise.3ex\hbox{$\scriptstyle\sim$}}{X}}\vphantom{X}}\right)\mathclose{}}\right]\mathclose{}}}$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is also unbiased for</w:delText>
        </w:r>
      </w:del>
      <w:del w:id="866" w:author="PR Preview" w:date="2026-01-01T00:00:00Z">
        <w:r>
          <w:delText xml:space="preserve"> </w:delText>
        </w:r>
      </w:del>
      <m:oMath>
        <m:r>
          <m:t>θ</m:t>
        </m:r>
      </m:oMath>
      <w:del w:id="867" w:author="PR Preview" w:date="2026-01-01T00:00:00Z">
        <w:r>
          <w:delText xml:space="preserve">.</w:delText>
        </w:r>
      </w:del>
    </w:p>
    <w:p>
      <w:pPr>
        <w:pStyle w:val="BodyText"/>
      </w:pPr>
      <w:ins w:id="868" w:author="PR Preview" w:date="2026-01-01T00:00:00Z">
        <w:r>
          <w:rPr>
            <w:b/>
            <w:bCs/>
          </w:rPr>
          <w:t xml:space="preserve">Theorem 2 (Rao–Blackwellizing preserves unbiasedness)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If</w:t>
        </w:r>
      </w:ins>
      <w:ins w:id="8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an</w:t>
        </w:r>
      </w:ins>
      <w:ins w:id="874" w:author="PR Preview" w:date="2026-01-01T00:00:00Z">
        <w:r>
          <w:t xml:space="preserve"> </w:t>
        </w:r>
      </w:ins>
      <w:hyperlink r:id="rId28">
        <w:ins w:id="875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estimator of</w:t>
        </w:r>
      </w:ins>
      <w:ins w:id="878" w:author="PR Preview" w:date="2026-01-01T00:00:00Z">
        <w:r>
          <w:t xml:space="preserve"> </w:t>
        </w:r>
      </w:ins>
      <m:oMath>
        <m:r>
          <m:t>θ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 a</w:t>
        </w:r>
      </w:ins>
      <w:ins w:id="885" w:author="PR Preview" w:date="2026-01-01T00:00:00Z">
        <w:r>
          <w:t xml:space="preserve"> </w:t>
        </w:r>
      </w:ins>
      <w:hyperlink w:anchor="def-sufficient">
        <w:ins w:id="886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statistic for</w:t>
        </w:r>
      </w:ins>
      <w:ins w:id="889" w:author="PR Preview" w:date="2026-01-01T00:00:00Z">
        <w:r>
          <w:t xml:space="preserve"> </w:t>
        </w:r>
      </w:ins>
      <m:oMath>
        <m:r>
          <m:t>θ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then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also unbiased for</w:t>
        </w:r>
      </w:ins>
      <w:ins w:id="897" w:author="PR Preview" w:date="2026-01-01T00:00:00Z">
        <w:r>
          <w:t xml:space="preserve"> </w:t>
        </w:r>
      </w:ins>
      <m:oMath>
        <m:r>
          <m:t>θ</m:t>
        </m:r>
      </m:oMath>
      <w:ins w:id="898" w:author="PR Preview" w:date="2026-01-01T00:00:00Z">
        <w:r>
          <w:t xml:space="preserve">.</w:t>
        </w:r>
      </w:ins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del w:id="899" w:author="PR Preview" w:date="2026-01-01T00:00:00Z">
        <w:r>
          <w:delTex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delText>
        </w:r>
      </w:del>
    </w:p>
    <w:p>
      <w:pPr>
        <w:pStyle w:val="FirstParagraph"/>
      </w:pPr>
      <w:del w:id="900" w:author="PR Preview" w:date="2026-01-01T00:00:00Z">
        <w:r>
          <w:rPr>
            <w:b/>
            <w:bCs/>
          </w:rPr>
          <w:delText xml:space="preserve">Theorem 3 (Rao–Blackwell theorem)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Let</w:delText>
        </w:r>
      </w:del>
      <w:del w:id="9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be an</w:delText>
        </w:r>
      </w:del>
      <w:del w:id="906" w:author="PR Preview" w:date="2026-01-01T00:00:00Z">
        <w:r>
          <w:delText xml:space="preserve"> </w:delText>
        </w:r>
      </w:del>
      <w:hyperlink r:id="rId28">
        <w:del w:id="907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estimator of</w:delText>
        </w:r>
      </w:del>
      <w:del w:id="910" w:author="PR Preview" w:date="2026-01-01T00:00:00Z">
        <w:r>
          <w:delText xml:space="preserve"> </w:delText>
        </w:r>
      </w:del>
      <m:oMath>
        <m:r>
          <m:t>θ</m:t>
        </m:r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with finite variance,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and let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be a</w:delText>
        </w:r>
      </w:del>
      <w:del w:id="919" w:author="PR Preview" w:date="2026-01-01T00:00:00Z">
        <w:r>
          <w:delText xml:space="preserve"> </w:delText>
        </w:r>
      </w:del>
      <w:hyperlink w:anchor="def-sufficient">
        <w:del w:id="920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statistic for</w:delText>
        </w:r>
      </w:del>
      <w:del w:id="923" w:author="PR Preview" w:date="2026-01-01T00:00:00Z">
        <w:r>
          <w:delText xml:space="preserve"> </w:delText>
        </w:r>
      </w:del>
      <m:oMath>
        <m:r>
          <m:t>θ</m:t>
        </m:r>
      </m:oMath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Then the</w:delText>
        </w:r>
      </w:del>
      <w:del w:id="927" w:author="PR Preview" w:date="2026-01-01T00:00:00Z">
        <w:r>
          <w:delText xml:space="preserve"> </w:delText>
        </w:r>
      </w:del>
      <w:hyperlink w:anchor="def-rao-blackwellized">
        <w:del w:id="928" w:author="PR Preview" w:date="2026-01-01T00:00:00Z">
          <w:r>
            <w:rPr>
              <w:rStyle w:val="Hyperlink"/>
            </w:rPr>
            <w:delText xml:space="preserve">Rao–Blackwellized estimator</w:delText>
          </w:r>
        </w:del>
      </w:hyperlink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is unbiased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and has variance no larger than that of</w:delText>
        </w:r>
      </w:del>
      <w:del w:id="9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34" w:author="PR Preview" w:date="2026-01-01T00:00:00Z">
        <w:r>
          <w:delText xml:space="preserve">, for every</w:delText>
        </w:r>
      </w:del>
      <w:del w:id="935" w:author="PR Preview" w:date="2026-01-01T00:00:00Z">
        <w:r>
          <w:delText xml:space="preserve"> </w:delText>
        </w:r>
      </w:del>
      <m:oMath>
        <m:r>
          <m:t>θ</m:t>
        </m:r>
      </m:oMath>
      <w:del w:id="936" w:author="PR Preview" w:date="2026-01-01T00:00:00Z">
        <w:r>
          <w:delText xml:space="preserve">:</w:delText>
        </w:r>
      </w:del>
    </w:p>
    <w:p>
      <w:pPr>
        <w:pStyle w:val="BodyText"/>
      </w:pPr>
      <w:bookmarkStart w:id="31" w:name="eq-rao-blackwell"/>
      <w:del w:id="937" w:author="PR Preview" w:date="2026-01-01T00:00:00Z">
        <w:r>
          <w:delTex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delText>
        </w:r>
      </w:del>
      <w:bookmarkEnd w:id="31"/>
    </w:p>
    <w:p>
      <w:pPr>
        <w:pStyle w:val="BodyText"/>
      </w:pPr>
      <w:ins w:id="938" w:author="PR Preview" w:date="2026-01-01T00:00:00Z">
        <w:r>
  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  </w:r>
      </w:ins>
    </w:p>
    <w:bookmarkStart w:id="32" w:name="thm-rao-blackwell"/>
    <w:p>
      <w:pPr>
        <w:pStyle w:val="FirstParagraph"/>
      </w:pPr>
      <w:ins w:id="939" w:author="PR Preview" w:date="2026-01-01T00:00:00Z">
        <w:r>
          <w:rPr>
            <w:b/>
            <w:bCs/>
          </w:rPr>
          <w:t xml:space="preserve">Theorem 3 (Rao–Blackwell theorem)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Let</w:t>
        </w:r>
      </w:ins>
      <w:ins w:id="9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be an</w:t>
        </w:r>
      </w:ins>
      <w:ins w:id="945" w:author="PR Preview" w:date="2026-01-01T00:00:00Z">
        <w:r>
          <w:t xml:space="preserve"> </w:t>
        </w:r>
      </w:ins>
      <w:hyperlink r:id="rId28">
        <w:ins w:id="94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estimator of</w:t>
        </w:r>
      </w:ins>
      <w:ins w:id="949" w:author="PR Preview" w:date="2026-01-01T00:00:00Z">
        <w:r>
          <w:t xml:space="preserve"> </w:t>
        </w:r>
      </w:ins>
      <m:oMath>
        <m:r>
          <m:t>θ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with finite variance,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and let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be a</w:t>
        </w:r>
      </w:ins>
      <w:ins w:id="958" w:author="PR Preview" w:date="2026-01-01T00:00:00Z">
        <w:r>
          <w:t xml:space="preserve"> </w:t>
        </w:r>
      </w:ins>
      <w:hyperlink w:anchor="def-sufficient">
        <w:ins w:id="959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statistic for</w:t>
        </w:r>
      </w:ins>
      <w:ins w:id="962" w:author="PR Preview" w:date="2026-01-01T00:00:00Z">
        <w:r>
          <w:t xml:space="preserve"> </w:t>
        </w:r>
      </w:ins>
      <m:oMath>
        <m:r>
          <m:t>θ</m:t>
        </m:r>
      </m:oMath>
      <w:ins w:id="963" w:author="PR Preview" w:date="2026-01-01T00:00:00Z">
        <w:r>
          <w:t xml:space="preserve">.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Then the</w:t>
        </w:r>
      </w:ins>
      <w:ins w:id="966" w:author="PR Preview" w:date="2026-01-01T00:00:00Z">
        <w:r>
          <w:t xml:space="preserve"> </w:t>
        </w:r>
      </w:ins>
      <w:hyperlink w:anchor="def-rao-blackwellized">
        <w:ins w:id="967" w:author="PR Preview" w:date="2026-01-01T00:00:00Z">
          <w:r>
            <w:rPr>
              <w:rStyle w:val="Hyperlink"/>
            </w:rPr>
            <w:t xml:space="preserve">Rao–Blackwellized estimator</w:t>
          </w:r>
        </w:ins>
      </w:hyperlink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is unbiased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 has variance no larger than that of</w:t>
        </w:r>
      </w:ins>
      <w:ins w:id="9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73" w:author="PR Preview" w:date="2026-01-01T00:00:00Z">
        <w:r>
          <w:t xml:space="preserve">, for every</w:t>
        </w:r>
      </w:ins>
      <w:ins w:id="974" w:author="PR Preview" w:date="2026-01-01T00:00:00Z">
        <w:r>
          <w:t xml:space="preserve"> </w:t>
        </w:r>
      </w:ins>
      <m:oMath>
        <m:r>
          <m:t>θ</m:t>
        </m:r>
      </m:oMath>
      <w:ins w:id="975" w:author="PR Preview" w:date="2026-01-01T00:00:00Z">
        <w:r>
          <w:t xml:space="preserve">:</w:t>
        </w:r>
      </w:ins>
    </w:p>
    <w:p>
      <w:pPr>
        <w:pStyle w:val="BodyText"/>
      </w:pPr>
      <w:bookmarkStart w:id="31" w:name="eq-rao-blackwell"/>
      <w:ins w:id="976" w:author="PR Preview" w:date="2026-01-01T00:00:00Z">
        <w:r>
  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  </w:r>
      </w:ins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del w:id="977" w:author="PR Preview" w:date="2026-01-01T00:00:00Z">
        <w:r>
          <w:delTex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delText>
        </w:r>
      </w:del>
    </w:p>
    <w:p>
      <w:pPr>
        <w:pStyle w:val="BodyText"/>
      </w:pPr>
      <w:ins w:id="978" w:author="PR Preview" w:date="2026-01-01T00:00:00Z">
        <w:r>
  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  </w:r>
      </w:ins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del w:id="979" w:author="PR Preview" w:date="2026-01-01T00:00:00Z">
        <w:r>
          <w:rPr>
            <w:i/>
            <w:iCs/>
          </w:rPr>
          <w:delText xml:space="preserve">Remark 5</w:delText>
        </w:r>
      </w:del>
      <w:del w:id="980" w:author="PR Preview" w:date="2026-01-01T00:00:00Z">
        <w:r>
          <w:delText xml:space="preserve"> (Sufficiency is needed). </w:delText>
        </w:r>
      </w:del>
      <w:del w:id="981" w:author="PR Preview" w:date="2026-01-01T00:00:00Z">
        <w:r>
          <w:delText xml:space="preserve">If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is not sufficient, then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${{\operatorname{E}\mathopen{}\left[\hat{\theta} \mid{T\mathopen{}\left(\mathord{\smash[b]{\underset{\raise.3ex\hbox{$\scriptstyle\sim$}}{X}}\vphantom{X}}\right)\mathclose{}}\right]\mathclose{}}}$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may depend on</w:delText>
        </w:r>
      </w:del>
      <w:del w:id="990" w:author="PR Preview" w:date="2026-01-01T00:00:00Z">
        <w:r>
          <w:delText xml:space="preserve"> </w:delText>
        </w:r>
      </w:del>
      <m:oMath>
        <m:r>
          <m:t>θ</m:t>
        </m:r>
      </m:oMath>
      <w:del w:id="991" w:author="PR Preview" w:date="2026-01-01T00:00:00Z">
        <w:r>
          <w:delText xml:space="preserve">,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in which case it is not an estimator at all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(</w:delText>
        </w:r>
      </w:del>
      <w:del w:id="996" w:author="PR Preview" w:date="2026-01-01T00:00:00Z">
        <w:r>
          <w:delText xml:space="preserve">Casella and Berger [4], Example 7.3.18</w:delText>
        </w:r>
      </w:del>
      <w:del w:id="997" w:author="PR Preview" w:date="2026-01-01T00:00:00Z">
        <w:r>
          <w:delText xml:space="preserve">).</w:delText>
        </w:r>
      </w:del>
    </w:p>
    <w:p>
      <w:pPr>
        <w:pStyle w:val="BodyText"/>
      </w:pPr>
      <w:ins w:id="998" w:author="PR Preview" w:date="2026-01-01T00:00:00Z">
        <w:r>
          <w:rPr>
            <w:i/>
            <w:iCs/>
          </w:rPr>
          <w:t xml:space="preserve">Remark 5</w:t>
        </w:r>
      </w:ins>
      <w:ins w:id="999" w:author="PR Preview" w:date="2026-01-01T00:00:00Z">
        <w:r>
          <w:t xml:space="preserve"> (Sufficiency is needed). </w:t>
        </w:r>
      </w:ins>
      <w:ins w:id="1000" w:author="PR Preview" w:date="2026-01-01T00:00:00Z">
        <w:r>
          <w:t xml:space="preserve">If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is not sufficient, then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may depend on</w:t>
        </w:r>
      </w:ins>
      <w:ins w:id="1009" w:author="PR Preview" w:date="2026-01-01T00:00:00Z">
        <w:r>
          <w:t xml:space="preserve"> </w:t>
        </w:r>
      </w:ins>
      <m:oMath>
        <m:r>
          <m:t>θ</m:t>
        </m:r>
      </m:oMath>
      <w:ins w:id="1010" w:author="PR Preview" w:date="2026-01-01T00:00:00Z">
        <w:r>
          <w:t xml:space="preserve">,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in which case it is not an estimator at all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(</w:t>
        </w:r>
      </w:ins>
      <w:ins w:id="1015" w:author="PR Preview" w:date="2026-01-01T00:00:00Z">
        <w:r>
          <w:t xml:space="preserve">Casella and Berger [4], Example 7.3.18</w:t>
        </w:r>
      </w:ins>
      <w:ins w:id="1016" w:author="PR Preview" w:date="2026-01-01T00:00:00Z">
        <w:r>
          <w:t xml:space="preserve">).</w:t>
        </w:r>
      </w:ins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2026-10-19T17:08:49Z</dcterms:created>
  <dcterms:modified xsi:type="dcterms:W3CDTF">2026-10-19T17:08:49Z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