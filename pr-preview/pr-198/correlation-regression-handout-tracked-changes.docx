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14 (Centered sums of squares and cross-products)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data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centered sums of squares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of the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of the</w:delText>
        </w:r>
      </w:del>
      <w:del w:id="1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and their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rPr>
            <w:b/>
            <w:bCs/>
          </w:rPr>
          <w:delText xml:space="preserve">centered sum of cross-products</w:delText>
        </w:r>
      </w:del>
      <w:del w:id="23" w:author="PR Preview" w:date="2026-01-01T00:00:00Z">
        <w:r>
          <w:delText xml:space="preserve">, are</w:delText>
        </w:r>
      </w:del>
    </w:p>
    <w:p>
      <w:pPr>
        <w:pStyle w:val="FirstParagraph"/>
      </w:pPr>
      <w:ins w:id="24" w:author="PR Preview" w:date="2026-01-01T00:00:00Z">
        <w:r>
          <w:rPr>
            <w:b/>
            <w:bCs/>
          </w:rPr>
          <w:t xml:space="preserve">Definition 14 (Centered sums of squares)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For data</w:t>
        </w:r>
      </w:ins>
      <w:ins w:id="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28" w:author="PR Preview" w:date="2026-01-01T00:00:00Z">
        <w:r>
          <w:t xml:space="preserve">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b/>
            <w:bCs/>
          </w:rPr>
          <w:t xml:space="preserve">centered sums of squares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of the</w:t>
        </w:r>
      </w:ins>
      <w:ins w:id="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and of the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ins w:id="41" w:author="PR Preview" w:date="2026-01-01T00:00:00Z">
        <w:r>
          <w:rPr>
            <w:b/>
            <w:bCs/>
          </w:rPr>
          <w:t xml:space="preserve">Definition 15 (Centered sum of cross-products)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For the data of</w:t>
        </w:r>
      </w:ins>
      <w:ins w:id="44" w:author="PR Preview" w:date="2026-01-01T00:00:00Z">
        <w:r>
          <w:t xml:space="preserve"> </w:t>
        </w:r>
      </w:ins>
      <w:hyperlink w:anchor="def-centered-sums">
        <w:ins w:id="4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rPr>
            <w:b/>
            <w:bCs/>
          </w:rPr>
          <w:t xml:space="preserve">centered sum of cross-products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del w:id="53" w:author="PR Preview" w:date="2026-01-01T00:00:00Z">
        <w:r>
          <w:rPr>
            <w:b/>
            <w:bCs/>
          </w:rPr>
          <w:delText xml:space="preserve">Definition 15 (Covariate vector)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In simple linear regression (</w:delText>
        </w:r>
      </w:del>
      <w:hyperlink w:anchor="def-slr">
        <w:del w:id="5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57" w:author="PR Preview" w:date="2026-01-01T00:00:00Z">
        <w:r>
          <w:delText xml:space="preserve">),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the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rPr>
            <w:b/>
            <w:bCs/>
          </w:rPr>
          <w:delText xml:space="preserve">covariate vector</w:delText>
        </w:r>
      </w:del>
      <w:del w:id="6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of observation</w:delText>
        </w:r>
      </w:del>
      <w:del w:id="65" w:author="PR Preview" w:date="2026-01-01T00:00:00Z">
        <w:r>
          <w:delText xml:space="preserve"> </w:delText>
        </w:r>
      </w:del>
      <m:oMath>
        <m:r>
          <m:t>i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is its covariate value</w:delText>
        </w:r>
      </w:del>
      <w:del w:id="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69" w:author="PR Preview" w:date="2026-01-01T00:00:00Z">
        <w:r>
          <w:delText xml:space="preserve">, preceded by a 1 for the intercept: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0" w:author="PR Preview" w:date="2026-01-01T00:00:00Z">
        <w:r>
          <w:rPr>
            <w:b/>
            <w:bCs/>
          </w:rPr>
          <w:delText xml:space="preserve">Exercise 10 (The conditional mean and the covariate vector)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In simple linear regression (</w:delText>
        </w:r>
      </w:del>
      <w:hyperlink w:anchor="def-slr">
        <w:del w:id="7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74" w:author="PR Preview" w:date="2026-01-01T00:00:00Z">
        <w:r>
          <w:delText xml:space="preserve">),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express the conditional mean</w:delText>
        </w:r>
      </w:del>
      <w:del w:id="7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as a dot product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of the covariate vector</w:delText>
        </w:r>
      </w:del>
      <w:del w:id="8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(</w:delText>
        </w:r>
      </w:del>
      <w:hyperlink w:anchor="def-slr-covariate-vector">
        <w:del w:id="85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86" w:author="PR Preview" w:date="2026-01-01T00:00:00Z">
        <w:r>
          <w:delText xml:space="preserve">)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and the coefficient vector</w:delText>
        </w:r>
      </w:del>
      <w:del w:id="8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(</w:delText>
        </w:r>
      </w:del>
      <w:hyperlink w:anchor="exm-normal-equations-slr">
        <w:del w:id="92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93" w:author="PR Preview" w:date="2026-01-01T00:00:00Z">
        <w:r>
          <w:delText xml:space="preserve">).</w:delText>
        </w:r>
      </w:del>
    </w:p>
    <w:p>
      <w:pPr>
        <w:pStyle w:val="BodyText"/>
      </w:pPr>
      <w:ins w:id="94" w:author="PR Preview" w:date="2026-01-01T00:00:00Z">
        <w:r>
          <w:rPr>
            <w:b/>
            <w:bCs/>
          </w:rPr>
          <w:t xml:space="preserve">Definition 16 (Covariate vector)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In simple linear regression (</w:t>
        </w:r>
      </w:ins>
      <w:hyperlink w:anchor="def-slr">
        <w:ins w:id="9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98" w:author="PR Preview" w:date="2026-01-01T00:00:00Z">
        <w:r>
          <w:t xml:space="preserve">),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the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rPr>
            <w:b/>
            <w:bCs/>
          </w:rPr>
          <w:t xml:space="preserve">covariate vector</w:t>
        </w:r>
      </w:ins>
      <w:ins w:id="10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of observation</w:t>
        </w:r>
      </w:ins>
      <w:ins w:id="106" w:author="PR Preview" w:date="2026-01-01T00:00:00Z">
        <w:r>
          <w:t xml:space="preserve"> </w:t>
        </w:r>
      </w:ins>
      <m:oMath>
        <m:r>
          <m:t>i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 its covariate value</w:t>
        </w:r>
      </w:ins>
      <w:ins w:id="10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10" w:author="PR Preview" w:date="2026-01-01T00:00:00Z">
        <w:r>
          <w:t xml:space="preserve">, preceded by a 1 for the intercept: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ins w:id="111" w:author="PR Preview" w:date="2026-01-01T00:00:00Z">
        <w:r>
          <w:rPr>
            <w:b/>
            <w:bCs/>
          </w:rPr>
          <w:t xml:space="preserve">Exercise 10 (The conditional mean and the covariate vector)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In simple linear regression (</w:t>
        </w:r>
      </w:ins>
      <w:hyperlink w:anchor="def-slr">
        <w:ins w:id="11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15" w:author="PR Preview" w:date="2026-01-01T00:00:00Z">
        <w:r>
          <w:t xml:space="preserve">),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express the conditional mean</w:t>
        </w:r>
      </w:ins>
      <w:ins w:id="11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as a dot product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of the covariate vector</w:t>
        </w:r>
      </w:ins>
      <w:ins w:id="12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(</w:t>
        </w:r>
      </w:ins>
      <w:hyperlink w:anchor="def-slr-covariate-vector">
        <w:ins w:id="126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27" w:author="PR Preview" w:date="2026-01-01T00:00:00Z">
        <w:r>
          <w:t xml:space="preserve">)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and the coefficient vector</w:t>
        </w:r>
      </w:ins>
      <w:ins w:id="1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(</w:t>
        </w:r>
      </w:ins>
      <w:hyperlink w:anchor="exm-normal-equations-slr">
        <w:ins w:id="133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34" w:author="PR Preview" w:date="2026-01-01T00:00:00Z">
        <w:r>
          <w:t xml:space="preserve">).</w:t>
        </w:r>
      </w:ins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del w:id="135" w:author="PR Preview" w:date="2026-01-01T00:00:00Z">
        <w:r>
          <w:rPr>
            <w:b/>
            <w:bCs/>
          </w:rPr>
          <w:delText xml:space="preserve">Lemma 7 (The conditional mean is a dot product)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In simple linear regression (</w:delText>
        </w:r>
      </w:del>
      <w:hyperlink w:anchor="def-slr">
        <w:del w:id="13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39" w:author="PR Preview" w:date="2026-01-01T00:00:00Z">
        <w:r>
          <w:delText xml:space="preserve">),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the conditional mean of observation</w:delText>
        </w:r>
      </w:del>
      <w:del w:id="142" w:author="PR Preview" w:date="2026-01-01T00:00:00Z">
        <w:r>
          <w:delText xml:space="preserve"> </w:delText>
        </w:r>
      </w:del>
      <m:oMath>
        <m:r>
          <m:t>i</m:t>
        </m:r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is the dot product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of its covariate vector (</w:delText>
        </w:r>
      </w:del>
      <w:hyperlink w:anchor="def-slr-covariate-vector">
        <w:del w:id="147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48" w:author="PR Preview" w:date="2026-01-01T00:00:00Z">
        <w:r>
          <w:delText xml:space="preserve">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and the coefficient vector</w:delText>
        </w:r>
      </w:del>
      <w:del w:id="15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(</w:delText>
        </w:r>
      </w:del>
      <w:hyperlink w:anchor="exm-normal-equations-slr">
        <w:del w:id="154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55" w:author="PR Preview" w:date="2026-01-01T00:00:00Z">
        <w:r>
          <w:delText xml:space="preserve">):</w:delText>
        </w:r>
      </w:del>
    </w:p>
    <w:p>
      <w:pPr>
        <w:pStyle w:val="BodyText"/>
      </w:pPr>
      <w:ins w:id="156" w:author="PR Preview" w:date="2026-01-01T00:00:00Z">
        <w:r>
          <w:rPr>
            <w:b/>
            <w:bCs/>
          </w:rPr>
          <w:t xml:space="preserve">Lemma 7 (The conditional mean is a dot product)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In simple linear regression (</w:t>
        </w:r>
      </w:ins>
      <w:hyperlink w:anchor="def-slr">
        <w:ins w:id="15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60" w:author="PR Preview" w:date="2026-01-01T00:00:00Z">
        <w:r>
          <w:t xml:space="preserve">),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 conditional mean of observation</w:t>
        </w:r>
      </w:ins>
      <w:ins w:id="163" w:author="PR Preview" w:date="2026-01-01T00:00:00Z">
        <w:r>
          <w:t xml:space="preserve"> </w:t>
        </w:r>
      </w:ins>
      <m:oMath>
        <m:r>
          <m:t>i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is the dot product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of its covariate vector (</w:t>
        </w:r>
      </w:ins>
      <w:hyperlink w:anchor="def-slr-covariate-vector">
        <w:ins w:id="168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69" w:author="PR Preview" w:date="2026-01-01T00:00:00Z">
        <w:r>
          <w:t xml:space="preserve">)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and the coefficient vector</w:t>
        </w:r>
      </w:ins>
      <w:ins w:id="1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(</w:t>
        </w:r>
      </w:ins>
      <w:hyperlink w:anchor="exm-normal-equations-slr">
        <w:ins w:id="175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7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del w:id="177" w:author="PR Preview" w:date="2026-01-01T00:00:00Z">
        <w:r>
          <w:rPr>
            <w:i/>
            <w:iCs/>
          </w:rPr>
          <w:delText xml:space="preserve">Solution 15</w:delText>
        </w:r>
      </w:del>
      <w:del w:id="178" w:author="PR Preview" w:date="2026-01-01T00:00:00Z">
        <w:r>
          <w:delText xml:space="preserve">. </w:delText>
        </w:r>
      </w:del>
      <w:del w:id="179" w:author="PR Preview" w:date="2026-01-01T00:00:00Z">
        <w:r>
          <w:delText xml:space="preserve">In terms of the centered sums (</w:delText>
        </w:r>
      </w:del>
      <w:hyperlink w:anchor="def-centered-sums">
        <w:del w:id="18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81" w:author="PR Preview" w:date="2026-01-01T00:00:00Z">
        <w:r>
          <w:delText xml:space="preserve">),</w:delText>
        </w:r>
      </w:del>
    </w:p>
    <w:p>
      <w:pPr>
        <w:pStyle w:val="BodyText"/>
      </w:pPr>
      <w:ins w:id="182" w:author="PR Preview" w:date="2026-01-01T00:00:00Z">
        <w:r>
          <w:rPr>
            <w:i/>
            <w:iCs/>
          </w:rPr>
          <w:t xml:space="preserve">Solution 15</w:t>
        </w:r>
      </w:ins>
      <w:ins w:id="183" w:author="PR Preview" w:date="2026-01-01T00:00:00Z">
        <w:r>
          <w:t xml:space="preserve">. </w:t>
        </w:r>
      </w:ins>
      <w:ins w:id="184" w:author="PR Preview" w:date="2026-01-01T00:00:00Z">
        <w:r>
          <w:t xml:space="preserve">In terms of the centered sums (</w:t>
        </w:r>
      </w:ins>
      <w:hyperlink w:anchor="def-centered-sums">
        <w:ins w:id="18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86" w:author="PR Preview" w:date="2026-01-01T00:00:00Z">
        <w:r>
          <w:t xml:space="preserve">,</w:t>
        </w:r>
      </w:ins>
      <w:ins w:id="187" w:author="PR Preview" w:date="2026-01-01T00:00:00Z">
        <w:r>
          <w:t xml:space="preserve"> </w:t>
        </w:r>
      </w:ins>
      <w:hyperlink w:anchor="def-centered-cross-product">
        <w:ins w:id="18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89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del w:id="190" w:author="PR Preview" w:date="2026-01-01T00:00:00Z">
        <w:r>
          <w:rPr>
            <w:b/>
            <w:bCs/>
          </w:rPr>
          <w:delText xml:space="preserve">Definition 16 (Total sum of squares)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The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rPr>
            <w:b/>
            <w:bCs/>
          </w:rPr>
          <w:delText xml:space="preserve">total sum of squares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of</w:delText>
        </w:r>
      </w:del>
      <w:del w:id="19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is</w:delText>
        </w:r>
      </w:del>
    </w:p>
    <w:p>
      <w:pPr>
        <w:pStyle w:val="FirstParagraph"/>
      </w:pPr>
      <w:ins w:id="200" w:author="PR Preview" w:date="2026-01-01T00:00:00Z">
        <w:r>
          <w:rPr>
            <w:b/>
            <w:bCs/>
          </w:rPr>
          <w:t xml:space="preserve">Definition 17 (Total sum of squares)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The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rPr>
            <w:b/>
            <w:bCs/>
          </w:rPr>
          <w:t xml:space="preserve">total sum of squares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of</w:t>
        </w:r>
      </w:ins>
      <w:ins w:id="20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del w:id="210" w:author="PR Preview" w:date="2026-01-01T00:00:00Z">
        <w:r>
          <w:rPr>
            <w:b/>
            <w:bCs/>
          </w:rPr>
          <w:delText xml:space="preserve">Definition 17 (Coefficient of determination)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The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rPr>
            <w:b/>
            <w:bCs/>
          </w:rPr>
          <w:delText xml:space="preserve">coefficient of determination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of a model fitted with parameter estimate</w:delText>
        </w:r>
      </w:del>
      <w:del w:id="21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is one minus the ratio of its</w:delText>
        </w:r>
      </w:del>
      <w:del w:id="220" w:author="PR Preview" w:date="2026-01-01T00:00:00Z">
        <w:r>
          <w:delText xml:space="preserve"> </w:delText>
        </w:r>
      </w:del>
      <w:hyperlink w:anchor="def-rss">
        <w:del w:id="221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at</w:delText>
        </w:r>
      </w:del>
      <w:del w:id="22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to the</w:delText>
        </w:r>
      </w:del>
      <w:del w:id="227" w:author="PR Preview" w:date="2026-01-01T00:00:00Z">
        <w:r>
          <w:delText xml:space="preserve"> </w:delText>
        </w:r>
      </w:del>
      <w:hyperlink w:anchor="def-tss">
        <w:del w:id="228" w:author="PR Preview" w:date="2026-01-01T00:00:00Z">
          <w:r>
            <w:rPr>
              <w:rStyle w:val="Hyperlink"/>
            </w:rPr>
            <w:delText xml:space="preserve">total sum of squares</w:delText>
          </w:r>
        </w:del>
      </w:hyperlink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of its outcomes:</w:delText>
        </w:r>
      </w:del>
    </w:p>
    <w:p>
      <w:pPr>
        <w:pStyle w:val="FirstParagraph"/>
      </w:pPr>
      <w:ins w:id="231" w:author="PR Preview" w:date="2026-01-01T00:00:00Z">
        <w:r>
          <w:rPr>
            <w:b/>
            <w:bCs/>
          </w:rPr>
          <w:t xml:space="preserve">Definition 18 (Coefficient of determination)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The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rPr>
            <w:b/>
            <w:bCs/>
          </w:rPr>
          <w:t xml:space="preserve">coefficient of determination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of a model fitted with parameter estimate</w:t>
        </w:r>
      </w:ins>
      <w:ins w:id="23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is one minus the ratio of its</w:t>
        </w:r>
      </w:ins>
      <w:ins w:id="241" w:author="PR Preview" w:date="2026-01-01T00:00:00Z">
        <w:r>
          <w:t xml:space="preserve"> </w:t>
        </w:r>
      </w:ins>
      <w:hyperlink w:anchor="def-rss">
        <w:ins w:id="242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at</w:t>
        </w:r>
      </w:ins>
      <w:ins w:id="24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to the</w:t>
        </w:r>
      </w:ins>
      <w:ins w:id="248" w:author="PR Preview" w:date="2026-01-01T00:00:00Z">
        <w:r>
          <w:t xml:space="preserve"> </w:t>
        </w:r>
      </w:ins>
      <w:hyperlink w:anchor="def-tss">
        <w:ins w:id="249" w:author="PR Preview" w:date="2026-01-01T00:00:00Z">
          <w:r>
            <w:rPr>
              <w:rStyle w:val="Hyperlink"/>
            </w:rPr>
            <w:t xml:space="preserve">total sum of squares</w:t>
          </w:r>
        </w:ins>
      </w:hyperlink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of its outcomes: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del w:id="252" w:author="PR Preview" w:date="2026-01-01T00:00:00Z">
        <w:r>
          <w:rPr>
            <w:b/>
            <w:bCs/>
          </w:rPr>
          <w:delText xml:space="preserve">Example 10 (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253" w:author="PR Preview" w:date="2026-01-01T00:00:00Z">
        <w:r>
          <w:rPr>
            <w:b/>
            <w:bCs/>
          </w:rPr>
          <w:delText xml:space="preserve"> </w:delText>
        </w:r>
      </w:del>
      <w:del w:id="254" w:author="PR Preview" w:date="2026-01-01T00:00:00Z">
        <w:r>
          <w:rPr>
            <w:b/>
            <w:bCs/>
          </w:rPr>
          <w:delText xml:space="preserve">for the regression of glucose on BMI in HERS)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For the fit in</w:delText>
        </w:r>
      </w:del>
      <w:del w:id="257" w:author="PR Preview" w:date="2026-01-01T00:00:00Z">
        <w:r>
          <w:delText xml:space="preserve"> </w:delText>
        </w:r>
      </w:del>
      <w:hyperlink w:anchor="exm-hers-slr">
        <w:del w:id="258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259" w:author="PR Preview" w:date="2026-01-01T00:00:00Z">
        <w:r>
          <w:delText xml:space="preserve">,</w:delText>
        </w:r>
      </w:del>
      <w:del w:id="260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computed from</w:delText>
        </w:r>
      </w:del>
      <w:del w:id="263" w:author="PR Preview" w:date="2026-01-01T00:00:00Z">
        <w:r>
          <w:delText xml:space="preserve"> </w:delText>
        </w:r>
      </w:del>
      <w:hyperlink w:anchor="def-r-squared">
        <w:del w:id="264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65" w:author="PR Preview" w:date="2026-01-01T00:00:00Z">
        <w:r>
          <w:delText xml:space="preserve">,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the square of the Pearson correlation, and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rPr>
            <w:rStyle w:val="VerbatimChar"/>
          </w:rPr>
          <w:delText xml:space="preserve">lm()</w:delText>
        </w:r>
      </w:del>
      <w:del w:id="270" w:author="PR Preview" w:date="2026-01-01T00:00:00Z">
        <w:r>
          <w:delText xml:space="preserve">’s value agree:</w:delText>
        </w:r>
      </w:del>
    </w:p>
    <w:p>
      <w:pPr>
        <w:pStyle w:val="BodyText"/>
      </w:pPr>
      <w:ins w:id="271" w:author="PR Preview" w:date="2026-01-01T00:00:00Z">
        <w:r>
          <w:rPr>
            <w:b/>
            <w:bCs/>
          </w:rPr>
          <w:t xml:space="preserve">Example 10 (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272" w:author="PR Preview" w:date="2026-01-01T00:00:00Z">
        <w:r>
          <w:rPr>
            <w:b/>
            <w:bCs/>
          </w:rPr>
          <w:t xml:space="preserve"> </w:t>
        </w:r>
      </w:ins>
      <w:ins w:id="273" w:author="PR Preview" w:date="2026-01-01T00:00:00Z">
        <w:r>
          <w:rPr>
            <w:b/>
            <w:bCs/>
          </w:rPr>
          <w:t xml:space="preserve">for the regression of glucose on BMI in HERS)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For the fit in</w:t>
        </w:r>
      </w:ins>
      <w:ins w:id="276" w:author="PR Preview" w:date="2026-01-01T00:00:00Z">
        <w:r>
          <w:t xml:space="preserve"> </w:t>
        </w:r>
      </w:ins>
      <w:hyperlink w:anchor="exm-hers-slr">
        <w:ins w:id="27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78" w:author="PR Preview" w:date="2026-01-01T00:00:00Z">
        <w:r>
          <w:t xml:space="preserve">,</w:t>
        </w:r>
      </w:ins>
      <w:ins w:id="279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computed from</w:t>
        </w:r>
      </w:ins>
      <w:ins w:id="282" w:author="PR Preview" w:date="2026-01-01T00:00:00Z">
        <w:r>
          <w:t xml:space="preserve"> </w:t>
        </w:r>
      </w:ins>
      <w:hyperlink w:anchor="def-r-squared">
        <w:ins w:id="28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84" w:author="PR Preview" w:date="2026-01-01T00:00:00Z">
        <w:r>
          <w:t xml:space="preserve">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the square of the Pearson correlation, and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rPr>
            <w:rStyle w:val="VerbatimChar"/>
          </w:rPr>
          <w:t xml:space="preserve">lm()</w:t>
        </w:r>
      </w:ins>
      <w:ins w:id="289" w:author="PR Preview" w:date="2026-01-01T00:00:00Z">
        <w:r>
          <w:t xml:space="preserve">’s value agree:</w:t>
        </w:r>
      </w:ins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2026-10-15T15:20:25Z</dcterms:created>
  <dcterms:modified xsi:type="dcterms:W3CDTF">2026-10-15T15:20:25Z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