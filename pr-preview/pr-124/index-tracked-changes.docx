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ins w:id="3" w:author="PR Preview" w:date="2026-01-01T00:00:00Z">
        <w:r>
          <w:t xml:space="preserve">Comparable courses</w:t>
        </w:r>
      </w:ins>
    </w:p>
    <w:p>
      <w:pPr>
        <w:pStyle w:val="FirstParagraph"/>
      </w:pPr>
      <w:ins w:id="4" w:author="PR Preview" w:date="2026-01-01T00:00:00Z">
        <w:r>
          <w:t xml:space="preserve">Stanford’s statistics department posts the materials of several courses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that cover the same inference topics at a more mathematical level:</w:t>
        </w:r>
      </w:ins>
    </w:p>
    <w:p>
      <w:pPr>
        <w:pStyle w:val="Compact"/>
        <w:numPr>
          <w:ilvl w:val="0"/>
          <w:numId w:val="1005"/>
        </w:numPr>
      </w:pPr>
      <w:ins w:id="7" w:author="PR Preview" w:date="2026-01-01T00:00:00Z">
        <w:r>
          <w:rPr>
            <w:b/>
            <w:bCs/>
          </w:rPr>
          <w:t xml:space="preserve">STATS 200</w:t>
        </w:r>
      </w:ins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hyperlink r:id="rId27">
        <w:ins w:id="10" w:author="PR Preview" w:date="2026-01-01T00:00:00Z">
          <w:r>
            <w:rPr>
              <w:rStyle w:val="Hyperlink"/>
              <w:i/>
              <w:iCs/>
            </w:rPr>
            <w:t xml:space="preserve">Introduction to Statistical Inference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(Zhou Fan, Autumn 2016): 29 lecture PDFs on testing, maximum likelihood, the bootstrap,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Bayesian analysis and regression, following Rice’s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i/>
            <w:iCs/>
          </w:rPr>
          <w:t xml:space="preserve">Mathematical Statistics and Data Analysis</w:t>
        </w:r>
      </w:ins>
      <w:ins w:id="1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8" w:author="PR Preview" w:date="2026-01-01T00:00:00Z">
        <w:r>
          <w:rPr>
            <w:b/>
            <w:bCs/>
          </w:rPr>
          <w:t xml:space="preserve">STATS 300A</w:t>
        </w:r>
      </w:ins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hyperlink r:id="rId28">
        <w:ins w:id="21" w:author="PR Preview" w:date="2026-01-01T00:00:00Z">
          <w:r>
            <w:rPr>
              <w:rStyle w:val="Hyperlink"/>
              <w:i/>
              <w:iCs/>
            </w:rPr>
            <w:t xml:space="preserve">Theory of Statistics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(Andrea Montanari, Autumn 2018; see also</w:t>
        </w:r>
      </w:ins>
      <w:ins w:id="24" w:author="PR Preview" w:date="2026-01-01T00:00:00Z">
        <w:r>
          <w:t xml:space="preserve"> </w:t>
        </w:r>
      </w:ins>
      <w:hyperlink r:id="rId29">
        <w:ins w:id="25" w:author="PR Preview" w:date="2026-01-01T00:00:00Z">
          <w:r>
            <w:rPr>
              <w:rStyle w:val="Hyperlink"/>
            </w:rPr>
            <w:t xml:space="preserve">Lester Mackey’s 2015 scribed notes</w:t>
          </w:r>
        </w:ins>
      </w:hyperlink>
      <w:ins w:id="26" w:author="PR Preview" w:date="2026-01-01T00:00:00Z">
        <w:r>
          <w:t xml:space="preserve">):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finite-sample optimality, exponential families, and testing theory.</w:t>
        </w:r>
      </w:ins>
    </w:p>
    <w:p>
      <w:pPr>
        <w:pStyle w:val="Compact"/>
        <w:numPr>
          <w:ilvl w:val="0"/>
          <w:numId w:val="1005"/>
        </w:numPr>
      </w:pPr>
      <w:ins w:id="29" w:author="PR Preview" w:date="2026-01-01T00:00:00Z">
        <w:r>
          <w:rPr>
            <w:b/>
            <w:bCs/>
          </w:rPr>
          <w:t xml:space="preserve">STATS 300B</w:t>
        </w:r>
      </w:ins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w:hyperlink r:id="rId30">
        <w:ins w:id="32" w:author="PR Preview" w:date="2026-01-01T00:00:00Z">
          <w:r>
            <w:rPr>
              <w:rStyle w:val="Hyperlink"/>
              <w:i/>
              <w:iCs/>
            </w:rPr>
            <w:t xml:space="preserve">Theory of Statistics II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(John Duchi, Winter 2021): slides on asymptotic statistics and concentration.</w:t>
        </w:r>
      </w:ins>
    </w:p>
    <w:p>
      <w:pPr>
        <w:pStyle w:val="Compact"/>
        <w:numPr>
          <w:ilvl w:val="0"/>
          <w:numId w:val="1005"/>
        </w:numPr>
      </w:pPr>
      <w:ins w:id="35" w:author="PR Preview" w:date="2026-01-01T00:00:00Z">
        <w:r>
          <w:rPr>
            <w:b/>
            <w:bCs/>
          </w:rPr>
          <w:t xml:space="preserve">STATS 305B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hyperlink r:id="rId31">
        <w:ins w:id="38" w:author="PR Preview" w:date="2026-01-01T00:00:00Z">
          <w:r>
            <w:rPr>
              <w:rStyle w:val="Hyperlink"/>
              <w:i/>
              <w:iCs/>
            </w:rPr>
            <w:t xml:space="preserve">Methods for Applied Statistics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(Jonathan Taylor): contingency tables, logistic regression and generalized linear models.</w:t>
        </w:r>
      </w:ins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2026-10-13T23:38:34Z</dcterms:created>
  <dcterms:modified xsi:type="dcterms:W3CDTF">2026-10-13T23:38:34Z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