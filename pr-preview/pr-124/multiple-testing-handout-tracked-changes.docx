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ins w:id="3" w:author="PR Preview" w:date="2026-01-01T00:00:00Z">
        <w:r>
          <w:t xml:space="preserve">Andrew Lin’s</w:t>
        </w:r>
      </w:ins>
      <w:ins w:id="4" w:author="PR Preview" w:date="2026-01-01T00:00:00Z">
        <w:r>
          <w:t xml:space="preserve"> </w:t>
        </w:r>
      </w:ins>
      <w:hyperlink r:id="rId91">
        <w:ins w:id="5" w:author="PR Preview" w:date="2026-01-01T00:00:00Z">
          <w:r>
            <w:rPr>
              <w:rStyle w:val="Hyperlink"/>
            </w:rPr>
            <w:t xml:space="preserve">notes on Stanford STATS 300C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(Emmanuel Candès, Spring 2025) are student-written and cover global testing, the false discovery rate, e-values and conformal inference.</w:t>
        </w:r>
      </w:ins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2026-10-13T23:41:13Z</dcterms:created>
  <dcterms:modified xsi:type="dcterms:W3CDTF">2026-10-13T23:41:13Z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