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2026-10-08 23:14:25 (UTC)</w:delText>
        </w:r>
      </w:del>
    </w:p>
    <w:p>
      <w:pPr>
        <w:pStyle w:val="Date"/>
      </w:pPr>
      <w:ins w:id="2" w:author="PR Preview" w:date="2026-01-01T00:00:00Z">
        <w:r>
          <w:t xml:space="preserve">Last modified: 2026-10-08 23:42:35 (UTC)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30" w:name="sec-simple-linear-regression"/>
    <w:p>
      <w:pPr>
        <w:pStyle w:val="Heading2"/>
      </w:pPr>
      <w:r>
        <w:t xml:space="preserve">3 Simple linear regression</w:t>
      </w:r>
    </w:p>
    <w:bookmarkStart w:id="47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(Outcome as mean plus deviation)</w:t>
      </w:r>
      <w:r>
        <w:t xml:space="preserve"> </w:t>
      </w:r>
      <w:r>
        <w:t xml:space="preserve">Show that each outcome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Start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Show that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</w:t>
      </w:r>
      <w:r>
        <w:t xml:space="preserve"> </w:t>
      </w:r>
      <w:r>
        <w:t xml:space="preserve">and each is Gaussian with mean 0 and the same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slr-parameters"/>
    <w:p>
      <w:pPr>
        <w:pStyle w:val="FirstParagraph"/>
      </w:pPr>
      <w:r>
        <w:rPr>
          <w:i/>
          <w:iCs/>
        </w:rPr>
        <w:t xml:space="preserve">Remark 4</w:t>
      </w:r>
      <w:r>
        <w:t xml:space="preserve"> (Interpreting the parameters). 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slope</w:t>
      </w:r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p>
      <w:pPr>
        <w:pStyle w:val="Compact"/>
        <w:numPr>
          <w:ilvl w:val="0"/>
          <w:numId w:val="100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6"/>
    <w:bookmarkEnd w:id="47"/>
    <w:bookmarkStart w:id="108" w:name="sec-ols"/>
    <w:p>
      <w:pPr>
        <w:pStyle w:val="Heading3"/>
      </w:pPr>
      <w:r>
        <w:t xml:space="preserve">3.2 Ordinary least squares estimation</w:t>
      </w:r>
    </w:p>
    <w:bookmarkStart w:id="49" w:name="def-rss"/>
    <w:p>
      <w:pPr>
        <w:pStyle w:val="FirstParagraph"/>
      </w:pPr>
      <w:r>
        <w:rPr>
          <w:b/>
          <w:bCs/>
        </w:rPr>
        <w:t xml:space="preserve">Definition 9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48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49"/>
    <w:bookmarkStart w:id="50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0"/>
    <w:bookmarkStart w:id="55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0.5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4"/>
        </w:tc>
      </w:tr>
    </w:tbl>
    <w:bookmarkEnd w:id="55"/>
    <w:bookmarkStart w:id="57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6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7"/>
    <w:bookmarkStart w:id="59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59"/>
    <w:bookmarkStart w:id="60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1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1"/>
    <w:bookmarkStart w:id="62" w:name="def-ols"/>
    <w:p>
      <w:pPr>
        <w:pStyle w:val="BodyText"/>
      </w:pPr>
      <w:r>
        <w:rPr>
          <w:b/>
          <w:bCs/>
        </w:rPr>
        <w:t xml:space="preserve">Definition 10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2"/>
    <w:bookmarkStart w:id="67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6"/>
        </w:tc>
      </w:tr>
    </w:tbl>
    <w:bookmarkEnd w:id="67"/>
    <w:bookmarkStart w:id="68" w:name="def-normal-equations"/>
    <w:p>
      <w:pPr>
        <w:pStyle w:val="BodyText"/>
      </w:pPr>
      <w:r>
        <w:rPr>
          <w:b/>
          <w:bCs/>
        </w:rPr>
        <w:t xml:space="preserve">Definition 11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68"/>
    <w:bookmarkStart w:id="69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11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69"/>
    <w:bookmarkStart w:id="70" w:name="def-centered-sums"/>
    <w:p>
      <w:pPr>
        <w:pStyle w:val="FirstParagraph"/>
      </w:pPr>
      <w:r>
        <w:rPr>
          <w:b/>
          <w:bCs/>
        </w:rPr>
        <w:t xml:space="preserve">Definition 12 (Centered sums of squares and cross-products)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their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r-sum-deviations-zero"/>
    <w:p>
      <w:pPr>
        <w:pStyle w:val="FirstParagraph"/>
      </w:pPr>
      <w:r>
        <w:rPr>
          <w:b/>
          <w:bCs/>
        </w:rPr>
        <w:t xml:space="preserve">Exercise 4 (Deviations from the mean sum to zero)</w:t>
      </w:r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1"/>
    <w:bookmarkStart w:id="72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2"/>
    <w:bookmarkStart w:id="73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−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73"/>
    <w:bookmarkStart w:id="74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4"/>
    <w:bookmarkStart w:id="75" w:name="exr-rss-deriv-intercept"/>
    <w:p>
      <w:pPr>
        <w:pStyle w:val="FirstParagraph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75"/>
    <w:bookmarkStart w:id="76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6"/>
    <w:bookmarkStart w:id="77" w:name="exr-rss-deriv-slope"/>
    <w:p>
      <w:pPr>
        <w:pStyle w:val="FirstParagraph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77"/>
    <w:bookmarkStart w:id="78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78"/>
    <w:bookmarkStart w:id="79" w:name="exr-solve-normal-equations"/>
    <w:p>
      <w:pPr>
        <w:pStyle w:val="FirstParagraph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79"/>
    <w:bookmarkStart w:id="80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0"/>
    <w:bookmarkStart w:id="81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81"/>
    <w:bookmarkStart w:id="82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82"/>
    <w:bookmarkStart w:id="8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84" w:name="def-slr-covariate-vector"/>
    <w:p>
      <w:pPr>
        <w:pStyle w:val="BodyText"/>
      </w:pPr>
      <w:r>
        <w:rPr>
          <w:b/>
          <w:bCs/>
        </w:rPr>
        <w:t xml:space="preserve">Definition 13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84"/>
    <w:bookmarkStart w:id="85" w:name="exr-slr-mean-dot-product"/>
    <w:p>
      <w:pPr>
        <w:pStyle w:val="FirstParagraph"/>
      </w:pPr>
      <w:r>
        <w:rPr>
          <w:b/>
          <w:bCs/>
        </w:rPr>
        <w:t xml:space="preserve">Exercise 10 (Mean as a dot product)</w:t>
      </w:r>
      <w:r>
        <w:t xml:space="preserve"> </w:t>
      </w:r>
      <w:r>
        <w:t xml:space="preserve">Show that 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5"/>
    <w:bookmarkStart w:id="8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6"/>
    <w:bookmarkStart w:id="87" w:name="lem-slr-mean-dot-product"/>
    <w:p>
      <w:pPr>
        <w:pStyle w:val="BodyText"/>
      </w:pPr>
      <w:r>
        <w:rPr>
          <w:b/>
          <w:bCs/>
        </w:rPr>
        <w:t xml:space="preserve">Lemma 1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8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1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8"/>
    <w:bookmarkStart w:id="8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89"/>
    <w:bookmarkStart w:id="9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0"/>
    <w:bookmarkStart w:id="91" w:name="exr-normal-equations-vector"/>
    <w:p>
      <w:pPr>
        <w:pStyle w:val="FirstParagraph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91"/>
    <w:bookmarkStart w:id="9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92"/>
    <w:bookmarkStart w:id="93" w:name="exr-solve-normal-equations-vector"/>
    <w:p>
      <w:pPr>
        <w:pStyle w:val="FirstParagraph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3"/>
    <w:bookmarkStart w:id="94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4"/>
    <w:bookmarkStart w:id="96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95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96"/>
    <w:bookmarkStart w:id="97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7"/>
    <w:bookmarkStart w:id="98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10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00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99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0"/>
    <w:bookmarkStart w:id="101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01"/>
    <w:bookmarkStart w:id="102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99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7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108"/>
    <w:bookmarkStart w:id="114" w:name="sec-slr-R"/>
    <w:p>
      <w:pPr>
        <w:pStyle w:val="Heading3"/>
      </w:pPr>
      <w:r>
        <w:t xml:space="preserve">3.3 Fitting a simple linear regression in R</w:t>
      </w:r>
    </w:p>
    <w:bookmarkStart w:id="113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(slr_fit)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lm(formula = glucose ~ BMI, data =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Residuals:</w:t>
      </w:r>
      <w:r>
        <w:br/>
      </w:r>
      <w:r>
        <w:rPr>
          <w:rStyle w:val="CommentTok"/>
        </w:rPr>
        <w:t xml:space="preserve">#&gt;    Min     1Q Median     3Q    Max </w:t>
      </w:r>
      <w:r>
        <w:br/>
      </w:r>
      <w:r>
        <w:rPr>
          <w:rStyle w:val="CommentTok"/>
        </w:rPr>
        <w:t xml:space="preserve">#&gt; -81.55 -18.98 -10.35   3.76 190.81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Coefficients:</w:t>
      </w:r>
      <w:r>
        <w:br/>
      </w:r>
      <w:r>
        <w:rPr>
          <w:rStyle w:val="CommentTok"/>
        </w:rPr>
        <w:t xml:space="preserve">#&gt;             Estimate Std. Error t value Pr(&gt;|t|)    </w:t>
      </w:r>
      <w:r>
        <w:br/>
      </w:r>
      <w:r>
        <w:rPr>
          <w:rStyle w:val="CommentTok"/>
        </w:rPr>
        <w:t xml:space="preserve">#&gt; (Intercept)   60.074      3.565    16.9   &lt;2e-16 ***</w:t>
      </w:r>
      <w:r>
        <w:br/>
      </w:r>
      <w:r>
        <w:rPr>
          <w:rStyle w:val="CommentTok"/>
        </w:rPr>
        <w:t xml:space="preserve">#&gt; BMI            1.822      0.122    14.9   &lt;2e-16 ***</w:t>
      </w:r>
      <w:r>
        <w:br/>
      </w:r>
      <w:r>
        <w:rPr>
          <w:rStyle w:val="CommentTok"/>
        </w:rPr>
        <w:t xml:space="preserve">#&gt; ---</w:t>
      </w:r>
      <w:r>
        <w:br/>
      </w:r>
      <w:r>
        <w:rPr>
          <w:rStyle w:val="CommentTok"/>
        </w:rPr>
        <w:t xml:space="preserve">#&gt; Signif. codes:  0 '***' 0.001 '**' 0.01 '*' 0.05 '.' 0.1 ' ' 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Residual standard error: 35.5 on 2756 degrees of freedom</w:t>
      </w:r>
      <w:r>
        <w:br/>
      </w:r>
      <w:r>
        <w:rPr>
          <w:rStyle w:val="CommentTok"/>
        </w:rPr>
        <w:t xml:space="preserve">#&gt;   (5 observations deleted due to missingness)</w:t>
      </w:r>
      <w:r>
        <w:br/>
      </w:r>
      <w:r>
        <w:rPr>
          <w:rStyle w:val="CommentTok"/>
        </w:rPr>
        <w:t xml:space="preserve">#&gt; Multiple R-squared:  0.0743, Adjusted R-squared:  0.074 </w:t>
      </w:r>
      <w:r>
        <w:br/>
      </w:r>
      <w:r>
        <w:rPr>
          <w:rStyle w:val="CommentTok"/>
        </w:rPr>
        <w:t xml:space="preserve">#&gt; F-statistic:  221 on 1 and 2756 DF,  p-value: &lt;2e-16</w:t>
      </w:r>
    </w:p>
    <w:p>
      <w:pPr>
        <w:pStyle w:val="FirstParagraph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12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13"/>
    <w:bookmarkEnd w:id="114"/>
    <w:bookmarkStart w:id="127" w:name="sec-r-squared"/>
    <w:p>
      <w:pPr>
        <w:pStyle w:val="Heading3"/>
      </w:pPr>
      <w:r>
        <w:t xml:space="preserve">3.4 The coefficient of determination</w:t>
      </w:r>
    </w:p>
    <w:bookmarkStart w:id="115" w:name="def-tss"/>
    <w:p>
      <w:pPr>
        <w:pStyle w:val="FirstParagraph"/>
      </w:pPr>
      <w:r>
        <w:rPr>
          <w:b/>
          <w:bCs/>
        </w:rPr>
        <w:t xml:space="preserve">Definition 14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15"/>
    <w:bookmarkStart w:id="116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16"/>
    <w:bookmarkStart w:id="117" w:name="def-r-squared"/>
    <w:p>
      <w:pPr>
        <w:pStyle w:val="FirstParagraph"/>
      </w:pPr>
      <w:r>
        <w:rPr>
          <w:b/>
          <w:bCs/>
        </w:rPr>
        <w:t xml:space="preserve">Definition 15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17"/>
    <w:bookmarkStart w:id="118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18"/>
    <w:bookmarkStart w:id="119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19"/>
    <w:bookmarkStart w:id="121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20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48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21"/>
    <w:bookmarkStart w:id="122" w:name="exr-r-squared-slr"/>
    <w:p>
      <w:pPr>
        <w:pStyle w:val="FirstParagraph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2"/>
    <w:bookmarkStart w:id="124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23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4"/>
    <w:bookmarkStart w:id="125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26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26"/>
    <w:bookmarkEnd w:id="127"/>
    <w:bookmarkStart w:id="129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28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29"/>
    <w:bookmarkEnd w:id="130"/>
    <w:bookmarkStart w:id="137" w:name="references"/>
    <w:p>
      <w:pPr>
        <w:pStyle w:val="Heading2"/>
      </w:pPr>
      <w:r>
        <w:t xml:space="preserve">References</w:t>
      </w:r>
    </w:p>
    <w:bookmarkStart w:id="136" w:name="refs"/>
    <w:bookmarkStart w:id="131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1"/>
    <w:bookmarkStart w:id="133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2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3"/>
    <w:bookmarkStart w:id="1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5"/>
    <w:bookmarkEnd w:id="136"/>
    <w:bookmarkEnd w:id="1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3" Type="http://schemas.openxmlformats.org/officeDocument/2006/relationships/image" Target="media/rId103.png"/><Relationship Id="rId20" Type="http://schemas.openxmlformats.org/officeDocument/2006/relationships/image" Target="media/rId20.png"/><Relationship Id="rId51" Type="http://schemas.openxmlformats.org/officeDocument/2006/relationships/image" Target="media/rId51.png"/><Relationship Id="rId63" Type="http://schemas.openxmlformats.org/officeDocument/2006/relationships/image" Target="media/rId63.png"/><Relationship Id="rId109" Type="http://schemas.openxmlformats.org/officeDocument/2006/relationships/image" Target="media/rId109.png"/><Relationship Id="rId10" Type="http://schemas.openxmlformats.org/officeDocument/2006/relationships/hyperlink" Target="basic-statistical-methods.qmd#sec-hers-intro" TargetMode="External"/><Relationship Id="rId120" Type="http://schemas.openxmlformats.org/officeDocument/2006/relationships/hyperlink" Target="estimation.qmd#def-fitted-value" TargetMode="External"/><Relationship Id="rId58" Type="http://schemas.openxmlformats.org/officeDocument/2006/relationships/hyperlink" Target="estimation.qmd#def-prediction-error" TargetMode="External"/><Relationship Id="rId56" Type="http://schemas.openxmlformats.org/officeDocument/2006/relationships/hyperlink" Target="estimation.qmd#def-prediction-mse" TargetMode="External"/><Relationship Id="rId48" Type="http://schemas.openxmlformats.org/officeDocument/2006/relationships/hyperlink" Target="estimation.qmd#def-residual" TargetMode="External"/><Relationship Id="rId14" Type="http://schemas.openxmlformats.org/officeDocument/2006/relationships/hyperlink" Target="exploratory-descriptive.qmd#def-pearson-r" TargetMode="External"/><Relationship Id="rId99" Type="http://schemas.openxmlformats.org/officeDocument/2006/relationships/hyperlink" Target="exploratory-descriptive.qmd#def-sample-sd" TargetMode="External"/><Relationship Id="rId123" Type="http://schemas.openxmlformats.org/officeDocument/2006/relationships/hyperlink" Target="exploratory-descriptive.qmd#thm-pearson-r-range" TargetMode="External"/><Relationship Id="rId134" Type="http://schemas.openxmlformats.org/officeDocument/2006/relationships/hyperlink" Target="https://doi.org/10.1007/978-1-4614-1353-0" TargetMode="External"/><Relationship Id="rId132" Type="http://schemas.openxmlformats.org/officeDocument/2006/relationships/hyperlink" Target="https://facultyweb.cs.wwu.edu/~hutchib2/video_lectures/data371/" TargetMode="External"/><Relationship Id="rId106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28" Type="http://schemas.openxmlformats.org/officeDocument/2006/relationships/hyperlink" Target="https://morrison-lab.github.io/rme/chapters/Linear-models-overview.html" TargetMode="External"/><Relationship Id="rId107" Type="http://schemas.openxmlformats.org/officeDocument/2006/relationships/hyperlink" Target="https://wwu.instructure.com/courses/1906010/modules#module_3922392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95" Type="http://schemas.openxmlformats.org/officeDocument/2006/relationships/hyperlink" Target="intro-MLEs.qmd#def-hessian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0" Type="http://schemas.openxmlformats.org/officeDocument/2006/relationships/hyperlink" Target="estimation.qmd#def-fitted-value" TargetMode="External"/><Relationship Id="rId58" Type="http://schemas.openxmlformats.org/officeDocument/2006/relationships/hyperlink" Target="estimation.qmd#def-prediction-error" TargetMode="External"/><Relationship Id="rId56" Type="http://schemas.openxmlformats.org/officeDocument/2006/relationships/hyperlink" Target="estimation.qmd#def-prediction-mse" TargetMode="External"/><Relationship Id="rId48" Type="http://schemas.openxmlformats.org/officeDocument/2006/relationships/hyperlink" Target="estimation.qmd#def-residual" TargetMode="External"/><Relationship Id="rId14" Type="http://schemas.openxmlformats.org/officeDocument/2006/relationships/hyperlink" Target="exploratory-descriptive.qmd#def-pearson-r" TargetMode="External"/><Relationship Id="rId99" Type="http://schemas.openxmlformats.org/officeDocument/2006/relationships/hyperlink" Target="exploratory-descriptive.qmd#def-sample-sd" TargetMode="External"/><Relationship Id="rId123" Type="http://schemas.openxmlformats.org/officeDocument/2006/relationships/hyperlink" Target="exploratory-descriptive.qmd#thm-pearson-r-range" TargetMode="External"/><Relationship Id="rId134" Type="http://schemas.openxmlformats.org/officeDocument/2006/relationships/hyperlink" Target="https://doi.org/10.1007/978-1-4614-1353-0" TargetMode="External"/><Relationship Id="rId132" Type="http://schemas.openxmlformats.org/officeDocument/2006/relationships/hyperlink" Target="https://facultyweb.cs.wwu.edu/~hutchib2/video_lectures/data371/" TargetMode="External"/><Relationship Id="rId106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28" Type="http://schemas.openxmlformats.org/officeDocument/2006/relationships/hyperlink" Target="https://morrison-lab.github.io/rme/chapters/Linear-models-overview.html" TargetMode="External"/><Relationship Id="rId107" Type="http://schemas.openxmlformats.org/officeDocument/2006/relationships/hyperlink" Target="https://wwu.instructure.com/courses/1906010/modules#module_3922392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95" Type="http://schemas.openxmlformats.org/officeDocument/2006/relationships/hyperlink" Target="intro-MLEs.qmd#def-hessi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2026-10-08T23:58:11Z</dcterms:created>
  <dcterms:modified xsi:type="dcterms:W3CDTF">2026-10-08T23:58:11Z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23:42:35 (UTC)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