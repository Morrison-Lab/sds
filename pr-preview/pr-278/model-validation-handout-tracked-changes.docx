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6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7" w:name="def-fitting-procedure"/>
    <w:p>
      <w:pPr>
        <w:pStyle w:val="BodyText"/>
      </w:pPr>
      <w:r>
        <w:rPr>
          <w:b/>
          <w:bCs/>
        </w:rPr>
        <w:t xml:space="preserve">Definition 10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36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38"/>
    <w:bookmarkStart w:id="40" w:name="def-training-set"/>
    <w:p>
      <w:pPr>
        <w:pStyle w:val="BodyText"/>
      </w:pPr>
      <w:r>
        <w:rPr>
          <w:b/>
          <w:bCs/>
        </w:rPr>
        <w:t xml:space="preserve">Definition 11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39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39"/>
    </w:p>
    <w:bookmarkEnd w:id="40"/>
    <w:bookmarkStart w:id="41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1"/>
    <w:bookmarkStart w:id="43" w:name="def-prediction-rule"/>
    <w:p>
      <w:pPr>
        <w:pStyle w:val="BodyText"/>
      </w:pPr>
      <w:r>
        <w:rPr>
          <w:b/>
          <w:bCs/>
        </w:rPr>
        <w:t xml:space="preserve">Definition 12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2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7" w:name="def-new-observation"/>
    <w:p>
      <w:pPr>
        <w:pStyle w:val="FirstParagraph"/>
      </w:pPr>
      <w:r>
        <w:rPr>
          <w:b/>
          <w:bCs/>
        </w:rPr>
        <w:t xml:space="preserve">Definition 13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6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47"/>
    <w:bookmarkStart w:id="48" w:name="exm-new-observation"/>
    <w:p>
      <w:pPr>
        <w:pStyle w:val="BodyText"/>
      </w:pPr>
      <w:r>
        <w:rPr>
          <w:b/>
          <w:bCs/>
        </w:rPr>
        <w:t xml:space="preserve">Example 8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48"/>
    <w:bookmarkStart w:id="51" w:name="def-observation-loss"/>
    <w:p>
      <w:pPr>
        <w:pStyle w:val="BodyText"/>
      </w:pPr>
      <w:r>
        <w:rPr>
          <w:b/>
          <w:bCs/>
        </w:rPr>
        <w:t xml:space="preserve">Definition 14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49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0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1"/>
    <w:bookmarkStart w:id="53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3"/>
    <w:bookmarkStart w:id="55" w:name="def-generalization-error"/>
    <w:p>
      <w:pPr>
        <w:pStyle w:val="BodyText"/>
      </w:pPr>
      <w:r>
        <w:rPr>
          <w:b/>
          <w:bCs/>
        </w:rPr>
        <w:t xml:space="preserve">Definition 15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4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6"/>
    <w:bookmarkStart w:id="58" w:name="def-held-out-set"/>
    <w:p>
      <w:pPr>
        <w:pStyle w:val="BodyText"/>
      </w:pPr>
      <w:r>
        <w:rPr>
          <w:b/>
          <w:bCs/>
        </w:rPr>
        <w:t xml:space="preserve">Definition 16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57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59"/>
    <w:bookmarkStart w:id="62" w:name="def-prediction-rmse"/>
    <w:p>
      <w:pPr>
        <w:pStyle w:val="BodyText"/>
      </w:pPr>
      <w:r>
        <w:rPr>
          <w:b/>
          <w:bCs/>
        </w:rPr>
        <w:t xml:space="preserve">Definition 17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0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1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4" w:name="def-training-mse"/>
    <w:p>
      <w:pPr>
        <w:pStyle w:val="FirstParagraph"/>
      </w:pPr>
      <w:r>
        <w:rPr>
          <w:b/>
          <w:bCs/>
        </w:rPr>
        <w:t xml:space="preserve">Definition 18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5"/>
    <w:bookmarkEnd w:id="66"/>
    <w:bookmarkStart w:id="71" w:name="overfitting"/>
    <w:p>
      <w:pPr>
        <w:pStyle w:val="Heading2"/>
      </w:pPr>
      <w:r>
        <w:t xml:space="preserve">3 Overfitting</w:t>
      </w:r>
    </w:p>
    <w:bookmarkStart w:id="6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67"/>
    <w:bookmarkStart w:id="6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68"/>
    <w:bookmarkStart w:id="69" w:name="def-overfitting"/>
    <w:p>
      <w:pPr>
        <w:pStyle w:val="FirstParagraph"/>
      </w:pPr>
      <w:r>
        <w:rPr>
          <w:b/>
          <w:bCs/>
        </w:rPr>
        <w:t xml:space="preserve">Definition 19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69"/>
    <w:bookmarkStart w:id="70" w:name="exm-overfitting-polynomial-cars"/>
    <w:p>
      <w:pPr>
        <w:pStyle w:val="BodyText"/>
      </w:pPr>
      <w:r>
        <w:rPr>
          <w:b/>
          <w:bCs/>
        </w:rPr>
        <w:t xml:space="preserve">Example 9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0"/>
    <w:bookmarkEnd w:id="71"/>
    <w:bookmarkStart w:id="133" w:name="sec-generalization-error"/>
    <w:p>
      <w:pPr>
        <w:pStyle w:val="Heading2"/>
      </w:pPr>
      <w:r>
        <w:t xml:space="preserve">4 Generalization error</w:t>
      </w:r>
    </w:p>
    <w:bookmarkStart w:id="7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2"/>
    <w:bookmarkStart w:id="73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3"/>
    <w:bookmarkStart w:id="75" w:name="def-expected-generalization-error"/>
    <w:p>
      <w:pPr>
        <w:pStyle w:val="FirstParagraph"/>
      </w:pPr>
      <w:r>
        <w:rPr>
          <w:b/>
          <w:bCs/>
        </w:rPr>
        <w:t xml:space="preserve">Definition 20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4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6"/>
    <w:bookmarkStart w:id="78" w:name="def-mean-function"/>
    <w:p>
      <w:pPr>
        <w:pStyle w:val="BodyText"/>
      </w:pPr>
      <w:r>
        <w:rPr>
          <w:b/>
          <w:bCs/>
        </w:rPr>
        <w:t xml:space="preserve">Definition 21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77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80" w:name="def-epl"/>
    <w:p>
      <w:pPr>
        <w:pStyle w:val="FirstParagraph"/>
      </w:pPr>
      <w:r>
        <w:rPr>
          <w:b/>
          <w:bCs/>
        </w:rPr>
        <w:t xml:space="preserve">Definition 22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9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1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1"/>
    <w:bookmarkStart w:id="83" w:name="def-epe"/>
    <w:p>
      <w:pPr>
        <w:pStyle w:val="BodyText"/>
      </w:pPr>
      <w:r>
        <w:rPr>
          <w:b/>
          <w:bCs/>
        </w:rPr>
        <w:t xml:space="preserve">Definition 23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0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4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5"/>
    <w:bookmarkStart w:id="86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6"/>
    <w:bookmarkStart w:id="8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87"/>
    <w:bookmarkStart w:id="8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8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requires.</w:t>
      </w:r>
    </w:p>
    <w:bookmarkEnd w:id="89"/>
    <w:bookmarkStart w:id="9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3" w:name="def-average-fit"/>
    <w:p>
      <w:pPr>
        <w:pStyle w:val="BodyText"/>
      </w:pPr>
      <w:r>
        <w:rPr>
          <w:b/>
          <w:bCs/>
        </w:rPr>
        <w:t xml:space="preserve">Definition 24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2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4" w:name="exm-average-fit"/>
    <w:p>
      <w:pPr>
        <w:pStyle w:val="BodyText"/>
      </w:pPr>
      <w:r>
        <w:rPr>
          <w:b/>
          <w:bCs/>
        </w:rPr>
        <w:t xml:space="preserve">Example 10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8" w:name="def-prediction-bias"/>
    <w:p>
      <w:pPr>
        <w:pStyle w:val="FirstParagraph"/>
      </w:pPr>
      <w:r>
        <w:rPr>
          <w:b/>
          <w:bCs/>
        </w:rPr>
        <w:t xml:space="preserve">Definition 25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5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9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99" w:name="exm-prediction-bias"/>
    <w:p>
      <w:pPr>
        <w:pStyle w:val="BodyText"/>
      </w:pPr>
      <w:r>
        <w:rPr>
          <w:b/>
          <w:bCs/>
        </w:rPr>
        <w:t xml:space="preserve">Example 11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99"/>
    <w:bookmarkStart w:id="100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0"/>
    <w:bookmarkStart w:id="101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1"/>
    <w:bookmarkStart w:id="102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2"/>
    <w:bookmarkStart w:id="106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6"/>
    <w:bookmarkStart w:id="10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07"/>
    <w:bookmarkStart w:id="11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0"/>
    <w:bookmarkStart w:id="112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3" w:name="def-irreducible-error"/>
    <w:p>
      <w:pPr>
        <w:pStyle w:val="FirstParagraph"/>
      </w:pPr>
      <w:r>
        <w:rPr>
          <w:b/>
          <w:bCs/>
        </w:rPr>
        <w:t xml:space="preserve">Definition 26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5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49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5"/>
    <w:bookmarkStart w:id="117" w:name="def-flexibility"/>
    <w:p>
      <w:pPr>
        <w:pStyle w:val="BodyText"/>
      </w:pPr>
      <w:r>
        <w:rPr>
          <w:b/>
          <w:bCs/>
        </w:rPr>
        <w:t xml:space="preserve">Definition 27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18"/>
    <w:bookmarkStart w:id="119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19"/>
    <w:bookmarkStart w:id="121" w:name="def-bias-variance-tradeoff"/>
    <w:p>
      <w:pPr>
        <w:pStyle w:val="BodyText"/>
      </w:pPr>
      <w:r>
        <w:rPr>
          <w:b/>
          <w:bCs/>
        </w:rPr>
        <w:t xml:space="preserve">Definition 28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1"/>
    <w:bookmarkStart w:id="122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2"/>
    <w:bookmarkStart w:id="123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3"/>
    <w:bookmarkStart w:id="12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5"/>
    <w:bookmarkStart w:id="126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27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27"/>
    <w:bookmarkStart w:id="132" w:name="exm-train-test-error-simulated"/>
    <w:p>
      <w:pPr>
        <w:pStyle w:val="BodyText"/>
      </w:pPr>
      <w:r>
        <w:rPr>
          <w:b/>
          <w:bCs/>
        </w:rPr>
        <w:t xml:space="preserve">Example 12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2"/>
    <w:bookmarkEnd w:id="133"/>
    <w:bookmarkStart w:id="182" w:name="sec-data-splits"/>
    <w:p>
      <w:pPr>
        <w:pStyle w:val="Heading2"/>
      </w:pPr>
      <w:r>
        <w:t xml:space="preserve">5 Training, validation, and test sets</w:t>
      </w:r>
    </w:p>
    <w:bookmarkStart w:id="13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4"/>
    <w:bookmarkStart w:id="13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5"/>
    <w:bookmarkStart w:id="137" w:name="def-data-splits"/>
    <w:p>
      <w:pPr>
        <w:pStyle w:val="BodyText"/>
      </w:pPr>
      <w:r>
        <w:rPr>
          <w:b/>
          <w:bCs/>
        </w:rPr>
        <w:t xml:space="preserve">Definition 29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37"/>
    <w:bookmarkStart w:id="138" w:name="exm-data-splits-sizes"/>
    <w:p>
      <w:pPr>
        <w:pStyle w:val="BodyText"/>
      </w:pPr>
      <w:r>
        <w:rPr>
          <w:b/>
          <w:bCs/>
        </w:rPr>
        <w:t xml:space="preserve">Example 13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38"/>
    <w:bookmarkStart w:id="140" w:name="def-tuning-parameter"/>
    <w:p>
      <w:pPr>
        <w:pStyle w:val="BodyText"/>
      </w:pPr>
      <w:r>
        <w:rPr>
          <w:b/>
          <w:bCs/>
        </w:rPr>
        <w:t xml:space="preserve">Definition 30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bookmarkStart w:id="141" w:name="exm-tuning-parameter"/>
    <w:p>
      <w:pPr>
        <w:pStyle w:val="FirstParagraph"/>
      </w:pPr>
      <w:r>
        <w:rPr>
          <w:b/>
          <w:bCs/>
        </w:rPr>
        <w:t xml:space="preserve">Example 14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1"/>
    <w:bookmarkStart w:id="142" w:name="def-model-sele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31 (Validation 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validation set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data-splits">
        <w:del w:id="11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</w:delText>
        </w:r>
      </w:del>
      <w:del w:id="14" w:author="PR Preview" w:date="2026-01-01T00:00:00Z">
        <w:r>
          <w:delText xml:space="preserve"> </w:delText>
        </w:r>
      </w:del>
      <w:hyperlink w:anchor="def-held-out-set">
        <w:del w:id="1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 observations indexed by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used to choose among candidate</w:delText>
        </w:r>
      </w:del>
      <w:del w:id="22" w:author="PR Preview" w:date="2026-01-01T00:00:00Z">
        <w:r>
          <w:delText xml:space="preserve"> </w:delText>
        </w:r>
      </w:del>
      <w:hyperlink w:anchor="def-fitting-procedure">
        <w:del w:id="2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4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del w:id="26" w:author="PR Preview" w:date="2026-01-01T00:00:00Z">
        <w:r>
          <w:rPr>
            <w:b/>
            <w:bCs/>
          </w:rPr>
          <w:delText xml:space="preserve">Definition 32 (Validation error)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b/>
            <w:bCs/>
          </w:rPr>
          <w:delText xml:space="preserve">validation error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of a</w:delText>
        </w:r>
      </w:del>
      <w:del w:id="33" w:author="PR Preview" w:date="2026-01-01T00:00:00Z">
        <w:r>
          <w:delText xml:space="preserve"> </w:delText>
        </w:r>
      </w:del>
      <w:hyperlink w:anchor="def-prediction-rule">
        <w:del w:id="3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fitted to a</w:delText>
        </w:r>
      </w:del>
      <w:del w:id="38" w:author="PR Preview" w:date="2026-01-01T00:00:00Z">
        <w:r>
          <w:delText xml:space="preserve"> </w:delText>
        </w:r>
      </w:del>
      <w:hyperlink w:anchor="def-training-set">
        <w:del w:id="3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its sample mean</w:delText>
        </w:r>
      </w:del>
      <w:del w:id="43" w:author="PR Preview" w:date="2026-01-01T00:00:00Z">
        <w:r>
          <w:delText xml:space="preserve"> </w:delText>
        </w:r>
      </w:del>
      <w:hyperlink w:anchor="def-observation-loss">
        <w:del w:id="4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on the</w:delText>
        </w:r>
      </w:del>
      <w:del w:id="48" w:author="PR Preview" w:date="2026-01-01T00:00:00Z">
        <w:r>
          <w:delText xml:space="preserve"> </w:delText>
        </w:r>
      </w:del>
      <w:hyperlink w:anchor="def-validation-set">
        <w:del w:id="49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50" w:author="PR Preview" w:date="2026-01-01T00:00:00Z">
        <w:r>
          <w:delText xml:space="preserve">, indexed by</w:delText>
        </w:r>
      </w:del>
      <w:del w:id="5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52" w:author="PR Preview" w:date="2026-01-01T00:00:00Z">
        <w:r>
          <w:delText xml:space="preserve">:</w:delText>
        </w:r>
      </w:del>
    </w:p>
    <w:p>
      <w:pPr>
        <w:pStyle w:val="BodyText"/>
      </w:pPr>
      <w:bookmarkStart w:id="14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del w:id="53" w:author="PR Preview" w:date="2026-01-01T00:00:00Z">
        <w:r>
          <w:rPr>
            <w:b/>
            <w:bCs/>
          </w:rPr>
          <w:delText xml:space="preserve">Definition 33 (Validation choice)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Given candidate</w:delText>
        </w:r>
      </w:del>
      <w:del w:id="56" w:author="PR Preview" w:date="2026-01-01T00:00:00Z">
        <w:r>
          <w:delText xml:space="preserve"> </w:delText>
        </w:r>
      </w:del>
      <w:hyperlink w:anchor="def-fitting-procedure">
        <w:del w:id="57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validation choice</w:delText>
        </w:r>
      </w:del>
      <w:del w:id="6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the index of the candidate whose</w:delText>
        </w:r>
      </w:del>
      <w:del w:id="67" w:author="PR Preview" w:date="2026-01-01T00:00:00Z">
        <w:r>
          <w:delText xml:space="preserve"> </w:delText>
        </w:r>
      </w:del>
      <w:hyperlink w:anchor="def-prediction-rule">
        <w:del w:id="6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9" w:author="PR Preview" w:date="2026-01-01T00:00:00Z">
        <w:r>
          <w:delText xml:space="preserve">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fitted to the training set</w:delText>
        </w:r>
      </w:del>
      <w:del w:id="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3" w:author="PR Preview" w:date="2026-01-01T00:00:00Z">
        <w:r>
          <w:delText xml:space="preserve">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has the smallest</w:delText>
        </w:r>
      </w:del>
      <w:del w:id="76" w:author="PR Preview" w:date="2026-01-01T00:00:00Z">
        <w:r>
          <w:delText xml:space="preserve"> </w:delText>
        </w:r>
      </w:del>
      <w:hyperlink w:anchor="def-validation-error">
        <w:del w:id="77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78" w:author="PR Preview" w:date="2026-01-01T00:00:00Z">
        <w:r>
          <w:delText xml:space="preserve">:</w:delText>
        </w:r>
      </w:del>
    </w:p>
    <w:p>
      <w:pPr>
        <w:pStyle w:val="BodyText"/>
      </w:pPr>
      <w:bookmarkStart w:id="14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p>
      <w:pPr>
        <w:pStyle w:val="FirstParagraph"/>
      </w:pPr>
      <w:del w:id="79" w:author="PR Preview" w:date="2026-01-01T00:00:00Z">
        <w:r>
          <w:rPr>
            <w:b/>
            <w:bCs/>
          </w:rPr>
          <w:delText xml:space="preserve">Definition 34 (Test set)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The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test set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of a</w:delText>
        </w:r>
      </w:del>
      <w:del w:id="86" w:author="PR Preview" w:date="2026-01-01T00:00:00Z">
        <w:r>
          <w:delText xml:space="preserve"> </w:delText>
        </w:r>
      </w:del>
      <w:hyperlink w:anchor="def-data-splits">
        <w:del w:id="87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is the</w:delText>
        </w:r>
      </w:del>
      <w:del w:id="90" w:author="PR Preview" w:date="2026-01-01T00:00:00Z">
        <w:r>
          <w:delText xml:space="preserve"> </w:delText>
        </w:r>
      </w:del>
      <w:hyperlink w:anchor="def-held-out-set">
        <w:del w:id="9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of observations indexed by</w:delText>
        </w:r>
      </w:del>
      <w:del w:id="9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on which the rule of the</w:delText>
        </w:r>
      </w:del>
      <w:del w:id="98" w:author="PR Preview" w:date="2026-01-01T00:00:00Z">
        <w:r>
          <w:delText xml:space="preserve"> </w:delText>
        </w:r>
      </w:del>
      <w:hyperlink w:anchor="def-validation-choice">
        <w:del w:id="99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0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14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del w:id="103" w:author="PR Preview" w:date="2026-01-01T00:00:00Z">
        <w:r>
          <w:rPr>
            <w:b/>
            <w:bCs/>
          </w:rPr>
          <w:delText xml:space="preserve">Definition 35 (Test error)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The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rPr>
            <w:b/>
            <w:bCs/>
          </w:rPr>
          <w:delText xml:space="preserve">test error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of a</w:delText>
        </w:r>
      </w:del>
      <w:del w:id="110" w:author="PR Preview" w:date="2026-01-01T00:00:00Z">
        <w:r>
          <w:delText xml:space="preserve"> </w:delText>
        </w:r>
      </w:del>
      <w:hyperlink w:anchor="def-prediction-rule">
        <w:del w:id="11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fitted to a</w:delText>
        </w:r>
      </w:del>
      <w:del w:id="115" w:author="PR Preview" w:date="2026-01-01T00:00:00Z">
        <w:r>
          <w:delText xml:space="preserve"> </w:delText>
        </w:r>
      </w:del>
      <w:hyperlink w:anchor="def-training-set">
        <w:del w:id="1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is its sample mean</w:delText>
        </w:r>
      </w:del>
      <w:del w:id="120" w:author="PR Preview" w:date="2026-01-01T00:00:00Z">
        <w:r>
          <w:delText xml:space="preserve"> </w:delText>
        </w:r>
      </w:del>
      <w:hyperlink w:anchor="def-observation-loss">
        <w:del w:id="12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2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on the</w:delText>
        </w:r>
      </w:del>
      <w:del w:id="125" w:author="PR Preview" w:date="2026-01-01T00:00:00Z">
        <w:r>
          <w:delText xml:space="preserve"> </w:delText>
        </w:r>
      </w:del>
      <w:hyperlink w:anchor="def-test-set">
        <w:del w:id="12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27" w:author="PR Preview" w:date="2026-01-01T00:00:00Z">
        <w:r>
          <w:delText xml:space="preserve">, indexed by</w:delText>
        </w:r>
      </w:del>
      <w:del w:id="12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29" w:author="PR Preview" w:date="2026-01-01T00:00:00Z">
        <w:r>
          <w:delText xml:space="preserve">:</w:delText>
        </w:r>
      </w:del>
    </w:p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31 (Model selection)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Model selection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choosing one fitting procedure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from a set of candidate</w:t>
        </w:r>
      </w:ins>
      <w:ins w:id="137" w:author="PR Preview" w:date="2026-01-01T00:00:00Z">
        <w:r>
          <w:t xml:space="preserve"> </w:t>
        </w:r>
      </w:ins>
      <w:hyperlink w:anchor="def-fitting-procedure">
        <w:ins w:id="13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3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using observations that were</w:t>
        </w:r>
      </w:ins>
      <w:ins w:id="143" w:author="PR Preview" w:date="2026-01-01T00:00:00Z">
        <w:r>
          <w:t xml:space="preserve"> </w:t>
        </w:r>
      </w:ins>
      <w:hyperlink w:anchor="def-held-out-set">
        <w:ins w:id="144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from fitting.</w:t>
        </w:r>
      </w:ins>
    </w:p>
    <w:bookmarkEnd w:id="142"/>
    <w:bookmarkStart w:id="143" w:name="exm-model-selection"/>
    <w:p>
      <w:pPr>
        <w:pStyle w:val="BodyText"/>
      </w:pPr>
      <w:ins w:id="147" w:author="PR Preview" w:date="2026-01-01T00:00:00Z">
        <w:r>
          <w:rPr>
            <w:b/>
            <w:bCs/>
          </w:rPr>
          <w:t xml:space="preserve">Example 15 (Choosing a polynomial degree)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In</w:t>
        </w:r>
      </w:ins>
      <w:ins w:id="150" w:author="PR Preview" w:date="2026-01-01T00:00:00Z">
        <w:r>
          <w:t xml:space="preserve"> </w:t>
        </w:r>
      </w:ins>
      <w:hyperlink w:anchor="exm-tuning-parameter">
        <w:ins w:id="151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 candidates are least-squares polynomial fits of degree</w:t>
        </w:r>
      </w:ins>
      <w:ins w:id="15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to the training cars.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Choosing among these four degrees is model selection,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and the observations it uses are cars held out from fitting.</w:t>
        </w:r>
      </w:ins>
    </w:p>
    <w:bookmarkEnd w:id="143"/>
    <w:bookmarkStart w:id="145" w:name="def-validation-set"/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Definition 32 (Validation set)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The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validation set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of a</w:t>
        </w:r>
      </w:ins>
      <w:ins w:id="169" w:author="PR Preview" w:date="2026-01-01T00:00:00Z">
        <w:r>
          <w:t xml:space="preserve"> </w:t>
        </w:r>
      </w:ins>
      <w:hyperlink w:anchor="def-data-splits">
        <w:ins w:id="170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the</w:t>
        </w:r>
      </w:ins>
      <w:ins w:id="173" w:author="PR Preview" w:date="2026-01-01T00:00:00Z">
        <w:r>
          <w:t xml:space="preserve"> </w:t>
        </w:r>
      </w:ins>
      <w:hyperlink w:anchor="def-held-out-set">
        <w:ins w:id="174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of observations indexed by</w:t>
        </w:r>
      </w:ins>
      <w:ins w:id="17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used to choose among candidate</w:t>
        </w:r>
      </w:ins>
      <w:ins w:id="181" w:author="PR Preview" w:date="2026-01-01T00:00:00Z">
        <w:r>
          <w:t xml:space="preserve"> </w:t>
        </w:r>
      </w:ins>
      <w:hyperlink w:anchor="def-fitting-procedure">
        <w:ins w:id="18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4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bookmarkStart w:id="147" w:name="def-validation-error"/>
    <w:p>
      <w:pPr>
        <w:pStyle w:val="FirstParagraph"/>
      </w:pPr>
      <w:ins w:id="185" w:author="PR Preview" w:date="2026-01-01T00:00:00Z">
        <w:r>
          <w:rPr>
            <w:b/>
            <w:bCs/>
          </w:rPr>
          <w:t xml:space="preserve">Definition 33 (Validation error)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b/>
            <w:bCs/>
          </w:rPr>
          <w:t xml:space="preserve">validation error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 a</w:t>
        </w:r>
      </w:ins>
      <w:ins w:id="192" w:author="PR Preview" w:date="2026-01-01T00:00:00Z">
        <w:r>
          <w:t xml:space="preserve"> </w:t>
        </w:r>
      </w:ins>
      <w:hyperlink w:anchor="def-prediction-rule">
        <w:ins w:id="19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fitted to a</w:t>
        </w:r>
      </w:ins>
      <w:ins w:id="197" w:author="PR Preview" w:date="2026-01-01T00:00:00Z">
        <w:r>
          <w:t xml:space="preserve"> </w:t>
        </w:r>
      </w:ins>
      <w:hyperlink w:anchor="def-training-set">
        <w:ins w:id="19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 its sample mean</w:t>
        </w:r>
      </w:ins>
      <w:ins w:id="202" w:author="PR Preview" w:date="2026-01-01T00:00:00Z">
        <w:r>
          <w:t xml:space="preserve"> </w:t>
        </w:r>
      </w:ins>
      <w:hyperlink w:anchor="def-observation-loss">
        <w:ins w:id="203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0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on the</w:t>
        </w:r>
      </w:ins>
      <w:ins w:id="207" w:author="PR Preview" w:date="2026-01-01T00:00:00Z">
        <w:r>
          <w:t xml:space="preserve"> </w:t>
        </w:r>
      </w:ins>
      <w:hyperlink w:anchor="def-validation-set">
        <w:ins w:id="208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209" w:author="PR Preview" w:date="2026-01-01T00:00:00Z">
        <w:r>
          <w:t xml:space="preserve">, indexed by</w:t>
        </w:r>
      </w:ins>
      <w:ins w:id="21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11" w:author="PR Preview" w:date="2026-01-01T00:00:00Z">
        <w:r>
          <w:t xml:space="preserve">:</w:t>
        </w:r>
      </w:ins>
    </w:p>
    <w:p>
      <w:pPr>
        <w:pStyle w:val="BodyText"/>
      </w:pPr>
      <w:bookmarkStart w:id="14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validation-choice"/>
    <w:p>
      <w:pPr>
        <w:pStyle w:val="FirstParagraph"/>
      </w:pPr>
      <w:ins w:id="212" w:author="PR Preview" w:date="2026-01-01T00:00:00Z">
        <w:r>
          <w:rPr>
            <w:b/>
            <w:bCs/>
          </w:rPr>
          <w:t xml:space="preserve">Definition 34 (Validation choice)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Given candidate</w:t>
        </w:r>
      </w:ins>
      <w:ins w:id="215" w:author="PR Preview" w:date="2026-01-01T00:00:00Z">
        <w:r>
          <w:t xml:space="preserve"> </w:t>
        </w:r>
      </w:ins>
      <w:hyperlink w:anchor="def-fitting-procedure">
        <w:ins w:id="21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1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18" w:author="PR Preview" w:date="2026-01-01T00:00:00Z">
        <w:r>
          <w:t xml:space="preserve">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the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rPr>
            <w:b/>
            <w:bCs/>
          </w:rPr>
          <w:t xml:space="preserve">validation choice</w:t>
        </w:r>
      </w:ins>
      <w:ins w:id="22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the index of the candidate whose</w:t>
        </w:r>
      </w:ins>
      <w:ins w:id="226" w:author="PR Preview" w:date="2026-01-01T00:00:00Z">
        <w:r>
          <w:t xml:space="preserve"> </w:t>
        </w:r>
      </w:ins>
      <w:hyperlink w:anchor="def-prediction-rule">
        <w:ins w:id="22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fitted to the training set</w:t>
        </w:r>
      </w:ins>
      <w:ins w:id="2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2" w:author="PR Preview" w:date="2026-01-01T00:00:00Z">
        <w:r>
          <w:t xml:space="preserve">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has the smallest</w:t>
        </w:r>
      </w:ins>
      <w:ins w:id="235" w:author="PR Preview" w:date="2026-01-01T00:00:00Z">
        <w:r>
          <w:t xml:space="preserve"> </w:t>
        </w:r>
      </w:ins>
      <w:hyperlink w:anchor="def-validation-error">
        <w:ins w:id="236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237" w:author="PR Preview" w:date="2026-01-01T00:00:00Z">
        <w:r>
          <w:t xml:space="preserve">:</w:t>
        </w:r>
      </w:ins>
    </w:p>
    <w:p>
      <w:pPr>
        <w:pStyle w:val="BodyText"/>
      </w:pPr>
      <w:bookmarkStart w:id="14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1" w:name="def-test-set"/>
    <w:p>
      <w:pPr>
        <w:pStyle w:val="FirstParagraph"/>
      </w:pPr>
      <w:ins w:id="238" w:author="PR Preview" w:date="2026-01-01T00:00:00Z">
        <w:r>
          <w:rPr>
            <w:b/>
            <w:bCs/>
          </w:rPr>
          <w:t xml:space="preserve">Definition 35 (Test set)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rPr>
            <w:b/>
            <w:bCs/>
          </w:rPr>
          <w:t xml:space="preserve">test set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of a</w:t>
        </w:r>
      </w:ins>
      <w:ins w:id="245" w:author="PR Preview" w:date="2026-01-01T00:00:00Z">
        <w:r>
          <w:t xml:space="preserve"> </w:t>
        </w:r>
      </w:ins>
      <w:hyperlink w:anchor="def-data-splits">
        <w:ins w:id="246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is the</w:t>
        </w:r>
      </w:ins>
      <w:ins w:id="249" w:author="PR Preview" w:date="2026-01-01T00:00:00Z">
        <w:r>
          <w:t xml:space="preserve"> </w:t>
        </w:r>
      </w:ins>
      <w:hyperlink w:anchor="def-held-out-set">
        <w:ins w:id="250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of observations indexed by</w:t>
        </w:r>
      </w:ins>
      <w:ins w:id="25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on which the rule of the</w:t>
        </w:r>
      </w:ins>
      <w:ins w:id="257" w:author="PR Preview" w:date="2026-01-01T00:00:00Z">
        <w:r>
          <w:t xml:space="preserve"> </w:t>
        </w:r>
      </w:ins>
      <w:hyperlink w:anchor="def-validation-choice">
        <w:ins w:id="258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25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is scored:</w:t>
        </w:r>
      </w:ins>
    </w:p>
    <w:p>
      <w:pPr>
        <w:pStyle w:val="BodyText"/>
      </w:pPr>
      <w:bookmarkStart w:id="15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3" w:name="def-test-error"/>
    <w:p>
      <w:pPr>
        <w:pStyle w:val="FirstParagraph"/>
      </w:pPr>
      <w:ins w:id="262" w:author="PR Preview" w:date="2026-01-01T00:00:00Z">
        <w:r>
          <w:rPr>
            <w:b/>
            <w:bCs/>
          </w:rPr>
          <w:t xml:space="preserve">Definition 36 (Test error)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The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rPr>
            <w:b/>
            <w:bCs/>
          </w:rPr>
          <w:t xml:space="preserve">test error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of a</w:t>
        </w:r>
      </w:ins>
      <w:ins w:id="269" w:author="PR Preview" w:date="2026-01-01T00:00:00Z">
        <w:r>
          <w:t xml:space="preserve"> </w:t>
        </w:r>
      </w:ins>
      <w:hyperlink w:anchor="def-prediction-rule">
        <w:ins w:id="27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7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fitted to a</w:t>
        </w:r>
      </w:ins>
      <w:ins w:id="274" w:author="PR Preview" w:date="2026-01-01T00:00:00Z">
        <w:r>
          <w:t xml:space="preserve"> </w:t>
        </w:r>
      </w:ins>
      <w:hyperlink w:anchor="def-training-set">
        <w:ins w:id="27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its sample mean</w:t>
        </w:r>
      </w:ins>
      <w:ins w:id="279" w:author="PR Preview" w:date="2026-01-01T00:00:00Z">
        <w:r>
          <w:t xml:space="preserve"> </w:t>
        </w:r>
      </w:ins>
      <w:hyperlink w:anchor="def-observation-loss">
        <w:ins w:id="28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8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on the</w:t>
        </w:r>
      </w:ins>
      <w:ins w:id="284" w:author="PR Preview" w:date="2026-01-01T00:00:00Z">
        <w:r>
          <w:t xml:space="preserve"> </w:t>
        </w:r>
      </w:ins>
      <w:hyperlink w:anchor="def-test-set">
        <w:ins w:id="285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286" w:author="PR Preview" w:date="2026-01-01T00:00:00Z">
        <w:r>
          <w:t xml:space="preserve">, indexed by</w:t>
        </w:r>
      </w:ins>
      <w:ins w:id="28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88" w:author="PR Preview" w:date="2026-01-01T00:00:00Z">
        <w:r>
          <w:t xml:space="preserve">:</w:t>
        </w:r>
      </w:ins>
    </w:p>
    <w:p>
      <w:pPr>
        <w:pStyle w:val="BodyText"/>
      </w:pPr>
      <w:bookmarkStart w:id="15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bookmarkStart w:id="157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57"/>
    <w:bookmarkStart w:id="158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58"/>
    <w:bookmarkStart w:id="181" w:name="exm-train-validation-test-split"/>
    <w:p>
      <w:pPr>
        <w:pStyle w:val="BodyText"/>
      </w:pPr>
      <w:del w:id="289" w:author="PR Preview" w:date="2026-01-01T00:00:00Z">
        <w:r>
          <w:rPr>
            <w:b/>
            <w:bCs/>
          </w:rPr>
          <w:delText xml:space="preserve">Example 15 (Numerical example)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This example (</w:delText>
        </w:r>
      </w:del>
      <w:hyperlink w:anchor="exm-train-validation-test-split">
        <w:del w:id="292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293" w:author="PR Preview" w:date="2026-01-01T00:00:00Z">
        <w:r>
          <w:delText xml:space="preserve">)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uses R’s built-in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rPr>
            <w:rStyle w:val="VerbatimChar"/>
          </w:rPr>
          <w:delText xml:space="preserve">mtcars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dataset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cars)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to predict fuel efficiency (</w:delText>
        </w:r>
      </w:del>
      <w:del w:id="306" w:author="PR Preview" w:date="2026-01-01T00:00:00Z">
        <w:r>
          <w:rPr>
            <w:rStyle w:val="VerbatimChar"/>
          </w:rPr>
          <w:delText xml:space="preserve">mpg</w:delText>
        </w:r>
      </w:del>
      <w:del w:id="307" w:author="PR Preview" w:date="2026-01-01T00:00:00Z">
        <w:r>
          <w:delText xml:space="preserve">)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from vehicle weight (</w:delText>
        </w:r>
      </w:del>
      <w:del w:id="310" w:author="PR Preview" w:date="2026-01-01T00:00:00Z">
        <w:r>
          <w:rPr>
            <w:rStyle w:val="VerbatimChar"/>
          </w:rPr>
          <w:delText xml:space="preserve">wt</w:delText>
        </w:r>
      </w:del>
      <w:del w:id="311" w:author="PR Preview" w:date="2026-01-01T00:00:00Z">
        <w:r>
          <w:delText xml:space="preserve">).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It uses one random split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to compare linear,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quadratic,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cubic,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and quartic models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(</w:delText>
        </w:r>
      </w:del>
      <w:del w:id="324" w:author="PR Preview" w:date="2026-01-01T00:00:00Z">
        <w:r>
          <w:rPr>
            <w:rStyle w:val="VerbatimChar"/>
          </w:rPr>
          <w:delText xml:space="preserve">mpg ~ wt</w:delText>
        </w:r>
      </w:del>
      <w:del w:id="325" w:author="PR Preview" w:date="2026-01-01T00:00:00Z">
        <w:r>
          <w:delText xml:space="preserve">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rPr>
            <w:rStyle w:val="VerbatimChar"/>
          </w:rPr>
          <w:delText xml:space="preserve">mpg ~ wt + I(wt^2)</w:delText>
        </w:r>
      </w:del>
      <w:del w:id="328" w:author="PR Preview" w:date="2026-01-01T00:00:00Z">
        <w:r>
          <w:delText xml:space="preserve">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and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336" w:author="PR Preview" w:date="2026-01-01T00:00:00Z">
        <w:r>
          <w:delText xml:space="preserve">)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on a validation set,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then reports the chosen model’s test sRMSE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on untouched test data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(James et al. 2021, 213)</w:delText>
        </w:r>
      </w:del>
      <w:del w:id="345" w:author="PR Preview" w:date="2026-01-01T00:00:00Z">
        <w:r>
          <w:delText xml:space="preserve">.</w:delText>
        </w:r>
      </w:del>
    </w:p>
    <w:p>
      <w:pPr>
        <w:pStyle w:val="BodyText"/>
      </w:pPr>
      <w:ins w:id="346" w:author="PR Preview" w:date="2026-01-01T00:00:00Z">
        <w:r>
          <w:rPr>
            <w:b/>
            <w:bCs/>
          </w:rPr>
          <w:t xml:space="preserve">Example 16 (Numerical example)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This example (</w:t>
        </w:r>
      </w:ins>
      <w:hyperlink w:anchor="exm-train-validation-test-split">
        <w:ins w:id="349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350" w:author="PR Preview" w:date="2026-01-01T00:00:00Z">
        <w:r>
          <w:t xml:space="preserve">)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uses R’s built-in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rPr>
            <w:rStyle w:val="VerbatimChar"/>
          </w:rPr>
          <w:t xml:space="preserve">mtcars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dataset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cars)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to predict fuel efficiency (</w:t>
        </w:r>
      </w:ins>
      <w:ins w:id="363" w:author="PR Preview" w:date="2026-01-01T00:00:00Z">
        <w:r>
          <w:rPr>
            <w:rStyle w:val="VerbatimChar"/>
          </w:rPr>
          <w:t xml:space="preserve">mpg</w:t>
        </w:r>
      </w:ins>
      <w:ins w:id="364" w:author="PR Preview" w:date="2026-01-01T00:00:00Z">
        <w:r>
          <w:t xml:space="preserve">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from vehicle weight (</w:t>
        </w:r>
      </w:ins>
      <w:ins w:id="367" w:author="PR Preview" w:date="2026-01-01T00:00:00Z">
        <w:r>
          <w:rPr>
            <w:rStyle w:val="VerbatimChar"/>
          </w:rPr>
          <w:t xml:space="preserve">wt</w:t>
        </w:r>
      </w:ins>
      <w:ins w:id="368" w:author="PR Preview" w:date="2026-01-01T00:00:00Z">
        <w:r>
          <w:t xml:space="preserve">).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It uses one random split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to compare linear,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quadratic,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cubic,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and quartic models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(</w:t>
        </w:r>
      </w:ins>
      <w:ins w:id="381" w:author="PR Preview" w:date="2026-01-01T00:00:00Z">
        <w:r>
          <w:rPr>
            <w:rStyle w:val="VerbatimChar"/>
          </w:rPr>
          <w:t xml:space="preserve">mpg ~ wt</w:t>
        </w:r>
      </w:ins>
      <w:ins w:id="382" w:author="PR Preview" w:date="2026-01-01T00:00:00Z">
        <w:r>
          <w:t xml:space="preserve">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rPr>
            <w:rStyle w:val="VerbatimChar"/>
          </w:rPr>
          <w:t xml:space="preserve">mpg ~ wt + I(wt^2)</w:t>
        </w:r>
      </w:ins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rPr>
            <w:rStyle w:val="VerbatimChar"/>
          </w:rPr>
          <w:t xml:space="preserve">mpg ~ wt + I(wt^2) + I(wt^3)</w:t>
        </w:r>
      </w:ins>
      <w:ins w:id="388" w:author="PR Preview" w:date="2026-01-01T00:00:00Z">
        <w:r>
          <w:t xml:space="preserve">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and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393" w:author="PR Preview" w:date="2026-01-01T00:00:00Z">
        <w:r>
          <w:t xml:space="preserve">)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on a validation set,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then reports the chosen model’s test sRMSE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on untouched test data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(James et al. 2021, 213)</w:t>
        </w:r>
      </w:ins>
      <w:ins w:id="402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5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1"/>
    <w:bookmarkEnd w:id="182"/>
    <w:bookmarkStart w:id="21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83"/>
    <w:bookmarkStart w:id="18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4"/>
    <w:bookmarkStart w:id="186" w:name="def-folds"/>
    <w:p>
      <w:pPr>
        <w:pStyle w:val="FirstParagraph"/>
      </w:pPr>
      <w:del w:id="403" w:author="PR Preview" w:date="2026-01-01T00:00:00Z">
        <w:r>
          <w:rPr>
            <w:b/>
            <w:bCs/>
          </w:rPr>
          <w:delText xml:space="preserve">Definition 36 (Folds)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A division of a</w:delText>
        </w:r>
      </w:del>
      <w:del w:id="406" w:author="PR Preview" w:date="2026-01-01T00:00:00Z">
        <w:r>
          <w:delText xml:space="preserve"> </w:delText>
        </w:r>
      </w:del>
      <w:hyperlink w:anchor="def-training-set">
        <w:del w:id="40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09" w:author="PR Preview" w:date="2026-01-01T00:00:00Z">
        <w:r>
          <w:delText xml:space="preserve">,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indexed by</w:delText>
        </w:r>
      </w:del>
      <w:del w:id="412" w:author="PR Preview" w:date="2026-01-01T00:00:00Z">
        <w:r>
          <w:delText xml:space="preserve"> </w:delText>
        </w:r>
      </w:del>
      <m:oMath>
        <m:r>
          <m:t>I</m:t>
        </m:r>
      </m:oMath>
      <w:del w:id="413" w:author="PR Preview" w:date="2026-01-01T00:00:00Z">
        <w:r>
          <w:delText xml:space="preserve">, into</w:delText>
        </w:r>
      </w:del>
      <w:del w:id="414" w:author="PR Preview" w:date="2026-01-01T00:00:00Z">
        <w:r>
          <w:delText xml:space="preserve"> </w:delText>
        </w:r>
      </w:del>
      <m:oMath>
        <m:r>
          <m:t>k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b/>
            <w:bCs/>
          </w:rPr>
          <w:delText xml:space="preserve">folds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is a partition of</w:delText>
        </w:r>
      </w:del>
      <w:del w:id="419" w:author="PR Preview" w:date="2026-01-01T00:00:00Z">
        <w:r>
          <w:delText xml:space="preserve"> </w:delText>
        </w:r>
      </w:del>
      <m:oMath>
        <m:r>
          <m:t>I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into</w:delText>
        </w:r>
      </w:del>
      <w:del w:id="422" w:author="PR Preview" w:date="2026-01-01T00:00:00Z">
        <w:r>
          <w:delText xml:space="preserve"> </w:delText>
        </w:r>
      </w:del>
      <m:oMath>
        <m:r>
          <m:t>k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nonempty, disjoint subsets</w:delText>
        </w:r>
      </w:del>
      <w:del w:id="4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26" w:author="PR Preview" w:date="2026-01-01T00:00:00Z">
        <w:r>
          <w:delText xml:space="preserve">:</w:delText>
        </w:r>
      </w:del>
    </w:p>
    <w:p>
      <w:pPr>
        <w:pStyle w:val="FirstParagraph"/>
      </w:pPr>
      <w:ins w:id="427" w:author="PR Preview" w:date="2026-01-01T00:00:00Z">
        <w:r>
          <w:rPr>
            <w:b/>
            <w:bCs/>
          </w:rPr>
          <w:t xml:space="preserve">Definition 37 (Folds)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 division of a</w:t>
        </w:r>
      </w:ins>
      <w:ins w:id="430" w:author="PR Preview" w:date="2026-01-01T00:00:00Z">
        <w:r>
          <w:t xml:space="preserve"> </w:t>
        </w:r>
      </w:ins>
      <w:hyperlink w:anchor="def-training-set">
        <w:ins w:id="43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33" w:author="PR Preview" w:date="2026-01-01T00:00:00Z">
        <w:r>
          <w:t xml:space="preserve">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indexed by</w:t>
        </w:r>
      </w:ins>
      <w:ins w:id="436" w:author="PR Preview" w:date="2026-01-01T00:00:00Z">
        <w:r>
          <w:t xml:space="preserve"> </w:t>
        </w:r>
      </w:ins>
      <m:oMath>
        <m:r>
          <m:t>I</m:t>
        </m:r>
      </m:oMath>
      <w:ins w:id="437" w:author="PR Preview" w:date="2026-01-01T00:00:00Z">
        <w:r>
          <w:t xml:space="preserve">, into</w:t>
        </w:r>
      </w:ins>
      <w:ins w:id="438" w:author="PR Preview" w:date="2026-01-01T00:00:00Z">
        <w:r>
          <w:t xml:space="preserve"> </w:t>
        </w:r>
      </w:ins>
      <m:oMath>
        <m:r>
          <m:t>k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rPr>
            <w:b/>
            <w:bCs/>
          </w:rPr>
          <w:t xml:space="preserve">folds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 a partition of</w:t>
        </w:r>
      </w:ins>
      <w:ins w:id="443" w:author="PR Preview" w:date="2026-01-01T00:00:00Z">
        <w:r>
          <w:t xml:space="preserve"> </w:t>
        </w:r>
      </w:ins>
      <m:oMath>
        <m:r>
          <m:t>I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into</w:t>
        </w:r>
      </w:ins>
      <w:ins w:id="446" w:author="PR Preview" w:date="2026-01-01T00:00:00Z">
        <w:r>
          <w:t xml:space="preserve"> </w:t>
        </w:r>
      </w:ins>
      <m:oMath>
        <m:r>
          <m:t>k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nonempty, disjoint subsets</w:t>
        </w:r>
      </w:ins>
      <w:ins w:id="4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50" w:author="PR Preview" w:date="2026-01-01T00:00:00Z">
        <w:r>
          <w:t xml:space="preserve">:</w:t>
        </w:r>
      </w:ins>
    </w:p>
    <w:p>
      <w:pPr>
        <w:pStyle w:val="BodyText"/>
      </w:pPr>
      <w:bookmarkStart w:id="18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87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87"/>
    <w:bookmarkStart w:id="189" w:name="def-fold-size"/>
    <w:p>
      <w:pPr>
        <w:pStyle w:val="BodyText"/>
      </w:pPr>
      <w:del w:id="451" w:author="PR Preview" w:date="2026-01-01T00:00:00Z">
        <w:r>
          <w:rPr>
            <w:b/>
            <w:bCs/>
          </w:rPr>
          <w:delText xml:space="preserve">Definition 37 (Fold size)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The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rPr>
            <w:b/>
            <w:bCs/>
          </w:rPr>
          <w:delText xml:space="preserve">size</w:delText>
        </w:r>
      </w:del>
      <w:del w:id="456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of</w:delText>
        </w:r>
      </w:del>
      <w:del w:id="459" w:author="PR Preview" w:date="2026-01-01T00:00:00Z">
        <w:r>
          <w:delText xml:space="preserve"> </w:delText>
        </w:r>
      </w:del>
      <w:hyperlink w:anchor="def-folds">
        <w:del w:id="46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6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8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del w:id="464" w:author="PR Preview" w:date="2026-01-01T00:00:00Z">
        <w:r>
          <w:rPr>
            <w:b/>
            <w:bCs/>
          </w:rPr>
          <w:delText xml:space="preserve">Definition 38 (Fold assignment)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Given</w:delText>
        </w:r>
      </w:del>
      <w:del w:id="467" w:author="PR Preview" w:date="2026-01-01T00:00:00Z">
        <w:r>
          <w:delText xml:space="preserve"> </w:delText>
        </w:r>
      </w:del>
      <w:hyperlink w:anchor="def-folds">
        <w:del w:id="468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70" w:author="PR Preview" w:date="2026-01-01T00:00:00Z">
        <w:r>
          <w:delText xml:space="preserve">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the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rPr>
            <w:b/>
            <w:bCs/>
          </w:rPr>
          <w:delText xml:space="preserve">fold assignment</w:delText>
        </w:r>
      </w:del>
      <w:del w:id="47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of observation</w:delText>
        </w:r>
      </w:del>
      <w:del w:id="478" w:author="PR Preview" w:date="2026-01-01T00:00:00Z">
        <w:r>
          <w:delText xml:space="preserve"> </w:delText>
        </w:r>
      </w:del>
      <m:oMath>
        <m:r>
          <m:t>i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481" w:author="PR Preview" w:date="2026-01-01T00:00:00Z">
        <w:r>
          <w:rPr>
            <w:b/>
            <w:bCs/>
          </w:rPr>
          <w:t xml:space="preserve">Definition 38 (Fold size)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The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rPr>
            <w:b/>
            <w:bCs/>
          </w:rPr>
          <w:t xml:space="preserve">size</w:t>
        </w:r>
      </w:ins>
      <w:ins w:id="48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of</w:t>
        </w:r>
      </w:ins>
      <w:ins w:id="489" w:author="PR Preview" w:date="2026-01-01T00:00:00Z">
        <w:r>
          <w:t xml:space="preserve"> </w:t>
        </w:r>
      </w:ins>
      <w:hyperlink w:anchor="def-folds">
        <w:ins w:id="49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8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1" w:name="def-fold-assignment"/>
    <w:p>
      <w:pPr>
        <w:pStyle w:val="FirstParagraph"/>
      </w:pPr>
      <w:ins w:id="494" w:author="PR Preview" w:date="2026-01-01T00:00:00Z">
        <w:r>
          <w:rPr>
            <w:b/>
            <w:bCs/>
          </w:rPr>
          <w:t xml:space="preserve">Definition 39 (Fold assignment)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Given</w:t>
        </w:r>
      </w:ins>
      <w:ins w:id="497" w:author="PR Preview" w:date="2026-01-01T00:00:00Z">
        <w:r>
          <w:t xml:space="preserve"> </w:t>
        </w:r>
      </w:ins>
      <w:hyperlink w:anchor="def-folds">
        <w:ins w:id="49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the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rPr>
            <w:b/>
            <w:bCs/>
          </w:rPr>
          <w:t xml:space="preserve">fold assignment</w:t>
        </w:r>
      </w:ins>
      <w:ins w:id="50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of observation</w:t>
        </w:r>
      </w:ins>
      <w:ins w:id="508" w:author="PR Preview" w:date="2026-01-01T00:00:00Z">
        <w:r>
          <w:t xml:space="preserve"> </w:t>
        </w:r>
      </w:ins>
      <m:oMath>
        <m:r>
          <m:t>i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9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2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2"/>
    <w:bookmarkStart w:id="194" w:name="def-fold-out-rule"/>
    <w:p>
      <w:pPr>
        <w:pStyle w:val="BodyText"/>
      </w:pPr>
      <w:del w:id="511" w:author="PR Preview" w:date="2026-01-01T00:00:00Z">
        <w:r>
          <w:rPr>
            <w:b/>
            <w:bCs/>
          </w:rPr>
          <w:delText xml:space="preserve">Definition 39 (Fold-out rule)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For</w:delText>
        </w:r>
      </w:del>
      <w:del w:id="514" w:author="PR Preview" w:date="2026-01-01T00:00:00Z">
        <w:r>
          <w:delText xml:space="preserve"> </w:delText>
        </w:r>
      </w:del>
      <w:hyperlink w:anchor="def-folds">
        <w:del w:id="51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17" w:author="PR Preview" w:date="2026-01-01T00:00:00Z">
        <w:r>
          <w:delText xml:space="preserve">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the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rPr>
            <w:b/>
            <w:bCs/>
          </w:rPr>
          <w:delText xml:space="preserve">fold-out rule</w:delText>
        </w:r>
      </w:del>
      <w:del w:id="52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is the</w:delText>
        </w:r>
      </w:del>
      <w:del w:id="525" w:author="PR Preview" w:date="2026-01-01T00:00:00Z">
        <w:r>
          <w:delText xml:space="preserve"> </w:delText>
        </w:r>
      </w:del>
      <w:hyperlink w:anchor="def-prediction-rule">
        <w:del w:id="52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that a</w:delText>
        </w:r>
      </w:del>
      <w:del w:id="529" w:author="PR Preview" w:date="2026-01-01T00:00:00Z">
        <w:r>
          <w:delText xml:space="preserve"> </w:delText>
        </w:r>
      </w:del>
      <w:hyperlink w:anchor="def-fitting-procedure">
        <w:del w:id="53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31" w:author="PR Preview" w:date="2026-01-01T00:00:00Z">
        <w:r>
          <w:delText xml:space="preserve"> </w:delText>
        </w:r>
      </w:del>
      <m:oMath>
        <m:r>
          <m:t>g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produces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536" w:author="PR Preview" w:date="2026-01-01T00:00:00Z">
        <w:r>
          <w:rPr>
            <w:b/>
            <w:bCs/>
          </w:rPr>
          <w:t xml:space="preserve">Definition 40 (Fold-out rule)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For</w:t>
        </w:r>
      </w:ins>
      <w:ins w:id="539" w:author="PR Preview" w:date="2026-01-01T00:00:00Z">
        <w:r>
          <w:t xml:space="preserve"> </w:t>
        </w:r>
      </w:ins>
      <w:hyperlink w:anchor="def-folds">
        <w:ins w:id="54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rPr>
            <w:b/>
            <w:bCs/>
          </w:rPr>
          <w:t xml:space="preserve">fold-out rule</w:t>
        </w:r>
      </w:ins>
      <w:ins w:id="54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is the</w:t>
        </w:r>
      </w:ins>
      <w:ins w:id="550" w:author="PR Preview" w:date="2026-01-01T00:00:00Z">
        <w:r>
          <w:t xml:space="preserve"> </w:t>
        </w:r>
      </w:ins>
      <w:hyperlink w:anchor="def-prediction-rule">
        <w:ins w:id="55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that a</w:t>
        </w:r>
      </w:ins>
      <w:ins w:id="554" w:author="PR Preview" w:date="2026-01-01T00:00:00Z">
        <w:r>
          <w:t xml:space="preserve"> </w:t>
        </w:r>
      </w:ins>
      <w:hyperlink w:anchor="def-fitting-procedure">
        <w:ins w:id="55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56" w:author="PR Preview" w:date="2026-01-01T00:00:00Z">
        <w:r>
          <w:t xml:space="preserve"> </w:t>
        </w:r>
      </w:ins>
      <m:oMath>
        <m:r>
          <m:t>g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produces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9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5"/>
    <w:bookmarkStart w:id="196" w:name="def-kfold"/>
    <w:p>
      <w:pPr>
        <w:pStyle w:val="BodyText"/>
      </w:pPr>
      <w:del w:id="561" w:author="PR Preview" w:date="2026-01-01T00:00:00Z">
        <w:r>
          <w:rPr>
            <w:b/>
            <w:bCs/>
          </w:rPr>
          <w:delText xml:space="preserve">Definition 40 (</w:delText>
        </w:r>
      </w:del>
      <m:oMath>
        <m:r>
          <m:t>k</m:t>
        </m:r>
      </m:oMath>
      <w:del w:id="562" w:author="PR Preview" w:date="2026-01-01T00:00:00Z">
        <w:r>
          <w:rPr>
            <w:b/>
            <w:bCs/>
          </w:rPr>
          <w:delText xml:space="preserve">-fold cross-validation)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In</w:delText>
        </w:r>
      </w:del>
      <w:del w:id="565" w:author="PR Preview" w:date="2026-01-01T00:00:00Z">
        <w:r>
          <w:delText xml:space="preserve"> </w:delText>
        </w:r>
      </w:del>
      <m:oMath>
        <m:r>
          <m:t>k</m:t>
        </m:r>
      </m:oMath>
      <w:del w:id="566" w:author="PR Preview" w:date="2026-01-01T00:00:00Z">
        <w:r>
          <w:rPr>
            <w:b/>
            <w:bCs/>
          </w:rPr>
          <w:delText xml:space="preserve">-fold cross-validation</w:delText>
        </w:r>
      </w:del>
      <w:del w:id="567" w:author="PR Preview" w:date="2026-01-01T00:00:00Z">
        <w:r>
          <w:delText xml:space="preserve">:</w:delText>
        </w:r>
      </w:del>
    </w:p>
    <w:p>
      <w:pPr>
        <w:pStyle w:val="BodyText"/>
      </w:pPr>
      <w:ins w:id="568" w:author="PR Preview" w:date="2026-01-01T00:00:00Z">
        <w:r>
          <w:rPr>
            <w:b/>
            <w:bCs/>
          </w:rPr>
          <w:t xml:space="preserve">Definition 41 (</w:t>
        </w:r>
      </w:ins>
      <m:oMath>
        <m:r>
          <m:t>k</m:t>
        </m:r>
      </m:oMath>
      <w:ins w:id="569" w:author="PR Preview" w:date="2026-01-01T00:00:00Z">
        <w:r>
          <w:rPr>
            <w:b/>
            <w:bCs/>
          </w:rPr>
          <w:t xml:space="preserve">-fold cross-validation)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In</w:t>
        </w:r>
      </w:ins>
      <w:ins w:id="572" w:author="PR Preview" w:date="2026-01-01T00:00:00Z">
        <w:r>
          <w:t xml:space="preserve"> </w:t>
        </w:r>
      </w:ins>
      <m:oMath>
        <m:r>
          <m:t>k</m:t>
        </m:r>
      </m:oMath>
      <w:ins w:id="573" w:author="PR Preview" w:date="2026-01-01T00:00:00Z">
        <w:r>
          <w:rPr>
            <w:b/>
            <w:bCs/>
          </w:rPr>
          <w:t xml:space="preserve">-fold cross-validation</w:t>
        </w:r>
      </w:ins>
      <w:ins w:id="57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96"/>
    <w:bookmarkStart w:id="197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97"/>
    <w:bookmarkStart w:id="199" w:name="def-cv-estimate"/>
    <w:p>
      <w:pPr>
        <w:pStyle w:val="BodyText"/>
      </w:pPr>
      <w:del w:id="575" w:author="PR Preview" w:date="2026-01-01T00:00:00Z">
        <w:r>
          <w:rPr>
            <w:b/>
            <w:bCs/>
          </w:rPr>
          <w:delText xml:space="preserve">Definition 41 (Cross-validation estimate)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The</w:delText>
        </w:r>
      </w:del>
      <w:del w:id="578" w:author="PR Preview" w:date="2026-01-01T00:00:00Z">
        <w:r>
          <w:delText xml:space="preserve"> </w:delText>
        </w:r>
      </w:del>
      <m:oMath>
        <m:r>
          <m:t>k</m:t>
        </m:r>
      </m:oMath>
      <w:del w:id="579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5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is the</w:delText>
        </w:r>
      </w:del>
      <w:del w:id="583" w:author="PR Preview" w:date="2026-01-01T00:00:00Z">
        <w:r>
          <w:delText xml:space="preserve"> </w:delText>
        </w:r>
      </w:del>
      <w:hyperlink r:id="rId60">
        <w:del w:id="58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of the predictions that each observation</w:delText>
        </w:r>
      </w:del>
      <w:del w:id="5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of the training set receives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from the</w:delText>
        </w:r>
      </w:del>
      <w:del w:id="592" w:author="PR Preview" w:date="2026-01-01T00:00:00Z">
        <w:r>
          <w:delText xml:space="preserve"> </w:delText>
        </w:r>
      </w:del>
      <w:hyperlink w:anchor="def-fold-out-rule">
        <w:del w:id="593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of its</w:delText>
        </w:r>
      </w:del>
      <w:del w:id="596" w:author="PR Preview" w:date="2026-01-01T00:00:00Z">
        <w:r>
          <w:delText xml:space="preserve"> </w:delText>
        </w:r>
      </w:del>
      <w:hyperlink w:anchor="def-fold-assignment">
        <w:del w:id="597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59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in</w:delText>
        </w:r>
      </w:del>
      <w:del w:id="60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60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603" w:author="PR Preview" w:date="2026-01-01T00:00:00Z">
        <w:r>
          <w:delText xml:space="preserve">:</w:delText>
        </w:r>
      </w:del>
    </w:p>
    <w:p>
      <w:pPr>
        <w:pStyle w:val="BodyText"/>
      </w:pPr>
      <w:ins w:id="604" w:author="PR Preview" w:date="2026-01-01T00:00:00Z">
        <w:r>
          <w:rPr>
            <w:b/>
            <w:bCs/>
          </w:rPr>
          <w:t xml:space="preserve">Definition 42 (Cross-validation estimate)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The</w:t>
        </w:r>
      </w:ins>
      <w:ins w:id="607" w:author="PR Preview" w:date="2026-01-01T00:00:00Z">
        <w:r>
          <w:t xml:space="preserve"> </w:t>
        </w:r>
      </w:ins>
      <m:oMath>
        <m:r>
          <m:t>k</m:t>
        </m:r>
      </m:oMath>
      <w:ins w:id="608" w:author="PR Preview" w:date="2026-01-01T00:00:00Z">
        <w:r>
          <w:rPr>
            <w:b/>
            <w:bCs/>
          </w:rPr>
          <w:t xml:space="preserve">-fold cross-validation estimate</w:t>
        </w:r>
      </w:ins>
      <w:ins w:id="60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is the</w:t>
        </w:r>
      </w:ins>
      <w:ins w:id="612" w:author="PR Preview" w:date="2026-01-01T00:00:00Z">
        <w:r>
          <w:t xml:space="preserve"> </w:t>
        </w:r>
      </w:ins>
      <w:hyperlink r:id="rId60">
        <w:ins w:id="613" w:author="PR Preview" w:date="2026-01-01T00:00:00Z">
          <w:r>
            <w:rPr>
              <w:rStyle w:val="Hyperlink"/>
            </w:rPr>
            <w:t xml:space="preserve">sMSE</w:t>
          </w:r>
        </w:ins>
      </w:hyperlink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of the predictions that each observation</w:t>
        </w:r>
      </w:ins>
      <w:ins w:id="6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of the training set receives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from the</w:t>
        </w:r>
      </w:ins>
      <w:ins w:id="621" w:author="PR Preview" w:date="2026-01-01T00:00:00Z">
        <w:r>
          <w:t xml:space="preserve"> </w:t>
        </w:r>
      </w:ins>
      <w:hyperlink w:anchor="def-fold-out-rule">
        <w:ins w:id="62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of its</w:t>
        </w:r>
      </w:ins>
      <w:ins w:id="625" w:author="PR Preview" w:date="2026-01-01T00:00:00Z">
        <w:r>
          <w:t xml:space="preserve"> </w:t>
        </w:r>
      </w:ins>
      <w:hyperlink w:anchor="def-fold-assignment">
        <w:ins w:id="626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62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in</w:t>
        </w:r>
      </w:ins>
      <w:ins w:id="63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63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632" w:author="PR Preview" w:date="2026-01-01T00:00:00Z">
        <w:r>
          <w:t xml:space="preserve">:</w:t>
        </w:r>
      </w:ins>
    </w:p>
    <w:p>
      <w:pPr>
        <w:pStyle w:val="BodyText"/>
      </w:pPr>
      <w:bookmarkStart w:id="19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bookmarkStart w:id="200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0"/>
    <w:bookmarkStart w:id="20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1"/>
    <w:bookmarkStart w:id="202" w:name="sol-cv-estimate-by-fold"/>
    <w:p>
      <w:pPr>
        <w:pStyle w:val="BodyText"/>
      </w:pPr>
      <w:del w:id="633" w:author="PR Preview" w:date="2026-01-01T00:00:00Z">
        <w:r>
          <w:rPr>
            <w:i/>
            <w:iCs/>
          </w:rPr>
          <w:delText xml:space="preserve">Solution 10</w:delText>
        </w:r>
      </w:del>
      <w:del w:id="634" w:author="PR Preview" w:date="2026-01-01T00:00:00Z">
        <w:r>
          <w:delText xml:space="preserve">. </w:delText>
        </w:r>
      </w:del>
      <w:del w:id="635" w:author="PR Preview" w:date="2026-01-01T00:00:00Z">
        <w:r>
          <w:delText xml:space="preserve">The folds</w:delText>
        </w:r>
      </w:del>
      <w:del w:id="63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partition</w:delText>
        </w:r>
      </w:del>
      <w:del w:id="639" w:author="PR Preview" w:date="2026-01-01T00:00:00Z">
        <w:r>
          <w:delText xml:space="preserve"> </w:delText>
        </w:r>
      </w:del>
      <m:oMath>
        <m:r>
          <m:t>I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(</w:delText>
        </w:r>
      </w:del>
      <w:hyperlink w:anchor="def-folds">
        <w:del w:id="642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643" w:author="PR Preview" w:date="2026-01-01T00:00:00Z">
        <w:r>
          <w:delText xml:space="preserve">),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so summing over the observations of each fold and then over the folds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adds each term of</w:delText>
        </w:r>
      </w:del>
      <w:del w:id="648" w:author="PR Preview" w:date="2026-01-01T00:00:00Z">
        <w:r>
          <w:delText xml:space="preserve"> </w:delText>
        </w:r>
      </w:del>
      <w:hyperlink w:anchor="eq-cv-estimate">
        <w:del w:id="649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exactly once.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For</w:delText>
        </w:r>
      </w:del>
      <w:del w:id="65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55" w:author="PR Preview" w:date="2026-01-01T00:00:00Z">
        <w:r>
          <w:delText xml:space="preserve">,</w:delText>
        </w:r>
      </w:del>
      <w:del w:id="656" w:author="PR Preview" w:date="2026-01-01T00:00:00Z">
        <w:r>
          <w:delText xml:space="preserve"> </w:delText>
        </w:r>
      </w:del>
      <w:hyperlink w:anchor="eq-fold-assignment">
        <w:del w:id="657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also puts</w:delText>
        </w:r>
      </w:del>
      <w:del w:id="660" w:author="PR Preview" w:date="2026-01-01T00:00:00Z">
        <w:r>
          <w:delText xml:space="preserve"> </w:delText>
        </w:r>
      </w:del>
      <m:oMath>
        <m:r>
          <m:t>i</m:t>
        </m:r>
      </m:oMath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in</w:delText>
        </w:r>
      </w:del>
      <w:del w:id="6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664" w:author="PR Preview" w:date="2026-01-01T00:00:00Z">
        <w:r>
          <w:delText xml:space="preserve">,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and the folds are disjoint,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so</w:delText>
        </w:r>
      </w:del>
      <w:del w:id="66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670" w:author="PR Preview" w:date="2026-01-01T00:00:00Z">
        <w:r>
          <w:delText xml:space="preserve">.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Then</w:delText>
        </w:r>
      </w:del>
    </w:p>
    <w:p>
      <w:pPr>
        <w:pStyle w:val="BodyText"/>
      </w:pPr>
      <w:ins w:id="673" w:author="PR Preview" w:date="2026-01-01T00:00:00Z">
        <w:r>
          <w:rPr>
            <w:i/>
            <w:iCs/>
          </w:rPr>
          <w:t xml:space="preserve">Solution 10</w:t>
        </w:r>
      </w:ins>
      <w:ins w:id="674" w:author="PR Preview" w:date="2026-01-01T00:00:00Z">
        <w:r>
          <w:t xml:space="preserve">. </w:t>
        </w:r>
      </w:ins>
      <w:ins w:id="675" w:author="PR Preview" w:date="2026-01-01T00:00:00Z">
        <w:r>
          <w:t xml:space="preserve">The folds</w:t>
        </w:r>
      </w:ins>
      <w:ins w:id="6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partition</w:t>
        </w:r>
      </w:ins>
      <w:ins w:id="679" w:author="PR Preview" w:date="2026-01-01T00:00:00Z">
        <w:r>
          <w:t xml:space="preserve"> </w:t>
        </w:r>
      </w:ins>
      <m:oMath>
        <m:r>
          <m:t>I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(</w:t>
        </w:r>
      </w:ins>
      <w:hyperlink w:anchor="def-folds">
        <w:ins w:id="682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683" w:author="PR Preview" w:date="2026-01-01T00:00:00Z">
        <w:r>
          <w:t xml:space="preserve">),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so summing over the observations of each fold and then over the folds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adds each term of</w:t>
        </w:r>
      </w:ins>
      <w:ins w:id="688" w:author="PR Preview" w:date="2026-01-01T00:00:00Z">
        <w:r>
          <w:t xml:space="preserve"> </w:t>
        </w:r>
      </w:ins>
      <w:hyperlink w:anchor="eq-cv-estimate">
        <w:ins w:id="689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exactly once.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For</w:t>
        </w:r>
      </w:ins>
      <w:ins w:id="69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95" w:author="PR Preview" w:date="2026-01-01T00:00:00Z">
        <w:r>
          <w:t xml:space="preserve">,</w:t>
        </w:r>
      </w:ins>
      <w:ins w:id="696" w:author="PR Preview" w:date="2026-01-01T00:00:00Z">
        <w:r>
          <w:t xml:space="preserve"> </w:t>
        </w:r>
      </w:ins>
      <w:hyperlink w:anchor="eq-fold-assignment">
        <w:ins w:id="697" w:author="PR Preview" w:date="2026-01-01T00:00:00Z">
          <w:r>
            <w:rPr>
              <w:rStyle w:val="Hyperlink"/>
            </w:rPr>
            <w:t xml:space="preserve">Equation 35</w:t>
          </w:r>
        </w:ins>
      </w:hyperlink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also puts</w:t>
        </w:r>
      </w:ins>
      <w:ins w:id="700" w:author="PR Preview" w:date="2026-01-01T00:00:00Z">
        <w:r>
          <w:t xml:space="preserve"> </w:t>
        </w:r>
      </w:ins>
      <m:oMath>
        <m:r>
          <m:t>i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in</w:t>
        </w:r>
      </w:ins>
      <w:ins w:id="7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704" w:author="PR Preview" w:date="2026-01-01T00:00:00Z">
        <w:r>
          <w:t xml:space="preserve">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and the folds are disjoint,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so</w:t>
        </w:r>
      </w:ins>
      <w:ins w:id="70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710" w:author="PR Preview" w:date="2026-01-01T00:00:00Z">
        <w:r>
          <w:t xml:space="preserve">.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2"/>
    <w:bookmarkStart w:id="20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6" w:name="def-fold-mse"/>
    <w:p>
      <w:pPr>
        <w:pStyle w:val="BodyText"/>
      </w:pPr>
      <w:del w:id="713" w:author="PR Preview" w:date="2026-01-01T00:00:00Z">
        <w:r>
          <w:rPr>
            <w:b/>
            <w:bCs/>
          </w:rPr>
          <w:delText xml:space="preserve">Definition 42 (Fold mean squared error)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The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rPr>
            <w:b/>
            <w:bCs/>
          </w:rPr>
          <w:delText xml:space="preserve">fold mean squared error</w:delText>
        </w:r>
      </w:del>
      <w:del w:id="71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of</w:delText>
        </w:r>
      </w:del>
      <w:del w:id="721" w:author="PR Preview" w:date="2026-01-01T00:00:00Z">
        <w:r>
          <w:delText xml:space="preserve"> </w:delText>
        </w:r>
      </w:del>
      <w:hyperlink w:anchor="def-folds">
        <w:del w:id="72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7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is the</w:delText>
        </w:r>
      </w:del>
      <w:del w:id="726" w:author="PR Preview" w:date="2026-01-01T00:00:00Z">
        <w:r>
          <w:delText xml:space="preserve"> </w:delText>
        </w:r>
      </w:del>
      <w:hyperlink r:id="rId60">
        <w:del w:id="727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of the</w:delText>
        </w:r>
      </w:del>
      <w:del w:id="730" w:author="PR Preview" w:date="2026-01-01T00:00:00Z">
        <w:r>
          <w:delText xml:space="preserve"> </w:delText>
        </w:r>
      </w:del>
      <w:hyperlink w:anchor="def-fold-out-rule">
        <w:del w:id="731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732" w:author="PR Preview" w:date="2026-01-01T00:00:00Z">
        <w:r>
          <w:delText xml:space="preserve">’s predictions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for the</w:delText>
        </w:r>
      </w:del>
      <w:del w:id="735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(</w:delText>
        </w:r>
      </w:del>
      <w:hyperlink w:anchor="def-fold-size">
        <w:del w:id="738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739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740" w:author="PR Preview" w:date="2026-01-01T00:00:00Z">
        <w:r>
          <w:rPr>
            <w:b/>
            <w:bCs/>
          </w:rPr>
          <w:t xml:space="preserve">Definition 43 (Fold mean squared error)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rPr>
            <w:b/>
            <w:bCs/>
          </w:rPr>
          <w:t xml:space="preserve">fold mean squared error</w:t>
        </w:r>
      </w:ins>
      <w:ins w:id="74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of</w:t>
        </w:r>
      </w:ins>
      <w:ins w:id="748" w:author="PR Preview" w:date="2026-01-01T00:00:00Z">
        <w:r>
          <w:t xml:space="preserve"> </w:t>
        </w:r>
      </w:ins>
      <w:hyperlink w:anchor="def-folds">
        <w:ins w:id="74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7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is the</w:t>
        </w:r>
      </w:ins>
      <w:ins w:id="753" w:author="PR Preview" w:date="2026-01-01T00:00:00Z">
        <w:r>
          <w:t xml:space="preserve"> </w:t>
        </w:r>
      </w:ins>
      <w:hyperlink r:id="rId60">
        <w:ins w:id="754" w:author="PR Preview" w:date="2026-01-01T00:00:00Z">
          <w:r>
            <w:rPr>
              <w:rStyle w:val="Hyperlink"/>
            </w:rPr>
            <w:t xml:space="preserve">sMSE</w:t>
          </w:r>
        </w:ins>
      </w:hyperlink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of the</w:t>
        </w:r>
      </w:ins>
      <w:ins w:id="757" w:author="PR Preview" w:date="2026-01-01T00:00:00Z">
        <w:r>
          <w:t xml:space="preserve"> </w:t>
        </w:r>
      </w:ins>
      <w:hyperlink w:anchor="def-fold-out-rule">
        <w:ins w:id="758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759" w:author="PR Preview" w:date="2026-01-01T00:00:00Z">
        <w:r>
          <w:t xml:space="preserve">’s predictions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for the</w:t>
        </w:r>
      </w:ins>
      <w:ins w:id="762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(</w:t>
        </w:r>
      </w:ins>
      <w:hyperlink w:anchor="def-fold-size">
        <w:ins w:id="765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766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0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7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07"/>
    <w:bookmarkStart w:id="208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08"/>
    <w:bookmarkStart w:id="209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09"/>
    <w:bookmarkStart w:id="214" w:name="exm-kfold-simulated"/>
    <w:p>
      <w:pPr>
        <w:pStyle w:val="BodyText"/>
      </w:pPr>
      <w:del w:id="767" w:author="PR Preview" w:date="2026-01-01T00:00:00Z">
        <w:r>
          <w:rPr>
            <w:b/>
            <w:bCs/>
          </w:rPr>
          <w:delText xml:space="preserve">Example 16 (Cross-validation versus the generalization error)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This example applies</w:delText>
        </w:r>
      </w:del>
      <w:del w:id="77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77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with</w:delText>
        </w:r>
      </w:del>
      <w:del w:id="77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to the simulated training set of</w:delText>
        </w:r>
      </w:del>
      <w:del w:id="777" w:author="PR Preview" w:date="2026-01-01T00:00:00Z">
        <w:r>
          <w:delText xml:space="preserve"> </w:delText>
        </w:r>
      </w:del>
      <w:hyperlink w:anchor="exm-train-test-error-simulated">
        <w:del w:id="77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779" w:author="PR Preview" w:date="2026-01-01T00:00:00Z">
        <w:r>
          <w:delText xml:space="preserve">,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using only those 30 observations.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The function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rPr>
            <w:rStyle w:val="VerbatimChar"/>
          </w:rPr>
          <w:delText xml:space="preserve">assign_folds()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assigns each observation to a fold at random,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rPr>
            <w:rStyle w:val="VerbatimChar"/>
          </w:rPr>
          <w:delText xml:space="preserve">cv_squared_errors()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fits the model once per fold without that fold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and returns each observation’s squared prediction error,</w:delText>
        </w:r>
      </w:del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and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rPr>
            <w:rStyle w:val="VerbatimChar"/>
          </w:rPr>
          <w:delText xml:space="preserve">cv_mse()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averages them, which is</w:delText>
        </w:r>
      </w:del>
      <w:del w:id="800" w:author="PR Preview" w:date="2026-01-01T00:00:00Z">
        <w:r>
          <w:delText xml:space="preserve"> </w:delText>
        </w:r>
      </w:del>
      <w:hyperlink w:anchor="eq-cv-estimate">
        <w:del w:id="801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802" w:author="PR Preview" w:date="2026-01-01T00:00:00Z">
        <w:r>
          <w:delText xml:space="preserve">.</w:delText>
        </w:r>
      </w:del>
    </w:p>
    <w:p>
      <w:pPr>
        <w:pStyle w:val="BodyText"/>
      </w:pPr>
      <w:ins w:id="803" w:author="PR Preview" w:date="2026-01-01T00:00:00Z">
        <w:r>
          <w:rPr>
            <w:b/>
            <w:bCs/>
          </w:rPr>
          <w:t xml:space="preserve">Example 17 (Cross-validation versus the generalization error)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This example applies</w:t>
        </w:r>
      </w:ins>
      <w:ins w:id="80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80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with</w:t>
        </w:r>
      </w:ins>
      <w:ins w:id="8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to the simulated training set of</w:t>
        </w:r>
      </w:ins>
      <w:ins w:id="813" w:author="PR Preview" w:date="2026-01-01T00:00:00Z">
        <w:r>
          <w:t xml:space="preserve"> </w:t>
        </w:r>
      </w:ins>
      <w:hyperlink w:anchor="exm-train-test-error-simulated">
        <w:ins w:id="814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815" w:author="PR Preview" w:date="2026-01-01T00:00:00Z">
        <w:r>
          <w:t xml:space="preserve">,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using only those 30 observations.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The function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rPr>
            <w:rStyle w:val="VerbatimChar"/>
          </w:rPr>
          <w:t xml:space="preserve">assign_folds()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assigns each observation to a fold at random,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rPr>
            <w:rStyle w:val="VerbatimChar"/>
          </w:rPr>
          <w:t xml:space="preserve">cv_squared_errors()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fits the model once per fold without that fold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and returns each observation’s squared prediction error,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and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rPr>
            <w:rStyle w:val="VerbatimChar"/>
          </w:rPr>
          <w:t xml:space="preserve">cv_mse()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averages them, which is</w:t>
        </w:r>
      </w:ins>
      <w:ins w:id="836" w:author="PR Preview" w:date="2026-01-01T00:00:00Z">
        <w:r>
          <w:t xml:space="preserve"> </w:t>
        </w:r>
      </w:ins>
      <w:hyperlink w:anchor="eq-cv-estimate">
        <w:ins w:id="837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83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4"/>
    <w:bookmarkStart w:id="217" w:name="exm-kfold-mtcars"/>
    <w:p>
      <w:pPr>
        <w:pStyle w:val="BodyText"/>
      </w:pPr>
      <w:del w:id="839" w:author="PR Preview" w:date="2026-01-01T00:00:00Z">
        <w:r>
          <w:rPr>
            <w:b/>
            <w:bCs/>
          </w:rPr>
          <w:delText xml:space="preserve">Example 17 (Four-fold cross-validation of the</w:delText>
        </w:r>
      </w:del>
      <w:del w:id="840" w:author="PR Preview" w:date="2026-01-01T00:00:00Z">
        <w:r>
          <w:rPr>
            <w:b/>
            <w:bCs/>
          </w:rPr>
          <w:delText xml:space="preserve"> </w:delText>
        </w:r>
      </w:del>
      <w:del w:id="841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842" w:author="PR Preview" w:date="2026-01-01T00:00:00Z">
        <w:r>
          <w:rPr>
            <w:b/>
            <w:bCs/>
          </w:rPr>
          <w:delText xml:space="preserve"> </w:delText>
        </w:r>
      </w:del>
      <w:del w:id="843" w:author="PR Preview" w:date="2026-01-01T00:00:00Z">
        <w:r>
          <w:rPr>
            <w:b/>
            <w:bCs/>
          </w:rPr>
          <w:delText xml:space="preserve">polynomials)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This example applies the</w:delText>
        </w:r>
      </w:del>
      <w:del w:id="84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folds of</w:delText>
        </w:r>
      </w:del>
      <w:del w:id="849" w:author="PR Preview" w:date="2026-01-01T00:00:00Z">
        <w:r>
          <w:delText xml:space="preserve"> </w:delText>
        </w:r>
      </w:del>
      <w:hyperlink w:anchor="exr-kfold">
        <w:del w:id="850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to the four polynomial models of</w:delText>
        </w:r>
      </w:del>
      <w:del w:id="853" w:author="PR Preview" w:date="2026-01-01T00:00:00Z">
        <w:r>
          <w:delText xml:space="preserve"> </w:delText>
        </w:r>
      </w:del>
      <w:hyperlink w:anchor="exr-overfitting">
        <w:del w:id="85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855" w:author="PR Preview" w:date="2026-01-01T00:00:00Z">
        <w:r>
          <w:delText xml:space="preserve">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now using all</w:delText>
        </w:r>
      </w:del>
      <w:del w:id="85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cars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and the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rPr>
            <w:rStyle w:val="VerbatimChar"/>
          </w:rPr>
          <w:delText xml:space="preserve">cv_mse()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function of</w:delText>
        </w:r>
      </w:del>
      <w:del w:id="867" w:author="PR Preview" w:date="2026-01-01T00:00:00Z">
        <w:r>
          <w:delText xml:space="preserve"> </w:delText>
        </w:r>
      </w:del>
      <w:hyperlink w:anchor="exm-kfold-simulated">
        <w:del w:id="868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869" w:author="PR Preview" w:date="2026-01-01T00:00:00Z">
        <w:r>
          <w:delText xml:space="preserve">.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The fold assignment is random,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so the estimate is too;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to show how much,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878" w:author="PR Preview" w:date="2026-01-01T00:00:00Z">
        <w:r>
          <w:rPr>
            <w:b/>
            <w:bCs/>
          </w:rPr>
          <w:t xml:space="preserve">Example 18 (Four-fold cross-validation of the</w:t>
        </w:r>
      </w:ins>
      <w:ins w:id="879" w:author="PR Preview" w:date="2026-01-01T00:00:00Z">
        <w:r>
          <w:rPr>
            <w:b/>
            <w:bCs/>
          </w:rPr>
          <w:t xml:space="preserve"> </w:t>
        </w:r>
      </w:ins>
      <w:ins w:id="880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881" w:author="PR Preview" w:date="2026-01-01T00:00:00Z">
        <w:r>
          <w:rPr>
            <w:b/>
            <w:bCs/>
          </w:rPr>
          <w:t xml:space="preserve"> </w:t>
        </w:r>
      </w:ins>
      <w:ins w:id="882" w:author="PR Preview" w:date="2026-01-01T00:00:00Z">
        <w:r>
          <w:rPr>
            <w:b/>
            <w:bCs/>
          </w:rPr>
          <w:t xml:space="preserve">polynomials)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This example applies the</w:t>
        </w:r>
      </w:ins>
      <w:ins w:id="88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folds of</w:t>
        </w:r>
      </w:ins>
      <w:ins w:id="888" w:author="PR Preview" w:date="2026-01-01T00:00:00Z">
        <w:r>
          <w:t xml:space="preserve"> </w:t>
        </w:r>
      </w:ins>
      <w:hyperlink w:anchor="exr-kfold">
        <w:ins w:id="889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to the four polynomial models of</w:t>
        </w:r>
      </w:ins>
      <w:ins w:id="892" w:author="PR Preview" w:date="2026-01-01T00:00:00Z">
        <w:r>
          <w:t xml:space="preserve"> </w:t>
        </w:r>
      </w:ins>
      <w:hyperlink w:anchor="exr-overfitting">
        <w:ins w:id="89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now using all</w:t>
        </w:r>
      </w:ins>
      <w:ins w:id="8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cars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and the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rPr>
            <w:rStyle w:val="VerbatimChar"/>
          </w:rPr>
          <w:t xml:space="preserve">cv_mse()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function of</w:t>
        </w:r>
      </w:ins>
      <w:ins w:id="906" w:author="PR Preview" w:date="2026-01-01T00:00:00Z">
        <w:r>
          <w:t xml:space="preserve"> </w:t>
        </w:r>
      </w:ins>
      <w:hyperlink w:anchor="exm-kfold-simulated">
        <w:ins w:id="907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908" w:author="PR Preview" w:date="2026-01-01T00:00:00Z">
        <w:r>
          <w:t xml:space="preserve">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The fold assignment is random,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so the estimate is too;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to show how much,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17"/>
    <w:bookmarkEnd w:id="218"/>
    <w:bookmarkStart w:id="246" w:name="sec-loocv"/>
    <w:p>
      <w:pPr>
        <w:pStyle w:val="Heading2"/>
      </w:pPr>
      <w:r>
        <w:t xml:space="preserve">7 Leave-one-out cross-validation</w:t>
      </w:r>
    </w:p>
    <w:bookmarkStart w:id="21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19"/>
    <w:bookmarkStart w:id="22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del w:id="917" w:author="PR Preview" w:date="2026-01-01T00:00:00Z">
        <w:r>
          <w:delText xml:space="preserve">No.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With one car per fold,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every assignment of cars to folds produces the same 32 fits,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only numbered differently,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and</w:delText>
        </w:r>
      </w:del>
      <w:del w:id="926" w:author="PR Preview" w:date="2026-01-01T00:00:00Z">
        <w:r>
          <w:delText xml:space="preserve"> </w:delText>
        </w:r>
      </w:del>
      <w:hyperlink w:anchor="eq-cv-estimate">
        <w:del w:id="927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does not depend on the numbering.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Unlike</w:delText>
        </w:r>
      </w:del>
      <w:del w:id="932" w:author="PR Preview" w:date="2026-01-01T00:00:00Z">
        <w:r>
          <w:delText xml:space="preserve"> </w:delText>
        </w:r>
      </w:del>
      <w:hyperlink w:anchor="exm-kfold-mtcars">
        <w:del w:id="933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934" w:author="PR Preview" w:date="2026-01-01T00:00:00Z">
        <w:r>
          <w:delText xml:space="preserve">,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937" w:author="PR Preview" w:date="2026-01-01T00:00:00Z">
        <w:r>
          <w:rPr>
            <w:b/>
            <w:bCs/>
          </w:rPr>
          <w:delText xml:space="preserve">Definition 43 (Leave-one-out cross-validation)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is</w:delText>
        </w:r>
      </w:del>
      <w:del w:id="94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94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with</w:delText>
        </w:r>
      </w:del>
      <w:del w:id="94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947" w:author="PR Preview" w:date="2026-01-01T00:00:00Z">
        <w:r>
          <w:delText xml:space="preserve">,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so that each of the</w:delText>
        </w:r>
      </w:del>
      <w:del w:id="950" w:author="PR Preview" w:date="2026-01-01T00:00:00Z">
        <w:r>
          <w:delText xml:space="preserve"> </w:delText>
        </w:r>
      </w:del>
      <m:oMath>
        <m:r>
          <m:t>n</m:t>
        </m:r>
      </m:oMath>
      <w:del w:id="951" w:author="PR Preview" w:date="2026-01-01T00:00:00Z">
        <w:r>
          <w:delText xml:space="preserve"> </w:delText>
        </w:r>
      </w:del>
      <w:hyperlink w:anchor="def-folds">
        <w:del w:id="95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holds one observation,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and the</w:delText>
        </w:r>
      </w:del>
      <w:del w:id="957" w:author="PR Preview" w:date="2026-01-01T00:00:00Z">
        <w:r>
          <w:delText xml:space="preserve"> </w:delText>
        </w:r>
      </w:del>
      <w:hyperlink w:anchor="def-fold-out-rule">
        <w:del w:id="958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95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of observation</w:delText>
        </w:r>
      </w:del>
      <w:del w:id="962" w:author="PR Preview" w:date="2026-01-01T00:00:00Z">
        <w:r>
          <w:delText xml:space="preserve"> </w:delText>
        </w:r>
      </w:del>
      <m:oMath>
        <m:r>
          <m:t>i</m:t>
        </m:r>
      </m:oMath>
      <w:del w:id="963" w:author="PR Preview" w:date="2026-01-01T00:00:00Z">
        <w:r>
          <w:delText xml:space="preserve">’s</w:delText>
        </w:r>
      </w:del>
      <w:del w:id="964" w:author="PR Preview" w:date="2026-01-01T00:00:00Z">
        <w:r>
          <w:delText xml:space="preserve"> </w:delText>
        </w:r>
      </w:del>
      <w:hyperlink w:anchor="def-fold-assignment">
        <w:del w:id="96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is fitted to all observations except observation</w:delText>
        </w:r>
      </w:del>
      <w:del w:id="968" w:author="PR Preview" w:date="2026-01-01T00:00:00Z">
        <w:r>
          <w:delText xml:space="preserve"> </w:delText>
        </w:r>
      </w:del>
      <m:oMath>
        <m:r>
          <m:t>i</m:t>
        </m:r>
      </m:oMath>
      <w:del w:id="969" w:author="PR Preview" w:date="2026-01-01T00:00:00Z">
        <w:r>
          <w:delText xml:space="preserve">.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Its</w:delText>
        </w:r>
      </w:del>
      <w:del w:id="972" w:author="PR Preview" w:date="2026-01-01T00:00:00Z">
        <w:r>
          <w:delText xml:space="preserve"> </w:delText>
        </w:r>
      </w:del>
      <w:hyperlink w:anchor="def-cv-estimate">
        <w:del w:id="97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(</w:delText>
        </w:r>
      </w:del>
      <w:hyperlink w:anchor="eq-cv-estimate">
        <w:del w:id="976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with</w:delText>
        </w:r>
      </w:del>
      <w:del w:id="97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980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4"/>
        </w:numPr>
      </w:pPr>
      <w:ins w:id="981" w:author="PR Preview" w:date="2026-01-01T00:00:00Z">
        <w:r>
          <w:t xml:space="preserve">No.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With one car per fold,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every assignment of cars to folds produces the same 32 fits,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only numbered differently,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</w:t>
        </w:r>
      </w:ins>
      <w:ins w:id="990" w:author="PR Preview" w:date="2026-01-01T00:00:00Z">
        <w:r>
          <w:t xml:space="preserve"> </w:t>
        </w:r>
      </w:ins>
      <w:hyperlink w:anchor="eq-cv-estimate">
        <w:ins w:id="991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does not depend on the numbering.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Unlike</w:t>
        </w:r>
      </w:ins>
      <w:ins w:id="996" w:author="PR Preview" w:date="2026-01-01T00:00:00Z">
        <w:r>
          <w:t xml:space="preserve"> </w:t>
        </w:r>
      </w:ins>
      <w:hyperlink w:anchor="exm-kfold-mtcars">
        <w:ins w:id="997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998" w:author="PR Preview" w:date="2026-01-01T00:00:00Z">
        <w:r>
          <w:t xml:space="preserve">,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the estimate is not random.</w:t>
        </w:r>
      </w:ins>
    </w:p>
    <w:bookmarkEnd w:id="220"/>
    <w:bookmarkStart w:id="222" w:name="def-loocv"/>
    <w:p>
      <w:pPr>
        <w:pStyle w:val="FirstParagraph"/>
      </w:pPr>
      <w:ins w:id="1001" w:author="PR Preview" w:date="2026-01-01T00:00:00Z">
        <w:r>
          <w:rPr>
            <w:b/>
            <w:bCs/>
          </w:rPr>
          <w:t xml:space="preserve">Definition 44 (Leave-one-out cross-validation)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rPr>
            <w:b/>
            <w:bCs/>
          </w:rPr>
          <w:t xml:space="preserve">Leave-one-out cross-validation (LOOCV)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is</w:t>
        </w:r>
      </w:ins>
      <w:ins w:id="100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00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with</w:t>
        </w:r>
      </w:ins>
      <w:ins w:id="10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011" w:author="PR Preview" w:date="2026-01-01T00:00:00Z">
        <w:r>
          <w:t xml:space="preserve">,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so that each of the</w:t>
        </w:r>
      </w:ins>
      <w:ins w:id="1014" w:author="PR Preview" w:date="2026-01-01T00:00:00Z">
        <w:r>
          <w:t xml:space="preserve"> </w:t>
        </w:r>
      </w:ins>
      <m:oMath>
        <m:r>
          <m:t>n</m:t>
        </m:r>
      </m:oMath>
      <w:ins w:id="1015" w:author="PR Preview" w:date="2026-01-01T00:00:00Z">
        <w:r>
          <w:t xml:space="preserve"> </w:t>
        </w:r>
      </w:ins>
      <w:hyperlink w:anchor="def-folds">
        <w:ins w:id="101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holds one observation,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and the</w:t>
        </w:r>
      </w:ins>
      <w:ins w:id="1021" w:author="PR Preview" w:date="2026-01-01T00:00:00Z">
        <w:r>
          <w:t xml:space="preserve"> </w:t>
        </w:r>
      </w:ins>
      <w:hyperlink w:anchor="def-fold-out-rule">
        <w:ins w:id="102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02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of observation</w:t>
        </w:r>
      </w:ins>
      <w:ins w:id="1026" w:author="PR Preview" w:date="2026-01-01T00:00:00Z">
        <w:r>
          <w:t xml:space="preserve"> </w:t>
        </w:r>
      </w:ins>
      <m:oMath>
        <m:r>
          <m:t>i</m:t>
        </m:r>
      </m:oMath>
      <w:ins w:id="1027" w:author="PR Preview" w:date="2026-01-01T00:00:00Z">
        <w:r>
          <w:t xml:space="preserve">’s</w:t>
        </w:r>
      </w:ins>
      <w:ins w:id="1028" w:author="PR Preview" w:date="2026-01-01T00:00:00Z">
        <w:r>
          <w:t xml:space="preserve"> </w:t>
        </w:r>
      </w:ins>
      <w:hyperlink w:anchor="def-fold-assignment">
        <w:ins w:id="102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is fitted to all observations except observation</w:t>
        </w:r>
      </w:ins>
      <w:ins w:id="1032" w:author="PR Preview" w:date="2026-01-01T00:00:00Z">
        <w:r>
          <w:t xml:space="preserve"> </w:t>
        </w:r>
      </w:ins>
      <m:oMath>
        <m:r>
          <m:t>i</m:t>
        </m:r>
      </m:oMath>
      <w:ins w:id="1033" w:author="PR Preview" w:date="2026-01-01T00:00:00Z">
        <w:r>
          <w:t xml:space="preserve">.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Its</w:t>
        </w:r>
      </w:ins>
      <w:ins w:id="1036" w:author="PR Preview" w:date="2026-01-01T00:00:00Z">
        <w:r>
          <w:t xml:space="preserve"> </w:t>
        </w:r>
      </w:ins>
      <w:hyperlink w:anchor="def-cv-estimate">
        <w:ins w:id="103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(</w:t>
        </w:r>
      </w:ins>
      <w:hyperlink w:anchor="eq-cv-estimate">
        <w:ins w:id="1040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with</w:t>
        </w:r>
      </w:ins>
      <w:ins w:id="104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044" w:author="PR Preview" w:date="2026-01-01T00:00:00Z">
        <w:r>
          <w:t xml:space="preserve">) is</w:t>
        </w:r>
      </w:ins>
    </w:p>
    <w:p>
      <w:pPr>
        <w:pStyle w:val="BodyText"/>
      </w:pPr>
      <w:bookmarkStart w:id="22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2"/>
    <w:bookmarkStart w:id="22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5" w:name="def-term-vector"/>
    <w:p>
      <w:pPr>
        <w:pStyle w:val="FirstParagraph"/>
      </w:pPr>
      <w:del w:id="1045" w:author="PR Preview" w:date="2026-01-01T00:00:00Z">
        <w:r>
          <w:rPr>
            <w:b/>
            <w:bCs/>
          </w:rPr>
          <w:delText xml:space="preserve">Definition 44 (Term vector)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Consider a model whose mean is a linear combination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of</w:delText>
        </w:r>
      </w:del>
      <w:del w:id="1050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terms</w:delText>
        </w:r>
      </w:del>
      <w:del w:id="1053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of the covariate value,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such as</w:delText>
        </w:r>
      </w:del>
      <w:del w:id="1058" w:author="PR Preview" w:date="2026-01-01T00:00:00Z">
        <w:r>
          <w:delText xml:space="preserve"> </w:delText>
        </w:r>
      </w:del>
      <m:oMath>
        <m:r>
          <m:t>1</m:t>
        </m:r>
      </m:oMath>
      <w:del w:id="1059" w:author="PR Preview" w:date="2026-01-01T00:00:00Z">
        <w:r>
          <w:delText xml:space="preserve">,</w:delText>
        </w:r>
      </w:del>
      <w:del w:id="1060" w:author="PR Preview" w:date="2026-01-01T00:00:00Z">
        <w:r>
          <w:delText xml:space="preserve"> </w:delText>
        </w:r>
      </w:del>
      <m:oMath>
        <m:r>
          <m:t>x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and</w:delText>
        </w:r>
      </w:del>
      <w:del w:id="106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1064" w:author="PR Preview" w:date="2026-01-01T00:00:00Z">
        <w:r>
          <w:delText xml:space="preserve">.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The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rPr>
            <w:b/>
            <w:bCs/>
          </w:rPr>
          <w:delText xml:space="preserve">term vector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$\mathord{\smash[b]{\underset{\raise.3ex\hbox{$\scriptstyle\sim$}}{t}}\vphantom{t}}_{i}$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of observation</w:delText>
        </w:r>
      </w:del>
      <w:del w:id="1073" w:author="PR Preview" w:date="2026-01-01T00:00:00Z">
        <w:r>
          <w:delText xml:space="preserve"> </w:delText>
        </w:r>
      </w:del>
      <m:oMath>
        <m:r>
          <m:t>i</m:t>
        </m:r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is the column of its terms:</w:delText>
        </w:r>
      </w:del>
    </w:p>
    <w:p>
      <w:pPr>
        <w:pStyle w:val="FirstParagraph"/>
      </w:pPr>
      <w:ins w:id="1076" w:author="PR Preview" w:date="2026-01-01T00:00:00Z">
        <w:r>
          <w:rPr>
            <w:b/>
            <w:bCs/>
          </w:rPr>
          <w:t xml:space="preserve">Definition 45 (Term vector)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Consider a model whose mean is a linear combination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of</w:t>
        </w:r>
      </w:ins>
      <w:ins w:id="1081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terms</w:t>
        </w:r>
      </w:ins>
      <w:ins w:id="1084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of the covariate value,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such as</w:t>
        </w:r>
      </w:ins>
      <w:ins w:id="1089" w:author="PR Preview" w:date="2026-01-01T00:00:00Z">
        <w:r>
          <w:t xml:space="preserve"> </w:t>
        </w:r>
      </w:ins>
      <m:oMath>
        <m:r>
          <m:t>1</m:t>
        </m:r>
      </m:oMath>
      <w:ins w:id="1090" w:author="PR Preview" w:date="2026-01-01T00:00:00Z">
        <w:r>
          <w:t xml:space="preserve">,</w:t>
        </w:r>
      </w:ins>
      <w:ins w:id="1091" w:author="PR Preview" w:date="2026-01-01T00:00:00Z">
        <w:r>
          <w:t xml:space="preserve"> </w:t>
        </w:r>
      </w:ins>
      <m:oMath>
        <m:r>
          <m:t>x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and</w:t>
        </w:r>
      </w:ins>
      <w:ins w:id="109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095" w:author="PR Preview" w:date="2026-01-01T00:00:00Z">
        <w:r>
          <w:t xml:space="preserve">.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The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rPr>
            <w:b/>
            <w:bCs/>
          </w:rPr>
          <w:t xml:space="preserve">term vector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$\mathord{\smash[b]{\underset{\raise.3ex\hbox{$\scriptstyle\sim$}}{t}}\vphantom{t}}_{i}$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of observation</w:t>
        </w:r>
      </w:ins>
      <w:ins w:id="1104" w:author="PR Preview" w:date="2026-01-01T00:00:00Z">
        <w:r>
          <w:t xml:space="preserve"> </w:t>
        </w:r>
      </w:ins>
      <m:oMath>
        <m:r>
          <m:t>i</m:t>
        </m:r>
      </m:oMath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2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4"/>
    </w:p>
    <w:bookmarkEnd w:id="225"/>
    <w:bookmarkStart w:id="227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27"/>
    <w:bookmarkStart w:id="229" w:name="def-cross-product-matrix"/>
    <w:p>
      <w:pPr>
        <w:pStyle w:val="BodyText"/>
      </w:pPr>
      <w:del w:id="1107" w:author="PR Preview" w:date="2026-01-01T00:00:00Z">
        <w:r>
          <w:rPr>
            <w:b/>
            <w:bCs/>
          </w:rPr>
          <w:delText xml:space="preserve">Definition 45 (Cross-product matrix (sum-of-squares and cross-products matrix))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The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rPr>
            <w:b/>
            <w:bCs/>
          </w:rPr>
          <w:delText xml:space="preserve">cross-product matrix</w:delText>
        </w:r>
      </w:del>
      <w:del w:id="1112" w:author="PR Preview" w:date="2026-01-01T00:00:00Z">
        <w:r>
          <w:delText xml:space="preserve"> </w:delText>
        </w:r>
      </w:del>
      <m:oMath>
        <m:r>
          <m:t>A</m:t>
        </m:r>
      </m:oMath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of</w:delText>
        </w:r>
      </w:del>
      <w:del w:id="1115" w:author="PR Preview" w:date="2026-01-01T00:00:00Z">
        <w:r>
          <w:delText xml:space="preserve"> </w:delText>
        </w:r>
      </w:del>
      <w:hyperlink w:anchor="def-term-vector">
        <w:del w:id="111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$\mathord{\smash[b]{\underset{\raise.3ex\hbox{$\scriptstyle\sim$}}{t}}\vphantom{t}}_{i}$</w:delText>
        </w:r>
      </w:del>
      <w:del w:id="1119" w:author="PR Preview" w:date="2026-01-01T00:00:00Z">
        <w:r>
          <w:delText xml:space="preserve">,</w:delText>
        </w:r>
      </w:del>
      <w:del w:id="112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121" w:author="PR Preview" w:date="2026-01-01T00:00:00Z">
        <w:r>
          <w:delText xml:space="preserve">, of a training set indexed by</w:delText>
        </w:r>
      </w:del>
      <w:del w:id="1122" w:author="PR Preview" w:date="2026-01-01T00:00:00Z">
        <w:r>
          <w:delText xml:space="preserve"> </w:delText>
        </w:r>
      </w:del>
      <m:oMath>
        <m:r>
          <m:t>I</m:t>
        </m:r>
      </m:oMath>
      <w:del w:id="1123" w:author="PR Preview" w:date="2026-01-01T00:00:00Z">
        <w:r>
          <w:delText xml:space="preserve">,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ins w:id="1126" w:author="PR Preview" w:date="2026-01-01T00:00:00Z">
        <w:r>
          <w:rPr>
            <w:b/>
            <w:bCs/>
          </w:rPr>
          <w:t xml:space="preserve">Definition 46 (Cross-product matrix (sum-of-squares and cross-products matrix))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The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rPr>
            <w:b/>
            <w:bCs/>
          </w:rPr>
          <w:t xml:space="preserve">cross-product matrix</w:t>
        </w:r>
      </w:ins>
      <w:ins w:id="1131" w:author="PR Preview" w:date="2026-01-01T00:00:00Z">
        <w:r>
          <w:t xml:space="preserve"> </w:t>
        </w:r>
      </w:ins>
      <m:oMath>
        <m:r>
          <m:t>A</m:t>
        </m:r>
      </m:oMath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of</w:t>
        </w:r>
      </w:ins>
      <w:ins w:id="1134" w:author="PR Preview" w:date="2026-01-01T00:00:00Z">
        <w:r>
          <w:t xml:space="preserve"> </w:t>
        </w:r>
      </w:ins>
      <w:hyperlink w:anchor="def-term-vector">
        <w:ins w:id="1135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$\mathord{\smash[b]{\underset{\raise.3ex\hbox{$\scriptstyle\sim$}}{t}}\vphantom{t}}_{i}$</w:t>
        </w:r>
      </w:ins>
      <w:ins w:id="1138" w:author="PR Preview" w:date="2026-01-01T00:00:00Z">
        <w:r>
          <w:t xml:space="preserve">,</w:t>
        </w:r>
      </w:ins>
      <w:ins w:id="113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140" w:author="PR Preview" w:date="2026-01-01T00:00:00Z">
        <w:r>
          <w:t xml:space="preserve">, of a training set indexed by</w:t>
        </w:r>
      </w:ins>
      <w:ins w:id="1141" w:author="PR Preview" w:date="2026-01-01T00:00:00Z">
        <w:r>
          <w:t xml:space="preserve"> </w:t>
        </w:r>
      </w:ins>
      <m:oMath>
        <m:r>
          <m:t>I</m:t>
        </m:r>
      </m:oMath>
      <w:ins w:id="1142" w:author="PR Preview" w:date="2026-01-01T00:00:00Z">
        <w:r>
          <w:t xml:space="preserve">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2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28"/>
    </w:p>
    <w:bookmarkEnd w:id="229"/>
    <w:bookmarkStart w:id="231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1"/>
    <w:bookmarkStart w:id="234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4"/>
    <w:bookmarkStart w:id="237" w:name="def-leverage"/>
    <w:p>
      <w:pPr>
        <w:pStyle w:val="BodyText"/>
      </w:pPr>
      <w:del w:id="1145" w:author="PR Preview" w:date="2026-01-01T00:00:00Z">
        <w:r>
          <w:rPr>
            <w:b/>
            <w:bCs/>
          </w:rPr>
          <w:delText xml:space="preserve">Definition 46 (Leverage)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Consider a linear model fitted by</w:delText>
        </w:r>
      </w:del>
      <w:del w:id="1148" w:author="PR Preview" w:date="2026-01-01T00:00:00Z">
        <w:r>
          <w:delText xml:space="preserve"> </w:delText>
        </w:r>
      </w:del>
      <w:hyperlink r:id="rId235">
        <w:del w:id="1149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1150" w:author="PR Preview" w:date="2026-01-01T00:00:00Z">
        <w:r>
          <w:delText xml:space="preserve">,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with</w:delText>
        </w:r>
      </w:del>
      <w:del w:id="1153" w:author="PR Preview" w:date="2026-01-01T00:00:00Z">
        <w:r>
          <w:delText xml:space="preserve"> </w:delText>
        </w:r>
      </w:del>
      <w:hyperlink w:anchor="def-term-vector">
        <w:del w:id="1154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$\mathord{\smash[b]{\underset{\raise.3ex\hbox{$\scriptstyle\sim$}}{t}}\vphantom{t}}_{i}$</w:delText>
        </w:r>
      </w:del>
      <w:del w:id="1157" w:author="PR Preview" w:date="2026-01-01T00:00:00Z">
        <w:r>
          <w:delText xml:space="preserve">,</w:delText>
        </w:r>
      </w:del>
      <w:del w:id="115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159" w:author="PR Preview" w:date="2026-01-01T00:00:00Z">
        <w:r>
          <w:delText xml:space="preserve">,</w:delText>
        </w:r>
      </w:del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and an invertible</w:delText>
        </w:r>
      </w:del>
      <w:del w:id="1162" w:author="PR Preview" w:date="2026-01-01T00:00:00Z">
        <w:r>
          <w:delText xml:space="preserve"> </w:delText>
        </w:r>
      </w:del>
      <w:hyperlink w:anchor="def-cross-product-matrix">
        <w:del w:id="1163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1164" w:author="PR Preview" w:date="2026-01-01T00:00:00Z">
        <w:r>
          <w:delText xml:space="preserve"> </w:delText>
        </w:r>
      </w:del>
      <m:oMath>
        <m:r>
          <m:t>A</m:t>
        </m:r>
      </m:oMath>
      <w:del w:id="1165" w:author="PR Preview" w:date="2026-01-01T00:00:00Z">
        <w:r>
          <w:delText xml:space="preserve">.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The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rPr>
            <w:b/>
            <w:bCs/>
          </w:rPr>
          <w:delText xml:space="preserve">leverage</w:delText>
        </w:r>
      </w:del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of observation</w:delText>
        </w:r>
      </w:del>
      <w:del w:id="1172" w:author="PR Preview" w:date="2026-01-01T00:00:00Z">
        <w:r>
          <w:delText xml:space="preserve"> </w:delText>
        </w:r>
      </w:del>
      <m:oMath>
        <m:r>
          <m:t>i</m:t>
        </m:r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is</w:delText>
        </w:r>
      </w:del>
    </w:p>
    <w:p>
      <w:pPr>
        <w:pStyle w:val="BodyText"/>
      </w:pPr>
      <w:ins w:id="1175" w:author="PR Preview" w:date="2026-01-01T00:00:00Z">
        <w:r>
          <w:rPr>
            <w:b/>
            <w:bCs/>
          </w:rPr>
          <w:t xml:space="preserve">Definition 47 (Leverage)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Consider a linear model fitted by</w:t>
        </w:r>
      </w:ins>
      <w:ins w:id="1178" w:author="PR Preview" w:date="2026-01-01T00:00:00Z">
        <w:r>
          <w:t xml:space="preserve"> </w:t>
        </w:r>
      </w:ins>
      <w:hyperlink r:id="rId235">
        <w:ins w:id="1179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1180" w:author="PR Preview" w:date="2026-01-01T00:00:00Z">
        <w:r>
          <w:t xml:space="preserve">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with</w:t>
        </w:r>
      </w:ins>
      <w:ins w:id="1183" w:author="PR Preview" w:date="2026-01-01T00:00:00Z">
        <w:r>
          <w:t xml:space="preserve"> </w:t>
        </w:r>
      </w:ins>
      <w:hyperlink w:anchor="def-term-vector">
        <w:ins w:id="1184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$\mathord{\smash[b]{\underset{\raise.3ex\hbox{$\scriptstyle\sim$}}{t}}\vphantom{t}}_{i}$</w:t>
        </w:r>
      </w:ins>
      <w:ins w:id="1187" w:author="PR Preview" w:date="2026-01-01T00:00:00Z">
        <w:r>
          <w:t xml:space="preserve">,</w:t>
        </w:r>
      </w:ins>
      <w:ins w:id="118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189" w:author="PR Preview" w:date="2026-01-01T00:00:00Z">
        <w:r>
          <w:t xml:space="preserve">,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and an invertible</w:t>
        </w:r>
      </w:ins>
      <w:ins w:id="1192" w:author="PR Preview" w:date="2026-01-01T00:00:00Z">
        <w:r>
          <w:t xml:space="preserve"> </w:t>
        </w:r>
      </w:ins>
      <w:hyperlink w:anchor="def-cross-product-matrix">
        <w:ins w:id="1193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1194" w:author="PR Preview" w:date="2026-01-01T00:00:00Z">
        <w:r>
          <w:t xml:space="preserve"> </w:t>
        </w:r>
      </w:ins>
      <m:oMath>
        <m:r>
          <m:t>A</m:t>
        </m:r>
      </m:oMath>
      <w:ins w:id="1195" w:author="PR Preview" w:date="2026-01-01T00:00:00Z">
        <w:r>
          <w:t xml:space="preserve">.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The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rPr>
            <w:b/>
            <w:bCs/>
          </w:rPr>
          <w:t xml:space="preserve">leverage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of observation</w:t>
        </w:r>
      </w:ins>
      <w:ins w:id="1202" w:author="PR Preview" w:date="2026-01-01T00:00:00Z">
        <w:r>
          <w:t xml:space="preserve"> </w:t>
        </w:r>
      </w:ins>
      <m:oMath>
        <m:r>
          <m:t>i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is</w:t>
        </w:r>
      </w:ins>
    </w:p>
    <w:p>
      <w:pPr>
        <w:pStyle w:val="BodyText"/>
      </w:pPr>
      <w:bookmarkStart w:id="23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6"/>
    </w:p>
    <w:bookmarkEnd w:id="237"/>
    <w:bookmarkStart w:id="239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3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39"/>
    <w:bookmarkStart w:id="24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3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3"/>
    <w:bookmarkStart w:id="244" w:name="exm-loocv-shortcut"/>
    <w:p>
      <w:pPr>
        <w:pStyle w:val="BodyText"/>
      </w:pPr>
      <w:del w:id="1205" w:author="PR Preview" w:date="2026-01-01T00:00:00Z">
        <w:r>
          <w:rPr>
            <w:b/>
            <w:bCs/>
          </w:rPr>
          <w:delText xml:space="preserve">Example 18 (Leave-one-out cross-validation of the</w:delText>
        </w:r>
      </w:del>
      <w:del w:id="1206" w:author="PR Preview" w:date="2026-01-01T00:00:00Z">
        <w:r>
          <w:rPr>
            <w:b/>
            <w:bCs/>
          </w:rPr>
          <w:delText xml:space="preserve"> </w:delText>
        </w:r>
      </w:del>
      <w:del w:id="1207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1208" w:author="PR Preview" w:date="2026-01-01T00:00:00Z">
        <w:r>
          <w:rPr>
            <w:b/>
            <w:bCs/>
          </w:rPr>
          <w:delText xml:space="preserve"> </w:delText>
        </w:r>
      </w:del>
      <w:del w:id="1209" w:author="PR Preview" w:date="2026-01-01T00:00:00Z">
        <w:r>
          <w:rPr>
            <w:b/>
            <w:bCs/>
          </w:rPr>
          <w:delText xml:space="preserve">polynomials)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This example computes</w:delText>
        </w:r>
      </w:del>
      <w:del w:id="12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for the four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rPr>
            <w:rStyle w:val="VerbatimChar"/>
          </w:rPr>
          <w:delText xml:space="preserve">mtcars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polynomials</w:delText>
        </w:r>
      </w:del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of</w:delText>
        </w:r>
      </w:del>
      <w:del w:id="1221" w:author="PR Preview" w:date="2026-01-01T00:00:00Z">
        <w:r>
          <w:delText xml:space="preserve"> </w:delText>
        </w:r>
      </w:del>
      <w:hyperlink w:anchor="exr-overfitting">
        <w:del w:id="122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in two ways: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by fitting each model 32 times, as in</w:delText>
        </w:r>
      </w:del>
      <w:del w:id="1227" w:author="PR Preview" w:date="2026-01-01T00:00:00Z">
        <w:r>
          <w:delText xml:space="preserve"> </w:delText>
        </w:r>
      </w:del>
      <w:hyperlink w:anchor="eq-loocv">
        <w:del w:id="1228" w:author="PR Preview" w:date="2026-01-01T00:00:00Z">
          <w:r>
            <w:rPr>
              <w:rStyle w:val="Hyperlink"/>
            </w:rPr>
            <w:delText xml:space="preserve">Equation 40</w:delText>
          </w:r>
        </w:del>
      </w:hyperlink>
      <w:del w:id="1229" w:author="PR Preview" w:date="2026-01-01T00:00:00Z">
        <w:r>
          <w:delText xml:space="preserve">,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and by the single-fit formula of</w:delText>
        </w:r>
      </w:del>
      <w:del w:id="1232" w:author="PR Preview" w:date="2026-01-01T00:00:00Z">
        <w:r>
          <w:delText xml:space="preserve"> </w:delText>
        </w:r>
      </w:del>
      <w:hyperlink w:anchor="thm-loocv-shortcut">
        <w:del w:id="123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234" w:author="PR Preview" w:date="2026-01-01T00:00:00Z">
        <w:r>
          <w:delText xml:space="preserve">,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with the leverages from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rPr>
            <w:rStyle w:val="VerbatimChar"/>
          </w:rPr>
          <w:delText xml:space="preserve">hatvalues()</w:delText>
        </w:r>
      </w:del>
      <w:del w:id="1239" w:author="PR Preview" w:date="2026-01-01T00:00:00Z">
        <w:r>
          <w:delText xml:space="preserve">.</w:delText>
        </w:r>
      </w:del>
    </w:p>
    <w:p>
      <w:pPr>
        <w:pStyle w:val="BodyText"/>
      </w:pPr>
      <w:ins w:id="1240" w:author="PR Preview" w:date="2026-01-01T00:00:00Z">
        <w:r>
          <w:rPr>
            <w:b/>
            <w:bCs/>
          </w:rPr>
          <w:t xml:space="preserve">Example 19 (Leave-one-out cross-validation of the</w:t>
        </w:r>
      </w:ins>
      <w:ins w:id="1241" w:author="PR Preview" w:date="2026-01-01T00:00:00Z">
        <w:r>
          <w:rPr>
            <w:b/>
            <w:bCs/>
          </w:rPr>
          <w:t xml:space="preserve"> </w:t>
        </w:r>
      </w:ins>
      <w:ins w:id="1242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1243" w:author="PR Preview" w:date="2026-01-01T00:00:00Z">
        <w:r>
          <w:rPr>
            <w:b/>
            <w:bCs/>
          </w:rPr>
          <w:t xml:space="preserve"> </w:t>
        </w:r>
      </w:ins>
      <w:ins w:id="1244" w:author="PR Preview" w:date="2026-01-01T00:00:00Z">
        <w:r>
          <w:rPr>
            <w:b/>
            <w:bCs/>
          </w:rPr>
          <w:t xml:space="preserve">polynomials)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This example computes</w:t>
        </w:r>
      </w:ins>
      <w:ins w:id="12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for the four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rPr>
            <w:rStyle w:val="VerbatimChar"/>
          </w:rPr>
          <w:t xml:space="preserve">mtcars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polynomials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of</w:t>
        </w:r>
      </w:ins>
      <w:ins w:id="1256" w:author="PR Preview" w:date="2026-01-01T00:00:00Z">
        <w:r>
          <w:t xml:space="preserve"> </w:t>
        </w:r>
      </w:ins>
      <w:hyperlink w:anchor="exr-overfitting">
        <w:ins w:id="125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in two ways: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by fitting each model 32 times, as in</w:t>
        </w:r>
      </w:ins>
      <w:ins w:id="1262" w:author="PR Preview" w:date="2026-01-01T00:00:00Z">
        <w:r>
          <w:t xml:space="preserve"> </w:t>
        </w:r>
      </w:ins>
      <w:hyperlink w:anchor="eq-loocv">
        <w:ins w:id="1263" w:author="PR Preview" w:date="2026-01-01T00:00:00Z">
          <w:r>
            <w:rPr>
              <w:rStyle w:val="Hyperlink"/>
            </w:rPr>
            <w:t xml:space="preserve">Equation 40</w:t>
          </w:r>
        </w:ins>
      </w:hyperlink>
      <w:ins w:id="1264" w:author="PR Preview" w:date="2026-01-01T00:00:00Z">
        <w:r>
          <w:t xml:space="preserve">,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and by the single-fit formula of</w:t>
        </w:r>
      </w:ins>
      <w:ins w:id="1267" w:author="PR Preview" w:date="2026-01-01T00:00:00Z">
        <w:r>
          <w:t xml:space="preserve"> </w:t>
        </w:r>
      </w:ins>
      <w:hyperlink w:anchor="thm-loocv-shortcut">
        <w:ins w:id="126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69" w:author="PR Preview" w:date="2026-01-01T00:00:00Z">
        <w:r>
          <w:t xml:space="preserve">,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with the leverages from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rPr>
            <w:rStyle w:val="VerbatimChar"/>
          </w:rPr>
          <w:t xml:space="preserve">hatvalues()</w:t>
        </w:r>
      </w:ins>
      <w:ins w:id="1274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275" w:author="PR Preview" w:date="2026-01-01T00:00:00Z">
        <w:r>
          <w:rPr>
            <w:rStyle w:val="NormalTok"/>
          </w:rPr>
          <w:delText xml:space="preserve">loocv_max_diff </w:delText>
        </w:r>
      </w:del>
      <w:del w:id="1276" w:author="PR Preview" w:date="2026-01-01T00:00:00Z">
        <w:r>
          <w:rPr>
            <w:rStyle w:val="OtherTok"/>
          </w:rPr>
          <w:delText xml:space="preserve">&lt;-</w:delText>
        </w:r>
      </w:del>
      <w:del w:id="1277" w:author="PR Preview" w:date="2026-01-01T00:00:00Z">
        <w:r>
          <w:rPr>
            <w:rStyle w:val="NormalTok"/>
          </w:rPr>
          <w:delText xml:space="preserve"> </w:delText>
        </w:r>
      </w:del>
      <w:del w:id="1278" w:author="PR Preview" w:date="2026-01-01T00:00:00Z">
        <w:r>
          <w:rPr>
            <w:rStyle w:val="FunctionTok"/>
          </w:rPr>
          <w:delText xml:space="preserve">max</w:delText>
        </w:r>
      </w:del>
      <w:del w:id="1279" w:author="PR Preview" w:date="2026-01-01T00:00:00Z">
        <w:r>
          <w:rPr>
            <w:rStyle w:val="NormalTok"/>
          </w:rPr>
          <w:delText xml:space="preserve">(</w:delText>
        </w:r>
      </w:del>
      <w:del w:id="1280" w:author="PR Preview" w:date="2026-01-01T00:00:00Z">
        <w:r>
          <w:rPr>
            <w:rStyle w:val="FunctionTok"/>
          </w:rPr>
          <w:delText xml:space="preserve">abs</w:delText>
        </w:r>
      </w:del>
      <w:del w:id="1281" w:author="PR Preview" w:date="2026-01-01T00:00:00Z">
        <w:r>
          <w:rPr>
            <w:rStyle w:val="NormalTok"/>
          </w:rPr>
          <w:delText xml:space="preserve">(mtcars_loocv</w:delText>
        </w:r>
      </w:del>
      <w:del w:id="1282" w:author="PR Preview" w:date="2026-01-01T00:00:00Z">
        <w:r>
          <w:rPr>
            <w:rStyle w:val="SpecialCharTok"/>
          </w:rPr>
          <w:delText xml:space="preserve">$</w:delText>
        </w:r>
      </w:del>
      <w:del w:id="1283" w:author="PR Preview" w:date="2026-01-01T00:00:00Z">
        <w:r>
          <w:rPr>
            <w:rStyle w:val="NormalTok"/>
          </w:rPr>
          <w:delText xml:space="preserve">refitting </w:delText>
        </w:r>
      </w:del>
      <w:del w:id="1284" w:author="PR Preview" w:date="2026-01-01T00:00:00Z">
        <w:r>
          <w:rPr>
            <w:rStyle w:val="SpecialCharTok"/>
          </w:rPr>
          <w:delText xml:space="preserve">-</w:delText>
        </w:r>
      </w:del>
      <w:del w:id="1285" w:author="PR Preview" w:date="2026-01-01T00:00:00Z">
        <w:r>
          <w:rPr>
            <w:rStyle w:val="NormalTok"/>
          </w:rPr>
          <w:delText xml:space="preserve"> mtcars_loocv</w:delText>
        </w:r>
      </w:del>
      <w:del w:id="1286" w:author="PR Preview" w:date="2026-01-01T00:00:00Z">
        <w:r>
          <w:rPr>
            <w:rStyle w:val="SpecialCharTok"/>
          </w:rPr>
          <w:delText xml:space="preserve">$</w:delText>
        </w:r>
      </w:del>
      <w:del w:id="1287" w:author="PR Preview" w:date="2026-01-01T00:00:00Z">
        <w:r>
          <w:rPr>
            <w:rStyle w:val="NormalTok"/>
          </w:rPr>
          <w:delText xml:space="preserve">formula))</w:delText>
        </w:r>
      </w:del>
      <w:del w:id="1288" w:author="PR Preview" w:date="2026-01-01T00:00:00Z">
        <w:r>
          <w:br/>
        </w:r>
      </w:del>
      <w:del w:id="1289" w:author="PR Preview" w:date="2026-01-01T00:00:00Z">
        <w:r>
          <w:rPr>
            <w:rStyle w:val="NormalTok"/>
          </w:rPr>
          <w:delText xml:space="preserve">mtcars_best_loocv </w:delText>
        </w:r>
      </w:del>
      <w:del w:id="1290" w:author="PR Preview" w:date="2026-01-01T00:00:00Z">
        <w:r>
          <w:rPr>
            <w:rStyle w:val="OtherTok"/>
          </w:rPr>
          <w:delText xml:space="preserve">&lt;-</w:delText>
        </w:r>
      </w:del>
      <w:del w:id="1291" w:author="PR Preview" w:date="2026-01-01T00:00:00Z">
        <w:r>
          <w:br/>
        </w:r>
      </w:del>
      <w:del w:id="1292" w:author="PR Preview" w:date="2026-01-01T00:00:00Z">
        <w:r>
          <w:rPr>
            <w:rStyle w:val="NormalTok"/>
          </w:rPr>
          <w:delText xml:space="preserve">  mtcars_loocv</w:delText>
        </w:r>
      </w:del>
      <w:del w:id="1293" w:author="PR Preview" w:date="2026-01-01T00:00:00Z">
        <w:r>
          <w:rPr>
            <w:rStyle w:val="SpecialCharTok"/>
          </w:rPr>
          <w:delText xml:space="preserve">$</w:delText>
        </w:r>
      </w:del>
      <w:del w:id="1294" w:author="PR Preview" w:date="2026-01-01T00:00:00Z">
        <w:r>
          <w:rPr>
            <w:rStyle w:val="NormalTok"/>
          </w:rPr>
          <w:delText xml:space="preserve">degree[</w:delText>
        </w:r>
      </w:del>
      <w:del w:id="1295" w:author="PR Preview" w:date="2026-01-01T00:00:00Z">
        <w:r>
          <w:rPr>
            <w:rStyle w:val="FunctionTok"/>
          </w:rPr>
          <w:delText xml:space="preserve">which.min</w:delText>
        </w:r>
      </w:del>
      <w:del w:id="1296" w:author="PR Preview" w:date="2026-01-01T00:00:00Z">
        <w:r>
          <w:rPr>
            <w:rStyle w:val="NormalTok"/>
          </w:rPr>
          <w:delText xml:space="preserve">(mtcars_loocv</w:delText>
        </w:r>
      </w:del>
      <w:del w:id="1297" w:author="PR Preview" w:date="2026-01-01T00:00:00Z">
        <w:r>
          <w:rPr>
            <w:rStyle w:val="SpecialCharTok"/>
          </w:rPr>
          <w:delText xml:space="preserve">$</w:delText>
        </w:r>
      </w:del>
      <w:del w:id="1298" w:author="PR Preview" w:date="2026-01-01T00:00:00Z">
        <w:r>
          <w:rPr>
            <w:rStyle w:val="NormalTok"/>
          </w:rPr>
          <w:delText xml:space="preserve">formula)]</w:delText>
        </w:r>
      </w:del>
      <w:del w:id="1299" w:author="PR Preview" w:date="2026-01-01T00:00:00Z">
        <w:r>
          <w:br/>
        </w:r>
      </w:del>
      <w:del w:id="1300" w:author="PR Preview" w:date="2026-01-01T00:00:00Z">
        <w:r>
          <w:rPr>
            <w:rStyle w:val="FunctionTok"/>
          </w:rPr>
          <w:delText xml:space="preserve">c</w:delText>
        </w:r>
      </w:del>
      <w:del w:id="1301" w:author="PR Preview" w:date="2026-01-01T00:00:00Z">
        <w:r>
          <w:rPr>
            <w:rStyle w:val="NormalTok"/>
          </w:rPr>
          <w:delText xml:space="preserve">(</w:delText>
        </w:r>
      </w:del>
      <w:del w:id="1302" w:author="PR Preview" w:date="2026-01-01T00:00:00Z">
        <w:r>
          <w:rPr>
            <w:rStyle w:val="AttributeTok"/>
          </w:rPr>
          <w:delText xml:space="preserve">max_difference =</w:delText>
        </w:r>
      </w:del>
      <w:del w:id="1303" w:author="PR Preview" w:date="2026-01-01T00:00:00Z">
        <w:r>
          <w:rPr>
            <w:rStyle w:val="NormalTok"/>
          </w:rPr>
          <w:delText xml:space="preserve"> loocv_max_diff, </w:delText>
        </w:r>
      </w:del>
      <w:del w:id="1304" w:author="PR Preview" w:date="2026-01-01T00:00:00Z">
        <w:r>
          <w:rPr>
            <w:rStyle w:val="AttributeTok"/>
          </w:rPr>
          <w:delText xml:space="preserve">best_degree =</w:delText>
        </w:r>
      </w:del>
      <w:del w:id="1305" w:author="PR Preview" w:date="2026-01-01T00:00:00Z">
        <w:r>
          <w:rPr>
            <w:rStyle w:val="NormalTok"/>
          </w:rPr>
          <w:delText xml:space="preserve"> mtcars_best_loocv)</w:delText>
        </w:r>
      </w:del>
      <w:del w:id="1306" w:author="PR Preview" w:date="2026-01-01T00:00:00Z">
        <w:r>
          <w:br/>
        </w:r>
      </w:del>
      <w:del w:id="130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308" w:author="PR Preview" w:date="2026-01-01T00:00:00Z">
        <w:r>
          <w:br/>
        </w:r>
      </w:del>
      <w:del w:id="130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1310" w:author="PR Preview" w:date="2026-01-01T00:00:00Z">
        <w:r>
          <w:delText xml:space="preserve">The two columns differ by at most 7.1e-15,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which is rounding error.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The single-fit formula needs one fit per model instead of 32.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LOOCV picks degree 2,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and because LOOCV is not random (</w:delText>
        </w:r>
      </w:del>
      <w:hyperlink w:anchor="lem-loocv-not-random">
        <w:del w:id="131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320" w:author="PR Preview" w:date="2026-01-01T00:00:00Z">
        <w:r>
          <w:delText xml:space="preserve">),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1323" w:author="PR Preview" w:date="2026-01-01T00:00:00Z">
        <w:r>
          <w:rPr>
            <w:rStyle w:val="NormalTok"/>
          </w:rPr>
          <w:t xml:space="preserve">loocv_max_diff </w:t>
        </w:r>
      </w:ins>
      <w:ins w:id="1324" w:author="PR Preview" w:date="2026-01-01T00:00:00Z">
        <w:r>
          <w:rPr>
            <w:rStyle w:val="OtherTok"/>
          </w:rPr>
          <w:t xml:space="preserve">&lt;-</w:t>
        </w:r>
      </w:ins>
      <w:ins w:id="1325" w:author="PR Preview" w:date="2026-01-01T00:00:00Z">
        <w:r>
          <w:rPr>
            <w:rStyle w:val="NormalTok"/>
          </w:rPr>
          <w:t xml:space="preserve"> </w:t>
        </w:r>
      </w:ins>
      <w:ins w:id="1326" w:author="PR Preview" w:date="2026-01-01T00:00:00Z">
        <w:r>
          <w:rPr>
            <w:rStyle w:val="FunctionTok"/>
          </w:rPr>
          <w:t xml:space="preserve">max</w:t>
        </w:r>
      </w:ins>
      <w:ins w:id="1327" w:author="PR Preview" w:date="2026-01-01T00:00:00Z">
        <w:r>
          <w:rPr>
            <w:rStyle w:val="NormalTok"/>
          </w:rPr>
          <w:t xml:space="preserve">(</w:t>
        </w:r>
      </w:ins>
      <w:ins w:id="1328" w:author="PR Preview" w:date="2026-01-01T00:00:00Z">
        <w:r>
          <w:rPr>
            <w:rStyle w:val="FunctionTok"/>
          </w:rPr>
          <w:t xml:space="preserve">abs</w:t>
        </w:r>
      </w:ins>
      <w:ins w:id="1329" w:author="PR Preview" w:date="2026-01-01T00:00:00Z">
        <w:r>
          <w:rPr>
            <w:rStyle w:val="NormalTok"/>
          </w:rPr>
          <w:t xml:space="preserve">(mtcars_loocv</w:t>
        </w:r>
      </w:ins>
      <w:ins w:id="1330" w:author="PR Preview" w:date="2026-01-01T00:00:00Z">
        <w:r>
          <w:rPr>
            <w:rStyle w:val="SpecialCharTok"/>
          </w:rPr>
          <w:t xml:space="preserve">$</w:t>
        </w:r>
      </w:ins>
      <w:ins w:id="1331" w:author="PR Preview" w:date="2026-01-01T00:00:00Z">
        <w:r>
          <w:rPr>
            <w:rStyle w:val="NormalTok"/>
          </w:rPr>
          <w:t xml:space="preserve">refitting </w:t>
        </w:r>
      </w:ins>
      <w:ins w:id="1332" w:author="PR Preview" w:date="2026-01-01T00:00:00Z">
        <w:r>
          <w:rPr>
            <w:rStyle w:val="SpecialCharTok"/>
          </w:rPr>
          <w:t xml:space="preserve">-</w:t>
        </w:r>
      </w:ins>
      <w:ins w:id="1333" w:author="PR Preview" w:date="2026-01-01T00:00:00Z">
        <w:r>
          <w:rPr>
            <w:rStyle w:val="NormalTok"/>
          </w:rPr>
          <w:t xml:space="preserve"> mtcars_loocv</w:t>
        </w:r>
      </w:ins>
      <w:ins w:id="1334" w:author="PR Preview" w:date="2026-01-01T00:00:00Z">
        <w:r>
          <w:rPr>
            <w:rStyle w:val="SpecialCharTok"/>
          </w:rPr>
          <w:t xml:space="preserve">$</w:t>
        </w:r>
      </w:ins>
      <w:ins w:id="1335" w:author="PR Preview" w:date="2026-01-01T00:00:00Z">
        <w:r>
          <w:rPr>
            <w:rStyle w:val="NormalTok"/>
          </w:rPr>
          <w:t xml:space="preserve">formula))</w:t>
        </w:r>
      </w:ins>
      <w:ins w:id="1336" w:author="PR Preview" w:date="2026-01-01T00:00:00Z">
        <w:r>
          <w:br/>
        </w:r>
      </w:ins>
      <w:ins w:id="1337" w:author="PR Preview" w:date="2026-01-01T00:00:00Z">
        <w:r>
          <w:rPr>
            <w:rStyle w:val="NormalTok"/>
          </w:rPr>
          <w:t xml:space="preserve">mtcars_best_loocv </w:t>
        </w:r>
      </w:ins>
      <w:ins w:id="1338" w:author="PR Preview" w:date="2026-01-01T00:00:00Z">
        <w:r>
          <w:rPr>
            <w:rStyle w:val="OtherTok"/>
          </w:rPr>
          <w:t xml:space="preserve">&lt;-</w:t>
        </w:r>
      </w:ins>
      <w:ins w:id="1339" w:author="PR Preview" w:date="2026-01-01T00:00:00Z">
        <w:r>
          <w:br/>
        </w:r>
      </w:ins>
      <w:ins w:id="1340" w:author="PR Preview" w:date="2026-01-01T00:00:00Z">
        <w:r>
          <w:rPr>
            <w:rStyle w:val="NormalTok"/>
          </w:rPr>
          <w:t xml:space="preserve">  mtcars_loocv</w:t>
        </w:r>
      </w:ins>
      <w:ins w:id="1341" w:author="PR Preview" w:date="2026-01-01T00:00:00Z">
        <w:r>
          <w:rPr>
            <w:rStyle w:val="SpecialCharTok"/>
          </w:rPr>
          <w:t xml:space="preserve">$</w:t>
        </w:r>
      </w:ins>
      <w:ins w:id="1342" w:author="PR Preview" w:date="2026-01-01T00:00:00Z">
        <w:r>
          <w:rPr>
            <w:rStyle w:val="NormalTok"/>
          </w:rPr>
          <w:t xml:space="preserve">degree[</w:t>
        </w:r>
      </w:ins>
      <w:ins w:id="1343" w:author="PR Preview" w:date="2026-01-01T00:00:00Z">
        <w:r>
          <w:rPr>
            <w:rStyle w:val="FunctionTok"/>
          </w:rPr>
          <w:t xml:space="preserve">which.min</w:t>
        </w:r>
      </w:ins>
      <w:ins w:id="1344" w:author="PR Preview" w:date="2026-01-01T00:00:00Z">
        <w:r>
          <w:rPr>
            <w:rStyle w:val="NormalTok"/>
          </w:rPr>
          <w:t xml:space="preserve">(mtcars_loocv</w:t>
        </w:r>
      </w:ins>
      <w:ins w:id="1345" w:author="PR Preview" w:date="2026-01-01T00:00:00Z">
        <w:r>
          <w:rPr>
            <w:rStyle w:val="SpecialCharTok"/>
          </w:rPr>
          <w:t xml:space="preserve">$</w:t>
        </w:r>
      </w:ins>
      <w:ins w:id="1346" w:author="PR Preview" w:date="2026-01-01T00:00:00Z">
        <w:r>
          <w:rPr>
            <w:rStyle w:val="NormalTok"/>
          </w:rPr>
          <w:t xml:space="preserve">formula)]</w:t>
        </w:r>
      </w:ins>
      <w:ins w:id="1347" w:author="PR Preview" w:date="2026-01-01T00:00:00Z">
        <w:r>
          <w:br/>
        </w:r>
      </w:ins>
      <w:ins w:id="1348" w:author="PR Preview" w:date="2026-01-01T00:00:00Z">
        <w:r>
          <w:rPr>
            <w:rStyle w:val="FunctionTok"/>
          </w:rPr>
          <w:t xml:space="preserve">c</w:t>
        </w:r>
      </w:ins>
      <w:ins w:id="1349" w:author="PR Preview" w:date="2026-01-01T00:00:00Z">
        <w:r>
          <w:rPr>
            <w:rStyle w:val="NormalTok"/>
          </w:rPr>
          <w:t xml:space="preserve">(</w:t>
        </w:r>
      </w:ins>
      <w:ins w:id="1350" w:author="PR Preview" w:date="2026-01-01T00:00:00Z">
        <w:r>
          <w:rPr>
            <w:rStyle w:val="AttributeTok"/>
          </w:rPr>
          <w:t xml:space="preserve">max_difference =</w:t>
        </w:r>
      </w:ins>
      <w:ins w:id="1351" w:author="PR Preview" w:date="2026-01-01T00:00:00Z">
        <w:r>
          <w:rPr>
            <w:rStyle w:val="NormalTok"/>
          </w:rPr>
          <w:t xml:space="preserve"> loocv_max_diff, </w:t>
        </w:r>
      </w:ins>
      <w:ins w:id="1352" w:author="PR Preview" w:date="2026-01-01T00:00:00Z">
        <w:r>
          <w:rPr>
            <w:rStyle w:val="AttributeTok"/>
          </w:rPr>
          <w:t xml:space="preserve">best_degree =</w:t>
        </w:r>
      </w:ins>
      <w:ins w:id="1353" w:author="PR Preview" w:date="2026-01-01T00:00:00Z">
        <w:r>
          <w:rPr>
            <w:rStyle w:val="NormalTok"/>
          </w:rPr>
          <w:t xml:space="preserve"> mtcars_best_loocv)</w:t>
        </w:r>
      </w:ins>
      <w:ins w:id="1354" w:author="PR Preview" w:date="2026-01-01T00:00:00Z">
        <w:r>
          <w:br/>
        </w:r>
      </w:ins>
      <w:ins w:id="1355" w:author="PR Preview" w:date="2026-01-01T00:00:00Z">
        <w:r>
          <w:rPr>
            <w:rStyle w:val="CommentTok"/>
          </w:rPr>
          <w:t xml:space="preserve">#&gt; max_difference    best_degree </w:t>
        </w:r>
      </w:ins>
      <w:ins w:id="1356" w:author="PR Preview" w:date="2026-01-01T00:00:00Z">
        <w:r>
          <w:br/>
        </w:r>
      </w:ins>
      <w:ins w:id="135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1358" w:author="PR Preview" w:date="2026-01-01T00:00:00Z">
        <w:r>
          <w:t xml:space="preserve">The two columns differ by at most 8.9e-15,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which is rounding error.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The single-fit formula needs one fit per model instead of 32.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LOOCV picks degree 2,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and because LOOCV is not random (</w:t>
        </w:r>
      </w:ins>
      <w:hyperlink w:anchor="lem-loocv-not-random">
        <w:ins w:id="136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368" w:author="PR Preview" w:date="2026-01-01T00:00:00Z">
        <w:r>
          <w:t xml:space="preserve">),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rerunning it always gives the same choice.</w:t>
        </w:r>
      </w:ins>
    </w:p>
    <w:bookmarkEnd w:id="244"/>
    <w:bookmarkStart w:id="245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5"/>
    <w:bookmarkEnd w:id="246"/>
    <w:bookmarkStart w:id="275" w:name="sec-cv-model-choice"/>
    <w:p>
      <w:pPr>
        <w:pStyle w:val="Heading2"/>
      </w:pPr>
      <w:r>
        <w:t xml:space="preserve">8 Choosing a model by cross-validation</w:t>
      </w:r>
    </w:p>
    <w:bookmarkStart w:id="248" w:name="def-cv-estimate-indexed"/>
    <w:p>
      <w:pPr>
        <w:pStyle w:val="FirstParagraph"/>
      </w:pPr>
      <w:del w:id="1371" w:author="PR Preview" w:date="2026-01-01T00:00:00Z">
        <w:r>
          <w:rPr>
            <w:b/>
            <w:bCs/>
          </w:rPr>
          <w:delText xml:space="preserve">Definition 47 (Cross-validation estimate of a named procedure)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Let a</w:delText>
        </w:r>
      </w:del>
      <w:del w:id="1374" w:author="PR Preview" w:date="2026-01-01T00:00:00Z">
        <w:r>
          <w:delText xml:space="preserve"> </w:delText>
        </w:r>
      </w:del>
      <w:hyperlink w:anchor="def-training-set">
        <w:del w:id="13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3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77" w:author="PR Preview" w:date="2026-01-01T00:00:00Z">
        <w:r>
          <w:delText xml:space="preserve">, indexed by</w:delText>
        </w:r>
      </w:del>
      <w:del w:id="1378" w:author="PR Preview" w:date="2026-01-01T00:00:00Z">
        <w:r>
          <w:delText xml:space="preserve"> </w:delText>
        </w:r>
      </w:del>
      <m:oMath>
        <m:r>
          <m:t>I</m:t>
        </m:r>
      </m:oMath>
      <w:del w:id="1379" w:author="PR Preview" w:date="2026-01-01T00:00:00Z">
        <w:r>
          <w:delText xml:space="preserve">,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be divided into</w:delText>
        </w:r>
      </w:del>
      <w:del w:id="1382" w:author="PR Preview" w:date="2026-01-01T00:00:00Z">
        <w:r>
          <w:delText xml:space="preserve"> </w:delText>
        </w:r>
      </w:del>
      <w:hyperlink w:anchor="def-folds">
        <w:del w:id="138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13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385" w:author="PR Preview" w:date="2026-01-01T00:00:00Z">
        <w:r>
          <w:delText xml:space="preserve">.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The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1390" w:author="PR Preview" w:date="2026-01-01T00:00:00Z">
        <w:r>
          <w:delText xml:space="preserve"> </w:delText>
        </w:r>
      </w:del>
      <m:oMath>
        <m:r>
          <m:t>g</m:t>
        </m:r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on</w:delText>
        </w:r>
      </w:del>
      <w:del w:id="13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94" w:author="PR Preview" w:date="2026-01-01T00:00:00Z">
        <w:r>
          <w:delText xml:space="preserve">,</w:delText>
        </w:r>
      </w:del>
      <w:del w:id="1395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396" w:author="PR Preview" w:date="2026-01-01T00:00:00Z">
        <w:r>
          <w:delText xml:space="preserve">,</w:delText>
        </w:r>
      </w:del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is the</w:delText>
        </w:r>
      </w:del>
      <w:del w:id="1399" w:author="PR Preview" w:date="2026-01-01T00:00:00Z">
        <w:r>
          <w:delText xml:space="preserve"> </w:delText>
        </w:r>
      </w:del>
      <w:hyperlink w:anchor="def-cv-estimate">
        <w:del w:id="140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computed with</w:delText>
        </w:r>
      </w:del>
      <w:del w:id="1403" w:author="PR Preview" w:date="2026-01-01T00:00:00Z">
        <w:r>
          <w:delText xml:space="preserve"> </w:delText>
        </w:r>
      </w:del>
      <w:hyperlink w:anchor="def-fold-out-rule">
        <w:del w:id="1404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that</w:delText>
        </w:r>
      </w:del>
      <w:del w:id="1407" w:author="PR Preview" w:date="2026-01-01T00:00:00Z">
        <w:r>
          <w:delText xml:space="preserve"> </w:delText>
        </w:r>
      </w:del>
      <m:oMath>
        <m:r>
          <m:t>g</m:t>
        </m:r>
      </m:oMath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produces from</w:delText>
        </w:r>
      </w:del>
      <w:del w:id="14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11" w:author="PR Preview" w:date="2026-01-01T00:00:00Z">
        <w:r>
          <w:delText xml:space="preserve">:</w:delText>
        </w:r>
      </w:del>
    </w:p>
    <w:p>
      <w:pPr>
        <w:pStyle w:val="BodyText"/>
      </w:pPr>
      <w:bookmarkStart w:id="24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5"/>
    </w:p>
    <w:p>
      <w:pPr>
        <w:pStyle w:val="FirstParagraph"/>
      </w:pPr>
      <w:del w:id="1412" w:author="PR Preview" w:date="2026-01-01T00:00:00Z">
        <w:r>
          <w:rPr>
            <w:b/>
            <w:bCs/>
          </w:rPr>
          <w:delText xml:space="preserve">Definition 48 (Cross-validation choice procedure)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Given candidate</w:delText>
        </w:r>
      </w:del>
      <w:del w:id="1415" w:author="PR Preview" w:date="2026-01-01T00:00:00Z">
        <w:r>
          <w:delText xml:space="preserve"> </w:delText>
        </w:r>
      </w:del>
      <w:hyperlink w:anchor="def-fitting-procedure">
        <w:del w:id="141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41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418" w:author="PR Preview" w:date="2026-01-01T00:00:00Z">
        <w:r>
          <w:delText xml:space="preserve">,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the</w:delText>
        </w:r>
      </w:del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142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is the fitting procedure that,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applied to a</w:delText>
        </w:r>
      </w:del>
      <w:del w:id="1428" w:author="PR Preview" w:date="2026-01-01T00:00:00Z">
        <w:r>
          <w:delText xml:space="preserve"> </w:delText>
        </w:r>
      </w:del>
      <w:hyperlink w:anchor="def-training-set">
        <w:del w:id="142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3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31" w:author="PR Preview" w:date="2026-01-01T00:00:00Z">
        <w:r>
          <w:delText xml:space="preserve">,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divides</w:delText>
        </w:r>
      </w:del>
      <w:del w:id="143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into</w:delText>
        </w:r>
      </w:del>
      <w:del w:id="1437" w:author="PR Preview" w:date="2026-01-01T00:00:00Z">
        <w:r>
          <w:delText xml:space="preserve"> </w:delText>
        </w:r>
      </w:del>
      <m:oMath>
        <m:r>
          <m:t>k</m:t>
        </m:r>
      </m:oMath>
      <w:del w:id="1438" w:author="PR Preview" w:date="2026-01-01T00:00:00Z">
        <w:r>
          <w:delText xml:space="preserve"> </w:delText>
        </w:r>
      </w:del>
      <w:hyperlink w:anchor="def-folds">
        <w:del w:id="143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1440" w:author="PR Preview" w:date="2026-01-01T00:00:00Z">
        <w:r>
          <w:delText xml:space="preserve">,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computes each candidate’s</w:delText>
        </w:r>
      </w:del>
      <w:del w:id="1443" w:author="PR Preview" w:date="2026-01-01T00:00:00Z">
        <w:r>
          <w:delText xml:space="preserve"> </w:delText>
        </w:r>
      </w:del>
      <w:hyperlink w:anchor="def-cv-estimate-indexed">
        <w:del w:id="144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on</w:delText>
        </w:r>
      </w:del>
      <w:del w:id="14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with those folds,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and applies to</w:delText>
        </w:r>
      </w:del>
      <w:del w:id="14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the candidate with the smallest estimate,</w:delText>
        </w:r>
      </w:del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taking the smallest</w:delText>
        </w:r>
      </w:del>
      <w:del w:id="1457" w:author="PR Preview" w:date="2026-01-01T00:00:00Z">
        <w:r>
          <w:delText xml:space="preserve"> </w:delText>
        </w:r>
      </w:del>
      <m:oMath>
        <m:r>
          <m:t>l</m:t>
        </m:r>
      </m:oMath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4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del w:id="1460" w:author="PR Preview" w:date="2026-01-01T00:00:00Z">
        <w:r>
          <w:rPr>
            <w:b/>
            <w:bCs/>
          </w:rPr>
          <w:delText xml:space="preserve">Definition 49 (Nested cross-validation)</w:delText>
        </w:r>
      </w:del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rPr>
            <w:b/>
            <w:bCs/>
          </w:rPr>
          <w:delText xml:space="preserve">Nested cross-validation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is</w:delText>
        </w:r>
      </w:del>
      <w:del w:id="146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46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of the</w:delText>
        </w:r>
      </w:del>
      <w:del w:id="1469" w:author="PR Preview" w:date="2026-01-01T00:00:00Z">
        <w:r>
          <w:delText xml:space="preserve"> </w:delText>
        </w:r>
      </w:del>
      <w:hyperlink w:anchor="def-cv-choice">
        <w:del w:id="1470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147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472" w:author="PR Preview" w:date="2026-01-01T00:00:00Z">
        <w:r>
          <w:delText xml:space="preserve">: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its estimate on a training set</w:delText>
        </w:r>
      </w:del>
      <w:del w:id="14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is</w:delText>
        </w:r>
      </w:del>
    </w:p>
    <w:p>
      <w:pPr>
        <w:pStyle w:val="FirstParagraph"/>
      </w:pPr>
      <w:ins w:id="1478" w:author="PR Preview" w:date="2026-01-01T00:00:00Z">
        <w:r>
          <w:rPr>
            <w:b/>
            <w:bCs/>
          </w:rPr>
          <w:t xml:space="preserve">Definition 48 (Cross-validation estimate of a named procedure)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Let a</w:t>
        </w:r>
      </w:ins>
      <w:ins w:id="1481" w:author="PR Preview" w:date="2026-01-01T00:00:00Z">
        <w:r>
          <w:t xml:space="preserve"> </w:t>
        </w:r>
      </w:ins>
      <w:hyperlink w:anchor="def-training-set">
        <w:ins w:id="148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4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84" w:author="PR Preview" w:date="2026-01-01T00:00:00Z">
        <w:r>
          <w:t xml:space="preserve">, indexed by</w:t>
        </w:r>
      </w:ins>
      <w:ins w:id="1485" w:author="PR Preview" w:date="2026-01-01T00:00:00Z">
        <w:r>
          <w:t xml:space="preserve"> </w:t>
        </w:r>
      </w:ins>
      <m:oMath>
        <m:r>
          <m:t>I</m:t>
        </m:r>
      </m:oMath>
      <w:ins w:id="1486" w:author="PR Preview" w:date="2026-01-01T00:00:00Z">
        <w:r>
          <w:t xml:space="preserve">,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be divided into</w:t>
        </w:r>
      </w:ins>
      <w:ins w:id="1489" w:author="PR Preview" w:date="2026-01-01T00:00:00Z">
        <w:r>
          <w:t xml:space="preserve"> </w:t>
        </w:r>
      </w:ins>
      <w:hyperlink w:anchor="def-folds">
        <w:ins w:id="149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4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492" w:author="PR Preview" w:date="2026-01-01T00:00:00Z">
        <w:r>
          <w:t xml:space="preserve">.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The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rPr>
            <w:b/>
            <w:bCs/>
          </w:rPr>
          <w:t xml:space="preserve">cross-validation estimate of procedure</w:t>
        </w:r>
      </w:ins>
      <w:ins w:id="1497" w:author="PR Preview" w:date="2026-01-01T00:00:00Z">
        <w:r>
          <w:t xml:space="preserve"> </w:t>
        </w:r>
      </w:ins>
      <m:oMath>
        <m:r>
          <m:t>g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on</w:t>
        </w:r>
      </w:ins>
      <w:ins w:id="15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01" w:author="PR Preview" w:date="2026-01-01T00:00:00Z">
        <w:r>
          <w:t xml:space="preserve">,</w:t>
        </w:r>
      </w:ins>
      <w:ins w:id="1502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503" w:author="PR Preview" w:date="2026-01-01T00:00:00Z">
        <w:r>
          <w:t xml:space="preserve">,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is the</w:t>
        </w:r>
      </w:ins>
      <w:ins w:id="1506" w:author="PR Preview" w:date="2026-01-01T00:00:00Z">
        <w:r>
          <w:t xml:space="preserve"> </w:t>
        </w:r>
      </w:ins>
      <w:hyperlink w:anchor="def-cv-estimate">
        <w:ins w:id="150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computed with</w:t>
        </w:r>
      </w:ins>
      <w:ins w:id="1510" w:author="PR Preview" w:date="2026-01-01T00:00:00Z">
        <w:r>
          <w:t xml:space="preserve"> </w:t>
        </w:r>
      </w:ins>
      <w:hyperlink w:anchor="def-fold-out-rule">
        <w:ins w:id="1511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that</w:t>
        </w:r>
      </w:ins>
      <w:ins w:id="1514" w:author="PR Preview" w:date="2026-01-01T00:00:00Z">
        <w:r>
          <w:t xml:space="preserve"> </w:t>
        </w:r>
      </w:ins>
      <m:oMath>
        <m:r>
          <m:t>g</m:t>
        </m:r>
      </m:oMath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produces from</w:t>
        </w:r>
      </w:ins>
      <w:ins w:id="15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18" w:author="PR Preview" w:date="2026-01-01T00:00:00Z">
        <w:r>
          <w:t xml:space="preserve">:</w:t>
        </w:r>
      </w:ins>
    </w:p>
    <w:p>
      <w:pPr>
        <w:pStyle w:val="BodyText"/>
      </w:pPr>
      <w:bookmarkStart w:id="24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cv-choice"/>
    <w:p>
      <w:pPr>
        <w:pStyle w:val="FirstParagraph"/>
      </w:pPr>
      <w:ins w:id="1519" w:author="PR Preview" w:date="2026-01-01T00:00:00Z">
        <w:r>
          <w:rPr>
            <w:b/>
            <w:bCs/>
          </w:rPr>
          <w:t xml:space="preserve">Definition 49 (Cross-validation choice procedure)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Given candidate</w:t>
        </w:r>
      </w:ins>
      <w:ins w:id="1522" w:author="PR Preview" w:date="2026-01-01T00:00:00Z">
        <w:r>
          <w:t xml:space="preserve"> </w:t>
        </w:r>
      </w:ins>
      <w:hyperlink w:anchor="def-fitting-procedure">
        <w:ins w:id="152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52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525" w:author="PR Preview" w:date="2026-01-01T00:00:00Z">
        <w:r>
          <w:t xml:space="preserve">,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the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rPr>
            <w:b/>
            <w:bCs/>
          </w:rPr>
          <w:t xml:space="preserve">cross-validation choice procedure</w:t>
        </w:r>
      </w:ins>
      <w:ins w:id="153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is the fitting procedure that,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applied to a</w:t>
        </w:r>
      </w:ins>
      <w:ins w:id="1535" w:author="PR Preview" w:date="2026-01-01T00:00:00Z">
        <w:r>
          <w:t xml:space="preserve"> </w:t>
        </w:r>
      </w:ins>
      <w:hyperlink w:anchor="def-training-set">
        <w:ins w:id="153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38" w:author="PR Preview" w:date="2026-01-01T00:00:00Z">
        <w:r>
          <w:t xml:space="preserve">,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divides</w:t>
        </w:r>
      </w:ins>
      <w:ins w:id="15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into</w:t>
        </w:r>
      </w:ins>
      <w:ins w:id="1544" w:author="PR Preview" w:date="2026-01-01T00:00:00Z">
        <w:r>
          <w:t xml:space="preserve"> </w:t>
        </w:r>
      </w:ins>
      <m:oMath>
        <m:r>
          <m:t>k</m:t>
        </m:r>
      </m:oMath>
      <w:ins w:id="1545" w:author="PR Preview" w:date="2026-01-01T00:00:00Z">
        <w:r>
          <w:t xml:space="preserve"> </w:t>
        </w:r>
      </w:ins>
      <w:hyperlink w:anchor="def-folds">
        <w:ins w:id="154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547" w:author="PR Preview" w:date="2026-01-01T00:00:00Z">
        <w:r>
          <w:t xml:space="preserve">,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computes each candidate’s</w:t>
        </w:r>
      </w:ins>
      <w:ins w:id="1550" w:author="PR Preview" w:date="2026-01-01T00:00:00Z">
        <w:r>
          <w:t xml:space="preserve"> </w:t>
        </w:r>
      </w:ins>
      <w:hyperlink w:anchor="def-cv-estimate-indexed">
        <w:ins w:id="155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on</w:t>
        </w:r>
      </w:ins>
      <w:ins w:id="15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with those folds,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and applies to</w:t>
        </w:r>
      </w:ins>
      <w:ins w:id="15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the candidate with the smallest estimate,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taking the smallest</w:t>
        </w:r>
      </w:ins>
      <w:ins w:id="1564" w:author="PR Preview" w:date="2026-01-01T00:00:00Z">
        <w:r>
          <w:t xml:space="preserve"> </w:t>
        </w:r>
      </w:ins>
      <m:oMath>
        <m:r>
          <m:t>l</m:t>
        </m:r>
      </m:oMath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if several tie:</w:t>
        </w:r>
      </w:ins>
    </w:p>
    <w:p>
      <w:pPr>
        <w:pStyle w:val="BodyText"/>
      </w:pPr>
      <w:bookmarkStart w:id="24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nested-cv"/>
    <w:p>
      <w:pPr>
        <w:pStyle w:val="FirstParagraph"/>
      </w:pPr>
      <w:ins w:id="1567" w:author="PR Preview" w:date="2026-01-01T00:00:00Z">
        <w:r>
          <w:rPr>
            <w:b/>
            <w:bCs/>
          </w:rPr>
          <w:t xml:space="preserve">Definition 50 (Nested cross-validation)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rPr>
            <w:b/>
            <w:bCs/>
          </w:rPr>
          <w:t xml:space="preserve">Nested cross-validation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is</w:t>
        </w:r>
      </w:ins>
      <w:ins w:id="1572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573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of the</w:t>
        </w:r>
      </w:ins>
      <w:ins w:id="1576" w:author="PR Preview" w:date="2026-01-01T00:00:00Z">
        <w:r>
          <w:t xml:space="preserve"> </w:t>
        </w:r>
      </w:ins>
      <w:hyperlink w:anchor="def-cv-choice">
        <w:ins w:id="1577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157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579" w:author="PR Preview" w:date="2026-01-01T00:00:00Z">
        <w:r>
          <w:t xml:space="preserve">:</w:t>
        </w:r>
      </w:ins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its estimate on a training set</w:t>
        </w:r>
      </w:ins>
      <w:ins w:id="15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is</w:t>
        </w:r>
      </w:ins>
    </w:p>
    <w:p>
      <w:pPr>
        <w:pStyle w:val="BodyText"/>
      </w:pPr>
      <w:bookmarkStart w:id="25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3"/>
    <w:bookmarkStart w:id="254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4"/>
    <w:bookmarkStart w:id="257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57"/>
    <w:bookmarkStart w:id="260" w:name="def-cv-se"/>
    <w:p>
      <w:pPr>
        <w:pStyle w:val="BodyText"/>
      </w:pPr>
      <w:del w:id="1585" w:author="PR Preview" w:date="2026-01-01T00:00:00Z">
        <w:r>
          <w:rPr>
            <w:b/>
            <w:bCs/>
          </w:rPr>
          <w:delText xml:space="preserve">Definition 50 (Fold-based standard error)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The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rPr>
            <w:b/>
            <w:bCs/>
          </w:rPr>
          <w:delText xml:space="preserve">fold-based standard error</w:delText>
        </w:r>
      </w:del>
      <w:del w:id="159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of a</w:delText>
        </w:r>
      </w:del>
      <w:del w:id="1593" w:author="PR Preview" w:date="2026-01-01T00:00:00Z">
        <w:r>
          <w:delText xml:space="preserve"> </w:delText>
        </w:r>
      </w:del>
      <m:oMath>
        <m:r>
          <m:t>k</m:t>
        </m:r>
      </m:oMath>
      <w:del w:id="1594" w:author="PR Preview" w:date="2026-01-01T00:00:00Z">
        <w:r>
          <w:delText xml:space="preserve">-fold</w:delText>
        </w:r>
      </w:del>
      <w:del w:id="1595" w:author="PR Preview" w:date="2026-01-01T00:00:00Z">
        <w:r>
          <w:delText xml:space="preserve"> </w:delText>
        </w:r>
      </w:del>
      <w:hyperlink w:anchor="def-cv-estimate">
        <w:del w:id="159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is the</w:delText>
        </w:r>
      </w:del>
      <w:del w:id="1599" w:author="PR Preview" w:date="2026-01-01T00:00:00Z">
        <w:r>
          <w:delText xml:space="preserve"> </w:delText>
        </w:r>
      </w:del>
      <w:hyperlink r:id="rId258">
        <w:del w:id="1600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of the</w:delText>
        </w:r>
      </w:del>
      <w:del w:id="1603" w:author="PR Preview" w:date="2026-01-01T00:00:00Z">
        <w:r>
          <w:delText xml:space="preserve"> </w:delText>
        </w:r>
      </w:del>
      <m:oMath>
        <m:r>
          <m:t>k</m:t>
        </m:r>
      </m:oMath>
      <w:del w:id="1604" w:author="PR Preview" w:date="2026-01-01T00:00:00Z">
        <w:r>
          <w:delText xml:space="preserve"> </w:delText>
        </w:r>
      </w:del>
      <w:hyperlink w:anchor="def-fold-mse">
        <w:del w:id="1605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1606" w:author="PR Preview" w:date="2026-01-01T00:00:00Z">
        <w:r>
          <w:delText xml:space="preserve">,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divided by</w:delText>
        </w:r>
      </w:del>
      <w:del w:id="1609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1610" w:author="PR Preview" w:date="2026-01-01T00:00:00Z">
        <w:r>
          <w:delText xml:space="preserve">:</w:delText>
        </w:r>
      </w:del>
    </w:p>
    <w:p>
      <w:pPr>
        <w:pStyle w:val="BodyText"/>
      </w:pPr>
      <w:ins w:id="1611" w:author="PR Preview" w:date="2026-01-01T00:00:00Z">
        <w:r>
          <w:rPr>
            <w:b/>
            <w:bCs/>
          </w:rPr>
          <w:t xml:space="preserve">Definition 51 (Fold-based standard error)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The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rPr>
            <w:b/>
            <w:bCs/>
          </w:rPr>
          <w:t xml:space="preserve">fold-based standard error</w:t>
        </w:r>
      </w:ins>
      <w:ins w:id="161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of a</w:t>
        </w:r>
      </w:ins>
      <w:ins w:id="1619" w:author="PR Preview" w:date="2026-01-01T00:00:00Z">
        <w:r>
          <w:t xml:space="preserve"> </w:t>
        </w:r>
      </w:ins>
      <m:oMath>
        <m:r>
          <m:t>k</m:t>
        </m:r>
      </m:oMath>
      <w:ins w:id="1620" w:author="PR Preview" w:date="2026-01-01T00:00:00Z">
        <w:r>
          <w:t xml:space="preserve">-fold</w:t>
        </w:r>
      </w:ins>
      <w:ins w:id="1621" w:author="PR Preview" w:date="2026-01-01T00:00:00Z">
        <w:r>
          <w:t xml:space="preserve"> </w:t>
        </w:r>
      </w:ins>
      <w:hyperlink w:anchor="def-cv-estimate">
        <w:ins w:id="162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is the</w:t>
        </w:r>
      </w:ins>
      <w:ins w:id="1625" w:author="PR Preview" w:date="2026-01-01T00:00:00Z">
        <w:r>
          <w:t xml:space="preserve"> </w:t>
        </w:r>
      </w:ins>
      <w:hyperlink r:id="rId258">
        <w:ins w:id="1626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of the</w:t>
        </w:r>
      </w:ins>
      <w:ins w:id="1629" w:author="PR Preview" w:date="2026-01-01T00:00:00Z">
        <w:r>
          <w:t xml:space="preserve"> </w:t>
        </w:r>
      </w:ins>
      <m:oMath>
        <m:r>
          <m:t>k</m:t>
        </m:r>
      </m:oMath>
      <w:ins w:id="1630" w:author="PR Preview" w:date="2026-01-01T00:00:00Z">
        <w:r>
          <w:t xml:space="preserve"> </w:t>
        </w:r>
      </w:ins>
      <w:hyperlink w:anchor="def-fold-mse">
        <w:ins w:id="1631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1632" w:author="PR Preview" w:date="2026-01-01T00:00:00Z">
        <w:r>
          <w:t xml:space="preserve">,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divided by</w:t>
        </w:r>
      </w:ins>
      <w:ins w:id="163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1636" w:author="PR Preview" w:date="2026-01-01T00:00:00Z">
        <w:r>
          <w:t xml:space="preserve">:</w:t>
        </w:r>
      </w:ins>
    </w:p>
    <w:p>
      <w:pPr>
        <w:pStyle w:val="BodyText"/>
      </w:pPr>
      <w:bookmarkStart w:id="25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9"/>
    </w:p>
    <w:bookmarkEnd w:id="260"/>
    <w:bookmarkStart w:id="261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1"/>
    <w:bookmarkStart w:id="263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3"/>
    <w:bookmarkStart w:id="265" w:name="def-fold-mse-indexed"/>
    <w:p>
      <w:pPr>
        <w:pStyle w:val="BodyText"/>
      </w:pPr>
      <w:del w:id="1637" w:author="PR Preview" w:date="2026-01-01T00:00:00Z">
        <w:r>
          <w:rPr>
            <w:b/>
            <w:bCs/>
          </w:rPr>
          <w:delText xml:space="preserve">Definition 51 (Fold mean squared error of a named procedure)</w:delText>
        </w:r>
      </w:del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The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1642" w:author="PR Preview" w:date="2026-01-01T00:00:00Z">
        <w:r>
          <w:delText xml:space="preserve"> </w:delText>
        </w:r>
      </w:del>
      <m:oMath>
        <m:r>
          <m:t>g</m:t>
        </m:r>
      </m:oMath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for</w:delText>
        </w:r>
      </w:del>
      <w:del w:id="1645" w:author="PR Preview" w:date="2026-01-01T00:00:00Z">
        <w:r>
          <w:delText xml:space="preserve"> </w:delText>
        </w:r>
      </w:del>
      <w:hyperlink w:anchor="def-folds">
        <w:del w:id="164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6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of a training set</w:delText>
        </w:r>
      </w:del>
      <w:del w:id="16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51" w:author="PR Preview" w:date="2026-01-01T00:00:00Z">
        <w:r>
          <w:delText xml:space="preserve">, indexed by</w:delText>
        </w:r>
      </w:del>
      <w:del w:id="1652" w:author="PR Preview" w:date="2026-01-01T00:00:00Z">
        <w:r>
          <w:delText xml:space="preserve"> </w:delText>
        </w:r>
      </w:del>
      <m:oMath>
        <m:r>
          <m:t>I</m:t>
        </m:r>
      </m:oMath>
      <w:del w:id="1653" w:author="PR Preview" w:date="2026-01-01T00:00:00Z">
        <w:r>
          <w:delText xml:space="preserve">,</w:delText>
        </w:r>
      </w:del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is the</w:delText>
        </w:r>
      </w:del>
      <w:del w:id="1656" w:author="PR Preview" w:date="2026-01-01T00:00:00Z">
        <w:r>
          <w:delText xml:space="preserve"> </w:delText>
        </w:r>
      </w:del>
      <w:hyperlink w:anchor="def-fold-mse">
        <w:del w:id="1657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computed with the</w:delText>
        </w:r>
      </w:del>
      <w:del w:id="1660" w:author="PR Preview" w:date="2026-01-01T00:00:00Z">
        <w:r>
          <w:delText xml:space="preserve"> </w:delText>
        </w:r>
      </w:del>
      <w:hyperlink w:anchor="def-fold-out-rule">
        <w:del w:id="1661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that</w:delText>
        </w:r>
      </w:del>
      <w:del w:id="1664" w:author="PR Preview" w:date="2026-01-01T00:00:00Z">
        <w:r>
          <w:delText xml:space="preserve"> </w:delText>
        </w:r>
      </w:del>
      <m:oMath>
        <m:r>
          <m:t>g</m:t>
        </m:r>
      </m:oMath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6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2"/>
    </w:p>
    <w:p>
      <w:pPr>
        <w:pStyle w:val="FirstParagraph"/>
      </w:pPr>
      <w:del w:id="1667" w:author="PR Preview" w:date="2026-01-01T00:00:00Z">
        <w:r>
          <w:rPr>
            <w:b/>
            <w:bCs/>
          </w:rPr>
          <w:delText xml:space="preserve">Definition 52 (Fold-based standard error of a named procedure)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The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1672" w:author="PR Preview" w:date="2026-01-01T00:00:00Z">
        <w:r>
          <w:delText xml:space="preserve"> </w:delText>
        </w:r>
      </w:del>
      <m:oMath>
        <m:r>
          <m:t>g</m:t>
        </m:r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on a training set</w:delText>
        </w:r>
      </w:del>
      <w:del w:id="16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76" w:author="PR Preview" w:date="2026-01-01T00:00:00Z">
        <w:r>
          <w:delText xml:space="preserve">,</w:delText>
        </w:r>
      </w:del>
      <w:del w:id="167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678" w:author="PR Preview" w:date="2026-01-01T00:00:00Z">
        <w:r>
          <w:delText xml:space="preserve">,</w:delText>
        </w:r>
      </w:del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is the</w:delText>
        </w:r>
      </w:del>
      <w:del w:id="1681" w:author="PR Preview" w:date="2026-01-01T00:00:00Z">
        <w:r>
          <w:delText xml:space="preserve"> </w:delText>
        </w:r>
      </w:del>
      <w:hyperlink w:anchor="def-cv-se">
        <w:del w:id="1682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computed from the</w:delText>
        </w:r>
      </w:del>
      <w:del w:id="1685" w:author="PR Preview" w:date="2026-01-01T00:00:00Z">
        <w:r>
          <w:delText xml:space="preserve"> </w:delText>
        </w:r>
      </w:del>
      <w:hyperlink w:anchor="def-fold-mse-indexed">
        <w:del w:id="1686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168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1688" w:author="PR Preview" w:date="2026-01-01T00:00:00Z">
        <w:r>
          <w:delText xml:space="preserve">:</w:delText>
        </w:r>
      </w:del>
    </w:p>
    <w:p>
      <w:pPr>
        <w:pStyle w:val="BodyText"/>
      </w:pPr>
      <w:bookmarkStart w:id="26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4"/>
    </w:p>
    <w:p>
      <w:pPr>
        <w:pStyle w:val="FirstParagraph"/>
      </w:pPr>
      <w:del w:id="1689" w:author="PR Preview" w:date="2026-01-01T00:00:00Z">
        <w:r>
          <w:rPr>
            <w:b/>
            <w:bCs/>
          </w:rPr>
          <w:delText xml:space="preserve">Definition 53 (One-standard-error rule)</w:delText>
        </w:r>
      </w:del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Let</w:delText>
        </w:r>
      </w:del>
      <w:del w:id="169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be candidate</w:delText>
        </w:r>
      </w:del>
      <w:del w:id="1695" w:author="PR Preview" w:date="2026-01-01T00:00:00Z">
        <w:r>
          <w:delText xml:space="preserve"> </w:delText>
        </w:r>
      </w:del>
      <w:hyperlink w:anchor="def-fitting-procedure">
        <w:del w:id="169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697" w:author="PR Preview" w:date="2026-01-01T00:00:00Z">
        <w:r>
          <w:delText xml:space="preserve">,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each</w:delText>
        </w:r>
      </w:del>
      <w:del w:id="1700" w:author="PR Preview" w:date="2026-01-01T00:00:00Z">
        <w:r>
          <w:delText xml:space="preserve"> </w:delText>
        </w:r>
      </w:del>
      <w:hyperlink w:anchor="def-flexibility">
        <w:del w:id="1701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as the one before,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cross-validated on a training set</w:delText>
        </w:r>
      </w:del>
      <w:del w:id="17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delText xml:space="preserve">with the same folds,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and let</w:delText>
        </w:r>
      </w:del>
      <w:del w:id="171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be the one with the smallest</w:delText>
        </w:r>
      </w:del>
      <w:del w:id="1714" w:author="PR Preview" w:date="2026-01-01T00:00:00Z">
        <w:r>
          <w:delText xml:space="preserve"> </w:delText>
        </w:r>
      </w:del>
      <w:hyperlink w:anchor="def-cv-estimate-indexed">
        <w:del w:id="171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716" w:author="PR Preview" w:date="2026-01-01T00:00:00Z">
        <w:r>
          <w:delText xml:space="preserve">.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The</w:delText>
        </w:r>
      </w:del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rPr>
            <w:b/>
            <w:bCs/>
          </w:rPr>
          <w:delText xml:space="preserve">one-standard-error rule</w:delText>
        </w:r>
      </w:del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chooses the smallest</w:delText>
        </w:r>
      </w:del>
      <w:del w:id="1723" w:author="PR Preview" w:date="2026-01-01T00:00:00Z">
        <w:r>
          <w:delText xml:space="preserve"> </w:delText>
        </w:r>
      </w:del>
      <m:oMath>
        <m:r>
          <m:t>l</m:t>
        </m:r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whose estimate is within one</w:delText>
        </w:r>
      </w:del>
      <w:del w:id="1726" w:author="PR Preview" w:date="2026-01-01T00:00:00Z">
        <w:r>
          <w:delText xml:space="preserve"> </w:delText>
        </w:r>
      </w:del>
      <w:hyperlink w:anchor="def-cv-se-indexed">
        <w:del w:id="1727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of the smallest:</w:delText>
        </w:r>
      </w:del>
    </w:p>
    <w:p>
      <w:pPr>
        <w:pStyle w:val="BodyText"/>
      </w:pPr>
      <w:ins w:id="1730" w:author="PR Preview" w:date="2026-01-01T00:00:00Z">
        <w:r>
          <w:rPr>
            <w:b/>
            <w:bCs/>
          </w:rPr>
          <w:t xml:space="preserve">Definition 52 (Fold mean squared error of a named procedure)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The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rPr>
            <w:b/>
            <w:bCs/>
          </w:rPr>
          <w:t xml:space="preserve">fold mean squared error of procedure</w:t>
        </w:r>
      </w:ins>
      <w:ins w:id="1735" w:author="PR Preview" w:date="2026-01-01T00:00:00Z">
        <w:r>
          <w:t xml:space="preserve"> </w:t>
        </w:r>
      </w:ins>
      <m:oMath>
        <m:r>
          <m:t>g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for</w:t>
        </w:r>
      </w:ins>
      <w:ins w:id="1738" w:author="PR Preview" w:date="2026-01-01T00:00:00Z">
        <w:r>
          <w:t xml:space="preserve"> </w:t>
        </w:r>
      </w:ins>
      <w:hyperlink w:anchor="def-folds">
        <w:ins w:id="173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7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of a training set</w:t>
        </w:r>
      </w:ins>
      <w:ins w:id="17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44" w:author="PR Preview" w:date="2026-01-01T00:00:00Z">
        <w:r>
          <w:t xml:space="preserve">, indexed by</w:t>
        </w:r>
      </w:ins>
      <w:ins w:id="1745" w:author="PR Preview" w:date="2026-01-01T00:00:00Z">
        <w:r>
          <w:t xml:space="preserve"> </w:t>
        </w:r>
      </w:ins>
      <m:oMath>
        <m:r>
          <m:t>I</m:t>
        </m:r>
      </m:oMath>
      <w:ins w:id="1746" w:author="PR Preview" w:date="2026-01-01T00:00:00Z">
        <w:r>
          <w:t xml:space="preserve">,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is the</w:t>
        </w:r>
      </w:ins>
      <w:ins w:id="1749" w:author="PR Preview" w:date="2026-01-01T00:00:00Z">
        <w:r>
          <w:t xml:space="preserve"> </w:t>
        </w:r>
      </w:ins>
      <w:hyperlink w:anchor="def-fold-mse">
        <w:ins w:id="1750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computed with the</w:t>
        </w:r>
      </w:ins>
      <w:ins w:id="1753" w:author="PR Preview" w:date="2026-01-01T00:00:00Z">
        <w:r>
          <w:t xml:space="preserve"> </w:t>
        </w:r>
      </w:ins>
      <w:hyperlink w:anchor="def-fold-out-rule">
        <w:ins w:id="175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that</w:t>
        </w:r>
      </w:ins>
      <w:ins w:id="1757" w:author="PR Preview" w:date="2026-01-01T00:00:00Z">
        <w:r>
          <w:t xml:space="preserve"> </w:t>
        </w:r>
      </w:ins>
      <m:oMath>
        <m:r>
          <m:t>g</m:t>
        </m:r>
      </m:oMath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produces:</w:t>
        </w:r>
      </w:ins>
    </w:p>
    <w:p>
      <w:pPr>
        <w:pStyle w:val="BodyText"/>
      </w:pPr>
      <w:bookmarkStart w:id="26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7" w:name="def-cv-se-indexed"/>
    <w:p>
      <w:pPr>
        <w:pStyle w:val="FirstParagraph"/>
      </w:pPr>
      <w:ins w:id="1760" w:author="PR Preview" w:date="2026-01-01T00:00:00Z">
        <w:r>
          <w:rPr>
            <w:b/>
            <w:bCs/>
          </w:rPr>
          <w:t xml:space="preserve">Definition 53 (Fold-based standard error of a named procedure)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The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rPr>
            <w:b/>
            <w:bCs/>
          </w:rPr>
          <w:t xml:space="preserve">fold-based standard error of procedure</w:t>
        </w:r>
      </w:ins>
      <w:ins w:id="1765" w:author="PR Preview" w:date="2026-01-01T00:00:00Z">
        <w:r>
          <w:t xml:space="preserve"> </w:t>
        </w:r>
      </w:ins>
      <m:oMath>
        <m:r>
          <m:t>g</m:t>
        </m:r>
      </m:oMath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on a training set</w:t>
        </w:r>
      </w:ins>
      <w:ins w:id="17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69" w:author="PR Preview" w:date="2026-01-01T00:00:00Z">
        <w:r>
          <w:t xml:space="preserve">,</w:t>
        </w:r>
      </w:ins>
      <w:ins w:id="177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771" w:author="PR Preview" w:date="2026-01-01T00:00:00Z">
        <w:r>
          <w:t xml:space="preserve">,</w:t>
        </w:r>
      </w:ins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is the</w:t>
        </w:r>
      </w:ins>
      <w:ins w:id="1774" w:author="PR Preview" w:date="2026-01-01T00:00:00Z">
        <w:r>
          <w:t xml:space="preserve"> </w:t>
        </w:r>
      </w:ins>
      <w:hyperlink w:anchor="def-cv-se">
        <w:ins w:id="1775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computed from the</w:t>
        </w:r>
      </w:ins>
      <w:ins w:id="1778" w:author="PR Preview" w:date="2026-01-01T00:00:00Z">
        <w:r>
          <w:t xml:space="preserve"> </w:t>
        </w:r>
      </w:ins>
      <w:hyperlink w:anchor="def-fold-mse-indexed">
        <w:ins w:id="1779" w:author="PR Preview" w:date="2026-01-01T00:00:00Z">
          <w:r>
            <w:rPr>
              <w:rStyle w:val="Hyperlink"/>
            </w:rPr>
            <w:t xml:space="preserve">fold sMSEs of</w:t>
          </w:r>
        </w:ins>
        <w:ins w:id="178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1781" w:author="PR Preview" w:date="2026-01-01T00:00:00Z">
        <w:r>
          <w:t xml:space="preserve">:</w:t>
        </w:r>
      </w:ins>
    </w:p>
    <w:p>
      <w:pPr>
        <w:pStyle w:val="BodyText"/>
      </w:pPr>
      <w:bookmarkStart w:id="26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6"/>
    </w:p>
    <w:bookmarkEnd w:id="267"/>
    <w:bookmarkStart w:id="269" w:name="def-one-se-rule"/>
    <w:p>
      <w:pPr>
        <w:pStyle w:val="FirstParagraph"/>
      </w:pPr>
      <w:ins w:id="1782" w:author="PR Preview" w:date="2026-01-01T00:00:00Z">
        <w:r>
          <w:rPr>
            <w:b/>
            <w:bCs/>
          </w:rPr>
          <w:t xml:space="preserve">Definition 54 (One-standard-error rule)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Let</w:t>
        </w:r>
      </w:ins>
      <w:ins w:id="178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be candidate</w:t>
        </w:r>
      </w:ins>
      <w:ins w:id="1788" w:author="PR Preview" w:date="2026-01-01T00:00:00Z">
        <w:r>
          <w:t xml:space="preserve"> </w:t>
        </w:r>
      </w:ins>
      <w:hyperlink w:anchor="def-fitting-procedure">
        <w:ins w:id="178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790" w:author="PR Preview" w:date="2026-01-01T00:00:00Z">
        <w:r>
          <w:t xml:space="preserve">,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each</w:t>
        </w:r>
      </w:ins>
      <w:ins w:id="1793" w:author="PR Preview" w:date="2026-01-01T00:00:00Z">
        <w:r>
          <w:t xml:space="preserve"> </w:t>
        </w:r>
      </w:ins>
      <w:hyperlink w:anchor="def-flexibility">
        <w:ins w:id="179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as the one before,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cross-validated on a training set</w:t>
        </w:r>
      </w:ins>
      <w:ins w:id="17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with the same folds,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and let</w:t>
        </w:r>
      </w:ins>
      <w:ins w:id="180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be the one with the smallest</w:t>
        </w:r>
      </w:ins>
      <w:ins w:id="1807" w:author="PR Preview" w:date="2026-01-01T00:00:00Z">
        <w:r>
          <w:t xml:space="preserve"> </w:t>
        </w:r>
      </w:ins>
      <w:hyperlink w:anchor="def-cv-estimate-indexed">
        <w:ins w:id="180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809" w:author="PR Preview" w:date="2026-01-01T00:00:00Z">
        <w:r>
          <w:t xml:space="preserve">.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The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rPr>
            <w:b/>
            <w:bCs/>
          </w:rPr>
          <w:t xml:space="preserve">one-standard-error rule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chooses the smallest</w:t>
        </w:r>
      </w:ins>
      <w:ins w:id="1816" w:author="PR Preview" w:date="2026-01-01T00:00:00Z">
        <w:r>
          <w:t xml:space="preserve"> </w:t>
        </w:r>
      </w:ins>
      <m:oMath>
        <m:r>
          <m:t>l</m:t>
        </m:r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whose estimate is within one</w:t>
        </w:r>
      </w:ins>
      <w:ins w:id="1819" w:author="PR Preview" w:date="2026-01-01T00:00:00Z">
        <w:r>
          <w:t xml:space="preserve"> </w:t>
        </w:r>
      </w:ins>
      <w:hyperlink w:anchor="def-cv-se-indexed">
        <w:ins w:id="1820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of the smallest:</w:t>
        </w:r>
      </w:ins>
    </w:p>
    <w:p>
      <w:pPr>
        <w:pStyle w:val="BodyText"/>
      </w:pPr>
      <w:bookmarkStart w:id="26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69"/>
    <w:bookmarkStart w:id="274" w:name="exm-one-se-rule"/>
    <w:p>
      <w:pPr>
        <w:pStyle w:val="BodyText"/>
      </w:pPr>
      <w:del w:id="1823" w:author="PR Preview" w:date="2026-01-01T00:00:00Z">
        <w:r>
          <w:rPr>
            <w:b/>
            <w:bCs/>
          </w:rPr>
          <w:delText xml:space="preserve">Example 19 (The one-standard-error rule for the simulated polynomials)</w:delText>
        </w:r>
      </w:del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This example applies 10-fold cross-validation</w:delText>
        </w:r>
      </w:del>
      <w:del w:id="1826" w:author="PR Preview" w:date="2026-01-01T00:00:00Z">
        <w:r>
          <w:delText xml:space="preserve"> </w:delText>
        </w:r>
      </w:del>
      <w:del w:id="1827" w:author="PR Preview" w:date="2026-01-01T00:00:00Z">
        <w:r>
          <w:delText xml:space="preserve">to the simulated training set of</w:delText>
        </w:r>
      </w:del>
      <w:del w:id="1828" w:author="PR Preview" w:date="2026-01-01T00:00:00Z">
        <w:r>
          <w:delText xml:space="preserve"> </w:delText>
        </w:r>
      </w:del>
      <w:hyperlink w:anchor="exm-train-test-error-simulated">
        <w:del w:id="1829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830" w:author="PR Preview" w:date="2026-01-01T00:00:00Z">
        <w:r>
          <w:delText xml:space="preserve">,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records the sMSE in each fold,</w:delText>
        </w:r>
      </w:del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and applies</w:delText>
        </w:r>
      </w:del>
      <w:del w:id="1835" w:author="PR Preview" w:date="2026-01-01T00:00:00Z">
        <w:r>
          <w:delText xml:space="preserve"> </w:delText>
        </w:r>
      </w:del>
      <w:hyperlink w:anchor="def-one-se-rule">
        <w:del w:id="1836" w:author="PR Preview" w:date="2026-01-01T00:00:00Z">
          <w:r>
            <w:rPr>
              <w:rStyle w:val="Hyperlink"/>
            </w:rPr>
            <w:delText xml:space="preserve">Definition 53</w:delText>
          </w:r>
        </w:del>
      </w:hyperlink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to the ten degrees.</w:delText>
        </w:r>
      </w:del>
    </w:p>
    <w:p>
      <w:pPr>
        <w:pStyle w:val="BodyText"/>
      </w:pPr>
      <w:ins w:id="1839" w:author="PR Preview" w:date="2026-01-01T00:00:00Z">
        <w:r>
          <w:rPr>
            <w:b/>
            <w:bCs/>
          </w:rPr>
          <w:t xml:space="preserve">Example 20 (The one-standard-error rule for the simulated polynomials)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This example applies 10-fold cross-validation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to the simulated training set of</w:t>
        </w:r>
      </w:ins>
      <w:ins w:id="1844" w:author="PR Preview" w:date="2026-01-01T00:00:00Z">
        <w:r>
          <w:t xml:space="preserve"> </w:t>
        </w:r>
      </w:ins>
      <w:hyperlink w:anchor="exm-train-test-error-simulated">
        <w:ins w:id="1845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846" w:author="PR Preview" w:date="2026-01-01T00:00:00Z">
        <w:r>
          <w:t xml:space="preserve">,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records the sMSE in each fold,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and applies</w:t>
        </w:r>
      </w:ins>
      <w:ins w:id="1851" w:author="PR Preview" w:date="2026-01-01T00:00:00Z">
        <w:r>
          <w:t xml:space="preserve"> </w:t>
        </w:r>
      </w:ins>
      <w:hyperlink w:anchor="def-one-se-rule">
        <w:ins w:id="1852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4"/>
    <w:bookmarkEnd w:id="275"/>
    <w:bookmarkStart w:id="281" w:name="sec-cv-whole-procedure"/>
    <w:p>
      <w:pPr>
        <w:pStyle w:val="Heading2"/>
      </w:pPr>
      <w:r>
        <w:t xml:space="preserve">9 Cross-validating the whole procedure</w:t>
      </w:r>
    </w:p>
    <w:bookmarkStart w:id="278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78"/>
    <w:bookmarkStart w:id="279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79"/>
    <w:bookmarkStart w:id="28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0"/>
    <w:bookmarkEnd w:id="281"/>
    <w:bookmarkStart w:id="28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2"/>
    <w:bookmarkStart w:id="290" w:name="references"/>
    <w:p>
      <w:pPr>
        <w:pStyle w:val="Heading2"/>
      </w:pPr>
      <w:r>
        <w:t xml:space="preserve">References</w:t>
      </w:r>
    </w:p>
    <w:bookmarkStart w:id="289" w:name="refs"/>
    <w:bookmarkStart w:id="28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4"/>
    <w:bookmarkStart w:id="28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86"/>
    <w:bookmarkStart w:id="28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8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88"/>
    <w:bookmarkEnd w:id="289"/>
    <w:bookmarkEnd w:id="2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8" Type="http://schemas.openxmlformats.org/officeDocument/2006/relationships/image" Target="media/rId178.png"/><Relationship Id="rId210" Type="http://schemas.openxmlformats.org/officeDocument/2006/relationships/image" Target="media/rId210.png"/><Relationship Id="rId270" Type="http://schemas.openxmlformats.org/officeDocument/2006/relationships/image" Target="media/rId270.png"/><Relationship Id="rId128" Type="http://schemas.openxmlformats.org/officeDocument/2006/relationships/image" Target="media/rId128.png"/><Relationship Id="rId160" Type="http://schemas.openxmlformats.org/officeDocument/2006/relationships/image" Target="media/rId160.png"/><Relationship Id="rId164" Type="http://schemas.openxmlformats.org/officeDocument/2006/relationships/image" Target="media/rId164.png"/><Relationship Id="rId168" Type="http://schemas.openxmlformats.org/officeDocument/2006/relationships/image" Target="media/rId168.png"/><Relationship Id="rId172" Type="http://schemas.openxmlformats.org/officeDocument/2006/relationships/image" Target="media/rId172.png"/><Relationship Id="rId29" Type="http://schemas.openxmlformats.org/officeDocument/2006/relationships/hyperlink" Target="correlation-regression.qmd#def-normal-equations" TargetMode="External"/><Relationship Id="rId235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6" Type="http://schemas.openxmlformats.org/officeDocument/2006/relationships/hyperlink" Target="correlation-regression.qmd#def-slr-covariate-vector" TargetMode="External"/><Relationship Id="rId238" Type="http://schemas.openxmlformats.org/officeDocument/2006/relationships/hyperlink" Target="correlation-regression.qmd#thm-ols-slr-vector" TargetMode="External"/><Relationship Id="rId262" Type="http://schemas.openxmlformats.org/officeDocument/2006/relationships/hyperlink" Target="estimation.qmd#def-SE" TargetMode="External"/><Relationship Id="rId95" Type="http://schemas.openxmlformats.org/officeDocument/2006/relationships/hyperlink" Target="estimation.qmd#def-estimation-error" TargetMode="External"/><Relationship Id="rId96" Type="http://schemas.openxmlformats.org/officeDocument/2006/relationships/hyperlink" Target="estimation.qmd#def-estimator" TargetMode="External"/><Relationship Id="rId84" Type="http://schemas.openxmlformats.org/officeDocument/2006/relationships/hyperlink" Target="estimation.qmd#def-mse" TargetMode="External"/><Relationship Id="rId258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3" Type="http://schemas.openxmlformats.org/officeDocument/2006/relationships/hyperlink" Target="https://doi.org/10.1007/978-0-387-84858-7" TargetMode="External"/><Relationship Id="rId285" Type="http://schemas.openxmlformats.org/officeDocument/2006/relationships/hyperlink" Target="https://doi.org/10.1007/978-1-0716-1418-1" TargetMode="External"/><Relationship Id="rId156" Type="http://schemas.openxmlformats.org/officeDocument/2006/relationships/hyperlink" Target="https://morrison-lab.github.io/lds/chapters/big-ideas.html#def-test-set" TargetMode="External"/><Relationship Id="rId154" Type="http://schemas.openxmlformats.org/officeDocument/2006/relationships/hyperlink" Target="https://morrison-lab.github.io/lds/chapters/big-ideas.html#def-training-set" TargetMode="External"/><Relationship Id="rId155" Type="http://schemas.openxmlformats.org/officeDocument/2006/relationships/hyperlink" Target="https://morrison-lab.github.io/lds/chapters/big-ideas.html#def-validation-set" TargetMode="External"/><Relationship Id="rId49" Type="http://schemas.openxmlformats.org/officeDocument/2006/relationships/hyperlink" Target="https://morrison-lab.github.io/pds/expectation.html#def-loss-function" TargetMode="External"/><Relationship Id="rId45" Type="http://schemas.openxmlformats.org/officeDocument/2006/relationships/hyperlink" Target="https://morrison-lab.github.io/pds/expectation.html#def-new-observation" TargetMode="External"/><Relationship Id="rId46" Type="http://schemas.openxmlformats.org/officeDocument/2006/relationships/hyperlink" Target="https://morrison-lab.github.io/pds/expectation.html#def-prediction" TargetMode="External"/><Relationship Id="rId114" Type="http://schemas.openxmlformats.org/officeDocument/2006/relationships/hyperlink" Target="https://morrison-lab.github.io/pds/expectation.html#def-risk" TargetMode="External"/><Relationship Id="rId88" Type="http://schemas.openxmlformats.org/officeDocument/2006/relationships/hyperlink" Target="https://morrison-lab.github.io/pds/expectation.html#thm-lie" TargetMode="External"/><Relationship Id="rId103" Type="http://schemas.openxmlformats.org/officeDocument/2006/relationships/hyperlink" Target="https://morrison-lab.github.io/pds/expectation.html#thm-linearity-expectation" TargetMode="External"/><Relationship Id="rId44" Type="http://schemas.openxmlformats.org/officeDocument/2006/relationships/hyperlink" Target="https://morrison-lab.github.io/pds/independence.html#def-indpt" TargetMode="External"/><Relationship Id="rId108" Type="http://schemas.openxmlformats.org/officeDocument/2006/relationships/hyperlink" Target="https://morrison-lab.github.io/pds/variance-covariance.html#def-variance" TargetMode="External"/><Relationship Id="rId104" Type="http://schemas.openxmlformats.org/officeDocument/2006/relationships/hyperlink" Target="https://morrison-lab.github.io/pds/variance-covariance.html#thm-variance" TargetMode="External"/><Relationship Id="rId287" Type="http://schemas.openxmlformats.org/officeDocument/2006/relationships/hyperlink" Target="https://www.gastonsanchez.com/matrix4sl/" TargetMode="External"/><Relationship Id="rId230" Type="http://schemas.openxmlformats.org/officeDocument/2006/relationships/hyperlink" Target="https://www.gastonsanchez.com/matrix4sl/cross-products.html#cross-products" TargetMode="External"/><Relationship Id="rId24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2" Type="http://schemas.openxmlformats.org/officeDocument/2006/relationships/hyperlink" Target="prediction.qmd#def-prediction-error" TargetMode="External"/><Relationship Id="rId60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35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6" Type="http://schemas.openxmlformats.org/officeDocument/2006/relationships/hyperlink" Target="correlation-regression.qmd#def-slr-covariate-vector" TargetMode="External"/><Relationship Id="rId238" Type="http://schemas.openxmlformats.org/officeDocument/2006/relationships/hyperlink" Target="correlation-regression.qmd#thm-ols-slr-vector" TargetMode="External"/><Relationship Id="rId262" Type="http://schemas.openxmlformats.org/officeDocument/2006/relationships/hyperlink" Target="estimation.qmd#def-SE" TargetMode="External"/><Relationship Id="rId95" Type="http://schemas.openxmlformats.org/officeDocument/2006/relationships/hyperlink" Target="estimation.qmd#def-estimation-error" TargetMode="External"/><Relationship Id="rId96" Type="http://schemas.openxmlformats.org/officeDocument/2006/relationships/hyperlink" Target="estimation.qmd#def-estimator" TargetMode="External"/><Relationship Id="rId84" Type="http://schemas.openxmlformats.org/officeDocument/2006/relationships/hyperlink" Target="estimation.qmd#def-mse" TargetMode="External"/><Relationship Id="rId258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3" Type="http://schemas.openxmlformats.org/officeDocument/2006/relationships/hyperlink" Target="https://doi.org/10.1007/978-0-387-84858-7" TargetMode="External"/><Relationship Id="rId285" Type="http://schemas.openxmlformats.org/officeDocument/2006/relationships/hyperlink" Target="https://doi.org/10.1007/978-1-0716-1418-1" TargetMode="External"/><Relationship Id="rId156" Type="http://schemas.openxmlformats.org/officeDocument/2006/relationships/hyperlink" Target="https://morrison-lab.github.io/lds/chapters/big-ideas.html#def-test-set" TargetMode="External"/><Relationship Id="rId154" Type="http://schemas.openxmlformats.org/officeDocument/2006/relationships/hyperlink" Target="https://morrison-lab.github.io/lds/chapters/big-ideas.html#def-training-set" TargetMode="External"/><Relationship Id="rId155" Type="http://schemas.openxmlformats.org/officeDocument/2006/relationships/hyperlink" Target="https://morrison-lab.github.io/lds/chapters/big-ideas.html#def-validation-set" TargetMode="External"/><Relationship Id="rId49" Type="http://schemas.openxmlformats.org/officeDocument/2006/relationships/hyperlink" Target="https://morrison-lab.github.io/pds/expectation.html#def-loss-function" TargetMode="External"/><Relationship Id="rId45" Type="http://schemas.openxmlformats.org/officeDocument/2006/relationships/hyperlink" Target="https://morrison-lab.github.io/pds/expectation.html#def-new-observation" TargetMode="External"/><Relationship Id="rId46" Type="http://schemas.openxmlformats.org/officeDocument/2006/relationships/hyperlink" Target="https://morrison-lab.github.io/pds/expectation.html#def-prediction" TargetMode="External"/><Relationship Id="rId114" Type="http://schemas.openxmlformats.org/officeDocument/2006/relationships/hyperlink" Target="https://morrison-lab.github.io/pds/expectation.html#def-risk" TargetMode="External"/><Relationship Id="rId88" Type="http://schemas.openxmlformats.org/officeDocument/2006/relationships/hyperlink" Target="https://morrison-lab.github.io/pds/expectation.html#thm-lie" TargetMode="External"/><Relationship Id="rId103" Type="http://schemas.openxmlformats.org/officeDocument/2006/relationships/hyperlink" Target="https://morrison-lab.github.io/pds/expectation.html#thm-linearity-expectation" TargetMode="External"/><Relationship Id="rId44" Type="http://schemas.openxmlformats.org/officeDocument/2006/relationships/hyperlink" Target="https://morrison-lab.github.io/pds/independence.html#def-indpt" TargetMode="External"/><Relationship Id="rId108" Type="http://schemas.openxmlformats.org/officeDocument/2006/relationships/hyperlink" Target="https://morrison-lab.github.io/pds/variance-covariance.html#def-variance" TargetMode="External"/><Relationship Id="rId104" Type="http://schemas.openxmlformats.org/officeDocument/2006/relationships/hyperlink" Target="https://morrison-lab.github.io/pds/variance-covariance.html#thm-variance" TargetMode="External"/><Relationship Id="rId287" Type="http://schemas.openxmlformats.org/officeDocument/2006/relationships/hyperlink" Target="https://www.gastonsanchez.com/matrix4sl/" TargetMode="External"/><Relationship Id="rId230" Type="http://schemas.openxmlformats.org/officeDocument/2006/relationships/hyperlink" Target="https://www.gastonsanchez.com/matrix4sl/cross-products.html#cross-products" TargetMode="External"/><Relationship Id="rId24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2" Type="http://schemas.openxmlformats.org/officeDocument/2006/relationships/hyperlink" Target="prediction.qmd#def-prediction-error" TargetMode="External"/><Relationship Id="rId60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2026-10-17T06:54:01Z</dcterms:created>
  <dcterms:modified xsi:type="dcterms:W3CDTF">2026-10-17T06:54:01Z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