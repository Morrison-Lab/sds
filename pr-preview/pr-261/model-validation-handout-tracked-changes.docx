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08:55:52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bookmarkEnd w:id="45"/>
    <w:bookmarkStart w:id="46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3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31 (Expected prediction error at a covariate value)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expected prediction error at</w:delText>
        </w:r>
      </w:del>
      <w:del w:id="8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</w:delText>
        </w:r>
      </w:del>
      <w:del w:id="11" w:author="PR Preview" w:date="2026-01-01T00:00:00Z">
        <w:r>
          <w:rPr>
            <w:b/>
            <w:bCs/>
          </w:rPr>
          <w:delText xml:space="preserve">EPE</w:delText>
        </w:r>
      </w:del>
      <w:del w:id="12" w:author="PR Preview" w:date="2026-01-01T00:00:00Z">
        <w:r>
          <w:delText xml:space="preserve">; also the expected squared prediction error)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 a</w:delText>
        </w:r>
      </w:del>
      <w:del w:id="15" w:author="PR Preview" w:date="2026-01-01T00:00:00Z">
        <w:r>
          <w:delText xml:space="preserve"> </w:delText>
        </w:r>
      </w:del>
      <w:hyperlink w:anchor="def-fitting-procedure">
        <w:del w:id="1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t>g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at training-set size</w:delText>
        </w:r>
      </w:del>
      <w:del w:id="20" w:author="PR Preview" w:date="2026-01-01T00:00:00Z">
        <w:r>
          <w:delText xml:space="preserve"> </w:delText>
        </w:r>
      </w:del>
      <m:oMath>
        <m:r>
          <m:t>n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its</w:delText>
        </w:r>
      </w:del>
      <w:del w:id="23" w:author="PR Preview" w:date="2026-01-01T00:00:00Z">
        <w:r>
          <w:delText xml:space="preserve"> </w:delText>
        </w:r>
      </w:del>
      <w:hyperlink w:anchor="def-epl">
        <w:del w:id="24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under</w:delText>
        </w:r>
      </w:del>
      <w:del w:id="27" w:author="PR Preview" w:date="2026-01-01T00:00:00Z">
        <w:r>
          <w:delText xml:space="preserve"> </w:delText>
        </w:r>
      </w:del>
      <w:hyperlink w:anchor="rem-squared-error-loss">
        <w:del w:id="28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the expected square of the</w:delText>
        </w:r>
      </w:del>
      <w:del w:id="32" w:author="PR Preview" w:date="2026-01-01T00:00:00Z">
        <w:r>
          <w:delText xml:space="preserve"> </w:delText>
        </w:r>
      </w:del>
      <w:hyperlink r:id="rId59">
        <w:del w:id="33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34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del w:id="35" w:author="PR Preview" w:date="2026-01-01T00:00:00Z">
        <w:r>
          <w:delText xml:space="preserve">:</w:delText>
        </w:r>
      </w:del>
    </w:p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Definition 31 (Expected prediction error at a covariate value)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b/>
            <w:bCs/>
          </w:rPr>
          <w:t xml:space="preserve">expected prediction error at</w:t>
        </w:r>
      </w:ins>
      <w:ins w:id="41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(</w:t>
        </w:r>
      </w:ins>
      <w:ins w:id="44" w:author="PR Preview" w:date="2026-01-01T00:00:00Z">
        <w:r>
          <w:rPr>
            <w:b/>
            <w:bCs/>
          </w:rPr>
          <w:t xml:space="preserve">EPE</w:t>
        </w:r>
      </w:ins>
      <w:ins w:id="45" w:author="PR Preview" w:date="2026-01-01T00:00:00Z">
        <w:r>
          <w:t xml:space="preserve">; also the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b/>
            <w:bCs/>
          </w:rPr>
          <w:t xml:space="preserve">expected squared prediction error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b/>
            <w:bCs/>
          </w:rPr>
          <w:t xml:space="preserve">ESPE</w:t>
        </w:r>
      </w:ins>
      <w:ins w:id="51" w:author="PR Preview" w:date="2026-01-01T00:00:00Z">
        <w:r>
          <w:t xml:space="preserve">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 a</w:t>
        </w:r>
      </w:ins>
      <w:ins w:id="54" w:author="PR Preview" w:date="2026-01-01T00:00:00Z">
        <w:r>
          <w:t xml:space="preserve"> </w:t>
        </w:r>
      </w:ins>
      <w:hyperlink w:anchor="def-fitting-procedure">
        <w:ins w:id="5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6" w:author="PR Preview" w:date="2026-01-01T00:00:00Z">
        <w:r>
          <w:t xml:space="preserve"> </w:t>
        </w:r>
      </w:ins>
      <m:oMath>
        <m:r>
          <m:t>g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at training-set size</w:t>
        </w:r>
      </w:ins>
      <w:ins w:id="59" w:author="PR Preview" w:date="2026-01-01T00:00:00Z">
        <w:r>
          <w:t xml:space="preserve"> </w:t>
        </w:r>
      </w:ins>
      <m:oMath>
        <m:r>
          <m:t>n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is its</w:t>
        </w:r>
      </w:ins>
      <w:ins w:id="62" w:author="PR Preview" w:date="2026-01-01T00:00:00Z">
        <w:r>
          <w:t xml:space="preserve"> </w:t>
        </w:r>
      </w:ins>
      <w:hyperlink w:anchor="def-epl">
        <w:ins w:id="63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under</w:t>
        </w:r>
      </w:ins>
      <w:ins w:id="66" w:author="PR Preview" w:date="2026-01-01T00:00:00Z">
        <w:r>
          <w:t xml:space="preserve"> </w:t>
        </w:r>
      </w:ins>
      <w:hyperlink w:anchor="rem-squared-error-loss">
        <w:ins w:id="67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expected square of the</w:t>
        </w:r>
      </w:ins>
      <w:ins w:id="71" w:author="PR Preview" w:date="2026-01-01T00:00:00Z">
        <w:r>
          <w:t xml:space="preserve"> </w:t>
        </w:r>
      </w:ins>
      <w:hyperlink r:id="rId59">
        <w:ins w:id="72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7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ins w:id="74" w:author="PR Preview" w:date="2026-01-01T00:00:00Z">
        <w:r>
          <w:t xml:space="preserve">:</w:t>
        </w:r>
      </w:ins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7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del w:id="75" w:author="PR Preview" w:date="2026-01-01T00:00:00Z">
        <w:r>
          <w:delText xml:space="preserve">It is not the</w:delText>
        </w:r>
      </w:del>
      <w:del w:id="76" w:author="PR Preview" w:date="2026-01-01T00:00:00Z">
        <w:r>
          <w:delText xml:space="preserve"> </w:delText>
        </w:r>
      </w:del>
      <w:hyperlink r:id="rId111">
        <w:del w:id="77" w:author="PR Preview" w:date="2026-01-01T00:00:00Z">
          <w:r>
            <w:rPr>
              <w:rStyle w:val="Hyperlink"/>
            </w:rPr>
            <w:delText xml:space="preserve">pMSE of an estimator</w:delText>
          </w:r>
        </w:del>
      </w:hyperlink>
      <w:del w:id="78" w:author="PR Preview" w:date="2026-01-01T00:00:00Z">
        <w:r>
          <w:delText xml:space="preserve">:</w:delText>
        </w:r>
      </w:del>
      <w:del w:id="79" w:author="PR Preview" w:date="2026-01-01T00:00:00Z">
        <w:r>
          <w:delText xml:space="preserve"> </w:delText>
        </w:r>
      </w:del>
      <w:hyperlink w:anchor="thm-epe-decomposition">
        <w:del w:id="8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shows that it exceeds the pMSE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of the prediction as an estimator of the</w:delText>
        </w:r>
      </w:del>
      <w:del w:id="85" w:author="PR Preview" w:date="2026-01-01T00:00:00Z">
        <w:r>
          <w:delText xml:space="preserve"> </w:delText>
        </w:r>
      </w:del>
      <w:hyperlink w:anchor="def-mean-function">
        <w:del w:id="8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value</w:delText>
        </w:r>
      </w:del>
      <w:del w:id="8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by the noise variance.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 acronym omits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“squared”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because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“error”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already means squared error here.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Another loss gives an expected prediction loss, not an EPE.</w:delText>
        </w:r>
      </w:del>
    </w:p>
    <w:p>
      <w:pPr>
        <w:pStyle w:val="BodyText"/>
      </w:pPr>
      <w:ins w:id="104" w:author="PR Preview" w:date="2026-01-01T00:00:00Z">
        <w:r>
          <w:t xml:space="preserve">It is not the</w:t>
        </w:r>
      </w:ins>
      <w:ins w:id="105" w:author="PR Preview" w:date="2026-01-01T00:00:00Z">
        <w:r>
          <w:t xml:space="preserve"> </w:t>
        </w:r>
      </w:ins>
      <w:hyperlink r:id="rId111">
        <w:ins w:id="106" w:author="PR Preview" w:date="2026-01-01T00:00:00Z">
          <w:r>
            <w:rPr>
              <w:rStyle w:val="Hyperlink"/>
            </w:rPr>
            <w:t xml:space="preserve">pMSE of an estimator</w:t>
          </w:r>
        </w:ins>
      </w:hyperlink>
      <w:ins w:id="107" w:author="PR Preview" w:date="2026-01-01T00:00:00Z">
        <w:r>
          <w:t xml:space="preserve">:</w:t>
        </w:r>
      </w:ins>
      <w:ins w:id="108" w:author="PR Preview" w:date="2026-01-01T00:00:00Z">
        <w:r>
          <w:t xml:space="preserve"> </w:t>
        </w:r>
      </w:ins>
      <w:hyperlink w:anchor="thm-epe-decomposition">
        <w:ins w:id="10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shows that it exceeds the pMSE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of the prediction as an estimator of the</w:t>
        </w:r>
      </w:ins>
      <w:ins w:id="114" w:author="PR Preview" w:date="2026-01-01T00:00:00Z">
        <w:r>
          <w:t xml:space="preserve"> </w:t>
        </w:r>
      </w:ins>
      <w:hyperlink w:anchor="def-mean-function">
        <w:ins w:id="11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value</w:t>
        </w:r>
      </w:ins>
      <w:ins w:id="11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by the noise variance.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The acronym omits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“squared”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because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“error”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already means squared error here.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Another loss gives an expected prediction loss, not an EPE.</w:t>
        </w:r>
      </w:ins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5" w:name="thm-epe-split-noise"/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Theorem 2 (The pMSE of a prediction is the pMSE of the mean estimate plus the noise variance)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Suppose that, given</w:t>
        </w:r>
      </w:ins>
      <w:ins w:id="1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the new outcome is</w:t>
        </w:r>
      </w:ins>
      <w:ins w:id="14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where the noise</w:t>
        </w:r>
      </w:ins>
      <w:ins w:id="144" w:author="PR Preview" w:date="2026-01-01T00:00:00Z">
        <w:r>
          <w:t xml:space="preserve"> </w:t>
        </w:r>
      </w:ins>
      <m:oMath>
        <m:r>
          <m:t>ν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has mean</w:t>
        </w:r>
      </w:ins>
      <w:ins w:id="147" w:author="PR Preview" w:date="2026-01-01T00:00:00Z">
        <w:r>
          <w:t xml:space="preserve"> </w:t>
        </w:r>
      </w:ins>
      <m:oMath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 variance</w:t>
        </w:r>
      </w:ins>
      <w:ins w:id="15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 that</w:t>
        </w:r>
      </w:ins>
      <w:ins w:id="1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independent of the random</w:t>
        </w:r>
      </w:ins>
      <w:ins w:id="157" w:author="PR Preview" w:date="2026-01-01T00:00:00Z">
        <w:r>
          <w:t xml:space="preserve"> </w:t>
        </w:r>
      </w:ins>
      <w:hyperlink w:anchor="def-training-set">
        <w:ins w:id="15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Then, given</w:t>
        </w:r>
      </w:ins>
      <w:ins w:id="16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</w:t>
        </w:r>
      </w:ins>
      <w:ins w:id="167" w:author="PR Preview" w:date="2026-01-01T00:00:00Z">
        <w:r>
          <w:t xml:space="preserve"> </w:t>
        </w:r>
      </w:ins>
      <w:hyperlink w:anchor="def-epe">
        <w:ins w:id="168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(ESPE) of</w:t>
        </w:r>
      </w:ins>
      <w:ins w:id="17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is the</w:t>
        </w:r>
      </w:ins>
      <w:ins w:id="174" w:author="PR Preview" w:date="2026-01-01T00:00:00Z">
        <w:r>
          <w:t xml:space="preserve"> </w:t>
        </w:r>
      </w:ins>
      <w:hyperlink w:anchor="def-irreducible-error">
        <w:ins w:id="175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17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plus its</w:t>
        </w:r>
      </w:ins>
      <w:ins w:id="179" w:author="PR Preview" w:date="2026-01-01T00:00:00Z">
        <w:r>
          <w:t xml:space="preserve"> </w:t>
        </w:r>
      </w:ins>
      <w:hyperlink r:id="rId111">
        <w:ins w:id="180" w:author="PR Preview" w:date="2026-01-01T00:00:00Z">
          <w:r>
            <w:rPr>
              <w:rStyle w:val="Hyperlink"/>
            </w:rPr>
            <w:t xml:space="preserve">expected squared estimation error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(ESEE)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as an</w:t>
        </w:r>
      </w:ins>
      <w:ins w:id="185" w:author="PR Preview" w:date="2026-01-01T00:00:00Z">
        <w:r>
          <w:t xml:space="preserve"> </w:t>
        </w:r>
      </w:ins>
      <w:hyperlink r:id="rId123">
        <w:ins w:id="186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of</w:t>
        </w:r>
      </w:ins>
      <w:ins w:id="18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90" w:author="PR Preview" w:date="2026-01-01T00:00:00Z">
        <w:r>
          <w:t xml:space="preserve">:</w:t>
        </w:r>
      </w:ins>
    </w:p>
    <w:p>
      <w:pPr>
        <w:pStyle w:val="BodyText"/>
      </w:pPr>
      <w:bookmarkStart w:id="13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ins w:id="191" w:author="PR Preview" w:date="2026-01-01T00:00:00Z">
        <w:r>
          <w:rPr>
            <w:i/>
            <w:iCs/>
          </w:rPr>
          <w:t xml:space="preserve">Proof</w:t>
        </w:r>
      </w:ins>
      <w:ins w:id="192" w:author="PR Preview" w:date="2026-01-01T00:00:00Z">
        <w:r>
          <w:t xml:space="preserve">. </w:t>
        </w:r>
      </w:ins>
      <w:ins w:id="193" w:author="PR Preview" w:date="2026-01-01T00:00:00Z">
        <w:r>
          <w:t xml:space="preserve">This is</w:t>
        </w:r>
      </w:ins>
      <w:ins w:id="194" w:author="PR Preview" w:date="2026-01-01T00:00:00Z">
        <w:r>
          <w:t xml:space="preserve"> </w:t>
        </w:r>
      </w:ins>
      <w:hyperlink w:anchor="sol-epe-split-noise">
        <w:ins w:id="195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96" w:author="PR Preview" w:date="2026-01-01T00:00:00Z">
        <w:r>
          <w:t xml:space="preserve">.</w:t>
        </w:r>
      </w:ins>
    </w:p>
    <w:bookmarkStart w:id="136" w:name="exm-epe-split-noise"/>
    <w:p>
      <w:pPr>
        <w:pStyle w:val="BodyText"/>
      </w:pPr>
      <w:ins w:id="197" w:author="PR Preview" w:date="2026-01-01T00:00:00Z">
        <w:r>
          <w:rPr>
            <w:b/>
            <w:bCs/>
          </w:rPr>
          <w:t xml:space="preserve">Example 21 (The two pMSEs differ by the noise variance)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Take a population whose mean function is known:</w:t>
        </w:r>
      </w:ins>
      <w:ins w:id="20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with</w:t>
        </w:r>
      </w:ins>
      <w:ins w:id="203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04" w:author="PR Preview" w:date="2026-01-01T00:00:00Z">
        <w:r>
          <w:t xml:space="preserve">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Fix</w:t>
        </w:r>
      </w:ins>
      <w:ins w:id="2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208" w:author="PR Preview" w:date="2026-01-01T00:00:00Z">
        <w:r>
          <w:t xml:space="preserve">, where</w:t>
        </w:r>
      </w:ins>
      <w:ins w:id="20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 fit a cubic polynomial by least squares to</w:t>
        </w:r>
      </w:ins>
      <w:ins w:id="2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observations.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We draw</w:t>
        </w:r>
      </w:ins>
      <w:ins w:id="21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training sets,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each with its own new outcome at</w:t>
        </w:r>
      </w:ins>
      <w:ins w:id="223" w:author="PR Preview" w:date="2026-01-01T00:00:00Z">
        <w:r>
          <w:t xml:space="preserve"> </w:t>
        </w:r>
      </w:ins>
      <m:oMath>
        <m:r>
          <m:t>x</m:t>
        </m:r>
      </m:oMath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ins w:id="227" w:author="PR Preview" w:date="2026-01-01T00:00:00Z">
        <w:r>
          <w:rPr>
            <w:rStyle w:val="NormalTok"/>
          </w:rPr>
          <w:t xml:space="preserve">split_x0 </w:t>
        </w:r>
      </w:ins>
      <w:ins w:id="228" w:author="PR Preview" w:date="2026-01-01T00:00:00Z">
        <w:r>
          <w:rPr>
            <w:rStyle w:val="OtherTok"/>
          </w:rPr>
          <w:t xml:space="preserve">&lt;-</w:t>
        </w:r>
      </w:ins>
      <w:ins w:id="229" w:author="PR Preview" w:date="2026-01-01T00:00:00Z">
        <w:r>
          <w:rPr>
            <w:rStyle w:val="NormalTok"/>
          </w:rPr>
          <w:t xml:space="preserve"> </w:t>
        </w:r>
      </w:ins>
      <w:ins w:id="230" w:author="PR Preview" w:date="2026-01-01T00:00:00Z">
        <w:r>
          <w:rPr>
            <w:rStyle w:val="FloatTok"/>
          </w:rPr>
          <w:t xml:space="preserve">0.25</w:t>
        </w:r>
      </w:ins>
      <w:ins w:id="231" w:author="PR Preview" w:date="2026-01-01T00:00:00Z">
        <w:r>
          <w:br/>
        </w:r>
      </w:ins>
      <w:ins w:id="232" w:author="PR Preview" w:date="2026-01-01T00:00:00Z">
        <w:r>
          <w:rPr>
            <w:rStyle w:val="NormalTok"/>
          </w:rPr>
          <w:t xml:space="preserve">split_reps </w:t>
        </w:r>
      </w:ins>
      <w:ins w:id="233" w:author="PR Preview" w:date="2026-01-01T00:00:00Z">
        <w:r>
          <w:rPr>
            <w:rStyle w:val="OtherTok"/>
          </w:rPr>
          <w:t xml:space="preserve">&lt;-</w:t>
        </w:r>
      </w:ins>
      <w:ins w:id="234" w:author="PR Preview" w:date="2026-01-01T00:00:00Z">
        <w:r>
          <w:rPr>
            <w:rStyle w:val="NormalTok"/>
          </w:rPr>
          <w:t xml:space="preserve"> </w:t>
        </w:r>
      </w:ins>
      <w:ins w:id="235" w:author="PR Preview" w:date="2026-01-01T00:00:00Z">
        <w:r>
          <w:rPr>
            <w:rStyle w:val="DecValTok"/>
          </w:rPr>
          <w:t xml:space="preserve">5000</w:t>
        </w:r>
      </w:ins>
      <w:ins w:id="236" w:author="PR Preview" w:date="2026-01-01T00:00:00Z">
        <w:r>
          <w:br/>
        </w:r>
      </w:ins>
      <w:ins w:id="237" w:author="PR Preview" w:date="2026-01-01T00:00:00Z">
        <w:r>
          <w:rPr>
            <w:rStyle w:val="NormalTok"/>
          </w:rPr>
          <w:t xml:space="preserve">split_sigma </w:t>
        </w:r>
      </w:ins>
      <w:ins w:id="238" w:author="PR Preview" w:date="2026-01-01T00:00:00Z">
        <w:r>
          <w:rPr>
            <w:rStyle w:val="OtherTok"/>
          </w:rPr>
          <w:t xml:space="preserve">&lt;-</w:t>
        </w:r>
      </w:ins>
      <w:ins w:id="239" w:author="PR Preview" w:date="2026-01-01T00:00:00Z">
        <w:r>
          <w:rPr>
            <w:rStyle w:val="NormalTok"/>
          </w:rPr>
          <w:t xml:space="preserve"> </w:t>
        </w:r>
      </w:ins>
      <w:ins w:id="240" w:author="PR Preview" w:date="2026-01-01T00:00:00Z">
        <w:r>
          <w:rPr>
            <w:rStyle w:val="FloatTok"/>
          </w:rPr>
          <w:t xml:space="preserve">0.3</w:t>
        </w:r>
      </w:ins>
      <w:ins w:id="241" w:author="PR Preview" w:date="2026-01-01T00:00:00Z">
        <w:r>
          <w:br/>
        </w:r>
      </w:ins>
      <w:ins w:id="242" w:author="PR Preview" w:date="2026-01-01T00:00:00Z">
        <w:r>
          <w:rPr>
            <w:rStyle w:val="NormalTok"/>
          </w:rPr>
          <w:t xml:space="preserve">split_truth </w:t>
        </w:r>
      </w:ins>
      <w:ins w:id="243" w:author="PR Preview" w:date="2026-01-01T00:00:00Z">
        <w:r>
          <w:rPr>
            <w:rStyle w:val="OtherTok"/>
          </w:rPr>
          <w:t xml:space="preserve">&lt;-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ControlFlowTok"/>
          </w:rPr>
          <w:t xml:space="preserve">function</w:t>
        </w:r>
      </w:ins>
      <w:ins w:id="246" w:author="PR Preview" w:date="2026-01-01T00:00:00Z">
        <w:r>
          <w:rPr>
            <w:rStyle w:val="NormalTok"/>
          </w:rPr>
          <w:t xml:space="preserve">(x) </w:t>
        </w:r>
      </w:ins>
      <w:ins w:id="247" w:author="PR Preview" w:date="2026-01-01T00:00:00Z">
        <w:r>
          <w:rPr>
            <w:rStyle w:val="FunctionTok"/>
          </w:rPr>
          <w:t xml:space="preserve">sin</w:t>
        </w:r>
      </w:ins>
      <w:ins w:id="248" w:author="PR Preview" w:date="2026-01-01T00:00:00Z">
        <w:r>
          <w:rPr>
            <w:rStyle w:val="NormalTok"/>
          </w:rPr>
          <w:t xml:space="preserve">(</w:t>
        </w:r>
      </w:ins>
      <w:ins w:id="249" w:author="PR Preview" w:date="2026-01-01T00:00:00Z">
        <w:r>
          <w:rPr>
            <w:rStyle w:val="DecValTok"/>
          </w:rPr>
          <w:t xml:space="preserve">2</w:t>
        </w:r>
      </w:ins>
      <w:ins w:id="250" w:author="PR Preview" w:date="2026-01-01T00:00:00Z">
        <w:r>
          <w:rPr>
            <w:rStyle w:val="NormalTok"/>
          </w:rPr>
          <w:t xml:space="preserve"> </w:t>
        </w:r>
      </w:ins>
      <w:ins w:id="251" w:author="PR Preview" w:date="2026-01-01T00:00:00Z">
        <w:r>
          <w:rPr>
            <w:rStyle w:val="SpecialCharTok"/>
          </w:rPr>
          <w:t xml:space="preserve">*</w:t>
        </w:r>
      </w:ins>
      <w:ins w:id="252" w:author="PR Preview" w:date="2026-01-01T00:00:00Z">
        <w:r>
          <w:rPr>
            <w:rStyle w:val="NormalTok"/>
          </w:rPr>
          <w:t xml:space="preserve"> pi </w:t>
        </w:r>
      </w:ins>
      <w:ins w:id="253" w:author="PR Preview" w:date="2026-01-01T00:00:00Z">
        <w:r>
          <w:rPr>
            <w:rStyle w:val="SpecialCharTok"/>
          </w:rPr>
          <w:t xml:space="preserve">*</w:t>
        </w:r>
      </w:ins>
      <w:ins w:id="254" w:author="PR Preview" w:date="2026-01-01T00:00:00Z">
        <w:r>
          <w:rPr>
            <w:rStyle w:val="NormalTok"/>
          </w:rPr>
          <w:t xml:space="preserve"> x)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NormalTok"/>
          </w:rPr>
          <w:t xml:space="preserve">split_draw </w:t>
        </w:r>
      </w:ins>
      <w:ins w:id="257" w:author="PR Preview" w:date="2026-01-01T00:00:00Z">
        <w:r>
          <w:rPr>
            <w:rStyle w:val="OtherTok"/>
          </w:rPr>
          <w:t xml:space="preserve">&lt;-</w:t>
        </w:r>
      </w:ins>
      <w:ins w:id="258" w:author="PR Preview" w:date="2026-01-01T00:00:00Z">
        <w:r>
          <w:rPr>
            <w:rStyle w:val="NormalTok"/>
          </w:rPr>
          <w:t xml:space="preserve"> </w:t>
        </w:r>
      </w:ins>
      <w:ins w:id="259" w:author="PR Preview" w:date="2026-01-01T00:00:00Z">
        <w:r>
          <w:rPr>
            <w:rStyle w:val="ControlFlowTok"/>
          </w:rPr>
          <w:t xml:space="preserve">function</w:t>
        </w:r>
      </w:ins>
      <w:ins w:id="260" w:author="PR Preview" w:date="2026-01-01T00:00:00Z">
        <w:r>
          <w:rPr>
            <w:rStyle w:val="NormalTok"/>
          </w:rPr>
          <w:t xml:space="preserve">(n) {</w:t>
        </w:r>
      </w:ins>
      <w:ins w:id="261" w:author="PR Preview" w:date="2026-01-01T00:00:00Z">
        <w:r>
          <w:br/>
        </w:r>
      </w:ins>
      <w:ins w:id="262" w:author="PR Preview" w:date="2026-01-01T00:00:00Z">
        <w:r>
          <w:rPr>
            <w:rStyle w:val="NormalTok"/>
          </w:rPr>
          <w:t xml:space="preserve">  x </w:t>
        </w:r>
      </w:ins>
      <w:ins w:id="263" w:author="PR Preview" w:date="2026-01-01T00:00:00Z">
        <w:r>
          <w:rPr>
            <w:rStyle w:val="OtherTok"/>
          </w:rPr>
          <w:t xml:space="preserve">&lt;-</w:t>
        </w:r>
      </w:ins>
      <w:ins w:id="264" w:author="PR Preview" w:date="2026-01-01T00:00:00Z">
        <w:r>
          <w:rPr>
            <w:rStyle w:val="NormalTok"/>
          </w:rPr>
          <w:t xml:space="preserve"> stats</w:t>
        </w:r>
      </w:ins>
      <w:ins w:id="265" w:author="PR Preview" w:date="2026-01-01T00:00:00Z">
        <w:r>
          <w:rPr>
            <w:rStyle w:val="SpecialCharTok"/>
          </w:rPr>
          <w:t xml:space="preserve">::</w:t>
        </w:r>
      </w:ins>
      <w:ins w:id="266" w:author="PR Preview" w:date="2026-01-01T00:00:00Z">
        <w:r>
          <w:rPr>
            <w:rStyle w:val="FunctionTok"/>
          </w:rPr>
          <w:t xml:space="preserve">runif</w:t>
        </w:r>
      </w:ins>
      <w:ins w:id="267" w:author="PR Preview" w:date="2026-01-01T00:00:00Z">
        <w:r>
          <w:rPr>
            <w:rStyle w:val="NormalTok"/>
          </w:rPr>
          <w:t xml:space="preserve">(n)</w:t>
        </w:r>
      </w:ins>
      <w:ins w:id="268" w:author="PR Preview" w:date="2026-01-01T00:00:00Z">
        <w:r>
          <w:br/>
        </w:r>
      </w:ins>
      <w:ins w:id="269" w:author="PR Preview" w:date="2026-01-01T00:00:00Z">
        <w:r>
          <w:rPr>
            <w:rStyle w:val="NormalTok"/>
          </w:rPr>
          <w:t xml:space="preserve">  tibble</w:t>
        </w:r>
      </w:ins>
      <w:ins w:id="270" w:author="PR Preview" w:date="2026-01-01T00:00:00Z">
        <w:r>
          <w:rPr>
            <w:rStyle w:val="SpecialCharTok"/>
          </w:rPr>
          <w:t xml:space="preserve">::</w:t>
        </w:r>
      </w:ins>
      <w:ins w:id="271" w:author="PR Preview" w:date="2026-01-01T00:00:00Z">
        <w:r>
          <w:rPr>
            <w:rStyle w:val="FunctionTok"/>
          </w:rPr>
          <w:t xml:space="preserve">tibble</w:t>
        </w:r>
      </w:ins>
      <w:ins w:id="272" w:author="PR Preview" w:date="2026-01-01T00:00:00Z">
        <w:r>
          <w:rPr>
            <w:rStyle w:val="NormalTok"/>
          </w:rPr>
          <w:t xml:space="preserve">(</w:t>
        </w:r>
      </w:ins>
      <w:ins w:id="273" w:author="PR Preview" w:date="2026-01-01T00:00:00Z">
        <w:r>
          <w:rPr>
            <w:rStyle w:val="AttributeTok"/>
          </w:rPr>
          <w:t xml:space="preserve">x =</w:t>
        </w:r>
      </w:ins>
      <w:ins w:id="274" w:author="PR Preview" w:date="2026-01-01T00:00:00Z">
        <w:r>
          <w:rPr>
            <w:rStyle w:val="NormalTok"/>
          </w:rPr>
          <w:t xml:space="preserve"> x, </w:t>
        </w:r>
      </w:ins>
      <w:ins w:id="275" w:author="PR Preview" w:date="2026-01-01T00:00:00Z">
        <w:r>
          <w:rPr>
            <w:rStyle w:val="AttributeTok"/>
          </w:rPr>
          <w:t xml:space="preserve">y =</w:t>
        </w:r>
      </w:ins>
      <w:ins w:id="276" w:author="PR Preview" w:date="2026-01-01T00:00:00Z">
        <w:r>
          <w:rPr>
            <w:rStyle w:val="NormalTok"/>
          </w:rPr>
          <w:t xml:space="preserve"> </w:t>
        </w:r>
      </w:ins>
      <w:ins w:id="277" w:author="PR Preview" w:date="2026-01-01T00:00:00Z">
        <w:r>
          <w:rPr>
            <w:rStyle w:val="FunctionTok"/>
          </w:rPr>
          <w:t xml:space="preserve">split_truth</w:t>
        </w:r>
      </w:ins>
      <w:ins w:id="278" w:author="PR Preview" w:date="2026-01-01T00:00:00Z">
        <w:r>
          <w:rPr>
            <w:rStyle w:val="NormalTok"/>
          </w:rPr>
          <w:t xml:space="preserve">(x) </w:t>
        </w:r>
      </w:ins>
      <w:ins w:id="279" w:author="PR Preview" w:date="2026-01-01T00:00:00Z">
        <w:r>
          <w:rPr>
            <w:rStyle w:val="SpecialCharTok"/>
          </w:rPr>
          <w:t xml:space="preserve">+</w:t>
        </w:r>
      </w:ins>
      <w:ins w:id="280" w:author="PR Preview" w:date="2026-01-01T00:00:00Z">
        <w:r>
          <w:rPr>
            <w:rStyle w:val="NormalTok"/>
          </w:rPr>
          <w:t xml:space="preserve"> stats</w:t>
        </w:r>
      </w:ins>
      <w:ins w:id="281" w:author="PR Preview" w:date="2026-01-01T00:00:00Z">
        <w:r>
          <w:rPr>
            <w:rStyle w:val="SpecialCharTok"/>
          </w:rPr>
          <w:t xml:space="preserve">::</w:t>
        </w:r>
      </w:ins>
      <w:ins w:id="282" w:author="PR Preview" w:date="2026-01-01T00:00:00Z">
        <w:r>
          <w:rPr>
            <w:rStyle w:val="FunctionTok"/>
          </w:rPr>
          <w:t xml:space="preserve">rnorm</w:t>
        </w:r>
      </w:ins>
      <w:ins w:id="283" w:author="PR Preview" w:date="2026-01-01T00:00:00Z">
        <w:r>
          <w:rPr>
            <w:rStyle w:val="NormalTok"/>
          </w:rPr>
          <w:t xml:space="preserve">(n, </w:t>
        </w:r>
      </w:ins>
      <w:ins w:id="284" w:author="PR Preview" w:date="2026-01-01T00:00:00Z">
        <w:r>
          <w:rPr>
            <w:rStyle w:val="AttributeTok"/>
          </w:rPr>
          <w:t xml:space="preserve">sd =</w:t>
        </w:r>
      </w:ins>
      <w:ins w:id="285" w:author="PR Preview" w:date="2026-01-01T00:00:00Z">
        <w:r>
          <w:rPr>
            <w:rStyle w:val="NormalTok"/>
          </w:rPr>
          <w:t xml:space="preserve"> split_sigma))</w:t>
        </w:r>
      </w:ins>
      <w:ins w:id="286" w:author="PR Preview" w:date="2026-01-01T00:00:00Z">
        <w:r>
          <w:br/>
        </w:r>
      </w:ins>
      <w:ins w:id="287" w:author="PR Preview" w:date="2026-01-01T00:00:00Z">
        <w:r>
          <w:rPr>
            <w:rStyle w:val="NormalTok"/>
          </w:rPr>
          <w:t xml:space="preserve">}</w:t>
        </w:r>
      </w:ins>
      <w:ins w:id="288" w:author="PR Preview" w:date="2026-01-01T00:00:00Z">
        <w:r>
          <w:br/>
        </w:r>
      </w:ins>
      <w:ins w:id="289" w:author="PR Preview" w:date="2026-01-01T00:00:00Z">
        <w:r>
          <w:br/>
        </w:r>
      </w:ins>
      <w:ins w:id="290" w:author="PR Preview" w:date="2026-01-01T00:00:00Z">
        <w:r>
          <w:rPr>
            <w:rStyle w:val="FunctionTok"/>
          </w:rPr>
          <w:t xml:space="preserve">set.seed</w:t>
        </w:r>
      </w:ins>
      <w:ins w:id="291" w:author="PR Preview" w:date="2026-01-01T00:00:00Z">
        <w:r>
          <w:rPr>
            <w:rStyle w:val="NormalTok"/>
          </w:rPr>
          <w:t xml:space="preserve">(</w:t>
        </w:r>
      </w:ins>
      <w:ins w:id="292" w:author="PR Preview" w:date="2026-01-01T00:00:00Z">
        <w:r>
          <w:rPr>
            <w:rStyle w:val="DecValTok"/>
          </w:rPr>
          <w:t xml:space="preserve">2</w:t>
        </w:r>
      </w:ins>
      <w:ins w:id="293" w:author="PR Preview" w:date="2026-01-01T00:00:00Z">
        <w:r>
          <w:rPr>
            <w:rStyle w:val="NormalTok"/>
          </w:rPr>
          <w:t xml:space="preserve">)</w:t>
        </w:r>
      </w:ins>
      <w:ins w:id="294" w:author="PR Preview" w:date="2026-01-01T00:00:00Z">
        <w:r>
          <w:br/>
        </w:r>
      </w:ins>
      <w:ins w:id="295" w:author="PR Preview" w:date="2026-01-01T00:00:00Z">
        <w:r>
          <w:rPr>
            <w:rStyle w:val="NormalTok"/>
          </w:rPr>
          <w:t xml:space="preserve">split_errors </w:t>
        </w:r>
      </w:ins>
      <w:ins w:id="296" w:author="PR Preview" w:date="2026-01-01T00:00:00Z">
        <w:r>
          <w:rPr>
            <w:rStyle w:val="OtherTok"/>
          </w:rPr>
          <w:t xml:space="preserve">&lt;-</w:t>
        </w:r>
      </w:ins>
      <w:ins w:id="297" w:author="PR Preview" w:date="2026-01-01T00:00:00Z">
        <w:r>
          <w:rPr>
            <w:rStyle w:val="NormalTok"/>
          </w:rPr>
          <w:t xml:space="preserve"> purrr</w:t>
        </w:r>
      </w:ins>
      <w:ins w:id="298" w:author="PR Preview" w:date="2026-01-01T00:00:00Z">
        <w:r>
          <w:rPr>
            <w:rStyle w:val="SpecialCharTok"/>
          </w:rPr>
          <w:t xml:space="preserve">::</w:t>
        </w:r>
      </w:ins>
      <w:ins w:id="299" w:author="PR Preview" w:date="2026-01-01T00:00:00Z">
        <w:r>
          <w:rPr>
            <w:rStyle w:val="FunctionTok"/>
          </w:rPr>
          <w:t xml:space="preserve">map</w:t>
        </w:r>
      </w:ins>
      <w:ins w:id="300" w:author="PR Preview" w:date="2026-01-01T00:00:00Z">
        <w:r>
          <w:rPr>
            <w:rStyle w:val="NormalTok"/>
          </w:rPr>
          <w:t xml:space="preserve">(</w:t>
        </w:r>
      </w:ins>
      <w:ins w:id="301" w:author="PR Preview" w:date="2026-01-01T00:00:00Z">
        <w:r>
          <w:rPr>
            <w:rStyle w:val="FunctionTok"/>
          </w:rPr>
          <w:t xml:space="preserve">seq_len</w:t>
        </w:r>
      </w:ins>
      <w:ins w:id="302" w:author="PR Preview" w:date="2026-01-01T00:00:00Z">
        <w:r>
          <w:rPr>
            <w:rStyle w:val="NormalTok"/>
          </w:rPr>
          <w:t xml:space="preserve">(split_reps), \(i) {</w:t>
        </w:r>
      </w:ins>
      <w:ins w:id="303" w:author="PR Preview" w:date="2026-01-01T00:00:00Z">
        <w:r>
          <w:br/>
        </w:r>
      </w:ins>
      <w:ins w:id="304" w:author="PR Preview" w:date="2026-01-01T00:00:00Z">
        <w:r>
          <w:rPr>
            <w:rStyle w:val="NormalTok"/>
          </w:rPr>
          <w:t xml:space="preserve">  train </w:t>
        </w:r>
      </w:ins>
      <w:ins w:id="305" w:author="PR Preview" w:date="2026-01-01T00:00:00Z">
        <w:r>
          <w:rPr>
            <w:rStyle w:val="OtherTok"/>
          </w:rPr>
          <w:t xml:space="preserve">&lt;-</w:t>
        </w:r>
      </w:ins>
      <w:ins w:id="306" w:author="PR Preview" w:date="2026-01-01T00:00:00Z">
        <w:r>
          <w:rPr>
            <w:rStyle w:val="NormalTok"/>
          </w:rPr>
          <w:t xml:space="preserve"> </w:t>
        </w:r>
      </w:ins>
      <w:ins w:id="307" w:author="PR Preview" w:date="2026-01-01T00:00:00Z">
        <w:r>
          <w:rPr>
            <w:rStyle w:val="FunctionTok"/>
          </w:rPr>
          <w:t xml:space="preserve">split_draw</w:t>
        </w:r>
      </w:ins>
      <w:ins w:id="308" w:author="PR Preview" w:date="2026-01-01T00:00:00Z">
        <w:r>
          <w:rPr>
            <w:rStyle w:val="NormalTok"/>
          </w:rPr>
          <w:t xml:space="preserve">(</w:t>
        </w:r>
      </w:ins>
      <w:ins w:id="309" w:author="PR Preview" w:date="2026-01-01T00:00:00Z">
        <w:r>
          <w:rPr>
            <w:rStyle w:val="DecValTok"/>
          </w:rPr>
          <w:t xml:space="preserve">30</w:t>
        </w:r>
      </w:ins>
      <w:ins w:id="310" w:author="PR Preview" w:date="2026-01-01T00:00:00Z">
        <w:r>
          <w:rPr>
            <w:rStyle w:val="NormalTok"/>
          </w:rPr>
          <w:t xml:space="preserve">)</w:t>
        </w:r>
      </w:ins>
      <w:ins w:id="311" w:author="PR Preview" w:date="2026-01-01T00:00:00Z">
        <w:r>
          <w:br/>
        </w:r>
      </w:ins>
      <w:ins w:id="312" w:author="PR Preview" w:date="2026-01-01T00:00:00Z">
        <w:r>
          <w:rPr>
            <w:rStyle w:val="NormalTok"/>
          </w:rPr>
          <w:t xml:space="preserve">  fit </w:t>
        </w:r>
      </w:ins>
      <w:ins w:id="313" w:author="PR Preview" w:date="2026-01-01T00:00:00Z">
        <w:r>
          <w:rPr>
            <w:rStyle w:val="OtherTok"/>
          </w:rPr>
          <w:t xml:space="preserve">&lt;-</w:t>
        </w:r>
      </w:ins>
      <w:ins w:id="314" w:author="PR Preview" w:date="2026-01-01T00:00:00Z">
        <w:r>
          <w:rPr>
            <w:rStyle w:val="NormalTok"/>
          </w:rPr>
          <w:t xml:space="preserve"> </w:t>
        </w:r>
      </w:ins>
      <w:ins w:id="315" w:author="PR Preview" w:date="2026-01-01T00:00:00Z">
        <w:r>
          <w:rPr>
            <w:rStyle w:val="FunctionTok"/>
          </w:rPr>
          <w:t xml:space="preserve">predict</w:t>
        </w:r>
      </w:ins>
      <w:ins w:id="316" w:author="PR Preview" w:date="2026-01-01T00:00:00Z">
        <w:r>
          <w:rPr>
            <w:rStyle w:val="NormalTok"/>
          </w:rPr>
          <w:t xml:space="preserve">(</w:t>
        </w:r>
      </w:ins>
      <w:ins w:id="317" w:author="PR Preview" w:date="2026-01-01T00:00:00Z">
        <w:r>
          <w:rPr>
            <w:rStyle w:val="FunctionTok"/>
          </w:rPr>
          <w:t xml:space="preserve">lm</w:t>
        </w:r>
      </w:ins>
      <w:ins w:id="318" w:author="PR Preview" w:date="2026-01-01T00:00:00Z">
        <w:r>
          <w:rPr>
            <w:rStyle w:val="NormalTok"/>
          </w:rPr>
          <w:t xml:space="preserve">(y </w:t>
        </w:r>
      </w:ins>
      <w:ins w:id="319" w:author="PR Preview" w:date="2026-01-01T00:00:00Z">
        <w:r>
          <w:rPr>
            <w:rStyle w:val="SpecialCharTok"/>
          </w:rPr>
          <w:t xml:space="preserve">~</w:t>
        </w:r>
      </w:ins>
      <w:ins w:id="320" w:author="PR Preview" w:date="2026-01-01T00:00:00Z">
        <w:r>
          <w:rPr>
            <w:rStyle w:val="NormalTok"/>
          </w:rPr>
          <w:t xml:space="preserve"> </w:t>
        </w:r>
      </w:ins>
      <w:ins w:id="321" w:author="PR Preview" w:date="2026-01-01T00:00:00Z">
        <w:r>
          <w:rPr>
            <w:rStyle w:val="FunctionTok"/>
          </w:rPr>
          <w:t xml:space="preserve">poly</w:t>
        </w:r>
      </w:ins>
      <w:ins w:id="322" w:author="PR Preview" w:date="2026-01-01T00:00:00Z">
        <w:r>
          <w:rPr>
            <w:rStyle w:val="NormalTok"/>
          </w:rPr>
          <w:t xml:space="preserve">(x, </w:t>
        </w:r>
      </w:ins>
      <w:ins w:id="323" w:author="PR Preview" w:date="2026-01-01T00:00:00Z">
        <w:r>
          <w:rPr>
            <w:rStyle w:val="DecValTok"/>
          </w:rPr>
          <w:t xml:space="preserve">3</w:t>
        </w:r>
      </w:ins>
      <w:ins w:id="324" w:author="PR Preview" w:date="2026-01-01T00:00:00Z">
        <w:r>
          <w:rPr>
            <w:rStyle w:val="NormalTok"/>
          </w:rPr>
          <w:t xml:space="preserve">), </w:t>
        </w:r>
      </w:ins>
      <w:ins w:id="325" w:author="PR Preview" w:date="2026-01-01T00:00:00Z">
        <w:r>
          <w:rPr>
            <w:rStyle w:val="AttributeTok"/>
          </w:rPr>
          <w:t xml:space="preserve">data =</w:t>
        </w:r>
      </w:ins>
      <w:ins w:id="326" w:author="PR Preview" w:date="2026-01-01T00:00:00Z">
        <w:r>
          <w:rPr>
            <w:rStyle w:val="NormalTok"/>
          </w:rPr>
          <w:t xml:space="preserve"> train), tibble</w:t>
        </w:r>
      </w:ins>
      <w:ins w:id="327" w:author="PR Preview" w:date="2026-01-01T00:00:00Z">
        <w:r>
          <w:rPr>
            <w:rStyle w:val="SpecialCharTok"/>
          </w:rPr>
          <w:t xml:space="preserve">::</w:t>
        </w:r>
      </w:ins>
      <w:ins w:id="328" w:author="PR Preview" w:date="2026-01-01T00:00:00Z">
        <w:r>
          <w:rPr>
            <w:rStyle w:val="FunctionTok"/>
          </w:rPr>
          <w:t xml:space="preserve">tibble</w:t>
        </w:r>
      </w:ins>
      <w:ins w:id="329" w:author="PR Preview" w:date="2026-01-01T00:00:00Z">
        <w:r>
          <w:rPr>
            <w:rStyle w:val="NormalTok"/>
          </w:rPr>
          <w:t xml:space="preserve">(</w:t>
        </w:r>
      </w:ins>
      <w:ins w:id="330" w:author="PR Preview" w:date="2026-01-01T00:00:00Z">
        <w:r>
          <w:rPr>
            <w:rStyle w:val="AttributeTok"/>
          </w:rPr>
          <w:t xml:space="preserve">x =</w:t>
        </w:r>
      </w:ins>
      <w:ins w:id="331" w:author="PR Preview" w:date="2026-01-01T00:00:00Z">
        <w:r>
          <w:rPr>
            <w:rStyle w:val="NormalTok"/>
          </w:rPr>
          <w:t xml:space="preserve"> split_x0))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NormalTok"/>
          </w:rPr>
          <w:t xml:space="preserve">  new_y </w:t>
        </w:r>
      </w:ins>
      <w:ins w:id="334" w:author="PR Preview" w:date="2026-01-01T00:00:00Z">
        <w:r>
          <w:rPr>
            <w:rStyle w:val="OtherTok"/>
          </w:rPr>
          <w:t xml:space="preserve">&lt;-</w:t>
        </w:r>
      </w:ins>
      <w:ins w:id="335" w:author="PR Preview" w:date="2026-01-01T00:00:00Z">
        <w:r>
          <w:rPr>
            <w:rStyle w:val="NormalTok"/>
          </w:rPr>
          <w:t xml:space="preserve"> </w:t>
        </w:r>
      </w:ins>
      <w:ins w:id="336" w:author="PR Preview" w:date="2026-01-01T00:00:00Z">
        <w:r>
          <w:rPr>
            <w:rStyle w:val="FunctionTok"/>
          </w:rPr>
          <w:t xml:space="preserve">split_truth</w:t>
        </w:r>
      </w:ins>
      <w:ins w:id="337" w:author="PR Preview" w:date="2026-01-01T00:00:00Z">
        <w:r>
          <w:rPr>
            <w:rStyle w:val="NormalTok"/>
          </w:rPr>
          <w:t xml:space="preserve">(split_x0) </w:t>
        </w:r>
      </w:ins>
      <w:ins w:id="338" w:author="PR Preview" w:date="2026-01-01T00:00:00Z">
        <w:r>
          <w:rPr>
            <w:rStyle w:val="SpecialCharTok"/>
          </w:rPr>
          <w:t xml:space="preserve">+</w:t>
        </w:r>
      </w:ins>
      <w:ins w:id="339" w:author="PR Preview" w:date="2026-01-01T00:00:00Z">
        <w:r>
          <w:rPr>
            <w:rStyle w:val="NormalTok"/>
          </w:rPr>
          <w:t xml:space="preserve"> stats</w:t>
        </w:r>
      </w:ins>
      <w:ins w:id="340" w:author="PR Preview" w:date="2026-01-01T00:00:00Z">
        <w:r>
          <w:rPr>
            <w:rStyle w:val="SpecialCharTok"/>
          </w:rPr>
          <w:t xml:space="preserve">::</w:t>
        </w:r>
      </w:ins>
      <w:ins w:id="341" w:author="PR Preview" w:date="2026-01-01T00:00:00Z">
        <w:r>
          <w:rPr>
            <w:rStyle w:val="FunctionTok"/>
          </w:rPr>
          <w:t xml:space="preserve">rnorm</w:t>
        </w:r>
      </w:ins>
      <w:ins w:id="342" w:author="PR Preview" w:date="2026-01-01T00:00:00Z">
        <w:r>
          <w:rPr>
            <w:rStyle w:val="NormalTok"/>
          </w:rPr>
          <w:t xml:space="preserve">(</w:t>
        </w:r>
      </w:ins>
      <w:ins w:id="343" w:author="PR Preview" w:date="2026-01-01T00:00:00Z">
        <w:r>
          <w:rPr>
            <w:rStyle w:val="DecValTok"/>
          </w:rPr>
          <w:t xml:space="preserve">1</w:t>
        </w:r>
      </w:ins>
      <w:ins w:id="344" w:author="PR Preview" w:date="2026-01-01T00:00:00Z">
        <w:r>
          <w:rPr>
            <w:rStyle w:val="NormalTok"/>
          </w:rPr>
          <w:t xml:space="preserve">, </w:t>
        </w:r>
      </w:ins>
      <w:ins w:id="345" w:author="PR Preview" w:date="2026-01-01T00:00:00Z">
        <w:r>
          <w:rPr>
            <w:rStyle w:val="AttributeTok"/>
          </w:rPr>
          <w:t xml:space="preserve">sd =</w:t>
        </w:r>
      </w:ins>
      <w:ins w:id="346" w:author="PR Preview" w:date="2026-01-01T00:00:00Z">
        <w:r>
          <w:rPr>
            <w:rStyle w:val="NormalTok"/>
          </w:rPr>
          <w:t xml:space="preserve"> split_sigma)</w:t>
        </w:r>
      </w:ins>
      <w:ins w:id="347" w:author="PR Preview" w:date="2026-01-01T00:00:00Z">
        <w:r>
          <w:br/>
        </w:r>
      </w:ins>
      <w:ins w:id="348" w:author="PR Preview" w:date="2026-01-01T00:00:00Z">
        <w:r>
          <w:rPr>
            <w:rStyle w:val="NormalTok"/>
          </w:rPr>
          <w:t xml:space="preserve">  tibble</w:t>
        </w:r>
      </w:ins>
      <w:ins w:id="349" w:author="PR Preview" w:date="2026-01-01T00:00:00Z">
        <w:r>
          <w:rPr>
            <w:rStyle w:val="SpecialCharTok"/>
          </w:rPr>
          <w:t xml:space="preserve">::</w:t>
        </w:r>
      </w:ins>
      <w:ins w:id="350" w:author="PR Preview" w:date="2026-01-01T00:00:00Z">
        <w:r>
          <w:rPr>
            <w:rStyle w:val="FunctionTok"/>
          </w:rPr>
          <w:t xml:space="preserve">tibble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NormalTok"/>
          </w:rPr>
          <w:t xml:space="preserve">    </w:t>
        </w:r>
      </w:ins>
      <w:ins w:id="354" w:author="PR Preview" w:date="2026-01-01T00:00:00Z">
        <w:r>
          <w:rPr>
            <w:rStyle w:val="AttributeTok"/>
          </w:rPr>
          <w:t xml:space="preserve">new_outcome =</w:t>
        </w:r>
      </w:ins>
      <w:ins w:id="355" w:author="PR Preview" w:date="2026-01-01T00:00:00Z">
        <w:r>
          <w:rPr>
            <w:rStyle w:val="NormalTok"/>
          </w:rPr>
          <w:t xml:space="preserve"> (new_y </w:t>
        </w:r>
      </w:ins>
      <w:ins w:id="356" w:author="PR Preview" w:date="2026-01-01T00:00:00Z">
        <w:r>
          <w:rPr>
            <w:rStyle w:val="SpecialCharTok"/>
          </w:rPr>
          <w:t xml:space="preserve">-</w:t>
        </w:r>
      </w:ins>
      <w:ins w:id="357" w:author="PR Preview" w:date="2026-01-01T00:00:00Z">
        <w:r>
          <w:rPr>
            <w:rStyle w:val="NormalTok"/>
          </w:rPr>
          <w:t xml:space="preserve"> fit)</w:t>
        </w:r>
      </w:ins>
      <w:ins w:id="358" w:author="PR Preview" w:date="2026-01-01T00:00:00Z">
        <w:r>
          <w:rPr>
            <w:rStyle w:val="SpecialCharTok"/>
          </w:rPr>
          <w:t xml:space="preserve">^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,</w:t>
        </w:r>
      </w:ins>
      <w:ins w:id="361" w:author="PR Preview" w:date="2026-01-01T00:00:00Z">
        <w:r>
          <w:br/>
        </w:r>
      </w:ins>
      <w:ins w:id="362" w:author="PR Preview" w:date="2026-01-01T00:00:00Z">
        <w:r>
          <w:rPr>
            <w:rStyle w:val="NormalTok"/>
          </w:rPr>
          <w:t xml:space="preserve">    </w:t>
        </w:r>
      </w:ins>
      <w:ins w:id="363" w:author="PR Preview" w:date="2026-01-01T00:00:00Z">
        <w:r>
          <w:rPr>
            <w:rStyle w:val="AttributeTok"/>
          </w:rPr>
          <w:t xml:space="preserve">mean_estimate =</w:t>
        </w:r>
      </w:ins>
      <w:ins w:id="364" w:author="PR Preview" w:date="2026-01-01T00:00:00Z">
        <w:r>
          <w:rPr>
            <w:rStyle w:val="NormalTok"/>
          </w:rPr>
          <w:t xml:space="preserve"> (</w:t>
        </w:r>
      </w:ins>
      <w:ins w:id="365" w:author="PR Preview" w:date="2026-01-01T00:00:00Z">
        <w:r>
          <w:rPr>
            <w:rStyle w:val="FunctionTok"/>
          </w:rPr>
          <w:t xml:space="preserve">split_truth</w:t>
        </w:r>
      </w:ins>
      <w:ins w:id="366" w:author="PR Preview" w:date="2026-01-01T00:00:00Z">
        <w:r>
          <w:rPr>
            <w:rStyle w:val="NormalTok"/>
          </w:rPr>
          <w:t xml:space="preserve">(split_x0) </w:t>
        </w:r>
      </w:ins>
      <w:ins w:id="367" w:author="PR Preview" w:date="2026-01-01T00:00:00Z">
        <w:r>
          <w:rPr>
            <w:rStyle w:val="SpecialCharTok"/>
          </w:rPr>
          <w:t xml:space="preserve">-</w:t>
        </w:r>
      </w:ins>
      <w:ins w:id="368" w:author="PR Preview" w:date="2026-01-01T00:00:00Z">
        <w:r>
          <w:rPr>
            <w:rStyle w:val="NormalTok"/>
          </w:rPr>
          <w:t xml:space="preserve"> fit)</w:t>
        </w:r>
      </w:ins>
      <w:ins w:id="369" w:author="PR Preview" w:date="2026-01-01T00:00:00Z">
        <w:r>
          <w:rPr>
            <w:rStyle w:val="SpecialCharTok"/>
          </w:rPr>
          <w:t xml:space="preserve">^</w:t>
        </w:r>
      </w:ins>
      <w:ins w:id="370" w:author="PR Preview" w:date="2026-01-01T00:00:00Z">
        <w:r>
          <w:rPr>
            <w:rStyle w:val="DecValTok"/>
          </w:rPr>
          <w:t xml:space="preserve">2</w:t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  )</w:t>
        </w:r>
      </w:ins>
      <w:ins w:id="373" w:author="PR Preview" w:date="2026-01-01T00:00:00Z">
        <w:r>
          <w:br/>
        </w:r>
      </w:ins>
      <w:ins w:id="374" w:author="PR Preview" w:date="2026-01-01T00:00:00Z">
        <w:r>
          <w:rPr>
            <w:rStyle w:val="NormalTok"/>
          </w:rPr>
          <w:t xml:space="preserve">}) </w:t>
        </w:r>
      </w:ins>
      <w:ins w:id="375" w:author="PR Preview" w:date="2026-01-01T00:00:00Z">
        <w:r>
          <w:rPr>
            <w:rStyle w:val="SpecialCharTok"/>
          </w:rPr>
          <w:t xml:space="preserve">|&gt;</w:t>
        </w:r>
      </w:ins>
      <w:ins w:id="376" w:author="PR Preview" w:date="2026-01-01T00:00:00Z">
        <w:r>
          <w:br/>
        </w:r>
      </w:ins>
      <w:ins w:id="377" w:author="PR Preview" w:date="2026-01-01T00:00:00Z">
        <w:r>
          <w:rPr>
            <w:rStyle w:val="NormalTok"/>
          </w:rPr>
          <w:t xml:space="preserve">  dplyr</w:t>
        </w:r>
      </w:ins>
      <w:ins w:id="378" w:author="PR Preview" w:date="2026-01-01T00:00:00Z">
        <w:r>
          <w:rPr>
            <w:rStyle w:val="SpecialCharTok"/>
          </w:rPr>
          <w:t xml:space="preserve">::</w:t>
        </w:r>
      </w:ins>
      <w:ins w:id="379" w:author="PR Preview" w:date="2026-01-01T00:00:00Z">
        <w:r>
          <w:rPr>
            <w:rStyle w:val="FunctionTok"/>
          </w:rPr>
          <w:t xml:space="preserve">bind_rows</w:t>
        </w:r>
      </w:ins>
      <w:ins w:id="380" w:author="PR Preview" w:date="2026-01-01T00:00:00Z">
        <w:r>
          <w:rPr>
            <w:rStyle w:val="NormalTok"/>
          </w:rPr>
          <w:t xml:space="preserve">()</w:t>
        </w:r>
      </w:ins>
      <w:ins w:id="381" w:author="PR Preview" w:date="2026-01-01T00:00:00Z">
        <w:r>
          <w:br/>
        </w:r>
      </w:ins>
      <w:ins w:id="382" w:author="PR Preview" w:date="2026-01-01T00:00:00Z">
        <w:r>
          <w:br/>
        </w:r>
      </w:ins>
      <w:ins w:id="383" w:author="PR Preview" w:date="2026-01-01T00:00:00Z">
        <w:r>
          <w:rPr>
            <w:rStyle w:val="NormalTok"/>
          </w:rPr>
          <w:t xml:space="preserve">split_pmse </w:t>
        </w:r>
      </w:ins>
      <w:ins w:id="384" w:author="PR Preview" w:date="2026-01-01T00:00:00Z">
        <w:r>
          <w:rPr>
            <w:rStyle w:val="OtherTok"/>
          </w:rPr>
          <w:t xml:space="preserve">&lt;-</w:t>
        </w:r>
      </w:ins>
      <w:ins w:id="385" w:author="PR Preview" w:date="2026-01-01T00:00:00Z">
        <w:r>
          <w:rPr>
            <w:rStyle w:val="NormalTok"/>
          </w:rPr>
          <w:t xml:space="preserve"> </w:t>
        </w:r>
      </w:ins>
      <w:ins w:id="386" w:author="PR Preview" w:date="2026-01-01T00:00:00Z">
        <w:r>
          <w:rPr>
            <w:rStyle w:val="FunctionTok"/>
          </w:rPr>
          <w:t xml:space="preserve">colMeans</w:t>
        </w:r>
      </w:ins>
      <w:ins w:id="387" w:author="PR Preview" w:date="2026-01-01T00:00:00Z">
        <w:r>
          <w:rPr>
            <w:rStyle w:val="NormalTok"/>
          </w:rPr>
          <w:t xml:space="preserve">(split_errors)</w:t>
        </w:r>
      </w:ins>
    </w:p>
    <w:p>
      <w:pPr>
        <w:pStyle w:val="FirstParagraph"/>
      </w:pPr>
      <w:ins w:id="388" w:author="PR Preview" w:date="2026-01-01T00:00:00Z">
        <w:r>
          <w:t xml:space="preserve">The pMSE of the prediction of the new outcome is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0.099.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The pMSE of the prediction as an estimate of the mean is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0.011.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Their difference, 0.087,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is close to</w:t>
        </w:r>
      </w:ins>
      <w:ins w:id="39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0.09,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as</w:t>
        </w:r>
      </w:ins>
      <w:ins w:id="404" w:author="PR Preview" w:date="2026-01-01T00:00:00Z">
        <w:r>
          <w:t xml:space="preserve"> </w:t>
        </w:r>
      </w:ins>
      <w:hyperlink w:anchor="thm-epe-split-noise">
        <w:ins w:id="40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says.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It is not exactly equal because</w:t>
        </w:r>
      </w:ins>
      <w:ins w:id="41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training sets give only a Monte Carlo approximation to each expectation.</w:t>
        </w:r>
      </w:ins>
    </w:p>
    <w:bookmarkEnd w:id="136"/>
    <w:bookmarkStart w:id="13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7"/>
    <w:bookmarkStart w:id="14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expected prediction and of bias)</m:t>
              </m:r>
            </m:e>
          </m:eqArr>
        </m:oMath>
      </m:oMathPara>
    </w:p>
    <w:p>
      <w:pPr>
        <w:pStyle w:val="FirstParagraph"/>
      </w:pPr>
      <w:del w:id="413" w:author="PR Preview" w:date="2026-01-01T00:00:00Z">
        <w:r>
          <w:delText xml:space="preserve">The cross term vanishes, and this time not by independence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but because the expected prediction is the expectation of the prediction.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The first factor is a constant, so it comes out of the expectation:</w:delText>
        </w:r>
      </w:del>
    </w:p>
    <w:p>
      <w:pPr>
        <w:pStyle w:val="FirstParagraph"/>
      </w:pPr>
      <w:ins w:id="418" w:author="PR Preview" w:date="2026-01-01T00:00:00Z">
        <w:r>
          <w:t xml:space="preserve">The cross term vanishes, and this time not by independence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but by the definition of the expected prediction.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 first factor is a constant, so it comes out of the expectation: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40"/>
    <w:bookmarkStart w:id="142" w:name="thm-epe-decomposition"/>
    <w:p>
      <w:pPr>
        <w:pStyle w:val="BodyText"/>
      </w:pPr>
      <w:del w:id="423" w:author="PR Preview" w:date="2026-01-01T00:00:00Z">
        <w:r>
          <w:rPr>
            <w:b/>
            <w:bCs/>
          </w:rPr>
          <w:delText xml:space="preserve">Theorem 2 (Bias, variance and noise)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Let</w:delText>
        </w:r>
      </w:del>
      <w:del w:id="426" w:author="PR Preview" w:date="2026-01-01T00:00:00Z">
        <w:r>
          <w:delText xml:space="preserve"> </w:delText>
        </w:r>
      </w:del>
      <m:oMath>
        <m:r>
          <m:t>μ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be the</w:delText>
        </w:r>
      </w:del>
      <w:del w:id="429" w:author="PR Preview" w:date="2026-01-01T00:00:00Z">
        <w:r>
          <w:delText xml:space="preserve"> </w:delText>
        </w:r>
      </w:del>
      <w:hyperlink w:anchor="def-mean-function">
        <w:del w:id="43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of the outcome given the covariate.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Suppose that, given</w:delText>
        </w:r>
      </w:del>
      <w:del w:id="4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36" w:author="PR Preview" w:date="2026-01-01T00:00:00Z">
        <w:r>
          <w:delText xml:space="preserve">,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the new outcome is</w:delText>
        </w:r>
      </w:del>
      <w:del w:id="43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del w:id="440" w:author="PR Preview" w:date="2026-01-01T00:00:00Z">
        <w:r>
          <w:delText xml:space="preserve">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where</w:delText>
        </w:r>
      </w:del>
      <w:del w:id="443" w:author="PR Preview" w:date="2026-01-01T00:00:00Z">
        <w:r>
          <w:delText xml:space="preserve"> </w:delText>
        </w:r>
      </w:del>
      <m:oMath>
        <m:r>
          <m:t>ν</m:t>
        </m:r>
      </m:oMath>
      <w:del w:id="444" w:author="PR Preview" w:date="2026-01-01T00:00:00Z">
        <w:r>
          <w:delText xml:space="preserve">, the noise in the outcome at</w:delText>
        </w:r>
      </w:del>
      <w:del w:id="445" w:author="PR Preview" w:date="2026-01-01T00:00:00Z">
        <w:r>
          <w:delText xml:space="preserve"> </w:delText>
        </w:r>
      </w:del>
      <m:oMath>
        <m:r>
          <m:t>x</m:t>
        </m:r>
      </m:oMath>
      <w:del w:id="446" w:author="PR Preview" w:date="2026-01-01T00:00:00Z">
        <w:r>
          <w:delText xml:space="preserve">, has mean</w:delText>
        </w:r>
      </w:del>
      <w:del w:id="447" w:author="PR Preview" w:date="2026-01-01T00:00:00Z">
        <w:r>
          <w:delText xml:space="preserve"> </w:delText>
        </w:r>
      </w:del>
      <m:oMath>
        <m:r>
          <m:t>0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and variance</w:delText>
        </w:r>
      </w:del>
      <w:del w:id="45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51" w:author="PR Preview" w:date="2026-01-01T00:00:00Z">
        <w:r>
          <w:delText xml:space="preserve">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and that</w:delText>
        </w:r>
      </w:del>
      <w:del w:id="45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is independent of the random training set</w:delText>
        </w:r>
      </w:del>
      <w:del w:id="4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and that</w:delText>
        </w:r>
      </w:del>
      <w:del w:id="46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62" w:author="PR Preview" w:date="2026-01-01T00:00:00Z">
        <w:r>
          <w:delText xml:space="preserve">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Then the</w:delText>
        </w:r>
      </w:del>
      <w:del w:id="465" w:author="PR Preview" w:date="2026-01-01T00:00:00Z">
        <w:r>
          <w:delText xml:space="preserve"> </w:delText>
        </w:r>
      </w:del>
      <w:hyperlink w:anchor="def-epe">
        <w:del w:id="466" w:author="PR Preview" w:date="2026-01-01T00:00:00Z">
          <w:r>
            <w:rPr>
              <w:rStyle w:val="Hyperlink"/>
            </w:rPr>
            <w:delText xml:space="preserve">expected prediction error at</w:delText>
          </w:r>
        </w:del>
        <w:del w:id="46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is the squared</w:delText>
        </w:r>
      </w:del>
      <w:del w:id="470" w:author="PR Preview" w:date="2026-01-01T00:00:00Z">
        <w:r>
          <w:delText xml:space="preserve"> </w:delText>
        </w:r>
      </w:del>
      <w:hyperlink w:anchor="def-prediction-bias">
        <w:del w:id="47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of the prediction</w:delText>
        </w:r>
      </w:del>
      <w:del w:id="47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75" w:author="PR Preview" w:date="2026-01-01T00:00:00Z">
        <w:r>
          <w:delText xml:space="preserve">, used as an</w:delText>
        </w:r>
      </w:del>
      <w:del w:id="476" w:author="PR Preview" w:date="2026-01-01T00:00:00Z">
        <w:r>
          <w:delText xml:space="preserve"> </w:delText>
        </w:r>
      </w:del>
      <w:hyperlink r:id="rId123">
        <w:del w:id="47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of</w:delText>
        </w:r>
      </w:del>
      <w:del w:id="480" w:author="PR Preview" w:date="2026-01-01T00:00:00Z">
        <w:r>
          <w:delText xml:space="preserve"> </w:delText>
        </w:r>
      </w:del>
      <m:oMath>
        <m:r>
          <m:t>μ</m:t>
        </m:r>
      </m:oMath>
      <w:del w:id="481" w:author="PR Preview" w:date="2026-01-01T00:00:00Z">
        <w:r>
          <w:delText xml:space="preserve">,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plus its</w:delText>
        </w:r>
      </w:del>
      <w:del w:id="484" w:author="PR Preview" w:date="2026-01-01T00:00:00Z">
        <w:r>
          <w:delText xml:space="preserve"> </w:delText>
        </w:r>
      </w:del>
      <w:hyperlink r:id="rId138">
        <w:del w:id="485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486" w:author="PR Preview" w:date="2026-01-01T00:00:00Z">
        <w:r>
          <w:delText xml:space="preserve">,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plus</w:delText>
        </w:r>
      </w:del>
      <w:del w:id="48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90" w:author="PR Preview" w:date="2026-01-01T00:00:00Z">
        <w:r>
          <w:delText xml:space="preserve">:</w:delText>
        </w:r>
      </w:del>
    </w:p>
    <w:p>
      <w:pPr>
        <w:pStyle w:val="BodyText"/>
      </w:pPr>
      <w:bookmarkStart w:id="13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del w:id="491" w:author="PR Preview" w:date="2026-01-01T00:00:00Z">
        <w:r>
          <w:rPr>
            <w:i/>
            <w:iCs/>
          </w:rPr>
          <w:delText xml:space="preserve">Proof</w:delText>
        </w:r>
      </w:del>
      <w:del w:id="492" w:author="PR Preview" w:date="2026-01-01T00:00:00Z">
        <w:r>
          <w:delText xml:space="preserve">. </w:delText>
        </w:r>
      </w:del>
      <w:del w:id="493" w:author="PR Preview" w:date="2026-01-01T00:00:00Z">
        <w:r>
          <w:delText xml:space="preserve">Every expectation below is conditional on</w:delText>
        </w:r>
      </w:del>
      <w:del w:id="49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95" w:author="PR Preview" w:date="2026-01-01T00:00:00Z">
        <w:r>
          <w:delText xml:space="preserve">, as in the exercises.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By</w:delText>
        </w:r>
      </w:del>
      <w:del w:id="498" w:author="PR Preview" w:date="2026-01-01T00:00:00Z">
        <w:r>
          <w:delText xml:space="preserve"> </w:delText>
        </w:r>
      </w:del>
      <w:hyperlink w:anchor="sol-epe-split-noise">
        <w:del w:id="499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500" w:author="PR Preview" w:date="2026-01-01T00:00:00Z">
        <w:r>
          <w:delText xml:space="preserve">, the expected squared prediction error is the noise variance plus the pMSE of the prediction, used as an</w:delText>
        </w:r>
      </w:del>
      <w:del w:id="501" w:author="PR Preview" w:date="2026-01-01T00:00:00Z">
        <w:r>
          <w:delText xml:space="preserve"> </w:delText>
        </w:r>
      </w:del>
      <w:hyperlink r:id="rId123">
        <w:del w:id="50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of</w:delText>
        </w:r>
      </w:del>
      <w:del w:id="505" w:author="PR Preview" w:date="2026-01-01T00:00:00Z">
        <w:r>
          <w:delText xml:space="preserve"> </w:delText>
        </w:r>
      </w:del>
      <m:oMath>
        <m:r>
          <m:t>μ</m:t>
        </m:r>
      </m:oMath>
      <w:del w:id="506" w:author="PR Preview" w:date="2026-01-01T00:00:00Z">
        <w:r>
          <w:delText xml:space="preserve">.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By</w:delText>
        </w:r>
      </w:del>
      <w:del w:id="509" w:author="PR Preview" w:date="2026-01-01T00:00:00Z">
        <w:r>
          <w:delText xml:space="preserve"> </w:delText>
        </w:r>
      </w:del>
      <w:hyperlink w:anchor="sol-epe-split-bias">
        <w:del w:id="510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511" w:author="PR Preview" w:date="2026-01-01T00:00:00Z">
        <w:r>
          <w:delText xml:space="preserve">, that pMSE is the squared bias plus the variance.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Substituting</w:delText>
        </w:r>
      </w:del>
      <w:del w:id="514" w:author="PR Preview" w:date="2026-01-01T00:00:00Z">
        <w:r>
          <w:delText xml:space="preserve"> </w:delText>
        </w:r>
      </w:del>
      <w:hyperlink w:anchor="eq-epe-after-bias">
        <w:del w:id="515" w:author="PR Preview" w:date="2026-01-01T00:00:00Z">
          <w:r>
            <w:rPr>
              <w:rStyle w:val="Hyperlink"/>
            </w:rPr>
            <w:delText xml:space="preserve">Equation 30</w:delText>
          </w:r>
        </w:del>
      </w:hyperlink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into</w:delText>
        </w:r>
      </w:del>
      <w:del w:id="518" w:author="PR Preview" w:date="2026-01-01T00:00:00Z">
        <w:r>
          <w:delText xml:space="preserve"> </w:delText>
        </w:r>
      </w:del>
      <w:hyperlink w:anchor="eq-epe-after-noise">
        <w:del w:id="519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52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521" w:author="PR Preview" w:date="2026-01-01T00:00:00Z">
        <w:r>
          <w:rPr>
            <w:b/>
            <w:bCs/>
          </w:rPr>
          <w:delText xml:space="preserve">Definition 34 (Irreducible error)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In</w:delText>
        </w:r>
      </w:del>
      <w:del w:id="524" w:author="PR Preview" w:date="2026-01-01T00:00:00Z">
        <w:r>
          <w:delText xml:space="preserve"> </w:delText>
        </w:r>
      </w:del>
      <w:hyperlink w:anchor="thm-epe-decomposition">
        <w:del w:id="52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26" w:author="PR Preview" w:date="2026-01-01T00:00:00Z">
        <w:r>
          <w:delText xml:space="preserve">,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the term</w:delText>
        </w:r>
      </w:del>
      <w:del w:id="52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is the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rPr>
            <w:b/>
            <w:bCs/>
          </w:rPr>
          <w:delText xml:space="preserve">irreducible error</w:delText>
        </w:r>
      </w:del>
      <w:del w:id="534" w:author="PR Preview" w:date="2026-01-01T00:00:00Z">
        <w:r>
          <w:delText xml:space="preserve">.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It does not depend on the fitting procedure</w:delText>
        </w:r>
      </w:del>
      <w:del w:id="537" w:author="PR Preview" w:date="2026-01-01T00:00:00Z">
        <w:r>
          <w:delText xml:space="preserve"> </w:delText>
        </w:r>
      </w:del>
      <m:oMath>
        <m:r>
          <m:t>g</m:t>
        </m:r>
      </m:oMath>
      <w:del w:id="538" w:author="PR Preview" w:date="2026-01-01T00:00:00Z">
        <w:r>
          <w:delText xml:space="preserve">,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so no choice of prediction can remove it.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The theorem concerns the single covariate value</w:delText>
        </w:r>
      </w:del>
      <w:del w:id="543" w:author="PR Preview" w:date="2026-01-01T00:00:00Z">
        <w:r>
          <w:delText xml:space="preserve"> </w:delText>
        </w:r>
      </w:del>
      <m:oMath>
        <m:r>
          <m:t>x</m:t>
        </m:r>
      </m:oMath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so</w:delText>
        </w:r>
      </w:del>
      <w:del w:id="54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may differ from one covariate value to another: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it does not assume constant noise variance across covariate values.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For example, in</w:delText>
        </w:r>
      </w:del>
      <w:del w:id="554" w:author="PR Preview" w:date="2026-01-01T00:00:00Z">
        <w:r>
          <w:delText xml:space="preserve"> </w:delText>
        </w:r>
      </w:del>
      <w:hyperlink w:anchor="exr-epe-three-sources">
        <w:del w:id="555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556" w:author="PR Preview" w:date="2026-01-01T00:00:00Z">
        <w:r>
          <w:delText xml:space="preserve">,</w:delText>
        </w:r>
      </w:del>
      <w:del w:id="55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558" w:author="PR Preview" w:date="2026-01-01T00:00:00Z">
        <w:r>
          <w:delText xml:space="preserve">,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so every prediction there has expected squared error at least</w:delText>
        </w:r>
      </w:del>
      <w:del w:id="561" w:author="PR Preview" w:date="2026-01-01T00:00:00Z">
        <w:r>
          <w:delText xml:space="preserve"> </w:delText>
        </w:r>
      </w:del>
      <m:oMath>
        <m:r>
          <m:t>3</m:t>
        </m:r>
      </m:oMath>
      <w:del w:id="562" w:author="PR Preview" w:date="2026-01-01T00:00:00Z">
        <w:r>
          <w:delText xml:space="preserve">.</w:delText>
        </w:r>
      </w:del>
    </w:p>
    <w:p>
      <w:pPr>
        <w:pStyle w:val="BodyText"/>
      </w:pPr>
      <w:ins w:id="563" w:author="PR Preview" w:date="2026-01-01T00:00:00Z">
        <w:r>
          <w:rPr>
            <w:b/>
            <w:bCs/>
          </w:rPr>
          <w:t xml:space="preserve">Theorem 3 (Bias, variance and noise)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Let</w:t>
        </w:r>
      </w:ins>
      <w:ins w:id="566" w:author="PR Preview" w:date="2026-01-01T00:00:00Z">
        <w:r>
          <w:t xml:space="preserve"> </w:t>
        </w:r>
      </w:ins>
      <m:oMath>
        <m:r>
          <m:t>μ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be the</w:t>
        </w:r>
      </w:ins>
      <w:ins w:id="569" w:author="PR Preview" w:date="2026-01-01T00:00:00Z">
        <w:r>
          <w:t xml:space="preserve"> </w:t>
        </w:r>
      </w:ins>
      <w:hyperlink w:anchor="def-mean-function">
        <w:ins w:id="57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of the outcome given the covariate.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Suppose that, given</w:t>
        </w:r>
      </w:ins>
      <w:ins w:id="5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576" w:author="PR Preview" w:date="2026-01-01T00:00:00Z">
        <w:r>
          <w:t xml:space="preserve">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the new outcome is</w:t>
        </w:r>
      </w:ins>
      <w:ins w:id="57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ins w:id="580" w:author="PR Preview" w:date="2026-01-01T00:00:00Z">
        <w:r>
          <w:t xml:space="preserve">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where</w:t>
        </w:r>
      </w:ins>
      <w:ins w:id="583" w:author="PR Preview" w:date="2026-01-01T00:00:00Z">
        <w:r>
          <w:t xml:space="preserve"> </w:t>
        </w:r>
      </w:ins>
      <m:oMath>
        <m:r>
          <m:t>ν</m:t>
        </m:r>
      </m:oMath>
      <w:ins w:id="584" w:author="PR Preview" w:date="2026-01-01T00:00:00Z">
        <w:r>
          <w:t xml:space="preserve">, the noise in the outcome at</w:t>
        </w:r>
      </w:ins>
      <w:ins w:id="585" w:author="PR Preview" w:date="2026-01-01T00:00:00Z">
        <w:r>
          <w:t xml:space="preserve"> </w:t>
        </w:r>
      </w:ins>
      <m:oMath>
        <m:r>
          <m:t>x</m:t>
        </m:r>
      </m:oMath>
      <w:ins w:id="586" w:author="PR Preview" w:date="2026-01-01T00:00:00Z">
        <w:r>
          <w:t xml:space="preserve">, has mean</w:t>
        </w:r>
      </w:ins>
      <w:ins w:id="587" w:author="PR Preview" w:date="2026-01-01T00:00:00Z">
        <w:r>
          <w:t xml:space="preserve"> </w:t>
        </w:r>
      </w:ins>
      <m:oMath>
        <m:r>
          <m:t>0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 variance</w:t>
        </w:r>
      </w:ins>
      <w:ins w:id="59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91" w:author="PR Preview" w:date="2026-01-01T00:00:00Z">
        <w:r>
          <w:t xml:space="preserve">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and that</w:t>
        </w:r>
      </w:ins>
      <w:ins w:id="59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 independent of the random training set</w:t>
        </w:r>
      </w:ins>
      <w:ins w:id="5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and that</w:t>
        </w:r>
      </w:ins>
      <w:ins w:id="60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602" w:author="PR Preview" w:date="2026-01-01T00:00:00Z">
        <w:r>
          <w:t xml:space="preserve">.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Then the</w:t>
        </w:r>
      </w:ins>
      <w:ins w:id="605" w:author="PR Preview" w:date="2026-01-01T00:00:00Z">
        <w:r>
          <w:t xml:space="preserve"> </w:t>
        </w:r>
      </w:ins>
      <w:hyperlink w:anchor="def-epe">
        <w:ins w:id="606" w:author="PR Preview" w:date="2026-01-01T00:00:00Z">
          <w:r>
            <w:rPr>
              <w:rStyle w:val="Hyperlink"/>
            </w:rPr>
            <w:t xml:space="preserve">expected prediction error at</w:t>
          </w:r>
        </w:ins>
        <w:ins w:id="60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is the squared</w:t>
        </w:r>
      </w:ins>
      <w:ins w:id="610" w:author="PR Preview" w:date="2026-01-01T00:00:00Z">
        <w:r>
          <w:t xml:space="preserve"> </w:t>
        </w:r>
      </w:ins>
      <w:hyperlink w:anchor="def-prediction-bias">
        <w:ins w:id="61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of the prediction</w:t>
        </w:r>
      </w:ins>
      <w:ins w:id="61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15" w:author="PR Preview" w:date="2026-01-01T00:00:00Z">
        <w:r>
          <w:t xml:space="preserve">, used as an</w:t>
        </w:r>
      </w:ins>
      <w:ins w:id="616" w:author="PR Preview" w:date="2026-01-01T00:00:00Z">
        <w:r>
          <w:t xml:space="preserve"> </w:t>
        </w:r>
      </w:ins>
      <w:hyperlink r:id="rId123">
        <w:ins w:id="617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of</w:t>
        </w:r>
      </w:ins>
      <w:ins w:id="620" w:author="PR Preview" w:date="2026-01-01T00:00:00Z">
        <w:r>
          <w:t xml:space="preserve"> </w:t>
        </w:r>
      </w:ins>
      <m:oMath>
        <m:r>
          <m:t>μ</m:t>
        </m:r>
      </m:oMath>
      <w:ins w:id="621" w:author="PR Preview" w:date="2026-01-01T00:00:00Z">
        <w:r>
          <w:t xml:space="preserve">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plus its</w:t>
        </w:r>
      </w:ins>
      <w:ins w:id="624" w:author="PR Preview" w:date="2026-01-01T00:00:00Z">
        <w:r>
          <w:t xml:space="preserve"> </w:t>
        </w:r>
      </w:ins>
      <w:hyperlink r:id="rId138">
        <w:ins w:id="62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26" w:author="PR Preview" w:date="2026-01-01T00:00:00Z">
        <w:r>
          <w:t xml:space="preserve">,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plus</w:t>
        </w:r>
      </w:ins>
      <w:ins w:id="62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30" w:author="PR Preview" w:date="2026-01-01T00:00:00Z">
        <w:r>
          <w:t xml:space="preserve">:</w:t>
        </w:r>
      </w:ins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ins w:id="631" w:author="PR Preview" w:date="2026-01-01T00:00:00Z">
        <w:r>
          <w:rPr>
            <w:i/>
            <w:iCs/>
          </w:rPr>
          <w:t xml:space="preserve">Proof</w:t>
        </w:r>
      </w:ins>
      <w:ins w:id="632" w:author="PR Preview" w:date="2026-01-01T00:00:00Z">
        <w:r>
          <w:t xml:space="preserve">. </w:t>
        </w:r>
      </w:ins>
      <w:ins w:id="633" w:author="PR Preview" w:date="2026-01-01T00:00:00Z">
        <w:r>
          <w:t xml:space="preserve">Every expectation below is conditional on</w:t>
        </w:r>
      </w:ins>
      <w:ins w:id="6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635" w:author="PR Preview" w:date="2026-01-01T00:00:00Z">
        <w:r>
          <w:t xml:space="preserve">, as in the exercises.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By</w:t>
        </w:r>
      </w:ins>
      <w:ins w:id="638" w:author="PR Preview" w:date="2026-01-01T00:00:00Z">
        <w:r>
          <w:t xml:space="preserve"> </w:t>
        </w:r>
      </w:ins>
      <w:hyperlink w:anchor="sol-epe-split-noise">
        <w:ins w:id="639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640" w:author="PR Preview" w:date="2026-01-01T00:00:00Z">
        <w:r>
          <w:t xml:space="preserve">, the expected squared prediction error is the noise variance plus the pMSE of the prediction, used as an</w:t>
        </w:r>
      </w:ins>
      <w:ins w:id="641" w:author="PR Preview" w:date="2026-01-01T00:00:00Z">
        <w:r>
          <w:t xml:space="preserve"> </w:t>
        </w:r>
      </w:ins>
      <w:hyperlink r:id="rId123">
        <w:ins w:id="642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of</w:t>
        </w:r>
      </w:ins>
      <w:ins w:id="645" w:author="PR Preview" w:date="2026-01-01T00:00:00Z">
        <w:r>
          <w:t xml:space="preserve"> </w:t>
        </w:r>
      </w:ins>
      <m:oMath>
        <m:r>
          <m:t>μ</m:t>
        </m:r>
      </m:oMath>
      <w:ins w:id="646" w:author="PR Preview" w:date="2026-01-01T00:00:00Z">
        <w:r>
          <w:t xml:space="preserve">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By</w:t>
        </w:r>
      </w:ins>
      <w:ins w:id="649" w:author="PR Preview" w:date="2026-01-01T00:00:00Z">
        <w:r>
          <w:t xml:space="preserve"> </w:t>
        </w:r>
      </w:ins>
      <w:hyperlink w:anchor="sol-epe-split-bias">
        <w:ins w:id="650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651" w:author="PR Preview" w:date="2026-01-01T00:00:00Z">
        <w:r>
          <w:t xml:space="preserve">, that pMSE is the squared bias plus the variance.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Substituting</w:t>
        </w:r>
      </w:ins>
      <w:ins w:id="654" w:author="PR Preview" w:date="2026-01-01T00:00:00Z">
        <w:r>
          <w:t xml:space="preserve"> </w:t>
        </w:r>
      </w:ins>
      <w:hyperlink w:anchor="eq-epe-after-bias">
        <w:ins w:id="655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into</w:t>
        </w:r>
      </w:ins>
      <w:ins w:id="658" w:author="PR Preview" w:date="2026-01-01T00:00:00Z">
        <w:r>
          <w:t xml:space="preserve"> </w:t>
        </w:r>
      </w:ins>
      <w:hyperlink w:anchor="eq-epe-after-noise">
        <w:ins w:id="659" w:author="PR Preview" w:date="2026-01-01T00:00:00Z">
          <w:r>
            <w:rPr>
              <w:rStyle w:val="Hyperlink"/>
            </w:rPr>
            <w:t xml:space="preserve">Equation 29</w:t>
          </w:r>
        </w:ins>
      </w:hyperlink>
      <w:ins w:id="6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3" w:name="def-irreducible-error"/>
    <w:p>
      <w:pPr>
        <w:pStyle w:val="FirstParagraph"/>
      </w:pPr>
      <w:ins w:id="661" w:author="PR Preview" w:date="2026-01-01T00:00:00Z">
        <w:r>
          <w:rPr>
            <w:b/>
            <w:bCs/>
          </w:rPr>
          <w:t xml:space="preserve">Definition 34 (Irreducible error)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In</w:t>
        </w:r>
      </w:ins>
      <w:ins w:id="664" w:author="PR Preview" w:date="2026-01-01T00:00:00Z">
        <w:r>
          <w:t xml:space="preserve"> </w:t>
        </w:r>
      </w:ins>
      <w:hyperlink w:anchor="thm-epe-decomposition">
        <w:ins w:id="66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the term</w:t>
        </w:r>
      </w:ins>
      <w:ins w:id="66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is the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rPr>
            <w:b/>
            <w:bCs/>
          </w:rPr>
          <w:t xml:space="preserve">irreducible error</w:t>
        </w:r>
      </w:ins>
      <w:ins w:id="674" w:author="PR Preview" w:date="2026-01-01T00:00:00Z">
        <w:r>
          <w:t xml:space="preserve">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It does not depend on the fitting procedure</w:t>
        </w:r>
      </w:ins>
      <w:ins w:id="677" w:author="PR Preview" w:date="2026-01-01T00:00:00Z">
        <w:r>
          <w:t xml:space="preserve"> </w:t>
        </w:r>
      </w:ins>
      <m:oMath>
        <m:r>
          <m:t>g</m:t>
        </m:r>
      </m:oMath>
      <w:ins w:id="678" w:author="PR Preview" w:date="2026-01-01T00:00:00Z">
        <w:r>
          <w:t xml:space="preserve">,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so no choice of prediction can remove it.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The theorem concerns the single covariate value</w:t>
        </w:r>
      </w:ins>
      <w:ins w:id="683" w:author="PR Preview" w:date="2026-01-01T00:00:00Z">
        <w:r>
          <w:t xml:space="preserve"> </w:t>
        </w:r>
      </w:ins>
      <m:oMath>
        <m:r>
          <m:t>x</m:t>
        </m:r>
      </m:oMath>
      <w:ins w:id="684" w:author="PR Preview" w:date="2026-01-01T00:00:00Z">
        <w:r>
          <w:t xml:space="preserve">,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so</w:t>
        </w:r>
      </w:ins>
      <w:ins w:id="68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may differ from one covariate value to another: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it does not assume constant noise variance across covariate values.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For example, in</w:t>
        </w:r>
      </w:ins>
      <w:ins w:id="694" w:author="PR Preview" w:date="2026-01-01T00:00:00Z">
        <w:r>
          <w:t xml:space="preserve"> </w:t>
        </w:r>
      </w:ins>
      <w:hyperlink w:anchor="exr-epe-three-sources">
        <w:ins w:id="695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698" w:author="PR Preview" w:date="2026-01-01T00:00:00Z">
        <w:r>
          <w:t xml:space="preserve">,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so every prediction there has expected squared error at least</w:t>
        </w:r>
      </w:ins>
      <w:ins w:id="701" w:author="PR Preview" w:date="2026-01-01T00:00:00Z">
        <w:r>
          <w:t xml:space="preserve"> </w:t>
        </w:r>
      </w:ins>
      <m:oMath>
        <m:r>
          <m:t>3</m:t>
        </m:r>
      </m:oMath>
      <w:ins w:id="702" w:author="PR Preview" w:date="2026-01-01T00:00:00Z">
        <w:r>
          <w:t xml:space="preserve">.</w:t>
        </w:r>
      </w:ins>
    </w:p>
    <w:bookmarkEnd w:id="1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5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del w:id="703" w:author="PR Preview" w:date="2026-01-01T00:00:00Z">
        <w:r>
          <w:delText xml:space="preserve">The argument</w:delText>
        </w:r>
      </w:del>
      <w:del w:id="704" w:author="PR Preview" w:date="2026-01-01T00:00:00Z">
        <w:r>
          <w:delText xml:space="preserve"> </w:delText>
        </w:r>
      </w:del>
      <m:oMath>
        <m:r>
          <m:t>n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of the</w:delText>
        </w:r>
      </w:del>
      <w:del w:id="707" w:author="PR Preview" w:date="2026-01-01T00:00:00Z">
        <w:r>
          <w:delText xml:space="preserve"> </w:delText>
        </w:r>
      </w:del>
      <w:hyperlink w:anchor="def-expected-generalization-error">
        <w:del w:id="708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70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of a fitting procedure</w:delText>
        </w:r>
      </w:del>
      <w:del w:id="712" w:author="PR Preview" w:date="2026-01-01T00:00:00Z">
        <w:r>
          <w:delText xml:space="preserve"> </w:delText>
        </w:r>
      </w:del>
      <m:oMath>
        <m:r>
          <m:t>g</m:t>
        </m:r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records that it depends on how many observations each training set has.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By</w:delText>
        </w:r>
      </w:del>
      <w:del w:id="717" w:author="PR Preview" w:date="2026-01-01T00:00:00Z">
        <w:r>
          <w:delText xml:space="preserve"> </w:delText>
        </w:r>
      </w:del>
      <w:hyperlink w:anchor="thm-expected-error-epe">
        <w:del w:id="71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719" w:author="PR Preview" w:date="2026-01-01T00:00:00Z">
        <w:r>
          <w:delText xml:space="preserve">,</w:delText>
        </w:r>
      </w:del>
      <w:del w:id="72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averages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the expected prediction error at each covariate value,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and</w:delText>
        </w:r>
      </w:del>
      <w:del w:id="727" w:author="PR Preview" w:date="2026-01-01T00:00:00Z">
        <w:r>
          <w:delText xml:space="preserve"> </w:delText>
        </w:r>
      </w:del>
      <w:hyperlink w:anchor="thm-epe-decomposition">
        <w:del w:id="728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splits each of those expected prediction errors,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under squared-error loss,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into a squared bias, a variance and a noise variance.</w:delText>
        </w:r>
      </w:del>
    </w:p>
    <w:p>
      <w:pPr>
        <w:pStyle w:val="BodyText"/>
      </w:pPr>
      <w:ins w:id="735" w:author="PR Preview" w:date="2026-01-01T00:00:00Z">
        <w:r>
          <w:t xml:space="preserve">The argument</w:t>
        </w:r>
      </w:ins>
      <w:ins w:id="736" w:author="PR Preview" w:date="2026-01-01T00:00:00Z">
        <w:r>
          <w:t xml:space="preserve"> </w:t>
        </w:r>
      </w:ins>
      <m:oMath>
        <m:r>
          <m:t>n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of the</w:t>
        </w:r>
      </w:ins>
      <w:ins w:id="739" w:author="PR Preview" w:date="2026-01-01T00:00:00Z">
        <w:r>
          <w:t xml:space="preserve"> </w:t>
        </w:r>
      </w:ins>
      <w:hyperlink w:anchor="def-expected-generalization-error">
        <w:ins w:id="740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74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of a fitting procedure</w:t>
        </w:r>
      </w:ins>
      <w:ins w:id="744" w:author="PR Preview" w:date="2026-01-01T00:00:00Z">
        <w:r>
          <w:t xml:space="preserve"> </w:t>
        </w:r>
      </w:ins>
      <m:oMath>
        <m:r>
          <m:t>g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records that it depends on how many observations each training set has.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By</w:t>
        </w:r>
      </w:ins>
      <w:ins w:id="749" w:author="PR Preview" w:date="2026-01-01T00:00:00Z">
        <w:r>
          <w:t xml:space="preserve"> </w:t>
        </w:r>
      </w:ins>
      <w:hyperlink w:anchor="thm-expected-error-epe">
        <w:ins w:id="75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51" w:author="PR Preview" w:date="2026-01-01T00:00:00Z">
        <w:r>
          <w:t xml:space="preserve">,</w:t>
        </w:r>
      </w:ins>
      <w:ins w:id="75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averages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 expected prediction error at each covariate value,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and</w:t>
        </w:r>
      </w:ins>
      <w:ins w:id="759" w:author="PR Preview" w:date="2026-01-01T00:00:00Z">
        <w:r>
          <w:t xml:space="preserve"> </w:t>
        </w:r>
      </w:ins>
      <w:hyperlink w:anchor="thm-epe-decomposition">
        <w:ins w:id="76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splits each of those expected prediction errors,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under squared-error loss,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into a squared bias, a variance and a noise variance.</w:t>
        </w:r>
      </w:ins>
    </w:p>
    <w:bookmarkEnd w:id="145"/>
    <w:bookmarkStart w:id="147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8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8"/>
    <w:bookmarkStart w:id="149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9"/>
    <w:bookmarkStart w:id="151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5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51"/>
    <w:bookmarkStart w:id="152" w:name="rem-overfitting-tradeoff"/>
    <w:p>
      <w:pPr>
        <w:pStyle w:val="BodyText"/>
      </w:pPr>
      <w:del w:id="767" w:author="PR Preview" w:date="2026-01-01T00:00:00Z">
        <w:r>
          <w:rPr>
            <w:i/>
            <w:iCs/>
          </w:rPr>
          <w:delText xml:space="preserve">Remark 14</w:delText>
        </w:r>
      </w:del>
      <w:del w:id="768" w:author="PR Preview" w:date="2026-01-01T00:00:00Z">
        <w:r>
          <w:delText xml:space="preserve"> (Overfitting and the trade-off). </w:delText>
        </w:r>
      </w:del>
      <w:del w:id="769" w:author="PR Preview" w:date="2026-01-01T00:00:00Z">
        <w:r>
          <w:delText xml:space="preserve">By</w:delText>
        </w:r>
      </w:del>
      <w:del w:id="770" w:author="PR Preview" w:date="2026-01-01T00:00:00Z">
        <w:r>
          <w:delText xml:space="preserve"> </w:delText>
        </w:r>
      </w:del>
      <w:hyperlink w:anchor="thm-epe-decomposition">
        <w:del w:id="77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772" w:author="PR Preview" w:date="2026-01-01T00:00:00Z">
        <w:r>
          <w:delText xml:space="preserve">,</w:delText>
        </w:r>
      </w:del>
      <w:del w:id="77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is the squared bias plus the variance plus</w:delText>
        </w:r>
      </w:del>
      <w:del w:id="77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77" w:author="PR Preview" w:date="2026-01-01T00:00:00Z">
        <w:r>
          <w:delText xml:space="preserve">.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Under a</w:delText>
        </w:r>
      </w:del>
      <w:del w:id="780" w:author="PR Preview" w:date="2026-01-01T00:00:00Z">
        <w:r>
          <w:delText xml:space="preserve"> </w:delText>
        </w:r>
      </w:del>
      <w:hyperlink w:anchor="def-bias-variance-tradeoff">
        <w:del w:id="781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among</w:delText>
        </w:r>
      </w:del>
      <w:del w:id="78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785" w:author="PR Preview" w:date="2026-01-01T00:00:00Z">
        <w:r>
          <w:delText xml:space="preserve">,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moving from</w:delText>
        </w:r>
      </w:del>
      <w:del w:id="7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to</w:delText>
        </w:r>
      </w:del>
      <w:del w:id="7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lowers the expected squared prediction error at</w:delText>
        </w:r>
      </w:del>
      <w:del w:id="794" w:author="PR Preview" w:date="2026-01-01T00:00:00Z">
        <w:r>
          <w:delText xml:space="preserve"> </w:delText>
        </w:r>
      </w:del>
      <m:oMath>
        <m:r>
          <m:t>x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when the squared bias falls by more than the variance rises,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and raises it otherwise.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The smallest of</w:delText>
        </w:r>
      </w:del>
      <w:del w:id="80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is often at some</w:delText>
        </w:r>
      </w:del>
      <w:del w:id="80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with</w:delText>
        </w:r>
      </w:del>
      <w:del w:id="80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(James et al. 2021, sec. 2.2.2)</w:delText>
        </w:r>
      </w:del>
      <w:del w:id="810" w:author="PR Preview" w:date="2026-01-01T00:00:00Z">
        <w:r>
          <w:delText xml:space="preserve">,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but not always: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if the mean function</w:delText>
        </w:r>
      </w:del>
      <w:del w:id="815" w:author="PR Preview" w:date="2026-01-01T00:00:00Z">
        <w:r>
          <w:delText xml:space="preserve"> </w:delText>
        </w:r>
      </w:del>
      <m:oMath>
        <m:r>
          <m:t>μ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is among the functions that candidate</w:delText>
        </w:r>
      </w:del>
      <w:del w:id="818" w:author="PR Preview" w:date="2026-01-01T00:00:00Z">
        <w:r>
          <w:delText xml:space="preserve"> </w:delText>
        </w:r>
      </w:del>
      <m:oMath>
        <m:r>
          <m:t>1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can fit,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the squared bias of</w:delText>
        </w:r>
      </w:del>
      <w:del w:id="8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can be zero,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and then no more flexible</w:delText>
        </w:r>
      </w:del>
      <w:del w:id="8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has a smaller squared bias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and, under the trade-off, none has a smaller variance,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so none has a smaller expected squared prediction error.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Past the candidate with the smallest expected squared prediction error,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 more flexible candidates have lowered their squared bias by less than they have raised their variance,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and their fitted models tend to</w:delText>
        </w:r>
      </w:del>
      <w:del w:id="841" w:author="PR Preview" w:date="2026-01-01T00:00:00Z">
        <w:r>
          <w:delText xml:space="preserve"> </w:delText>
        </w:r>
      </w:del>
      <w:hyperlink w:anchor="def-overfitting">
        <w:del w:id="842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843" w:author="PR Preview" w:date="2026-01-01T00:00:00Z">
        <w:r>
          <w:delText xml:space="preserve">: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ins w:id="848" w:author="PR Preview" w:date="2026-01-01T00:00:00Z">
        <w:r>
          <w:rPr>
            <w:i/>
            <w:iCs/>
          </w:rPr>
          <w:t xml:space="preserve">Remark 14</w:t>
        </w:r>
      </w:ins>
      <w:ins w:id="849" w:author="PR Preview" w:date="2026-01-01T00:00:00Z">
        <w:r>
          <w:t xml:space="preserve"> (Overfitting and the trade-off). </w:t>
        </w:r>
      </w:ins>
      <w:ins w:id="850" w:author="PR Preview" w:date="2026-01-01T00:00:00Z">
        <w:r>
          <w:t xml:space="preserve">By</w:t>
        </w:r>
      </w:ins>
      <w:ins w:id="851" w:author="PR Preview" w:date="2026-01-01T00:00:00Z">
        <w:r>
          <w:t xml:space="preserve"> </w:t>
        </w:r>
      </w:ins>
      <w:hyperlink w:anchor="thm-epe-decomposition">
        <w:ins w:id="85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53" w:author="PR Preview" w:date="2026-01-01T00:00:00Z">
        <w:r>
          <w:t xml:space="preserve">,</w:t>
        </w:r>
      </w:ins>
      <w:ins w:id="85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is the squared bias plus the variance plus</w:t>
        </w:r>
      </w:ins>
      <w:ins w:id="85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58" w:author="PR Preview" w:date="2026-01-01T00:00:00Z">
        <w:r>
          <w:t xml:space="preserve">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Under a</w:t>
        </w:r>
      </w:ins>
      <w:ins w:id="861" w:author="PR Preview" w:date="2026-01-01T00:00:00Z">
        <w:r>
          <w:t xml:space="preserve"> </w:t>
        </w:r>
      </w:ins>
      <w:hyperlink w:anchor="def-bias-variance-tradeoff">
        <w:ins w:id="862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among</w:t>
        </w:r>
      </w:ins>
      <w:ins w:id="86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866" w:author="PR Preview" w:date="2026-01-01T00:00:00Z">
        <w:r>
          <w:t xml:space="preserve">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moving from</w:t>
        </w:r>
      </w:ins>
      <w:ins w:id="8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to</w:t>
        </w:r>
      </w:ins>
      <w:ins w:id="87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lowers the expected squared prediction error at</w:t>
        </w:r>
      </w:ins>
      <w:ins w:id="875" w:author="PR Preview" w:date="2026-01-01T00:00:00Z">
        <w:r>
          <w:t xml:space="preserve"> </w:t>
        </w:r>
      </w:ins>
      <m:oMath>
        <m:r>
          <m:t>x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when the squared bias falls by more than the variance rises,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and raises it otherwise.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The smallest of</w:t>
        </w:r>
      </w:ins>
      <w:ins w:id="88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is often at some</w:t>
        </w:r>
      </w:ins>
      <w:ins w:id="88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with</w:t>
        </w:r>
      </w:ins>
      <w:ins w:id="88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(James et al. 2021, sec. 2.2.2)</w:t>
        </w:r>
      </w:ins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but not always: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if the mean function</w:t>
        </w:r>
      </w:ins>
      <w:ins w:id="896" w:author="PR Preview" w:date="2026-01-01T00:00:00Z">
        <w:r>
          <w:t xml:space="preserve"> </w:t>
        </w:r>
      </w:ins>
      <m:oMath>
        <m:r>
          <m:t>μ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is among the functions that candidate</w:t>
        </w:r>
      </w:ins>
      <w:ins w:id="899" w:author="PR Preview" w:date="2026-01-01T00:00:00Z">
        <w:r>
          <w:t xml:space="preserve"> </w:t>
        </w:r>
      </w:ins>
      <m:oMath>
        <m:r>
          <m:t>1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can fit,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the squared bias of</w:t>
        </w:r>
      </w:ins>
      <w:ins w:id="90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can be zero,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and then no more flexible</w:t>
        </w:r>
      </w:ins>
      <w:ins w:id="90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has a smaller squared bias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and, under the trade-off, none has a smaller variance,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so none has a smaller expected squared prediction error.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Past the candidate with the smallest expected squared prediction error,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the more flexible candidates have lowered their squared bias by less than they have raised their variance,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and their fitted models tend to</w:t>
        </w:r>
      </w:ins>
      <w:ins w:id="922" w:author="PR Preview" w:date="2026-01-01T00:00:00Z">
        <w:r>
          <w:t xml:space="preserve"> </w:t>
        </w:r>
      </w:ins>
      <w:hyperlink w:anchor="def-overfitting">
        <w:ins w:id="923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924" w:author="PR Preview" w:date="2026-01-01T00:00:00Z">
        <w:r>
          <w:t xml:space="preserve">: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but predict new observations worse.</w:t>
        </w:r>
      </w:ins>
    </w:p>
    <w:bookmarkEnd w:id="152"/>
    <w:bookmarkStart w:id="153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3"/>
    <w:bookmarkStart w:id="15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4"/>
    <w:bookmarkStart w:id="15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5"/>
    <w:bookmarkStart w:id="156" w:name="thm-held-out-unbiased"/>
    <w:p>
      <w:pPr>
        <w:pStyle w:val="BodyText"/>
      </w:pPr>
      <w:del w:id="929" w:author="PR Preview" w:date="2026-01-01T00:00:00Z">
        <w:r>
          <w:rPr>
            <w:b/>
            <w:bCs/>
          </w:rPr>
          <w:delText xml:space="preserve">Theorem 3 (The held-out sample mean loss estimates the generalization error)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Let a</w:delText>
        </w:r>
      </w:del>
      <w:del w:id="932" w:author="PR Preview" w:date="2026-01-01T00:00:00Z">
        <w:r>
          <w:delText xml:space="preserve"> </w:delText>
        </w:r>
      </w:del>
      <w:hyperlink w:anchor="def-prediction-rule">
        <w:del w:id="93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be fitted to a</w:delText>
        </w:r>
      </w:del>
      <w:del w:id="937" w:author="PR Preview" w:date="2026-01-01T00:00:00Z">
        <w:r>
          <w:delText xml:space="preserve"> </w:delText>
        </w:r>
      </w:del>
      <w:hyperlink w:anchor="def-training-set">
        <w:del w:id="93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40" w:author="PR Preview" w:date="2026-01-01T00:00:00Z">
        <w:r>
          <w:delText xml:space="preserve">,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and let a</w:delText>
        </w:r>
      </w:del>
      <w:del w:id="943" w:author="PR Preview" w:date="2026-01-01T00:00:00Z">
        <w:r>
          <w:delText xml:space="preserve"> </w:delText>
        </w:r>
      </w:del>
      <w:hyperlink w:anchor="def-held-out-set">
        <w:del w:id="94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of</w:delText>
        </w:r>
      </w:del>
      <w:del w:id="947" w:author="PR Preview" w:date="2026-01-01T00:00:00Z">
        <w:r>
          <w:delText xml:space="preserve"> </w:delText>
        </w:r>
      </w:del>
      <m:oMath>
        <m:r>
          <m:t>m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observations</w:delText>
        </w:r>
      </w:del>
      <w:del w:id="9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be drawn from the same population as</w:delText>
        </w:r>
      </w:del>
      <w:del w:id="9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54" w:author="PR Preview" w:date="2026-01-01T00:00:00Z">
        <w:r>
          <w:delText xml:space="preserve">,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each independently of</w:delText>
        </w:r>
      </w:del>
      <w:del w:id="9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58" w:author="PR Preview" w:date="2026-01-01T00:00:00Z">
        <w:r>
          <w:delText xml:space="preserve">.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Write</w:delText>
        </w:r>
      </w:del>
      <w:del w:id="96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for the</w:delText>
        </w:r>
      </w:del>
      <w:del w:id="964" w:author="PR Preview" w:date="2026-01-01T00:00:00Z">
        <w:r>
          <w:delText xml:space="preserve"> </w:delText>
        </w:r>
      </w:del>
      <w:hyperlink w:anchor="def-observation-loss">
        <w:del w:id="96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of</w:delText>
        </w:r>
      </w:del>
      <w:del w:id="96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on held-out observation</w:delText>
        </w:r>
      </w:del>
      <w:del w:id="971" w:author="PR Preview" w:date="2026-01-01T00:00:00Z">
        <w:r>
          <w:delText xml:space="preserve"> </w:delText>
        </w:r>
      </w:del>
      <m:oMath>
        <m:r>
          <m:t>j</m:t>
        </m:r>
      </m:oMath>
      <w:del w:id="972" w:author="PR Preview" w:date="2026-01-01T00:00:00Z">
        <w:r>
          <w:delText xml:space="preserve">.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Then, given</w:delText>
        </w:r>
      </w:del>
      <w:del w:id="9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76" w:author="PR Preview" w:date="2026-01-01T00:00:00Z">
        <w:r>
          <w:delText xml:space="preserve">,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the expected sample mean loss of the held-out predictions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is the</w:delText>
        </w:r>
      </w:del>
      <w:del w:id="981" w:author="PR Preview" w:date="2026-01-01T00:00:00Z">
        <w:r>
          <w:delText xml:space="preserve"> </w:delText>
        </w:r>
      </w:del>
      <w:hyperlink w:anchor="def-generalization-error">
        <w:del w:id="98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983" w:author="PR Preview" w:date="2026-01-01T00:00:00Z">
        <w:r>
          <w:delText xml:space="preserve">:</w:delText>
        </w:r>
      </w:del>
    </w:p>
    <w:p>
      <w:pPr>
        <w:pStyle w:val="BodyText"/>
      </w:pPr>
      <w:ins w:id="984" w:author="PR Preview" w:date="2026-01-01T00:00:00Z">
        <w:r>
          <w:rPr>
            <w:b/>
            <w:bCs/>
          </w:rPr>
          <w:t xml:space="preserve">Theorem 4 (The held-out sample mean loss estimates the generalization error)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Let a</w:t>
        </w:r>
      </w:ins>
      <w:ins w:id="987" w:author="PR Preview" w:date="2026-01-01T00:00:00Z">
        <w:r>
          <w:t xml:space="preserve"> </w:t>
        </w:r>
      </w:ins>
      <w:hyperlink w:anchor="def-prediction-rule">
        <w:ins w:id="98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8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be fitted to a</w:t>
        </w:r>
      </w:ins>
      <w:ins w:id="992" w:author="PR Preview" w:date="2026-01-01T00:00:00Z">
        <w:r>
          <w:t xml:space="preserve"> </w:t>
        </w:r>
      </w:ins>
      <w:hyperlink w:anchor="def-training-set">
        <w:ins w:id="99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95" w:author="PR Preview" w:date="2026-01-01T00:00:00Z">
        <w:r>
          <w:t xml:space="preserve">,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and let a</w:t>
        </w:r>
      </w:ins>
      <w:ins w:id="998" w:author="PR Preview" w:date="2026-01-01T00:00:00Z">
        <w:r>
          <w:t xml:space="preserve"> </w:t>
        </w:r>
      </w:ins>
      <w:hyperlink w:anchor="def-held-out-set">
        <w:ins w:id="99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of</w:t>
        </w:r>
      </w:ins>
      <w:ins w:id="1002" w:author="PR Preview" w:date="2026-01-01T00:00:00Z">
        <w:r>
          <w:t xml:space="preserve"> </w:t>
        </w:r>
      </w:ins>
      <m:oMath>
        <m:r>
          <m:t>m</m:t>
        </m:r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observations</w:t>
        </w:r>
      </w:ins>
      <w:ins w:id="10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be drawn from the same population as</w:t>
        </w:r>
      </w:ins>
      <w:ins w:id="10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009" w:author="PR Preview" w:date="2026-01-01T00:00:00Z">
        <w:r>
          <w:t xml:space="preserve">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each independently of</w:t>
        </w:r>
      </w:ins>
      <w:ins w:id="10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13" w:author="PR Preview" w:date="2026-01-01T00:00:00Z">
        <w:r>
          <w:t xml:space="preserve">.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Write</w:t>
        </w:r>
      </w:ins>
      <w:ins w:id="101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for the</w:t>
        </w:r>
      </w:ins>
      <w:ins w:id="1019" w:author="PR Preview" w:date="2026-01-01T00:00:00Z">
        <w:r>
          <w:t xml:space="preserve"> </w:t>
        </w:r>
      </w:ins>
      <w:hyperlink w:anchor="def-observation-loss">
        <w:ins w:id="102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of</w:t>
        </w:r>
      </w:ins>
      <w:ins w:id="102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on held-out observation</w:t>
        </w:r>
      </w:ins>
      <w:ins w:id="1026" w:author="PR Preview" w:date="2026-01-01T00:00:00Z">
        <w:r>
          <w:t xml:space="preserve"> </w:t>
        </w:r>
      </w:ins>
      <m:oMath>
        <m:r>
          <m:t>j</m:t>
        </m:r>
      </m:oMath>
      <w:ins w:id="1027" w:author="PR Preview" w:date="2026-01-01T00:00:00Z">
        <w:r>
          <w:t xml:space="preserve">.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Then, given</w:t>
        </w:r>
      </w:ins>
      <w:ins w:id="10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31" w:author="PR Preview" w:date="2026-01-01T00:00:00Z">
        <w:r>
          <w:t xml:space="preserve">,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the expected sample mean loss of the held-out predictions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is the</w:t>
        </w:r>
      </w:ins>
      <w:ins w:id="1036" w:author="PR Preview" w:date="2026-01-01T00:00:00Z">
        <w:r>
          <w:t xml:space="preserve"> </w:t>
        </w:r>
      </w:ins>
      <w:hyperlink w:anchor="def-generalization-error">
        <w:ins w:id="1037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0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rem-training-mse-optimistic"/>
    <w:p>
      <w:pPr>
        <w:pStyle w:val="BodyText"/>
      </w:pPr>
      <w:del w:id="1039" w:author="PR Preview" w:date="2026-01-01T00:00:00Z">
        <w:r>
          <w:rPr>
            <w:i/>
            <w:iCs/>
          </w:rPr>
          <w:delText xml:space="preserve">Remark 16</w:delText>
        </w:r>
      </w:del>
      <w:del w:id="1040" w:author="PR Preview" w:date="2026-01-01T00:00:00Z">
        <w:r>
          <w:delText xml:space="preserve"> (Training error is optimistic). </w:delText>
        </w:r>
      </w:del>
      <w:del w:id="1041" w:author="PR Preview" w:date="2026-01-01T00:00:00Z">
        <w:r>
          <w:delText xml:space="preserve">The same argument fails for the training set.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The training pairs are not independent of</w:delText>
        </w:r>
      </w:del>
      <w:del w:id="10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45" w:author="PR Preview" w:date="2026-01-01T00:00:00Z">
        <w:r>
          <w:delText xml:space="preserve">: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they are</w:delText>
        </w:r>
      </w:del>
      <w:del w:id="10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49" w:author="PR Preview" w:date="2026-01-01T00:00:00Z">
        <w:r>
          <w:delText xml:space="preserve">,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and</w:delText>
        </w:r>
      </w:del>
      <w:del w:id="105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was fitted to make their prediction errors small.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So the argument of</w:delText>
        </w:r>
      </w:del>
      <w:del w:id="1057" w:author="PR Preview" w:date="2026-01-01T00:00:00Z">
        <w:r>
          <w:delText xml:space="preserve"> </w:delText>
        </w:r>
      </w:del>
      <w:hyperlink w:anchor="thm-held-out-unbiased">
        <w:del w:id="105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059" w:author="PR Preview" w:date="2026-01-01T00:00:00Z">
        <w:r>
          <w:delText xml:space="preserve">,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that each loss has conditional expectation</w:delText>
        </w:r>
      </w:del>
      <w:del w:id="106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063" w:author="PR Preview" w:date="2026-01-01T00:00:00Z">
        <w:r>
          <w:delText xml:space="preserve">,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does not hold for them,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and the</w:delText>
        </w:r>
      </w:del>
      <w:del w:id="1068" w:author="PR Preview" w:date="2026-01-01T00:00:00Z">
        <w:r>
          <w:delText xml:space="preserve"> </w:delText>
        </w:r>
      </w:del>
      <w:hyperlink w:anchor="def-training-mse">
        <w:del w:id="1069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070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is typically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rPr>
            <w:i/>
            <w:iCs/>
          </w:rPr>
          <w:delText xml:space="preserve">smaller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than</w:delText>
        </w:r>
      </w:del>
      <w:del w:id="107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(Hastie et al. 2009, sec. 7.4)</w:delText>
        </w:r>
      </w:del>
      <w:del w:id="1080" w:author="PR Preview" w:date="2026-01-01T00:00:00Z">
        <w:r>
          <w:delText xml:space="preserve">.</w:delText>
        </w:r>
      </w:del>
      <w:del w:id="1081" w:author="PR Preview" w:date="2026-01-01T00:00:00Z">
        <w:r>
          <w:delText xml:space="preserve"> </w:delText>
        </w:r>
      </w:del>
      <w:hyperlink w:anchor="exr-overfitting">
        <w:del w:id="108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shows the pattern: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training sRMSE keeps falling as the degree grows,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del w:id="1089" w:author="PR Preview" w:date="2026-01-01T00:00:00Z">
        <w:r>
          <w:rPr>
            <w:b/>
            <w:bCs/>
          </w:rPr>
          <w:delText xml:space="preserve">Example 21 (Training error and generalization error by degree)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Real data never reveal</w:delText>
        </w:r>
      </w:del>
      <w:del w:id="109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093" w:author="PR Preview" w:date="2026-01-01T00:00:00Z">
        <w:r>
          <w:delText xml:space="preserve">,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but a simulation can,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because it can draw as many new observations as we like.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Here the population is known:</w:delText>
        </w:r>
      </w:del>
      <w:del w:id="110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and</w:delText>
        </w:r>
      </w:del>
      <w:del w:id="110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104" w:author="PR Preview" w:date="2026-01-01T00:00:00Z">
        <w:r>
          <w:delText xml:space="preserve">,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with</w:delText>
        </w:r>
      </w:del>
      <w:del w:id="1107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108" w:author="PR Preview" w:date="2026-01-01T00:00:00Z">
        <w:r>
          <w:delText xml:space="preserve">.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We draw one training set of</w:delText>
        </w:r>
      </w:del>
      <w:del w:id="11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observations,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fit a polynomial in</w:delText>
        </w:r>
      </w:del>
      <w:del w:id="1116" w:author="PR Preview" w:date="2026-01-01T00:00:00Z">
        <w:r>
          <w:delText xml:space="preserve"> </w:delText>
        </w:r>
      </w:del>
      <m:oMath>
        <m:r>
          <m:t>x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of each degree from 1 to 10 by least squares,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and score each fit on the training set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and on</w:delText>
        </w:r>
      </w:del>
      <w:del w:id="1123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new observations.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By</w:delText>
        </w:r>
      </w:del>
      <w:del w:id="1128" w:author="PR Preview" w:date="2026-01-01T00:00:00Z">
        <w:r>
          <w:delText xml:space="preserve"> </w:delText>
        </w:r>
      </w:del>
      <w:hyperlink w:anchor="thm-held-out-unbiased">
        <w:del w:id="112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130" w:author="PR Preview" w:date="2026-01-01T00:00:00Z">
        <w:r>
          <w:delText xml:space="preserve">,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 second score has expectation</w:delText>
        </w:r>
      </w:del>
      <w:del w:id="113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given the training set,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and with</w:delText>
        </w:r>
      </w:del>
      <w:del w:id="1138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1141" w:author="PR Preview" w:date="2026-01-01T00:00:00Z">
        <w:r>
          <w:rPr>
            <w:i/>
            <w:iCs/>
          </w:rPr>
          <w:t xml:space="preserve">Remark 16</w:t>
        </w:r>
      </w:ins>
      <w:ins w:id="1142" w:author="PR Preview" w:date="2026-01-01T00:00:00Z">
        <w:r>
          <w:t xml:space="preserve"> (Training error is optimistic). </w:t>
        </w:r>
      </w:ins>
      <w:ins w:id="1143" w:author="PR Preview" w:date="2026-01-01T00:00:00Z">
        <w:r>
          <w:t xml:space="preserve">The same argument fails for the training set.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The training pairs are not independent of</w:t>
        </w:r>
      </w:ins>
      <w:ins w:id="11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47" w:author="PR Preview" w:date="2026-01-01T00:00:00Z">
        <w:r>
          <w:t xml:space="preserve">: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they are</w:t>
        </w:r>
      </w:ins>
      <w:ins w:id="11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51" w:author="PR Preview" w:date="2026-01-01T00:00:00Z">
        <w:r>
          <w:t xml:space="preserve">,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and</w:t>
        </w:r>
      </w:ins>
      <w:ins w:id="115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was fitted to make their prediction errors small.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So the argument of</w:t>
        </w:r>
      </w:ins>
      <w:ins w:id="1159" w:author="PR Preview" w:date="2026-01-01T00:00:00Z">
        <w:r>
          <w:t xml:space="preserve"> </w:t>
        </w:r>
      </w:ins>
      <w:hyperlink w:anchor="thm-held-out-unbiased">
        <w:ins w:id="116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161" w:author="PR Preview" w:date="2026-01-01T00:00:00Z">
        <w:r>
          <w:t xml:space="preserve">,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that each loss has conditional expectation</w:t>
        </w:r>
      </w:ins>
      <w:ins w:id="116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165" w:author="PR Preview" w:date="2026-01-01T00:00:00Z">
        <w:r>
          <w:t xml:space="preserve">,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does not hold for them,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and the</w:t>
        </w:r>
      </w:ins>
      <w:ins w:id="1170" w:author="PR Preview" w:date="2026-01-01T00:00:00Z">
        <w:r>
          <w:t xml:space="preserve"> </w:t>
        </w:r>
      </w:ins>
      <w:hyperlink w:anchor="def-training-mse">
        <w:ins w:id="117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17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is typically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rPr>
            <w:i/>
            <w:iCs/>
          </w:rPr>
          <w:t xml:space="preserve">smaller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than</w:t>
        </w:r>
      </w:ins>
      <w:ins w:id="117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(Hastie et al. 2009, sec. 7.4)</w:t>
        </w:r>
      </w:ins>
      <w:ins w:id="1182" w:author="PR Preview" w:date="2026-01-01T00:00:00Z">
        <w:r>
          <w:t xml:space="preserve">.</w:t>
        </w:r>
      </w:ins>
      <w:ins w:id="1183" w:author="PR Preview" w:date="2026-01-01T00:00:00Z">
        <w:r>
          <w:t xml:space="preserve"> </w:t>
        </w:r>
      </w:ins>
      <w:hyperlink w:anchor="exr-overfitting">
        <w:ins w:id="118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shows the pattern: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training sRMSE keeps falling as the degree grows,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while held-out sRMSE does not.</w:t>
        </w:r>
      </w:ins>
    </w:p>
    <w:bookmarkEnd w:id="157"/>
    <w:bookmarkStart w:id="162" w:name="exm-train-test-error-simulated"/>
    <w:p>
      <w:pPr>
        <w:pStyle w:val="BodyText"/>
      </w:pPr>
      <w:ins w:id="1191" w:author="PR Preview" w:date="2026-01-01T00:00:00Z">
        <w:r>
          <w:rPr>
            <w:b/>
            <w:bCs/>
          </w:rPr>
          <w:t xml:space="preserve">Example 22 (Training error and generalization error by degree)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Real data never reveal</w:t>
        </w:r>
      </w:ins>
      <w:ins w:id="119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195" w:author="PR Preview" w:date="2026-01-01T00:00:00Z">
        <w:r>
          <w:t xml:space="preserve">,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but a simulation can,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because it can draw as many new observations as we like.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Here the population is known:</w:t>
        </w:r>
      </w:ins>
      <w:ins w:id="120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and</w:t>
        </w:r>
      </w:ins>
      <w:ins w:id="120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206" w:author="PR Preview" w:date="2026-01-01T00:00:00Z">
        <w:r>
          <w:t xml:space="preserve">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with</w:t>
        </w:r>
      </w:ins>
      <w:ins w:id="120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210" w:author="PR Preview" w:date="2026-01-01T00:00:00Z">
        <w:r>
          <w:t xml:space="preserve">.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We draw one training set of</w:t>
        </w:r>
      </w:ins>
      <w:ins w:id="12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observations,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fit a polynomial in</w:t>
        </w:r>
      </w:ins>
      <w:ins w:id="1218" w:author="PR Preview" w:date="2026-01-01T00:00:00Z">
        <w:r>
          <w:t xml:space="preserve"> </w:t>
        </w:r>
      </w:ins>
      <m:oMath>
        <m:r>
          <m:t>x</m:t>
        </m:r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of each degree from 1 to 10 by least squares,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and score each fit on the training set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and on</w:t>
        </w:r>
      </w:ins>
      <w:ins w:id="1225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new observations.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By</w:t>
        </w:r>
      </w:ins>
      <w:ins w:id="1230" w:author="PR Preview" w:date="2026-01-01T00:00:00Z">
        <w:r>
          <w:t xml:space="preserve"> </w:t>
        </w:r>
      </w:ins>
      <w:hyperlink w:anchor="thm-held-out-unbiased">
        <w:ins w:id="123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232" w:author="PR Preview" w:date="2026-01-01T00:00:00Z">
        <w:r>
          <w:t xml:space="preserve">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the second score has expectation</w:t>
        </w:r>
      </w:ins>
      <w:ins w:id="123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given the training set,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and with</w:t>
        </w:r>
      </w:ins>
      <w:ins w:id="1240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6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62"/>
    <w:bookmarkEnd w:id="163"/>
    <w:bookmarkStart w:id="212" w:name="sec-data-splits"/>
    <w:p>
      <w:pPr>
        <w:pStyle w:val="Heading2"/>
      </w:pPr>
      <w:r>
        <w:t xml:space="preserve">5 Training, validation, and test sets</w:t>
      </w:r>
    </w:p>
    <w:bookmarkStart w:id="16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4"/>
    <w:bookmarkStart w:id="16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5"/>
    <w:bookmarkStart w:id="167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67"/>
    <w:bookmarkStart w:id="168" w:name="exm-data-splits-sizes"/>
    <w:p>
      <w:pPr>
        <w:pStyle w:val="BodyText"/>
      </w:pPr>
      <w:del w:id="1243" w:author="PR Preview" w:date="2026-01-01T00:00:00Z">
        <w:r>
          <w:rPr>
            <w:b/>
            <w:bCs/>
          </w:rPr>
          <w:delText xml:space="preserve">Example 22 (Split sizes for 32 cars)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In</w:delText>
        </w:r>
      </w:del>
      <w:del w:id="1246" w:author="PR Preview" w:date="2026-01-01T00:00:00Z">
        <w:r>
          <w:delText xml:space="preserve"> </w:delText>
        </w:r>
      </w:del>
      <w:hyperlink w:anchor="exr-data-splits">
        <w:del w:id="1247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1248" w:author="PR Preview" w:date="2026-01-01T00:00:00Z">
        <w:r>
          <w:delText xml:space="preserve">,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a rule of 60% / 20% / 20% on</w:delText>
        </w:r>
      </w:del>
      <w:del w:id="125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cars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gives sets of 19, 6, and 7 cars,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ins w:id="1258" w:author="PR Preview" w:date="2026-01-01T00:00:00Z">
        <w:r>
          <w:rPr>
            <w:b/>
            <w:bCs/>
          </w:rPr>
          <w:t xml:space="preserve">Example 23 (Split sizes for 32 cars)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In</w:t>
        </w:r>
      </w:ins>
      <w:ins w:id="1261" w:author="PR Preview" w:date="2026-01-01T00:00:00Z">
        <w:r>
          <w:t xml:space="preserve"> </w:t>
        </w:r>
      </w:ins>
      <w:hyperlink w:anchor="exr-data-splits">
        <w:ins w:id="1262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263" w:author="PR Preview" w:date="2026-01-01T00:00:00Z">
        <w:r>
          <w:t xml:space="preserve">,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a rule of 60% / 20% / 20% on</w:t>
        </w:r>
      </w:ins>
      <w:ins w:id="12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cars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gives sets of 19, 6, and 7 cars,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and the 7 test cars are used only once, after the model is chosen.</w:t>
        </w:r>
      </w:ins>
    </w:p>
    <w:bookmarkEnd w:id="168"/>
    <w:bookmarkStart w:id="170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exm-tuning-parameter"/>
    <w:p>
      <w:pPr>
        <w:pStyle w:val="FirstParagraph"/>
      </w:pPr>
      <w:del w:id="1273" w:author="PR Preview" w:date="2026-01-01T00:00:00Z">
        <w:r>
          <w:rPr>
            <w:b/>
            <w:bCs/>
          </w:rPr>
          <w:delText xml:space="preserve">Example 23 (Polynomial degree)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In</w:delText>
        </w:r>
      </w:del>
      <w:del w:id="1276" w:author="PR Preview" w:date="2026-01-01T00:00:00Z">
        <w:r>
          <w:delText xml:space="preserve"> </w:delText>
        </w:r>
      </w:del>
      <w:hyperlink w:anchor="exr-overfitting">
        <w:del w:id="127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278" w:author="PR Preview" w:date="2026-01-01T00:00:00Z">
        <w:r>
          <w:delText xml:space="preserve">,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least squares computes the coefficients of each polynomial from the 20 training cars,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but the degree</w:delText>
        </w:r>
      </w:del>
      <w:del w:id="1283" w:author="PR Preview" w:date="2026-01-01T00:00:00Z">
        <w:r>
          <w:delText xml:space="preserve"> </w:delText>
        </w:r>
      </w:del>
      <m:oMath>
        <m:r>
          <m:t>d</m:t>
        </m:r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is fixed before the fit.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So the degree is a</w:delText>
        </w:r>
      </w:del>
      <w:del w:id="1288" w:author="PR Preview" w:date="2026-01-01T00:00:00Z">
        <w:r>
          <w:delText xml:space="preserve"> </w:delText>
        </w:r>
      </w:del>
      <w:hyperlink w:anchor="def-tuning-parameter">
        <w:del w:id="1289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of least-squares polynomial fitting,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and the four fits are</w:delText>
        </w:r>
      </w:del>
      <w:del w:id="129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with</w:delText>
        </w:r>
      </w:del>
      <w:del w:id="129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298" w:author="PR Preview" w:date="2026-01-01T00:00:00Z">
        <w:r>
          <w:delText xml:space="preserve">.</w:delText>
        </w:r>
      </w:del>
    </w:p>
    <w:p>
      <w:pPr>
        <w:pStyle w:val="FirstParagraph"/>
      </w:pPr>
      <w:ins w:id="1299" w:author="PR Preview" w:date="2026-01-01T00:00:00Z">
        <w:r>
          <w:rPr>
            <w:b/>
            <w:bCs/>
          </w:rPr>
          <w:t xml:space="preserve">Example 24 (Polynomial degree)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In</w:t>
        </w:r>
      </w:ins>
      <w:ins w:id="1302" w:author="PR Preview" w:date="2026-01-01T00:00:00Z">
        <w:r>
          <w:t xml:space="preserve"> </w:t>
        </w:r>
      </w:ins>
      <w:hyperlink w:anchor="exr-overfitting">
        <w:ins w:id="130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304" w:author="PR Preview" w:date="2026-01-01T00:00:00Z">
        <w:r>
          <w:t xml:space="preserve">,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least squares computes the coefficients of each polynomial from the 20 training cars,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but the degree</w:t>
        </w:r>
      </w:ins>
      <w:ins w:id="1309" w:author="PR Preview" w:date="2026-01-01T00:00:00Z">
        <w:r>
          <w:t xml:space="preserve"> </w:t>
        </w:r>
      </w:ins>
      <m:oMath>
        <m:r>
          <m:t>d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is fixed before the fit.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So the degree is a</w:t>
        </w:r>
      </w:ins>
      <w:ins w:id="1314" w:author="PR Preview" w:date="2026-01-01T00:00:00Z">
        <w:r>
          <w:t xml:space="preserve"> </w:t>
        </w:r>
      </w:ins>
      <w:hyperlink w:anchor="def-tuning-parameter">
        <w:ins w:id="1315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of least-squares polynomial fitting,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and the four fits are</w:t>
        </w:r>
      </w:ins>
      <w:ins w:id="132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with</w:t>
        </w:r>
      </w:ins>
      <w:ins w:id="132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324" w:author="PR Preview" w:date="2026-01-01T00:00:00Z">
        <w:r>
          <w:t xml:space="preserve">.</w:t>
        </w:r>
      </w:ins>
    </w:p>
    <w:bookmarkEnd w:id="171"/>
    <w:bookmarkStart w:id="172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72"/>
    <w:bookmarkStart w:id="173" w:name="exm-model-selection"/>
    <w:p>
      <w:pPr>
        <w:pStyle w:val="BodyText"/>
      </w:pPr>
      <w:del w:id="1325" w:author="PR Preview" w:date="2026-01-01T00:00:00Z">
        <w:r>
          <w:rPr>
            <w:b/>
            <w:bCs/>
          </w:rPr>
          <w:delText xml:space="preserve">Example 24 (Choosing a polynomial degree)</w:delText>
        </w:r>
      </w:del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In</w:delText>
        </w:r>
      </w:del>
      <w:del w:id="1328" w:author="PR Preview" w:date="2026-01-01T00:00:00Z">
        <w:r>
          <w:delText xml:space="preserve"> </w:delText>
        </w:r>
      </w:del>
      <w:hyperlink w:anchor="exm-tuning-parameter">
        <w:del w:id="1329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1330" w:author="PR Preview" w:date="2026-01-01T00:00:00Z">
        <w:r>
          <w:delText xml:space="preserve">,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the candidates are the least-squares fitted models from four polynomial model families,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the families of degree</w:delText>
        </w:r>
      </w:del>
      <w:del w:id="1335" w:author="PR Preview" w:date="2026-01-01T00:00:00Z">
        <w:r>
          <w:delText xml:space="preserve"> </w:delText>
        </w:r>
      </w:del>
      <m:oMath>
        <m:r>
          <m:t>1</m:t>
        </m:r>
      </m:oMath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(</w:delText>
        </w:r>
      </w:del>
      <w:del w:id="1338" w:author="PR Preview" w:date="2026-01-01T00:00:00Z">
        <w:r>
          <w:delText xml:space="preserve">“linear”</w:delText>
        </w:r>
      </w:del>
      <w:del w:id="1339" w:author="PR Preview" w:date="2026-01-01T00:00:00Z">
        <w:r>
          <w:delText xml:space="preserve">),</w:delText>
        </w:r>
      </w:del>
      <w:del w:id="1340" w:author="PR Preview" w:date="2026-01-01T00:00:00Z">
        <w:r>
          <w:delText xml:space="preserve"> </w:delText>
        </w:r>
      </w:del>
      <m:oMath>
        <m:r>
          <m:t>2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(</w:delText>
        </w:r>
      </w:del>
      <w:del w:id="1343" w:author="PR Preview" w:date="2026-01-01T00:00:00Z">
        <w:r>
          <w:delText xml:space="preserve">“quadratic”</w:delText>
        </w:r>
      </w:del>
      <w:del w:id="1344" w:author="PR Preview" w:date="2026-01-01T00:00:00Z">
        <w:r>
          <w:delText xml:space="preserve">),</w:delText>
        </w:r>
      </w:del>
      <w:del w:id="1345" w:author="PR Preview" w:date="2026-01-01T00:00:00Z">
        <w:r>
          <w:delText xml:space="preserve"> </w:delText>
        </w:r>
      </w:del>
      <m:oMath>
        <m:r>
          <m:t>3</m:t>
        </m:r>
      </m:oMath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(</w:delText>
        </w:r>
      </w:del>
      <w:del w:id="1348" w:author="PR Preview" w:date="2026-01-01T00:00:00Z">
        <w:r>
          <w:delText xml:space="preserve">“cubic”</w:delText>
        </w:r>
      </w:del>
      <w:del w:id="1349" w:author="PR Preview" w:date="2026-01-01T00:00:00Z">
        <w:r>
          <w:delText xml:space="preserve">) and</w:delText>
        </w:r>
      </w:del>
      <w:del w:id="1350" w:author="PR Preview" w:date="2026-01-01T00:00:00Z">
        <w:r>
          <w:delText xml:space="preserve"> </w:delText>
        </w:r>
      </w:del>
      <m:oMath>
        <m:r>
          <m:t>4</m:t>
        </m:r>
      </m:oMath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(</w:delText>
        </w:r>
      </w:del>
      <w:del w:id="1353" w:author="PR Preview" w:date="2026-01-01T00:00:00Z">
        <w:r>
          <w:delText xml:space="preserve">“quartic”</w:delText>
        </w:r>
      </w:del>
      <w:del w:id="1354" w:author="PR Preview" w:date="2026-01-01T00:00:00Z">
        <w:r>
          <w:delText xml:space="preserve">).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Choosing among these four fitted models is model selection,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ins w:id="1359" w:author="PR Preview" w:date="2026-01-01T00:00:00Z">
        <w:r>
          <w:rPr>
            <w:b/>
            <w:bCs/>
          </w:rPr>
          <w:t xml:space="preserve">Example 25 (Choosing a polynomial degree)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In</w:t>
        </w:r>
      </w:ins>
      <w:ins w:id="1362" w:author="PR Preview" w:date="2026-01-01T00:00:00Z">
        <w:r>
          <w:t xml:space="preserve"> </w:t>
        </w:r>
      </w:ins>
      <w:hyperlink w:anchor="exm-tuning-parameter">
        <w:ins w:id="136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364" w:author="PR Preview" w:date="2026-01-01T00:00:00Z">
        <w:r>
          <w:t xml:space="preserve">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the candidates are the least-squares fitted models from four polynomial model families,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the families of degree</w:t>
        </w:r>
      </w:ins>
      <w:ins w:id="1369" w:author="PR Preview" w:date="2026-01-01T00:00:00Z">
        <w:r>
          <w:t xml:space="preserve"> </w:t>
        </w:r>
      </w:ins>
      <m:oMath>
        <m:r>
          <m:t>1</m:t>
        </m:r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(</w:t>
        </w:r>
      </w:ins>
      <w:ins w:id="1372" w:author="PR Preview" w:date="2026-01-01T00:00:00Z">
        <w:r>
          <w:t xml:space="preserve">“linear”</w:t>
        </w:r>
      </w:ins>
      <w:ins w:id="1373" w:author="PR Preview" w:date="2026-01-01T00:00:00Z">
        <w:r>
          <w:t xml:space="preserve">),</w:t>
        </w:r>
      </w:ins>
      <w:ins w:id="1374" w:author="PR Preview" w:date="2026-01-01T00:00:00Z">
        <w:r>
          <w:t xml:space="preserve"> </w:t>
        </w:r>
      </w:ins>
      <m:oMath>
        <m:r>
          <m:t>2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(</w:t>
        </w:r>
      </w:ins>
      <w:ins w:id="1377" w:author="PR Preview" w:date="2026-01-01T00:00:00Z">
        <w:r>
          <w:t xml:space="preserve">“quadratic”</w:t>
        </w:r>
      </w:ins>
      <w:ins w:id="1378" w:author="PR Preview" w:date="2026-01-01T00:00:00Z">
        <w:r>
          <w:t xml:space="preserve">),</w:t>
        </w:r>
      </w:ins>
      <w:ins w:id="1379" w:author="PR Preview" w:date="2026-01-01T00:00:00Z">
        <w:r>
          <w:t xml:space="preserve"> </w:t>
        </w:r>
      </w:ins>
      <m:oMath>
        <m:r>
          <m:t>3</m:t>
        </m:r>
      </m:oMath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(</w:t>
        </w:r>
      </w:ins>
      <w:ins w:id="1382" w:author="PR Preview" w:date="2026-01-01T00:00:00Z">
        <w:r>
          <w:t xml:space="preserve">“cubic”</w:t>
        </w:r>
      </w:ins>
      <w:ins w:id="1383" w:author="PR Preview" w:date="2026-01-01T00:00:00Z">
        <w:r>
          <w:t xml:space="preserve">) and</w:t>
        </w:r>
      </w:ins>
      <w:ins w:id="1384" w:author="PR Preview" w:date="2026-01-01T00:00:00Z">
        <w:r>
          <w:t xml:space="preserve"> </w:t>
        </w:r>
      </w:ins>
      <m:oMath>
        <m:r>
          <m:t>4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(</w:t>
        </w:r>
      </w:ins>
      <w:ins w:id="1387" w:author="PR Preview" w:date="2026-01-01T00:00:00Z">
        <w:r>
          <w:t xml:space="preserve">“quartic”</w:t>
        </w:r>
      </w:ins>
      <w:ins w:id="1388" w:author="PR Preview" w:date="2026-01-01T00:00:00Z">
        <w:r>
          <w:t xml:space="preserve">).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Choosing among these four fitted models is model selection,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and the observations it uses are cars held out from fitting.</w:t>
        </w:r>
      </w:ins>
    </w:p>
    <w:bookmarkEnd w:id="173"/>
    <w:bookmarkStart w:id="175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7" w:name="def-validation-error"/>
    <w:p>
      <w:pPr>
        <w:pStyle w:val="FirstParagraph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9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8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80"/>
    </w:p>
    <w:bookmarkEnd w:id="181"/>
    <w:bookmarkStart w:id="183" w:name="def-test-error"/>
    <w:p>
      <w:pPr>
        <w:pStyle w:val="FirstParagraph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8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7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7"/>
    <w:bookmarkStart w:id="188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8"/>
    <w:bookmarkStart w:id="211" w:name="exm-train-validation-test-split"/>
    <w:p>
      <w:pPr>
        <w:pStyle w:val="BodyText"/>
      </w:pPr>
      <w:del w:id="1393" w:author="PR Preview" w:date="2026-01-01T00:00:00Z">
        <w:r>
          <w:rPr>
            <w:b/>
            <w:bCs/>
          </w:rPr>
          <w:delText xml:space="preserve">Example 25 (Numerical example)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This example (</w:delText>
        </w:r>
      </w:del>
      <w:hyperlink w:anchor="exm-train-validation-test-split">
        <w:del w:id="1396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397" w:author="PR Preview" w:date="2026-01-01T00:00:00Z">
        <w:r>
          <w:delText xml:space="preserve">)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uses R’s built-in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rPr>
            <w:rStyle w:val="VerbatimChar"/>
          </w:rPr>
          <w:delText xml:space="preserve">mtcars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dataset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cars)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to predict fuel efficiency (</w:delText>
        </w:r>
      </w:del>
      <w:del w:id="1410" w:author="PR Preview" w:date="2026-01-01T00:00:00Z">
        <w:r>
          <w:rPr>
            <w:rStyle w:val="VerbatimChar"/>
          </w:rPr>
          <w:delText xml:space="preserve">mpg</w:delText>
        </w:r>
      </w:del>
      <w:del w:id="1411" w:author="PR Preview" w:date="2026-01-01T00:00:00Z">
        <w:r>
          <w:delText xml:space="preserve">)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from vehicle weight (</w:delText>
        </w:r>
      </w:del>
      <w:del w:id="1414" w:author="PR Preview" w:date="2026-01-01T00:00:00Z">
        <w:r>
          <w:rPr>
            <w:rStyle w:val="VerbatimChar"/>
          </w:rPr>
          <w:delText xml:space="preserve">wt</w:delText>
        </w:r>
      </w:del>
      <w:del w:id="1415" w:author="PR Preview" w:date="2026-01-01T00:00:00Z">
        <w:r>
          <w:delText xml:space="preserve">).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It uses one random split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to compare linear,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quadratic,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cubic,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and quartic models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(</w:delText>
        </w:r>
      </w:del>
      <w:del w:id="1428" w:author="PR Preview" w:date="2026-01-01T00:00:00Z">
        <w:r>
          <w:rPr>
            <w:rStyle w:val="VerbatimChar"/>
          </w:rPr>
          <w:delText xml:space="preserve">mpg ~ wt</w:delText>
        </w:r>
      </w:del>
      <w:del w:id="1429" w:author="PR Preview" w:date="2026-01-01T00:00:00Z">
        <w:r>
          <w:delText xml:space="preserve">,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rPr>
            <w:rStyle w:val="VerbatimChar"/>
          </w:rPr>
          <w:delText xml:space="preserve">mpg ~ wt + I(wt^2)</w:delText>
        </w:r>
      </w:del>
      <w:del w:id="1432" w:author="PR Preview" w:date="2026-01-01T00:00:00Z">
        <w:r>
          <w:delText xml:space="preserve">,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1435" w:author="PR Preview" w:date="2026-01-01T00:00:00Z">
        <w:r>
          <w:delText xml:space="preserve">,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and</w:delText>
        </w:r>
      </w:del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1440" w:author="PR Preview" w:date="2026-01-01T00:00:00Z">
        <w:r>
          <w:delText xml:space="preserve">)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on a validation set,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then reports the chosen model’s test sRMSE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on untouched test data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(James et al. 2021, 213)</w:delText>
        </w:r>
      </w:del>
      <w:del w:id="1449" w:author="PR Preview" w:date="2026-01-01T00:00:00Z">
        <w:r>
          <w:delText xml:space="preserve">.</w:delText>
        </w:r>
      </w:del>
    </w:p>
    <w:p>
      <w:pPr>
        <w:pStyle w:val="BodyText"/>
      </w:pPr>
      <w:ins w:id="1450" w:author="PR Preview" w:date="2026-01-01T00:00:00Z">
        <w:r>
          <w:rPr>
            <w:b/>
            <w:bCs/>
          </w:rPr>
          <w:t xml:space="preserve">Example 26 (Numerical example)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This example (</w:t>
        </w:r>
      </w:ins>
      <w:hyperlink w:anchor="exm-train-validation-test-split">
        <w:ins w:id="1453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454" w:author="PR Preview" w:date="2026-01-01T00:00:00Z">
        <w:r>
          <w:t xml:space="preserve">)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uses R’s built-in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rPr>
            <w:rStyle w:val="VerbatimChar"/>
          </w:rPr>
          <w:t xml:space="preserve">mtcars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dataset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cars)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to predict fuel efficiency (</w:t>
        </w:r>
      </w:ins>
      <w:ins w:id="1467" w:author="PR Preview" w:date="2026-01-01T00:00:00Z">
        <w:r>
          <w:rPr>
            <w:rStyle w:val="VerbatimChar"/>
          </w:rPr>
          <w:t xml:space="preserve">mpg</w:t>
        </w:r>
      </w:ins>
      <w:ins w:id="1468" w:author="PR Preview" w:date="2026-01-01T00:00:00Z">
        <w:r>
          <w:t xml:space="preserve">)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from vehicle weight (</w:t>
        </w:r>
      </w:ins>
      <w:ins w:id="1471" w:author="PR Preview" w:date="2026-01-01T00:00:00Z">
        <w:r>
          <w:rPr>
            <w:rStyle w:val="VerbatimChar"/>
          </w:rPr>
          <w:t xml:space="preserve">wt</w:t>
        </w:r>
      </w:ins>
      <w:ins w:id="1472" w:author="PR Preview" w:date="2026-01-01T00:00:00Z">
        <w:r>
          <w:t xml:space="preserve">).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It uses one random split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to compare linear,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quadratic,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cubic,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and quartic models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(</w:t>
        </w:r>
      </w:ins>
      <w:ins w:id="1485" w:author="PR Preview" w:date="2026-01-01T00:00:00Z">
        <w:r>
          <w:rPr>
            <w:rStyle w:val="VerbatimChar"/>
          </w:rPr>
          <w:t xml:space="preserve">mpg ~ wt</w:t>
        </w:r>
      </w:ins>
      <w:ins w:id="1486" w:author="PR Preview" w:date="2026-01-01T00:00:00Z">
        <w:r>
          <w:t xml:space="preserve">,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rPr>
            <w:rStyle w:val="VerbatimChar"/>
          </w:rPr>
          <w:t xml:space="preserve">mpg ~ wt + I(wt^2)</w:t>
        </w:r>
      </w:ins>
      <w:ins w:id="1489" w:author="PR Preview" w:date="2026-01-01T00:00:00Z">
        <w:r>
          <w:t xml:space="preserve">,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rPr>
            <w:rStyle w:val="VerbatimChar"/>
          </w:rPr>
          <w:t xml:space="preserve">mpg ~ wt + I(wt^2) + I(wt^3)</w:t>
        </w:r>
      </w:ins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and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1497" w:author="PR Preview" w:date="2026-01-01T00:00:00Z">
        <w:r>
          <w:t xml:space="preserve">)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on a validation set,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then reports the chosen model’s test sRMSE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on untouched test data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(James et al. 2021, 213)</w:t>
        </w:r>
      </w:ins>
      <w:ins w:id="1506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11"/>
    <w:bookmarkEnd w:id="212"/>
    <w:bookmarkStart w:id="24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3"/>
    <w:bookmarkStart w:id="21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4"/>
    <w:bookmarkStart w:id="216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7"/>
    <w:bookmarkStart w:id="219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2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22"/>
    <w:bookmarkStart w:id="224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5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5"/>
    <w:bookmarkStart w:id="226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26"/>
    <w:bookmarkStart w:id="227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7"/>
    <w:bookmarkStart w:id="229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0"/>
    <w:bookmarkStart w:id="231" w:name="exr-cv-estimate-by-fold"/>
    <w:p>
      <w:pPr>
        <w:pStyle w:val="BodyText"/>
      </w:pPr>
      <w:del w:id="1507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Rewrite the</w:delText>
        </w:r>
      </w:del>
      <w:del w:id="1510" w:author="PR Preview" w:date="2026-01-01T00:00:00Z">
        <w:r>
          <w:delText xml:space="preserve"> </w:delText>
        </w:r>
      </w:del>
      <w:hyperlink w:anchor="def-cv-estimate">
        <w:del w:id="151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512" w:author="PR Preview" w:date="2026-01-01T00:00:00Z">
        <w:r>
          <w:delText xml:space="preserve"> </w:delText>
        </w:r>
      </w:del>
      <w:hyperlink w:anchor="eq-cv-estimate">
        <w:del w:id="1513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as</w:delText>
        </w:r>
      </w:del>
      <w:del w:id="151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times a double sum: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an outer sum over the fold numbers</w:delText>
        </w:r>
      </w:del>
      <w:del w:id="152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and an inner sum over the observations</w:delText>
        </w:r>
      </w:del>
      <w:del w:id="1524" w:author="PR Preview" w:date="2026-01-01T00:00:00Z">
        <w:r>
          <w:delText xml:space="preserve"> </w:delText>
        </w:r>
      </w:del>
      <m:oMath>
        <m:r>
          <m:t>i</m:t>
        </m:r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in</w:delText>
        </w:r>
      </w:del>
      <w:del w:id="1527" w:author="PR Preview" w:date="2026-01-01T00:00:00Z">
        <w:r>
          <w:delText xml:space="preserve"> </w:delText>
        </w:r>
      </w:del>
      <w:hyperlink w:anchor="def-folds">
        <w:del w:id="152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5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530" w:author="PR Preview" w:date="2026-01-01T00:00:00Z">
        <w:r>
          <w:delText xml:space="preserve">.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Then simplify the summand, so that it no longer uses the fold assignment</w:delText>
        </w:r>
      </w:del>
      <w:del w:id="153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534" w:author="PR Preview" w:date="2026-01-01T00:00:00Z">
        <w:r>
          <w:delText xml:space="preserve">.</w:delText>
        </w:r>
      </w:del>
    </w:p>
    <w:p>
      <w:pPr>
        <w:pStyle w:val="BodyText"/>
      </w:pPr>
      <w:del w:id="1535" w:author="PR Preview" w:date="2026-01-01T00:00:00Z">
        <w:r>
          <w:rPr>
            <w:i/>
            <w:iCs/>
          </w:rPr>
          <w:delText xml:space="preserve">Solution 10</w:delText>
        </w:r>
      </w:del>
      <w:del w:id="1536" w:author="PR Preview" w:date="2026-01-01T00:00:00Z">
        <w:r>
          <w:delText xml:space="preserve">. </w:delText>
        </w:r>
      </w:del>
      <w:del w:id="1537" w:author="PR Preview" w:date="2026-01-01T00:00:00Z">
        <w:r>
          <w:delText xml:space="preserve">The folds</w:delText>
        </w:r>
      </w:del>
      <w:del w:id="15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partition</w:delText>
        </w:r>
      </w:del>
      <w:del w:id="1541" w:author="PR Preview" w:date="2026-01-01T00:00:00Z">
        <w:r>
          <w:delText xml:space="preserve"> </w:delText>
        </w:r>
      </w:del>
      <m:oMath>
        <m:r>
          <m:t>I</m:t>
        </m:r>
      </m:oMath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(</w:delText>
        </w:r>
      </w:del>
      <w:hyperlink w:anchor="def-folds">
        <w:del w:id="1544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1545" w:author="PR Preview" w:date="2026-01-01T00:00:00Z">
        <w:r>
          <w:delText xml:space="preserve">),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so summing over the observations of each fold and then over the folds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adds each term of</w:delText>
        </w:r>
      </w:del>
      <w:del w:id="1550" w:author="PR Preview" w:date="2026-01-01T00:00:00Z">
        <w:r>
          <w:delText xml:space="preserve"> </w:delText>
        </w:r>
      </w:del>
      <w:hyperlink w:anchor="eq-cv-estimate">
        <w:del w:id="1551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exactly once.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For</w:delText>
        </w:r>
      </w:del>
      <w:del w:id="155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557" w:author="PR Preview" w:date="2026-01-01T00:00:00Z">
        <w:r>
          <w:delText xml:space="preserve">,</w:delText>
        </w:r>
      </w:del>
      <w:del w:id="1558" w:author="PR Preview" w:date="2026-01-01T00:00:00Z">
        <w:r>
          <w:delText xml:space="preserve"> </w:delText>
        </w:r>
      </w:del>
      <w:hyperlink w:anchor="eq-fold-assignment">
        <w:del w:id="1559" w:author="PR Preview" w:date="2026-01-01T00:00:00Z">
          <w:r>
            <w:rPr>
              <w:rStyle w:val="Hyperlink"/>
            </w:rPr>
            <w:delText xml:space="preserve">Equation 43</w:delText>
          </w:r>
        </w:del>
      </w:hyperlink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also puts</w:delText>
        </w:r>
      </w:del>
      <w:del w:id="1562" w:author="PR Preview" w:date="2026-01-01T00:00:00Z">
        <w:r>
          <w:delText xml:space="preserve"> </w:delText>
        </w:r>
      </w:del>
      <m:oMath>
        <m:r>
          <m:t>i</m:t>
        </m:r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in</w:delText>
        </w:r>
      </w:del>
      <w:del w:id="15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1566" w:author="PR Preview" w:date="2026-01-01T00:00:00Z">
        <w:r>
          <w:delText xml:space="preserve">,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and the folds are disjoint,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so</w:delText>
        </w:r>
      </w:del>
      <w:del w:id="1571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1572" w:author="PR Preview" w:date="2026-01-01T00:00:00Z">
        <w:r>
          <w:delText xml:space="preserve">.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Then</w:delText>
        </w:r>
      </w:del>
    </w:p>
    <w:p>
      <w:pPr>
        <w:pStyle w:val="BodyText"/>
      </w:pPr>
      <w:ins w:id="1575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Rewrite the</w:t>
        </w:r>
      </w:ins>
      <w:ins w:id="1578" w:author="PR Preview" w:date="2026-01-01T00:00:00Z">
        <w:r>
          <w:t xml:space="preserve"> </w:t>
        </w:r>
      </w:ins>
      <w:hyperlink w:anchor="def-cv-estimate">
        <w:ins w:id="157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580" w:author="PR Preview" w:date="2026-01-01T00:00:00Z">
        <w:r>
          <w:t xml:space="preserve"> </w:t>
        </w:r>
      </w:ins>
      <w:hyperlink w:anchor="eq-cv-estimate">
        <w:ins w:id="1581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as</w:t>
        </w:r>
      </w:ins>
      <w:ins w:id="158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times a double sum: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an outer sum over the fold numbers</w:t>
        </w:r>
      </w:ins>
      <w:ins w:id="158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and an inner sum over the observations</w:t>
        </w:r>
      </w:ins>
      <w:ins w:id="1592" w:author="PR Preview" w:date="2026-01-01T00:00:00Z">
        <w:r>
          <w:t xml:space="preserve"> </w:t>
        </w:r>
      </w:ins>
      <m:oMath>
        <m:r>
          <m:t>i</m:t>
        </m:r>
      </m:oMath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in</w:t>
        </w:r>
      </w:ins>
      <w:ins w:id="1595" w:author="PR Preview" w:date="2026-01-01T00:00:00Z">
        <w:r>
          <w:t xml:space="preserve"> </w:t>
        </w:r>
      </w:ins>
      <w:hyperlink w:anchor="def-folds">
        <w:ins w:id="159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5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598" w:author="PR Preview" w:date="2026-01-01T00:00:00Z">
        <w:r>
          <w:t xml:space="preserve">.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Then simplify the summand, so that it no longer uses the fold assignment</w:t>
        </w:r>
      </w:ins>
      <w:ins w:id="160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602" w:author="PR Preview" w:date="2026-01-01T00:00:00Z">
        <w:r>
          <w:t xml:space="preserve">.</w:t>
        </w:r>
      </w:ins>
    </w:p>
    <w:bookmarkEnd w:id="231"/>
    <w:bookmarkStart w:id="232" w:name="sol-cv-estimate-by-fold"/>
    <w:p>
      <w:pPr>
        <w:pStyle w:val="BodyText"/>
      </w:pPr>
      <w:ins w:id="1603" w:author="PR Preview" w:date="2026-01-01T00:00:00Z">
        <w:r>
          <w:rPr>
            <w:i/>
            <w:iCs/>
          </w:rPr>
          <w:t xml:space="preserve">Solution 10</w:t>
        </w:r>
      </w:ins>
      <w:ins w:id="1604" w:author="PR Preview" w:date="2026-01-01T00:00:00Z">
        <w:r>
          <w:t xml:space="preserve">. </w:t>
        </w:r>
      </w:ins>
      <w:ins w:id="1605" w:author="PR Preview" w:date="2026-01-01T00:00:00Z">
        <w:r>
          <w:t xml:space="preserve">The folds</w:t>
        </w:r>
      </w:ins>
      <w:ins w:id="16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partition</w:t>
        </w:r>
      </w:ins>
      <w:ins w:id="1609" w:author="PR Preview" w:date="2026-01-01T00:00:00Z">
        <w:r>
          <w:t xml:space="preserve"> </w:t>
        </w:r>
      </w:ins>
      <m:oMath>
        <m:r>
          <m:t>I</m:t>
        </m:r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(</w:t>
        </w:r>
      </w:ins>
      <w:hyperlink w:anchor="def-folds">
        <w:ins w:id="1612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1613" w:author="PR Preview" w:date="2026-01-01T00:00:00Z">
        <w:r>
          <w:t xml:space="preserve">),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so summing over the observations of each fold and then over the folds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adds each term of</w:t>
        </w:r>
      </w:ins>
      <w:ins w:id="1618" w:author="PR Preview" w:date="2026-01-01T00:00:00Z">
        <w:r>
          <w:t xml:space="preserve"> </w:t>
        </w:r>
      </w:ins>
      <w:hyperlink w:anchor="eq-cv-estimate">
        <w:ins w:id="1619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exactly once.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For</w:t>
        </w:r>
      </w:ins>
      <w:ins w:id="162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625" w:author="PR Preview" w:date="2026-01-01T00:00:00Z">
        <w:r>
          <w:t xml:space="preserve">,</w:t>
        </w:r>
      </w:ins>
      <w:ins w:id="1626" w:author="PR Preview" w:date="2026-01-01T00:00:00Z">
        <w:r>
          <w:t xml:space="preserve"> </w:t>
        </w:r>
      </w:ins>
      <w:hyperlink w:anchor="eq-fold-assignment">
        <w:ins w:id="1627" w:author="PR Preview" w:date="2026-01-01T00:00:00Z">
          <w:r>
            <w:rPr>
              <w:rStyle w:val="Hyperlink"/>
            </w:rPr>
            <w:t xml:space="preserve">Equation 44</w:t>
          </w:r>
        </w:ins>
      </w:hyperlink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also puts</w:t>
        </w:r>
      </w:ins>
      <w:ins w:id="1630" w:author="PR Preview" w:date="2026-01-01T00:00:00Z">
        <w:r>
          <w:t xml:space="preserve"> </w:t>
        </w:r>
      </w:ins>
      <m:oMath>
        <m:r>
          <m:t>i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in</w:t>
        </w:r>
      </w:ins>
      <w:ins w:id="16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1634" w:author="PR Preview" w:date="2026-01-01T00:00:00Z">
        <w:r>
          <w:t xml:space="preserve">,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and the folds are disjoint,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so</w:t>
        </w:r>
      </w:ins>
      <w:ins w:id="163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1640" w:author="PR Preview" w:date="2026-01-01T00:00:00Z">
        <w:r>
          <w:t xml:space="preserve">.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32"/>
    <w:bookmarkStart w:id="234" w:name="thm-cv-estimate-by-fold"/>
    <w:p>
      <w:pPr>
        <w:pStyle w:val="BodyText"/>
      </w:pPr>
      <w:del w:id="1643" w:author="PR Preview" w:date="2026-01-01T00:00:00Z">
        <w:r>
          <w:rPr>
            <w:b/>
            <w:bCs/>
          </w:rPr>
          <w:delText xml:space="preserve">Theorem 4 (The cross-validation estimate, fold by fold)</w:delText>
        </w:r>
      </w:del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The</w:delText>
        </w:r>
      </w:del>
      <w:del w:id="1646" w:author="PR Preview" w:date="2026-01-01T00:00:00Z">
        <w:r>
          <w:delText xml:space="preserve"> </w:delText>
        </w:r>
      </w:del>
      <w:hyperlink w:anchor="def-cv-estimate">
        <w:del w:id="164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sums,</w:delText>
        </w:r>
      </w:del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fold by fold,</w:delText>
        </w:r>
      </w:del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the squared errors of each fold’s observations</w:delText>
        </w:r>
      </w:del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under the rule fitted without that</w:delText>
        </w:r>
      </w:del>
      <w:del w:id="1656" w:author="PR Preview" w:date="2026-01-01T00:00:00Z">
        <w:r>
          <w:delText xml:space="preserve"> </w:delText>
        </w:r>
      </w:del>
      <w:hyperlink w:anchor="def-folds">
        <w:del w:id="165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658" w:author="PR Preview" w:date="2026-01-01T00:00:00Z">
        <w:r>
          <w:delText xml:space="preserve">,</w:delText>
        </w:r>
      </w:del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and divides the total by</w:delText>
        </w:r>
      </w:del>
      <w:del w:id="1661" w:author="PR Preview" w:date="2026-01-01T00:00:00Z">
        <w:r>
          <w:delText xml:space="preserve"> </w:delText>
        </w:r>
      </w:del>
      <m:oMath>
        <m:r>
          <m:t>n</m:t>
        </m:r>
      </m:oMath>
      <w:del w:id="1662" w:author="PR Preview" w:date="2026-01-01T00:00:00Z">
        <w:r>
          <w:delText xml:space="preserve">:</w:delText>
        </w:r>
      </w:del>
    </w:p>
    <w:p>
      <w:pPr>
        <w:pStyle w:val="BodyText"/>
      </w:pPr>
      <w:ins w:id="1663" w:author="PR Preview" w:date="2026-01-01T00:00:00Z">
        <w:r>
          <w:rPr>
            <w:b/>
            <w:bCs/>
          </w:rPr>
          <w:t xml:space="preserve">Theorem 5 (The cross-validation estimate, fold by fold)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The</w:t>
        </w:r>
      </w:ins>
      <w:ins w:id="1666" w:author="PR Preview" w:date="2026-01-01T00:00:00Z">
        <w:r>
          <w:t xml:space="preserve"> </w:t>
        </w:r>
      </w:ins>
      <w:hyperlink w:anchor="def-cv-estimate">
        <w:ins w:id="166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sums,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fold by fold,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the squared errors of each fold’s observations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under the rule fitted without that</w:t>
        </w:r>
      </w:ins>
      <w:ins w:id="1676" w:author="PR Preview" w:date="2026-01-01T00:00:00Z">
        <w:r>
          <w:t xml:space="preserve"> </w:t>
        </w:r>
      </w:ins>
      <w:hyperlink w:anchor="def-folds">
        <w:ins w:id="167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678" w:author="PR Preview" w:date="2026-01-01T00:00:00Z">
        <w:r>
          <w:t xml:space="preserve">,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and divides the total by</w:t>
        </w:r>
      </w:ins>
      <w:ins w:id="1681" w:author="PR Preview" w:date="2026-01-01T00:00:00Z">
        <w:r>
          <w:t xml:space="preserve"> </w:t>
        </w:r>
      </w:ins>
      <m:oMath>
        <m:r>
          <m:t>n</m:t>
        </m:r>
      </m:oMath>
      <w:ins w:id="1682" w:author="PR Preview" w:date="2026-01-01T00:00:00Z">
        <w:r>
          <w:t xml:space="preserve">:</w:t>
        </w:r>
      </w:ins>
    </w:p>
    <w:p>
      <w:pPr>
        <w:pStyle w:val="BodyText"/>
      </w:pPr>
      <w:bookmarkStart w:id="23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6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7"/>
    <w:bookmarkStart w:id="238" w:name="rem-cv-estimate"/>
    <w:p>
      <w:pPr>
        <w:pStyle w:val="BodyText"/>
      </w:pPr>
      <w:del w:id="1683" w:author="PR Preview" w:date="2026-01-01T00:00:00Z">
        <w:r>
          <w:rPr>
            <w:i/>
            <w:iCs/>
          </w:rPr>
          <w:delText xml:space="preserve">Remark 25</w:delText>
        </w:r>
      </w:del>
      <w:del w:id="1684" w:author="PR Preview" w:date="2026-01-01T00:00:00Z">
        <w:r>
          <w:delText xml:space="preserve"> (What the cross-validation estimate estimates). </w:delText>
        </w:r>
      </w:del>
      <w:del w:id="1685" w:author="PR Preview" w:date="2026-01-01T00:00:00Z">
        <w:r>
          <w:delText xml:space="preserve">Each prediction in</w:delText>
        </w:r>
      </w:del>
      <w:del w:id="1686" w:author="PR Preview" w:date="2026-01-01T00:00:00Z">
        <w:r>
          <w:delText xml:space="preserve"> </w:delText>
        </w:r>
      </w:del>
      <w:hyperlink w:anchor="eq-cv-estimate">
        <w:del w:id="1687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comes from a rule</w:delText>
        </w:r>
      </w:del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that did not see the observation it predicts,</w:delText>
        </w:r>
      </w:del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so each squared error is scored as in</w:delText>
        </w:r>
      </w:del>
      <w:del w:id="1694" w:author="PR Preview" w:date="2026-01-01T00:00:00Z">
        <w:r>
          <w:delText xml:space="preserve"> </w:delText>
        </w:r>
      </w:del>
      <w:hyperlink w:anchor="thm-held-out-unbiased">
        <w:del w:id="169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696" w:author="PR Preview" w:date="2026-01-01T00:00:00Z">
        <w:r>
          <w:delText xml:space="preserve">.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But the rule for fold</w:delText>
        </w:r>
      </w:del>
      <w:del w:id="16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was fitted to</w:delText>
        </w:r>
      </w:del>
      <w:del w:id="170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observations,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not</w:delText>
        </w:r>
      </w:del>
      <w:del w:id="1707" w:author="PR Preview" w:date="2026-01-01T00:00:00Z">
        <w:r>
          <w:delText xml:space="preserve"> </w:delText>
        </w:r>
      </w:del>
      <m:oMath>
        <m:r>
          <m:t>n</m:t>
        </m:r>
      </m:oMath>
      <w:del w:id="1708" w:author="PR Preview" w:date="2026-01-01T00:00:00Z">
        <w:r>
          <w:delText xml:space="preserve">,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and the</w:delText>
        </w:r>
      </w:del>
      <w:del w:id="1711" w:author="PR Preview" w:date="2026-01-01T00:00:00Z">
        <w:r>
          <w:delText xml:space="preserve"> </w:delText>
        </w:r>
      </w:del>
      <m:oMath>
        <m:r>
          <m:t>k</m:t>
        </m:r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rules differ from one another and from the rule fitted to all</w:delText>
        </w:r>
      </w:del>
      <w:del w:id="1714" w:author="PR Preview" w:date="2026-01-01T00:00:00Z">
        <w:r>
          <w:delText xml:space="preserve"> </w:delText>
        </w:r>
      </w:del>
      <m:oMath>
        <m:r>
          <m:t>n</m:t>
        </m:r>
      </m:oMath>
      <w:del w:id="1715" w:author="PR Preview" w:date="2026-01-01T00:00:00Z">
        <w:r>
          <w:delText xml:space="preserve">.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So</w:delText>
        </w:r>
      </w:del>
      <w:del w:id="17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estimates the</w:delText>
        </w:r>
      </w:del>
      <w:del w:id="1721" w:author="PR Preview" w:date="2026-01-01T00:00:00Z">
        <w:r>
          <w:delText xml:space="preserve"> </w:delText>
        </w:r>
      </w:del>
      <w:hyperlink w:anchor="def-expected-generalization-error">
        <w:del w:id="1722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of the fitting</w:delText>
        </w:r>
      </w:del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rPr>
            <w:i/>
            <w:iCs/>
          </w:rPr>
          <w:delText xml:space="preserve">procedure</w:delText>
        </w:r>
      </w:del>
      <w:del w:id="1727" w:author="PR Preview" w:date="2026-01-01T00:00:00Z">
        <w:r>
          <w:delText xml:space="preserve"> </w:delText>
        </w:r>
      </w:del>
      <m:oMath>
        <m:r>
          <m:t>g</m:t>
        </m:r>
      </m:oMath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at the smaller training-set sizes</w:delText>
        </w:r>
      </w:del>
      <w:del w:id="173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731" w:author="PR Preview" w:date="2026-01-01T00:00:00Z">
        <w:r>
          <w:delText xml:space="preserve">,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which is</w:delText>
        </w:r>
      </w:del>
      <w:del w:id="173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when every fold has</w:delText>
        </w:r>
      </w:del>
      <w:del w:id="173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observations,</w:delText>
        </w:r>
      </w:del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rather than</w:delText>
        </w:r>
      </w:del>
      <w:del w:id="174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for the one rule fitted to all the data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(Hastie et al. 2009, sec. 7.12)</w:delText>
        </w:r>
      </w:del>
      <w:del w:id="1747" w:author="PR Preview" w:date="2026-01-01T00:00:00Z">
        <w:r>
          <w:delText xml:space="preserve">.</w:delText>
        </w:r>
      </w:del>
    </w:p>
    <w:p>
      <w:pPr>
        <w:pStyle w:val="BodyText"/>
      </w:pPr>
      <w:ins w:id="1748" w:author="PR Preview" w:date="2026-01-01T00:00:00Z">
        <w:r>
          <w:rPr>
            <w:i/>
            <w:iCs/>
          </w:rPr>
          <w:t xml:space="preserve">Remark 25</w:t>
        </w:r>
      </w:ins>
      <w:ins w:id="1749" w:author="PR Preview" w:date="2026-01-01T00:00:00Z">
        <w:r>
          <w:t xml:space="preserve"> (What the cross-validation estimate estimates). </w:t>
        </w:r>
      </w:ins>
      <w:ins w:id="1750" w:author="PR Preview" w:date="2026-01-01T00:00:00Z">
        <w:r>
          <w:t xml:space="preserve">Each prediction in</w:t>
        </w:r>
      </w:ins>
      <w:ins w:id="1751" w:author="PR Preview" w:date="2026-01-01T00:00:00Z">
        <w:r>
          <w:t xml:space="preserve"> </w:t>
        </w:r>
      </w:ins>
      <w:hyperlink w:anchor="eq-cv-estimate">
        <w:ins w:id="1752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comes from a rule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that did not see the observation it predicts,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so each squared error is scored as in</w:t>
        </w:r>
      </w:ins>
      <w:ins w:id="1759" w:author="PR Preview" w:date="2026-01-01T00:00:00Z">
        <w:r>
          <w:t xml:space="preserve"> </w:t>
        </w:r>
      </w:ins>
      <w:hyperlink w:anchor="thm-held-out-unbiased">
        <w:ins w:id="176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761" w:author="PR Preview" w:date="2026-01-01T00:00:00Z">
        <w:r>
          <w:t xml:space="preserve">.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But the rule for fold</w:t>
        </w:r>
      </w:ins>
      <w:ins w:id="17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was fitted to</w:t>
        </w:r>
      </w:ins>
      <w:ins w:id="17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observations,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not</w:t>
        </w:r>
      </w:ins>
      <w:ins w:id="1772" w:author="PR Preview" w:date="2026-01-01T00:00:00Z">
        <w:r>
          <w:t xml:space="preserve"> </w:t>
        </w:r>
      </w:ins>
      <m:oMath>
        <m:r>
          <m:t>n</m:t>
        </m:r>
      </m:oMath>
      <w:ins w:id="1773" w:author="PR Preview" w:date="2026-01-01T00:00:00Z">
        <w:r>
          <w:t xml:space="preserve">,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and the</w:t>
        </w:r>
      </w:ins>
      <w:ins w:id="1776" w:author="PR Preview" w:date="2026-01-01T00:00:00Z">
        <w:r>
          <w:t xml:space="preserve"> </w:t>
        </w:r>
      </w:ins>
      <m:oMath>
        <m:r>
          <m:t>k</m:t>
        </m:r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rules differ from one another and from the rule fitted to all</w:t>
        </w:r>
      </w:ins>
      <w:ins w:id="1779" w:author="PR Preview" w:date="2026-01-01T00:00:00Z">
        <w:r>
          <w:t xml:space="preserve"> </w:t>
        </w:r>
      </w:ins>
      <m:oMath>
        <m:r>
          <m:t>n</m:t>
        </m:r>
      </m:oMath>
      <w:ins w:id="1780" w:author="PR Preview" w:date="2026-01-01T00:00:00Z">
        <w:r>
          <w:t xml:space="preserve">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So</w:t>
        </w:r>
      </w:ins>
      <w:ins w:id="17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estimates the</w:t>
        </w:r>
      </w:ins>
      <w:ins w:id="1786" w:author="PR Preview" w:date="2026-01-01T00:00:00Z">
        <w:r>
          <w:t xml:space="preserve"> </w:t>
        </w:r>
      </w:ins>
      <w:hyperlink w:anchor="def-expected-generalization-error">
        <w:ins w:id="178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of the fitting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rPr>
            <w:i/>
            <w:iCs/>
          </w:rPr>
          <w:t xml:space="preserve">procedure</w:t>
        </w:r>
      </w:ins>
      <w:ins w:id="1792" w:author="PR Preview" w:date="2026-01-01T00:00:00Z">
        <w:r>
          <w:t xml:space="preserve"> </w:t>
        </w:r>
      </w:ins>
      <m:oMath>
        <m:r>
          <m:t>g</m:t>
        </m:r>
      </m:oMath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at the smaller training-set sizes</w:t>
        </w:r>
      </w:ins>
      <w:ins w:id="17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1796" w:author="PR Preview" w:date="2026-01-01T00:00:00Z">
        <w:r>
          <w:t xml:space="preserve">,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which is</w:t>
        </w:r>
      </w:ins>
      <w:ins w:id="179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when every fold has</w:t>
        </w:r>
      </w:ins>
      <w:ins w:id="18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observations,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rather than</w:t>
        </w:r>
      </w:ins>
      <w:ins w:id="18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for the one rule fitted to all the data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(Hastie et al. 2009, sec. 7.12)</w:t>
        </w:r>
      </w:ins>
      <w:ins w:id="1812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8"/>
    <w:bookmarkStart w:id="239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del w:id="1813" w:author="PR Preview" w:date="2026-01-01T00:00:00Z">
        <w:r>
          <w:rPr>
            <w:b/>
            <w:bCs/>
          </w:rPr>
          <w:delText xml:space="preserve">Bias.</w:delText>
        </w:r>
      </w:del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Each rule in</w:delText>
        </w:r>
      </w:del>
      <w:del w:id="1816" w:author="PR Preview" w:date="2026-01-01T00:00:00Z">
        <w:r>
          <w:delText xml:space="preserve"> </w:delText>
        </w:r>
      </w:del>
      <w:hyperlink w:anchor="eq-cv-estimate">
        <w:del w:id="1817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1818" w:author="PR Preview" w:date="2026-01-01T00:00:00Z">
        <w:r>
          <w:delText xml:space="preserve"> </w:delText>
        </w:r>
      </w:del>
      <w:del w:id="1819" w:author="PR Preview" w:date="2026-01-01T00:00:00Z">
        <w:r>
          <w:delText xml:space="preserve">is fitted to about</w:delText>
        </w:r>
      </w:del>
      <w:del w:id="182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observations.</w:delText>
        </w:r>
      </w:del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A rule fitted to fewer observations usually predicts worse,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so</w:delText>
        </w:r>
      </w:del>
      <w:del w:id="18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tends to overstate the expected generalization error of a rule fitted to all</w:delText>
        </w:r>
      </w:del>
      <w:del w:id="1830" w:author="PR Preview" w:date="2026-01-01T00:00:00Z">
        <w:r>
          <w:delText xml:space="preserve"> </w:delText>
        </w:r>
      </w:del>
      <m:oMath>
        <m:r>
          <m:t>n</m:t>
        </m:r>
      </m:oMath>
      <w:del w:id="1831" w:author="PR Preview" w:date="2026-01-01T00:00:00Z">
        <w:r>
          <w:delText xml:space="preserve">.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The overstatement shrinks as</w:delText>
        </w:r>
      </w:del>
      <w:del w:id="1834" w:author="PR Preview" w:date="2026-01-01T00:00:00Z">
        <w:r>
          <w:delText xml:space="preserve"> </w:delText>
        </w:r>
      </w:del>
      <m:oMath>
        <m:r>
          <m:t>k</m:t>
        </m:r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4"/>
        </w:numPr>
      </w:pPr>
      <w:ins w:id="1837" w:author="PR Preview" w:date="2026-01-01T00:00:00Z">
        <w:r>
          <w:rPr>
            <w:b/>
            <w:bCs/>
          </w:rPr>
          <w:t xml:space="preserve">Bias.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Each rule in</w:t>
        </w:r>
      </w:ins>
      <w:ins w:id="1840" w:author="PR Preview" w:date="2026-01-01T00:00:00Z">
        <w:r>
          <w:t xml:space="preserve"> </w:t>
        </w:r>
      </w:ins>
      <w:hyperlink w:anchor="eq-cv-estimate">
        <w:ins w:id="1841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is fitted to about</w:t>
        </w:r>
      </w:ins>
      <w:ins w:id="18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observations.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A rule fitted to fewer observations usually predicts worse,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so</w:t>
        </w:r>
      </w:ins>
      <w:ins w:id="185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tends to overstate the expected generalization error of a rule fitted to all</w:t>
        </w:r>
      </w:ins>
      <w:ins w:id="1854" w:author="PR Preview" w:date="2026-01-01T00:00:00Z">
        <w:r>
          <w:t xml:space="preserve"> </w:t>
        </w:r>
      </w:ins>
      <m:oMath>
        <m:r>
          <m:t>n</m:t>
        </m:r>
      </m:oMath>
      <w:ins w:id="1855" w:author="PR Preview" w:date="2026-01-01T00:00:00Z">
        <w:r>
          <w:t xml:space="preserve">.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The overstatement shrinks as</w:t>
        </w:r>
      </w:ins>
      <w:ins w:id="1858" w:author="PR Preview" w:date="2026-01-01T00:00:00Z">
        <w:r>
          <w:t xml:space="preserve"> </w:t>
        </w:r>
      </w:ins>
      <m:oMath>
        <m:r>
          <m:t>k</m:t>
        </m:r>
      </m:oMath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9"/>
    <w:bookmarkStart w:id="244" w:name="exm-kfold-simulated"/>
    <w:p>
      <w:pPr>
        <w:pStyle w:val="BodyText"/>
      </w:pPr>
      <w:del w:id="1861" w:author="PR Preview" w:date="2026-01-01T00:00:00Z">
        <w:r>
          <w:rPr>
            <w:b/>
            <w:bCs/>
          </w:rPr>
          <w:delText xml:space="preserve">Example 26 (Cross-validation versus the generalization error)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This example applies</w:delText>
        </w:r>
      </w:del>
      <w:del w:id="186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86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with</w:delText>
        </w:r>
      </w:del>
      <w:del w:id="186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to the simulated training set of</w:delText>
        </w:r>
      </w:del>
      <w:del w:id="1871" w:author="PR Preview" w:date="2026-01-01T00:00:00Z">
        <w:r>
          <w:delText xml:space="preserve"> </w:delText>
        </w:r>
      </w:del>
      <w:hyperlink w:anchor="exm-train-test-error-simulated">
        <w:del w:id="1872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873" w:author="PR Preview" w:date="2026-01-01T00:00:00Z">
        <w:r>
          <w:delText xml:space="preserve">,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using only those 30 observations.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The function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rPr>
            <w:rStyle w:val="VerbatimChar"/>
          </w:rPr>
          <w:delText xml:space="preserve">assign_folds()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assigns each observation to a fold at random,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rPr>
            <w:rStyle w:val="VerbatimChar"/>
          </w:rPr>
          <w:delText xml:space="preserve">cv_squared_errors()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fits the model once per fold without that fold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and returns each observation’s squared prediction error,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and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rPr>
            <w:rStyle w:val="VerbatimChar"/>
          </w:rPr>
          <w:delText xml:space="preserve">cv_mse()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averages them, which is</w:delText>
        </w:r>
      </w:del>
      <w:del w:id="1894" w:author="PR Preview" w:date="2026-01-01T00:00:00Z">
        <w:r>
          <w:delText xml:space="preserve"> </w:delText>
        </w:r>
      </w:del>
      <w:hyperlink w:anchor="eq-cv-estimate">
        <w:del w:id="1895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1896" w:author="PR Preview" w:date="2026-01-01T00:00:00Z">
        <w:r>
          <w:delText xml:space="preserve">.</w:delText>
        </w:r>
      </w:del>
    </w:p>
    <w:p>
      <w:pPr>
        <w:pStyle w:val="BodyText"/>
      </w:pPr>
      <w:ins w:id="1897" w:author="PR Preview" w:date="2026-01-01T00:00:00Z">
        <w:r>
          <w:rPr>
            <w:b/>
            <w:bCs/>
          </w:rPr>
          <w:t xml:space="preserve">Example 27 (Cross-validation versus the generalization error)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This example applies</w:t>
        </w:r>
      </w:ins>
      <w:ins w:id="190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90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with</w:t>
        </w:r>
      </w:ins>
      <w:ins w:id="19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to the simulated training set of</w:t>
        </w:r>
      </w:ins>
      <w:ins w:id="1907" w:author="PR Preview" w:date="2026-01-01T00:00:00Z">
        <w:r>
          <w:t xml:space="preserve"> </w:t>
        </w:r>
      </w:ins>
      <w:hyperlink w:anchor="exm-train-test-error-simulated">
        <w:ins w:id="190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909" w:author="PR Preview" w:date="2026-01-01T00:00:00Z">
        <w:r>
          <w:t xml:space="preserve">,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using only those 30 observations.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The function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rPr>
            <w:rStyle w:val="VerbatimChar"/>
          </w:rPr>
          <w:t xml:space="preserve">assign_folds()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assigns each observation to a fold at random,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rPr>
            <w:rStyle w:val="VerbatimChar"/>
          </w:rPr>
          <w:t xml:space="preserve">cv_squared_errors()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fits the model once per fold without that fold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and returns each observation’s squared prediction error,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and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rPr>
            <w:rStyle w:val="VerbatimChar"/>
          </w:rPr>
          <w:t xml:space="preserve">cv_mse()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averages them, which is</w:t>
        </w:r>
      </w:ins>
      <w:ins w:id="1930" w:author="PR Preview" w:date="2026-01-01T00:00:00Z">
        <w:r>
          <w:t xml:space="preserve"> </w:t>
        </w:r>
      </w:ins>
      <w:hyperlink w:anchor="eq-cv-estimate">
        <w:ins w:id="1931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193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1933" w:author="PR Preview" w:date="2026-01-01T00:00:00Z">
        <w:r>
          <w:delText xml:space="preserve">The same fold assignment is used for every degree,</w:delText>
        </w:r>
      </w:del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so the degrees are compared on the same splits.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The table and figure report the square root of each cross-validation estimate,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so that it is in the same unit as the training sRMSE and generalization pRMSE of</w:delText>
        </w:r>
      </w:del>
      <w:del w:id="1940" w:author="PR Preview" w:date="2026-01-01T00:00:00Z">
        <w:r>
          <w:delText xml:space="preserve"> </w:delText>
        </w:r>
      </w:del>
      <w:hyperlink w:anchor="exm-train-test-error-simulated">
        <w:del w:id="1941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942" w:author="PR Preview" w:date="2026-01-01T00:00:00Z">
        <w:r>
          <w:delText xml:space="preserve">.</w:delText>
        </w:r>
      </w:del>
    </w:p>
    <w:p>
      <w:pPr>
        <w:pStyle w:val="FirstParagraph"/>
      </w:pPr>
      <w:ins w:id="1943" w:author="PR Preview" w:date="2026-01-01T00:00:00Z">
        <w:r>
          <w:t xml:space="preserve">The same fold assignment is used for every degree,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so the degrees are compared on the same splits.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The table and figure report the square root of each cross-validation estimate,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so that it is in the same unit as the training sRMSE and generalization pRMSE of</w:t>
        </w:r>
      </w:ins>
      <w:ins w:id="1950" w:author="PR Preview" w:date="2026-01-01T00:00:00Z">
        <w:r>
          <w:t xml:space="preserve"> </w:t>
        </w:r>
      </w:ins>
      <w:hyperlink w:anchor="exm-train-test-error-simulated">
        <w:ins w:id="1951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95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4"/>
    <w:bookmarkStart w:id="247" w:name="exm-kfold-mtcars"/>
    <w:p>
      <w:pPr>
        <w:pStyle w:val="BodyText"/>
      </w:pPr>
      <w:del w:id="1953" w:author="PR Preview" w:date="2026-01-01T00:00:00Z">
        <w:r>
          <w:rPr>
            <w:b/>
            <w:bCs/>
          </w:rPr>
          <w:delText xml:space="preserve">Example 27 (Four-fold cross-validation of the</w:delText>
        </w:r>
      </w:del>
      <w:del w:id="1954" w:author="PR Preview" w:date="2026-01-01T00:00:00Z">
        <w:r>
          <w:rPr>
            <w:b/>
            <w:bCs/>
          </w:rPr>
          <w:delText xml:space="preserve"> </w:delText>
        </w:r>
      </w:del>
      <w:del w:id="195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1956" w:author="PR Preview" w:date="2026-01-01T00:00:00Z">
        <w:r>
          <w:rPr>
            <w:b/>
            <w:bCs/>
          </w:rPr>
          <w:delText xml:space="preserve"> </w:delText>
        </w:r>
      </w:del>
      <w:del w:id="1957" w:author="PR Preview" w:date="2026-01-01T00:00:00Z">
        <w:r>
          <w:rPr>
            <w:b/>
            <w:bCs/>
          </w:rPr>
          <w:delText xml:space="preserve">polynomials)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This example applies the</w:delText>
        </w:r>
      </w:del>
      <w:del w:id="196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folds of</w:delText>
        </w:r>
      </w:del>
      <w:del w:id="1963" w:author="PR Preview" w:date="2026-01-01T00:00:00Z">
        <w:r>
          <w:delText xml:space="preserve"> </w:delText>
        </w:r>
      </w:del>
      <w:hyperlink w:anchor="exr-kfold">
        <w:del w:id="1964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to the four polynomial models of</w:delText>
        </w:r>
      </w:del>
      <w:del w:id="1967" w:author="PR Preview" w:date="2026-01-01T00:00:00Z">
        <w:r>
          <w:delText xml:space="preserve"> </w:delText>
        </w:r>
      </w:del>
      <w:hyperlink w:anchor="exr-overfitting">
        <w:del w:id="196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969" w:author="PR Preview" w:date="2026-01-01T00:00:00Z">
        <w:r>
          <w:delText xml:space="preserve">,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now using all</w:delText>
        </w:r>
      </w:del>
      <w:del w:id="197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cars</w:delText>
        </w:r>
      </w:del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and the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rPr>
            <w:rStyle w:val="VerbatimChar"/>
          </w:rPr>
          <w:delText xml:space="preserve">cv_mse()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function of</w:delText>
        </w:r>
      </w:del>
      <w:del w:id="1981" w:author="PR Preview" w:date="2026-01-01T00:00:00Z">
        <w:r>
          <w:delText xml:space="preserve"> </w:delText>
        </w:r>
      </w:del>
      <w:hyperlink w:anchor="exm-kfold-simulated">
        <w:del w:id="1982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983" w:author="PR Preview" w:date="2026-01-01T00:00:00Z">
        <w:r>
          <w:delText xml:space="preserve">.</w:delText>
        </w:r>
      </w:del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The fold assignment is random,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so the estimate is too;</w:delText>
        </w:r>
      </w:del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to show how much,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1992" w:author="PR Preview" w:date="2026-01-01T00:00:00Z">
        <w:r>
          <w:rPr>
            <w:b/>
            <w:bCs/>
          </w:rPr>
          <w:t xml:space="preserve">Example 28 (Four-fold cross-validation of the</w:t>
        </w:r>
      </w:ins>
      <w:ins w:id="1993" w:author="PR Preview" w:date="2026-01-01T00:00:00Z">
        <w:r>
          <w:rPr>
            <w:b/>
            <w:bCs/>
          </w:rPr>
          <w:t xml:space="preserve"> </w:t>
        </w:r>
      </w:ins>
      <w:ins w:id="199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1995" w:author="PR Preview" w:date="2026-01-01T00:00:00Z">
        <w:r>
          <w:rPr>
            <w:b/>
            <w:bCs/>
          </w:rPr>
          <w:t xml:space="preserve"> </w:t>
        </w:r>
      </w:ins>
      <w:ins w:id="1996" w:author="PR Preview" w:date="2026-01-01T00:00:00Z">
        <w:r>
          <w:rPr>
            <w:b/>
            <w:bCs/>
          </w:rPr>
          <w:t xml:space="preserve">polynomials)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This example applies the</w:t>
        </w:r>
      </w:ins>
      <w:ins w:id="199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folds of</w:t>
        </w:r>
      </w:ins>
      <w:ins w:id="2002" w:author="PR Preview" w:date="2026-01-01T00:00:00Z">
        <w:r>
          <w:t xml:space="preserve"> </w:t>
        </w:r>
      </w:ins>
      <w:hyperlink w:anchor="exr-kfold">
        <w:ins w:id="2003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to the four polynomial models of</w:t>
        </w:r>
      </w:ins>
      <w:ins w:id="2006" w:author="PR Preview" w:date="2026-01-01T00:00:00Z">
        <w:r>
          <w:t xml:space="preserve"> </w:t>
        </w:r>
      </w:ins>
      <w:hyperlink w:anchor="exr-overfitting">
        <w:ins w:id="200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008" w:author="PR Preview" w:date="2026-01-01T00:00:00Z">
        <w:r>
          <w:t xml:space="preserve">,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now using all</w:t>
        </w:r>
      </w:ins>
      <w:ins w:id="20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cars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and the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rPr>
            <w:rStyle w:val="VerbatimChar"/>
          </w:rPr>
          <w:t xml:space="preserve">cv_mse()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function of</w:t>
        </w:r>
      </w:ins>
      <w:ins w:id="2020" w:author="PR Preview" w:date="2026-01-01T00:00:00Z">
        <w:r>
          <w:t xml:space="preserve"> </w:t>
        </w:r>
      </w:ins>
      <w:hyperlink w:anchor="exm-kfold-simulated">
        <w:ins w:id="2021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022" w:author="PR Preview" w:date="2026-01-01T00:00:00Z">
        <w:r>
          <w:t xml:space="preserve">.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The fold assignment is random,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so the estimate is too;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to show how much,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2031" w:author="PR Preview" w:date="2026-01-01T00:00:00Z">
        <w:r>
          <w:delText xml:space="preserve">Each row of</w:delText>
        </w:r>
      </w:del>
      <w:del w:id="2032" w:author="PR Preview" w:date="2026-01-01T00:00:00Z">
        <w:r>
          <w:delText xml:space="preserve"> </w:delText>
        </w:r>
      </w:del>
      <w:hyperlink w:anchor="tbl-cv-mtcars-repeats">
        <w:del w:id="2033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holds, for each degree,</w:delText>
        </w:r>
      </w:del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the square root of</w:delText>
        </w:r>
      </w:del>
      <w:del w:id="20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(</w:delText>
        </w:r>
      </w:del>
      <w:hyperlink w:anchor="eq-cv-estimate">
        <w:del w:id="2041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042" w:author="PR Preview" w:date="2026-01-01T00:00:00Z">
        <w:r>
          <w:delText xml:space="preserve">) for one fold assignment.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Across fold assignments,</w:delText>
        </w:r>
      </w:del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the estimate for one degree varied by as much as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0.32 mpg,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but every assignment chose degree 2: the estimates moved, and the winner did not.</w:delText>
        </w:r>
      </w:del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A single run of</w:delText>
        </w:r>
      </w:del>
      <w:del w:id="2053" w:author="PR Preview" w:date="2026-01-01T00:00:00Z">
        <w:r>
          <w:delText xml:space="preserve"> </w:delText>
        </w:r>
      </w:del>
      <m:oMath>
        <m:r>
          <m:t>k</m:t>
        </m:r>
      </m:oMath>
      <w:del w:id="2054" w:author="PR Preview" w:date="2026-01-01T00:00:00Z">
        <w:r>
          <w:delText xml:space="preserve">-fold cross-validation</w:delText>
        </w:r>
      </w:del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reports one of these rows,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so a small difference between two models’ estimates</w:delText>
        </w:r>
      </w:del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2061" w:author="PR Preview" w:date="2026-01-01T00:00:00Z">
        <w:r>
          <w:t xml:space="preserve">Each row of</w:t>
        </w:r>
      </w:ins>
      <w:ins w:id="2062" w:author="PR Preview" w:date="2026-01-01T00:00:00Z">
        <w:r>
          <w:t xml:space="preserve"> </w:t>
        </w:r>
      </w:ins>
      <w:hyperlink w:anchor="tbl-cv-mtcars-repeats">
        <w:ins w:id="2063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holds, for each degree,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the square root of</w:t>
        </w:r>
      </w:ins>
      <w:ins w:id="206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(</w:t>
        </w:r>
      </w:ins>
      <w:hyperlink w:anchor="eq-cv-estimate">
        <w:ins w:id="2071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2072" w:author="PR Preview" w:date="2026-01-01T00:00:00Z">
        <w:r>
          <w:t xml:space="preserve">) for one fold assignment.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Across fold assignments,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the estimate for one degree varied by as much as</w:t>
        </w:r>
      </w:ins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0.32 mpg,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but every assignment chose degree 2: the estimates moved, and the winner did not.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A single run of</w:t>
        </w:r>
      </w:ins>
      <w:ins w:id="2083" w:author="PR Preview" w:date="2026-01-01T00:00:00Z">
        <w:r>
          <w:t xml:space="preserve"> </w:t>
        </w:r>
      </w:ins>
      <m:oMath>
        <m:r>
          <m:t>k</m:t>
        </m:r>
      </m:oMath>
      <w:ins w:id="2084" w:author="PR Preview" w:date="2026-01-01T00:00:00Z">
        <w:r>
          <w:t xml:space="preserve">-fold cross-validation</w:t>
        </w:r>
      </w:ins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reports one of these rows,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so a small difference between two models’ estimates</w:t>
        </w:r>
      </w:ins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may not survive a different split.</w:t>
        </w:r>
      </w:ins>
    </w:p>
    <w:bookmarkEnd w:id="247"/>
    <w:bookmarkEnd w:id="248"/>
    <w:bookmarkStart w:id="276" w:name="sec-loocv"/>
    <w:p>
      <w:pPr>
        <w:pStyle w:val="Heading2"/>
      </w:pPr>
      <w:r>
        <w:t xml:space="preserve">7 Leave-one-out cross-validation</w:t>
      </w:r>
    </w:p>
    <w:bookmarkStart w:id="24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del w:id="2091" w:author="PR Preview" w:date="2026-01-01T00:00:00Z">
        <w:r>
          <w:delText xml:space="preserve">If we run the procedure twice,</w:delText>
        </w:r>
      </w:del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with two different random fold assignments,</w:delText>
        </w:r>
      </w:del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can the two values of</w:delText>
        </w:r>
      </w:del>
      <w:del w:id="20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(</w:delText>
        </w:r>
      </w:del>
      <w:hyperlink w:anchor="eq-cv-estimate">
        <w:del w:id="2099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100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5"/>
        </w:numPr>
      </w:pPr>
      <w:ins w:id="2101" w:author="PR Preview" w:date="2026-01-01T00:00:00Z">
        <w:r>
          <w:t xml:space="preserve">If we run the procedure twice,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with two different random fold assignments,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can the two values of</w:t>
        </w:r>
      </w:ins>
      <w:ins w:id="210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(</w:t>
        </w:r>
      </w:ins>
      <w:hyperlink w:anchor="eq-cv-estimate">
        <w:ins w:id="2109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2110" w:author="PR Preview" w:date="2026-01-01T00:00:00Z">
        <w:r>
          <w:t xml:space="preserve">) differ?</w:t>
        </w:r>
      </w:ins>
    </w:p>
    <w:bookmarkEnd w:id="249"/>
    <w:bookmarkStart w:id="25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del w:id="2111" w:author="PR Preview" w:date="2026-01-01T00:00:00Z">
        <w:r>
          <w:delText xml:space="preserve">No.</w:delText>
        </w:r>
      </w:del>
      <w:del w:id="2112" w:author="PR Preview" w:date="2026-01-01T00:00:00Z">
        <w:r>
          <w:delText xml:space="preserve"> </w:delText>
        </w:r>
      </w:del>
      <w:del w:id="2113" w:author="PR Preview" w:date="2026-01-01T00:00:00Z">
        <w:r>
          <w:delText xml:space="preserve">With one car per fold,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every assignment of cars to folds produces the same 32 fits,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only numbered differently,</w:delText>
        </w:r>
      </w:del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and</w:delText>
        </w:r>
      </w:del>
      <w:del w:id="2120" w:author="PR Preview" w:date="2026-01-01T00:00:00Z">
        <w:r>
          <w:delText xml:space="preserve"> </w:delText>
        </w:r>
      </w:del>
      <w:hyperlink w:anchor="eq-cv-estimate">
        <w:del w:id="2121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does not depend on the numbering.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Unlike</w:delText>
        </w:r>
      </w:del>
      <w:del w:id="2126" w:author="PR Preview" w:date="2026-01-01T00:00:00Z">
        <w:r>
          <w:delText xml:space="preserve"> </w:delText>
        </w:r>
      </w:del>
      <w:hyperlink w:anchor="exm-kfold-mtcars">
        <w:del w:id="2127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2128" w:author="PR Preview" w:date="2026-01-01T00:00:00Z">
        <w:r>
          <w:delText xml:space="preserve">,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131" w:author="PR Preview" w:date="2026-01-01T00:00:00Z">
        <w:r>
          <w:rPr>
            <w:b/>
            <w:bCs/>
          </w:rPr>
          <w:delText xml:space="preserve">Definition 52 (Leave-one-out cross-validation)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is</w:delText>
        </w:r>
      </w:del>
      <w:del w:id="213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13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138" w:author="PR Preview" w:date="2026-01-01T00:00:00Z">
        <w:r>
          <w:delText xml:space="preserve"> </w:delText>
        </w:r>
      </w:del>
      <w:del w:id="2139" w:author="PR Preview" w:date="2026-01-01T00:00:00Z">
        <w:r>
          <w:delText xml:space="preserve">with</w:delText>
        </w:r>
      </w:del>
      <w:del w:id="214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141" w:author="PR Preview" w:date="2026-01-01T00:00:00Z">
        <w:r>
          <w:delText xml:space="preserve">,</w:delText>
        </w:r>
      </w:del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so that each of the</w:delText>
        </w:r>
      </w:del>
      <w:del w:id="2144" w:author="PR Preview" w:date="2026-01-01T00:00:00Z">
        <w:r>
          <w:delText xml:space="preserve"> </w:delText>
        </w:r>
      </w:del>
      <m:oMath>
        <m:r>
          <m:t>n</m:t>
        </m:r>
      </m:oMath>
      <w:del w:id="2145" w:author="PR Preview" w:date="2026-01-01T00:00:00Z">
        <w:r>
          <w:delText xml:space="preserve"> </w:delText>
        </w:r>
      </w:del>
      <w:hyperlink w:anchor="def-folds">
        <w:del w:id="214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holds one observation,</w:delText>
        </w:r>
      </w:del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and the</w:delText>
        </w:r>
      </w:del>
      <w:del w:id="2151" w:author="PR Preview" w:date="2026-01-01T00:00:00Z">
        <w:r>
          <w:delText xml:space="preserve"> </w:delText>
        </w:r>
      </w:del>
      <w:hyperlink w:anchor="def-fold-out-rule">
        <w:del w:id="215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15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of observation</w:delText>
        </w:r>
      </w:del>
      <w:del w:id="2156" w:author="PR Preview" w:date="2026-01-01T00:00:00Z">
        <w:r>
          <w:delText xml:space="preserve"> </w:delText>
        </w:r>
      </w:del>
      <m:oMath>
        <m:r>
          <m:t>i</m:t>
        </m:r>
      </m:oMath>
      <w:del w:id="2157" w:author="PR Preview" w:date="2026-01-01T00:00:00Z">
        <w:r>
          <w:delText xml:space="preserve">’s</w:delText>
        </w:r>
      </w:del>
      <w:del w:id="2158" w:author="PR Preview" w:date="2026-01-01T00:00:00Z">
        <w:r>
          <w:delText xml:space="preserve"> </w:delText>
        </w:r>
      </w:del>
      <w:hyperlink w:anchor="def-fold-assignment">
        <w:del w:id="215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is fitted to all observations except observation</w:delText>
        </w:r>
      </w:del>
      <w:del w:id="2162" w:author="PR Preview" w:date="2026-01-01T00:00:00Z">
        <w:r>
          <w:delText xml:space="preserve"> </w:delText>
        </w:r>
      </w:del>
      <m:oMath>
        <m:r>
          <m:t>i</m:t>
        </m:r>
      </m:oMath>
      <w:del w:id="2163" w:author="PR Preview" w:date="2026-01-01T00:00:00Z">
        <w:r>
          <w:delText xml:space="preserve">.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Its</w:delText>
        </w:r>
      </w:del>
      <w:del w:id="2166" w:author="PR Preview" w:date="2026-01-01T00:00:00Z">
        <w:r>
          <w:delText xml:space="preserve"> </w:delText>
        </w:r>
      </w:del>
      <w:hyperlink w:anchor="def-cv-estimate">
        <w:del w:id="216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(</w:delText>
        </w:r>
      </w:del>
      <w:hyperlink w:anchor="eq-cv-estimate">
        <w:del w:id="2170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with</w:delText>
        </w:r>
      </w:del>
      <w:del w:id="217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174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6"/>
        </w:numPr>
      </w:pPr>
      <w:ins w:id="2175" w:author="PR Preview" w:date="2026-01-01T00:00:00Z">
        <w:r>
          <w:t xml:space="preserve">No.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With one car per fold,</w:t>
        </w:r>
      </w:ins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every assignment of cars to folds produces the same 32 fits,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only numbered differently,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and</w:t>
        </w:r>
      </w:ins>
      <w:ins w:id="2184" w:author="PR Preview" w:date="2026-01-01T00:00:00Z">
        <w:r>
          <w:t xml:space="preserve"> </w:t>
        </w:r>
      </w:ins>
      <w:hyperlink w:anchor="eq-cv-estimate">
        <w:ins w:id="2185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does not depend on the numbering.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Unlike</w:t>
        </w:r>
      </w:ins>
      <w:ins w:id="2190" w:author="PR Preview" w:date="2026-01-01T00:00:00Z">
        <w:r>
          <w:t xml:space="preserve"> </w:t>
        </w:r>
      </w:ins>
      <w:hyperlink w:anchor="exm-kfold-mtcars">
        <w:ins w:id="2191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2192" w:author="PR Preview" w:date="2026-01-01T00:00:00Z">
        <w:r>
          <w:t xml:space="preserve">,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the estimate is not random.</w:t>
        </w:r>
      </w:ins>
    </w:p>
    <w:bookmarkEnd w:id="250"/>
    <w:bookmarkStart w:id="252" w:name="def-loocv"/>
    <w:p>
      <w:pPr>
        <w:pStyle w:val="FirstParagraph"/>
      </w:pPr>
      <w:ins w:id="2195" w:author="PR Preview" w:date="2026-01-01T00:00:00Z">
        <w:r>
          <w:rPr>
            <w:b/>
            <w:bCs/>
          </w:rPr>
          <w:t xml:space="preserve">Definition 52 (Leave-one-out cross-validation)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rPr>
            <w:b/>
            <w:bCs/>
          </w:rPr>
          <w:t xml:space="preserve">Leave-one-out cross-validation (LOOCV)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is</w:t>
        </w:r>
      </w:ins>
      <w:ins w:id="220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20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with</w:t>
        </w:r>
      </w:ins>
      <w:ins w:id="22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205" w:author="PR Preview" w:date="2026-01-01T00:00:00Z">
        <w:r>
          <w:t xml:space="preserve">,</w:t>
        </w:r>
      </w:ins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so that each of the</w:t>
        </w:r>
      </w:ins>
      <w:ins w:id="2208" w:author="PR Preview" w:date="2026-01-01T00:00:00Z">
        <w:r>
          <w:t xml:space="preserve"> </w:t>
        </w:r>
      </w:ins>
      <m:oMath>
        <m:r>
          <m:t>n</m:t>
        </m:r>
      </m:oMath>
      <w:ins w:id="2209" w:author="PR Preview" w:date="2026-01-01T00:00:00Z">
        <w:r>
          <w:t xml:space="preserve"> </w:t>
        </w:r>
      </w:ins>
      <w:hyperlink w:anchor="def-folds">
        <w:ins w:id="221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holds one observation,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and the</w:t>
        </w:r>
      </w:ins>
      <w:ins w:id="2215" w:author="PR Preview" w:date="2026-01-01T00:00:00Z">
        <w:r>
          <w:t xml:space="preserve"> </w:t>
        </w:r>
      </w:ins>
      <w:hyperlink w:anchor="def-fold-out-rule">
        <w:ins w:id="221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21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of observation</w:t>
        </w:r>
      </w:ins>
      <w:ins w:id="2220" w:author="PR Preview" w:date="2026-01-01T00:00:00Z">
        <w:r>
          <w:t xml:space="preserve"> </w:t>
        </w:r>
      </w:ins>
      <m:oMath>
        <m:r>
          <m:t>i</m:t>
        </m:r>
      </m:oMath>
      <w:ins w:id="2221" w:author="PR Preview" w:date="2026-01-01T00:00:00Z">
        <w:r>
          <w:t xml:space="preserve">’s</w:t>
        </w:r>
      </w:ins>
      <w:ins w:id="2222" w:author="PR Preview" w:date="2026-01-01T00:00:00Z">
        <w:r>
          <w:t xml:space="preserve"> </w:t>
        </w:r>
      </w:ins>
      <w:hyperlink w:anchor="def-fold-assignment">
        <w:ins w:id="222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is fitted to all observations except observation</w:t>
        </w:r>
      </w:ins>
      <w:ins w:id="2226" w:author="PR Preview" w:date="2026-01-01T00:00:00Z">
        <w:r>
          <w:t xml:space="preserve"> </w:t>
        </w:r>
      </w:ins>
      <m:oMath>
        <m:r>
          <m:t>i</m:t>
        </m:r>
      </m:oMath>
      <w:ins w:id="2227" w:author="PR Preview" w:date="2026-01-01T00:00:00Z">
        <w:r>
          <w:t xml:space="preserve">.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Its</w:t>
        </w:r>
      </w:ins>
      <w:ins w:id="2230" w:author="PR Preview" w:date="2026-01-01T00:00:00Z">
        <w:r>
          <w:t xml:space="preserve"> </w:t>
        </w:r>
      </w:ins>
      <w:hyperlink w:anchor="def-cv-estimate">
        <w:ins w:id="223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(</w:t>
        </w:r>
      </w:ins>
      <w:hyperlink w:anchor="eq-cv-estimate">
        <w:ins w:id="2234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with</w:t>
        </w:r>
      </w:ins>
      <w:ins w:id="223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238" w:author="PR Preview" w:date="2026-01-01T00:00:00Z">
        <w:r>
          <w:t xml:space="preserve">) is</w:t>
        </w:r>
      </w:ins>
    </w:p>
    <w:p>
      <w:pPr>
        <w:pStyle w:val="BodyText"/>
      </w:pPr>
      <w:bookmarkStart w:id="25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52"/>
    <w:bookmarkStart w:id="25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p>
      <w:pPr>
        <w:pStyle w:val="BodyText"/>
      </w:pPr>
      <w:del w:id="2239" w:author="PR Preview" w:date="2026-01-01T00:00:00Z">
        <w:r>
          <w:rPr>
            <w:i/>
            <w:iCs/>
          </w:rPr>
          <w:delText xml:space="preserve">Proof</w:delText>
        </w:r>
      </w:del>
      <w:del w:id="2240" w:author="PR Preview" w:date="2026-01-01T00:00:00Z">
        <w:r>
          <w:delText xml:space="preserve">. </w:delText>
        </w:r>
      </w:del>
      <w:del w:id="2241" w:author="PR Preview" w:date="2026-01-01T00:00:00Z">
        <w:r>
          <w:delText xml:space="preserve">This is the solution to</w:delText>
        </w:r>
      </w:del>
      <w:del w:id="2242" w:author="PR Preview" w:date="2026-01-01T00:00:00Z">
        <w:r>
          <w:delText xml:space="preserve"> </w:delText>
        </w:r>
      </w:del>
      <w:hyperlink w:anchor="exr-loocv">
        <w:del w:id="224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2244" w:author="PR Preview" w:date="2026-01-01T00:00:00Z">
        <w:r>
          <w:delText xml:space="preserve">, part 3, worked in</w:delText>
        </w:r>
      </w:del>
      <w:del w:id="2245" w:author="PR Preview" w:date="2026-01-01T00:00:00Z">
        <w:r>
          <w:delText xml:space="preserve"> </w:delText>
        </w:r>
      </w:del>
      <w:hyperlink w:anchor="sol-loocv">
        <w:del w:id="2246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2247" w:author="PR Preview" w:date="2026-01-01T00:00:00Z">
        <w:r>
          <w:delText xml:space="preserve">.</w:delText>
        </w:r>
      </w:del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It uses</w:delText>
        </w:r>
      </w:del>
      <w:del w:id="2250" w:author="PR Preview" w:date="2026-01-01T00:00:00Z">
        <w:r>
          <w:delText xml:space="preserve"> </w:delText>
        </w:r>
      </w:del>
      <w:hyperlink w:anchor="eq-cv-estimate">
        <w:del w:id="2251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and</w:delText>
        </w:r>
      </w:del>
      <w:del w:id="2254" w:author="PR Preview" w:date="2026-01-01T00:00:00Z">
        <w:r>
          <w:delText xml:space="preserve"> </w:delText>
        </w:r>
      </w:del>
      <w:hyperlink w:anchor="eq-fold-out-rule">
        <w:del w:id="2255" w:author="PR Preview" w:date="2026-01-01T00:00:00Z">
          <w:r>
            <w:rPr>
              <w:rStyle w:val="Hyperlink"/>
            </w:rPr>
            <w:delText xml:space="preserve">Equation 44</w:delText>
          </w:r>
        </w:del>
      </w:hyperlink>
      <w:del w:id="2256" w:author="PR Preview" w:date="2026-01-01T00:00:00Z">
        <w:r>
          <w:delText xml:space="preserve">.</w:delText>
        </w:r>
      </w:del>
    </w:p>
    <w:p>
      <w:pPr>
        <w:pStyle w:val="BodyText"/>
      </w:pPr>
      <w:ins w:id="2257" w:author="PR Preview" w:date="2026-01-01T00:00:00Z">
        <w:r>
          <w:rPr>
            <w:i/>
            <w:iCs/>
          </w:rPr>
          <w:t xml:space="preserve">Proof</w:t>
        </w:r>
      </w:ins>
      <w:ins w:id="2258" w:author="PR Preview" w:date="2026-01-01T00:00:00Z">
        <w:r>
          <w:t xml:space="preserve">. </w:t>
        </w:r>
      </w:ins>
      <w:ins w:id="2259" w:author="PR Preview" w:date="2026-01-01T00:00:00Z">
        <w:r>
          <w:t xml:space="preserve">This is the solution to</w:t>
        </w:r>
      </w:ins>
      <w:ins w:id="2260" w:author="PR Preview" w:date="2026-01-01T00:00:00Z">
        <w:r>
          <w:t xml:space="preserve"> </w:t>
        </w:r>
      </w:ins>
      <w:hyperlink w:anchor="exr-loocv">
        <w:ins w:id="2261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2262" w:author="PR Preview" w:date="2026-01-01T00:00:00Z">
        <w:r>
          <w:t xml:space="preserve">, part 3, worked in</w:t>
        </w:r>
      </w:ins>
      <w:ins w:id="2263" w:author="PR Preview" w:date="2026-01-01T00:00:00Z">
        <w:r>
          <w:t xml:space="preserve"> </w:t>
        </w:r>
      </w:ins>
      <w:hyperlink w:anchor="sol-loocv">
        <w:ins w:id="2264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2265" w:author="PR Preview" w:date="2026-01-01T00:00:00Z">
        <w:r>
          <w:t xml:space="preserve">.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It uses</w:t>
        </w:r>
      </w:ins>
      <w:ins w:id="2268" w:author="PR Preview" w:date="2026-01-01T00:00:00Z">
        <w:r>
          <w:t xml:space="preserve"> </w:t>
        </w:r>
      </w:ins>
      <w:hyperlink w:anchor="eq-cv-estimate">
        <w:ins w:id="2269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and</w:t>
        </w:r>
      </w:ins>
      <w:ins w:id="2272" w:author="PR Preview" w:date="2026-01-01T00:00:00Z">
        <w:r>
          <w:t xml:space="preserve"> </w:t>
        </w:r>
      </w:ins>
      <w:hyperlink w:anchor="eq-fold-out-rule">
        <w:ins w:id="2273" w:author="PR Preview" w:date="2026-01-01T00:00:00Z">
          <w:r>
            <w:rPr>
              <w:rStyle w:val="Hyperlink"/>
            </w:rPr>
            <w:t xml:space="preserve">Equation 45</w:t>
          </w:r>
        </w:ins>
      </w:hyperlink>
      <w:ins w:id="2274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del w:id="2275" w:author="PR Preview" w:date="2026-01-01T00:00:00Z">
        <w:r>
          <w:delText xml:space="preserve">With</w:delText>
        </w:r>
      </w:del>
      <w:del w:id="227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277" w:author="PR Preview" w:date="2026-01-01T00:00:00Z">
        <w:r>
          <w:delText xml:space="preserve">, the</w:delText>
        </w:r>
      </w:del>
      <w:del w:id="2278" w:author="PR Preview" w:date="2026-01-01T00:00:00Z">
        <w:r>
          <w:delText xml:space="preserve"> </w:delText>
        </w:r>
      </w:del>
      <m:oMath>
        <m:r>
          <m:t>n</m:t>
        </m:r>
      </m:oMath>
      <w:del w:id="2279" w:author="PR Preview" w:date="2026-01-01T00:00:00Z">
        <w:r>
          <w:delText xml:space="preserve"> </w:delText>
        </w:r>
      </w:del>
      <w:del w:id="2280" w:author="PR Preview" w:date="2026-01-01T00:00:00Z">
        <w:r>
          <w:delText xml:space="preserve">nonempty, disjoint</w:delText>
        </w:r>
      </w:del>
      <w:del w:id="2281" w:author="PR Preview" w:date="2026-01-01T00:00:00Z">
        <w:r>
          <w:delText xml:space="preserve"> </w:delText>
        </w:r>
      </w:del>
      <w:hyperlink w:anchor="def-folds">
        <w:del w:id="228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of</w:delText>
        </w:r>
      </w:del>
      <w:del w:id="2285" w:author="PR Preview" w:date="2026-01-01T00:00:00Z">
        <w:r>
          <w:delText xml:space="preserve"> </w:delText>
        </w:r>
      </w:del>
      <w:hyperlink w:anchor="eq-folds">
        <w:del w:id="2286" w:author="PR Preview" w:date="2026-01-01T00:00:00Z">
          <w:r>
            <w:rPr>
              <w:rStyle w:val="Hyperlink"/>
            </w:rPr>
            <w:delText xml:space="preserve">Equation 41</w:delText>
          </w:r>
        </w:del>
      </w:hyperlink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partition the</w:delText>
        </w:r>
      </w:del>
      <w:del w:id="2289" w:author="PR Preview" w:date="2026-01-01T00:00:00Z">
        <w:r>
          <w:delText xml:space="preserve"> </w:delText>
        </w:r>
      </w:del>
      <m:oMath>
        <m:r>
          <m:t>n</m:t>
        </m:r>
      </m:oMath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indices of</w:delText>
        </w:r>
      </w:del>
      <w:del w:id="2292" w:author="PR Preview" w:date="2026-01-01T00:00:00Z">
        <w:r>
          <w:delText xml:space="preserve"> </w:delText>
        </w:r>
      </w:del>
      <m:oMath>
        <m:r>
          <m:t>I</m:t>
        </m:r>
      </m:oMath>
      <w:del w:id="2293" w:author="PR Preview" w:date="2026-01-01T00:00:00Z">
        <w:r>
          <w:delText xml:space="preserve">,</w:delText>
        </w:r>
      </w:del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so each fold holds exactly one index.</w:delText>
        </w:r>
      </w:del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(A partition of</w:delText>
        </w:r>
      </w:del>
      <w:del w:id="2298" w:author="PR Preview" w:date="2026-01-01T00:00:00Z">
        <w:r>
          <w:delText xml:space="preserve"> </w:delText>
        </w:r>
      </w:del>
      <m:oMath>
        <m:r>
          <m:t>n</m:t>
        </m:r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indices into</w:delText>
        </w:r>
      </w:del>
      <w:del w:id="2301" w:author="PR Preview" w:date="2026-01-01T00:00:00Z">
        <w:r>
          <w:delText xml:space="preserve"> </w:delText>
        </w:r>
      </w:del>
      <m:oMath>
        <m:r>
          <m:t>n</m:t>
        </m:r>
      </m:oMath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7"/>
        </w:numPr>
      </w:pPr>
      <w:del w:id="2304" w:author="PR Preview" w:date="2026-01-01T00:00:00Z">
        <w:r>
          <w:delText xml:space="preserve">For observation</w:delText>
        </w:r>
      </w:del>
      <w:del w:id="2305" w:author="PR Preview" w:date="2026-01-01T00:00:00Z">
        <w:r>
          <w:delText xml:space="preserve"> </w:delText>
        </w:r>
      </w:del>
      <m:oMath>
        <m:r>
          <m:t>i</m:t>
        </m:r>
      </m:oMath>
      <w:del w:id="2306" w:author="PR Preview" w:date="2026-01-01T00:00:00Z">
        <w:r>
          <w:delText xml:space="preserve">,</w:delText>
        </w:r>
      </w:del>
      <w:del w:id="2307" w:author="PR Preview" w:date="2026-01-01T00:00:00Z">
        <w:r>
          <w:delText xml:space="preserve"> </w:delText>
        </w:r>
      </w:del>
      <w:hyperlink w:anchor="eq-fold-assignment">
        <w:del w:id="2308" w:author="PR Preview" w:date="2026-01-01T00:00:00Z">
          <w:r>
            <w:rPr>
              <w:rStyle w:val="Hyperlink"/>
            </w:rPr>
            <w:delText xml:space="preserve">Equation 43</w:delText>
          </w:r>
        </w:del>
      </w:hyperlink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gives</w:delText>
        </w:r>
      </w:del>
      <w:del w:id="231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312" w:author="PR Preview" w:date="2026-01-01T00:00:00Z">
        <w:r>
          <w:delText xml:space="preserve">,</w:delText>
        </w:r>
      </w:del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so</w:delText>
        </w:r>
      </w:del>
      <w:del w:id="23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316" w:author="PR Preview" w:date="2026-01-01T00:00:00Z">
        <w:r>
          <w:delText xml:space="preserve">.</w:delText>
        </w:r>
      </w:del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(Fold</w:delText>
        </w:r>
      </w:del>
      <w:del w:id="231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holds one index, and that index is</w:delText>
        </w:r>
      </w:del>
      <w:del w:id="2322" w:author="PR Preview" w:date="2026-01-01T00:00:00Z">
        <w:r>
          <w:delText xml:space="preserve"> </w:delText>
        </w:r>
      </w:del>
      <m:oMath>
        <m:r>
          <m:t>i</m:t>
        </m:r>
      </m:oMath>
      <w:del w:id="232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2324" w:author="PR Preview" w:date="2026-01-01T00:00:00Z">
        <w:r>
          <w:delText xml:space="preserve">Let</w:delText>
        </w:r>
      </w:del>
      <w:del w:id="2325" w:author="PR Preview" w:date="2026-01-01T00:00:00Z">
        <w:r>
          <w:delText xml:space="preserve"> </w:delText>
        </w:r>
      </w:del>
      <m:oMath>
        <m:r>
          <m:t>g</m:t>
        </m:r>
      </m:oMath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be the</w:delText>
        </w:r>
      </w:del>
      <w:del w:id="2328" w:author="PR Preview" w:date="2026-01-01T00:00:00Z">
        <w:r>
          <w:delText xml:space="preserve"> </w:delText>
        </w:r>
      </w:del>
      <w:hyperlink w:anchor="def-fitting-procedure">
        <w:del w:id="232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30" w:author="PR Preview" w:date="2026-01-01T00:00:00Z">
        <w:r>
          <w:delText xml:space="preserve">,</w:delText>
        </w:r>
      </w:del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the rule that maps a training set to a fitted prediction rule.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The</w:delText>
        </w:r>
      </w:del>
      <w:del w:id="2335" w:author="PR Preview" w:date="2026-01-01T00:00:00Z">
        <w:r>
          <w:delText xml:space="preserve"> </w:delText>
        </w:r>
      </w:del>
      <w:hyperlink w:anchor="def-fold-out-rule">
        <w:del w:id="233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of observation</w:delText>
        </w:r>
      </w:del>
      <w:del w:id="2339" w:author="PR Preview" w:date="2026-01-01T00:00:00Z">
        <w:r>
          <w:delText xml:space="preserve"> </w:delText>
        </w:r>
      </w:del>
      <m:oMath>
        <m:r>
          <m:t>i</m:t>
        </m:r>
      </m:oMath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is then</w:delText>
        </w:r>
      </w:del>
      <w:del w:id="234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43" w:author="PR Preview" w:date="2026-01-01T00:00:00Z">
        <w:r>
          <w:delText xml:space="preserve">.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(</w:delText>
        </w:r>
      </w:del>
      <w:hyperlink w:anchor="eq-fold-out-rule">
        <w:del w:id="2346" w:author="PR Preview" w:date="2026-01-01T00:00:00Z">
          <w:r>
            <w:rPr>
              <w:rStyle w:val="Hyperlink"/>
            </w:rPr>
            <w:delText xml:space="preserve">Equation 44</w:delText>
          </w:r>
        </w:del>
      </w:hyperlink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with</w:delText>
        </w:r>
      </w:del>
      <w:del w:id="23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350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ins w:id="2351" w:author="PR Preview" w:date="2026-01-01T00:00:00Z">
        <w:r>
          <w:t xml:space="preserve">With</w:t>
        </w:r>
      </w:ins>
      <w:ins w:id="235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353" w:author="PR Preview" w:date="2026-01-01T00:00:00Z">
        <w:r>
          <w:t xml:space="preserve">, the</w:t>
        </w:r>
      </w:ins>
      <w:ins w:id="2354" w:author="PR Preview" w:date="2026-01-01T00:00:00Z">
        <w:r>
          <w:t xml:space="preserve"> </w:t>
        </w:r>
      </w:ins>
      <m:oMath>
        <m:r>
          <m:t>n</m:t>
        </m:r>
      </m:oMath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nonempty, disjoint</w:t>
        </w:r>
      </w:ins>
      <w:ins w:id="2357" w:author="PR Preview" w:date="2026-01-01T00:00:00Z">
        <w:r>
          <w:t xml:space="preserve"> </w:t>
        </w:r>
      </w:ins>
      <w:hyperlink w:anchor="def-folds">
        <w:ins w:id="235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of</w:t>
        </w:r>
      </w:ins>
      <w:ins w:id="2361" w:author="PR Preview" w:date="2026-01-01T00:00:00Z">
        <w:r>
          <w:t xml:space="preserve"> </w:t>
        </w:r>
      </w:ins>
      <w:hyperlink w:anchor="eq-folds">
        <w:ins w:id="2362" w:author="PR Preview" w:date="2026-01-01T00:00:00Z">
          <w:r>
            <w:rPr>
              <w:rStyle w:val="Hyperlink"/>
            </w:rPr>
            <w:t xml:space="preserve">Equation 42</w:t>
          </w:r>
        </w:ins>
      </w:hyperlink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partition the</w:t>
        </w:r>
      </w:ins>
      <w:ins w:id="2365" w:author="PR Preview" w:date="2026-01-01T00:00:00Z">
        <w:r>
          <w:t xml:space="preserve"> </w:t>
        </w:r>
      </w:ins>
      <m:oMath>
        <m:r>
          <m:t>n</m:t>
        </m:r>
      </m:oMath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indices of</w:t>
        </w:r>
      </w:ins>
      <w:ins w:id="2368" w:author="PR Preview" w:date="2026-01-01T00:00:00Z">
        <w:r>
          <w:t xml:space="preserve"> </w:t>
        </w:r>
      </w:ins>
      <m:oMath>
        <m:r>
          <m:t>I</m:t>
        </m:r>
      </m:oMath>
      <w:ins w:id="2369" w:author="PR Preview" w:date="2026-01-01T00:00:00Z">
        <w:r>
          <w:t xml:space="preserve">,</w:t>
        </w:r>
      </w:ins>
      <w:ins w:id="2370" w:author="PR Preview" w:date="2026-01-01T00:00:00Z">
        <w:r>
          <w:t xml:space="preserve"> </w:t>
        </w:r>
      </w:ins>
      <w:ins w:id="2371" w:author="PR Preview" w:date="2026-01-01T00:00:00Z">
        <w:r>
          <w:t xml:space="preserve">so each fold holds exactly one index.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(A partition of</w:t>
        </w:r>
      </w:ins>
      <w:ins w:id="2374" w:author="PR Preview" w:date="2026-01-01T00:00:00Z">
        <w:r>
          <w:t xml:space="preserve"> </w:t>
        </w:r>
      </w:ins>
      <m:oMath>
        <m:r>
          <m:t>n</m:t>
        </m:r>
      </m:oMath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indices into</w:t>
        </w:r>
      </w:ins>
      <w:ins w:id="2377" w:author="PR Preview" w:date="2026-01-01T00:00:00Z">
        <w:r>
          <w:t xml:space="preserve"> </w:t>
        </w:r>
      </w:ins>
      <m:oMath>
        <m:r>
          <m:t>n</m:t>
        </m:r>
      </m:oMath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7"/>
        </w:numPr>
      </w:pPr>
      <w:ins w:id="2380" w:author="PR Preview" w:date="2026-01-01T00:00:00Z">
        <w:r>
          <w:t xml:space="preserve">For observation</w:t>
        </w:r>
      </w:ins>
      <w:ins w:id="2381" w:author="PR Preview" w:date="2026-01-01T00:00:00Z">
        <w:r>
          <w:t xml:space="preserve"> </w:t>
        </w:r>
      </w:ins>
      <m:oMath>
        <m:r>
          <m:t>i</m:t>
        </m:r>
      </m:oMath>
      <w:ins w:id="2382" w:author="PR Preview" w:date="2026-01-01T00:00:00Z">
        <w:r>
          <w:t xml:space="preserve">,</w:t>
        </w:r>
      </w:ins>
      <w:ins w:id="2383" w:author="PR Preview" w:date="2026-01-01T00:00:00Z">
        <w:r>
          <w:t xml:space="preserve"> </w:t>
        </w:r>
      </w:ins>
      <w:hyperlink w:anchor="eq-fold-assignment">
        <w:ins w:id="2384" w:author="PR Preview" w:date="2026-01-01T00:00:00Z">
          <w:r>
            <w:rPr>
              <w:rStyle w:val="Hyperlink"/>
            </w:rPr>
            <w:t xml:space="preserve">Equation 44</w:t>
          </w:r>
        </w:ins>
      </w:hyperlink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gives</w:t>
        </w:r>
      </w:ins>
      <w:ins w:id="238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388" w:author="PR Preview" w:date="2026-01-01T00:00:00Z">
        <w:r>
          <w:t xml:space="preserve">,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so</w:t>
        </w:r>
      </w:ins>
      <w:ins w:id="23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392" w:author="PR Preview" w:date="2026-01-01T00:00:00Z">
        <w:r>
          <w:t xml:space="preserve">.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(Fold</w:t>
        </w:r>
      </w:ins>
      <w:ins w:id="239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holds one index, and that index is</w:t>
        </w:r>
      </w:ins>
      <w:ins w:id="2398" w:author="PR Preview" w:date="2026-01-01T00:00:00Z">
        <w:r>
          <w:t xml:space="preserve"> </w:t>
        </w:r>
      </w:ins>
      <m:oMath>
        <m:r>
          <m:t>i</m:t>
        </m:r>
      </m:oMath>
      <w:ins w:id="2399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2400" w:author="PR Preview" w:date="2026-01-01T00:00:00Z">
        <w:r>
          <w:t xml:space="preserve">Let</w:t>
        </w:r>
      </w:ins>
      <w:ins w:id="2401" w:author="PR Preview" w:date="2026-01-01T00:00:00Z">
        <w:r>
          <w:t xml:space="preserve"> </w:t>
        </w:r>
      </w:ins>
      <m:oMath>
        <m:r>
          <m:t>g</m:t>
        </m:r>
      </m:oMath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be the</w:t>
        </w:r>
      </w:ins>
      <w:ins w:id="2404" w:author="PR Preview" w:date="2026-01-01T00:00:00Z">
        <w:r>
          <w:t xml:space="preserve"> </w:t>
        </w:r>
      </w:ins>
      <w:hyperlink w:anchor="def-fitting-procedure">
        <w:ins w:id="240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406" w:author="PR Preview" w:date="2026-01-01T00:00:00Z">
        <w:r>
          <w:t xml:space="preserve">,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the rule that maps a training set to a fitted prediction rule.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The</w:t>
        </w:r>
      </w:ins>
      <w:ins w:id="2411" w:author="PR Preview" w:date="2026-01-01T00:00:00Z">
        <w:r>
          <w:t xml:space="preserve"> </w:t>
        </w:r>
      </w:ins>
      <w:hyperlink w:anchor="def-fold-out-rule">
        <w:ins w:id="241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of observation</w:t>
        </w:r>
      </w:ins>
      <w:ins w:id="2415" w:author="PR Preview" w:date="2026-01-01T00:00:00Z">
        <w:r>
          <w:t xml:space="preserve"> </w:t>
        </w:r>
      </w:ins>
      <m:oMath>
        <m:r>
          <m:t>i</m:t>
        </m:r>
      </m:oMath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is then</w:t>
        </w:r>
      </w:ins>
      <w:ins w:id="241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19" w:author="PR Preview" w:date="2026-01-01T00:00:00Z">
        <w:r>
          <w:t xml:space="preserve">.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(</w:t>
        </w:r>
      </w:ins>
      <w:hyperlink w:anchor="eq-fold-out-rule">
        <w:ins w:id="2422" w:author="PR Preview" w:date="2026-01-01T00:00:00Z">
          <w:r>
            <w:rPr>
              <w:rStyle w:val="Hyperlink"/>
            </w:rPr>
            <w:t xml:space="preserve">Equation 45</w:t>
          </w:r>
        </w:ins>
      </w:hyperlink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with</w:t>
        </w:r>
      </w:ins>
      <w:ins w:id="24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426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del w:id="2427" w:author="PR Preview" w:date="2026-01-01T00:00:00Z">
        <w:r>
          <w:delText xml:space="preserve">Hence each term</w:delText>
        </w:r>
      </w:del>
      <w:del w:id="242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of</w:delText>
        </w:r>
      </w:del>
      <w:del w:id="2431" w:author="PR Preview" w:date="2026-01-01T00:00:00Z">
        <w:r>
          <w:delText xml:space="preserve"> </w:delText>
        </w:r>
      </w:del>
      <w:hyperlink w:anchor="eq-cv-estimate">
        <w:del w:id="2432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is the same</w:delText>
        </w:r>
      </w:del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for every fold assignment.</w:delText>
        </w:r>
      </w:del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(Each term is a function of the rule in step 4,</w:delText>
        </w:r>
      </w:del>
      <w:del w:id="24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440" w:author="PR Preview" w:date="2026-01-01T00:00:00Z">
        <w:r>
          <w:delText xml:space="preserve"> </w:delText>
        </w:r>
      </w:del>
      <w:del w:id="2441" w:author="PR Preview" w:date="2026-01-01T00:00:00Z">
        <w:r>
          <w:delText xml:space="preserve">and</w:delText>
        </w:r>
      </w:del>
      <w:del w:id="244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44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2444" w:author="PR Preview" w:date="2026-01-01T00:00:00Z">
        <w:r>
          <w:delText xml:space="preserve">Therefore the sum over</w:delText>
        </w:r>
      </w:del>
      <w:del w:id="244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delText xml:space="preserve">in</w:delText>
        </w:r>
      </w:del>
      <w:del w:id="2448" w:author="PR Preview" w:date="2026-01-01T00:00:00Z">
        <w:r>
          <w:delText xml:space="preserve"> </w:delText>
        </w:r>
      </w:del>
      <w:hyperlink w:anchor="eq-cv-estimate">
        <w:del w:id="2449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450" w:author="PR Preview" w:date="2026-01-01T00:00:00Z">
        <w:r>
          <w:delText xml:space="preserve">,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and its factor</w:delText>
        </w:r>
      </w:del>
      <w:del w:id="245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454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7"/>
        </w:numPr>
      </w:pPr>
      <w:ins w:id="2455" w:author="PR Preview" w:date="2026-01-01T00:00:00Z">
        <w:r>
          <w:t xml:space="preserve">Hence each term</w:t>
        </w:r>
      </w:ins>
      <w:ins w:id="245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of</w:t>
        </w:r>
      </w:ins>
      <w:ins w:id="2459" w:author="PR Preview" w:date="2026-01-01T00:00:00Z">
        <w:r>
          <w:t xml:space="preserve"> </w:t>
        </w:r>
      </w:ins>
      <w:hyperlink w:anchor="eq-cv-estimate">
        <w:ins w:id="2460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is the same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for every fold assignment.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(Each term is a function of the rule in step 4,</w:t>
        </w:r>
      </w:ins>
      <w:ins w:id="24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and</w:t>
        </w:r>
      </w:ins>
      <w:ins w:id="247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471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2472" w:author="PR Preview" w:date="2026-01-01T00:00:00Z">
        <w:r>
          <w:t xml:space="preserve">Therefore the sum over</w:t>
        </w:r>
      </w:ins>
      <w:ins w:id="247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in</w:t>
        </w:r>
      </w:ins>
      <w:ins w:id="2476" w:author="PR Preview" w:date="2026-01-01T00:00:00Z">
        <w:r>
          <w:t xml:space="preserve"> </w:t>
        </w:r>
      </w:ins>
      <w:hyperlink w:anchor="eq-cv-estimate">
        <w:ins w:id="2477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2478" w:author="PR Preview" w:date="2026-01-01T00:00:00Z">
        <w:r>
          <w:t xml:space="preserve">,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and its factor</w:t>
        </w:r>
      </w:ins>
      <w:ins w:id="248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482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5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1" w:name="eq-term-vector"/>
      <w:del w:id="2483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\qquad(49)$$</w:delText>
        </w:r>
      </w:del>
      <w:bookmarkEnd w:id="251"/>
    </w:p>
    <w:p>
      <w:pPr>
        <w:pStyle w:val="BodyText"/>
      </w:pPr>
      <w:bookmarkStart w:id="254" w:name="eq-term-vector"/>
      <w:ins w:id="2484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\qquad(50)$$</w:t>
        </w:r>
      </w:ins>
      <w:bookmarkEnd w:id="254"/>
    </w:p>
    <w:bookmarkEnd w:id="255"/>
    <w:bookmarkStart w:id="257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7"/>
    <w:bookmarkStart w:id="259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5" w:name="eq-cross-product-matrix"/>
      <w:del w:id="2485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\qquad(50)$$</w:delText>
        </w:r>
      </w:del>
      <w:bookmarkEnd w:id="255"/>
    </w:p>
    <w:p>
      <w:pPr>
        <w:pStyle w:val="BodyText"/>
      </w:pPr>
      <w:bookmarkStart w:id="258" w:name="eq-cross-product-matrix"/>
      <w:ins w:id="2486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\qquad(51)$$</w:t>
        </w:r>
      </w:ins>
      <w:bookmarkEnd w:id="258"/>
    </w:p>
    <w:bookmarkEnd w:id="259"/>
    <w:bookmarkStart w:id="261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6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61"/>
    <w:bookmarkStart w:id="264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6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4"/>
    <w:bookmarkStart w:id="267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3" w:name="eq-leverage"/>
      <w:del w:id="2487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\qquad(51)$$</w:delText>
        </w:r>
      </w:del>
      <w:bookmarkEnd w:id="263"/>
    </w:p>
    <w:p>
      <w:pPr>
        <w:pStyle w:val="BodyText"/>
      </w:pPr>
      <w:bookmarkStart w:id="266" w:name="eq-leverage"/>
      <w:ins w:id="2488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\qquad(52)$$</w:t>
        </w:r>
      </w:ins>
      <w:bookmarkEnd w:id="266"/>
    </w:p>
    <w:bookmarkEnd w:id="267"/>
    <w:bookmarkStart w:id="269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9"/>
    <w:bookmarkStart w:id="272" w:name="thm-loocv-shortcut"/>
    <w:p>
      <w:pPr>
        <w:pStyle w:val="BodyText"/>
      </w:pPr>
      <w:del w:id="2489" w:author="PR Preview" w:date="2026-01-01T00:00:00Z">
        <w:r>
          <w:rPr>
            <w:b/>
            <w:bCs/>
          </w:rPr>
          <w:delText xml:space="preserve">Theorem 5 (Leave-one-out cross-validation for least squares)</w:delText>
        </w:r>
      </w:del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For a linear model fitted by</w:delText>
        </w:r>
      </w:del>
      <w:del w:id="2492" w:author="PR Preview" w:date="2026-01-01T00:00:00Z">
        <w:r>
          <w:delText xml:space="preserve"> </w:delText>
        </w:r>
      </w:del>
      <w:hyperlink r:id="rId265">
        <w:del w:id="2493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with every</w:delText>
        </w:r>
      </w:del>
      <w:del w:id="2496" w:author="PR Preview" w:date="2026-01-01T00:00:00Z">
        <w:r>
          <w:delText xml:space="preserve"> </w:delText>
        </w:r>
      </w:del>
      <w:hyperlink w:anchor="def-leverage">
        <w:del w:id="2497" w:author="PR Preview" w:date="2026-01-01T00:00:00Z">
          <w:r>
            <w:rPr>
              <w:rStyle w:val="Hyperlink"/>
            </w:rPr>
            <w:delText xml:space="preserve">leverage</w:delText>
          </w:r>
        </w:del>
      </w:hyperlink>
      <w:del w:id="249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del w:id="2499" w:author="PR Preview" w:date="2026-01-01T00:00:00Z">
        <w:r>
          <w:delText xml:space="preserve">,</w:delText>
        </w:r>
      </w:del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delText xml:space="preserve">the</w:delText>
        </w:r>
      </w:del>
      <w:del w:id="2502" w:author="PR Preview" w:date="2026-01-01T00:00:00Z">
        <w:r>
          <w:delText xml:space="preserve"> </w:delText>
        </w:r>
      </w:del>
      <w:hyperlink w:anchor="def-loocv">
        <w:del w:id="2503" w:author="PR Preview" w:date="2026-01-01T00:00:00Z">
          <w:r>
            <w:rPr>
              <w:rStyle w:val="Hyperlink"/>
            </w:rPr>
            <w:delText xml:space="preserve">leave-one-out estimate</w:delText>
          </w:r>
        </w:del>
      </w:hyperlink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can be computed from the single fit to all</w:delText>
        </w:r>
      </w:del>
      <w:del w:id="2506" w:author="PR Preview" w:date="2026-01-01T00:00:00Z">
        <w:r>
          <w:delText xml:space="preserve"> </w:delText>
        </w:r>
      </w:del>
      <m:oMath>
        <m:r>
          <m:t>n</m:t>
        </m:r>
      </m:oMath>
      <w:del w:id="2507" w:author="PR Preview" w:date="2026-01-01T00:00:00Z">
        <w:r>
          <w:delText xml:space="preserve"> </w:delText>
        </w:r>
      </w:del>
      <w:del w:id="2508" w:author="PR Preview" w:date="2026-01-01T00:00:00Z">
        <w:r>
          <w:delText xml:space="preserve">observations,</w:delText>
        </w:r>
      </w:del>
      <w:del w:id="2509" w:author="PR Preview" w:date="2026-01-01T00:00:00Z">
        <w:r>
          <w:delText xml:space="preserve"> </w:delText>
        </w:r>
      </w:del>
      <w:del w:id="2510" w:author="PR Preview" w:date="2026-01-01T00:00:00Z">
        <w:r>
          <w:delText xml:space="preserve">from its</w:delText>
        </w:r>
      </w:del>
      <w:del w:id="2511" w:author="PR Preview" w:date="2026-01-01T00:00:00Z">
        <w:r>
          <w:delText xml:space="preserve"> </w:delText>
        </w:r>
      </w:del>
      <w:hyperlink r:id="rId270">
        <w:del w:id="2512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251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2514" w:author="PR Preview" w:date="2026-01-01T00:00:00Z">
        <w:r>
          <w:delText xml:space="preserve">,</w:delText>
        </w:r>
      </w:del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delText xml:space="preserve">their</w:delText>
        </w:r>
      </w:del>
      <w:del w:id="2517" w:author="PR Preview" w:date="2026-01-01T00:00:00Z">
        <w:r>
          <w:delText xml:space="preserve"> </w:delText>
        </w:r>
      </w:del>
      <w:hyperlink r:id="rId59">
        <w:del w:id="2518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2519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del w:id="2520" w:author="PR Preview" w:date="2026-01-01T00:00:00Z">
        <w:r>
          <w:delText xml:space="preserve">,</w:delText>
        </w:r>
      </w:del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and the leverages:</w:delText>
        </w:r>
      </w:del>
    </w:p>
    <w:p>
      <w:pPr>
        <w:pStyle w:val="BodyText"/>
      </w:pPr>
      <w:ins w:id="2523" w:author="PR Preview" w:date="2026-01-01T00:00:00Z">
        <w:r>
          <w:rPr>
            <w:b/>
            <w:bCs/>
          </w:rPr>
          <w:t xml:space="preserve">Theorem 6 (Leave-one-out cross-validation for least squares)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For a linear model fitted by</w:t>
        </w:r>
      </w:ins>
      <w:ins w:id="2526" w:author="PR Preview" w:date="2026-01-01T00:00:00Z">
        <w:r>
          <w:t xml:space="preserve"> </w:t>
        </w:r>
      </w:ins>
      <w:hyperlink r:id="rId265">
        <w:ins w:id="2527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with every</w:t>
        </w:r>
      </w:ins>
      <w:ins w:id="2530" w:author="PR Preview" w:date="2026-01-01T00:00:00Z">
        <w:r>
          <w:t xml:space="preserve"> </w:t>
        </w:r>
      </w:ins>
      <w:hyperlink w:anchor="def-leverage">
        <w:ins w:id="2531" w:author="PR Preview" w:date="2026-01-01T00:00:00Z">
          <w:r>
            <w:rPr>
              <w:rStyle w:val="Hyperlink"/>
            </w:rPr>
            <w:t xml:space="preserve">leverage</w:t>
          </w:r>
        </w:ins>
      </w:hyperlink>
      <w:ins w:id="253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ins w:id="2533" w:author="PR Preview" w:date="2026-01-01T00:00:00Z">
        <w:r>
          <w:t xml:space="preserve">,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the</w:t>
        </w:r>
      </w:ins>
      <w:ins w:id="2536" w:author="PR Preview" w:date="2026-01-01T00:00:00Z">
        <w:r>
          <w:t xml:space="preserve"> </w:t>
        </w:r>
      </w:ins>
      <w:hyperlink w:anchor="def-loocv">
        <w:ins w:id="2537" w:author="PR Preview" w:date="2026-01-01T00:00:00Z">
          <w:r>
            <w:rPr>
              <w:rStyle w:val="Hyperlink"/>
            </w:rPr>
            <w:t xml:space="preserve">leave-one-out estimate</w:t>
          </w:r>
        </w:ins>
      </w:hyperlink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can be computed from the single fit to all</w:t>
        </w:r>
      </w:ins>
      <w:ins w:id="2540" w:author="PR Preview" w:date="2026-01-01T00:00:00Z">
        <w:r>
          <w:t xml:space="preserve"> </w:t>
        </w:r>
      </w:ins>
      <m:oMath>
        <m:r>
          <m:t>n</m:t>
        </m:r>
      </m:oMath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observations,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from its</w:t>
        </w:r>
      </w:ins>
      <w:ins w:id="2545" w:author="PR Preview" w:date="2026-01-01T00:00:00Z">
        <w:r>
          <w:t xml:space="preserve"> </w:t>
        </w:r>
      </w:ins>
      <w:hyperlink r:id="rId270">
        <w:ins w:id="2546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25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2548" w:author="PR Preview" w:date="2026-01-01T00:00:00Z">
        <w:r>
          <w:t xml:space="preserve">,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their</w:t>
        </w:r>
      </w:ins>
      <w:ins w:id="2551" w:author="PR Preview" w:date="2026-01-01T00:00:00Z">
        <w:r>
          <w:t xml:space="preserve"> </w:t>
        </w:r>
      </w:ins>
      <w:hyperlink r:id="rId59">
        <w:ins w:id="2552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255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ins w:id="2554" w:author="PR Preview" w:date="2026-01-01T00:00:00Z">
        <w:r>
          <w:t xml:space="preserve">,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and the leverages:</w:t>
        </w:r>
      </w:ins>
    </w:p>
    <w:p>
      <w:pPr>
        <w:pStyle w:val="BodyText"/>
      </w:pPr>
      <w:bookmarkStart w:id="27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1"/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3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3"/>
    <w:bookmarkStart w:id="274" w:name="exm-loocv-shortcut"/>
    <w:p>
      <w:pPr>
        <w:pStyle w:val="BodyText"/>
      </w:pPr>
      <w:del w:id="2557" w:author="PR Preview" w:date="2026-01-01T00:00:00Z">
        <w:r>
          <w:rPr>
            <w:b/>
            <w:bCs/>
          </w:rPr>
          <w:delText xml:space="preserve">Example 28 (Leave-one-out cross-validation of the</w:delText>
        </w:r>
      </w:del>
      <w:del w:id="2558" w:author="PR Preview" w:date="2026-01-01T00:00:00Z">
        <w:r>
          <w:rPr>
            <w:b/>
            <w:bCs/>
          </w:rPr>
          <w:delText xml:space="preserve"> </w:delText>
        </w:r>
      </w:del>
      <w:del w:id="2559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560" w:author="PR Preview" w:date="2026-01-01T00:00:00Z">
        <w:r>
          <w:rPr>
            <w:b/>
            <w:bCs/>
          </w:rPr>
          <w:delText xml:space="preserve"> </w:delText>
        </w:r>
      </w:del>
      <w:del w:id="2561" w:author="PR Preview" w:date="2026-01-01T00:00:00Z">
        <w:r>
          <w:rPr>
            <w:b/>
            <w:bCs/>
          </w:rPr>
          <w:delText xml:space="preserve">polynomials)</w:delText>
        </w:r>
      </w:del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This example computes</w:delText>
        </w:r>
      </w:del>
      <w:del w:id="25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delText xml:space="preserve">for the four</w:delText>
        </w:r>
      </w:del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rPr>
            <w:rStyle w:val="VerbatimChar"/>
          </w:rPr>
          <w:delText xml:space="preserve">mtcars</w:delText>
        </w:r>
      </w:del>
      <w:del w:id="2569" w:author="PR Preview" w:date="2026-01-01T00:00:00Z">
        <w:r>
          <w:delText xml:space="preserve"> </w:delText>
        </w:r>
      </w:del>
      <w:del w:id="2570" w:author="PR Preview" w:date="2026-01-01T00:00:00Z">
        <w:r>
          <w:delText xml:space="preserve">polynomials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of</w:delText>
        </w:r>
      </w:del>
      <w:del w:id="2573" w:author="PR Preview" w:date="2026-01-01T00:00:00Z">
        <w:r>
          <w:delText xml:space="preserve"> </w:delText>
        </w:r>
      </w:del>
      <w:hyperlink w:anchor="exr-overfitting">
        <w:del w:id="257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in two ways: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by fitting each model 32 times, as in</w:delText>
        </w:r>
      </w:del>
      <w:del w:id="2579" w:author="PR Preview" w:date="2026-01-01T00:00:00Z">
        <w:r>
          <w:delText xml:space="preserve"> </w:delText>
        </w:r>
      </w:del>
      <w:hyperlink w:anchor="eq-loocv">
        <w:del w:id="2580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581" w:author="PR Preview" w:date="2026-01-01T00:00:00Z">
        <w:r>
          <w:delText xml:space="preserve">,</w:delText>
        </w:r>
      </w:del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and by the single-fit formula of</w:delText>
        </w:r>
      </w:del>
      <w:del w:id="2584" w:author="PR Preview" w:date="2026-01-01T00:00:00Z">
        <w:r>
          <w:delText xml:space="preserve"> </w:delText>
        </w:r>
      </w:del>
      <w:hyperlink w:anchor="thm-loocv-shortcut">
        <w:del w:id="258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586" w:author="PR Preview" w:date="2026-01-01T00:00:00Z">
        <w:r>
          <w:delText xml:space="preserve">,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with the leverages from</w:delText>
        </w:r>
      </w:del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rPr>
            <w:rStyle w:val="VerbatimChar"/>
          </w:rPr>
          <w:delText xml:space="preserve">hatvalues()</w:delText>
        </w:r>
      </w:del>
      <w:del w:id="2591" w:author="PR Preview" w:date="2026-01-01T00:00:00Z">
        <w:r>
          <w:delText xml:space="preserve">.</w:delText>
        </w:r>
      </w:del>
    </w:p>
    <w:p>
      <w:pPr>
        <w:pStyle w:val="BodyText"/>
      </w:pPr>
      <w:ins w:id="2592" w:author="PR Preview" w:date="2026-01-01T00:00:00Z">
        <w:r>
          <w:rPr>
            <w:b/>
            <w:bCs/>
          </w:rPr>
          <w:t xml:space="preserve">Example 29 (Leave-one-out cross-validation of the</w:t>
        </w:r>
      </w:ins>
      <w:ins w:id="2593" w:author="PR Preview" w:date="2026-01-01T00:00:00Z">
        <w:r>
          <w:rPr>
            <w:b/>
            <w:bCs/>
          </w:rPr>
          <w:t xml:space="preserve"> </w:t>
        </w:r>
      </w:ins>
      <w:ins w:id="259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595" w:author="PR Preview" w:date="2026-01-01T00:00:00Z">
        <w:r>
          <w:rPr>
            <w:b/>
            <w:bCs/>
          </w:rPr>
          <w:t xml:space="preserve"> </w:t>
        </w:r>
      </w:ins>
      <w:ins w:id="2596" w:author="PR Preview" w:date="2026-01-01T00:00:00Z">
        <w:r>
          <w:rPr>
            <w:b/>
            <w:bCs/>
          </w:rPr>
          <w:t xml:space="preserve">polynomials)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This example computes</w:t>
        </w:r>
      </w:ins>
      <w:ins w:id="25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for the four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rPr>
            <w:rStyle w:val="VerbatimChar"/>
          </w:rPr>
          <w:t xml:space="preserve">mtcars</w:t>
        </w:r>
      </w:ins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polynomials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of</w:t>
        </w:r>
      </w:ins>
      <w:ins w:id="2608" w:author="PR Preview" w:date="2026-01-01T00:00:00Z">
        <w:r>
          <w:t xml:space="preserve"> </w:t>
        </w:r>
      </w:ins>
      <w:hyperlink w:anchor="exr-overfitting">
        <w:ins w:id="260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in two ways: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by fitting each model 32 times, as in</w:t>
        </w:r>
      </w:ins>
      <w:ins w:id="2614" w:author="PR Preview" w:date="2026-01-01T00:00:00Z">
        <w:r>
          <w:t xml:space="preserve"> </w:t>
        </w:r>
      </w:ins>
      <w:hyperlink w:anchor="eq-loocv">
        <w:ins w:id="2615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616" w:author="PR Preview" w:date="2026-01-01T00:00:00Z">
        <w:r>
          <w:t xml:space="preserve">,</w:t>
        </w:r>
      </w:ins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and by the single-fit formula of</w:t>
        </w:r>
      </w:ins>
      <w:ins w:id="2619" w:author="PR Preview" w:date="2026-01-01T00:00:00Z">
        <w:r>
          <w:t xml:space="preserve"> </w:t>
        </w:r>
      </w:ins>
      <w:hyperlink w:anchor="thm-loocv-shortcut">
        <w:ins w:id="262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621" w:author="PR Preview" w:date="2026-01-01T00:00:00Z">
        <w:r>
          <w:t xml:space="preserve">,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with the leverages from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rPr>
            <w:rStyle w:val="VerbatimChar"/>
          </w:rPr>
          <w:t xml:space="preserve">hatvalues()</w:t>
        </w:r>
      </w:ins>
      <w:ins w:id="262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4"/>
    <w:bookmarkStart w:id="275" w:name="rem-loocv"/>
    <w:p>
      <w:pPr>
        <w:pStyle w:val="BodyText"/>
      </w:pPr>
      <w:del w:id="2627" w:author="PR Preview" w:date="2026-01-01T00:00:00Z">
        <w:r>
          <w:rPr>
            <w:i/>
            <w:iCs/>
          </w:rPr>
          <w:delText xml:space="preserve">Remark 32</w:delText>
        </w:r>
      </w:del>
      <w:del w:id="2628" w:author="PR Preview" w:date="2026-01-01T00:00:00Z">
        <w:r>
          <w:delText xml:space="preserve"> (When to use leave-one-out cross-validation). </w:delText>
        </w:r>
      </w:del>
      <w:del w:id="2629" w:author="PR Preview" w:date="2026-01-01T00:00:00Z">
        <w:r>
          <w:delText xml:space="preserve">LOOCV is the</w:delText>
        </w:r>
      </w:del>
      <w:del w:id="263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end of</w:delText>
        </w:r>
      </w:del>
      <w:del w:id="2633" w:author="PR Preview" w:date="2026-01-01T00:00:00Z">
        <w:r>
          <w:delText xml:space="preserve"> </w:delText>
        </w:r>
      </w:del>
      <w:hyperlink w:anchor="rem-choosing-k">
        <w:del w:id="2634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2635" w:author="PR Preview" w:date="2026-01-01T00:00:00Z">
        <w:r>
          <w:delText xml:space="preserve">.</w:delText>
        </w:r>
      </w:del>
      <w:del w:id="2636" w:author="PR Preview" w:date="2026-01-01T00:00:00Z">
        <w:r>
          <w:delText xml:space="preserve"> </w:delText>
        </w:r>
      </w:del>
      <w:del w:id="2637" w:author="PR Preview" w:date="2026-01-01T00:00:00Z">
        <w:r>
          <w:delText xml:space="preserve">By</w:delText>
        </w:r>
      </w:del>
      <w:del w:id="2638" w:author="PR Preview" w:date="2026-01-01T00:00:00Z">
        <w:r>
          <w:delText xml:space="preserve"> </w:delText>
        </w:r>
      </w:del>
      <w:hyperlink w:anchor="rem-cv-estimate">
        <w:del w:id="2639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2640" w:author="PR Preview" w:date="2026-01-01T00:00:00Z">
        <w:r>
          <w:delText xml:space="preserve">,</w:delText>
        </w:r>
      </w:del>
      <w:del w:id="26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estimates</w:delText>
        </w:r>
      </w:del>
      <w:del w:id="264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delText xml:space="preserve">for the fitting procedure</w:delText>
        </w:r>
      </w:del>
      <w:del w:id="2647" w:author="PR Preview" w:date="2026-01-01T00:00:00Z">
        <w:r>
          <w:delText xml:space="preserve"> </w:delText>
        </w:r>
      </w:del>
      <m:oMath>
        <m:r>
          <m:t>g</m:t>
        </m:r>
      </m:oMath>
      <w:del w:id="2648" w:author="PR Preview" w:date="2026-01-01T00:00:00Z">
        <w:r>
          <w:delText xml:space="preserve">:</w:delText>
        </w:r>
      </w:del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each rule is fitted to</w:delText>
        </w:r>
      </w:del>
      <w:del w:id="265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observations,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so the bias of</w:delText>
        </w:r>
      </w:del>
      <w:del w:id="26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as an estimate of</w:delText>
        </w:r>
      </w:del>
      <w:del w:id="265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660" w:author="PR Preview" w:date="2026-01-01T00:00:00Z">
        <w:r>
          <w:delText xml:space="preserve"> </w:delText>
        </w:r>
      </w:del>
      <w:del w:id="2661" w:author="PR Preview" w:date="2026-01-01T00:00:00Z">
        <w:r>
          <w:delText xml:space="preserve">is the smallest of any</w:delText>
        </w:r>
      </w:del>
      <w:del w:id="2662" w:author="PR Preview" w:date="2026-01-01T00:00:00Z">
        <w:r>
          <w:delText xml:space="preserve"> </w:delText>
        </w:r>
      </w:del>
      <m:oMath>
        <m:r>
          <m:t>k</m:t>
        </m:r>
      </m:oMath>
      <w:del w:id="2663" w:author="PR Preview" w:date="2026-01-01T00:00:00Z">
        <w:r>
          <w:delText xml:space="preserve">.</w:delText>
        </w:r>
      </w:del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But the</w:delText>
        </w:r>
      </w:del>
      <w:del w:id="2666" w:author="PR Preview" w:date="2026-01-01T00:00:00Z">
        <w:r>
          <w:delText xml:space="preserve"> </w:delText>
        </w:r>
      </w:del>
      <m:oMath>
        <m:r>
          <m:t>n</m:t>
        </m:r>
      </m:oMath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training sets are nearly identical,</w:delText>
        </w:r>
      </w:del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so the variance of</w:delText>
        </w:r>
      </w:del>
      <w:del w:id="267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can be larger than that of 5- or 10-fold cross-validation</w:delText>
        </w:r>
      </w:del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(James et al. 2021, sec. 5.1.4)</w:delText>
        </w:r>
      </w:del>
      <w:del w:id="2676" w:author="PR Preview" w:date="2026-01-01T00:00:00Z">
        <w:r>
          <w:delText xml:space="preserve">.</w:delText>
        </w:r>
      </w:del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For least squares fits,</w:delText>
        </w:r>
      </w:del>
      <w:del w:id="2679" w:author="PR Preview" w:date="2026-01-01T00:00:00Z">
        <w:r>
          <w:delText xml:space="preserve"> </w:delText>
        </w:r>
      </w:del>
      <w:hyperlink w:anchor="thm-loocv-shortcut">
        <w:del w:id="268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computes LOOCV from a single fit;</w:delText>
        </w:r>
      </w:del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for most other fitting methods,</w:delText>
        </w:r>
      </w:del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LOOCV requires</w:delText>
        </w:r>
      </w:del>
      <w:del w:id="2687" w:author="PR Preview" w:date="2026-01-01T00:00:00Z">
        <w:r>
          <w:delText xml:space="preserve"> </w:delText>
        </w:r>
      </w:del>
      <m:oMath>
        <m:r>
          <m:t>n</m:t>
        </m:r>
      </m:oMath>
      <w:del w:id="2688" w:author="PR Preview" w:date="2026-01-01T00:00:00Z">
        <w:r>
          <w:delText xml:space="preserve"> </w:delText>
        </w:r>
      </w:del>
      <w:del w:id="2689" w:author="PR Preview" w:date="2026-01-01T00:00:00Z">
        <w:r>
          <w:delText xml:space="preserve">fits.</w:delText>
        </w:r>
      </w:del>
    </w:p>
    <w:p>
      <w:pPr>
        <w:pStyle w:val="BodyText"/>
      </w:pPr>
      <w:ins w:id="2690" w:author="PR Preview" w:date="2026-01-01T00:00:00Z">
        <w:r>
          <w:rPr>
            <w:i/>
            <w:iCs/>
          </w:rPr>
          <w:t xml:space="preserve">Remark 32</w:t>
        </w:r>
      </w:ins>
      <w:ins w:id="2691" w:author="PR Preview" w:date="2026-01-01T00:00:00Z">
        <w:r>
          <w:t xml:space="preserve"> (When to use leave-one-out cross-validation). </w:t>
        </w:r>
      </w:ins>
      <w:ins w:id="2692" w:author="PR Preview" w:date="2026-01-01T00:00:00Z">
        <w:r>
          <w:t xml:space="preserve">LOOCV is the</w:t>
        </w:r>
      </w:ins>
      <w:ins w:id="269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end of</w:t>
        </w:r>
      </w:ins>
      <w:ins w:id="2696" w:author="PR Preview" w:date="2026-01-01T00:00:00Z">
        <w:r>
          <w:t xml:space="preserve"> </w:t>
        </w:r>
      </w:ins>
      <w:hyperlink w:anchor="rem-choosing-k">
        <w:ins w:id="2697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2698" w:author="PR Preview" w:date="2026-01-01T00:00:00Z">
        <w:r>
          <w:t xml:space="preserve">.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By</w:t>
        </w:r>
      </w:ins>
      <w:ins w:id="2701" w:author="PR Preview" w:date="2026-01-01T00:00:00Z">
        <w:r>
          <w:t xml:space="preserve"> </w:t>
        </w:r>
      </w:ins>
      <w:hyperlink w:anchor="rem-cv-estimate">
        <w:ins w:id="2702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2703" w:author="PR Preview" w:date="2026-01-01T00:00:00Z">
        <w:r>
          <w:t xml:space="preserve">,</w:t>
        </w:r>
      </w:ins>
      <w:ins w:id="270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estimates</w:t>
        </w:r>
      </w:ins>
      <w:ins w:id="270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for the fitting procedure</w:t>
        </w:r>
      </w:ins>
      <w:ins w:id="2710" w:author="PR Preview" w:date="2026-01-01T00:00:00Z">
        <w:r>
          <w:t xml:space="preserve"> </w:t>
        </w:r>
      </w:ins>
      <m:oMath>
        <m:r>
          <m:t>g</m:t>
        </m:r>
      </m:oMath>
      <w:ins w:id="2711" w:author="PR Preview" w:date="2026-01-01T00:00:00Z">
        <w:r>
          <w:t xml:space="preserve">:</w:t>
        </w:r>
      </w:ins>
      <w:ins w:id="2712" w:author="PR Preview" w:date="2026-01-01T00:00:00Z">
        <w:r>
          <w:t xml:space="preserve"> </w:t>
        </w:r>
      </w:ins>
      <w:ins w:id="2713" w:author="PR Preview" w:date="2026-01-01T00:00:00Z">
        <w:r>
          <w:t xml:space="preserve">each rule is fitted to</w:t>
        </w:r>
      </w:ins>
      <w:ins w:id="271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observations,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so the bias of</w:t>
        </w:r>
      </w:ins>
      <w:ins w:id="27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as an estimate of</w:t>
        </w:r>
      </w:ins>
      <w:ins w:id="272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2723" w:author="PR Preview" w:date="2026-01-01T00:00:00Z">
        <w:r>
          <w:t xml:space="preserve"> </w:t>
        </w:r>
      </w:ins>
      <w:ins w:id="2724" w:author="PR Preview" w:date="2026-01-01T00:00:00Z">
        <w:r>
          <w:t xml:space="preserve">is the smallest of any</w:t>
        </w:r>
      </w:ins>
      <w:ins w:id="2725" w:author="PR Preview" w:date="2026-01-01T00:00:00Z">
        <w:r>
          <w:t xml:space="preserve"> </w:t>
        </w:r>
      </w:ins>
      <m:oMath>
        <m:r>
          <m:t>k</m:t>
        </m:r>
      </m:oMath>
      <w:ins w:id="2726" w:author="PR Preview" w:date="2026-01-01T00:00:00Z">
        <w:r>
          <w:t xml:space="preserve">.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But the</w:t>
        </w:r>
      </w:ins>
      <w:ins w:id="2729" w:author="PR Preview" w:date="2026-01-01T00:00:00Z">
        <w:r>
          <w:t xml:space="preserve"> </w:t>
        </w:r>
      </w:ins>
      <m:oMath>
        <m:r>
          <m:t>n</m:t>
        </m:r>
      </m:oMath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training sets are nearly identical,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so the variance of</w:t>
        </w:r>
      </w:ins>
      <w:ins w:id="27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can be larger than that of 5- or 10-fold cross-validation</w:t>
        </w:r>
      </w:ins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(James et al. 2021, sec. 5.1.4)</w:t>
        </w:r>
      </w:ins>
      <w:ins w:id="2739" w:author="PR Preview" w:date="2026-01-01T00:00:00Z">
        <w:r>
          <w:t xml:space="preserve">.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For least squares fits,</w:t>
        </w:r>
      </w:ins>
      <w:ins w:id="2742" w:author="PR Preview" w:date="2026-01-01T00:00:00Z">
        <w:r>
          <w:t xml:space="preserve"> </w:t>
        </w:r>
      </w:ins>
      <w:hyperlink w:anchor="thm-loocv-shortcut">
        <w:ins w:id="274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computes LOOCV from a single fit;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for most other fitting methods,</w:t>
        </w:r>
      </w:ins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LOOCV requires</w:t>
        </w:r>
      </w:ins>
      <w:ins w:id="2750" w:author="PR Preview" w:date="2026-01-01T00:00:00Z">
        <w:r>
          <w:t xml:space="preserve"> </w:t>
        </w:r>
      </w:ins>
      <m:oMath>
        <m:r>
          <m:t>n</m:t>
        </m:r>
      </m:oMath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fits.</w:t>
        </w:r>
      </w:ins>
    </w:p>
    <w:bookmarkEnd w:id="275"/>
    <w:bookmarkEnd w:id="276"/>
    <w:bookmarkStart w:id="306" w:name="sec-cv-model-choice"/>
    <w:p>
      <w:pPr>
        <w:pStyle w:val="Heading2"/>
      </w:pPr>
      <w:r>
        <w:t xml:space="preserve">8 Choosing a model by cross-validation</w:t>
      </w:r>
    </w:p>
    <w:bookmarkStart w:id="278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exm-cv-choice-inputs"/>
    <w:p>
      <w:pPr>
        <w:pStyle w:val="FirstParagraph"/>
      </w:pPr>
      <w:del w:id="2753" w:author="PR Preview" w:date="2026-01-01T00:00:00Z">
        <w:r>
          <w:rPr>
            <w:b/>
            <w:bCs/>
          </w:rPr>
          <w:delText xml:space="preserve">Example 29 (Inputs of the cross-validation choice procedure)</w:delText>
        </w:r>
      </w:del>
      <w:del w:id="2754" w:author="PR Preview" w:date="2026-01-01T00:00:00Z">
        <w:r>
          <w:delText xml:space="preserve"> </w:delText>
        </w:r>
      </w:del>
      <w:del w:id="2755" w:author="PR Preview" w:date="2026-01-01T00:00:00Z">
        <w:r>
          <w:delText xml:space="preserve">The</w:delText>
        </w:r>
      </w:del>
      <w:del w:id="2756" w:author="PR Preview" w:date="2026-01-01T00:00:00Z">
        <w:r>
          <w:delText xml:space="preserve"> </w:delText>
        </w:r>
      </w:del>
      <w:hyperlink w:anchor="def-cv-choice">
        <w:del w:id="2757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2758" w:author="PR Preview" w:date="2026-01-01T00:00:00Z">
        <w:r>
          <w:delText xml:space="preserve"> </w:delText>
        </w:r>
      </w:del>
      <m:oMath>
        <m:r>
          <m:t>g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2761" w:author="PR Preview" w:date="2026-01-01T00:00:00Z">
        <w:r>
          <w:rPr>
            <w:b/>
            <w:bCs/>
          </w:rPr>
          <w:t xml:space="preserve">Example 30 (Inputs of the cross-validation choice procedure)</w:t>
        </w:r>
      </w:ins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The</w:t>
        </w:r>
      </w:ins>
      <w:ins w:id="2764" w:author="PR Preview" w:date="2026-01-01T00:00:00Z">
        <w:r>
          <w:t xml:space="preserve"> </w:t>
        </w:r>
      </w:ins>
      <w:hyperlink w:anchor="def-cv-choice">
        <w:ins w:id="2765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2766" w:author="PR Preview" w:date="2026-01-01T00:00:00Z">
        <w:r>
          <w:t xml:space="preserve"> </w:t>
        </w:r>
      </w:ins>
      <m:oMath>
        <m:r>
          <m:t>g</m:t>
        </m:r>
      </m:oMath>
      <w:ins w:id="2767" w:author="PR Preview" w:date="2026-01-01T00:00:00Z">
        <w:r>
          <w:t xml:space="preserve"> </w:t>
        </w:r>
      </w:ins>
      <w:ins w:id="2768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81"/>
    <w:bookmarkStart w:id="283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8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4"/>
    <w:bookmarkStart w:id="285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5"/>
    <w:bookmarkStart w:id="288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8"/>
    <w:bookmarkStart w:id="291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9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92"/>
    <w:bookmarkStart w:id="294" w:name="rem-cv-se"/>
    <w:p>
      <w:pPr>
        <w:pStyle w:val="BodyText"/>
      </w:pPr>
      <w:del w:id="2769" w:author="PR Preview" w:date="2026-01-01T00:00:00Z">
        <w:r>
          <w:rPr>
            <w:i/>
            <w:iCs/>
          </w:rPr>
          <w:delText xml:space="preserve">Remark 37</w:delText>
        </w:r>
      </w:del>
      <w:del w:id="2770" w:author="PR Preview" w:date="2026-01-01T00:00:00Z">
        <w:r>
          <w:delText xml:space="preserve"> (The fold-based standard error is only a rough guide). </w:delText>
        </w:r>
      </w:del>
      <w:del w:id="2771" w:author="PR Preview" w:date="2026-01-01T00:00:00Z">
        <w:r>
          <w:delText xml:space="preserve">Hastie et al. (2009, sec. 7.10.1)</w:delText>
        </w:r>
      </w:del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draw standard-error bars</w:delText>
        </w:r>
      </w:del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delText xml:space="preserve">computed from the per-fold errors as in</w:delText>
        </w:r>
      </w:del>
      <w:del w:id="2776" w:author="PR Preview" w:date="2026-01-01T00:00:00Z">
        <w:r>
          <w:delText xml:space="preserve"> </w:delText>
        </w:r>
      </w:del>
      <w:hyperlink w:anchor="eq-cv-se">
        <w:del w:id="2777" w:author="PR Preview" w:date="2026-01-01T00:00:00Z">
          <w:r>
            <w:rPr>
              <w:rStyle w:val="Hyperlink"/>
            </w:rPr>
            <w:delText xml:space="preserve">Equation 56</w:delText>
          </w:r>
        </w:del>
      </w:hyperlink>
      <w:del w:id="2778" w:author="PR Preview" w:date="2026-01-01T00:00:00Z">
        <w:r>
          <w:delText xml:space="preserve">.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That formula treats the</w:delText>
        </w:r>
      </w:del>
      <w:del w:id="2781" w:author="PR Preview" w:date="2026-01-01T00:00:00Z">
        <w:r>
          <w:delText xml:space="preserve"> </w:delText>
        </w:r>
      </w:del>
      <m:oMath>
        <m:r>
          <m:t>k</m:t>
        </m:r>
      </m:oMath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fold errors</w:delText>
        </w:r>
      </w:del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as if they were independent,</w:delText>
        </w:r>
      </w:del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which they are not:</w:delText>
        </w:r>
      </w:del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every pair of folds shares</w:delText>
        </w:r>
      </w:del>
      <w:del w:id="279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folds of training data.</w:delText>
        </w:r>
      </w:del>
      <w:del w:id="2793" w:author="PR Preview" w:date="2026-01-01T00:00:00Z">
        <w:r>
          <w:delText xml:space="preserve"> </w:delText>
        </w:r>
      </w:del>
      <w:del w:id="2794" w:author="PR Preview" w:date="2026-01-01T00:00:00Z">
        <w:r>
          <w:delText xml:space="preserve">So</w:delText>
        </w:r>
      </w:del>
      <w:del w:id="279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is a rough indication</w:delText>
        </w:r>
      </w:del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delText xml:space="preserve">of how much</w:delText>
        </w:r>
      </w:del>
      <w:del w:id="28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might change with a different sample,</w:delText>
        </w:r>
      </w:del>
      <w:del w:id="2803" w:author="PR Preview" w:date="2026-01-01T00:00:00Z">
        <w:r>
          <w:delText xml:space="preserve"> </w:delText>
        </w:r>
      </w:del>
      <w:del w:id="2804" w:author="PR Preview" w:date="2026-01-01T00:00:00Z">
        <w:r>
          <w:delText xml:space="preserve">not a</w:delText>
        </w:r>
      </w:del>
      <w:del w:id="2805" w:author="PR Preview" w:date="2026-01-01T00:00:00Z">
        <w:r>
          <w:delText xml:space="preserve"> </w:delText>
        </w:r>
      </w:del>
      <w:hyperlink r:id="rId293">
        <w:del w:id="2806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of</w:delText>
        </w:r>
      </w:del>
      <w:del w:id="28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810" w:author="PR Preview" w:date="2026-01-01T00:00:00Z">
        <w:r>
          <w:delText xml:space="preserve">.</w:delText>
        </w:r>
      </w:del>
    </w:p>
    <w:p>
      <w:pPr>
        <w:pStyle w:val="BodyText"/>
      </w:pPr>
      <w:ins w:id="2811" w:author="PR Preview" w:date="2026-01-01T00:00:00Z">
        <w:r>
          <w:rPr>
            <w:i/>
            <w:iCs/>
          </w:rPr>
          <w:t xml:space="preserve">Remark 37</w:t>
        </w:r>
      </w:ins>
      <w:ins w:id="2812" w:author="PR Preview" w:date="2026-01-01T00:00:00Z">
        <w:r>
          <w:t xml:space="preserve"> (The fold-based standard error is only a rough guide). </w:t>
        </w:r>
      </w:ins>
      <w:ins w:id="2813" w:author="PR Preview" w:date="2026-01-01T00:00:00Z">
        <w:r>
          <w:t xml:space="preserve">Hastie et al. (2009, sec. 7.10.1)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draw standard-error bars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computed from the per-fold errors as in</w:t>
        </w:r>
      </w:ins>
      <w:ins w:id="2818" w:author="PR Preview" w:date="2026-01-01T00:00:00Z">
        <w:r>
          <w:t xml:space="preserve"> </w:t>
        </w:r>
      </w:ins>
      <w:hyperlink w:anchor="eq-cv-se">
        <w:ins w:id="2819" w:author="PR Preview" w:date="2026-01-01T00:00:00Z">
          <w:r>
            <w:rPr>
              <w:rStyle w:val="Hyperlink"/>
            </w:rPr>
            <w:t xml:space="preserve">Equation 57</w:t>
          </w:r>
        </w:ins>
      </w:hyperlink>
      <w:ins w:id="2820" w:author="PR Preview" w:date="2026-01-01T00:00:00Z">
        <w:r>
          <w:t xml:space="preserve">.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That formula treats the</w:t>
        </w:r>
      </w:ins>
      <w:ins w:id="2823" w:author="PR Preview" w:date="2026-01-01T00:00:00Z">
        <w:r>
          <w:t xml:space="preserve"> </w:t>
        </w:r>
      </w:ins>
      <m:oMath>
        <m:r>
          <m:t>k</m:t>
        </m:r>
      </m:oMath>
      <w:ins w:id="2824" w:author="PR Preview" w:date="2026-01-01T00:00:00Z">
        <w:r>
          <w:t xml:space="preserve"> </w:t>
        </w:r>
      </w:ins>
      <w:ins w:id="2825" w:author="PR Preview" w:date="2026-01-01T00:00:00Z">
        <w:r>
          <w:t xml:space="preserve">fold errors</w:t>
        </w:r>
      </w:ins>
      <w:ins w:id="2826" w:author="PR Preview" w:date="2026-01-01T00:00:00Z">
        <w:r>
          <w:t xml:space="preserve"> </w:t>
        </w:r>
      </w:ins>
      <w:ins w:id="2827" w:author="PR Preview" w:date="2026-01-01T00:00:00Z">
        <w:r>
          <w:t xml:space="preserve">as if they were independent,</w:t>
        </w:r>
      </w:ins>
      <w:ins w:id="2828" w:author="PR Preview" w:date="2026-01-01T00:00:00Z">
        <w:r>
          <w:t xml:space="preserve"> </w:t>
        </w:r>
      </w:ins>
      <w:ins w:id="2829" w:author="PR Preview" w:date="2026-01-01T00:00:00Z">
        <w:r>
          <w:t xml:space="preserve">which they are not:</w:t>
        </w:r>
      </w:ins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every pair of folds shares</w:t>
        </w:r>
      </w:ins>
      <w:ins w:id="283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folds of training data.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So</w:t>
        </w:r>
      </w:ins>
      <w:ins w:id="283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is a rough indication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of how much</w:t>
        </w:r>
      </w:ins>
      <w:ins w:id="284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might change with a different sample,</w:t>
        </w:r>
      </w:ins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not a</w:t>
        </w:r>
      </w:ins>
      <w:ins w:id="2847" w:author="PR Preview" w:date="2026-01-01T00:00:00Z">
        <w:r>
          <w:t xml:space="preserve"> </w:t>
        </w:r>
      </w:ins>
      <w:hyperlink r:id="rId293">
        <w:ins w:id="2848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of</w:t>
        </w:r>
      </w:ins>
      <w:ins w:id="285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852" w:author="PR Preview" w:date="2026-01-01T00:00:00Z">
        <w:r>
          <w:t xml:space="preserve">.</w:t>
        </w:r>
      </w:ins>
    </w:p>
    <w:bookmarkEnd w:id="294"/>
    <w:bookmarkStart w:id="296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300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2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00"/>
    <w:bookmarkStart w:id="305" w:name="exm-one-se-rule"/>
    <w:p>
      <w:pPr>
        <w:pStyle w:val="BodyText"/>
      </w:pPr>
      <w:del w:id="2853" w:author="PR Preview" w:date="2026-01-01T00:00:00Z">
        <w:r>
          <w:rPr>
            <w:b/>
            <w:bCs/>
          </w:rPr>
          <w:delText xml:space="preserve">Example 30 (The one-standard-error rule for the simulated polynomials)</w:delText>
        </w:r>
      </w:del>
      <w:del w:id="2854" w:author="PR Preview" w:date="2026-01-01T00:00:00Z">
        <w:r>
          <w:delText xml:space="preserve"> </w:delText>
        </w:r>
      </w:del>
      <w:del w:id="2855" w:author="PR Preview" w:date="2026-01-01T00:00:00Z">
        <w:r>
          <w:delText xml:space="preserve">This example applies 10-fold cross-validation</w:delText>
        </w:r>
      </w:del>
      <w:del w:id="2856" w:author="PR Preview" w:date="2026-01-01T00:00:00Z">
        <w:r>
          <w:delText xml:space="preserve"> </w:delText>
        </w:r>
      </w:del>
      <w:del w:id="2857" w:author="PR Preview" w:date="2026-01-01T00:00:00Z">
        <w:r>
          <w:delText xml:space="preserve">to the simulated training set of</w:delText>
        </w:r>
      </w:del>
      <w:del w:id="2858" w:author="PR Preview" w:date="2026-01-01T00:00:00Z">
        <w:r>
          <w:delText xml:space="preserve"> </w:delText>
        </w:r>
      </w:del>
      <w:hyperlink w:anchor="exm-train-test-error-simulated">
        <w:del w:id="2859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2860" w:author="PR Preview" w:date="2026-01-01T00:00:00Z">
        <w:r>
          <w:delText xml:space="preserve">,</w:delText>
        </w:r>
      </w:del>
      <w:del w:id="2861" w:author="PR Preview" w:date="2026-01-01T00:00:00Z">
        <w:r>
          <w:delText xml:space="preserve"> </w:delText>
        </w:r>
      </w:del>
      <w:del w:id="2862" w:author="PR Preview" w:date="2026-01-01T00:00:00Z">
        <w:r>
          <w:delText xml:space="preserve">records the sMSE in each fold,</w:delText>
        </w:r>
      </w:del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and applies</w:delText>
        </w:r>
      </w:del>
      <w:del w:id="2865" w:author="PR Preview" w:date="2026-01-01T00:00:00Z">
        <w:r>
          <w:delText xml:space="preserve"> </w:delText>
        </w:r>
      </w:del>
      <w:hyperlink w:anchor="def-one-se-rule">
        <w:del w:id="2866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to the ten degrees.</w:delText>
        </w:r>
      </w:del>
    </w:p>
    <w:p>
      <w:pPr>
        <w:pStyle w:val="BodyText"/>
      </w:pPr>
      <w:ins w:id="2869" w:author="PR Preview" w:date="2026-01-01T00:00:00Z">
        <w:r>
          <w:rPr>
            <w:b/>
            <w:bCs/>
          </w:rPr>
          <w:t xml:space="preserve">Example 31 (The one-standard-error rule for the simulated polynomials)</w:t>
        </w:r>
      </w:ins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This example applies 10-fold cross-validation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to the simulated training set of</w:t>
        </w:r>
      </w:ins>
      <w:ins w:id="2874" w:author="PR Preview" w:date="2026-01-01T00:00:00Z">
        <w:r>
          <w:t xml:space="preserve"> </w:t>
        </w:r>
      </w:ins>
      <w:hyperlink w:anchor="exm-train-test-error-simulated">
        <w:ins w:id="2875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876" w:author="PR Preview" w:date="2026-01-01T00:00:00Z">
        <w:r>
          <w:t xml:space="preserve">,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records the sMSE in each fold,</w:t>
        </w:r>
      </w:ins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and applies</w:t>
        </w:r>
      </w:ins>
      <w:ins w:id="2881" w:author="PR Preview" w:date="2026-01-01T00:00:00Z">
        <w:r>
          <w:t xml:space="preserve"> </w:t>
        </w:r>
      </w:ins>
      <w:hyperlink w:anchor="def-one-se-rule">
        <w:ins w:id="2882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4"/>
        </w:tc>
      </w:tr>
    </w:tbl>
    <w:p>
      <w:pPr>
        <w:pStyle w:val="BodyText"/>
      </w:pPr>
      <w:del w:id="2885" w:author="PR Preview" w:date="2026-01-01T00:00:00Z">
        <w:r>
          <w:delText xml:space="preserve">The smallest estimate is at degree 8.</w:delText>
        </w:r>
      </w:del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The lowest degree within one fold-based standard error of it</w:delText>
        </w:r>
      </w:del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is degree 3,</w:delText>
        </w:r>
      </w:del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which is the one-standard-error rule’s choice.</w:delText>
        </w:r>
      </w:del>
      <w:del w:id="2892" w:author="PR Preview" w:date="2026-01-01T00:00:00Z">
        <w:r>
          <w:delText xml:space="preserve"> </w:delText>
        </w:r>
      </w:del>
      <w:del w:id="2893" w:author="PR Preview" w:date="2026-01-01T00:00:00Z">
        <w:r>
          <w:delText xml:space="preserve">The rule prefers the simpler model</w:delText>
        </w:r>
      </w:del>
      <w:del w:id="2894" w:author="PR Preview" w:date="2026-01-01T00:00:00Z">
        <w:r>
          <w:delText xml:space="preserve"> </w:delText>
        </w:r>
      </w:del>
      <w:del w:id="2895" w:author="PR Preview" w:date="2026-01-01T00:00:00Z">
        <w:r>
          <w:delText xml:space="preserve">when the data cannot clearly tell it apart from the degree with the smallest estimate.</w:delText>
        </w:r>
      </w:del>
      <w:del w:id="2896" w:author="PR Preview" w:date="2026-01-01T00:00:00Z">
        <w:r>
          <w:delText xml:space="preserve"> </w:delText>
        </w:r>
      </w:del>
      <w:del w:id="2897" w:author="PR Preview" w:date="2026-01-01T00:00:00Z">
        <w:r>
          <w:delText xml:space="preserve">Because the data are simulated,</w:delText>
        </w:r>
      </w:del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we can check both choices against</w:delText>
        </w:r>
      </w:del>
      <w:del w:id="2900" w:author="PR Preview" w:date="2026-01-01T00:00:00Z">
        <w:r>
          <w:delText xml:space="preserve"> </w:delText>
        </w:r>
      </w:del>
      <w:del w:id="2901" w:author="PR Preview" w:date="2026-01-01T00:00:00Z">
        <w:r>
          <w:delText xml:space="preserve">the estimated generalization pRMSE of</w:delText>
        </w:r>
      </w:del>
      <w:del w:id="2902" w:author="PR Preview" w:date="2026-01-01T00:00:00Z">
        <w:r>
          <w:delText xml:space="preserve"> </w:delText>
        </w:r>
      </w:del>
      <w:hyperlink w:anchor="exm-train-test-error-simulated">
        <w:del w:id="2903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delText xml:space="preserve">for each:</w:delText>
        </w:r>
      </w:del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delText xml:space="preserve">0.335 for degree 8</w:delText>
        </w:r>
      </w:del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2910" w:author="PR Preview" w:date="2026-01-01T00:00:00Z">
        <w:r>
          <w:t xml:space="preserve">The smallest estimate is at degree 8.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The lowest degree within one fold-based standard error of it</w:t>
        </w:r>
      </w:ins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is degree 3,</w:t>
        </w:r>
      </w:ins>
      <w:ins w:id="2915" w:author="PR Preview" w:date="2026-01-01T00:00:00Z">
        <w:r>
          <w:t xml:space="preserve"> </w:t>
        </w:r>
      </w:ins>
      <w:ins w:id="2916" w:author="PR Preview" w:date="2026-01-01T00:00:00Z">
        <w:r>
          <w:t xml:space="preserve">which is the one-standard-error rule’s choice.</w:t>
        </w:r>
      </w:ins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The rule prefers the simpler model</w:t>
        </w:r>
      </w:ins>
      <w:ins w:id="2919" w:author="PR Preview" w:date="2026-01-01T00:00:00Z">
        <w:r>
          <w:t xml:space="preserve"> </w:t>
        </w:r>
      </w:ins>
      <w:ins w:id="2920" w:author="PR Preview" w:date="2026-01-01T00:00:00Z">
        <w:r>
          <w:t xml:space="preserve">when the data cannot clearly tell it apart from the degree with the smallest estimate.</w:t>
        </w:r>
      </w:ins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Because the data are simulated,</w:t>
        </w:r>
      </w:ins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we can check both choices against</w:t>
        </w:r>
      </w:ins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the estimated generalization pRMSE of</w:t>
        </w:r>
      </w:ins>
      <w:ins w:id="2927" w:author="PR Preview" w:date="2026-01-01T00:00:00Z">
        <w:r>
          <w:t xml:space="preserve"> </w:t>
        </w:r>
      </w:ins>
      <w:hyperlink w:anchor="exm-train-test-error-simulated">
        <w:ins w:id="292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for each:</w:t>
        </w:r>
      </w:ins>
      <w:ins w:id="2931" w:author="PR Preview" w:date="2026-01-01T00:00:00Z">
        <w:r>
          <w:t xml:space="preserve"> </w:t>
        </w:r>
      </w:ins>
      <w:ins w:id="2932" w:author="PR Preview" w:date="2026-01-01T00:00:00Z">
        <w:r>
          <w:t xml:space="preserve">0.335 for degree 8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and 0.315 for degree 3.</w:t>
        </w:r>
      </w:ins>
    </w:p>
    <w:bookmarkEnd w:id="305"/>
    <w:bookmarkEnd w:id="306"/>
    <w:bookmarkStart w:id="312" w:name="sec-cv-whole-procedure"/>
    <w:p>
      <w:pPr>
        <w:pStyle w:val="Heading2"/>
      </w:pPr>
      <w:r>
        <w:t xml:space="preserve">9 Cross-validating the whole procedure</w:t>
      </w:r>
    </w:p>
    <w:bookmarkStart w:id="30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9"/>
    <w:bookmarkStart w:id="31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del w:id="2935" w:author="PR Preview" w:date="2026-01-01T00:00:00Z">
        <w:r>
          <w:delText xml:space="preserve">The 10 predictors chosen from all 50 observations</w:delText>
        </w:r>
      </w:del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were chosen</w:delText>
        </w:r>
      </w:del>
      <w:del w:id="2938" w:author="PR Preview" w:date="2026-01-01T00:00:00Z">
        <w:r>
          <w:delText xml:space="preserve"> </w:delText>
        </w:r>
      </w:del>
      <w:del w:id="2939" w:author="PR Preview" w:date="2026-01-01T00:00:00Z">
        <w:r>
          <w:rPr>
            <w:i/>
            <w:iCs/>
          </w:rPr>
          <w:delText xml:space="preserve">because</w:delText>
        </w:r>
      </w:del>
      <w:del w:id="2940" w:author="PR Preview" w:date="2026-01-01T00:00:00Z">
        <w:r>
          <w:delText xml:space="preserve"> </w:delText>
        </w:r>
      </w:del>
      <w:del w:id="2941" w:author="PR Preview" w:date="2026-01-01T00:00:00Z">
        <w:r>
          <w:delText xml:space="preserve">they happen to correlate with</w:delText>
        </w:r>
      </w:del>
      <w:del w:id="2942" w:author="PR Preview" w:date="2026-01-01T00:00:00Z">
        <w:r>
          <w:delText xml:space="preserve"> </w:delText>
        </w:r>
      </w:del>
      <m:oMath>
        <m:r>
          <m:t>Y</m:t>
        </m:r>
      </m:oMath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in the very observations that later serve as held-out folds.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Those observations were not held out from the whole fitting procedure,</w:delText>
        </w:r>
      </w:del>
      <w:del w:id="2947" w:author="PR Preview" w:date="2026-01-01T00:00:00Z">
        <w:r>
          <w:delText xml:space="preserve"> </w:delText>
        </w:r>
      </w:del>
      <w:del w:id="2948" w:author="PR Preview" w:date="2026-01-01T00:00:00Z">
        <w:r>
          <w:delText xml:space="preserve">so the independence that</w:delText>
        </w:r>
      </w:del>
      <w:del w:id="2949" w:author="PR Preview" w:date="2026-01-01T00:00:00Z">
        <w:r>
          <w:delText xml:space="preserve"> </w:delText>
        </w:r>
      </w:del>
      <w:hyperlink w:anchor="thm-held-out-unbiased">
        <w:del w:id="295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needs fails.</w:delText>
        </w:r>
      </w:del>
    </w:p>
    <w:p>
      <w:pPr>
        <w:pStyle w:val="FirstParagraph"/>
      </w:pPr>
      <w:ins w:id="2953" w:author="PR Preview" w:date="2026-01-01T00:00:00Z">
        <w:r>
          <w:t xml:space="preserve">The 10 predictors chosen from all 50 observations</w:t>
        </w:r>
      </w:ins>
      <w:ins w:id="2954" w:author="PR Preview" w:date="2026-01-01T00:00:00Z">
        <w:r>
          <w:t xml:space="preserve"> </w:t>
        </w:r>
      </w:ins>
      <w:ins w:id="2955" w:author="PR Preview" w:date="2026-01-01T00:00:00Z">
        <w:r>
          <w:t xml:space="preserve">were chosen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rPr>
            <w:i/>
            <w:iCs/>
          </w:rPr>
          <w:t xml:space="preserve">because</w:t>
        </w:r>
      </w:ins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they happen to correlate with</w:t>
        </w:r>
      </w:ins>
      <w:ins w:id="2960" w:author="PR Preview" w:date="2026-01-01T00:00:00Z">
        <w:r>
          <w:t xml:space="preserve"> </w:t>
        </w:r>
      </w:ins>
      <m:oMath>
        <m:r>
          <m:t>Y</m:t>
        </m:r>
      </m:oMath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in the very observations that later serve as held-out folds.</w:t>
        </w:r>
      </w:ins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Those observations were not held out from the whole fitting procedure,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so the independence that</w:t>
        </w:r>
      </w:ins>
      <w:ins w:id="2967" w:author="PR Preview" w:date="2026-01-01T00:00:00Z">
        <w:r>
          <w:t xml:space="preserve"> </w:t>
        </w:r>
      </w:ins>
      <w:hyperlink w:anchor="thm-held-out-unbiased">
        <w:ins w:id="296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needs fails.</w:t>
        </w:r>
      </w:ins>
    </w:p>
    <w:bookmarkEnd w:id="310"/>
    <w:bookmarkStart w:id="311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11"/>
    <w:bookmarkEnd w:id="312"/>
    <w:bookmarkStart w:id="313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13"/>
    <w:bookmarkStart w:id="321" w:name="references"/>
    <w:p>
      <w:pPr>
        <w:pStyle w:val="Heading2"/>
      </w:pPr>
      <w:r>
        <w:t xml:space="preserve">References</w:t>
      </w:r>
    </w:p>
    <w:bookmarkStart w:id="320" w:name="refs"/>
    <w:bookmarkStart w:id="31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5"/>
    <w:bookmarkStart w:id="31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7"/>
    <w:bookmarkStart w:id="319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8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19"/>
    <w:bookmarkEnd w:id="320"/>
    <w:bookmarkEnd w:id="3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8" Type="http://schemas.openxmlformats.org/officeDocument/2006/relationships/image" Target="media/rId208.png"/><Relationship Id="rId240" Type="http://schemas.openxmlformats.org/officeDocument/2006/relationships/image" Target="media/rId240.png"/><Relationship Id="rId301" Type="http://schemas.openxmlformats.org/officeDocument/2006/relationships/image" Target="media/rId301.png"/><Relationship Id="rId158" Type="http://schemas.openxmlformats.org/officeDocument/2006/relationships/image" Target="media/rId158.png"/><Relationship Id="rId190" Type="http://schemas.openxmlformats.org/officeDocument/2006/relationships/image" Target="media/rId190.png"/><Relationship Id="rId194" Type="http://schemas.openxmlformats.org/officeDocument/2006/relationships/image" Target="media/rId194.png"/><Relationship Id="rId198" Type="http://schemas.openxmlformats.org/officeDocument/2006/relationships/image" Target="media/rId198.png"/><Relationship Id="rId202" Type="http://schemas.openxmlformats.org/officeDocument/2006/relationships/image" Target="media/rId202.png"/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4" Type="http://schemas.openxmlformats.org/officeDocument/2006/relationships/hyperlink" Target="https://doi.org/10.1007/978-0-387-84858-7" TargetMode="External"/><Relationship Id="rId316" Type="http://schemas.openxmlformats.org/officeDocument/2006/relationships/hyperlink" Target="https://doi.org/10.1007/978-1-0716-1418-1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8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4" Type="http://schemas.openxmlformats.org/officeDocument/2006/relationships/hyperlink" Target="https://doi.org/10.1007/978-0-387-84858-7" TargetMode="External"/><Relationship Id="rId316" Type="http://schemas.openxmlformats.org/officeDocument/2006/relationships/hyperlink" Target="https://doi.org/10.1007/978-1-0716-1418-1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8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2026-10-17T16:12:57Z</dcterms:created>
  <dcterms:modified xsi:type="dcterms:W3CDTF">2026-10-17T16:12:57Z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