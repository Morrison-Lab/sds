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4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11</w:delText>
        </w:r>
      </w:del>
      <w:del w:id="4" w:author="PR Preview" w:date="2026-01-01T00:00:00Z">
        <w:r>
          <w:delText xml:space="preserve"> (Where the Bernoulli derivation is). </w:delText>
        </w:r>
      </w:del>
      <w:del w:id="5" w:author="PR Preview" w:date="2026-01-01T00:00:00Z">
        <w:r>
          <w:delText xml:space="preserve">The step-by-step derivation for a Bernoulli model without</w:delText>
        </w:r>
      </w:del>
      <w:del w:id="6" w:author="PR Preview" w:date="2026-01-01T00:00:00Z">
        <w:r>
          <w:delText xml:space="preserve"> </w:delText>
        </w:r>
      </w:del>
      <w:hyperlink r:id="rId268">
        <w:del w:id="7" w:author="PR Preview" w:date="2026-01-01T00:00:00Z">
          <w:r>
            <w:rPr>
              <w:rStyle w:val="Hyperlink"/>
            </w:rPr>
            <w:delText xml:space="preserve">covariates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on its own page,</w:delText>
        </w:r>
      </w:del>
      <w:del w:id="10" w:author="PR Preview" w:date="2026-01-01T00:00:00Z">
        <w:r>
          <w:delText xml:space="preserve"> </w:delText>
        </w:r>
      </w:del>
      <w:hyperlink r:id="rId9">
        <w:del w:id="11" w:author="PR Preview" w:date="2026-01-01T00:00:00Z">
          <w:r>
            <w:rPr>
              <w:rStyle w:val="Hyperlink"/>
            </w:rPr>
            <w:delText xml:space="preserve">Maximum likelihood for a Bernoulli model</w:delText>
          </w:r>
        </w:del>
      </w:hyperlink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It was a section of this page, with the id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rStyle w:val="VerbatimChar"/>
          </w:rPr>
          <w:delText xml:space="preserve">sec-bernoulli-mle</w:delText>
        </w:r>
      </w:del>
      <w:del w:id="17" w:author="PR Preview" w:date="2026-01-01T00:00:00Z">
        <w:r>
          <w:delText xml:space="preserve">.</w:delText>
        </w:r>
      </w:del>
    </w:p>
    <w:p>
      <w:pPr>
        <w:pStyle w:val="Heading3"/>
      </w:pPr>
      <w:ins w:id="18" w:author="PR Preview" w:date="2026-01-01T00:00:00Z">
        <w:r>
          <w:t xml:space="preserve">3.1 The likelihood</w:t>
        </w:r>
      </w:ins>
    </w:p>
    <w:bookmarkStart w:id="264" w:name="exr-bernoulli-likelihood-one-group"/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Exercise 35 (Likelihood of binary outcomes with one event probability)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 binary outcome</w:t>
        </w:r>
      </w:ins>
      <w:ins w:id="22" w:author="PR Preview" w:date="2026-01-01T00:00:00Z">
        <w:r>
          <w:t xml:space="preserve"> </w:t>
        </w:r>
      </w:ins>
      <m:oMath>
        <m:r>
          <m:t>Y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with event probability</w:t>
        </w:r>
      </w:ins>
      <w:ins w:id="25" w:author="PR Preview" w:date="2026-01-01T00:00:00Z">
        <w:r>
          <w:t xml:space="preserve"> </w:t>
        </w:r>
      </w:ins>
      <m:oMath>
        <m:r>
          <m:t>π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ins w:id="28" w:author="PR Preview" w:date="2026-01-01T00:00:00Z">
        <w:r>
          <w:t xml:space="preserve">Let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 a dataset of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mutually independent binary outcomes,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all with the same event probability</w:t>
        </w:r>
      </w:ins>
      <w:ins w:id="37" w:author="PR Preview" w:date="2026-01-01T00:00:00Z">
        <w:r>
          <w:t xml:space="preserve"> </w:t>
        </w:r>
      </w:ins>
      <m:oMath>
        <m:r>
          <m:t>π</m:t>
        </m:r>
      </m:oMath>
      <w:ins w:id="38" w:author="PR Preview" w:date="2026-01-01T00:00:00Z">
        <w:r>
          <w:t xml:space="preserve">:</w:t>
        </w:r>
      </w:ins>
      <w:ins w:id="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0" w:author="PR Preview" w:date="2026-01-01T00:00:00Z">
        <w:r>
          <w:t xml:space="preserve">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Derive the</w:t>
        </w:r>
      </w:ins>
      <w:ins w:id="43" w:author="PR Preview" w:date="2026-01-01T00:00:00Z">
        <w:r>
          <w:t xml:space="preserve"> </w:t>
        </w:r>
      </w:ins>
      <w:hyperlink w:anchor="def-lik">
        <w:ins w:id="44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$\mathord{\smash[b]{\underset{\raise.3ex\hbox{$\scriptstyle\sim$}}{y}}\vphantom{y}}$</w:t>
        </w:r>
      </w:ins>
      <w:ins w:id="49" w:author="PR Preview" w:date="2026-01-01T00:00:00Z">
        <w:r>
          <w:t xml:space="preserve">.</w:t>
        </w:r>
      </w:ins>
    </w:p>
    <w:bookmarkEnd w:id="264"/>
    <w:bookmarkStart w:id="265" w:name="sol-bernoulli-likelihood-one-group"/>
    <w:p>
      <w:pPr>
        <w:pStyle w:val="BodyText"/>
      </w:pPr>
      <w:ins w:id="50" w:author="PR Preview" w:date="2026-01-01T00:00:00Z">
        <w:r>
          <w:rPr>
            <w:i/>
            <w:iCs/>
          </w:rPr>
          <w:t xml:space="preserve">Solution 35</w:t>
        </w:r>
      </w:ins>
      <w:ins w:id="51" w:author="PR Preview" w:date="2026-01-01T00:00:00Z">
        <w:r>
          <w:t xml:space="preserve">. </w:t>
        </w:r>
      </w:ins>
    </w:p>
    <w:p>
      <w:pPr>
        <w:pStyle w:val="BodyText"/>
      </w:pPr>
      <w:ins w:id="52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265"/>
    <w:bookmarkStart w:id="266" w:name="thm-bernoulli-likelihood-one-group"/>
    <w:p>
      <w:pPr>
        <w:pStyle w:val="FirstParagraph"/>
      </w:pPr>
      <w:ins w:id="53" w:author="PR Preview" w:date="2026-01-01T00:00:00Z">
        <w:r>
          <w:rPr>
            <w:b/>
            <w:bCs/>
          </w:rPr>
          <w:t xml:space="preserve">Theorem 16 (Likelihood of binary outcomes with one event probability)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Let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be mutually independent binary random variables,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each with the same event probability</w:t>
        </w:r>
      </w:ins>
      <w:ins w:id="61" w:author="PR Preview" w:date="2026-01-01T00:00:00Z">
        <w:r>
          <w:t xml:space="preserve"> </w:t>
        </w:r>
      </w:ins>
      <m:oMath>
        <m:r>
          <m:t>π</m:t>
        </m:r>
      </m:oMath>
      <w:ins w:id="62" w:author="PR Preview" w:date="2026-01-01T00:00:00Z">
        <w:r>
          <w:t xml:space="preserve">: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 observed outcomes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69" w:author="PR Preview" w:date="2026-01-01T00:00:00Z">
        <w:r>
          <w:t xml:space="preserve">, with each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likelihood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$\mathcal{L}(\pi; \mathord{\smash[b]{\underset{\raise.3ex\hbox{$\scriptstyle\sim$}}{y}}\vphantom{y}})$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</w:t>
        </w:r>
      </w:ins>
      <w:ins w:id="78" w:author="PR Preview" w:date="2026-01-01T00:00:00Z">
        <w:r>
          <w:t xml:space="preserve"> </w:t>
        </w:r>
      </w:ins>
      <m:oMath>
        <m:r>
          <m:t>π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depends on the data only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through the number of events</w:t>
        </w:r>
      </w:ins>
      <w:ins w:id="8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84" w:author="PR Preview" w:date="2026-01-01T00:00:00Z">
        <w:r>
          <w:t xml:space="preserve">:</w:t>
        </w:r>
      </w:ins>
    </w:p>
    <w:p>
      <w:pPr>
        <w:pStyle w:val="BodyText"/>
      </w:pPr>
      <w:ins w:id="85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266"/>
    <w:p>
      <w:pPr>
        <w:pStyle w:val="FirstParagraph"/>
      </w:pPr>
      <w:ins w:id="86" w:author="PR Preview" w:date="2026-01-01T00:00:00Z">
        <w:r>
          <w:rPr>
            <w:i/>
            <w:iCs/>
          </w:rPr>
          <w:t xml:space="preserve">Proof</w:t>
        </w:r>
      </w:ins>
      <w:ins w:id="87" w:author="PR Preview" w:date="2026-01-01T00:00:00Z">
        <w:r>
          <w:t xml:space="preserve">. </w:t>
        </w:r>
      </w:ins>
      <w:ins w:id="88" w:author="PR Preview" w:date="2026-01-01T00:00:00Z">
        <w:r>
          <w:t xml:space="preserve">This is the solution to</w:t>
        </w:r>
      </w:ins>
      <w:ins w:id="89" w:author="PR Preview" w:date="2026-01-01T00:00:00Z">
        <w:r>
          <w:t xml:space="preserve"> </w:t>
        </w:r>
      </w:ins>
      <w:hyperlink w:anchor="exr-bernoulli-likelihood-one-group">
        <w:ins w:id="90" w:author="PR Preview" w:date="2026-01-01T00:00:00Z">
          <w:r>
            <w:rPr>
              <w:rStyle w:val="Hyperlink"/>
            </w:rPr>
            <w:t xml:space="preserve">Exercise 35</w:t>
          </w:r>
        </w:ins>
      </w:hyperlink>
      <w:ins w:id="91" w:author="PR Preview" w:date="2026-01-01T00:00:00Z">
        <w:r>
          <w:t xml:space="preserve">, worked in</w:t>
        </w:r>
      </w:ins>
      <w:ins w:id="92" w:author="PR Preview" w:date="2026-01-01T00:00:00Z">
        <w:r>
          <w:t xml:space="preserve"> </w:t>
        </w:r>
      </w:ins>
      <w:hyperlink w:anchor="sol-bernoulli-likelihood-one-group">
        <w:ins w:id="93" w:author="PR Preview" w:date="2026-01-01T00:00:00Z">
          <w:r>
            <w:rPr>
              <w:rStyle w:val="Hyperlink"/>
            </w:rPr>
            <w:t xml:space="preserve">Solution 35</w:t>
          </w:r>
        </w:ins>
      </w:hyperlink>
      <w:ins w:id="94" w:author="PR Preview" w:date="2026-01-01T00:00:00Z">
        <w:r>
          <w:t xml:space="preserve">.</w:t>
        </w:r>
      </w:ins>
    </w:p>
    <w:bookmarkEnd w:id="267"/>
    <w:bookmarkStart w:id="273" w:name="log-likelihood-contributions"/>
    <w:p>
      <w:pPr>
        <w:pStyle w:val="Heading3"/>
      </w:pPr>
      <w:ins w:id="95" w:author="PR Preview" w:date="2026-01-01T00:00:00Z">
        <w:r>
          <w:t xml:space="preserve">3.2 Log-likelihood contributions</w:t>
        </w:r>
      </w:ins>
    </w:p>
    <w:bookmarkStart w:id="269" w:name="exr-bernoulli-loglik-contribution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Exercise 36 (Log-likelihood contribution of one binary outcome)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</w:t>
        </w:r>
      </w:ins>
      <w:ins w:id="1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02" w:author="PR Preview" w:date="2026-01-01T00:00:00Z">
        <w:r>
          <w:t xml:space="preserve">, with no</w:t>
        </w:r>
      </w:ins>
      <w:ins w:id="103" w:author="PR Preview" w:date="2026-01-01T00:00:00Z">
        <w:r>
          <w:t xml:space="preserve"> </w:t>
        </w:r>
      </w:ins>
      <w:hyperlink r:id="rId268">
        <w:ins w:id="104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10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be the observed value of</w:t>
        </w:r>
      </w:ins>
      <w:ins w:id="10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09" w:author="PR Preview" w:date="2026-01-01T00:00:00Z">
        <w:r>
          <w:t xml:space="preserve">.</w:t>
        </w:r>
      </w:ins>
    </w:p>
    <w:p>
      <w:pPr>
        <w:pStyle w:val="FirstParagraph"/>
      </w:pPr>
      <w:ins w:id="110" w:author="PR Preview" w:date="2026-01-01T00:00:00Z">
        <w:r>
          <w:t xml:space="preserve">Derive the</w:t>
        </w:r>
      </w:ins>
      <w:ins w:id="111" w:author="PR Preview" w:date="2026-01-01T00:00:00Z">
        <w:r>
          <w:t xml:space="preserve"> </w:t>
        </w:r>
      </w:ins>
      <w:hyperlink w:anchor="def-loglik">
        <w:ins w:id="11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contribution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 observation</w:t>
        </w:r>
      </w:ins>
      <w:ins w:id="118" w:author="PR Preview" w:date="2026-01-01T00:00:00Z">
        <w:r>
          <w:t xml:space="preserve"> </w:t>
        </w:r>
      </w:ins>
      <m:oMath>
        <m:r>
          <m:t>i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</w:t>
        </w:r>
      </w:ins>
      <w:ins w:id="122" w:author="PR Preview" w:date="2026-01-01T00:00:00Z">
        <w:r>
          <w:t xml:space="preserve"> </w:t>
        </w:r>
      </w:ins>
      <w:hyperlink w:anchor="def-loglik">
        <w:ins w:id="123" w:author="PR Preview" w:date="2026-01-01T00:00:00Z">
          <w:r>
            <w:rPr>
              <w:rStyle w:val="Hyperlink"/>
            </w:rPr>
            <w:t xml:space="preserve">log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its</w:t>
        </w:r>
      </w:ins>
      <w:ins w:id="126" w:author="PR Preview" w:date="2026-01-01T00:00:00Z">
        <w:r>
          <w:t xml:space="preserve"> </w:t>
        </w:r>
      </w:ins>
      <w:hyperlink w:anchor="def-lik-factor">
        <w:ins w:id="127" w:author="PR Preview" w:date="2026-01-01T00:00:00Z">
          <w:r>
            <w:rPr>
              <w:rStyle w:val="Hyperlink"/>
            </w:rPr>
            <w:t xml:space="preserve">likelihood component</w:t>
          </w:r>
        </w:ins>
      </w:hyperlink>
      <w:ins w:id="128" w:author="PR Preview" w:date="2026-01-01T00:00:00Z">
        <w:r>
          <w:t xml:space="preserve">.</w:t>
        </w:r>
      </w:ins>
    </w:p>
    <w:bookmarkEnd w:id="269"/>
    <w:bookmarkStart w:id="270" w:name="sol-bernoulli-loglik-contribution"/>
    <w:p>
      <w:pPr>
        <w:pStyle w:val="BodyText"/>
      </w:pPr>
      <w:ins w:id="129" w:author="PR Preview" w:date="2026-01-01T00:00:00Z">
        <w:r>
          <w:rPr>
            <w:i/>
            <w:iCs/>
          </w:rPr>
          <w:t xml:space="preserve">Solution 36</w:t>
        </w:r>
      </w:ins>
      <w:ins w:id="13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ins w:id="131" w:author="PR Preview" w:date="2026-01-01T00:00:00Z">
        <w:r>
          <w:rPr>
            <w:b/>
            <w:bCs/>
          </w:rPr>
          <w:t xml:space="preserve">Theorem 17 (Log-likelihood contribution of one binary outcome)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If</w:t>
        </w:r>
      </w:ins>
      <w:ins w:id="13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has observed value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its</w:t>
        </w:r>
      </w:ins>
      <w:ins w:id="141" w:author="PR Preview" w:date="2026-01-01T00:00:00Z">
        <w:r>
          <w:t xml:space="preserve"> </w:t>
        </w:r>
      </w:ins>
      <w:hyperlink w:anchor="def-loglik">
        <w:ins w:id="14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ins w:id="145" w:author="PR Preview" w:date="2026-01-01T00:00:00Z">
        <w:r>
          <w:rPr>
            <w:i/>
            <w:iCs/>
          </w:rPr>
          <w:t xml:space="preserve">Proof</w:t>
        </w:r>
      </w:ins>
      <w:ins w:id="146" w:author="PR Preview" w:date="2026-01-01T00:00:00Z">
        <w:r>
          <w:t xml:space="preserve">. </w:t>
        </w:r>
      </w:ins>
      <w:ins w:id="147" w:author="PR Preview" w:date="2026-01-01T00:00:00Z">
        <w:r>
          <w:t xml:space="preserve">This is the solution to</w:t>
        </w:r>
      </w:ins>
      <w:ins w:id="148" w:author="PR Preview" w:date="2026-01-01T00:00:00Z">
        <w:r>
          <w:t xml:space="preserve"> </w:t>
        </w:r>
      </w:ins>
      <w:hyperlink w:anchor="exr-bernoulli-loglik-contribution">
        <w:ins w:id="149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150" w:author="PR Preview" w:date="2026-01-01T00:00:00Z">
        <w:r>
          <w:t xml:space="preserve">, worked in</w:t>
        </w:r>
      </w:ins>
      <w:ins w:id="151" w:author="PR Preview" w:date="2026-01-01T00:00:00Z">
        <w:r>
          <w:t xml:space="preserve"> </w:t>
        </w:r>
      </w:ins>
      <w:hyperlink w:anchor="sol-bernoulli-loglik-contribution">
        <w:ins w:id="152" w:author="PR Preview" w:date="2026-01-01T00:00:00Z">
          <w:r>
            <w:rPr>
              <w:rStyle w:val="Hyperlink"/>
            </w:rPr>
            <w:t xml:space="preserve">Solution 36</w:t>
          </w:r>
        </w:ins>
      </w:hyperlink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Rewriting it with the</w:t>
        </w:r>
      </w:ins>
      <w:ins w:id="156" w:author="PR Preview" w:date="2026-01-01T00:00:00Z">
        <w:r>
          <w:t xml:space="preserve"> </w:t>
        </w:r>
      </w:ins>
      <w:hyperlink r:id="rId272">
        <w:ins w:id="157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158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and summing over</w:t>
        </w:r>
      </w:ins>
      <w:ins w:id="161" w:author="PR Preview" w:date="2026-01-01T00:00:00Z">
        <w:r>
          <w:t xml:space="preserve"> </w:t>
        </w:r>
      </w:ins>
      <m:oMath>
        <m:r>
          <m:t>i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gives</w:t>
        </w:r>
      </w:ins>
      <w:ins w:id="164" w:author="PR Preview" w:date="2026-01-01T00:00:00Z">
        <w:r>
          <w:t xml:space="preserve"> </w:t>
        </w:r>
      </w:ins>
      <w:hyperlink w:anchor="thm-bernoulli-loglik-one-group">
        <w:ins w:id="16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66" w:author="PR Preview" w:date="2026-01-01T00:00:00Z">
        <w:r>
          <w:t xml:space="preserve">.</w:t>
        </w:r>
      </w:ins>
    </w:p>
    <w:bookmarkEnd w:id="273"/>
    <w:bookmarkStart w:id="277" w:name="the-log-likelihood-of-the-sample"/>
    <w:p>
      <w:pPr>
        <w:pStyle w:val="Heading3"/>
      </w:pPr>
      <w:ins w:id="167" w:author="PR Preview" w:date="2026-01-01T00:00:00Z">
        <w:r>
          <w:t xml:space="preserve">3.3 The log-likelihood of the sample</w:t>
        </w:r>
      </w:ins>
    </w:p>
    <w:bookmarkStart w:id="274" w:name="exr-bernoulli-loglik-one-group"/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Exercise 37 (Log-likelihood of binary outcomes with one event probability)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Derive the</w:t>
        </w:r>
      </w:ins>
      <w:ins w:id="171" w:author="PR Preview" w:date="2026-01-01T00:00:00Z">
        <w:r>
          <w:t xml:space="preserve"> </w:t>
        </w:r>
      </w:ins>
      <w:hyperlink w:anchor="def-loglik">
        <w:ins w:id="17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of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$\mathord{\smash[b]{\underset{\raise.3ex\hbox{$\scriptstyle\sim$}}{y}}\vphantom{y}}$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from</w:t>
        </w:r>
      </w:ins>
      <w:ins w:id="179" w:author="PR Preview" w:date="2026-01-01T00:00:00Z">
        <w:r>
          <w:t xml:space="preserve"> </w:t>
        </w:r>
      </w:ins>
      <w:hyperlink w:anchor="exr-bernoulli-likelihood-one-group">
        <w:ins w:id="180" w:author="PR Preview" w:date="2026-01-01T00:00:00Z">
          <w:r>
            <w:rPr>
              <w:rStyle w:val="Hyperlink"/>
            </w:rPr>
            <w:t xml:space="preserve">Exercise 35</w:t>
          </w:r>
        </w:ins>
      </w:hyperlink>
      <w:ins w:id="181" w:author="PR Preview" w:date="2026-01-01T00:00:00Z">
        <w:r>
          <w:t xml:space="preserve">.</w:t>
        </w:r>
      </w:ins>
    </w:p>
    <w:bookmarkEnd w:id="274"/>
    <w:bookmarkStart w:id="275" w:name="sol-bernoulli-loglik-one-group"/>
    <w:p>
      <w:pPr>
        <w:pStyle w:val="BodyText"/>
      </w:pPr>
      <w:ins w:id="182" w:author="PR Preview" w:date="2026-01-01T00:00:00Z">
        <w:r>
          <w:rPr>
            <w:i/>
            <w:iCs/>
          </w:rPr>
          <w:t xml:space="preserve">Solution 37</w:t>
        </w:r>
      </w:ins>
      <w:ins w:id="183" w:author="PR Preview" w:date="2026-01-01T00:00:00Z">
        <w:r>
          <w:t xml:space="preserve">. </w:t>
        </w:r>
      </w:ins>
      <w:ins w:id="184" w:author="PR Preview" w:date="2026-01-01T00:00:00Z">
        <w:r>
          <w:t xml:space="preserve">Starting from the likelihood in</w:t>
        </w:r>
      </w:ins>
      <w:ins w:id="185" w:author="PR Preview" w:date="2026-01-01T00:00:00Z">
        <w:r>
          <w:t xml:space="preserve"> </w:t>
        </w:r>
      </w:ins>
      <w:hyperlink w:anchor="thm-bernoulli-likelihood-one-group">
        <w:ins w:id="18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7" w:author="PR Preview" w:date="2026-01-01T00:00:00Z">
        <w:r>
          <w:t xml:space="preserve">:</w:t>
        </w:r>
      </w:ins>
    </w:p>
    <w:p>
      <w:pPr>
        <w:pStyle w:val="BodyText"/>
      </w:pPr>
      <w:ins w:id="188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  </w:r>
      </w:ins>
    </w:p>
    <w:bookmarkEnd w:id="275"/>
    <w:bookmarkStart w:id="276" w:name="thm-bernoulli-loglik-one-group"/>
    <w:p>
      <w:pPr>
        <w:pStyle w:val="FirstParagraph"/>
      </w:pPr>
      <w:ins w:id="189" w:author="PR Preview" w:date="2026-01-01T00:00:00Z">
        <w:r>
          <w:rPr>
            <w:b/>
            <w:bCs/>
          </w:rPr>
          <w:t xml:space="preserve">Theorem 18 (Log-likelihood of binary outcomes with one event probability)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Let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for</w:t>
        </w:r>
      </w:ins>
      <w:ins w:id="19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 observed outcomes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01" w:author="PR Preview" w:date="2026-01-01T00:00:00Z">
        <w:r>
          <w:t xml:space="preserve">, each</w:t>
        </w:r>
      </w:ins>
      <w:ins w:id="2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03" w:author="PR Preview" w:date="2026-01-01T00:00:00Z">
        <w:r>
          <w:t xml:space="preserve">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log-likelihood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$\ell(\pi; \mathord{\smash[b]{\underset{\raise.3ex\hbox{$\scriptstyle\sim$}}{y}}\vphantom{y}})$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of the event probability</w:t>
        </w:r>
      </w:ins>
      <w:ins w:id="210" w:author="PR Preview" w:date="2026-01-01T00:00:00Z">
        <w:r>
          <w:t xml:space="preserve"> </w:t>
        </w:r>
      </w:ins>
      <m:oMath>
        <m:r>
          <m:t>π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written with the</w:t>
        </w:r>
      </w:ins>
      <w:ins w:id="214" w:author="PR Preview" w:date="2026-01-01T00:00:00Z">
        <w:r>
          <w:t xml:space="preserve"> </w:t>
        </w:r>
      </w:ins>
      <w:hyperlink r:id="rId272">
        <w:ins w:id="215" w:author="PR Preview" w:date="2026-01-01T00:00:00Z">
          <w:r>
            <w:rPr>
              <w:rStyle w:val="Hyperlink"/>
            </w:rPr>
            <w:t xml:space="preserve">log-odds</w:t>
          </w:r>
        </w:ins>
      </w:hyperlink>
      <w:ins w:id="216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17" w:author="PR Preview" w:date="2026-01-01T00:00:00Z">
        <w:r>
          <w:t xml:space="preserve">, is:</w:t>
        </w:r>
      </w:ins>
    </w:p>
    <w:p>
      <w:pPr>
        <w:pStyle w:val="BodyText"/>
      </w:pPr>
      <w:ins w:id="218" w:author="PR Preview" w:date="2026-01-01T00:00:00Z">
        <w:r>
          <w:t xml:space="preserve">$$\ell(\pi; \mathord{\smash[b]{\underset{\raise.3ex\hbox{$\scriptstyle\sim$}}{y}}\vphantom{y}}) = \mathopen{}\left(\sum_{i=1}^ny_i\right)\mathclose{} \eta+ n {\operatorname{log}\mathopen{}\left\{1 - \pi\right\}\mathclose{}}$$</w:t>
        </w:r>
      </w:ins>
    </w:p>
    <w:bookmarkEnd w:id="276"/>
    <w:p>
      <w:pPr>
        <w:pStyle w:val="FirstParagraph"/>
      </w:pPr>
      <w:ins w:id="219" w:author="PR Preview" w:date="2026-01-01T00:00:00Z">
        <w:r>
          <w:rPr>
            <w:i/>
            <w:iCs/>
          </w:rPr>
          <w:t xml:space="preserve">Proof</w:t>
        </w:r>
      </w:ins>
      <w:ins w:id="220" w:author="PR Preview" w:date="2026-01-01T00:00:00Z">
        <w:r>
          <w:t xml:space="preserve">. </w:t>
        </w:r>
      </w:ins>
      <w:ins w:id="221" w:author="PR Preview" w:date="2026-01-01T00:00:00Z">
        <w:r>
          <w:t xml:space="preserve">This is the solution to</w:t>
        </w:r>
      </w:ins>
      <w:ins w:id="222" w:author="PR Preview" w:date="2026-01-01T00:00:00Z">
        <w:r>
          <w:t xml:space="preserve"> </w:t>
        </w:r>
      </w:ins>
      <w:hyperlink w:anchor="exr-bernoulli-loglik-one-group">
        <w:ins w:id="223" w:author="PR Preview" w:date="2026-01-01T00:00:00Z">
          <w:r>
            <w:rPr>
              <w:rStyle w:val="Hyperlink"/>
            </w:rPr>
            <w:t xml:space="preserve">Exercise 37</w:t>
          </w:r>
        </w:ins>
      </w:hyperlink>
      <w:ins w:id="224" w:author="PR Preview" w:date="2026-01-01T00:00:00Z">
        <w:r>
          <w:t xml:space="preserve">, worked in</w:t>
        </w:r>
      </w:ins>
      <w:ins w:id="225" w:author="PR Preview" w:date="2026-01-01T00:00:00Z">
        <w:r>
          <w:t xml:space="preserve"> </w:t>
        </w:r>
      </w:ins>
      <w:hyperlink w:anchor="sol-bernoulli-loglik-one-group">
        <w:ins w:id="226" w:author="PR Preview" w:date="2026-01-01T00:00:00Z">
          <w:r>
            <w:rPr>
              <w:rStyle w:val="Hyperlink"/>
            </w:rPr>
            <w:t xml:space="preserve">Solution 37</w:t>
          </w:r>
        </w:ins>
      </w:hyperlink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It builds on</w:t>
        </w:r>
      </w:ins>
      <w:ins w:id="230" w:author="PR Preview" w:date="2026-01-01T00:00:00Z">
        <w:r>
          <w:t xml:space="preserve"> </w:t>
        </w:r>
      </w:ins>
      <w:hyperlink w:anchor="thm-bernoulli-likelihood-one-group">
        <w:ins w:id="231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32" w:author="PR Preview" w:date="2026-01-01T00:00:00Z">
        <w:r>
          <w:t xml:space="preserve">.</w:t>
        </w:r>
      </w:ins>
    </w:p>
    <w:bookmarkEnd w:id="277"/>
    <w:bookmarkStart w:id="282" w:name="the-score-of-one-observation"/>
    <w:p>
      <w:pPr>
        <w:pStyle w:val="Heading3"/>
      </w:pPr>
      <w:ins w:id="233" w:author="PR Preview" w:date="2026-01-01T00:00:00Z">
        <w:r>
          <w:t xml:space="preserve">3.4 The score of one observation</w:t>
        </w:r>
      </w:ins>
    </w:p>
    <w:bookmarkStart w:id="279" w:name="exr-derive-bernoulli-score"/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Exercise 38 (Score function of a Bernoulli variable)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Let</w:t>
        </w:r>
      </w:ins>
      <w:ins w:id="237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be the</w:t>
        </w:r>
      </w:ins>
      <w:ins w:id="240" w:author="PR Preview" w:date="2026-01-01T00:00:00Z">
        <w:r>
          <w:t xml:space="preserve"> </w:t>
        </w:r>
      </w:ins>
      <w:hyperlink r:id="rId278">
        <w:ins w:id="241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the observed value</w:t>
        </w:r>
      </w:ins>
      <w:ins w:id="244" w:author="PR Preview" w:date="2026-01-01T00:00:00Z">
        <w:r>
          <w:t xml:space="preserve"> </w:t>
        </w:r>
      </w:ins>
      <m:oMath>
        <m:r>
          <m:t>x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from the mean of</w:t>
        </w:r>
      </w:ins>
      <w:ins w:id="247" w:author="PR Preview" w:date="2026-01-01T00:00:00Z">
        <w:r>
          <w:t xml:space="preserve"> </w:t>
        </w:r>
      </w:ins>
      <m:oMath>
        <m:r>
          <m:t>X</m:t>
        </m:r>
      </m:oMath>
      <w:ins w:id="248" w:author="PR Preview" w:date="2026-01-01T00:00:00Z">
        <w:r>
          <w:t xml:space="preserve">.</w:t>
        </w:r>
      </w:ins>
    </w:p>
    <w:p>
      <w:pPr>
        <w:pStyle w:val="BodyText"/>
      </w:pPr>
      <w:ins w:id="249" w:author="PR Preview" w:date="2026-01-01T00:00:00Z">
        <w:r>
          <w:t xml:space="preserve">Derive the score function for a single Bernoulli random variable</w:t>
        </w:r>
      </w:ins>
      <w:ins w:id="250" w:author="PR Preview" w:date="2026-01-01T00:00:00Z">
        <w:r>
          <w:t xml:space="preserve"> </w:t>
        </w:r>
      </w:ins>
      <m:oMath>
        <m:r>
          <m:t>X</m:t>
        </m:r>
      </m:oMath>
      <w:ins w:id="251" w:author="PR Preview" w:date="2026-01-01T00:00:00Z">
        <w:r>
          <w:t xml:space="preserve">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In other words, differentiate the log-likelihood of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 single Bernoulli random variable</w:t>
        </w:r>
      </w:ins>
      <w:ins w:id="256" w:author="PR Preview" w:date="2026-01-01T00:00:00Z">
        <w:r>
          <w:t xml:space="preserve"> </w:t>
        </w:r>
      </w:ins>
      <m:oMath>
        <m:r>
          <m:t>X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with respect to the event probability parameter</w:t>
        </w:r>
      </w:ins>
      <w:ins w:id="259" w:author="PR Preview" w:date="2026-01-01T00:00:00Z">
        <w:r>
          <w:t xml:space="preserve"> </w:t>
        </w:r>
      </w:ins>
      <m:oMath>
        <m:r>
          <m:t>π</m:t>
        </m:r>
      </m:oMath>
      <w:ins w:id="260" w:author="PR Preview" w:date="2026-01-01T00:00:00Z">
        <w:r>
          <w:t xml:space="preserve">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Simplify as much as possible.</w:t>
        </w:r>
      </w:ins>
    </w:p>
    <w:bookmarkEnd w:id="279"/>
    <w:bookmarkStart w:id="280" w:name="sol-derive-bernoulli-score"/>
    <w:p>
      <w:pPr>
        <w:pStyle w:val="BodyText"/>
      </w:pPr>
      <w:ins w:id="263" w:author="PR Preview" w:date="2026-01-01T00:00:00Z">
        <w:r>
          <w:rPr>
            <w:i/>
            <w:iCs/>
          </w:rPr>
          <w:t xml:space="preserve">Solution 38</w:t>
        </w:r>
      </w:ins>
      <w:ins w:id="264" w:author="PR Preview" w:date="2026-01-01T00:00:00Z">
        <w:r>
          <w:t xml:space="preserve">. </w:t>
        </w:r>
      </w:ins>
      <w:ins w:id="265" w:author="PR Preview" w:date="2026-01-01T00:00:00Z">
        <w:r>
          <w:t xml:space="preserve">With</w:t>
        </w:r>
      </w:ins>
      <w:ins w:id="2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hyperlink w:anchor="thm-bernoulli-loglik-one-group">
        <w:ins w:id="26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gives</w:t>
        </w:r>
      </w:ins>
      <w:ins w:id="272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ins w:id="27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ins w:id="274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275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Theorem 19 (Score function of a Bernoulli variable)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Let</w:t>
        </w:r>
      </w:ins>
      <w:ins w:id="2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, with event probability</w:t>
        </w:r>
      </w:ins>
      <w:ins w:id="281" w:author="PR Preview" w:date="2026-01-01T00:00:00Z">
        <w:r>
          <w:t xml:space="preserve"> </w:t>
        </w:r>
      </w:ins>
      <m:oMath>
        <m:r>
          <m:t>π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 observed value</w:t>
        </w:r>
      </w:ins>
      <w:ins w:id="2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85" w:author="PR Preview" w:date="2026-01-01T00:00:00Z">
        <w:r>
          <w:t xml:space="preserve">.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</w:t>
        </w:r>
      </w:ins>
      <w:ins w:id="288" w:author="PR Preview" w:date="2026-01-01T00:00:00Z">
        <w:r>
          <w:t xml:space="preserve"> </w:t>
        </w:r>
      </w:ins>
      <w:hyperlink w:anchor="def-score">
        <w:ins w:id="28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9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 the single observation</w:t>
        </w:r>
      </w:ins>
      <w:ins w:id="293" w:author="PR Preview" w:date="2026-01-01T00:00:00Z">
        <w:r>
          <w:t xml:space="preserve"> </w:t>
        </w:r>
      </w:ins>
      <m:oMath>
        <m:r>
          <m:t>x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the derivative of its log-likelihood</w:t>
        </w:r>
      </w:ins>
      <w:ins w:id="296" w:author="PR Preview" w:date="2026-01-01T00:00:00Z">
        <w:r>
          <w:t xml:space="preserve"> </w:t>
        </w:r>
      </w:ins>
      <m:oMath>
        <m:r>
          <m:t>ℓ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with respect to</w:t>
        </w:r>
      </w:ins>
      <w:ins w:id="299" w:author="PR Preview" w:date="2026-01-01T00:00:00Z">
        <w:r>
          <w:t xml:space="preserve"> </w:t>
        </w:r>
      </w:ins>
      <m:oMath>
        <m:r>
          <m:t>π</m:t>
        </m:r>
      </m:oMath>
      <w:ins w:id="300" w:author="PR Preview" w:date="2026-01-01T00:00:00Z">
        <w:r>
          <w:t xml:space="preserve">.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It equals the</w:t>
        </w:r>
      </w:ins>
      <w:ins w:id="303" w:author="PR Preview" w:date="2026-01-01T00:00:00Z">
        <w:r>
          <w:t xml:space="preserve"> </w:t>
        </w:r>
      </w:ins>
      <w:hyperlink r:id="rId278">
        <w:ins w:id="30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05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of</w:t>
        </w:r>
      </w:ins>
      <w:ins w:id="308" w:author="PR Preview" w:date="2026-01-01T00:00:00Z">
        <w:r>
          <w:t xml:space="preserve"> </w:t>
        </w:r>
      </w:ins>
      <m:oMath>
        <m:r>
          <m:t>x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from the mean</w:t>
        </w:r>
      </w:ins>
      <w:ins w:id="3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divided by the variance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ins w:id="317" w:author="PR Preview" w:date="2026-01-01T00:00:00Z">
        <w:r>
          <w:rPr>
            <w:i/>
            <w:iCs/>
          </w:rPr>
          <w:t xml:space="preserve">Proof</w:t>
        </w:r>
      </w:ins>
      <w:ins w:id="318" w:author="PR Preview" w:date="2026-01-01T00:00:00Z">
        <w:r>
          <w:t xml:space="preserve">. </w:t>
        </w:r>
      </w:ins>
      <w:ins w:id="319" w:author="PR Preview" w:date="2026-01-01T00:00:00Z">
        <w:r>
          <w:t xml:space="preserve">This is the solution to</w:t>
        </w:r>
      </w:ins>
      <w:ins w:id="320" w:author="PR Preview" w:date="2026-01-01T00:00:00Z">
        <w:r>
          <w:t xml:space="preserve"> </w:t>
        </w:r>
      </w:ins>
      <w:hyperlink w:anchor="exr-derive-bernoulli-score">
        <w:ins w:id="321" w:author="PR Preview" w:date="2026-01-01T00:00:00Z">
          <w:r>
            <w:rPr>
              <w:rStyle w:val="Hyperlink"/>
            </w:rPr>
            <w:t xml:space="preserve">Exercise 38</w:t>
          </w:r>
        </w:ins>
      </w:hyperlink>
      <w:ins w:id="322" w:author="PR Preview" w:date="2026-01-01T00:00:00Z">
        <w:r>
          <w:t xml:space="preserve">, worked in</w:t>
        </w:r>
      </w:ins>
      <w:ins w:id="323" w:author="PR Preview" w:date="2026-01-01T00:00:00Z">
        <w:r>
          <w:t xml:space="preserve"> </w:t>
        </w:r>
      </w:ins>
      <w:hyperlink w:anchor="sol-derive-bernoulli-score">
        <w:ins w:id="324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It builds on</w:t>
        </w:r>
      </w:ins>
      <w:ins w:id="328" w:author="PR Preview" w:date="2026-01-01T00:00:00Z">
        <w:r>
          <w:t xml:space="preserve"> </w:t>
        </w:r>
      </w:ins>
      <w:hyperlink w:anchor="thm-bernoulli-loglik-one-group">
        <w:ins w:id="32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30" w:author="PR Preview" w:date="2026-01-01T00:00:00Z">
        <w:r>
          <w:t xml:space="preserve">, with</w:t>
        </w:r>
      </w:ins>
      <w:ins w:id="3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32" w:author="PR Preview" w:date="2026-01-01T00:00:00Z">
        <w:r>
          <w:t xml:space="preserve">.</w:t>
        </w:r>
      </w:ins>
    </w:p>
    <w:bookmarkEnd w:id="282"/>
    <w:bookmarkStart w:id="286" w:name="score-contributions"/>
    <w:p>
      <w:pPr>
        <w:pStyle w:val="Heading3"/>
      </w:pPr>
      <w:ins w:id="333" w:author="PR Preview" w:date="2026-01-01T00:00:00Z">
        <w:r>
          <w:t xml:space="preserve">3.5 Score contributions</w:t>
        </w:r>
      </w:ins>
    </w:p>
    <w:bookmarkStart w:id="283" w:name="exr-bernoulli-score-contribution"/>
    <w:p>
      <w:pPr>
        <w:pStyle w:val="FirstParagraph"/>
      </w:pPr>
      <w:ins w:id="334" w:author="PR Preview" w:date="2026-01-01T00:00:00Z">
        <w:r>
          <w:rPr>
            <w:b/>
            <w:bCs/>
          </w:rPr>
          <w:t xml:space="preserve">Exercise 39 (Score contribution of one binary outcome)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In the setting of</w:t>
        </w:r>
      </w:ins>
      <w:ins w:id="337" w:author="PR Preview" w:date="2026-01-01T00:00:00Z">
        <w:r>
          <w:t xml:space="preserve"> </w:t>
        </w:r>
      </w:ins>
      <w:hyperlink w:anchor="exr-bernoulli-loglik-contribution">
        <w:ins w:id="338" w:author="PR Preview" w:date="2026-01-01T00:00:00Z">
          <w:r>
            <w:rPr>
              <w:rStyle w:val="Hyperlink"/>
            </w:rPr>
            <w:t xml:space="preserve">Exercise 36</w:t>
          </w:r>
        </w:ins>
      </w:hyperlink>
      <w:ins w:id="339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be the</w:t>
        </w:r>
      </w:ins>
      <w:ins w:id="342" w:author="PR Preview" w:date="2026-01-01T00:00:00Z">
        <w:r>
          <w:t xml:space="preserve"> </w:t>
        </w:r>
      </w:ins>
      <w:hyperlink r:id="rId278">
        <w:ins w:id="34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of</w:t>
        </w:r>
      </w:ins>
      <w:ins w:id="34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from its mean</w:t>
        </w:r>
      </w:ins>
      <w:ins w:id="349" w:author="PR Preview" w:date="2026-01-01T00:00:00Z">
        <w:r>
          <w:t xml:space="preserve"> </w:t>
        </w:r>
      </w:ins>
      <m:oMath>
        <m:r>
          <m:t>π</m:t>
        </m:r>
      </m:oMath>
      <w:ins w:id="35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be the</w:t>
        </w:r>
      </w:ins>
      <w:ins w:id="353" w:author="PR Preview" w:date="2026-01-01T00:00:00Z">
        <w:r>
          <w:t xml:space="preserve"> </w:t>
        </w:r>
      </w:ins>
      <w:hyperlink w:anchor="def-precision-rv">
        <w:ins w:id="354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of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58" w:author="PR Preview" w:date="2026-01-01T00:00:00Z">
        <w:r>
          <w:t xml:space="preserve">.</w:t>
        </w:r>
      </w:ins>
    </w:p>
    <w:p>
      <w:pPr>
        <w:pStyle w:val="FirstParagraph"/>
      </w:pPr>
      <w:ins w:id="359" w:author="PR Preview" w:date="2026-01-01T00:00:00Z">
        <w:r>
          <w:t xml:space="preserve">Derive the</w:t>
        </w:r>
      </w:ins>
      <w:ins w:id="360" w:author="PR Preview" w:date="2026-01-01T00:00:00Z">
        <w:r>
          <w:t xml:space="preserve"> </w:t>
        </w:r>
      </w:ins>
      <w:hyperlink w:anchor="def-score">
        <w:ins w:id="361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contribution</w:t>
        </w:r>
      </w:ins>
      <w:ins w:id="364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of observation</w:t>
        </w:r>
      </w:ins>
      <w:ins w:id="367" w:author="PR Preview" w:date="2026-01-01T00:00:00Z">
        <w:r>
          <w:t xml:space="preserve"> </w:t>
        </w:r>
      </w:ins>
      <m:oMath>
        <m:r>
          <m:t>i</m:t>
        </m:r>
      </m:oMath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 write it using</w:t>
        </w:r>
      </w:ins>
      <w:ins w:id="37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</w:t>
        </w:r>
      </w:ins>
      <w:ins w:id="374" w:author="PR Preview" w:date="2026-01-01T00:00:00Z">
        <w:r>
          <w:t xml:space="preserve"> </w:t>
        </w:r>
      </w:ins>
      <m:oMath>
        <m:r>
          <m:t>τ</m:t>
        </m:r>
      </m:oMath>
      <w:ins w:id="375" w:author="PR Preview" w:date="2026-01-01T00:00:00Z">
        <w:r>
          <w:t xml:space="preserve">.</w:t>
        </w:r>
      </w:ins>
    </w:p>
    <w:bookmarkEnd w:id="283"/>
    <w:bookmarkStart w:id="284" w:name="sol-bernoulli-score-contribution"/>
    <w:p>
      <w:pPr>
        <w:pStyle w:val="BodyText"/>
      </w:pPr>
      <w:ins w:id="376" w:author="PR Preview" w:date="2026-01-01T00:00:00Z">
        <w:r>
          <w:rPr>
            <w:i/>
            <w:iCs/>
          </w:rPr>
          <w:t xml:space="preserve">Solution 39</w:t>
        </w:r>
      </w:ins>
      <w:ins w:id="37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-contribution"/>
    <w:p>
      <w:pPr>
        <w:pStyle w:val="FirstParagraph"/>
      </w:pPr>
      <w:ins w:id="378" w:author="PR Preview" w:date="2026-01-01T00:00:00Z">
        <w:r>
          <w:rPr>
            <w:b/>
            <w:bCs/>
          </w:rPr>
          <w:t xml:space="preserve">Theorem 20 (Score contribution of one binary outcome)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If</w:t>
        </w:r>
      </w:ins>
      <w:ins w:id="3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has observed value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w:hyperlink w:anchor="def-precision-rv">
        <w:ins w:id="388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38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its</w:t>
        </w:r>
      </w:ins>
      <w:ins w:id="393" w:author="PR Preview" w:date="2026-01-01T00:00:00Z">
        <w:r>
          <w:t xml:space="preserve"> </w:t>
        </w:r>
      </w:ins>
      <w:hyperlink w:anchor="def-score">
        <w:ins w:id="39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contribution is the precision times the</w:t>
        </w:r>
      </w:ins>
      <w:ins w:id="397" w:author="PR Preview" w:date="2026-01-01T00:00:00Z">
        <w:r>
          <w:t xml:space="preserve"> </w:t>
        </w:r>
      </w:ins>
      <w:hyperlink r:id="rId278">
        <w:ins w:id="398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9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of</w:t>
        </w:r>
      </w:ins>
      <w:ins w:id="4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from its mean</w:t>
        </w:r>
      </w:ins>
      <w:ins w:id="405" w:author="PR Preview" w:date="2026-01-01T00:00:00Z">
        <w:r>
          <w:t xml:space="preserve"> </w:t>
        </w:r>
      </w:ins>
      <m:oMath>
        <m:r>
          <m:t>π</m:t>
        </m:r>
      </m:oMath>
      <w:ins w:id="4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ins w:id="407" w:author="PR Preview" w:date="2026-01-01T00:00:00Z">
        <w:r>
          <w:t xml:space="preserve">The precision</w:t>
        </w:r>
      </w:ins>
      <w:ins w:id="408" w:author="PR Preview" w:date="2026-01-01T00:00:00Z">
        <w:r>
          <w:t xml:space="preserve"> </w:t>
        </w:r>
      </w:ins>
      <m:oMath>
        <m:r>
          <m:t>τ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 same for every</w:t>
        </w:r>
      </w:ins>
      <w:ins w:id="411" w:author="PR Preview" w:date="2026-01-01T00:00:00Z">
        <w:r>
          <w:t xml:space="preserve"> </w:t>
        </w:r>
      </w:ins>
      <m:oMath>
        <m:r>
          <m:t>i</m:t>
        </m:r>
      </m:oMath>
      <w:ins w:id="412" w:author="PR Preview" w:date="2026-01-01T00:00:00Z">
        <w:r>
          <w:t xml:space="preserve">, because all</w:t>
        </w:r>
      </w:ins>
      <w:ins w:id="4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share the</w:t>
        </w:r>
      </w:ins>
      <w:ins w:id="416" w:author="PR Preview" w:date="2026-01-01T00:00:00Z">
        <w:r>
          <w:t xml:space="preserve"> </w:t>
        </w:r>
      </w:ins>
      <w:hyperlink r:id="rId56">
        <w:ins w:id="41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418" w:author="PR Preview" w:date="2026-01-01T00:00:00Z">
        <w:r>
          <w:t xml:space="preserve"> </w:t>
        </w:r>
      </w:ins>
      <w:hyperlink r:id="rId57">
        <w:ins w:id="41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20" w:author="PR Preview" w:date="2026-01-01T00:00:00Z">
        <w:r>
          <w:t xml:space="preserve"> </w:t>
        </w:r>
      </w:ins>
      <m:oMath>
        <m:r>
          <m:t>π</m:t>
        </m:r>
      </m:oMath>
      <w:ins w:id="421" w:author="PR Preview" w:date="2026-01-01T00:00:00Z">
        <w:r>
          <w:t xml:space="preserve">.</w:t>
        </w:r>
      </w:ins>
    </w:p>
    <w:bookmarkEnd w:id="285"/>
    <w:p>
      <w:pPr>
        <w:pStyle w:val="BodyText"/>
      </w:pPr>
      <w:ins w:id="422" w:author="PR Preview" w:date="2026-01-01T00:00:00Z">
        <w:r>
          <w:rPr>
            <w:i/>
            <w:iCs/>
          </w:rPr>
          <w:t xml:space="preserve">Proof</w:t>
        </w:r>
      </w:ins>
      <w:ins w:id="423" w:author="PR Preview" w:date="2026-01-01T00:00:00Z">
        <w:r>
          <w:t xml:space="preserve">. </w:t>
        </w:r>
      </w:ins>
      <w:ins w:id="424" w:author="PR Preview" w:date="2026-01-01T00:00:00Z">
        <w:r>
          <w:t xml:space="preserve">This is the solution to</w:t>
        </w:r>
      </w:ins>
      <w:ins w:id="425" w:author="PR Preview" w:date="2026-01-01T00:00:00Z">
        <w:r>
          <w:t xml:space="preserve"> </w:t>
        </w:r>
      </w:ins>
      <w:hyperlink w:anchor="exr-bernoulli-score-contribution">
        <w:ins w:id="426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427" w:author="PR Preview" w:date="2026-01-01T00:00:00Z">
        <w:r>
          <w:t xml:space="preserve">, worked in</w:t>
        </w:r>
      </w:ins>
      <w:ins w:id="428" w:author="PR Preview" w:date="2026-01-01T00:00:00Z">
        <w:r>
          <w:t xml:space="preserve"> </w:t>
        </w:r>
      </w:ins>
      <w:hyperlink w:anchor="sol-bernoulli-score-contribution">
        <w:ins w:id="429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430" w:author="PR Preview" w:date="2026-01-01T00:00:00Z">
        <w:r>
          <w:t xml:space="preserve">.</w:t>
        </w:r>
      </w:ins>
    </w:p>
    <w:bookmarkEnd w:id="286"/>
    <w:bookmarkStart w:id="292" w:name="the-score-function-of-the-sample"/>
    <w:p>
      <w:pPr>
        <w:pStyle w:val="Heading3"/>
      </w:pPr>
      <w:ins w:id="431" w:author="PR Preview" w:date="2026-01-01T00:00:00Z">
        <w:r>
          <w:t xml:space="preserve">3.6 The score function of the sample</w:t>
        </w:r>
      </w:ins>
    </w:p>
    <w:bookmarkStart w:id="289" w:name="exr-bernoulli-score-sum"/>
    <w:p>
      <w:pPr>
        <w:pStyle w:val="FirstParagraph"/>
      </w:pPr>
      <w:ins w:id="432" w:author="PR Preview" w:date="2026-01-01T00:00:00Z">
        <w:r>
          <w:rPr>
            <w:b/>
            <w:bCs/>
          </w:rPr>
          <w:t xml:space="preserve">Exercise 40 (Score function of a binary sample)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In the setting of</w:t>
        </w:r>
      </w:ins>
      <w:ins w:id="435" w:author="PR Preview" w:date="2026-01-01T00:00:00Z">
        <w:r>
          <w:t xml:space="preserve"> </w:t>
        </w:r>
      </w:ins>
      <w:hyperlink w:anchor="exr-bernoulli-score-contribution">
        <w:ins w:id="436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let</w:t>
        </w:r>
      </w:ins>
      <w:ins w:id="44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be the</w:t>
        </w:r>
      </w:ins>
      <w:ins w:id="443" w:author="PR Preview" w:date="2026-01-01T00:00:00Z">
        <w:r>
          <w:t xml:space="preserve"> </w:t>
        </w:r>
      </w:ins>
      <w:hyperlink r:id="rId287">
        <w:ins w:id="444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of the observed outcomes.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Assemble the</w:t>
        </w:r>
      </w:ins>
      <w:ins w:id="449" w:author="PR Preview" w:date="2026-01-01T00:00:00Z">
        <w:r>
          <w:t xml:space="preserve"> </w:t>
        </w:r>
      </w:ins>
      <w:hyperlink w:anchor="def-score">
        <w:ins w:id="450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5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of the whole</w:t>
        </w:r>
      </w:ins>
      <w:ins w:id="454" w:author="PR Preview" w:date="2026-01-01T00:00:00Z">
        <w:r>
          <w:t xml:space="preserve"> </w:t>
        </w:r>
      </w:ins>
      <w:hyperlink r:id="rId288">
        <w:ins w:id="455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from the</w:t>
        </w:r>
      </w:ins>
      <w:ins w:id="458" w:author="PR Preview" w:date="2026-01-01T00:00:00Z">
        <w:r>
          <w:t xml:space="preserve"> </w:t>
        </w:r>
      </w:ins>
      <w:hyperlink w:anchor="def-score">
        <w:ins w:id="45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contributions.</w:t>
        </w:r>
      </w:ins>
    </w:p>
    <w:bookmarkEnd w:id="289"/>
    <w:bookmarkStart w:id="290" w:name="sol-bernoulli-score-sum"/>
    <w:p>
      <w:pPr>
        <w:pStyle w:val="BodyText"/>
      </w:pPr>
      <w:ins w:id="462" w:author="PR Preview" w:date="2026-01-01T00:00:00Z">
        <w:r>
          <w:rPr>
            <w:i/>
            <w:iCs/>
          </w:rPr>
          <w:t xml:space="preserve">Solution 40</w:t>
        </w:r>
      </w:ins>
      <w:ins w:id="46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0"/>
    <w:bookmarkStart w:id="291" w:name="thm-bernoulli-score-sum"/>
    <w:p>
      <w:pPr>
        <w:pStyle w:val="FirstParagraph"/>
      </w:pPr>
      <w:ins w:id="464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If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for</w:t>
        </w:r>
      </w:ins>
      <w:ins w:id="47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with observed</w:t>
        </w:r>
      </w:ins>
      <w:ins w:id="474" w:author="PR Preview" w:date="2026-01-01T00:00:00Z">
        <w:r>
          <w:t xml:space="preserve"> </w:t>
        </w:r>
      </w:ins>
      <w:hyperlink r:id="rId287">
        <w:ins w:id="47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7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and</w:t>
        </w:r>
      </w:ins>
      <w:ins w:id="479" w:author="PR Preview" w:date="2026-01-01T00:00:00Z">
        <w:r>
          <w:t xml:space="preserve"> </w:t>
        </w:r>
      </w:ins>
      <w:hyperlink w:anchor="def-precision-rv">
        <w:ins w:id="480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8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</w:t>
        </w:r>
      </w:ins>
      <w:ins w:id="485" w:author="PR Preview" w:date="2026-01-01T00:00:00Z">
        <w:r>
          <w:t xml:space="preserve"> </w:t>
        </w:r>
      </w:ins>
      <w:hyperlink w:anchor="def-score">
        <w:ins w:id="486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1"/>
    <w:p>
      <w:pPr>
        <w:pStyle w:val="FirstParagraph"/>
      </w:pPr>
      <w:ins w:id="489" w:author="PR Preview" w:date="2026-01-01T00:00:00Z">
        <w:r>
          <w:rPr>
            <w:i/>
            <w:iCs/>
          </w:rPr>
          <w:t xml:space="preserve">Proof</w:t>
        </w:r>
      </w:ins>
      <w:ins w:id="490" w:author="PR Preview" w:date="2026-01-01T00:00:00Z">
        <w:r>
          <w:t xml:space="preserve">. </w:t>
        </w:r>
      </w:ins>
      <w:ins w:id="491" w:author="PR Preview" w:date="2026-01-01T00:00:00Z">
        <w:r>
          <w:t xml:space="preserve">This is the solution to</w:t>
        </w:r>
      </w:ins>
      <w:ins w:id="492" w:author="PR Preview" w:date="2026-01-01T00:00:00Z">
        <w:r>
          <w:t xml:space="preserve"> </w:t>
        </w:r>
      </w:ins>
      <w:hyperlink w:anchor="exr-bernoulli-score-sum">
        <w:ins w:id="493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494" w:author="PR Preview" w:date="2026-01-01T00:00:00Z">
        <w:r>
          <w:t xml:space="preserve">, worked in</w:t>
        </w:r>
      </w:ins>
      <w:ins w:id="495" w:author="PR Preview" w:date="2026-01-01T00:00:00Z">
        <w:r>
          <w:t xml:space="preserve"> </w:t>
        </w:r>
      </w:ins>
      <w:hyperlink w:anchor="sol-bernoulli-score-sum">
        <w:ins w:id="496" w:author="PR Preview" w:date="2026-01-01T00:00:00Z">
          <w:r>
            <w:rPr>
              <w:rStyle w:val="Hyperlink"/>
            </w:rPr>
            <w:t xml:space="preserve">Solution 40</w:t>
          </w:r>
        </w:ins>
      </w:hyperlink>
      <w:ins w:id="497" w:author="PR Preview" w:date="2026-01-01T00:00:00Z">
        <w:r>
          <w:t xml:space="preserve">.</w:t>
        </w:r>
      </w:ins>
    </w:p>
    <w:bookmarkEnd w:id="292"/>
    <w:bookmarkStart w:id="296" w:name="solving-the-score-equation-1"/>
    <w:p>
      <w:pPr>
        <w:pStyle w:val="Heading3"/>
      </w:pPr>
      <w:ins w:id="498" w:author="PR Preview" w:date="2026-01-01T00:00:00Z">
        <w:r>
          <w:t xml:space="preserve">3.7 Solving the score equation</w:t>
        </w:r>
      </w:ins>
    </w:p>
    <w:bookmarkStart w:id="293" w:name="exr-bernoulli-score-equation"/>
    <w:p>
      <w:pPr>
        <w:pStyle w:val="FirstParagraph"/>
      </w:pPr>
      <w:ins w:id="499" w:author="PR Preview" w:date="2026-01-01T00:00:00Z">
        <w:r>
          <w:rPr>
            <w:b/>
            <w:bCs/>
          </w:rPr>
          <w:t xml:space="preserve">Exercise 41 (Solving the score equation of a binary sample)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In the setting of</w:t>
        </w:r>
      </w:ins>
      <w:ins w:id="502" w:author="PR Preview" w:date="2026-01-01T00:00:00Z">
        <w:r>
          <w:t xml:space="preserve"> </w:t>
        </w:r>
      </w:ins>
      <w:hyperlink w:anchor="exr-bernoulli-score-sum">
        <w:ins w:id="503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504" w:author="PR Preview" w:date="2026-01-01T00:00:00Z">
        <w:r>
          <w:t xml:space="preserve">, assume</w:t>
        </w:r>
      </w:ins>
      <w:ins w:id="50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06" w:author="PR Preview" w:date="2026-01-01T00:00:00Z">
        <w:r>
          <w:t xml:space="preserve">: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</w:t>
        </w:r>
      </w:ins>
      <w:ins w:id="509" w:author="PR Preview" w:date="2026-01-01T00:00:00Z">
        <w:r>
          <w:t xml:space="preserve"> </w:t>
        </w:r>
      </w:ins>
      <w:hyperlink r:id="rId288">
        <w:ins w:id="510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has at least one</w:t>
        </w:r>
      </w:ins>
      <w:ins w:id="513" w:author="PR Preview" w:date="2026-01-01T00:00:00Z">
        <w:r>
          <w:t xml:space="preserve"> </w:t>
        </w:r>
      </w:ins>
      <w:hyperlink r:id="rId56">
        <w:ins w:id="514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and at least one non-event.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Solve the</w:t>
        </w:r>
      </w:ins>
      <w:ins w:id="519" w:author="PR Preview" w:date="2026-01-01T00:00:00Z">
        <w:r>
          <w:t xml:space="preserve"> </w:t>
        </w:r>
      </w:ins>
      <w:hyperlink w:anchor="def-score-equation">
        <w:ins w:id="520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2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for</w:t>
        </w:r>
      </w:ins>
      <w:ins w:id="52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25" w:author="PR Preview" w:date="2026-01-01T00:00:00Z">
        <w:r>
          <w:t xml:space="preserve">.</w:t>
        </w:r>
      </w:ins>
    </w:p>
    <w:bookmarkEnd w:id="293"/>
    <w:bookmarkStart w:id="294" w:name="sol-bernoulli-score-equation"/>
    <w:p>
      <w:pPr>
        <w:pStyle w:val="BodyText"/>
      </w:pPr>
      <w:ins w:id="526" w:author="PR Preview" w:date="2026-01-01T00:00:00Z">
        <w:r>
          <w:rPr>
            <w:i/>
            <w:iCs/>
          </w:rPr>
          <w:t xml:space="preserve">Solution 41</w:t>
        </w:r>
      </w:ins>
      <w:ins w:id="527" w:author="PR Preview" w:date="2026-01-01T00:00:00Z">
        <w:r>
          <w:t xml:space="preserve">. </w:t>
        </w:r>
      </w:ins>
      <w:ins w:id="528" w:author="PR Preview" w:date="2026-01-01T00:00:00Z">
        <w:r>
          <w:t xml:space="preserve">For</w:t>
        </w:r>
      </w:ins>
      <w:ins w:id="52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finite and positive,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</w:t>
        </w:r>
      </w:ins>
      <w:ins w:id="5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538" w:author="PR Preview" w:date="2026-01-01T00:00:00Z">
        <w:r>
          <w:t xml:space="preserve">, so</w:t>
        </w:r>
      </w:ins>
      <w:ins w:id="539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54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541" w:author="PR Preview" w:date="2026-01-01T00:00:00Z">
        <w:r>
          <w:t xml:space="preserve">Since</w:t>
        </w:r>
      </w:ins>
      <w:ins w:id="54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43" w:author="PR Preview" w:date="2026-01-01T00:00:00Z">
        <w:r>
          <w:t xml:space="preserve">, this solution lies in</w:t>
        </w:r>
      </w:ins>
      <w:ins w:id="5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5" w:author="PR Preview" w:date="2026-01-01T00:00:00Z">
        <w:r>
          <w:t xml:space="preserve">.</w:t>
        </w:r>
      </w:ins>
    </w:p>
    <w:bookmarkEnd w:id="294"/>
    <w:bookmarkStart w:id="295" w:name="thm-bernoulli-score-equation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Theorem 22 (Solution of the score equation of a binary sample)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If</w:t>
        </w:r>
      </w:ins>
      <w:ins w:id="54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for</w:t>
        </w:r>
      </w:ins>
      <w:ins w:id="55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and the observed</w:t>
        </w:r>
      </w:ins>
      <w:ins w:id="555" w:author="PR Preview" w:date="2026-01-01T00:00:00Z">
        <w:r>
          <w:t xml:space="preserve"> </w:t>
        </w:r>
      </w:ins>
      <w:hyperlink r:id="rId287">
        <w:ins w:id="556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satisfies</w:t>
        </w:r>
      </w:ins>
      <w:ins w:id="55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then the</w:t>
        </w:r>
      </w:ins>
      <w:ins w:id="563" w:author="PR Preview" w:date="2026-01-01T00:00:00Z">
        <w:r>
          <w:t xml:space="preserve"> </w:t>
        </w:r>
      </w:ins>
      <w:hyperlink w:anchor="def-score-equation">
        <w:ins w:id="564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56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has exactly one solution in</w:t>
        </w:r>
      </w:ins>
      <w:ins w:id="5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: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sample mean</w:t>
        </w:r>
      </w:ins>
      <w:ins w:id="57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573" w:author="PR Preview" w:date="2026-01-01T00:00:00Z">
        <w:r>
          <w:t xml:space="preserve">.</w:t>
        </w:r>
      </w:ins>
    </w:p>
    <w:bookmarkEnd w:id="295"/>
    <w:p>
      <w:pPr>
        <w:pStyle w:val="BodyText"/>
      </w:pPr>
      <w:ins w:id="574" w:author="PR Preview" w:date="2026-01-01T00:00:00Z">
        <w:r>
          <w:rPr>
            <w:i/>
            <w:iCs/>
          </w:rPr>
          <w:t xml:space="preserve">Proof</w:t>
        </w:r>
      </w:ins>
      <w:ins w:id="575" w:author="PR Preview" w:date="2026-01-01T00:00:00Z">
        <w:r>
          <w:t xml:space="preserve">. </w:t>
        </w:r>
      </w:ins>
      <w:ins w:id="576" w:author="PR Preview" w:date="2026-01-01T00:00:00Z">
        <w:r>
          <w:t xml:space="preserve">This is the solution to</w:t>
        </w:r>
      </w:ins>
      <w:ins w:id="577" w:author="PR Preview" w:date="2026-01-01T00:00:00Z">
        <w:r>
          <w:t xml:space="preserve"> </w:t>
        </w:r>
      </w:ins>
      <w:hyperlink w:anchor="exr-bernoulli-score-equation">
        <w:ins w:id="578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579" w:author="PR Preview" w:date="2026-01-01T00:00:00Z">
        <w:r>
          <w:t xml:space="preserve">, worked in</w:t>
        </w:r>
      </w:ins>
      <w:ins w:id="580" w:author="PR Preview" w:date="2026-01-01T00:00:00Z">
        <w:r>
          <w:t xml:space="preserve"> </w:t>
        </w:r>
      </w:ins>
      <w:hyperlink w:anchor="sol-bernoulli-score-equation">
        <w:ins w:id="581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582" w:author="PR Preview" w:date="2026-01-01T00:00:00Z">
        <w:r>
          <w:t xml:space="preserve">.</w:t>
        </w:r>
      </w:ins>
    </w:p>
    <w:bookmarkEnd w:id="296"/>
    <w:bookmarkStart w:id="300" w:name="hessian-contributions"/>
    <w:p>
      <w:pPr>
        <w:pStyle w:val="Heading3"/>
      </w:pPr>
      <w:ins w:id="583" w:author="PR Preview" w:date="2026-01-01T00:00:00Z">
        <w:r>
          <w:t xml:space="preserve">3.8 Hessian contributions</w:t>
        </w:r>
      </w:ins>
    </w:p>
    <w:bookmarkStart w:id="297" w:name="exr-bernoulli-hessian-contribution"/>
    <w:p>
      <w:pPr>
        <w:pStyle w:val="FirstParagraph"/>
      </w:pPr>
      <w:ins w:id="584" w:author="PR Preview" w:date="2026-01-01T00:00:00Z">
        <w:r>
          <w:rPr>
            <w:b/>
            <w:bCs/>
          </w:rPr>
          <w:t xml:space="preserve">Exercise 42 (Hessian contribution of one binary outcome)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In the setting of</w:t>
        </w:r>
      </w:ins>
      <w:ins w:id="587" w:author="PR Preview" w:date="2026-01-01T00:00:00Z">
        <w:r>
          <w:t xml:space="preserve"> </w:t>
        </w:r>
      </w:ins>
      <w:hyperlink w:anchor="exr-bernoulli-score-contribution">
        <w:ins w:id="588" w:author="PR Preview" w:date="2026-01-01T00:00:00Z">
          <w:r>
            <w:rPr>
              <w:rStyle w:val="Hyperlink"/>
            </w:rPr>
            <w:t xml:space="preserve">Exercise 39</w:t>
          </w:r>
        </w:ins>
      </w:hyperlink>
      <w:ins w:id="589" w:author="PR Preview" w:date="2026-01-01T00:00:00Z">
        <w:r>
          <w:t xml:space="preserve">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derive the</w:t>
        </w:r>
      </w:ins>
      <w:ins w:id="592" w:author="PR Preview" w:date="2026-01-01T00:00:00Z">
        <w:r>
          <w:t xml:space="preserve"> </w:t>
        </w:r>
      </w:ins>
      <w:hyperlink w:anchor="def-hessian">
        <w:ins w:id="59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contribution</w:t>
        </w:r>
      </w:ins>
      <w:ins w:id="59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 observation</w:t>
        </w:r>
      </w:ins>
      <w:ins w:id="599" w:author="PR Preview" w:date="2026-01-01T00:00:00Z">
        <w:r>
          <w:t xml:space="preserve"> </w:t>
        </w:r>
      </w:ins>
      <m:oMath>
        <m:r>
          <m:t>i</m:t>
        </m:r>
      </m:oMath>
      <w:ins w:id="600" w:author="PR Preview" w:date="2026-01-01T00:00:00Z">
        <w:r>
          <w:t xml:space="preserve">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Start from the</w:t>
        </w:r>
      </w:ins>
      <w:ins w:id="603" w:author="PR Preview" w:date="2026-01-01T00:00:00Z">
        <w:r>
          <w:t xml:space="preserve"> </w:t>
        </w:r>
      </w:ins>
      <w:hyperlink w:anchor="def-score">
        <w:ins w:id="604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contribution written as a difference of two fractions,</w:t>
        </w:r>
      </w:ins>
      <w:ins w:id="607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form in</w:t>
        </w:r>
      </w:ins>
      <w:ins w:id="611" w:author="PR Preview" w:date="2026-01-01T00:00:00Z">
        <w:r>
          <w:t xml:space="preserve"> </w:t>
        </w:r>
      </w:ins>
      <w:hyperlink w:anchor="sol-derive-bernoulli-score">
        <w:ins w:id="612" w:author="PR Preview" w:date="2026-01-01T00:00:00Z">
          <w:r>
            <w:rPr>
              <w:rStyle w:val="Hyperlink"/>
            </w:rPr>
            <w:t xml:space="preserve">Solution 38</w:t>
          </w:r>
        </w:ins>
      </w:hyperlink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before its fractions are combined.</w:t>
        </w:r>
      </w:ins>
    </w:p>
    <w:bookmarkEnd w:id="297"/>
    <w:bookmarkStart w:id="298" w:name="sol-bernoulli-hessian-contribution"/>
    <w:p>
      <w:pPr>
        <w:pStyle w:val="BodyText"/>
      </w:pPr>
      <w:ins w:id="615" w:author="PR Preview" w:date="2026-01-01T00:00:00Z">
        <w:r>
          <w:rPr>
            <w:i/>
            <w:iCs/>
          </w:rPr>
          <w:t xml:space="preserve">Solution 42</w:t>
        </w:r>
      </w:ins>
      <w:ins w:id="61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ins w:id="617" w:author="PR Preview" w:date="2026-01-01T00:00:00Z">
        <w:r>
          <w:t xml:space="preserve">The first derivative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ins w:id="618" w:author="PR Preview" w:date="2026-01-01T00:00:00Z">
        <w:r>
          <w:t xml:space="preserve">The second derivative needs the chain rule: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619" w:author="PR Preview" w:date="2026-01-01T00:00:00Z">
        <w:r>
          <w:t xml:space="preserve">Substituting both derivatives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298"/>
    <w:bookmarkStart w:id="299" w:name="thm-bernoulli-hessian-contribution"/>
    <w:p>
      <w:pPr>
        <w:pStyle w:val="FirstParagraph"/>
      </w:pPr>
      <w:ins w:id="620" w:author="PR Preview" w:date="2026-01-01T00:00:00Z">
        <w:r>
          <w:rPr>
            <w:b/>
            <w:bCs/>
          </w:rPr>
          <w:t xml:space="preserve">Theorem 23 (Hessian contribution of one binary outcome)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If</w:t>
        </w:r>
      </w:ins>
      <w:ins w:id="6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has observed value</w:t>
        </w:r>
      </w:ins>
      <w:ins w:id="6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its</w:t>
        </w:r>
      </w:ins>
      <w:ins w:id="630" w:author="PR Preview" w:date="2026-01-01T00:00:00Z">
        <w:r>
          <w:t xml:space="preserve"> </w:t>
        </w:r>
      </w:ins>
      <w:hyperlink w:anchor="def-hessian">
        <w:ins w:id="63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contribution is: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99"/>
    <w:p>
      <w:pPr>
        <w:pStyle w:val="FirstParagraph"/>
      </w:pPr>
      <w:ins w:id="634" w:author="PR Preview" w:date="2026-01-01T00:00:00Z">
        <w:r>
          <w:rPr>
            <w:i/>
            <w:iCs/>
          </w:rPr>
          <w:t xml:space="preserve">Proof</w:t>
        </w:r>
      </w:ins>
      <w:ins w:id="635" w:author="PR Preview" w:date="2026-01-01T00:00:00Z">
        <w:r>
          <w:t xml:space="preserve">. </w:t>
        </w:r>
      </w:ins>
      <w:ins w:id="636" w:author="PR Preview" w:date="2026-01-01T00:00:00Z">
        <w:r>
          <w:t xml:space="preserve">This is the solution to</w:t>
        </w:r>
      </w:ins>
      <w:ins w:id="637" w:author="PR Preview" w:date="2026-01-01T00:00:00Z">
        <w:r>
          <w:t xml:space="preserve"> </w:t>
        </w:r>
      </w:ins>
      <w:hyperlink w:anchor="exr-bernoulli-hessian-contribution">
        <w:ins w:id="638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639" w:author="PR Preview" w:date="2026-01-01T00:00:00Z">
        <w:r>
          <w:t xml:space="preserve">, worked in</w:t>
        </w:r>
      </w:ins>
      <w:ins w:id="640" w:author="PR Preview" w:date="2026-01-01T00:00:00Z">
        <w:r>
          <w:t xml:space="preserve"> </w:t>
        </w:r>
      </w:ins>
      <w:hyperlink w:anchor="sol-bernoulli-hessian-contribution">
        <w:ins w:id="641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642" w:author="PR Preview" w:date="2026-01-01T00:00:00Z">
        <w:r>
          <w:t xml:space="preserve">.</w:t>
        </w:r>
      </w:ins>
    </w:p>
    <w:bookmarkEnd w:id="300"/>
    <w:bookmarkStart w:id="304" w:name="the-hessian-of-the-sample"/>
    <w:p>
      <w:pPr>
        <w:pStyle w:val="Heading3"/>
      </w:pPr>
      <w:ins w:id="643" w:author="PR Preview" w:date="2026-01-01T00:00:00Z">
        <w:r>
          <w:t xml:space="preserve">3.9 The Hessian of the sample</w:t>
        </w:r>
      </w:ins>
    </w:p>
    <w:bookmarkStart w:id="301" w:name="exr-bernoulli-hessian-sum"/>
    <w:p>
      <w:pPr>
        <w:pStyle w:val="FirstParagraph"/>
      </w:pPr>
      <w:ins w:id="644" w:author="PR Preview" w:date="2026-01-01T00:00:00Z">
        <w:r>
          <w:rPr>
            <w:b/>
            <w:bCs/>
          </w:rPr>
          <w:t xml:space="preserve">Exercise 43 (Hessian of a binary sample)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In the setting of</w:t>
        </w:r>
      </w:ins>
      <w:ins w:id="647" w:author="PR Preview" w:date="2026-01-01T00:00:00Z">
        <w:r>
          <w:t xml:space="preserve"> </w:t>
        </w:r>
      </w:ins>
      <w:hyperlink w:anchor="exr-bernoulli-score-sum">
        <w:ins w:id="648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assemble the</w:t>
        </w:r>
      </w:ins>
      <w:ins w:id="652" w:author="PR Preview" w:date="2026-01-01T00:00:00Z">
        <w:r>
          <w:t xml:space="preserve"> </w:t>
        </w:r>
      </w:ins>
      <w:hyperlink w:anchor="def-hessian">
        <w:ins w:id="65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5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of the whole</w:t>
        </w:r>
      </w:ins>
      <w:ins w:id="657" w:author="PR Preview" w:date="2026-01-01T00:00:00Z">
        <w:r>
          <w:t xml:space="preserve"> </w:t>
        </w:r>
      </w:ins>
      <w:hyperlink r:id="rId288">
        <w:ins w:id="658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from the Hessian contributions.</w:t>
        </w:r>
      </w:ins>
    </w:p>
    <w:bookmarkEnd w:id="301"/>
    <w:bookmarkStart w:id="302" w:name="sol-bernoulli-hessian-sum"/>
    <w:p>
      <w:pPr>
        <w:pStyle w:val="BodyText"/>
      </w:pPr>
      <w:ins w:id="661" w:author="PR Preview" w:date="2026-01-01T00:00:00Z">
        <w:r>
          <w:rPr>
            <w:i/>
            <w:iCs/>
          </w:rPr>
          <w:t xml:space="preserve">Solution 43</w:t>
        </w:r>
      </w:ins>
      <w:ins w:id="66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2"/>
    <w:bookmarkStart w:id="303" w:name="thm-bernoulli-hessian-sum"/>
    <w:p>
      <w:pPr>
        <w:pStyle w:val="FirstParagraph"/>
      </w:pPr>
      <w:ins w:id="663" w:author="PR Preview" w:date="2026-01-01T00:00:00Z">
        <w:r>
          <w:rPr>
            <w:b/>
            <w:bCs/>
          </w:rPr>
          <w:t xml:space="preserve">Theorem 24 (Hessian of a binary sample)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If</w:t>
        </w:r>
      </w:ins>
      <w:ins w:id="6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for</w:t>
        </w:r>
      </w:ins>
      <w:ins w:id="66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670" w:author="PR Preview" w:date="2026-01-01T00:00:00Z">
        <w:r>
          <w:t xml:space="preserve">, with observed</w:t>
        </w:r>
      </w:ins>
      <w:ins w:id="671" w:author="PR Preview" w:date="2026-01-01T00:00:00Z">
        <w:r>
          <w:t xml:space="preserve"> </w:t>
        </w:r>
      </w:ins>
      <w:hyperlink r:id="rId287">
        <w:ins w:id="672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67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</w:t>
        </w:r>
      </w:ins>
      <w:ins w:id="677" w:author="PR Preview" w:date="2026-01-01T00:00:00Z">
        <w:r>
          <w:t xml:space="preserve"> </w:t>
        </w:r>
      </w:ins>
      <w:hyperlink w:anchor="def-hessian">
        <w:ins w:id="67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of the</w:t>
        </w:r>
      </w:ins>
      <w:ins w:id="681" w:author="PR Preview" w:date="2026-01-01T00:00:00Z">
        <w:r>
          <w:t xml:space="preserve"> </w:t>
        </w:r>
      </w:ins>
      <w:hyperlink w:anchor="def-loglik">
        <w:ins w:id="682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the</w:t>
        </w:r>
      </w:ins>
      <w:ins w:id="6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matrix whose only entry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3"/>
    <w:p>
      <w:pPr>
        <w:pStyle w:val="FirstParagraph"/>
      </w:pPr>
      <w:ins w:id="688" w:author="PR Preview" w:date="2026-01-01T00:00:00Z">
        <w:r>
          <w:rPr>
            <w:i/>
            <w:iCs/>
          </w:rPr>
          <w:t xml:space="preserve">Proof</w:t>
        </w:r>
      </w:ins>
      <w:ins w:id="689" w:author="PR Preview" w:date="2026-01-01T00:00:00Z">
        <w:r>
          <w:t xml:space="preserve">. </w:t>
        </w:r>
      </w:ins>
      <w:ins w:id="690" w:author="PR Preview" w:date="2026-01-01T00:00:00Z">
        <w:r>
          <w:t xml:space="preserve">This is the solution to</w:t>
        </w:r>
      </w:ins>
      <w:ins w:id="691" w:author="PR Preview" w:date="2026-01-01T00:00:00Z">
        <w:r>
          <w:t xml:space="preserve"> </w:t>
        </w:r>
      </w:ins>
      <w:hyperlink w:anchor="exr-bernoulli-hessian-sum">
        <w:ins w:id="692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693" w:author="PR Preview" w:date="2026-01-01T00:00:00Z">
        <w:r>
          <w:t xml:space="preserve">, worked in</w:t>
        </w:r>
      </w:ins>
      <w:ins w:id="694" w:author="PR Preview" w:date="2026-01-01T00:00:00Z">
        <w:r>
          <w:t xml:space="preserve"> </w:t>
        </w:r>
      </w:ins>
      <w:hyperlink w:anchor="sol-bernoulli-hessian-sum">
        <w:ins w:id="695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696" w:author="PR Preview" w:date="2026-01-01T00:00:00Z">
        <w:r>
          <w:t xml:space="preserve">.</w:t>
        </w:r>
      </w:ins>
    </w:p>
    <w:bookmarkEnd w:id="304"/>
    <w:bookmarkStart w:id="308" w:name="Xe6f0330750786d17cdc249e2ac3930030794e59"/>
    <w:p>
      <w:pPr>
        <w:pStyle w:val="Heading3"/>
      </w:pPr>
      <w:ins w:id="697" w:author="PR Preview" w:date="2026-01-01T00:00:00Z">
        <w:r>
          <w:t xml:space="preserve">3.10 Checking that the Hessian is negative definite</w:t>
        </w:r>
      </w:ins>
    </w:p>
    <w:bookmarkStart w:id="305" w:name="exr-bernoulli-hessian-nd"/>
    <w:p>
      <w:pPr>
        <w:pStyle w:val="FirstParagraph"/>
      </w:pPr>
      <w:ins w:id="698" w:author="PR Preview" w:date="2026-01-01T00:00:00Z">
        <w:r>
          <w:rPr>
            <w:b/>
            <w:bCs/>
          </w:rPr>
          <w:t xml:space="preserve">Exercise 44 (Negative definiteness of the Hessian of a binary sample)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In the setting of</w:t>
        </w:r>
      </w:ins>
      <w:ins w:id="701" w:author="PR Preview" w:date="2026-01-01T00:00:00Z">
        <w:r>
          <w:t xml:space="preserve"> </w:t>
        </w:r>
      </w:ins>
      <w:hyperlink w:anchor="exr-bernoulli-hessian-sum">
        <w:ins w:id="702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show that the</w:t>
        </w:r>
      </w:ins>
      <w:ins w:id="706" w:author="PR Preview" w:date="2026-01-01T00:00:00Z">
        <w:r>
          <w:t xml:space="preserve"> </w:t>
        </w:r>
      </w:ins>
      <w:hyperlink w:anchor="def-hessian">
        <w:ins w:id="70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0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negative definite for every</w:t>
        </w:r>
      </w:ins>
      <w:ins w:id="71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2" w:author="PR Preview" w:date="2026-01-01T00:00:00Z">
        <w:r>
          <w:t xml:space="preserve">.</w:t>
        </w:r>
      </w:ins>
      <w:ins w:id="713" w:author="PR Preview" w:date="2026-01-01T00:00:00Z">
        <w:r>
          <w:t xml:space="preserve"> </w:t>
        </w:r>
      </w:ins>
    </w:p>
    <w:bookmarkEnd w:id="305"/>
    <w:bookmarkStart w:id="306" w:name="sol-bernoulli-hessian-nd"/>
    <w:p>
      <w:pPr>
        <w:pStyle w:val="BodyText"/>
      </w:pPr>
      <w:ins w:id="714" w:author="PR Preview" w:date="2026-01-01T00:00:00Z">
        <w:r>
          <w:rPr>
            <w:i/>
            <w:iCs/>
          </w:rPr>
          <w:t xml:space="preserve">Solution 44</w:t>
        </w:r>
      </w:ins>
      <w:ins w:id="715" w:author="PR Preview" w:date="2026-01-01T00:00:00Z">
        <w:r>
          <w:t xml:space="preserve">. </w:t>
        </w:r>
      </w:ins>
      <w:ins w:id="716" w:author="PR Preview" w:date="2026-01-01T00:00:00Z">
        <w:r>
          <w:t xml:space="preserve">A</w:t>
        </w:r>
      </w:ins>
      <w:ins w:id="71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matrix is negative definite exactly when its only entry is negative,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so it is enough to show</w:t>
        </w:r>
      </w:ins>
      <w:ins w:id="723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724" w:author="PR Preview" w:date="2026-01-01T00:00:00Z">
        <w:r>
          <w:t xml:space="preserve">.</w:t>
        </w:r>
      </w:ins>
    </w:p>
    <w:p>
      <w:pPr>
        <w:pStyle w:val="BodyText"/>
      </w:pPr>
      <w:ins w:id="725" w:author="PR Preview" w:date="2026-01-01T00:00:00Z">
        <w:r>
          <w:t xml:space="preserve">Fix</w:t>
        </w:r>
      </w:ins>
      <w:ins w:id="72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27" w:author="PR Preview" w:date="2026-01-01T00:00:00Z">
        <w:r>
          <w:t xml:space="preserve">.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</w:t>
        </w:r>
      </w:ins>
      <w:ins w:id="732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3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</w:t>
        </w:r>
      </w:ins>
      <w:ins w:id="7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ins w:id="737" w:author="PR Preview" w:date="2026-01-01T00:00:00Z">
        <w:r>
          <w:t xml:space="preserve">, because</w:t>
        </w:r>
      </w:ins>
      <w:ins w:id="73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3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and</w:t>
        </w:r>
      </w:ins>
      <w:ins w:id="7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are not both zero, because they sum to</w:t>
        </w:r>
      </w:ins>
      <w:ins w:id="745" w:author="PR Preview" w:date="2026-01-01T00:00:00Z">
        <w:r>
          <w:t xml:space="preserve"> </w:t>
        </w:r>
      </w:ins>
      <m:oMath>
        <m:r>
          <m:t>1</m:t>
        </m:r>
      </m:oMath>
      <w:ins w:id="746" w:author="PR Preview" w:date="2026-01-01T00:00:00Z">
        <w:r>
          <w:t xml:space="preserve">.</w:t>
        </w:r>
      </w:ins>
    </w:p>
    <w:p>
      <w:pPr>
        <w:pStyle w:val="FirstParagraph"/>
      </w:pPr>
      <w:ins w:id="747" w:author="PR Preview" w:date="2026-01-01T00:00:00Z">
        <w:r>
          <w:t xml:space="preserve">So</w:t>
        </w:r>
      </w:ins>
      <w:ins w:id="74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a sum of two nonnegative terms, at least one of them positive.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It is therefore positive, and with</w:t>
        </w:r>
      </w:ins>
      <w:ins w:id="7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7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ins w:id="756" w:author="PR Preview" w:date="2026-01-01T00:00:00Z">
        <w:r>
          <w:t xml:space="preserve">This holds for every</w:t>
        </w:r>
      </w:ins>
      <w:ins w:id="75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58" w:author="PR Preview" w:date="2026-01-01T00:00:00Z">
        <w:r>
          <w:t xml:space="preserve">.</w:t>
        </w:r>
      </w:ins>
    </w:p>
    <w:bookmarkEnd w:id="306"/>
    <w:bookmarkStart w:id="307" w:name="thm-bernoulli-hessian-nd"/>
    <w:p>
      <w:pPr>
        <w:pStyle w:val="BodyText"/>
      </w:pPr>
      <w:ins w:id="759" w:author="PR Preview" w:date="2026-01-01T00:00:00Z">
        <w:r>
          <w:rPr>
            <w:b/>
            <w:bCs/>
          </w:rPr>
          <w:t xml:space="preserve">Theorem 25 (Negative definiteness of the Hessian of a binary sample)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If</w:t>
        </w:r>
      </w:ins>
      <w:ins w:id="76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for</w:t>
        </w:r>
      </w:ins>
      <w:ins w:id="76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</w:t>
        </w:r>
      </w:ins>
      <w:ins w:id="769" w:author="PR Preview" w:date="2026-01-01T00:00:00Z">
        <w:r>
          <w:t xml:space="preserve"> </w:t>
        </w:r>
      </w:ins>
      <w:hyperlink w:anchor="def-hessian">
        <w:ins w:id="77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7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of the</w:t>
        </w:r>
      </w:ins>
      <w:ins w:id="774" w:author="PR Preview" w:date="2026-01-01T00:00:00Z">
        <w:r>
          <w:t xml:space="preserve"> </w:t>
        </w:r>
      </w:ins>
      <w:hyperlink w:anchor="def-loglik">
        <w:ins w:id="77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is negative definite for every</w:t>
        </w:r>
      </w:ins>
      <w:ins w:id="77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whatever the observed outcomes.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Hence the log-likelihood is strictly concave on</w:t>
        </w:r>
      </w:ins>
      <w:ins w:id="7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86" w:author="PR Preview" w:date="2026-01-01T00:00:00Z">
        <w:r>
          <w:t xml:space="preserve">.</w:t>
        </w:r>
      </w:ins>
    </w:p>
    <w:bookmarkEnd w:id="307"/>
    <w:p>
      <w:pPr>
        <w:pStyle w:val="BodyText"/>
      </w:pPr>
      <w:ins w:id="787" w:author="PR Preview" w:date="2026-01-01T00:00:00Z">
        <w:r>
          <w:rPr>
            <w:i/>
            <w:iCs/>
          </w:rPr>
          <w:t xml:space="preserve">Proof</w:t>
        </w:r>
      </w:ins>
      <w:ins w:id="788" w:author="PR Preview" w:date="2026-01-01T00:00:00Z">
        <w:r>
          <w:t xml:space="preserve">. </w:t>
        </w:r>
      </w:ins>
      <w:ins w:id="789" w:author="PR Preview" w:date="2026-01-01T00:00:00Z">
        <w:r>
          <w:t xml:space="preserve">This is the solution to</w:t>
        </w:r>
      </w:ins>
      <w:ins w:id="790" w:author="PR Preview" w:date="2026-01-01T00:00:00Z">
        <w:r>
          <w:t xml:space="preserve"> </w:t>
        </w:r>
      </w:ins>
      <w:hyperlink w:anchor="exr-bernoulli-hessian-nd">
        <w:ins w:id="791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792" w:author="PR Preview" w:date="2026-01-01T00:00:00Z">
        <w:r>
          <w:t xml:space="preserve">, worked in</w:t>
        </w:r>
      </w:ins>
      <w:ins w:id="793" w:author="PR Preview" w:date="2026-01-01T00:00:00Z">
        <w:r>
          <w:t xml:space="preserve"> </w:t>
        </w:r>
      </w:ins>
      <w:hyperlink w:anchor="sol-bernoulli-hessian-nd">
        <w:ins w:id="794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795" w:author="PR Preview" w:date="2026-01-01T00:00:00Z">
        <w:r>
          <w:t xml:space="preserve">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It builds on</w:t>
        </w:r>
      </w:ins>
      <w:ins w:id="798" w:author="PR Preview" w:date="2026-01-01T00:00:00Z">
        <w:r>
          <w:t xml:space="preserve"> </w:t>
        </w:r>
      </w:ins>
      <w:hyperlink w:anchor="thm-bernoulli-hessian-sum">
        <w:ins w:id="79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800" w:author="PR Preview" w:date="2026-01-01T00:00:00Z">
        <w:r>
          <w:t xml:space="preserve">.</w:t>
        </w:r>
      </w:ins>
    </w:p>
    <w:bookmarkEnd w:id="308"/>
    <w:bookmarkStart w:id="313" w:name="the-maximum-likelihood-estimate-1"/>
    <w:p>
      <w:pPr>
        <w:pStyle w:val="Heading3"/>
      </w:pPr>
      <w:ins w:id="801" w:author="PR Preview" w:date="2026-01-01T00:00:00Z">
        <w:r>
          <w:t xml:space="preserve">3.11 The maximum likelihood estimate</w:t>
        </w:r>
      </w:ins>
    </w:p>
    <w:bookmarkStart w:id="309" w:name="exr-bernoulli-mle"/>
    <w:p>
      <w:pPr>
        <w:pStyle w:val="FirstParagraph"/>
      </w:pPr>
      <w:ins w:id="802" w:author="PR Preview" w:date="2026-01-01T00:00:00Z">
        <w:r>
          <w:rPr>
            <w:b/>
            <w:bCs/>
          </w:rPr>
          <w:t xml:space="preserve">Exercise 45 (Maximum likelihood estimate of a binary sample)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In the setting of</w:t>
        </w:r>
      </w:ins>
      <w:ins w:id="805" w:author="PR Preview" w:date="2026-01-01T00:00:00Z">
        <w:r>
          <w:t xml:space="preserve"> </w:t>
        </w:r>
      </w:ins>
      <w:hyperlink w:anchor="exr-bernoulli-score-equation">
        <w:ins w:id="80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use</w:t>
        </w:r>
      </w:ins>
      <w:ins w:id="810" w:author="PR Preview" w:date="2026-01-01T00:00:00Z">
        <w:r>
          <w:t xml:space="preserve"> </w:t>
        </w:r>
      </w:ins>
      <w:hyperlink w:anchor="thm-bernoulli-hessian-nd">
        <w:ins w:id="811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to find the</w:t>
        </w:r>
      </w:ins>
      <w:ins w:id="814" w:author="PR Preview" w:date="2026-01-01T00:00:00Z">
        <w:r>
          <w:t xml:space="preserve"> </w:t>
        </w:r>
      </w:ins>
      <w:hyperlink w:anchor="def-mle">
        <w:ins w:id="815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of</w:t>
        </w:r>
      </w:ins>
      <w:ins w:id="819" w:author="PR Preview" w:date="2026-01-01T00:00:00Z">
        <w:r>
          <w:t xml:space="preserve"> </w:t>
        </w:r>
      </w:ins>
      <m:oMath>
        <m:r>
          <m:t>π</m:t>
        </m:r>
      </m:oMath>
      <w:ins w:id="820" w:author="PR Preview" w:date="2026-01-01T00:00:00Z">
        <w:r>
          <w:t xml:space="preserve">.</w:t>
        </w:r>
      </w:ins>
    </w:p>
    <w:bookmarkEnd w:id="309"/>
    <w:bookmarkStart w:id="311" w:name="sol-bernoulli-mle"/>
    <w:p>
      <w:pPr>
        <w:pStyle w:val="BodyText"/>
      </w:pPr>
      <w:ins w:id="821" w:author="PR Preview" w:date="2026-01-01T00:00:00Z">
        <w:r>
          <w:rPr>
            <w:i/>
            <w:iCs/>
          </w:rPr>
          <w:t xml:space="preserve">Solution 45</w:t>
        </w:r>
      </w:ins>
      <w:ins w:id="822" w:author="PR Preview" w:date="2026-01-01T00:00:00Z">
        <w:r>
          <w:t xml:space="preserve">. </w:t>
        </w:r>
      </w:ins>
      <w:ins w:id="823" w:author="PR Preview" w:date="2026-01-01T00:00:00Z">
        <w:r>
          <w:t xml:space="preserve">By</w:t>
        </w:r>
      </w:ins>
      <w:ins w:id="824" w:author="PR Preview" w:date="2026-01-01T00:00:00Z">
        <w:r>
          <w:t xml:space="preserve"> </w:t>
        </w:r>
      </w:ins>
      <w:hyperlink w:anchor="thm-bernoulli-hessian-nd">
        <w:ins w:id="825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26" w:author="PR Preview" w:date="2026-01-01T00:00:00Z">
        <w:r>
          <w:t xml:space="preserve">,</w:t>
        </w:r>
      </w:ins>
      <w:ins w:id="827" w:author="PR Preview" w:date="2026-01-01T00:00:00Z">
        <w:r>
          <w:t xml:space="preserve"> </w:t>
        </w:r>
      </w:ins>
      <m:oMath>
        <m:r>
          <m:t>ℓ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is strictly concave on</w:t>
        </w:r>
      </w:ins>
      <w:ins w:id="8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31" w:author="PR Preview" w:date="2026-01-01T00:00:00Z">
        <w:r>
          <w:t xml:space="preserve">.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 strictly concave</w:t>
        </w:r>
      </w:ins>
      <w:ins w:id="834" w:author="PR Preview" w:date="2026-01-01T00:00:00Z">
        <w:r>
          <w:t xml:space="preserve"> </w:t>
        </w:r>
      </w:ins>
      <w:hyperlink r:id="rId310">
        <w:ins w:id="8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that has a</w:t>
        </w:r>
      </w:ins>
      <w:ins w:id="838" w:author="PR Preview" w:date="2026-01-01T00:00:00Z">
        <w:r>
          <w:t xml:space="preserve"> </w:t>
        </w:r>
      </w:ins>
      <w:hyperlink w:anchor="def-critical-point">
        <w:ins w:id="839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 maximized there, and nowhere else.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With</w:t>
        </w:r>
      </w:ins>
      <w:ins w:id="84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hyperlink w:anchor="thm-bernoulli-score-equation">
        <w:ins w:id="847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says the only critical point of</w:t>
        </w:r>
      </w:ins>
      <w:ins w:id="850" w:author="PR Preview" w:date="2026-01-01T00:00:00Z">
        <w:r>
          <w:t xml:space="preserve"> </w:t>
        </w:r>
      </w:ins>
      <m:oMath>
        <m:r>
          <m:t>ℓ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in</w:t>
        </w:r>
      </w:ins>
      <w:ins w:id="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is</w:t>
        </w:r>
      </w:ins>
      <w:ins w:id="85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57" w:author="PR Preview" w:date="2026-01-01T00:00:00Z">
        <w:r>
          <w:t xml:space="preserve">.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So</w:t>
        </w:r>
      </w:ins>
      <w:ins w:id="860" w:author="PR Preview" w:date="2026-01-01T00:00:00Z">
        <w:r>
          <w:t xml:space="preserve"> </w:t>
        </w:r>
      </w:ins>
      <m:oMath>
        <m:r>
          <m:t>ℓ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is maximized at</w:t>
        </w:r>
      </w:ins>
      <w:ins w:id="86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864" w:author="PR Preview" w:date="2026-01-01T00:00:00Z">
        <w:r>
          <w:t xml:space="preserve">.</w:t>
        </w:r>
      </w:ins>
    </w:p>
    <w:bookmarkEnd w:id="311"/>
    <w:bookmarkStart w:id="312" w:name="thm-bernoulli-mle"/>
    <w:p>
      <w:pPr>
        <w:pStyle w:val="BodyText"/>
      </w:pPr>
      <w:ins w:id="865" w:author="PR Preview" w:date="2026-01-01T00:00:00Z">
        <w:r>
          <w:rPr>
            <w:b/>
            <w:bCs/>
          </w:rPr>
          <w:t xml:space="preserve">Theorem 26 (Maximum likelihood estimate of a binary sample)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If</w:t>
        </w:r>
      </w:ins>
      <w:ins w:id="86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for</w:t>
        </w:r>
      </w:ins>
      <w:ins w:id="8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and the observed</w:t>
        </w:r>
      </w:ins>
      <w:ins w:id="874" w:author="PR Preview" w:date="2026-01-01T00:00:00Z">
        <w:r>
          <w:t xml:space="preserve"> </w:t>
        </w:r>
      </w:ins>
      <w:hyperlink r:id="rId287">
        <w:ins w:id="87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satisfies</w:t>
        </w:r>
      </w:ins>
      <w:ins w:id="87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</w:t>
        </w:r>
      </w:ins>
      <w:ins w:id="882" w:author="PR Preview" w:date="2026-01-01T00:00:00Z">
        <w:r>
          <w:t xml:space="preserve"> </w:t>
        </w:r>
      </w:ins>
      <w:hyperlink w:anchor="def-mle">
        <w:ins w:id="883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of</w:t>
        </w:r>
      </w:ins>
      <w:ins w:id="886" w:author="PR Preview" w:date="2026-01-01T00:00:00Z">
        <w:r>
          <w:t xml:space="preserve"> </w:t>
        </w:r>
      </w:ins>
      <m:oMath>
        <m:r>
          <m:t>π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is the sample mean: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2"/>
    <w:p>
      <w:pPr>
        <w:pStyle w:val="FirstParagraph"/>
      </w:pPr>
      <w:ins w:id="889" w:author="PR Preview" w:date="2026-01-01T00:00:00Z">
        <w:r>
          <w:rPr>
            <w:i/>
            <w:iCs/>
          </w:rPr>
          <w:t xml:space="preserve">Proof</w:t>
        </w:r>
      </w:ins>
      <w:ins w:id="890" w:author="PR Preview" w:date="2026-01-01T00:00:00Z">
        <w:r>
          <w:t xml:space="preserve">. </w:t>
        </w:r>
      </w:ins>
      <w:ins w:id="891" w:author="PR Preview" w:date="2026-01-01T00:00:00Z">
        <w:r>
          <w:t xml:space="preserve">This is the solution to</w:t>
        </w:r>
      </w:ins>
      <w:ins w:id="892" w:author="PR Preview" w:date="2026-01-01T00:00:00Z">
        <w:r>
          <w:t xml:space="preserve"> </w:t>
        </w:r>
      </w:ins>
      <w:hyperlink w:anchor="exr-bernoulli-mle">
        <w:ins w:id="893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894" w:author="PR Preview" w:date="2026-01-01T00:00:00Z">
        <w:r>
          <w:t xml:space="preserve">, worked in</w:t>
        </w:r>
      </w:ins>
      <w:ins w:id="895" w:author="PR Preview" w:date="2026-01-01T00:00:00Z">
        <w:r>
          <w:t xml:space="preserve"> </w:t>
        </w:r>
      </w:ins>
      <w:hyperlink w:anchor="sol-bernoulli-mle">
        <w:ins w:id="896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It builds on</w:t>
        </w:r>
      </w:ins>
      <w:ins w:id="900" w:author="PR Preview" w:date="2026-01-01T00:00:00Z">
        <w:r>
          <w:t xml:space="preserve"> </w:t>
        </w:r>
      </w:ins>
      <w:hyperlink w:anchor="thm-bernoulli-score-equation">
        <w:ins w:id="901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w:hyperlink w:anchor="thm-bernoulli-hessian-nd">
        <w:ins w:id="905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906" w:author="PR Preview" w:date="2026-01-01T00:00:00Z">
        <w:r>
          <w:t xml:space="preserve">.</w:t>
        </w:r>
      </w:ins>
    </w:p>
    <w:bookmarkEnd w:id="313"/>
    <w:bookmarkEnd w:id="314"/>
    <w:bookmarkStart w:id="32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del w:id="907" w:author="PR Preview" w:date="2026-01-01T00:00:00Z">
        <w:r>
          <w:rPr>
            <w:i/>
            <w:iCs/>
          </w:rPr>
          <w:delText xml:space="preserve">Remark 12</w:delText>
        </w:r>
      </w:del>
      <w:del w:id="908" w:author="PR Preview" w:date="2026-01-01T00:00:00Z">
        <w:r>
          <w:delText xml:space="preserve"> (Where the Gaussian derivation is). </w:delText>
        </w:r>
      </w:del>
      <w:del w:id="909" w:author="PR Preview" w:date="2026-01-01T00:00:00Z">
        <w:r>
          <w:delText xml:space="preserve">The step-by-step derivation for a univariate Gaussian model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on its own page,</w:delText>
        </w:r>
      </w:del>
      <w:del w:id="912" w:author="PR Preview" w:date="2026-01-01T00:00:00Z">
        <w:r>
          <w:delText xml:space="preserve"> </w:delText>
        </w:r>
      </w:del>
      <w:hyperlink r:id="rId10">
        <w:del w:id="913" w:author="PR Preview" w:date="2026-01-01T00:00:00Z">
          <w:r>
            <w:rPr>
              <w:rStyle w:val="Hyperlink"/>
            </w:rPr>
            <w:delText xml:space="preserve">Maximum likelihood for a Gaussian model</w:delText>
          </w:r>
        </w:del>
      </w:hyperlink>
      <w:del w:id="914" w:author="PR Preview" w:date="2026-01-01T00:00:00Z">
        <w:r>
          <w:delText xml:space="preserve">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It was a section of this page.</w:delText>
        </w:r>
      </w:del>
    </w:p>
    <w:p>
      <w:pPr>
        <w:pStyle w:val="Heading3"/>
      </w:pPr>
      <w:del w:id="917" w:author="PR Preview" w:date="2026-01-01T00:00:00Z">
        <w:r>
          <w:delText xml:space="preserve">4.1 The profile log-likelihood</w:delText>
        </w:r>
      </w:del>
    </w:p>
    <w:p>
      <w:pPr>
        <w:pStyle w:val="FirstParagraph"/>
      </w:pPr>
      <w:ins w:id="918" w:author="PR Preview" w:date="2026-01-01T00:00:00Z">
        <w:r>
          <w:t xml:space="preserve">Suppose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20" w:author="PR Preview" w:date="2026-01-01T00:00:00Z">
        <w:r>
          <w:t xml:space="preserve">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 let</w:t>
        </w:r>
      </w:ins>
      <w:ins w:id="92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be the observed values.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 parameter vector is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$\mathord{\smash[b]{\underset{\raise.3ex\hbox{$\scriptstyle\sim$}}{\theta}}\vphantom{\theta}}= (\mu, \sigma^2)$</w:t>
        </w:r>
      </w:ins>
      <w:ins w:id="930" w:author="PR Preview" w:date="2026-01-01T00:00:00Z">
        <w:r>
          <w:t xml:space="preserve">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We treat</w:t>
        </w:r>
      </w:ins>
      <w:ins w:id="9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34" w:author="PR Preview" w:date="2026-01-01T00:00:00Z">
        <w:r>
          <w:t xml:space="preserve">, rather than</w:t>
        </w:r>
      </w:ins>
      <w:ins w:id="935" w:author="PR Preview" w:date="2026-01-01T00:00:00Z">
        <w:r>
          <w:t xml:space="preserve"> </w:t>
        </w:r>
      </w:ins>
      <m:oMath>
        <m:r>
          <m:t>σ</m:t>
        </m:r>
      </m:oMath>
      <w:ins w:id="936" w:author="PR Preview" w:date="2026-01-01T00:00:00Z">
        <w:r>
          <w:t xml:space="preserve">, as the second parameter,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and differentiate with respect to</w:t>
        </w:r>
      </w:ins>
      <w:ins w:id="93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directly.</w:t>
        </w:r>
      </w:ins>
    </w:p>
    <w:p>
      <w:pPr>
        <w:pStyle w:val="BodyText"/>
      </w:pPr>
      <w:ins w:id="942" w:author="PR Preview" w:date="2026-01-01T00:00:00Z">
        <w:r>
          <w:t xml:space="preserve">By</w:t>
        </w:r>
      </w:ins>
      <w:ins w:id="943" w:author="PR Preview" w:date="2026-01-01T00:00:00Z">
        <w:r>
          <w:t xml:space="preserve"> </w:t>
        </w:r>
      </w:ins>
      <w:hyperlink w:anchor="thm-lik-iid">
        <w:ins w:id="944" w:author="PR Preview" w:date="2026-01-01T00:00:00Z">
          <w:r>
            <w:rPr>
              <w:rStyle w:val="Hyperlink"/>
            </w:rPr>
            <w:t xml:space="preserve">the likelihood of independent data</w:t>
          </w:r>
        </w:ins>
      </w:hyperlink>
      <w:ins w:id="945" w:author="PR Preview" w:date="2026-01-01T00:00:00Z">
        <w:r>
          <w:t xml:space="preserve">, the likelihood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ins w:id="946" w:author="PR Preview" w:date="2026-01-01T00:00:00Z">
        <w:r>
          <w:t xml:space="preserve">and by</w:t>
        </w:r>
      </w:ins>
      <w:ins w:id="947" w:author="PR Preview" w:date="2026-01-01T00:00:00Z">
        <w:r>
          <w:t xml:space="preserve"> </w:t>
        </w:r>
      </w:ins>
      <w:hyperlink w:anchor="thm-loglik-iid">
        <w:ins w:id="948" w:author="PR Preview" w:date="2026-01-01T00:00:00Z">
          <w:r>
            <w:rPr>
              <w:rStyle w:val="Hyperlink"/>
            </w:rPr>
            <w:t xml:space="preserve">the log-likelihood of independent data</w:t>
          </w:r>
        </w:ins>
      </w:hyperlink>
      <w:ins w:id="949" w:author="PR Preview" w:date="2026-01-01T00:00:00Z">
        <w:r>
          <w:t xml:space="preserve">, the log-likelihood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5" w:name="the-score-function-2"/>
    <w:p>
      <w:pPr>
        <w:pStyle w:val="Heading3"/>
      </w:pPr>
      <w:ins w:id="950" w:author="PR Preview" w:date="2026-01-01T00:00:00Z">
        <w:r>
          <w:t xml:space="preserve">4.1 The score function</w:t>
        </w:r>
      </w:ins>
    </w:p>
    <w:p>
      <w:pPr>
        <w:pStyle w:val="FirstParagraph"/>
      </w:pPr>
      <w:ins w:id="951" w:author="PR Preview" w:date="2026-01-01T00:00:00Z">
        <w:r>
          <w:t xml:space="preserve">The score function is the vector of the two partial derivatives: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952" w:author="PR Preview" w:date="2026-01-01T00:00:00Z">
        <w:r>
          <w:t xml:space="preserve">For the first entry,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only the last term of</w:t>
        </w:r>
      </w:ins>
      <w:ins w:id="955" w:author="PR Preview" w:date="2026-01-01T00:00:00Z">
        <w:r>
          <w:t xml:space="preserve"> </w:t>
        </w:r>
      </w:ins>
      <m:oMath>
        <m:r>
          <m:t>ℓ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depends on</w:t>
        </w:r>
      </w:ins>
      <w:ins w:id="958" w:author="PR Preview" w:date="2026-01-01T00:00:00Z">
        <w:r>
          <w:t xml:space="preserve"> </w:t>
        </w:r>
      </w:ins>
      <m:oMath>
        <m:r>
          <m:t>μ</m:t>
        </m:r>
      </m:oMath>
      <w:ins w:id="9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60" w:author="PR Preview" w:date="2026-01-01T00:00:00Z">
        <w:r>
          <w:t xml:space="preserve">The inner derivative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961" w:author="PR Preview" w:date="2026-01-01T00:00:00Z">
        <w:r>
          <w:t xml:space="preserve">Substituting the inner derivative back in: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62" w:author="PR Preview" w:date="2026-01-01T00:00:00Z">
        <w:r>
          <w:t xml:space="preserve">For the second entry,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write the</w:t>
        </w:r>
      </w:ins>
      <w:ins w:id="965" w:author="PR Preview" w:date="2026-01-01T00:00:00Z">
        <w:r>
          <w:t xml:space="preserve"> </w:t>
        </w:r>
      </w:ins>
      <w:hyperlink r:id="rId72">
        <w:ins w:id="966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96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as a single variable</w:t>
        </w:r>
      </w:ins>
      <w:ins w:id="970" w:author="PR Preview" w:date="2026-01-01T00:00:00Z">
        <w:r>
          <w:t xml:space="preserve"> </w:t>
        </w:r>
      </w:ins>
      <m:oMath>
        <m:r>
          <m:t>v</m:t>
        </m:r>
      </m:oMath>
      <w:ins w:id="971" w:author="PR Preview" w:date="2026-01-01T00:00:00Z">
        <w:r>
          <w:t xml:space="preserve">,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so that the</w:t>
        </w:r>
      </w:ins>
      <w:ins w:id="974" w:author="PR Preview" w:date="2026-01-01T00:00:00Z">
        <w:r>
          <w:t xml:space="preserve"> </w:t>
        </w:r>
      </w:ins>
      <w:hyperlink w:anchor="def-loglik">
        <w:ins w:id="975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976" w:author="PR Preview" w:date="2026-01-01T00:00:00Z">
        <w:r>
          <w:t xml:space="preserve"> </w:t>
        </w:r>
      </w:ins>
      <m:oMath>
        <m:r>
          <m:t>ℓ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contains</w:t>
        </w:r>
      </w:ins>
      <w:ins w:id="9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and</w:t>
        </w:r>
      </w:ins>
      <w:ins w:id="98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where the sum of squared</w:t>
        </w:r>
      </w:ins>
      <w:ins w:id="986" w:author="PR Preview" w:date="2026-01-01T00:00:00Z">
        <w:r>
          <w:t xml:space="preserve"> </w:t>
        </w:r>
      </w:ins>
      <w:hyperlink r:id="rId278">
        <w:ins w:id="987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98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from the mean parameter</w:t>
        </w:r>
      </w:ins>
      <w:ins w:id="991" w:author="PR Preview" w:date="2026-01-01T00:00:00Z">
        <w:r>
          <w:t xml:space="preserve"> </w:t>
        </w:r>
      </w:ins>
      <m:oMath>
        <m:r>
          <m:t>μ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does not depend on</w:t>
        </w:r>
      </w:ins>
      <w:ins w:id="99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5"/>
    <w:bookmarkStart w:id="316" w:name="mle-of-mu"/>
    <w:p>
      <w:pPr>
        <w:pStyle w:val="Heading3"/>
      </w:pPr>
      <w:ins w:id="996" w:author="PR Preview" w:date="2026-01-01T00:00:00Z">
        <w:r>
          <w:t xml:space="preserve">4.2 MLE of</w:t>
        </w:r>
      </w:ins>
      <w:ins w:id="997" w:author="PR Preview" w:date="2026-01-01T00:00:00Z">
        <w:r>
          <w:t xml:space="preserve"> </w:t>
        </w:r>
      </w:ins>
      <m:oMath>
        <m:r>
          <m:t>μ</m:t>
        </m:r>
      </m:oMath>
    </w:p>
    <w:p>
      <w:pPr>
        <w:pStyle w:val="FirstParagraph"/>
      </w:pPr>
      <w:ins w:id="998" w:author="PR Preview" w:date="2026-01-01T00:00:00Z">
        <w:r>
          <w:t xml:space="preserve">Setting</w:t>
        </w:r>
      </w:ins>
      <w:ins w:id="99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ins w:id="10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01" w:author="PR Preview" w:date="2026-01-01T00:00:00Z">
        <w:r>
          <w:t xml:space="preserve">This solution does not depend on</w:t>
        </w:r>
      </w:ins>
      <w:ins w:id="100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03" w:author="PR Preview" w:date="2026-01-01T00:00:00Z">
        <w:r>
          <w:t xml:space="preserve">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The second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06" w:author="PR Preview" w:date="2026-01-01T00:00:00Z">
        <w:r>
          <w:t xml:space="preserve">so for every fixed</w:t>
        </w:r>
      </w:ins>
      <w:ins w:id="10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08" w:author="PR Preview" w:date="2026-01-01T00:00:00Z">
        <w:r>
          <w:t xml:space="preserve">,</w:t>
        </w:r>
      </w:ins>
      <w:ins w:id="1009" w:author="PR Preview" w:date="2026-01-01T00:00:00Z">
        <w:r>
          <w:t xml:space="preserve"> </w:t>
        </w:r>
      </w:ins>
      <m:oMath>
        <m:r>
          <m:t>ℓ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is maximized over</w:t>
        </w:r>
      </w:ins>
      <w:ins w:id="1012" w:author="PR Preview" w:date="2026-01-01T00:00:00Z">
        <w:r>
          <w:t xml:space="preserve"> </w:t>
        </w:r>
      </w:ins>
      <m:oMath>
        <m:r>
          <m:t>μ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at</w:t>
        </w:r>
      </w:ins>
      <w:ins w:id="101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and</w:t>
        </w:r>
      </w:ins>
      <w:ins w:id="10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20" w:author="PR Preview" w:date="2026-01-01T00:00:00Z">
        <w:r>
          <w:t xml:space="preserve">.</w:t>
        </w:r>
      </w:ins>
    </w:p>
    <w:bookmarkEnd w:id="316"/>
    <w:bookmarkStart w:id="320" w:name="sec-gaussian-mle-sigma"/>
    <w:p>
      <w:pPr>
        <w:pStyle w:val="Heading3"/>
      </w:pPr>
      <w:ins w:id="1021" w:author="PR Preview" w:date="2026-01-01T00:00:00Z">
        <w:r>
          <w:t xml:space="preserve">4.3 MLE of</w:t>
        </w:r>
      </w:ins>
      <w:ins w:id="102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ins w:id="1023" w:author="PR Preview" w:date="2026-01-01T00:00:00Z">
        <w:r>
          <w:t xml:space="preserve">Setting</w:t>
        </w:r>
      </w:ins>
      <w:ins w:id="102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ins w:id="10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26" w:author="PR Preview" w:date="2026-01-01T00:00:00Z">
        <w:r>
          <w:t xml:space="preserve">Substituting the maximizer</w:t>
        </w:r>
      </w:ins>
      <w:ins w:id="102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which does not depend on</w:t>
        </w:r>
      </w:ins>
      <w:ins w:id="10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maximizes the</w:t>
        </w:r>
      </w:ins>
      <w:ins w:id="1035" w:author="PR Preview" w:date="2026-01-01T00:00:00Z">
        <w:r>
          <w:t xml:space="preserve"> </w:t>
        </w:r>
      </w:ins>
      <w:hyperlink w:anchor="def-profile-loglik">
        <w:ins w:id="1036" w:author="PR Preview" w:date="2026-01-01T00:00:00Z">
          <w:r>
            <w:rPr>
              <w:rStyle w:val="Hyperlink"/>
            </w:rPr>
            <w:t xml:space="preserve">profile log-likelihood</w:t>
          </w:r>
        </w:ins>
      </w:hyperlink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of</w:t>
        </w:r>
      </w:ins>
      <w:ins w:id="1039" w:author="PR Preview" w:date="2026-01-01T00:00:00Z">
        <w:r>
          <w:t xml:space="preserve"> </w:t>
        </w:r>
      </w:ins>
      <w:hyperlink w:anchor="exm-profile-loglik">
        <w:ins w:id="1040" w:author="PR Preview" w:date="2026-01-01T00:00:00Z">
          <w:r>
            <w:rPr>
              <w:rStyle w:val="Hyperlink"/>
            </w:rPr>
            <w:t xml:space="preserve">the Gaussian example</w:t>
          </w:r>
        </w:ins>
      </w:hyperlink>
      <w:ins w:id="1041" w:author="PR Preview" w:date="2026-01-01T00:00:00Z">
        <w:r>
          <w:t xml:space="preserve">, and gives: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1042" w:author="PR Preview" w:date="2026-01-01T00:00:00Z">
        <w:r>
          <w:t xml:space="preserve">The profile log-likelihood,</w:t>
        </w:r>
      </w:ins>
      <w:ins w:id="104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increases for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and decreases for</w:t>
        </w:r>
      </w:ins>
      <w:ins w:id="10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because its derivative,</w:t>
        </w:r>
      </w:ins>
      <w:ins w:id="10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055" w:author="PR Preview" w:date="2026-01-01T00:00:00Z">
        <w:r>
          <w:t xml:space="preserve">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has the sign of</w:t>
        </w:r>
      </w:ins>
      <w:ins w:id="105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059" w:author="PR Preview" w:date="2026-01-01T00:00:00Z">
        <w:r>
          <w:t xml:space="preserve">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So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is the global maximizer,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provided the</w:t>
        </w:r>
      </w:ins>
      <w:ins w:id="10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are not all equal.</w:t>
        </w:r>
      </w:ins>
    </w:p>
    <w:bookmarkStart w:id="317" w:name="rem-gaussian-variance-precision"/>
    <w:p>
      <w:pPr>
        <w:pStyle w:val="BodyText"/>
      </w:pPr>
      <w:ins w:id="1070" w:author="PR Preview" w:date="2026-01-01T00:00:00Z">
        <w:r>
          <w:rPr>
            <w:i/>
            <w:iCs/>
          </w:rPr>
          <w:t xml:space="preserve">Remark 11</w:t>
        </w:r>
      </w:ins>
      <w:ins w:id="1071" w:author="PR Preview" w:date="2026-01-01T00:00:00Z">
        <w:r>
          <w:t xml:space="preserve"> (Differentiating with respect to the variance or the precision). </w:t>
        </w:r>
      </w:ins>
      <w:ins w:id="1072" w:author="PR Preview" w:date="2026-01-01T00:00:00Z">
        <w:r>
          <w:t xml:space="preserve">Differentiating with respect to</w:t>
        </w:r>
      </w:ins>
      <w:ins w:id="107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as a single variable,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rather than with respect to</w:t>
        </w:r>
      </w:ins>
      <w:ins w:id="1078" w:author="PR Preview" w:date="2026-01-01T00:00:00Z">
        <w:r>
          <w:t xml:space="preserve"> </w:t>
        </w:r>
      </w:ins>
      <m:oMath>
        <m:r>
          <m:t>σ</m:t>
        </m:r>
      </m:oMath>
      <w:ins w:id="1079" w:author="PR Preview" w:date="2026-01-01T00:00:00Z">
        <w:r>
          <w:t xml:space="preserve">, keeps the algebra short.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Replacing</w:t>
        </w:r>
      </w:ins>
      <w:ins w:id="108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with the precision</w:t>
        </w:r>
      </w:ins>
      <w:ins w:id="1085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 differentiating with respect to</w:t>
        </w:r>
      </w:ins>
      <w:ins w:id="1088" w:author="PR Preview" w:date="2026-01-01T00:00:00Z">
        <w:r>
          <w:t xml:space="preserve"> </w:t>
        </w:r>
      </w:ins>
      <m:oMath>
        <m:r>
          <m:t>τ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can be shorter still,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because</w:t>
        </w:r>
      </w:ins>
      <w:ins w:id="1093" w:author="PR Preview" w:date="2026-01-01T00:00:00Z">
        <w:r>
          <w:t xml:space="preserve"> </w:t>
        </w:r>
      </w:ins>
      <m:oMath>
        <m:r>
          <m:t>τ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enters the log-likelihood as</w:t>
        </w:r>
      </w:ins>
      <w:ins w:id="109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097" w:author="PR Preview" w:date="2026-01-01T00:00:00Z">
        <w:r>
          <w:t xml:space="preserve">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By the invariance of maximum likelihood estimates,</w:t>
        </w:r>
      </w:ins>
      <w:ins w:id="110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101" w:author="PR Preview" w:date="2026-01-01T00:00:00Z">
        <w:r>
          <w:t xml:space="preserve">.</w:t>
        </w:r>
      </w:ins>
    </w:p>
    <w:bookmarkEnd w:id="317"/>
    <w:bookmarkStart w:id="319" w:name="rem-gaussian-mle-sigma-bias"/>
    <w:p>
      <w:pPr>
        <w:pStyle w:val="BodyText"/>
      </w:pPr>
      <w:ins w:id="1102" w:author="PR Preview" w:date="2026-01-01T00:00:00Z">
        <w:r>
          <w:rPr>
            <w:i/>
            <w:iCs/>
          </w:rPr>
          <w:t xml:space="preserve">Remark 12</w:t>
        </w:r>
      </w:ins>
      <w:ins w:id="1103" w:author="PR Preview" w:date="2026-01-01T00:00:00Z">
        <w:r>
          <w:t xml:space="preserve"> (The Gaussian variance MLE is biased). </w:t>
        </w:r>
      </w:ins>
      <w:ins w:id="1104" w:author="PR Preview" w:date="2026-01-01T00:00:00Z">
        <w:r>
          <w:t xml:space="preserve">This MLE divides by</w:t>
        </w:r>
      </w:ins>
      <w:ins w:id="1105" w:author="PR Preview" w:date="2026-01-01T00:00:00Z">
        <w:r>
          <w:t xml:space="preserve"> </w:t>
        </w:r>
      </w:ins>
      <m:oMath>
        <m:r>
          <m:t>n</m:t>
        </m:r>
      </m:oMath>
      <w:ins w:id="1106" w:author="PR Preview" w:date="2026-01-01T00:00:00Z">
        <w:r>
          <w:t xml:space="preserve">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it is a biased estimator of</w:t>
        </w:r>
      </w:ins>
      <w:ins w:id="11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(</w:t>
        </w:r>
      </w:ins>
      <w:hyperlink r:id="rId318">
        <w:ins w:id="1112" w:author="PR Preview" w:date="2026-01-01T00:00:00Z">
          <w:r>
            <w:rPr>
              <w:rStyle w:val="Hyperlink"/>
            </w:rPr>
            <w:t xml:space="preserve">bias of the divide-by-</w:t>
          </w:r>
        </w:ins>
        <m:oMath>
          <m:r>
            <m:t>n</m:t>
          </m:r>
        </m:oMath>
        <w:ins w:id="1113" w:author="PR Preview" w:date="2026-01-01T00:00:00Z">
          <w:r>
            <w:rPr>
              <w:rStyle w:val="Hyperlink"/>
            </w:rPr>
            <w:t xml:space="preserve"> </w:t>
          </w:r>
        </w:ins>
        <w:ins w:id="111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115" w:author="PR Preview" w:date="2026-01-01T00:00:00Z">
        <w:r>
          <w:t xml:space="preserve">).</w:t>
        </w:r>
      </w:ins>
    </w:p>
    <w:bookmarkEnd w:id="319"/>
    <w:bookmarkEnd w:id="320"/>
    <w:bookmarkStart w:id="321" w:name="second-derivatives"/>
    <w:p>
      <w:pPr>
        <w:pStyle w:val="Heading3"/>
      </w:pPr>
      <w:ins w:id="1116" w:author="PR Preview" w:date="2026-01-01T00:00:00Z">
        <w:r>
          <w:t xml:space="preserve">4.4 Second derivatives</w:t>
        </w:r>
      </w:ins>
    </w:p>
    <w:p>
      <w:pPr>
        <w:pStyle w:val="FirstParagraph"/>
      </w:pPr>
      <w:ins w:id="1117" w:author="PR Preview" w:date="2026-01-01T00:00:00Z">
        <w:r>
          <w:t xml:space="preserve">The remaining second derivatives are: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ins w:id="1118" w:author="PR Preview" w:date="2026-01-01T00:00:00Z">
        <w:r>
          <w:t xml:space="preserve">At the MLE,</w:t>
        </w:r>
      </w:ins>
      <w:ins w:id="111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and</w:t>
        </w:r>
      </w:ins>
      <w:ins w:id="112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(writing</w:t>
        </w:r>
      </w:ins>
      <w:ins w:id="112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for</w:t>
        </w:r>
      </w:ins>
      <w:ins w:id="112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1129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1"/>
    <w:bookmarkStart w:id="322" w:name="sec-covariance-matrix"/>
    <w:p>
      <w:pPr>
        <w:pStyle w:val="Heading3"/>
      </w:pPr>
      <w:ins w:id="1130" w:author="PR Preview" w:date="2026-01-01T00:00:00Z">
        <w:r>
          <w:t xml:space="preserve">4.5 Information matrix and standard errors</w:t>
        </w:r>
      </w:ins>
    </w:p>
    <w:p>
      <w:pPr>
        <w:pStyle w:val="FirstParagraph"/>
      </w:pPr>
      <w:ins w:id="1131" w:author="PR Preview" w:date="2026-01-01T00:00:00Z">
        <w:r>
          <w:t xml:space="preserve">Collecting the second derivatives at the MLE,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the</w:t>
        </w:r>
      </w:ins>
      <w:ins w:id="1134" w:author="PR Preview" w:date="2026-01-01T00:00:00Z">
        <w:r>
          <w:t xml:space="preserve"> </w:t>
        </w:r>
      </w:ins>
      <w:hyperlink w:anchor="def-oinf">
        <w:ins w:id="1135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ins w:id="1138" w:author="PR Preview" w:date="2026-01-01T00:00:00Z">
        <w:r>
          <w:t xml:space="preserve">Its diagonal entries are positive and its off-diagonal entries are zero,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so it is positive definite,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consistent with the MLE being a maximum.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The inverse of a diagonal matrix inverts each diagonal entry, so: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ins w:id="1145" w:author="PR Preview" w:date="2026-01-01T00:00:00Z">
        <w:r>
          <w:t xml:space="preserve">By</w:t>
        </w:r>
      </w:ins>
      <w:ins w:id="1146" w:author="PR Preview" w:date="2026-01-01T00:00:00Z">
        <w:r>
          <w:t xml:space="preserve"> </w:t>
        </w:r>
      </w:ins>
      <w:hyperlink w:anchor="thm-dist-mle">
        <w:ins w:id="1147" w:author="PR Preview" w:date="2026-01-01T00:00:00Z">
          <w:r>
            <w:rPr>
              <w:rStyle w:val="Hyperlink"/>
            </w:rPr>
            <w:t xml:space="preserve">the asymptotic distribution of the MLE</w:t>
          </w:r>
        </w:ins>
      </w:hyperlink>
      <w:ins w:id="1148" w:author="PR Preview" w:date="2026-01-01T00:00:00Z">
        <w:r>
          <w:t xml:space="preserve">,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the estimated standard errors are</w:t>
        </w:r>
      </w:ins>
      <w:ins w:id="1151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1155" w:author="PR Preview" w:date="2026-01-01T00:00:00Z">
        <w:r>
          <w:t xml:space="preserve">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and the two estimates are approximately uncorrelated in large samples.</w:t>
        </w:r>
      </w:ins>
    </w:p>
    <w:p>
      <w:pPr>
        <w:pStyle w:val="BodyText"/>
      </w:pPr>
      <w:ins w:id="1158" w:author="PR Preview" w:date="2026-01-01T00:00:00Z">
        <w:r>
          <w:t xml:space="preserve">See also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[3], Example 7.2.12</w:t>
        </w:r>
      </w:ins>
      <w:ins w:id="1161" w:author="PR Preview" w:date="2026-01-01T00:00:00Z">
        <w:r>
          <w:t xml:space="preserve">.</w:t>
        </w:r>
      </w:ins>
    </w:p>
    <w:bookmarkEnd w:id="322"/>
    <w:bookmarkStart w:id="325" w:name="the-profile-log-likelihood"/>
    <w:p>
      <w:pPr>
        <w:pStyle w:val="Heading3"/>
      </w:pPr>
      <w:ins w:id="1162" w:author="PR Preview" w:date="2026-01-01T00:00:00Z">
        <w:r>
          <w:t xml:space="preserve">4.6 The profile log-likelihood</w:t>
        </w:r>
      </w:ins>
    </w:p>
    <w:bookmarkStart w:id="323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3"/>
    <w:bookmarkStart w:id="324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4"/>
    <w:bookmarkEnd w:id="325"/>
    <w:bookmarkEnd w:id="326"/>
    <w:bookmarkStart w:id="37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2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2"/>
    <w:bookmarkStart w:id="33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37"/>
    <w:bookmarkStart w:id="35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5"/>
    <w:bookmarkEnd w:id="356"/>
    <w:bookmarkStart w:id="35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57"/>
        </w:tc>
      </w:tr>
    </w:tbl>
    <w:bookmarkEnd w:id="358"/>
    <w:bookmarkStart w:id="36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2"/>
        </w:tc>
      </w:tr>
    </w:tbl>
    <w:bookmarkEnd w:id="363"/>
    <w:bookmarkStart w:id="37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68"/>
        </w:tc>
      </w:tr>
    </w:tbl>
    <w:bookmarkStart w:id="36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69"/>
    <w:bookmarkEnd w:id="370"/>
    <w:bookmarkStart w:id="37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1"/>
    <w:bookmarkEnd w:id="372"/>
    <w:bookmarkStart w:id="383" w:name="sec-mle-practice"/>
    <w:p>
      <w:pPr>
        <w:pStyle w:val="Heading2"/>
      </w:pPr>
      <w:r>
        <w:t xml:space="preserve">6 Practice exercises</w:t>
      </w:r>
    </w:p>
    <w:bookmarkStart w:id="373" w:name="exr-prac-binom-lik"/>
    <w:p>
      <w:pPr>
        <w:pStyle w:val="FirstParagraph"/>
      </w:pPr>
      <w:del w:id="1163" w:author="PR Preview" w:date="2026-01-01T00:00:00Z">
        <w:r>
          <w:rPr>
            <w:b/>
            <w:bCs/>
          </w:rPr>
          <w:delText xml:space="preserve">Exercise 35 (Binomial likelihood (adapted from</w:delText>
        </w:r>
      </w:del>
      <w:del w:id="1164" w:author="PR Preview" w:date="2026-01-01T00:00:00Z">
        <w:r>
          <w:rPr>
            <w:b/>
            <w:bCs/>
          </w:rPr>
          <w:delText xml:space="preserve"> </w:delText>
        </w:r>
      </w:del>
      <w:del w:id="1165" w:author="PR Preview" w:date="2026-01-01T00:00:00Z">
        <w:r>
          <w:rPr>
            <w:b/>
            <w:bCs/>
          </w:rPr>
          <w:delText xml:space="preserve">Dobson and Barnett [1]</w:delText>
        </w:r>
      </w:del>
      <w:del w:id="1166" w:author="PR Preview" w:date="2026-01-01T00:00:00Z">
        <w:r>
          <w:rPr>
            <w:b/>
            <w:bCs/>
          </w:rPr>
          <w:delText xml:space="preserve">, Chapter 3))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Let</w:delText>
        </w:r>
      </w:del>
      <w:del w:id="116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170" w:author="PR Preview" w:date="2026-01-01T00:00:00Z">
        <w:r>
          <w:delText xml:space="preserve">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so that</w:delText>
        </w:r>
      </w:del>
    </w:p>
    <w:p>
      <w:pPr>
        <w:pStyle w:val="FirstParagraph"/>
      </w:pPr>
      <w:ins w:id="1173" w:author="PR Preview" w:date="2026-01-01T00:00:00Z">
        <w:r>
          <w:rPr>
            <w:b/>
            <w:bCs/>
          </w:rPr>
          <w:t xml:space="preserve">Exercise 46 (Binomial likelihood (adapted from</w:t>
        </w:r>
      </w:ins>
      <w:ins w:id="1174" w:author="PR Preview" w:date="2026-01-01T00:00:00Z">
        <w:r>
          <w:rPr>
            <w:b/>
            <w:bCs/>
          </w:rPr>
          <w:t xml:space="preserve"> </w:t>
        </w:r>
      </w:ins>
      <w:ins w:id="1175" w:author="PR Preview" w:date="2026-01-01T00:00:00Z">
        <w:r>
          <w:rPr>
            <w:b/>
            <w:bCs/>
          </w:rPr>
          <w:t xml:space="preserve">Dobson and Barnett [1]</w:t>
        </w:r>
      </w:ins>
      <w:ins w:id="1176" w:author="PR Preview" w:date="2026-01-01T00:00:00Z">
        <w:r>
          <w:rPr>
            <w:b/>
            <w:bCs/>
          </w:rPr>
          <w:t xml:space="preserve">, Chapter 3))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Let</w:t>
        </w:r>
      </w:ins>
      <w:ins w:id="11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3"/>
    <w:bookmarkStart w:id="374" w:name="sol-prac-binom-lik"/>
    <w:p>
      <w:pPr>
        <w:pStyle w:val="BodyText"/>
      </w:pPr>
      <w:del w:id="1183" w:author="PR Preview" w:date="2026-01-01T00:00:00Z">
        <w:r>
          <w:rPr>
            <w:i/>
            <w:iCs/>
          </w:rPr>
          <w:delText xml:space="preserve">Solution 35</w:delText>
        </w:r>
      </w:del>
      <w:del w:id="1184" w:author="PR Preview" w:date="2026-01-01T00:00:00Z">
        <w:r>
          <w:delText xml:space="preserve">. </w:delText>
        </w:r>
      </w:del>
      <w:del w:id="118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186" w:author="PR Preview" w:date="2026-01-01T00:00:00Z">
        <w:r>
          <w:rPr>
            <w:i/>
            <w:iCs/>
          </w:rPr>
          <w:t xml:space="preserve">Solution 46</w:t>
        </w:r>
      </w:ins>
      <w:ins w:id="1187" w:author="PR Preview" w:date="2026-01-01T00:00:00Z">
        <w:r>
          <w:t xml:space="preserve">. </w:t>
        </w:r>
      </w:ins>
      <w:ins w:id="118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4"/>
    <w:bookmarkStart w:id="375" w:name="exr-prac-gauss-iid-lik"/>
    <w:p>
      <w:pPr>
        <w:pStyle w:val="BodyText"/>
      </w:pPr>
      <w:del w:id="1189" w:author="PR Preview" w:date="2026-01-01T00:00:00Z">
        <w:r>
          <w:rPr>
            <w:b/>
            <w:bCs/>
          </w:rPr>
          <w:delText xml:space="preserve">Exercise 36 (Gaussian log-likelihood (adapted from</w:delText>
        </w:r>
      </w:del>
      <w:del w:id="1190" w:author="PR Preview" w:date="2026-01-01T00:00:00Z">
        <w:r>
          <w:rPr>
            <w:b/>
            <w:bCs/>
          </w:rPr>
          <w:delText xml:space="preserve"> </w:delText>
        </w:r>
      </w:del>
      <w:del w:id="1191" w:author="PR Preview" w:date="2026-01-01T00:00:00Z">
        <w:r>
          <w:rPr>
            <w:b/>
            <w:bCs/>
          </w:rPr>
          <w:delText xml:space="preserve">Kleinbaum et al. [26]</w:delText>
        </w:r>
      </w:del>
      <w:del w:id="1192" w:author="PR Preview" w:date="2026-01-01T00:00:00Z">
        <w:r>
          <w:rPr>
            <w:b/>
            <w:bCs/>
          </w:rPr>
          <w:delText xml:space="preserve">, Chapter 5))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Let</w:delText>
        </w:r>
      </w:del>
      <w:del w:id="11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196" w:author="PR Preview" w:date="2026-01-01T00:00:00Z">
        <w:r>
          <w:delText xml:space="preserve">.</w:delText>
        </w:r>
      </w:del>
    </w:p>
    <w:p>
      <w:pPr>
        <w:pStyle w:val="BodyText"/>
      </w:pPr>
      <w:ins w:id="1197" w:author="PR Preview" w:date="2026-01-01T00:00:00Z">
        <w:r>
          <w:rPr>
            <w:b/>
            <w:bCs/>
          </w:rPr>
          <w:t xml:space="preserve">Exercise 47 (Gaussian log-likelihood (adapted from</w:t>
        </w:r>
      </w:ins>
      <w:ins w:id="1198" w:author="PR Preview" w:date="2026-01-01T00:00:00Z">
        <w:r>
          <w:rPr>
            <w:b/>
            <w:bCs/>
          </w:rPr>
          <w:t xml:space="preserve"> </w:t>
        </w:r>
      </w:ins>
      <w:ins w:id="1199" w:author="PR Preview" w:date="2026-01-01T00:00:00Z">
        <w:r>
          <w:rPr>
            <w:b/>
            <w:bCs/>
          </w:rPr>
          <w:t xml:space="preserve">Kleinbaum et al. [26]</w:t>
        </w:r>
      </w:ins>
      <w:ins w:id="1200" w:author="PR Preview" w:date="2026-01-01T00:00:00Z">
        <w:r>
          <w:rPr>
            <w:b/>
            <w:bCs/>
          </w:rPr>
          <w:t xml:space="preserve">, Chapter 5))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Let</w:t>
        </w:r>
      </w:ins>
      <w:ins w:id="12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20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5"/>
    <w:bookmarkStart w:id="376" w:name="sol-prac-gauss-iid-lik"/>
    <w:p>
      <w:pPr>
        <w:pStyle w:val="BodyText"/>
      </w:pPr>
      <w:del w:id="1205" w:author="PR Preview" w:date="2026-01-01T00:00:00Z">
        <w:r>
          <w:rPr>
            <w:i/>
            <w:iCs/>
          </w:rPr>
          <w:delText xml:space="preserve">Solution 36</w:delText>
        </w:r>
      </w:del>
      <w:del w:id="1206" w:author="PR Preview" w:date="2026-01-01T00:00:00Z">
        <w:r>
          <w:delText xml:space="preserve">. </w:delText>
        </w:r>
      </w:del>
      <w:del w:id="120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08" w:author="PR Preview" w:date="2026-01-01T00:00:00Z">
        <w:r>
          <w:rPr>
            <w:i/>
            <w:iCs/>
          </w:rPr>
          <w:t xml:space="preserve">Solution 47</w:t>
        </w:r>
      </w:ins>
      <w:ins w:id="1209" w:author="PR Preview" w:date="2026-01-01T00:00:00Z">
        <w:r>
          <w:t xml:space="preserve">. </w:t>
        </w:r>
      </w:ins>
      <w:ins w:id="121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6"/>
    <w:bookmarkStart w:id="377" w:name="exr-prac-score-zero"/>
    <w:p>
      <w:pPr>
        <w:pStyle w:val="BodyText"/>
      </w:pPr>
      <w:del w:id="1211" w:author="PR Preview" w:date="2026-01-01T00:00:00Z">
        <w:r>
          <w:rPr>
            <w:b/>
            <w:bCs/>
          </w:rPr>
          <w:delText xml:space="preserve">Exercise 37 (Score at the MLE (adapted from</w:delText>
        </w:r>
      </w:del>
      <w:del w:id="1212" w:author="PR Preview" w:date="2026-01-01T00:00:00Z">
        <w:r>
          <w:rPr>
            <w:b/>
            <w:bCs/>
          </w:rP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Dobson and Barnett [1]</w:delText>
        </w:r>
      </w:del>
      <w:del w:id="1214" w:author="PR Preview" w:date="2026-01-01T00:00:00Z">
        <w:r>
          <w:rPr>
            <w:b/>
            <w:bCs/>
          </w:rPr>
          <w:delText xml:space="preserve">, Chapter 3))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Let</w:delText>
        </w:r>
      </w:del>
      <w:del w:id="12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18" w:author="PR Preview" w:date="2026-01-01T00:00:00Z">
        <w:r>
          <w:delText xml:space="preserve">.</w:delText>
        </w:r>
      </w:del>
    </w:p>
    <w:p>
      <w:pPr>
        <w:pStyle w:val="BodyText"/>
      </w:pPr>
      <w:ins w:id="1219" w:author="PR Preview" w:date="2026-01-01T00:00:00Z">
        <w:r>
          <w:rPr>
            <w:b/>
            <w:bCs/>
          </w:rPr>
          <w:t xml:space="preserve">Exercise 48 (Score at the MLE (adapted from</w:t>
        </w:r>
      </w:ins>
      <w:ins w:id="1220" w:author="PR Preview" w:date="2026-01-01T00:00:00Z">
        <w:r>
          <w:rPr>
            <w:b/>
            <w:bCs/>
          </w:rPr>
          <w:t xml:space="preserve"> </w:t>
        </w:r>
      </w:ins>
      <w:ins w:id="1221" w:author="PR Preview" w:date="2026-01-01T00:00:00Z">
        <w:r>
          <w:rPr>
            <w:b/>
            <w:bCs/>
          </w:rPr>
          <w:t xml:space="preserve">Dobson and Barnett [1]</w:t>
        </w:r>
      </w:ins>
      <w:ins w:id="1222" w:author="PR Preview" w:date="2026-01-01T00:00:00Z">
        <w:r>
          <w:rPr>
            <w:b/>
            <w:bCs/>
          </w:rPr>
          <w:t xml:space="preserve">, Chapter 3))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Let</w:t>
        </w:r>
      </w:ins>
      <w:ins w:id="12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22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77"/>
    <w:bookmarkStart w:id="378" w:name="sol-prac-score-zero"/>
    <w:p>
      <w:pPr>
        <w:pStyle w:val="BodyText"/>
      </w:pPr>
      <w:del w:id="1227" w:author="PR Preview" w:date="2026-01-01T00:00:00Z">
        <w:r>
          <w:rPr>
            <w:i/>
            <w:iCs/>
          </w:rPr>
          <w:delText xml:space="preserve">Solution 37</w:delText>
        </w:r>
      </w:del>
      <w:del w:id="1228" w:author="PR Preview" w:date="2026-01-01T00:00:00Z">
        <w:r>
          <w:delText xml:space="preserve">. </w:delText>
        </w:r>
      </w:del>
      <w:del w:id="1229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30" w:author="PR Preview" w:date="2026-01-01T00:00:00Z">
        <w:r>
          <w:rPr>
            <w:i/>
            <w:iCs/>
          </w:rPr>
          <w:t xml:space="preserve">Solution 48</w:t>
        </w:r>
      </w:ins>
      <w:ins w:id="1231" w:author="PR Preview" w:date="2026-01-01T00:00:00Z">
        <w:r>
          <w:t xml:space="preserve">. </w:t>
        </w:r>
      </w:ins>
      <w:ins w:id="1232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78"/>
    <w:bookmarkStart w:id="379" w:name="exr-prac-mle-se"/>
    <w:p>
      <w:pPr>
        <w:pStyle w:val="BodyText"/>
      </w:pPr>
      <w:del w:id="1233" w:author="PR Preview" w:date="2026-01-01T00:00:00Z">
        <w:r>
          <w:rPr>
            <w:b/>
            <w:bCs/>
          </w:rPr>
          <w:delText xml:space="preserve">Exercise 38 (Standard error of an MLE (adapted from</w:delText>
        </w:r>
      </w:del>
      <w:del w:id="1234" w:author="PR Preview" w:date="2026-01-01T00:00:00Z">
        <w:r>
          <w:rPr>
            <w:b/>
            <w:bCs/>
          </w:rPr>
          <w:delText xml:space="preserve"> </w:delText>
        </w:r>
      </w:del>
      <w:del w:id="1235" w:author="PR Preview" w:date="2026-01-01T00:00:00Z">
        <w:r>
          <w:rPr>
            <w:b/>
            <w:bCs/>
          </w:rPr>
          <w:delText xml:space="preserve">Dobson and Barnett [1]</w:delText>
        </w:r>
      </w:del>
      <w:del w:id="1236" w:author="PR Preview" w:date="2026-01-01T00:00:00Z">
        <w:r>
          <w:rPr>
            <w:b/>
            <w:bCs/>
          </w:rPr>
          <w:delText xml:space="preserve">, Chapter 5))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Let</w:delText>
        </w:r>
      </w:del>
      <w:del w:id="12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240" w:author="PR Preview" w:date="2026-01-01T00:00:00Z">
        <w:r>
          <w:delText xml:space="preserve">.</w:delText>
        </w:r>
      </w:del>
    </w:p>
    <w:p>
      <w:pPr>
        <w:pStyle w:val="BodyText"/>
      </w:pPr>
      <w:ins w:id="1241" w:author="PR Preview" w:date="2026-01-01T00:00:00Z">
        <w:r>
          <w:rPr>
            <w:b/>
            <w:bCs/>
          </w:rPr>
          <w:t xml:space="preserve">Exercise 49 (Standard error of an MLE (adapted from</w:t>
        </w:r>
      </w:ins>
      <w:ins w:id="1242" w:author="PR Preview" w:date="2026-01-01T00:00:00Z">
        <w:r>
          <w:rPr>
            <w:b/>
            <w:bCs/>
          </w:rP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Dobson and Barnett [1]</w:t>
        </w:r>
      </w:ins>
      <w:ins w:id="1244" w:author="PR Preview" w:date="2026-01-01T00:00:00Z">
        <w:r>
          <w:rPr>
            <w:b/>
            <w:bCs/>
          </w:rPr>
          <w:t xml:space="preserve">, Chapter 5))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Let</w:t>
        </w:r>
      </w:ins>
      <w:ins w:id="12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24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79"/>
    <w:bookmarkStart w:id="380" w:name="sol-prac-mle-se"/>
    <w:p>
      <w:pPr>
        <w:pStyle w:val="BodyText"/>
      </w:pPr>
      <w:del w:id="1249" w:author="PR Preview" w:date="2026-01-01T00:00:00Z">
        <w:r>
          <w:rPr>
            <w:i/>
            <w:iCs/>
          </w:rPr>
          <w:delText xml:space="preserve">Solution 38</w:delText>
        </w:r>
      </w:del>
      <w:del w:id="1250" w:author="PR Preview" w:date="2026-01-01T00:00:00Z">
        <w:r>
          <w:delText xml:space="preserve">. </w:delText>
        </w:r>
      </w:del>
      <w:del w:id="125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1252" w:author="PR Preview" w:date="2026-01-01T00:00:00Z">
        <w:r>
          <w:delText xml:space="preserve">From</w:delText>
        </w:r>
      </w:del>
      <w:del w:id="1253" w:author="PR Preview" w:date="2026-01-01T00:00:00Z">
        <w:r>
          <w:delText xml:space="preserve"> </w:delText>
        </w:r>
      </w:del>
      <w:hyperlink w:anchor="exr-prac-score-zero">
        <w:del w:id="1254" w:author="PR Preview" w:date="2026-01-01T00:00:00Z">
          <w:r>
            <w:rPr>
              <w:rStyle w:val="Hyperlink"/>
            </w:rPr>
            <w:delText xml:space="preserve">Exercise 37</w:delText>
          </w:r>
        </w:del>
      </w:hyperlink>
      <w:del w:id="1255" w:author="PR Preview" w:date="2026-01-01T00:00:00Z">
        <w:r>
          <w:delText xml:space="preserve">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1258" w:author="PR Preview" w:date="2026-01-01T00:00:00Z">
        <w:r>
          <w:delText xml:space="preserve">.</w:delText>
        </w:r>
      </w:del>
    </w:p>
    <w:p>
      <w:pPr>
        <w:pStyle w:val="BodyText"/>
      </w:pPr>
      <w:ins w:id="1259" w:author="PR Preview" w:date="2026-01-01T00:00:00Z">
        <w:r>
          <w:rPr>
            <w:i/>
            <w:iCs/>
          </w:rPr>
          <w:t xml:space="preserve">Solution 49</w:t>
        </w:r>
      </w:ins>
      <w:ins w:id="1260" w:author="PR Preview" w:date="2026-01-01T00:00:00Z">
        <w:r>
          <w:t xml:space="preserve">. </w:t>
        </w:r>
      </w:ins>
      <w:ins w:id="1261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1262" w:author="PR Preview" w:date="2026-01-01T00:00:00Z">
        <w:r>
          <w:t xml:space="preserve">From</w:t>
        </w:r>
      </w:ins>
      <w:ins w:id="1263" w:author="PR Preview" w:date="2026-01-01T00:00:00Z">
        <w:r>
          <w:t xml:space="preserve"> </w:t>
        </w:r>
      </w:ins>
      <w:hyperlink w:anchor="exr-prac-score-zero">
        <w:ins w:id="1264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1265" w:author="PR Preview" w:date="2026-01-01T00:00:00Z">
        <w:r>
          <w:t xml:space="preserve">,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1268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0"/>
    <w:bookmarkStart w:id="381" w:name="exr-prac-exp-mle"/>
    <w:p>
      <w:pPr>
        <w:pStyle w:val="FirstParagraph"/>
      </w:pPr>
      <w:del w:id="1269" w:author="PR Preview" w:date="2026-01-01T00:00:00Z">
        <w:r>
          <w:rPr>
            <w:b/>
            <w:bCs/>
          </w:rPr>
          <w:delText xml:space="preserve">Exercise 39 (Exponential MLE (adapted from</w:delText>
        </w:r>
      </w:del>
      <w:del w:id="1270" w:author="PR Preview" w:date="2026-01-01T00:00:00Z">
        <w:r>
          <w:rPr>
            <w:b/>
            <w:bCs/>
          </w:rPr>
          <w:delText xml:space="preserve"> </w:delText>
        </w:r>
      </w:del>
      <w:del w:id="1271" w:author="PR Preview" w:date="2026-01-01T00:00:00Z">
        <w:r>
          <w:rPr>
            <w:b/>
            <w:bCs/>
          </w:rPr>
          <w:delText xml:space="preserve">Dobson and Barnett [1]</w:delText>
        </w:r>
      </w:del>
      <w:del w:id="1272" w:author="PR Preview" w:date="2026-01-01T00:00:00Z">
        <w:r>
          <w:rPr>
            <w:b/>
            <w:bCs/>
          </w:rPr>
          <w:delText xml:space="preserve">, Chapter 3))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Let</w:delText>
        </w:r>
      </w:del>
      <w:del w:id="12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276" w:author="PR Preview" w:date="2026-01-01T00:00:00Z">
        <w:r>
          <w:delText xml:space="preserve">,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so that</w:delText>
        </w:r>
      </w:del>
    </w:p>
    <w:p>
      <w:pPr>
        <w:pStyle w:val="FirstParagraph"/>
      </w:pPr>
      <w:ins w:id="1279" w:author="PR Preview" w:date="2026-01-01T00:00:00Z">
        <w:r>
          <w:rPr>
            <w:b/>
            <w:bCs/>
          </w:rPr>
          <w:t xml:space="preserve">Exercise 50 (Exponential MLE (adapted from</w:t>
        </w:r>
      </w:ins>
      <w:ins w:id="1280" w:author="PR Preview" w:date="2026-01-01T00:00:00Z">
        <w:r>
          <w:rPr>
            <w:b/>
            <w:bCs/>
          </w:rPr>
          <w:t xml:space="preserve"> </w:t>
        </w:r>
      </w:ins>
      <w:ins w:id="1281" w:author="PR Preview" w:date="2026-01-01T00:00:00Z">
        <w:r>
          <w:rPr>
            <w:b/>
            <w:bCs/>
          </w:rPr>
          <w:t xml:space="preserve">Dobson and Barnett [1]</w:t>
        </w:r>
      </w:ins>
      <w:ins w:id="1282" w:author="PR Preview" w:date="2026-01-01T00:00:00Z">
        <w:r>
          <w:rPr>
            <w:b/>
            <w:bCs/>
          </w:rPr>
          <w:t xml:space="preserve">, Chapter 3))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Let</w:t>
        </w:r>
      </w:ins>
      <w:ins w:id="12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286" w:author="PR Preview" w:date="2026-01-01T00:00:00Z">
        <w:r>
          <w:t xml:space="preserve">,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1"/>
    <w:bookmarkStart w:id="382" w:name="sol-prac-exp-mle"/>
    <w:p>
      <w:pPr>
        <w:pStyle w:val="BodyText"/>
      </w:pPr>
      <w:del w:id="1289" w:author="PR Preview" w:date="2026-01-01T00:00:00Z">
        <w:r>
          <w:rPr>
            <w:i/>
            <w:iCs/>
          </w:rPr>
          <w:delText xml:space="preserve">Solution 39</w:delText>
        </w:r>
      </w:del>
      <w:del w:id="1290" w:author="PR Preview" w:date="2026-01-01T00:00:00Z">
        <w:r>
          <w:delText xml:space="preserve">. </w:delText>
        </w:r>
      </w:del>
      <w:del w:id="129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292" w:author="PR Preview" w:date="2026-01-01T00:00:00Z">
        <w:r>
          <w:rPr>
            <w:i/>
            <w:iCs/>
          </w:rPr>
          <w:t xml:space="preserve">Solution 50</w:t>
        </w:r>
      </w:ins>
      <w:ins w:id="1293" w:author="PR Preview" w:date="2026-01-01T00:00:00Z">
        <w:r>
          <w:t xml:space="preserve">. </w:t>
        </w:r>
      </w:ins>
      <w:ins w:id="129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2"/>
    <w:bookmarkEnd w:id="383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5"/>
    <w:bookmarkStart w:id="38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87"/>
    <w:bookmarkStart w:id="38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89"/>
    <w:bookmarkStart w:id="39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https://en.wikipedia.org/wiki/Likelihood_function</w:t>
        </w:r>
      </w:hyperlink>
    </w:p>
    <w:bookmarkEnd w:id="391"/>
    <w:bookmarkStart w:id="39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https://en.wikipedia.org/wiki/Maximum_likelihood_estimation</w:t>
        </w:r>
      </w:hyperlink>
    </w:p>
    <w:bookmarkEnd w:id="393"/>
    <w:bookmarkStart w:id="39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5"/>
    <w:bookmarkStart w:id="39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6"/>
    <w:bookmarkStart w:id="39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7"/>
    <w:bookmarkStart w:id="39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https://en.wikipedia.org/wiki/Critical_point_%28mathematics%29</w:t>
        </w:r>
      </w:hyperlink>
    </w:p>
    <w:bookmarkEnd w:id="399"/>
    <w:bookmarkStart w:id="40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https://en.wikipedia.org/wiki/Informant_function</w:t>
        </w:r>
      </w:hyperlink>
    </w:p>
    <w:bookmarkEnd w:id="401"/>
    <w:bookmarkStart w:id="40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https://en.wikipedia.org/wiki/Hessian_matrix</w:t>
        </w:r>
      </w:hyperlink>
    </w:p>
    <w:bookmarkEnd w:id="403"/>
    <w:bookmarkStart w:id="40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https://en.wikipedia.org/wiki/Fisher_information</w:t>
        </w:r>
      </w:hyperlink>
    </w:p>
    <w:bookmarkEnd w:id="405"/>
    <w:bookmarkStart w:id="40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07"/>
    <w:bookmarkStart w:id="40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0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09"/>
    <w:bookmarkStart w:id="41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328" Type="http://schemas.openxmlformats.org/officeDocument/2006/relationships/image" Target="media/rId328.png"/><Relationship Id="rId333" Type="http://schemas.openxmlformats.org/officeDocument/2006/relationships/image" Target="media/rId333.png"/><Relationship Id="rId338" Type="http://schemas.openxmlformats.org/officeDocument/2006/relationships/image" Target="media/rId338.png"/><Relationship Id="rId342" Type="http://schemas.openxmlformats.org/officeDocument/2006/relationships/image" Target="media/rId342.png"/><Relationship Id="rId347" Type="http://schemas.openxmlformats.org/officeDocument/2006/relationships/image" Target="media/rId347.png"/><Relationship Id="rId351" Type="http://schemas.openxmlformats.org/officeDocument/2006/relationships/image" Target="media/rId351.png"/><Relationship Id="rId359" Type="http://schemas.openxmlformats.org/officeDocument/2006/relationships/image" Target="media/rId359.png"/><Relationship Id="rId365" Type="http://schemas.openxmlformats.org/officeDocument/2006/relationships/image" Target="media/rId365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318" Type="http://schemas.openxmlformats.org/officeDocument/2006/relationships/hyperlink" Target="estimation.qmd#exm-biased-variance-mle" TargetMode="External"/><Relationship Id="rId288" Type="http://schemas.openxmlformats.org/officeDocument/2006/relationships/hyperlink" Target="exploratory-descriptive.qmd#def-sample" TargetMode="External"/><Relationship Id="rId287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86" Type="http://schemas.openxmlformats.org/officeDocument/2006/relationships/hyperlink" Target="https://doi.org/10.1002/9780470191613" TargetMode="External"/><Relationship Id="rId406" Type="http://schemas.openxmlformats.org/officeDocument/2006/relationships/hyperlink" Target="https://doi.org/10.1007/978-1-4419-0118-7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4" Type="http://schemas.openxmlformats.org/officeDocument/2006/relationships/hyperlink" Target="https://doi.org/10.1201/9781315182780" TargetMode="External"/><Relationship Id="rId408" Type="http://schemas.openxmlformats.org/officeDocument/2006/relationships/hyperlink" Target="https://doi.org/10.1201/9781315370279" TargetMode="External"/><Relationship Id="rId422" Type="http://schemas.openxmlformats.org/officeDocument/2006/relationships/hyperlink" Target="https://doi.org/10.1214/aoms/1177732360" TargetMode="External"/><Relationship Id="rId398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4" Type="http://schemas.openxmlformats.org/officeDocument/2006/relationships/hyperlink" Target="https://en.wikipedia.org/wiki/Fisher_information" TargetMode="External"/><Relationship Id="rId402" Type="http://schemas.openxmlformats.org/officeDocument/2006/relationships/hyperlink" Target="https://en.wikipedia.org/wiki/Hessian_matrix" TargetMode="External"/><Relationship Id="rId400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0" Type="http://schemas.openxmlformats.org/officeDocument/2006/relationships/hyperlink" Target="https://en.wikipedia.org/wiki/Likelihood_function" TargetMode="External"/><Relationship Id="rId392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88" Type="http://schemas.openxmlformats.org/officeDocument/2006/relationships/hyperlink" Target="https://www.cengage.com/c/statistical-inference-2e-casella-berger/9780534243128/" TargetMode="External"/><Relationship Id="rId39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Relationship Id="rId9" Type="http://schemas.openxmlformats.org/officeDocument/2006/relationships/hyperlink" Target="bernoulli-mle.qmd" TargetMode="External"/><Relationship Id="rId10" Type="http://schemas.openxmlformats.org/officeDocument/2006/relationships/hyperlink" Target="gaussian-mle.qmd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318" Type="http://schemas.openxmlformats.org/officeDocument/2006/relationships/hyperlink" Target="estimation.qmd#exm-biased-variance-mle" TargetMode="External"/><Relationship Id="rId288" Type="http://schemas.openxmlformats.org/officeDocument/2006/relationships/hyperlink" Target="exploratory-descriptive.qmd#def-sample" TargetMode="External"/><Relationship Id="rId287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86" Type="http://schemas.openxmlformats.org/officeDocument/2006/relationships/hyperlink" Target="https://doi.org/10.1002/9780470191613" TargetMode="External"/><Relationship Id="rId406" Type="http://schemas.openxmlformats.org/officeDocument/2006/relationships/hyperlink" Target="https://doi.org/10.1007/978-1-4419-0118-7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4" Type="http://schemas.openxmlformats.org/officeDocument/2006/relationships/hyperlink" Target="https://doi.org/10.1201/9781315182780" TargetMode="External"/><Relationship Id="rId408" Type="http://schemas.openxmlformats.org/officeDocument/2006/relationships/hyperlink" Target="https://doi.org/10.1201/9781315370279" TargetMode="External"/><Relationship Id="rId422" Type="http://schemas.openxmlformats.org/officeDocument/2006/relationships/hyperlink" Target="https://doi.org/10.1214/aoms/1177732360" TargetMode="External"/><Relationship Id="rId398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4" Type="http://schemas.openxmlformats.org/officeDocument/2006/relationships/hyperlink" Target="https://en.wikipedia.org/wiki/Fisher_information" TargetMode="External"/><Relationship Id="rId402" Type="http://schemas.openxmlformats.org/officeDocument/2006/relationships/hyperlink" Target="https://en.wikipedia.org/wiki/Hessian_matrix" TargetMode="External"/><Relationship Id="rId400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0" Type="http://schemas.openxmlformats.org/officeDocument/2006/relationships/hyperlink" Target="https://en.wikipedia.org/wiki/Likelihood_function" TargetMode="External"/><Relationship Id="rId392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4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2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78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7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88" Type="http://schemas.openxmlformats.org/officeDocument/2006/relationships/hyperlink" Target="https://www.cengage.com/c/statistical-inference-2e-casella-berger/9780534243128/" TargetMode="External"/><Relationship Id="rId39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6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18" Type="http://schemas.openxmlformats.org/officeDocument/2006/relationships/hyperlink" Target="inference.qmd#def-test-statistic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268" Type="http://schemas.openxmlformats.org/officeDocument/2006/relationships/hyperlink" Target="model-validation.qmd#def-covariat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2026-10-22T16:31:12Z</dcterms:created>
  <dcterms:modified xsi:type="dcterms:W3CDTF">2026-10-22T16:31:12Z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