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50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error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23 (Validation choice)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Given candidate</w:delText>
        </w:r>
      </w:del>
      <w:del w:id="6" w:author="PR Preview" w:date="2026-01-01T00:00:00Z">
        <w:r>
          <w:delText xml:space="preserve"> </w:delText>
        </w:r>
      </w:del>
      <w:hyperlink w:anchor="def-fitting-procedure">
        <w:del w:id="7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9" w:author="PR Preview" w:date="2026-01-01T00:00:00Z">
        <w:r>
          <w:delText xml:space="preserve">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the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rPr>
            <w:b/>
            <w:bCs/>
          </w:rPr>
          <w:delText xml:space="preserve">validation choice</w:delText>
        </w:r>
      </w:del>
      <w:del w:id="1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is the index of the candidate whose</w:delText>
        </w:r>
      </w:del>
      <w:del w:id="17" w:author="PR Preview" w:date="2026-01-01T00:00:00Z">
        <w:r>
          <w:delText xml:space="preserve"> </w:delText>
        </w:r>
      </w:del>
      <w:hyperlink w:anchor="def-prediction-rule">
        <w:del w:id="1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fitted to the training set</w:delText>
        </w:r>
      </w:del>
      <w:del w:id="2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has the smallest</w:delText>
        </w:r>
      </w:del>
      <w:del w:id="26" w:author="PR Preview" w:date="2026-01-01T00:00:00Z">
        <w:r>
          <w:delText xml:space="preserve"> </w:delText>
        </w:r>
      </w:del>
      <w:hyperlink r:id="rId34">
        <w:del w:id="27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on the</w:delText>
        </w:r>
      </w:del>
      <w:del w:id="30" w:author="PR Preview" w:date="2026-01-01T00:00:00Z">
        <w:r>
          <w:delText xml:space="preserve"> </w:delText>
        </w:r>
      </w:del>
      <w:hyperlink w:anchor="def-validation-set">
        <w:del w:id="31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32" w:author="PR Preview" w:date="2026-01-01T00:00:00Z">
        <w:r>
          <w:delText xml:space="preserve">:</w:delText>
        </w:r>
      </w:del>
    </w:p>
    <w:p>
      <w:pPr>
        <w:pStyle w:val="BodyText"/>
      </w:pPr>
      <w:bookmarkStart w:id="11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del w:id="33" w:author="PR Preview" w:date="2026-01-01T00:00:00Z">
        <w:r>
          <w:rPr>
            <w:b/>
            <w:bCs/>
          </w:rPr>
          <w:delText xml:space="preserve">Definition 24 (Test set)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The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rPr>
            <w:b/>
            <w:bCs/>
          </w:rPr>
          <w:delText xml:space="preserve">test set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of a</w:delText>
        </w:r>
      </w:del>
      <w:del w:id="40" w:author="PR Preview" w:date="2026-01-01T00:00:00Z">
        <w:r>
          <w:delText xml:space="preserve"> </w:delText>
        </w:r>
      </w:del>
      <w:hyperlink w:anchor="def-data-splits">
        <w:del w:id="41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is the</w:delText>
        </w:r>
      </w:del>
      <w:del w:id="44" w:author="PR Preview" w:date="2026-01-01T00:00:00Z">
        <w:r>
          <w:delText xml:space="preserve"> </w:delText>
        </w:r>
      </w:del>
      <w:hyperlink w:anchor="def-held-out-set">
        <w:del w:id="45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of observations indexed by</w:delText>
        </w:r>
      </w:del>
      <w:del w:id="4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49" w:author="PR Preview" w:date="2026-01-01T00:00:00Z">
        <w:r>
          <w:delText xml:space="preserve">,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on which the rule of the</w:delText>
        </w:r>
      </w:del>
      <w:del w:id="52" w:author="PR Preview" w:date="2026-01-01T00:00:00Z">
        <w:r>
          <w:delText xml:space="preserve"> </w:delText>
        </w:r>
      </w:del>
      <w:hyperlink w:anchor="def-validation-choice">
        <w:del w:id="53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5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is scored:</w:delText>
        </w:r>
      </w:del>
    </w:p>
    <w:p>
      <w:pPr>
        <w:pStyle w:val="FirstParagraph"/>
      </w:pPr>
      <w:ins w:id="57" w:author="PR Preview" w:date="2026-01-01T00:00:00Z">
        <w:r>
          <w:rPr>
            <w:b/>
            <w:bCs/>
          </w:rPr>
          <w:t xml:space="preserve">Definition 23 (Validation error)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rPr>
            <w:b/>
            <w:bCs/>
          </w:rPr>
          <w:t xml:space="preserve">validation error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of a</w:t>
        </w:r>
      </w:ins>
      <w:ins w:id="64" w:author="PR Preview" w:date="2026-01-01T00:00:00Z">
        <w:r>
          <w:t xml:space="preserve"> </w:t>
        </w:r>
      </w:ins>
      <w:hyperlink w:anchor="def-prediction-rule">
        <w:ins w:id="6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6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fitted to a</w:t>
        </w:r>
      </w:ins>
      <w:ins w:id="69" w:author="PR Preview" w:date="2026-01-01T00:00:00Z">
        <w:r>
          <w:t xml:space="preserve"> </w:t>
        </w:r>
      </w:ins>
      <w:hyperlink w:anchor="def-training-set">
        <w:ins w:id="7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is the</w:t>
        </w:r>
      </w:ins>
      <w:ins w:id="74" w:author="PR Preview" w:date="2026-01-01T00:00:00Z">
        <w:r>
          <w:t xml:space="preserve"> </w:t>
        </w:r>
      </w:ins>
      <w:hyperlink r:id="rId34">
        <w:ins w:id="75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of its predictions for the</w:t>
        </w:r>
      </w:ins>
      <w:ins w:id="78" w:author="PR Preview" w:date="2026-01-01T00:00:00Z">
        <w:r>
          <w:t xml:space="preserve"> </w:t>
        </w:r>
      </w:ins>
      <w:hyperlink w:anchor="def-validation-set">
        <w:ins w:id="79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80" w:author="PR Preview" w:date="2026-01-01T00:00:00Z">
        <w:r>
          <w:t xml:space="preserve">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indexed by</w:t>
        </w:r>
      </w:ins>
      <w:ins w:id="83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84" w:author="PR Preview" w:date="2026-01-01T00:00:00Z">
        <w:r>
          <w:t xml:space="preserve">:</w:t>
        </w:r>
      </w:ins>
    </w:p>
    <w:p>
      <w:pPr>
        <w:pStyle w:val="BodyText"/>
      </w:pPr>
      <w:bookmarkStart w:id="11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ins w:id="85" w:author="PR Preview" w:date="2026-01-01T00:00:00Z">
        <w:r>
          <w:rPr>
            <w:b/>
            <w:bCs/>
          </w:rPr>
          <w:t xml:space="preserve">Definition 24 (Validation choice)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Given candidate</w:t>
        </w:r>
      </w:ins>
      <w:ins w:id="88" w:author="PR Preview" w:date="2026-01-01T00:00:00Z">
        <w:r>
          <w:t xml:space="preserve"> </w:t>
        </w:r>
      </w:ins>
      <w:hyperlink w:anchor="def-fitting-procedure">
        <w:ins w:id="8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9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91" w:author="PR Preview" w:date="2026-01-01T00:00:00Z">
        <w:r>
          <w:t xml:space="preserve">,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the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rPr>
            <w:b/>
            <w:bCs/>
          </w:rPr>
          <w:t xml:space="preserve">validation choice</w:t>
        </w:r>
      </w:ins>
      <w:ins w:id="9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is the index of the candidate whose</w:t>
        </w:r>
      </w:ins>
      <w:ins w:id="99" w:author="PR Preview" w:date="2026-01-01T00:00:00Z">
        <w:r>
          <w:t xml:space="preserve"> </w:t>
        </w:r>
      </w:ins>
      <w:hyperlink w:anchor="def-prediction-rule">
        <w:ins w:id="10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01" w:author="PR Preview" w:date="2026-01-01T00:00:00Z">
        <w:r>
          <w:t xml:space="preserve">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fitted to the training set</w:t>
        </w:r>
      </w:ins>
      <w:ins w:id="10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05" w:author="PR Preview" w:date="2026-01-01T00:00:00Z">
        <w:r>
          <w:t xml:space="preserve">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has the smallest</w:t>
        </w:r>
      </w:ins>
      <w:ins w:id="108" w:author="PR Preview" w:date="2026-01-01T00:00:00Z">
        <w:r>
          <w:t xml:space="preserve"> </w:t>
        </w:r>
      </w:ins>
      <w:hyperlink r:id="rId34">
        <w:ins w:id="109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on the</w:t>
        </w:r>
      </w:ins>
      <w:ins w:id="112" w:author="PR Preview" w:date="2026-01-01T00:00:00Z">
        <w:r>
          <w:t xml:space="preserve"> </w:t>
        </w:r>
      </w:ins>
      <w:hyperlink w:anchor="def-validation-set">
        <w:ins w:id="113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114" w:author="PR Preview" w:date="2026-01-01T00:00:00Z">
        <w:r>
          <w:t xml:space="preserve">:</w:t>
        </w:r>
      </w:ins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ins w:id="115" w:author="PR Preview" w:date="2026-01-01T00:00:00Z">
        <w:r>
          <w:rPr>
            <w:b/>
            <w:bCs/>
          </w:rPr>
          <w:t xml:space="preserve">Definition 25 (Test set)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The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rPr>
            <w:b/>
            <w:bCs/>
          </w:rPr>
          <w:t xml:space="preserve">test set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of a</w:t>
        </w:r>
      </w:ins>
      <w:ins w:id="122" w:author="PR Preview" w:date="2026-01-01T00:00:00Z">
        <w:r>
          <w:t xml:space="preserve"> </w:t>
        </w:r>
      </w:ins>
      <w:hyperlink w:anchor="def-data-splits">
        <w:ins w:id="123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is the</w:t>
        </w:r>
      </w:ins>
      <w:ins w:id="126" w:author="PR Preview" w:date="2026-01-01T00:00:00Z">
        <w:r>
          <w:t xml:space="preserve"> </w:t>
        </w:r>
      </w:ins>
      <w:hyperlink w:anchor="def-held-out-set">
        <w:ins w:id="127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of observations indexed by</w:t>
        </w:r>
      </w:ins>
      <w:ins w:id="130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131" w:author="PR Preview" w:date="2026-01-01T00:00:00Z">
        <w:r>
          <w:t xml:space="preserve">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on which the rule of the</w:t>
        </w:r>
      </w:ins>
      <w:ins w:id="134" w:author="PR Preview" w:date="2026-01-01T00:00:00Z">
        <w:r>
          <w:t xml:space="preserve"> </w:t>
        </w:r>
      </w:ins>
      <w:hyperlink w:anchor="def-validation-choice">
        <w:ins w:id="135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13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is scored:</w:t>
        </w:r>
      </w:ins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error"/>
    <w:p>
      <w:pPr>
        <w:pStyle w:val="FirstParagraph"/>
      </w:pPr>
      <w:ins w:id="139" w:author="PR Preview" w:date="2026-01-01T00:00:00Z">
        <w:r>
          <w:rPr>
            <w:b/>
            <w:bCs/>
          </w:rPr>
          <w:t xml:space="preserve">Definition 26 (Test error)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The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rPr>
            <w:b/>
            <w:bCs/>
          </w:rPr>
          <w:t xml:space="preserve">test error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of a</w:t>
        </w:r>
      </w:ins>
      <w:ins w:id="146" w:author="PR Preview" w:date="2026-01-01T00:00:00Z">
        <w:r>
          <w:t xml:space="preserve"> </w:t>
        </w:r>
      </w:ins>
      <w:hyperlink w:anchor="def-prediction-rule">
        <w:ins w:id="14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4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fitted to a</w:t>
        </w:r>
      </w:ins>
      <w:ins w:id="151" w:author="PR Preview" w:date="2026-01-01T00:00:00Z">
        <w:r>
          <w:t xml:space="preserve"> </w:t>
        </w:r>
      </w:ins>
      <w:hyperlink w:anchor="def-training-set">
        <w:ins w:id="15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is the</w:t>
        </w:r>
      </w:ins>
      <w:ins w:id="156" w:author="PR Preview" w:date="2026-01-01T00:00:00Z">
        <w:r>
          <w:t xml:space="preserve"> </w:t>
        </w:r>
      </w:ins>
      <w:hyperlink r:id="rId34">
        <w:ins w:id="157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of its predictions for the</w:t>
        </w:r>
      </w:ins>
      <w:ins w:id="160" w:author="PR Preview" w:date="2026-01-01T00:00:00Z">
        <w:r>
          <w:t xml:space="preserve"> </w:t>
        </w:r>
      </w:ins>
      <w:hyperlink w:anchor="def-test-set">
        <w:ins w:id="161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162" w:author="PR Preview" w:date="2026-01-01T00:00:00Z">
        <w:r>
          <w:t xml:space="preserve">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indexed by</w:t>
        </w:r>
      </w:ins>
      <w:ins w:id="16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166" w:author="PR Preview" w:date="2026-01-01T00:00:00Z">
        <w:r>
          <w:t xml:space="preserve">:</w:t>
        </w:r>
      </w:ins>
    </w:p>
    <w:p>
      <w:pPr>
        <w:pStyle w:val="BodyText"/>
      </w:pPr>
      <w:bookmarkStart w:id="12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26" w:name="rem-validation-test-error"/>
    <w:p>
      <w:pPr>
        <w:pStyle w:val="BodyText"/>
      </w:pPr>
      <w:ins w:id="167" w:author="PR Preview" w:date="2026-01-01T00:00:00Z">
        <w:r>
          <w:rPr>
            <w:i/>
            <w:iCs/>
          </w:rPr>
          <w:t xml:space="preserve">Remark 16</w:t>
        </w:r>
      </w:ins>
      <w:ins w:id="168" w:author="PR Preview" w:date="2026-01-01T00:00:00Z">
        <w:r>
          <w:t xml:space="preserve"> (What the validation and test errors estimate). </w:t>
        </w:r>
      </w:ins>
      <w:ins w:id="169" w:author="PR Preview" w:date="2026-01-01T00:00:00Z">
        <w:r>
          <w:t xml:space="preserve">The</w:t>
        </w:r>
      </w:ins>
      <w:ins w:id="170" w:author="PR Preview" w:date="2026-01-01T00:00:00Z">
        <w:r>
          <w:t xml:space="preserve"> </w:t>
        </w:r>
      </w:ins>
      <w:hyperlink w:anchor="def-validation-error">
        <w:ins w:id="171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and the</w:t>
        </w:r>
      </w:ins>
      <w:ins w:id="174" w:author="PR Preview" w:date="2026-01-01T00:00:00Z">
        <w:r>
          <w:t xml:space="preserve"> </w:t>
        </w:r>
      </w:ins>
      <w:hyperlink w:anchor="def-test-error">
        <w:ins w:id="175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differ from the</w:t>
        </w:r>
      </w:ins>
      <w:ins w:id="178" w:author="PR Preview" w:date="2026-01-01T00:00:00Z">
        <w:r>
          <w:t xml:space="preserve"> </w:t>
        </w:r>
      </w:ins>
      <w:hyperlink w:anchor="def-training-mse">
        <w:ins w:id="179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180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only in the set that scores the rule.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The rule was not fitted to the validation or test set,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so each estimates the</w:t>
        </w:r>
      </w:ins>
      <w:ins w:id="187" w:author="PR Preview" w:date="2026-01-01T00:00:00Z">
        <w:r>
          <w:t xml:space="preserve"> </w:t>
        </w:r>
      </w:ins>
      <w:hyperlink w:anchor="def-generalization-error">
        <w:ins w:id="188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of the fitted rule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without the optimism of the training error.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The</w:t>
        </w:r>
      </w:ins>
      <w:ins w:id="195" w:author="PR Preview" w:date="2026-01-01T00:00:00Z">
        <w:r>
          <w:t xml:space="preserve"> </w:t>
        </w:r>
      </w:ins>
      <w:hyperlink w:anchor="def-validation-choice">
        <w:ins w:id="196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selects the rule with the smallest validation error,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so the validation error of the chosen rule is still optimistic;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the test error is computed once, after the choice, so it is not.</w:t>
        </w:r>
      </w:ins>
    </w:p>
    <w:p>
      <w:pPr>
        <w:pStyle w:val="BodyText"/>
      </w:pPr>
      <w:ins w:id="203" w:author="PR Preview" w:date="2026-01-01T00:00:00Z">
        <w:r>
          <w:t xml:space="preserve">Hastie et al. (2009, sec. 7.2)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use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“test error”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for the generalization error of the fitted rule itself.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Here the test error is the number computed from the test set, and the generalization error is what it estimates.</w:t>
        </w:r>
      </w:ins>
    </w:p>
    <w:p>
      <w:pPr>
        <w:pStyle w:val="BodyText"/>
      </w:pPr>
      <w:ins w:id="212" w:author="PR Preview" w:date="2026-01-01T00:00:00Z">
        <w:r>
          <w:t xml:space="preserve">This page scores predictions by squared error throughout, so both errors are mean squared errors.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Averaging any other loss over the same set, such as the absolute error,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gives the corresponding validation and test errors.</w:t>
        </w:r>
      </w:ins>
    </w:p>
    <w:bookmarkEnd w:id="126"/>
    <w:bookmarkStart w:id="149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9"/>
    <w:bookmarkEnd w:id="150"/>
    <w:bookmarkStart w:id="18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1"/>
    <w:bookmarkStart w:id="15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2"/>
    <w:bookmarkStart w:id="154" w:name="def-folds"/>
    <w:p>
      <w:pPr>
        <w:pStyle w:val="FirstParagraph"/>
      </w:pPr>
      <w:del w:id="217" w:author="PR Preview" w:date="2026-01-01T00:00:00Z">
        <w:r>
          <w:rPr>
            <w:b/>
            <w:bCs/>
          </w:rPr>
          <w:delText xml:space="preserve">Definition 25 (Folds)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A division of a</w:delText>
        </w:r>
      </w:del>
      <w:del w:id="220" w:author="PR Preview" w:date="2026-01-01T00:00:00Z">
        <w:r>
          <w:delText xml:space="preserve"> </w:delText>
        </w:r>
      </w:del>
      <w:hyperlink w:anchor="def-training-set">
        <w:del w:id="22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2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3" w:author="PR Preview" w:date="2026-01-01T00:00:00Z">
        <w:r>
          <w:delText xml:space="preserve">,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indexed by</w:delText>
        </w:r>
      </w:del>
      <w:del w:id="226" w:author="PR Preview" w:date="2026-01-01T00:00:00Z">
        <w:r>
          <w:delText xml:space="preserve"> </w:delText>
        </w:r>
      </w:del>
      <m:oMath>
        <m:r>
          <m:t>I</m:t>
        </m:r>
      </m:oMath>
      <w:del w:id="227" w:author="PR Preview" w:date="2026-01-01T00:00:00Z">
        <w:r>
          <w:delText xml:space="preserve">, into</w:delText>
        </w:r>
      </w:del>
      <w:del w:id="228" w:author="PR Preview" w:date="2026-01-01T00:00:00Z">
        <w:r>
          <w:delText xml:space="preserve"> </w:delText>
        </w:r>
      </w:del>
      <m:oMath>
        <m:r>
          <m:t>k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rPr>
            <w:b/>
            <w:bCs/>
          </w:rPr>
          <w:delText xml:space="preserve">folds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is a partition of</w:delText>
        </w:r>
      </w:del>
      <w:del w:id="233" w:author="PR Preview" w:date="2026-01-01T00:00:00Z">
        <w:r>
          <w:delText xml:space="preserve"> </w:delText>
        </w:r>
      </w:del>
      <m:oMath>
        <m:r>
          <m:t>I</m:t>
        </m:r>
      </m:oMath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into</w:delText>
        </w:r>
      </w:del>
      <w:del w:id="236" w:author="PR Preview" w:date="2026-01-01T00:00:00Z">
        <w:r>
          <w:delText xml:space="preserve"> </w:delText>
        </w:r>
      </w:del>
      <m:oMath>
        <m:r>
          <m:t>k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nonempty, disjoint subsets</w:delText>
        </w:r>
      </w:del>
      <w:del w:id="2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240" w:author="PR Preview" w:date="2026-01-01T00:00:00Z">
        <w:r>
          <w:delText xml:space="preserve">:</w:delText>
        </w:r>
      </w:del>
    </w:p>
    <w:p>
      <w:pPr>
        <w:pStyle w:val="BodyText"/>
      </w:pPr>
      <w:bookmarkStart w:id="14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del w:id="241" w:author="PR Preview" w:date="2026-01-01T00:00:00Z">
        <w:r>
          <w:rPr>
            <w:i/>
            <w:iCs/>
          </w:rPr>
          <w:delText xml:space="preserve">Remark 16</w:delText>
        </w:r>
      </w:del>
      <w:del w:id="242" w:author="PR Preview" w:date="2026-01-01T00:00:00Z">
        <w:r>
          <w:delText xml:space="preserve"> (Source: Folds). </w:delText>
        </w:r>
      </w:del>
      <w:del w:id="243" w:author="PR Preview" w:date="2026-01-01T00:00:00Z">
        <w:r>
          <w:delText xml:space="preserve">James et al. (2021, sec. 5.1.3)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and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Hastie et al. (2009, sec. 7.10.1)</w:delText>
        </w:r>
      </w:del>
      <w:del w:id="248" w:author="PR Preview" w:date="2026-01-01T00:00:00Z">
        <w:r>
          <w:delText xml:space="preserve">,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who split the data into</w:delText>
        </w:r>
      </w:del>
      <w:del w:id="251" w:author="PR Preview" w:date="2026-01-01T00:00:00Z">
        <w:r>
          <w:delText xml:space="preserve"> </w:delText>
        </w:r>
      </w:del>
      <m:oMath>
        <m:r>
          <m:t>k</m:t>
        </m:r>
      </m:oMath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roughly equal-sized parts.</w:delText>
        </w:r>
      </w:del>
    </w:p>
    <w:p>
      <w:pPr>
        <w:pStyle w:val="BodyText"/>
      </w:pPr>
      <w:del w:id="254" w:author="PR Preview" w:date="2026-01-01T00:00:00Z">
        <w:r>
          <w:rPr>
            <w:b/>
            <w:bCs/>
          </w:rPr>
          <w:delText xml:space="preserve">Definition 26 (Fold size)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The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rPr>
            <w:b/>
            <w:bCs/>
          </w:rPr>
          <w:delText xml:space="preserve">size</w:delText>
        </w:r>
      </w:del>
      <w:del w:id="259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of</w:delText>
        </w:r>
      </w:del>
      <w:del w:id="262" w:author="PR Preview" w:date="2026-01-01T00:00:00Z">
        <w:r>
          <w:delText xml:space="preserve"> </w:delText>
        </w:r>
      </w:del>
      <w:hyperlink w:anchor="def-folds">
        <w:del w:id="263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15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1"/>
    </w:p>
    <w:p>
      <w:pPr>
        <w:pStyle w:val="FirstParagraph"/>
      </w:pPr>
      <w:del w:id="267" w:author="PR Preview" w:date="2026-01-01T00:00:00Z">
        <w:r>
          <w:rPr>
            <w:b/>
            <w:bCs/>
          </w:rPr>
          <w:delText xml:space="preserve">Definition 27 (Fold assignment)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Given</w:delText>
        </w:r>
      </w:del>
      <w:del w:id="270" w:author="PR Preview" w:date="2026-01-01T00:00:00Z">
        <w:r>
          <w:delText xml:space="preserve"> </w:delText>
        </w:r>
      </w:del>
      <w:hyperlink w:anchor="def-folds">
        <w:del w:id="271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273" w:author="PR Preview" w:date="2026-01-01T00:00:00Z">
        <w:r>
          <w:delText xml:space="preserve">,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the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rPr>
            <w:b/>
            <w:bCs/>
          </w:rPr>
          <w:delText xml:space="preserve">fold assignment</w:delText>
        </w:r>
      </w:del>
      <w:del w:id="278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of observation</w:delText>
        </w:r>
      </w:del>
      <w:del w:id="281" w:author="PR Preview" w:date="2026-01-01T00:00:00Z">
        <w:r>
          <w:delText xml:space="preserve"> </w:delText>
        </w:r>
      </w:del>
      <m:oMath>
        <m:r>
          <m:t>i</m:t>
        </m:r>
      </m:oMath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bookmarkStart w:id="15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del w:id="284" w:author="PR Preview" w:date="2026-01-01T00:00:00Z">
        <w:r>
          <w:rPr>
            <w:i/>
            <w:iCs/>
          </w:rPr>
          <w:delText xml:space="preserve">Remark 17</w:delText>
        </w:r>
      </w:del>
      <w:del w:id="285" w:author="PR Preview" w:date="2026-01-01T00:00:00Z">
        <w:r>
          <w:delText xml:space="preserve"> (Source: Fold assignment). </w:delText>
        </w:r>
      </w:del>
      <w:del w:id="286" w:author="PR Preview" w:date="2026-01-01T00:00:00Z">
        <w:r>
          <w:delText xml:space="preserve">The fold-assignment function</w:delText>
        </w:r>
      </w:del>
      <w:del w:id="287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follows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Hastie et al. (2009, sec. 7.10.1)</w:delText>
        </w:r>
      </w:del>
      <w:del w:id="292" w:author="PR Preview" w:date="2026-01-01T00:00:00Z">
        <w:r>
          <w:delText xml:space="preserve">.</w:delText>
        </w:r>
      </w:del>
    </w:p>
    <w:p>
      <w:pPr>
        <w:pStyle w:val="BodyText"/>
      </w:pPr>
      <w:del w:id="293" w:author="PR Preview" w:date="2026-01-01T00:00:00Z">
        <w:r>
          <w:rPr>
            <w:b/>
            <w:bCs/>
          </w:rPr>
          <w:delText xml:space="preserve">Definition 28 (Fold-out rule)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For</w:delText>
        </w:r>
      </w:del>
      <w:del w:id="296" w:author="PR Preview" w:date="2026-01-01T00:00:00Z">
        <w:r>
          <w:delText xml:space="preserve"> </w:delText>
        </w:r>
      </w:del>
      <w:hyperlink w:anchor="def-folds">
        <w:del w:id="29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9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99" w:author="PR Preview" w:date="2026-01-01T00:00:00Z">
        <w:r>
          <w:delText xml:space="preserve">,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the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rPr>
            <w:b/>
            <w:bCs/>
          </w:rPr>
          <w:delText xml:space="preserve">fold-out rule</w:delText>
        </w:r>
      </w:del>
      <w:del w:id="30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is the</w:delText>
        </w:r>
      </w:del>
      <w:del w:id="307" w:author="PR Preview" w:date="2026-01-01T00:00:00Z">
        <w:r>
          <w:delText xml:space="preserve"> </w:delText>
        </w:r>
      </w:del>
      <w:hyperlink w:anchor="def-prediction-rule">
        <w:del w:id="30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that a</w:delText>
        </w:r>
      </w:del>
      <w:del w:id="311" w:author="PR Preview" w:date="2026-01-01T00:00:00Z">
        <w:r>
          <w:delText xml:space="preserve"> </w:delText>
        </w:r>
      </w:del>
      <w:hyperlink w:anchor="def-fitting-procedure">
        <w:del w:id="31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13" w:author="PR Preview" w:date="2026-01-01T00:00:00Z">
        <w:r>
          <w:delText xml:space="preserve"> </w:delText>
        </w:r>
      </w:del>
      <m:oMath>
        <m:r>
          <m:t>g</m:t>
        </m:r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produces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bookmarkStart w:id="15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p>
      <w:pPr>
        <w:pStyle w:val="FirstParagraph"/>
      </w:pPr>
      <w:del w:id="318" w:author="PR Preview" w:date="2026-01-01T00:00:00Z">
        <w:r>
          <w:rPr>
            <w:i/>
            <w:iCs/>
          </w:rPr>
          <w:delText xml:space="preserve">Remark 18</w:delText>
        </w:r>
      </w:del>
      <w:del w:id="319" w:author="PR Preview" w:date="2026-01-01T00:00:00Z">
        <w:r>
          <w:delText xml:space="preserve"> (Source: Fold-out rule). </w:delText>
        </w:r>
      </w:del>
      <w:del w:id="320" w:author="PR Preview" w:date="2026-01-01T00:00:00Z">
        <w:r>
          <w:delText xml:space="preserve">Hastie et al. (2009, sec. 7.10.1)</w:delText>
        </w:r>
      </w:del>
      <w:del w:id="321" w:author="PR Preview" w:date="2026-01-01T00:00:00Z">
        <w:r>
          <w:delText xml:space="preserve">,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who write the fitted function with the</w:delText>
        </w:r>
      </w:del>
      <w:del w:id="324" w:author="PR Preview" w:date="2026-01-01T00:00:00Z">
        <w:r>
          <w:delText xml:space="preserve"> </w:delText>
        </w:r>
      </w:del>
      <m:oMath>
        <m:r>
          <m:t>k</m:t>
        </m:r>
      </m:oMath>
      <w:del w:id="325" w:author="PR Preview" w:date="2026-01-01T00:00:00Z">
        <w:r>
          <w:delText xml:space="preserve">th part of the data removed as</w:delText>
        </w:r>
      </w:del>
      <w:del w:id="32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del w:id="327" w:author="PR Preview" w:date="2026-01-01T00:00:00Z">
        <w:r>
          <w:delText xml:space="preserve">.</w:delText>
        </w:r>
      </w:del>
    </w:p>
    <w:p>
      <w:pPr>
        <w:pStyle w:val="BodyText"/>
      </w:pPr>
      <w:del w:id="328" w:author="PR Preview" w:date="2026-01-01T00:00:00Z">
        <w:r>
          <w:rPr>
            <w:b/>
            <w:bCs/>
          </w:rPr>
          <w:delText xml:space="preserve">Definition 29 (</w:delText>
        </w:r>
      </w:del>
      <m:oMath>
        <m:r>
          <m:t>k</m:t>
        </m:r>
      </m:oMath>
      <w:del w:id="329" w:author="PR Preview" w:date="2026-01-01T00:00:00Z">
        <w:r>
          <w:rPr>
            <w:b/>
            <w:bCs/>
          </w:rPr>
          <w:delText xml:space="preserve">-fold cross-validation)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In</w:delText>
        </w:r>
      </w:del>
      <w:del w:id="332" w:author="PR Preview" w:date="2026-01-01T00:00:00Z">
        <w:r>
          <w:delText xml:space="preserve"> </w:delText>
        </w:r>
      </w:del>
      <m:oMath>
        <m:r>
          <m:t>k</m:t>
        </m:r>
      </m:oMath>
      <w:del w:id="333" w:author="PR Preview" w:date="2026-01-01T00:00:00Z">
        <w:r>
          <w:rPr>
            <w:b/>
            <w:bCs/>
          </w:rPr>
          <w:delText xml:space="preserve">-fold cross-validation</w:delText>
        </w:r>
      </w:del>
      <w:del w:id="334" w:author="PR Preview" w:date="2026-01-01T00:00:00Z">
        <w:r>
          <w:delText xml:space="preserve">:</w:delText>
        </w:r>
      </w:del>
    </w:p>
    <w:p>
      <w:pPr>
        <w:pStyle w:val="FirstParagraph"/>
      </w:pPr>
      <w:ins w:id="335" w:author="PR Preview" w:date="2026-01-01T00:00:00Z">
        <w:r>
          <w:rPr>
            <w:b/>
            <w:bCs/>
          </w:rPr>
          <w:t xml:space="preserve">Definition 27 (Folds)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A division of a</w:t>
        </w:r>
      </w:ins>
      <w:ins w:id="338" w:author="PR Preview" w:date="2026-01-01T00:00:00Z">
        <w:r>
          <w:t xml:space="preserve"> </w:t>
        </w:r>
      </w:ins>
      <w:hyperlink w:anchor="def-training-set">
        <w:ins w:id="33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41" w:author="PR Preview" w:date="2026-01-01T00:00:00Z">
        <w:r>
          <w:t xml:space="preserve">,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indexed by</w:t>
        </w:r>
      </w:ins>
      <w:ins w:id="344" w:author="PR Preview" w:date="2026-01-01T00:00:00Z">
        <w:r>
          <w:t xml:space="preserve"> </w:t>
        </w:r>
      </w:ins>
      <m:oMath>
        <m:r>
          <m:t>I</m:t>
        </m:r>
      </m:oMath>
      <w:ins w:id="345" w:author="PR Preview" w:date="2026-01-01T00:00:00Z">
        <w:r>
          <w:t xml:space="preserve">, into</w:t>
        </w:r>
      </w:ins>
      <w:ins w:id="346" w:author="PR Preview" w:date="2026-01-01T00:00:00Z">
        <w:r>
          <w:t xml:space="preserve"> </w:t>
        </w:r>
      </w:ins>
      <m:oMath>
        <m:r>
          <m:t>k</m:t>
        </m:r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rPr>
            <w:b/>
            <w:bCs/>
          </w:rPr>
          <w:t xml:space="preserve">folds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is a partition of</w:t>
        </w:r>
      </w:ins>
      <w:ins w:id="351" w:author="PR Preview" w:date="2026-01-01T00:00:00Z">
        <w:r>
          <w:t xml:space="preserve"> </w:t>
        </w:r>
      </w:ins>
      <m:oMath>
        <m:r>
          <m:t>I</m:t>
        </m:r>
      </m:oMath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into</w:t>
        </w:r>
      </w:ins>
      <w:ins w:id="354" w:author="PR Preview" w:date="2026-01-01T00:00:00Z">
        <w:r>
          <w:t xml:space="preserve"> </w:t>
        </w:r>
      </w:ins>
      <m:oMath>
        <m:r>
          <m:t>k</m:t>
        </m:r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nonempty, disjoint subsets</w:t>
        </w:r>
      </w:ins>
      <w:ins w:id="3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58" w:author="PR Preview" w:date="2026-01-01T00:00:00Z">
        <w:r>
          <w:t xml:space="preserve">:</w:t>
        </w:r>
      </w:ins>
    </w:p>
    <w:p>
      <w:pPr>
        <w:pStyle w:val="BodyText"/>
      </w:pPr>
      <w:bookmarkStart w:id="15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s"/>
    <w:p>
      <w:pPr>
        <w:pStyle w:val="FirstParagraph"/>
      </w:pPr>
      <w:ins w:id="359" w:author="PR Preview" w:date="2026-01-01T00:00:00Z">
        <w:r>
          <w:rPr>
            <w:i/>
            <w:iCs/>
          </w:rPr>
          <w:t xml:space="preserve">Remark 17</w:t>
        </w:r>
      </w:ins>
      <w:ins w:id="360" w:author="PR Preview" w:date="2026-01-01T00:00:00Z">
        <w:r>
          <w:t xml:space="preserve"> (Source: Folds). </w:t>
        </w:r>
      </w:ins>
      <w:ins w:id="361" w:author="PR Preview" w:date="2026-01-01T00:00:00Z">
        <w:r>
          <w:t xml:space="preserve">James et al. (2021, sec. 5.1.3)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and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Hastie et al. (2009, sec. 7.10.1)</w:t>
        </w:r>
      </w:ins>
      <w:ins w:id="366" w:author="PR Preview" w:date="2026-01-01T00:00:00Z">
        <w:r>
          <w:t xml:space="preserve">,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who split the data into</w:t>
        </w:r>
      </w:ins>
      <w:ins w:id="369" w:author="PR Preview" w:date="2026-01-01T00:00:00Z">
        <w:r>
          <w:t xml:space="preserve"> </w:t>
        </w:r>
      </w:ins>
      <m:oMath>
        <m:r>
          <m:t>k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roughly equal-sized parts.</w:t>
        </w:r>
      </w:ins>
    </w:p>
    <w:bookmarkEnd w:id="155"/>
    <w:bookmarkStart w:id="157" w:name="def-fold-size"/>
    <w:p>
      <w:pPr>
        <w:pStyle w:val="BodyText"/>
      </w:pPr>
      <w:ins w:id="372" w:author="PR Preview" w:date="2026-01-01T00:00:00Z">
        <w:r>
          <w:rPr>
            <w:b/>
            <w:bCs/>
          </w:rPr>
          <w:t xml:space="preserve">Definition 28 (Fold size)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The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rPr>
            <w:b/>
            <w:bCs/>
          </w:rPr>
          <w:t xml:space="preserve">size</w:t>
        </w:r>
      </w:ins>
      <w:ins w:id="377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of</w:t>
        </w:r>
      </w:ins>
      <w:ins w:id="380" w:author="PR Preview" w:date="2026-01-01T00:00:00Z">
        <w:r>
          <w:t xml:space="preserve"> </w:t>
        </w:r>
      </w:ins>
      <w:hyperlink w:anchor="def-folds">
        <w:ins w:id="381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8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15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9" w:name="def-fold-assignment"/>
    <w:p>
      <w:pPr>
        <w:pStyle w:val="FirstParagraph"/>
      </w:pPr>
      <w:ins w:id="385" w:author="PR Preview" w:date="2026-01-01T00:00:00Z">
        <w:r>
          <w:rPr>
            <w:b/>
            <w:bCs/>
          </w:rPr>
          <w:t xml:space="preserve">Definition 29 (Fold assignment)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Given</w:t>
        </w:r>
      </w:ins>
      <w:ins w:id="388" w:author="PR Preview" w:date="2026-01-01T00:00:00Z">
        <w:r>
          <w:t xml:space="preserve"> </w:t>
        </w:r>
      </w:ins>
      <w:hyperlink w:anchor="def-folds">
        <w:ins w:id="389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9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91" w:author="PR Preview" w:date="2026-01-01T00:00:00Z">
        <w:r>
          <w:t xml:space="preserve">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the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rPr>
            <w:b/>
            <w:bCs/>
          </w:rPr>
          <w:t xml:space="preserve">fold assignment</w:t>
        </w:r>
      </w:ins>
      <w:ins w:id="396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of observation</w:t>
        </w:r>
      </w:ins>
      <w:ins w:id="399" w:author="PR Preview" w:date="2026-01-01T00:00:00Z">
        <w:r>
          <w:t xml:space="preserve"> </w:t>
        </w:r>
      </w:ins>
      <m:oMath>
        <m:r>
          <m:t>i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15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assignment"/>
    <w:p>
      <w:pPr>
        <w:pStyle w:val="FirstParagraph"/>
      </w:pPr>
      <w:ins w:id="402" w:author="PR Preview" w:date="2026-01-01T00:00:00Z">
        <w:r>
          <w:rPr>
            <w:i/>
            <w:iCs/>
          </w:rPr>
          <w:t xml:space="preserve">Remark 18</w:t>
        </w:r>
      </w:ins>
      <w:ins w:id="403" w:author="PR Preview" w:date="2026-01-01T00:00:00Z">
        <w:r>
          <w:t xml:space="preserve"> (Source: Fold assignment). </w:t>
        </w:r>
      </w:ins>
      <w:ins w:id="404" w:author="PR Preview" w:date="2026-01-01T00:00:00Z">
        <w:r>
          <w:t xml:space="preserve">The fold-assignment function</w:t>
        </w:r>
      </w:ins>
      <w:ins w:id="40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follows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Hastie et al. (2009, sec. 7.10.1)</w:t>
        </w:r>
      </w:ins>
      <w:ins w:id="410" w:author="PR Preview" w:date="2026-01-01T00:00:00Z">
        <w:r>
          <w:t xml:space="preserve">.</w:t>
        </w:r>
      </w:ins>
    </w:p>
    <w:bookmarkEnd w:id="160"/>
    <w:bookmarkStart w:id="162" w:name="def-fold-out-rule"/>
    <w:p>
      <w:pPr>
        <w:pStyle w:val="BodyText"/>
      </w:pPr>
      <w:ins w:id="411" w:author="PR Preview" w:date="2026-01-01T00:00:00Z">
        <w:r>
          <w:rPr>
            <w:b/>
            <w:bCs/>
          </w:rPr>
          <w:t xml:space="preserve">Definition 30 (Fold-out rule)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For</w:t>
        </w:r>
      </w:ins>
      <w:ins w:id="414" w:author="PR Preview" w:date="2026-01-01T00:00:00Z">
        <w:r>
          <w:t xml:space="preserve"> </w:t>
        </w:r>
      </w:ins>
      <w:hyperlink w:anchor="def-folds">
        <w:ins w:id="41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1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17" w:author="PR Preview" w:date="2026-01-01T00:00:00Z">
        <w:r>
          <w:t xml:space="preserve">,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the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rPr>
            <w:b/>
            <w:bCs/>
          </w:rPr>
          <w:t xml:space="preserve">fold-out rule</w:t>
        </w:r>
      </w:ins>
      <w:ins w:id="422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is the</w:t>
        </w:r>
      </w:ins>
      <w:ins w:id="425" w:author="PR Preview" w:date="2026-01-01T00:00:00Z">
        <w:r>
          <w:t xml:space="preserve"> </w:t>
        </w:r>
      </w:ins>
      <w:hyperlink w:anchor="def-prediction-rule">
        <w:ins w:id="42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that a</w:t>
        </w:r>
      </w:ins>
      <w:ins w:id="429" w:author="PR Preview" w:date="2026-01-01T00:00:00Z">
        <w:r>
          <w:t xml:space="preserve"> </w:t>
        </w:r>
      </w:ins>
      <w:hyperlink w:anchor="def-fitting-procedure">
        <w:ins w:id="43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31" w:author="PR Preview" w:date="2026-01-01T00:00:00Z">
        <w:r>
          <w:t xml:space="preserve"> </w:t>
        </w:r>
      </w:ins>
      <m:oMath>
        <m:r>
          <m:t>g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produces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fold-out-rule"/>
    <w:p>
      <w:pPr>
        <w:pStyle w:val="FirstParagraph"/>
      </w:pPr>
      <w:ins w:id="436" w:author="PR Preview" w:date="2026-01-01T00:00:00Z">
        <w:r>
          <w:rPr>
            <w:i/>
            <w:iCs/>
          </w:rPr>
          <w:t xml:space="preserve">Remark 19</w:t>
        </w:r>
      </w:ins>
      <w:ins w:id="437" w:author="PR Preview" w:date="2026-01-01T00:00:00Z">
        <w:r>
          <w:t xml:space="preserve"> (Source: Fold-out rule). </w:t>
        </w:r>
      </w:ins>
      <w:ins w:id="438" w:author="PR Preview" w:date="2026-01-01T00:00:00Z">
        <w:r>
          <w:t xml:space="preserve">Hastie et al. (2009, sec. 7.10.1)</w:t>
        </w:r>
      </w:ins>
      <w:ins w:id="439" w:author="PR Preview" w:date="2026-01-01T00:00:00Z">
        <w:r>
          <w:t xml:space="preserve">,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who write the fitted function with the</w:t>
        </w:r>
      </w:ins>
      <w:ins w:id="442" w:author="PR Preview" w:date="2026-01-01T00:00:00Z">
        <w:r>
          <w:t xml:space="preserve"> </w:t>
        </w:r>
      </w:ins>
      <m:oMath>
        <m:r>
          <m:t>k</m:t>
        </m:r>
      </m:oMath>
      <w:ins w:id="443" w:author="PR Preview" w:date="2026-01-01T00:00:00Z">
        <w:r>
          <w:t xml:space="preserve">th part of the data removed as</w:t>
        </w:r>
      </w:ins>
      <w:ins w:id="444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445" w:author="PR Preview" w:date="2026-01-01T00:00:00Z">
        <w:r>
          <w:t xml:space="preserve">.</w:t>
        </w:r>
      </w:ins>
    </w:p>
    <w:bookmarkEnd w:id="163"/>
    <w:bookmarkStart w:id="164" w:name="def-kfold"/>
    <w:p>
      <w:pPr>
        <w:pStyle w:val="BodyText"/>
      </w:pPr>
      <w:ins w:id="446" w:author="PR Preview" w:date="2026-01-01T00:00:00Z">
        <w:r>
          <w:rPr>
            <w:b/>
            <w:bCs/>
          </w:rPr>
          <w:t xml:space="preserve">Definition 31 (</w:t>
        </w:r>
      </w:ins>
      <m:oMath>
        <m:r>
          <m:t>k</m:t>
        </m:r>
      </m:oMath>
      <w:ins w:id="447" w:author="PR Preview" w:date="2026-01-01T00:00:00Z">
        <w:r>
          <w:rPr>
            <w:b/>
            <w:bCs/>
          </w:rPr>
          <w:t xml:space="preserve">-fold cross-validation)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In</w:t>
        </w:r>
      </w:ins>
      <w:ins w:id="450" w:author="PR Preview" w:date="2026-01-01T00:00:00Z">
        <w:r>
          <w:t xml:space="preserve"> </w:t>
        </w:r>
      </w:ins>
      <m:oMath>
        <m:r>
          <m:t>k</m:t>
        </m:r>
      </m:oMath>
      <w:ins w:id="451" w:author="PR Preview" w:date="2026-01-01T00:00:00Z">
        <w:r>
          <w:rPr>
            <w:b/>
            <w:bCs/>
          </w:rPr>
          <w:t xml:space="preserve">-fold cross-validation</w:t>
        </w:r>
      </w:ins>
      <w:ins w:id="45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4"/>
    <w:bookmarkStart w:id="165" w:name="rem-kfold-vs-validation-set"/>
    <w:p>
      <w:pPr>
        <w:pStyle w:val="FirstParagraph"/>
      </w:pPr>
      <w:del w:id="453" w:author="PR Preview" w:date="2026-01-01T00:00:00Z">
        <w:r>
          <w:rPr>
            <w:i/>
            <w:iCs/>
          </w:rPr>
          <w:delText xml:space="preserve">Remark 19</w:delText>
        </w:r>
      </w:del>
      <w:del w:id="454" w:author="PR Preview" w:date="2026-01-01T00:00:00Z">
        <w:r>
          <w:delText xml:space="preserve"> (Cross-validation instead of a single validation set). </w:delText>
        </w:r>
      </w:del>
      <w:del w:id="455" w:author="PR Preview" w:date="2026-01-01T00:00:00Z">
        <w:r>
          <w:delText xml:space="preserve">If data are limited,</w:delText>
        </w:r>
      </w:del>
      <w:del w:id="456" w:author="PR Preview" w:date="2026-01-01T00:00:00Z">
        <w:r>
          <w:delText xml:space="preserve"> </w:delText>
        </w:r>
      </w:del>
      <m:oMath>
        <m:r>
          <m:t>k</m:t>
        </m:r>
      </m:oMath>
      <w:del w:id="457" w:author="PR Preview" w:date="2026-01-01T00:00:00Z">
        <w:r>
          <w:delText xml:space="preserve">-fold cross-validation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can replace the single validation set of</w:delText>
        </w:r>
      </w:del>
      <w:del w:id="460" w:author="PR Preview" w:date="2026-01-01T00:00:00Z">
        <w:r>
          <w:delText xml:space="preserve"> </w:delText>
        </w:r>
      </w:del>
      <w:hyperlink w:anchor="def-data-splits">
        <w:del w:id="461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for more stable tuning.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In</w:delText>
        </w:r>
      </w:del>
      <w:del w:id="466" w:author="PR Preview" w:date="2026-01-01T00:00:00Z">
        <w:r>
          <w:delText xml:space="preserve"> </w:delText>
        </w:r>
      </w:del>
      <w:hyperlink w:anchor="exr-kfold">
        <w:del w:id="467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468" w:author="PR Preview" w:date="2026-01-01T00:00:00Z">
        <w:r>
          <w:delText xml:space="preserve">,</w:delText>
        </w:r>
      </w:del>
      <w:del w:id="46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folds of 8 cars each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474" w:author="PR Preview" w:date="2026-01-01T00:00:00Z">
        <w:r>
          <w:rPr>
            <w:b/>
            <w:bCs/>
          </w:rPr>
          <w:delText xml:space="preserve">Definition 30 (Cross-validation estimate)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The</w:delText>
        </w:r>
      </w:del>
      <w:del w:id="477" w:author="PR Preview" w:date="2026-01-01T00:00:00Z">
        <w:r>
          <w:delText xml:space="preserve"> </w:delText>
        </w:r>
      </w:del>
      <m:oMath>
        <m:r>
          <m:t>k</m:t>
        </m:r>
      </m:oMath>
      <w:del w:id="478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47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is the</w:delText>
        </w:r>
      </w:del>
      <w:del w:id="482" w:author="PR Preview" w:date="2026-01-01T00:00:00Z">
        <w:r>
          <w:delText xml:space="preserve"> </w:delText>
        </w:r>
      </w:del>
      <w:hyperlink r:id="rId34">
        <w:del w:id="483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of the predictions that each observation</w:delText>
        </w:r>
      </w:del>
      <w:del w:id="48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of the training set receives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from the</w:delText>
        </w:r>
      </w:del>
      <w:del w:id="491" w:author="PR Preview" w:date="2026-01-01T00:00:00Z">
        <w:r>
          <w:delText xml:space="preserve"> </w:delText>
        </w:r>
      </w:del>
      <w:hyperlink w:anchor="def-fold-out-rule">
        <w:del w:id="492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of its</w:delText>
        </w:r>
      </w:del>
      <w:del w:id="495" w:author="PR Preview" w:date="2026-01-01T00:00:00Z">
        <w:r>
          <w:delText xml:space="preserve"> </w:delText>
        </w:r>
      </w:del>
      <w:hyperlink w:anchor="def-fold-assignment">
        <w:del w:id="496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497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in</w:delText>
        </w:r>
      </w:del>
      <w:del w:id="500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501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502" w:author="PR Preview" w:date="2026-01-01T00:00:00Z">
        <w:r>
          <w:delText xml:space="preserve">:</w:delText>
        </w:r>
      </w:del>
    </w:p>
    <w:p>
      <w:pPr>
        <w:pStyle w:val="BodyText"/>
      </w:pPr>
      <w:bookmarkStart w:id="16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p>
      <w:pPr>
        <w:pStyle w:val="FirstParagraph"/>
      </w:pPr>
      <w:del w:id="503" w:author="PR Preview" w:date="2026-01-01T00:00:00Z">
        <w:r>
          <w:rPr>
            <w:i/>
            <w:iCs/>
          </w:rPr>
          <w:delText xml:space="preserve">Remark 20</w:delText>
        </w:r>
      </w:del>
      <w:del w:id="504" w:author="PR Preview" w:date="2026-01-01T00:00:00Z">
        <w:r>
          <w:delText xml:space="preserve"> (Source: Cross-validation estimate). </w:delText>
        </w:r>
      </w:del>
      <w:del w:id="505" w:author="PR Preview" w:date="2026-01-01T00:00:00Z">
        <w:r>
          <w:delText xml:space="preserve">Hastie et al. (2009, sec. 7.10.1)</w:delText>
        </w:r>
      </w:del>
      <w:del w:id="506" w:author="PR Preview" w:date="2026-01-01T00:00:00Z">
        <w:r>
          <w:delText xml:space="preserve">, for the per-observation form with the fold index</w:delText>
        </w:r>
      </w:del>
      <w:del w:id="507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508" w:author="PR Preview" w:date="2026-01-01T00:00:00Z">
        <w:r>
          <w:delText xml:space="preserve">.</w:delText>
        </w:r>
      </w:del>
    </w:p>
    <w:p>
      <w:pPr>
        <w:pStyle w:val="BodyText"/>
      </w:pPr>
      <w:del w:id="509" w:author="PR Preview" w:date="2026-01-01T00:00:00Z">
        <w:r>
          <w:rPr>
            <w:b/>
            <w:bCs/>
          </w:rPr>
          <w:delText xml:space="preserve">Exercise 10 (The cross-validation estimate, fold by fold)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Rewrite the</w:delText>
        </w:r>
      </w:del>
      <w:del w:id="512" w:author="PR Preview" w:date="2026-01-01T00:00:00Z">
        <w:r>
          <w:delText xml:space="preserve"> </w:delText>
        </w:r>
      </w:del>
      <w:hyperlink w:anchor="def-cv-estimate">
        <w:del w:id="513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14" w:author="PR Preview" w:date="2026-01-01T00:00:00Z">
        <w:r>
          <w:delText xml:space="preserve"> </w:delText>
        </w:r>
      </w:del>
      <w:hyperlink w:anchor="eq-cv-estimate">
        <w:del w:id="515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as</w:delText>
        </w:r>
      </w:del>
      <w:del w:id="51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times a double sum: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an outer sum over the fold numbers</w:delText>
        </w:r>
      </w:del>
      <w:del w:id="523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and an inner sum over the observations</w:delText>
        </w:r>
      </w:del>
      <w:del w:id="526" w:author="PR Preview" w:date="2026-01-01T00:00:00Z">
        <w:r>
          <w:delText xml:space="preserve"> </w:delText>
        </w:r>
      </w:del>
      <m:oMath>
        <m:r>
          <m:t>i</m:t>
        </m:r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in</w:delText>
        </w:r>
      </w:del>
      <w:del w:id="529" w:author="PR Preview" w:date="2026-01-01T00:00:00Z">
        <w:r>
          <w:delText xml:space="preserve"> </w:delText>
        </w:r>
      </w:del>
      <w:hyperlink w:anchor="def-folds">
        <w:del w:id="530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5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532" w:author="PR Preview" w:date="2026-01-01T00:00:00Z">
        <w:r>
          <w:delText xml:space="preserve">.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Then simplify the summand, so that it no longer uses the fold assignment</w:delText>
        </w:r>
      </w:del>
      <w:del w:id="535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536" w:author="PR Preview" w:date="2026-01-01T00:00:00Z">
        <w:r>
          <w:delText xml:space="preserve">.</w:delText>
        </w:r>
      </w:del>
    </w:p>
    <w:p>
      <w:pPr>
        <w:pStyle w:val="BodyText"/>
      </w:pPr>
      <w:del w:id="537" w:author="PR Preview" w:date="2026-01-01T00:00:00Z">
        <w:r>
          <w:rPr>
            <w:i/>
            <w:iCs/>
          </w:rPr>
          <w:delText xml:space="preserve">Solution 10</w:delText>
        </w:r>
      </w:del>
      <w:del w:id="538" w:author="PR Preview" w:date="2026-01-01T00:00:00Z">
        <w:r>
          <w:delText xml:space="preserve">. </w:delText>
        </w:r>
      </w:del>
      <w:del w:id="539" w:author="PR Preview" w:date="2026-01-01T00:00:00Z">
        <w:r>
          <w:delText xml:space="preserve">The folds</w:delText>
        </w:r>
      </w:del>
      <w:del w:id="54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partition</w:delText>
        </w:r>
      </w:del>
      <w:del w:id="543" w:author="PR Preview" w:date="2026-01-01T00:00:00Z">
        <w:r>
          <w:delText xml:space="preserve"> </w:delText>
        </w:r>
      </w:del>
      <m:oMath>
        <m:r>
          <m:t>I</m:t>
        </m:r>
      </m:oMath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(</w:delText>
        </w:r>
      </w:del>
      <w:hyperlink w:anchor="def-folds">
        <w:del w:id="546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547" w:author="PR Preview" w:date="2026-01-01T00:00:00Z">
        <w:r>
          <w:delText xml:space="preserve">),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so summing over the observations of each fold and then over the folds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adds each term of</w:delText>
        </w:r>
      </w:del>
      <w:del w:id="552" w:author="PR Preview" w:date="2026-01-01T00:00:00Z">
        <w:r>
          <w:delText xml:space="preserve"> </w:delText>
        </w:r>
      </w:del>
      <w:hyperlink w:anchor="eq-cv-estimate">
        <w:del w:id="553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exactly once.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For</w:delText>
        </w:r>
      </w:del>
      <w:del w:id="55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559" w:author="PR Preview" w:date="2026-01-01T00:00:00Z">
        <w:r>
          <w:delText xml:space="preserve">,</w:delText>
        </w:r>
      </w:del>
      <w:del w:id="560" w:author="PR Preview" w:date="2026-01-01T00:00:00Z">
        <w:r>
          <w:delText xml:space="preserve"> </w:delText>
        </w:r>
      </w:del>
      <w:hyperlink w:anchor="eq-fold-assignment">
        <w:del w:id="561" w:author="PR Preview" w:date="2026-01-01T00:00:00Z">
          <w:r>
            <w:rPr>
              <w:rStyle w:val="Hyperlink"/>
            </w:rPr>
            <w:delText xml:space="preserve">Equation 29</w:delText>
          </w:r>
        </w:del>
      </w:hyperlink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also puts</w:delText>
        </w:r>
      </w:del>
      <w:del w:id="564" w:author="PR Preview" w:date="2026-01-01T00:00:00Z">
        <w:r>
          <w:delText xml:space="preserve"> </w:delText>
        </w:r>
      </w:del>
      <m:oMath>
        <m:r>
          <m:t>i</m:t>
        </m: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in</w:delText>
        </w:r>
      </w:del>
      <w:del w:id="5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568" w:author="PR Preview" w:date="2026-01-01T00:00:00Z">
        <w:r>
          <w:delText xml:space="preserve">,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and the folds are disjoint,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so</w:delText>
        </w:r>
      </w:del>
      <w:del w:id="573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574" w:author="PR Preview" w:date="2026-01-01T00:00:00Z">
        <w:r>
          <w:delText xml:space="preserve">.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Then</w:delText>
        </w:r>
      </w:del>
    </w:p>
    <w:p>
      <w:pPr>
        <w:pStyle w:val="FirstParagraph"/>
      </w:pPr>
      <w:ins w:id="577" w:author="PR Preview" w:date="2026-01-01T00:00:00Z">
        <w:r>
          <w:rPr>
            <w:i/>
            <w:iCs/>
          </w:rPr>
          <w:t xml:space="preserve">Remark 20</w:t>
        </w:r>
      </w:ins>
      <w:ins w:id="578" w:author="PR Preview" w:date="2026-01-01T00:00:00Z">
        <w:r>
          <w:t xml:space="preserve"> (Cross-validation instead of a single validation set). </w:t>
        </w:r>
      </w:ins>
      <w:ins w:id="579" w:author="PR Preview" w:date="2026-01-01T00:00:00Z">
        <w:r>
          <w:t xml:space="preserve">If data are limited,</w:t>
        </w:r>
      </w:ins>
      <w:ins w:id="580" w:author="PR Preview" w:date="2026-01-01T00:00:00Z">
        <w:r>
          <w:t xml:space="preserve"> </w:t>
        </w:r>
      </w:ins>
      <m:oMath>
        <m:r>
          <m:t>k</m:t>
        </m:r>
      </m:oMath>
      <w:ins w:id="581" w:author="PR Preview" w:date="2026-01-01T00:00:00Z">
        <w:r>
          <w:t xml:space="preserve">-fold cross-validation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can replace the single validation set of</w:t>
        </w:r>
      </w:ins>
      <w:ins w:id="584" w:author="PR Preview" w:date="2026-01-01T00:00:00Z">
        <w:r>
          <w:t xml:space="preserve"> </w:t>
        </w:r>
      </w:ins>
      <w:hyperlink w:anchor="def-data-splits">
        <w:ins w:id="585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for more stable tuning.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In</w:t>
        </w:r>
      </w:ins>
      <w:ins w:id="590" w:author="PR Preview" w:date="2026-01-01T00:00:00Z">
        <w:r>
          <w:t xml:space="preserve"> </w:t>
        </w:r>
      </w:ins>
      <w:hyperlink w:anchor="exr-kfold">
        <w:ins w:id="591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592" w:author="PR Preview" w:date="2026-01-01T00:00:00Z">
        <w:r>
          <w:t xml:space="preserve">,</w:t>
        </w:r>
      </w:ins>
      <w:ins w:id="59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folds of 8 cars each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give 4 fits on 24 cars each.</w:t>
        </w:r>
      </w:ins>
    </w:p>
    <w:bookmarkEnd w:id="165"/>
    <w:bookmarkStart w:id="167" w:name="def-cv-estimate"/>
    <w:p>
      <w:pPr>
        <w:pStyle w:val="BodyText"/>
      </w:pPr>
      <w:ins w:id="598" w:author="PR Preview" w:date="2026-01-01T00:00:00Z">
        <w:r>
          <w:rPr>
            <w:b/>
            <w:bCs/>
          </w:rPr>
          <w:t xml:space="preserve">Definition 32 (Cross-validation estimate)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The</w:t>
        </w:r>
      </w:ins>
      <w:ins w:id="601" w:author="PR Preview" w:date="2026-01-01T00:00:00Z">
        <w:r>
          <w:t xml:space="preserve"> </w:t>
        </w:r>
      </w:ins>
      <m:oMath>
        <m:r>
          <m:t>k</m:t>
        </m:r>
      </m:oMath>
      <w:ins w:id="602" w:author="PR Preview" w:date="2026-01-01T00:00:00Z">
        <w:r>
          <w:rPr>
            <w:b/>
            <w:bCs/>
          </w:rPr>
          <w:t xml:space="preserve">-fold cross-validation estimate</w:t>
        </w:r>
      </w:ins>
      <w:ins w:id="60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is the</w:t>
        </w:r>
      </w:ins>
      <w:ins w:id="606" w:author="PR Preview" w:date="2026-01-01T00:00:00Z">
        <w:r>
          <w:t xml:space="preserve"> </w:t>
        </w:r>
      </w:ins>
      <w:hyperlink r:id="rId34">
        <w:ins w:id="607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of the predictions that each observation</w:t>
        </w:r>
      </w:ins>
      <w:ins w:id="61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of the training set receives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from the</w:t>
        </w:r>
      </w:ins>
      <w:ins w:id="615" w:author="PR Preview" w:date="2026-01-01T00:00:00Z">
        <w:r>
          <w:t xml:space="preserve"> </w:t>
        </w:r>
      </w:ins>
      <w:hyperlink w:anchor="def-fold-out-rule">
        <w:ins w:id="616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of its</w:t>
        </w:r>
      </w:ins>
      <w:ins w:id="619" w:author="PR Preview" w:date="2026-01-01T00:00:00Z">
        <w:r>
          <w:t xml:space="preserve"> </w:t>
        </w:r>
      </w:ins>
      <w:hyperlink w:anchor="def-fold-assignment">
        <w:ins w:id="620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621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in</w:t>
        </w:r>
      </w:ins>
      <w:ins w:id="624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625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626" w:author="PR Preview" w:date="2026-01-01T00:00:00Z">
        <w:r>
          <w:t xml:space="preserve">:</w:t>
        </w:r>
      </w:ins>
    </w:p>
    <w:p>
      <w:pPr>
        <w:pStyle w:val="BodyText"/>
      </w:pPr>
      <w:bookmarkStart w:id="16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cv-estimate"/>
    <w:p>
      <w:pPr>
        <w:pStyle w:val="FirstParagraph"/>
      </w:pPr>
      <w:ins w:id="627" w:author="PR Preview" w:date="2026-01-01T00:00:00Z">
        <w:r>
          <w:rPr>
            <w:i/>
            <w:iCs/>
          </w:rPr>
          <w:t xml:space="preserve">Remark 21</w:t>
        </w:r>
      </w:ins>
      <w:ins w:id="628" w:author="PR Preview" w:date="2026-01-01T00:00:00Z">
        <w:r>
          <w:t xml:space="preserve"> (Source: Cross-validation estimate). </w:t>
        </w:r>
      </w:ins>
      <w:ins w:id="629" w:author="PR Preview" w:date="2026-01-01T00:00:00Z">
        <w:r>
          <w:t xml:space="preserve">Hastie et al. (2009, sec. 7.10.1)</w:t>
        </w:r>
      </w:ins>
      <w:ins w:id="630" w:author="PR Preview" w:date="2026-01-01T00:00:00Z">
        <w:r>
          <w:t xml:space="preserve">, for the per-observation form with the fold index</w:t>
        </w:r>
      </w:ins>
      <w:ins w:id="631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632" w:author="PR Preview" w:date="2026-01-01T00:00:00Z">
        <w:r>
          <w:t xml:space="preserve">.</w:t>
        </w:r>
      </w:ins>
    </w:p>
    <w:bookmarkEnd w:id="168"/>
    <w:bookmarkStart w:id="169" w:name="exr-cv-estimate-by-fold"/>
    <w:p>
      <w:pPr>
        <w:pStyle w:val="BodyText"/>
      </w:pPr>
      <w:ins w:id="633" w:author="PR Preview" w:date="2026-01-01T00:00:00Z">
        <w:r>
          <w:rPr>
            <w:b/>
            <w:bCs/>
          </w:rPr>
          <w:t xml:space="preserve">Exercise 10 (The cross-validation estimate, fold by fold)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Rewrite the</w:t>
        </w:r>
      </w:ins>
      <w:ins w:id="636" w:author="PR Preview" w:date="2026-01-01T00:00:00Z">
        <w:r>
          <w:t xml:space="preserve"> </w:t>
        </w:r>
      </w:ins>
      <w:hyperlink w:anchor="def-cv-estimate">
        <w:ins w:id="63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38" w:author="PR Preview" w:date="2026-01-01T00:00:00Z">
        <w:r>
          <w:t xml:space="preserve"> </w:t>
        </w:r>
      </w:ins>
      <w:hyperlink w:anchor="eq-cv-estimate">
        <w:ins w:id="639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as</w:t>
        </w:r>
      </w:ins>
      <w:ins w:id="64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times a double sum: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an outer sum over the fold numbers</w:t>
        </w:r>
      </w:ins>
      <w:ins w:id="647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and an inner sum over the observations</w:t>
        </w:r>
      </w:ins>
      <w:ins w:id="650" w:author="PR Preview" w:date="2026-01-01T00:00:00Z">
        <w:r>
          <w:t xml:space="preserve"> </w:t>
        </w:r>
      </w:ins>
      <m:oMath>
        <m:r>
          <m:t>i</m:t>
        </m:r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in</w:t>
        </w:r>
      </w:ins>
      <w:ins w:id="653" w:author="PR Preview" w:date="2026-01-01T00:00:00Z">
        <w:r>
          <w:t xml:space="preserve"> </w:t>
        </w:r>
      </w:ins>
      <w:hyperlink w:anchor="def-folds">
        <w:ins w:id="654" w:author="PR Preview" w:date="2026-01-01T00:00:00Z">
          <w:r>
            <w:rPr>
              <w:rStyle w:val="Hyperlink"/>
            </w:rPr>
            <w:t xml:space="preserve">fold</w:t>
          </w:r>
        </w:ins>
      </w:hyperlink>
      <w:ins w:id="65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656" w:author="PR Preview" w:date="2026-01-01T00:00:00Z">
        <w:r>
          <w:t xml:space="preserve">.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Then simplify the summand, so that it no longer uses the fold assignment</w:t>
        </w:r>
      </w:ins>
      <w:ins w:id="659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660" w:author="PR Preview" w:date="2026-01-01T00:00:00Z">
        <w:r>
          <w:t xml:space="preserve">.</w:t>
        </w:r>
      </w:ins>
    </w:p>
    <w:bookmarkEnd w:id="169"/>
    <w:bookmarkStart w:id="170" w:name="sol-cv-estimate-by-fold"/>
    <w:p>
      <w:pPr>
        <w:pStyle w:val="BodyText"/>
      </w:pPr>
      <w:ins w:id="661" w:author="PR Preview" w:date="2026-01-01T00:00:00Z">
        <w:r>
          <w:rPr>
            <w:i/>
            <w:iCs/>
          </w:rPr>
          <w:t xml:space="preserve">Solution 10</w:t>
        </w:r>
      </w:ins>
      <w:ins w:id="662" w:author="PR Preview" w:date="2026-01-01T00:00:00Z">
        <w:r>
          <w:t xml:space="preserve">. </w:t>
        </w:r>
      </w:ins>
      <w:ins w:id="663" w:author="PR Preview" w:date="2026-01-01T00:00:00Z">
        <w:r>
          <w:t xml:space="preserve">The folds</w:t>
        </w:r>
      </w:ins>
      <w:ins w:id="66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partition</w:t>
        </w:r>
      </w:ins>
      <w:ins w:id="667" w:author="PR Preview" w:date="2026-01-01T00:00:00Z">
        <w:r>
          <w:t xml:space="preserve"> </w:t>
        </w:r>
      </w:ins>
      <m:oMath>
        <m:r>
          <m:t>I</m:t>
        </m:r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(</w:t>
        </w:r>
      </w:ins>
      <w:hyperlink w:anchor="def-folds">
        <w:ins w:id="670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671" w:author="PR Preview" w:date="2026-01-01T00:00:00Z">
        <w:r>
          <w:t xml:space="preserve">),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so summing over the observations of each fold and then over the folds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adds each term of</w:t>
        </w:r>
      </w:ins>
      <w:ins w:id="676" w:author="PR Preview" w:date="2026-01-01T00:00:00Z">
        <w:r>
          <w:t xml:space="preserve"> </w:t>
        </w:r>
      </w:ins>
      <w:hyperlink w:anchor="eq-cv-estimate">
        <w:ins w:id="677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exactly once.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For</w:t>
        </w:r>
      </w:ins>
      <w:ins w:id="68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683" w:author="PR Preview" w:date="2026-01-01T00:00:00Z">
        <w:r>
          <w:t xml:space="preserve">,</w:t>
        </w:r>
      </w:ins>
      <w:ins w:id="684" w:author="PR Preview" w:date="2026-01-01T00:00:00Z">
        <w:r>
          <w:t xml:space="preserve"> </w:t>
        </w:r>
      </w:ins>
      <w:hyperlink w:anchor="eq-fold-assignment">
        <w:ins w:id="685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also puts</w:t>
        </w:r>
      </w:ins>
      <w:ins w:id="688" w:author="PR Preview" w:date="2026-01-01T00:00:00Z">
        <w:r>
          <w:t xml:space="preserve"> </w:t>
        </w:r>
      </w:ins>
      <m:oMath>
        <m:r>
          <m:t>i</m:t>
        </m:r>
      </m:oMath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in</w:t>
        </w:r>
      </w:ins>
      <w:ins w:id="6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692" w:author="PR Preview" w:date="2026-01-01T00:00:00Z">
        <w:r>
          <w:t xml:space="preserve">,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and the folds are disjoint,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so</w:t>
        </w:r>
      </w:ins>
      <w:ins w:id="697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698" w:author="PR Preview" w:date="2026-01-01T00:00:00Z">
        <w:r>
          <w:t xml:space="preserve">.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0"/>
    <w:bookmarkStart w:id="17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4" w:name="def-fold-mse"/>
    <w:p>
      <w:pPr>
        <w:pStyle w:val="BodyText"/>
      </w:pPr>
      <w:del w:id="701" w:author="PR Preview" w:date="2026-01-01T00:00:00Z">
        <w:r>
          <w:rPr>
            <w:b/>
            <w:bCs/>
          </w:rPr>
          <w:delText xml:space="preserve">Definition 31 (Fold mean squared error)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The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rPr>
            <w:b/>
            <w:bCs/>
          </w:rPr>
          <w:delText xml:space="preserve">fold mean squared error</w:delText>
        </w:r>
      </w:del>
      <w:del w:id="70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of</w:delText>
        </w:r>
      </w:del>
      <w:del w:id="709" w:author="PR Preview" w:date="2026-01-01T00:00:00Z">
        <w:r>
          <w:delText xml:space="preserve"> </w:delText>
        </w:r>
      </w:del>
      <w:hyperlink w:anchor="def-folds">
        <w:del w:id="710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71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is the</w:delText>
        </w:r>
      </w:del>
      <w:del w:id="714" w:author="PR Preview" w:date="2026-01-01T00:00:00Z">
        <w:r>
          <w:delText xml:space="preserve"> </w:delText>
        </w:r>
      </w:del>
      <w:hyperlink r:id="rId34">
        <w:del w:id="715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of the</w:delText>
        </w:r>
      </w:del>
      <w:del w:id="718" w:author="PR Preview" w:date="2026-01-01T00:00:00Z">
        <w:r>
          <w:delText xml:space="preserve"> </w:delText>
        </w:r>
      </w:del>
      <w:hyperlink w:anchor="def-fold-out-rule">
        <w:del w:id="719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720" w:author="PR Preview" w:date="2026-01-01T00:00:00Z">
        <w:r>
          <w:delText xml:space="preserve">’s predictions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for the</w:delText>
        </w:r>
      </w:del>
      <w:del w:id="723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(</w:delText>
        </w:r>
      </w:del>
      <w:hyperlink w:anchor="def-fold-size">
        <w:del w:id="726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727" w:author="PR Preview" w:date="2026-01-01T00:00:00Z">
        <w:r>
          <w:delText xml:space="preserve">) observations in that fold:</w:delText>
        </w:r>
      </w:del>
    </w:p>
    <w:p>
      <w:pPr>
        <w:pStyle w:val="BodyText"/>
      </w:pPr>
      <w:bookmarkStart w:id="16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p>
      <w:pPr>
        <w:pStyle w:val="FirstParagraph"/>
      </w:pPr>
      <w:del w:id="728" w:author="PR Preview" w:date="2026-01-01T00:00:00Z">
        <w:r>
          <w:rPr>
            <w:i/>
            <w:iCs/>
          </w:rPr>
          <w:delText xml:space="preserve">Remark 21</w:delText>
        </w:r>
      </w:del>
      <w:del w:id="729" w:author="PR Preview" w:date="2026-01-01T00:00:00Z">
        <w:r>
          <w:delText xml:space="preserve"> (Source: Fold mean squared error). </w:delText>
        </w:r>
      </w:del>
      <w:del w:id="730" w:author="PR Preview" w:date="2026-01-01T00:00:00Z">
        <w:r>
          <w:delText xml:space="preserve">James et al. (2021, sec. 5.1.3)</w:delText>
        </w:r>
      </w:del>
      <w:del w:id="731" w:author="PR Preview" w:date="2026-01-01T00:00:00Z">
        <w:r>
          <w:delText xml:space="preserve">, who write the fold mean squared errors as</w:delText>
        </w:r>
      </w:del>
      <w:del w:id="732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del w:id="733" w:author="PR Preview" w:date="2026-01-01T00:00:00Z">
        <w:r>
          <w:delText xml:space="preserve">.</w:delText>
        </w:r>
      </w:del>
    </w:p>
    <w:p>
      <w:pPr>
        <w:pStyle w:val="BodyText"/>
      </w:pPr>
      <w:del w:id="734" w:author="PR Preview" w:date="2026-01-01T00:00:00Z">
        <w:r>
          <w:rPr>
            <w:i/>
            <w:iCs/>
          </w:rPr>
          <w:delText xml:space="preserve">Remark 22</w:delText>
        </w:r>
      </w:del>
      <w:del w:id="735" w:author="PR Preview" w:date="2026-01-01T00:00:00Z">
        <w:r>
          <w:delText xml:space="preserve"> (What the cross-validation estimate estimates). </w:delText>
        </w:r>
      </w:del>
      <w:del w:id="736" w:author="PR Preview" w:date="2026-01-01T00:00:00Z">
        <w:r>
          <w:delText xml:space="preserve">Each prediction in</w:delText>
        </w:r>
      </w:del>
      <w:del w:id="737" w:author="PR Preview" w:date="2026-01-01T00:00:00Z">
        <w:r>
          <w:delText xml:space="preserve"> </w:delText>
        </w:r>
      </w:del>
      <w:hyperlink w:anchor="eq-cv-estimate">
        <w:del w:id="738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comes from a rule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that did not see the observation it predicts,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so each squared error is scored as in</w:delText>
        </w:r>
      </w:del>
      <w:del w:id="745" w:author="PR Preview" w:date="2026-01-01T00:00:00Z">
        <w:r>
          <w:delText xml:space="preserve"> </w:delText>
        </w:r>
      </w:del>
      <w:hyperlink w:anchor="thm-held-out-unbiased">
        <w:del w:id="746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747" w:author="PR Preview" w:date="2026-01-01T00:00:00Z">
        <w:r>
          <w:delText xml:space="preserve">.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But the rule for fold</w:delText>
        </w:r>
      </w:del>
      <w:del w:id="7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was fitted to</w:delText>
        </w:r>
      </w:del>
      <w:del w:id="75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observations,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not</w:delText>
        </w:r>
      </w:del>
      <w:del w:id="758" w:author="PR Preview" w:date="2026-01-01T00:00:00Z">
        <w:r>
          <w:delText xml:space="preserve"> </w:delText>
        </w:r>
      </w:del>
      <m:oMath>
        <m:r>
          <m:t>n</m:t>
        </m:r>
      </m:oMath>
      <w:del w:id="759" w:author="PR Preview" w:date="2026-01-01T00:00:00Z">
        <w:r>
          <w:delText xml:space="preserve">,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and the</w:delText>
        </w:r>
      </w:del>
      <w:del w:id="762" w:author="PR Preview" w:date="2026-01-01T00:00:00Z">
        <w:r>
          <w:delText xml:space="preserve"> </w:delText>
        </w:r>
      </w:del>
      <m:oMath>
        <m:r>
          <m:t>k</m:t>
        </m:r>
      </m:oMath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rules differ from one another and from the rule fitted to all</w:delText>
        </w:r>
      </w:del>
      <w:del w:id="765" w:author="PR Preview" w:date="2026-01-01T00:00:00Z">
        <w:r>
          <w:delText xml:space="preserve"> </w:delText>
        </w:r>
      </w:del>
      <m:oMath>
        <m:r>
          <m:t>n</m:t>
        </m:r>
      </m:oMath>
      <w:del w:id="766" w:author="PR Preview" w:date="2026-01-01T00:00:00Z">
        <w:r>
          <w:delText xml:space="preserve">.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So</w:delText>
        </w:r>
      </w:del>
      <w:del w:id="76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estimates the</w:delText>
        </w:r>
      </w:del>
      <w:del w:id="772" w:author="PR Preview" w:date="2026-01-01T00:00:00Z">
        <w:r>
          <w:delText xml:space="preserve"> </w:delText>
        </w:r>
      </w:del>
      <w:hyperlink w:anchor="def-expected-generalization-error">
        <w:del w:id="773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of the fitting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rPr>
            <w:i/>
            <w:iCs/>
          </w:rPr>
          <w:delText xml:space="preserve">procedure</w:delText>
        </w:r>
      </w:del>
      <w:del w:id="778" w:author="PR Preview" w:date="2026-01-01T00:00:00Z">
        <w:r>
          <w:delText xml:space="preserve"> </w:delText>
        </w:r>
      </w:del>
      <m:oMath>
        <m:r>
          <m:t>g</m:t>
        </m:r>
      </m:oMath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at the smaller training-set sizes</w:delText>
        </w:r>
      </w:del>
      <w:del w:id="78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782" w:author="PR Preview" w:date="2026-01-01T00:00:00Z">
        <w:r>
          <w:delText xml:space="preserve">,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which is</w:delText>
        </w:r>
      </w:del>
      <w:del w:id="78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when every fold has</w:delText>
        </w:r>
      </w:del>
      <w:del w:id="78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observations,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rather than</w:delText>
        </w:r>
      </w:del>
      <w:del w:id="79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for the one rule fitted to all the data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(Hastie et al. 2009, sec. 7.12)</w:delText>
        </w:r>
      </w:del>
      <w:del w:id="798" w:author="PR Preview" w:date="2026-01-01T00:00:00Z">
        <w:r>
          <w:delText xml:space="preserve">.</w:delText>
        </w:r>
      </w:del>
    </w:p>
    <w:p>
      <w:pPr>
        <w:pStyle w:val="BodyText"/>
      </w:pPr>
      <w:ins w:id="799" w:author="PR Preview" w:date="2026-01-01T00:00:00Z">
        <w:r>
          <w:rPr>
            <w:b/>
            <w:bCs/>
          </w:rPr>
          <w:t xml:space="preserve">Definition 33 (Fold mean squared error)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The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rPr>
            <w:b/>
            <w:bCs/>
          </w:rPr>
          <w:t xml:space="preserve">fold mean squared error</w:t>
        </w:r>
      </w:ins>
      <w:ins w:id="80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of</w:t>
        </w:r>
      </w:ins>
      <w:ins w:id="807" w:author="PR Preview" w:date="2026-01-01T00:00:00Z">
        <w:r>
          <w:t xml:space="preserve"> </w:t>
        </w:r>
      </w:ins>
      <w:hyperlink w:anchor="def-folds">
        <w:ins w:id="80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8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is the</w:t>
        </w:r>
      </w:ins>
      <w:ins w:id="812" w:author="PR Preview" w:date="2026-01-01T00:00:00Z">
        <w:r>
          <w:t xml:space="preserve"> </w:t>
        </w:r>
      </w:ins>
      <w:hyperlink r:id="rId34">
        <w:ins w:id="813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of the</w:t>
        </w:r>
      </w:ins>
      <w:ins w:id="816" w:author="PR Preview" w:date="2026-01-01T00:00:00Z">
        <w:r>
          <w:t xml:space="preserve"> </w:t>
        </w:r>
      </w:ins>
      <w:hyperlink w:anchor="def-fold-out-rule">
        <w:ins w:id="817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818" w:author="PR Preview" w:date="2026-01-01T00:00:00Z">
        <w:r>
          <w:t xml:space="preserve">’s predictions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for the</w:t>
        </w:r>
      </w:ins>
      <w:ins w:id="821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(</w:t>
        </w:r>
      </w:ins>
      <w:hyperlink w:anchor="def-fold-size">
        <w:ins w:id="824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825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17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5" w:name="rem-source-fold-mse"/>
    <w:p>
      <w:pPr>
        <w:pStyle w:val="FirstParagraph"/>
      </w:pPr>
      <w:ins w:id="826" w:author="PR Preview" w:date="2026-01-01T00:00:00Z">
        <w:r>
          <w:rPr>
            <w:i/>
            <w:iCs/>
          </w:rPr>
          <w:t xml:space="preserve">Remark 22</w:t>
        </w:r>
      </w:ins>
      <w:ins w:id="827" w:author="PR Preview" w:date="2026-01-01T00:00:00Z">
        <w:r>
          <w:t xml:space="preserve"> (Source: Fold mean squared error). </w:t>
        </w:r>
      </w:ins>
      <w:ins w:id="828" w:author="PR Preview" w:date="2026-01-01T00:00:00Z">
        <w:r>
          <w:t xml:space="preserve">James et al. (2021, sec. 5.1.3)</w:t>
        </w:r>
      </w:ins>
      <w:ins w:id="829" w:author="PR Preview" w:date="2026-01-01T00:00:00Z">
        <w:r>
          <w:t xml:space="preserve">, who write the fold mean squared errors as</w:t>
        </w:r>
      </w:ins>
      <w:ins w:id="830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831" w:author="PR Preview" w:date="2026-01-01T00:00:00Z">
        <w:r>
          <w:t xml:space="preserve">.</w:t>
        </w:r>
      </w:ins>
    </w:p>
    <w:bookmarkEnd w:id="175"/>
    <w:bookmarkStart w:id="176" w:name="rem-cv-estimate"/>
    <w:p>
      <w:pPr>
        <w:pStyle w:val="BodyText"/>
      </w:pPr>
      <w:ins w:id="832" w:author="PR Preview" w:date="2026-01-01T00:00:00Z">
        <w:r>
          <w:rPr>
            <w:i/>
            <w:iCs/>
          </w:rPr>
          <w:t xml:space="preserve">Remark 23</w:t>
        </w:r>
      </w:ins>
      <w:ins w:id="833" w:author="PR Preview" w:date="2026-01-01T00:00:00Z">
        <w:r>
          <w:t xml:space="preserve"> (What the cross-validation estimate estimates). </w:t>
        </w:r>
      </w:ins>
      <w:ins w:id="834" w:author="PR Preview" w:date="2026-01-01T00:00:00Z">
        <w:r>
          <w:t xml:space="preserve">Each prediction in</w:t>
        </w:r>
      </w:ins>
      <w:ins w:id="835" w:author="PR Preview" w:date="2026-01-01T00:00:00Z">
        <w:r>
          <w:t xml:space="preserve"> </w:t>
        </w:r>
      </w:ins>
      <w:hyperlink w:anchor="eq-cv-estimate">
        <w:ins w:id="836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comes from a rule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that did not see the observation it predicts,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so each squared error is scored as in</w:t>
        </w:r>
      </w:ins>
      <w:ins w:id="843" w:author="PR Preview" w:date="2026-01-01T00:00:00Z">
        <w:r>
          <w:t xml:space="preserve"> </w:t>
        </w:r>
      </w:ins>
      <w:hyperlink w:anchor="thm-held-out-unbiased">
        <w:ins w:id="844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845" w:author="PR Preview" w:date="2026-01-01T00:00:00Z">
        <w:r>
          <w:t xml:space="preserve">.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But the rule for fold</w:t>
        </w:r>
      </w:ins>
      <w:ins w:id="8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was fitted to</w:t>
        </w:r>
      </w:ins>
      <w:ins w:id="85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observations,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not</w:t>
        </w:r>
      </w:ins>
      <w:ins w:id="856" w:author="PR Preview" w:date="2026-01-01T00:00:00Z">
        <w:r>
          <w:t xml:space="preserve"> </w:t>
        </w:r>
      </w:ins>
      <m:oMath>
        <m:r>
          <m:t>n</m:t>
        </m:r>
      </m:oMath>
      <w:ins w:id="857" w:author="PR Preview" w:date="2026-01-01T00:00:00Z">
        <w:r>
          <w:t xml:space="preserve">,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and the</w:t>
        </w:r>
      </w:ins>
      <w:ins w:id="860" w:author="PR Preview" w:date="2026-01-01T00:00:00Z">
        <w:r>
          <w:t xml:space="preserve"> </w:t>
        </w:r>
      </w:ins>
      <m:oMath>
        <m:r>
          <m:t>k</m:t>
        </m:r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rules differ from one another and from the rule fitted to all</w:t>
        </w:r>
      </w:ins>
      <w:ins w:id="863" w:author="PR Preview" w:date="2026-01-01T00:00:00Z">
        <w:r>
          <w:t xml:space="preserve"> </w:t>
        </w:r>
      </w:ins>
      <m:oMath>
        <m:r>
          <m:t>n</m:t>
        </m:r>
      </m:oMath>
      <w:ins w:id="864" w:author="PR Preview" w:date="2026-01-01T00:00:00Z">
        <w:r>
          <w:t xml:space="preserve">.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So</w:t>
        </w:r>
      </w:ins>
      <w:ins w:id="86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estimates the</w:t>
        </w:r>
      </w:ins>
      <w:ins w:id="870" w:author="PR Preview" w:date="2026-01-01T00:00:00Z">
        <w:r>
          <w:t xml:space="preserve"> </w:t>
        </w:r>
      </w:ins>
      <w:hyperlink w:anchor="def-expected-generalization-error">
        <w:ins w:id="871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of the fitting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rPr>
            <w:i/>
            <w:iCs/>
          </w:rPr>
          <w:t xml:space="preserve">procedure</w:t>
        </w:r>
      </w:ins>
      <w:ins w:id="876" w:author="PR Preview" w:date="2026-01-01T00:00:00Z">
        <w:r>
          <w:t xml:space="preserve"> </w:t>
        </w:r>
      </w:ins>
      <m:oMath>
        <m:r>
          <m:t>g</m:t>
        </m:r>
      </m:oMath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at the smaller training-set sizes</w:t>
        </w:r>
      </w:ins>
      <w:ins w:id="87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880" w:author="PR Preview" w:date="2026-01-01T00:00:00Z">
        <w:r>
          <w:t xml:space="preserve">,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which is</w:t>
        </w:r>
      </w:ins>
      <w:ins w:id="88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when every fold has</w:t>
        </w:r>
      </w:ins>
      <w:ins w:id="88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observations,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rather than</w:t>
        </w:r>
      </w:ins>
      <w:ins w:id="89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for the one rule fitted to all the data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(Hastie et al. 2009, sec. 7.12)</w:t>
        </w:r>
      </w:ins>
      <w:ins w:id="896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6"/>
    <w:bookmarkStart w:id="177" w:name="rem-choosing-k"/>
    <w:p>
      <w:pPr>
        <w:pStyle w:val="BodyText"/>
      </w:pPr>
      <w:del w:id="897" w:author="PR Preview" w:date="2026-01-01T00:00:00Z">
        <w:r>
          <w:rPr>
            <w:i/>
            <w:iCs/>
          </w:rPr>
          <w:delText xml:space="preserve">Remark 23</w:delText>
        </w:r>
      </w:del>
      <w:del w:id="898" w:author="PR Preview" w:date="2026-01-01T00:00:00Z">
        <w:r>
          <w:delText xml:space="preserve"> (Choosing the number of folds). </w:delText>
        </w:r>
      </w:del>
      <w:del w:id="899" w:author="PR Preview" w:date="2026-01-01T00:00:00Z">
        <w:r>
          <w:delText xml:space="preserve">The number of folds</w:delText>
        </w:r>
      </w:del>
      <w:del w:id="900" w:author="PR Preview" w:date="2026-01-01T00:00:00Z">
        <w:r>
          <w:delText xml:space="preserve"> </w:delText>
        </w:r>
      </w:del>
      <m:oMath>
        <m:r>
          <m:t>k</m:t>
        </m:r>
      </m:oMath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trades bias against variance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in the cross-validation estimate itself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(James et al. 2021, sec. 5.1.4)</w:delText>
        </w:r>
      </w:del>
      <w:del w:id="907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12"/>
        </w:numPr>
      </w:pPr>
      <w:del w:id="908" w:author="PR Preview" w:date="2026-01-01T00:00:00Z">
        <w:r>
          <w:rPr>
            <w:b/>
            <w:bCs/>
          </w:rPr>
          <w:delText xml:space="preserve">Bias.</w:delText>
        </w:r>
      </w:del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Each rule in</w:delText>
        </w:r>
      </w:del>
      <w:del w:id="911" w:author="PR Preview" w:date="2026-01-01T00:00:00Z">
        <w:r>
          <w:delText xml:space="preserve"> </w:delText>
        </w:r>
      </w:del>
      <w:hyperlink w:anchor="eq-cv-estimate">
        <w:del w:id="912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is fitted to about</w:delText>
        </w:r>
      </w:del>
      <w:del w:id="91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observations.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A rule fitted to fewer observations usually predicts worse,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so</w:delText>
        </w:r>
      </w:del>
      <w:del w:id="92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tends to overstate the error of a rule fitted to all</w:delText>
        </w:r>
      </w:del>
      <w:del w:id="925" w:author="PR Preview" w:date="2026-01-01T00:00:00Z">
        <w:r>
          <w:delText xml:space="preserve"> </w:delText>
        </w:r>
      </w:del>
      <m:oMath>
        <m:r>
          <m:t>n</m:t>
        </m:r>
      </m:oMath>
      <w:del w:id="926" w:author="PR Preview" w:date="2026-01-01T00:00:00Z">
        <w:r>
          <w:delText xml:space="preserve">.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The overstatement shrinks as</w:delText>
        </w:r>
      </w:del>
      <w:del w:id="929" w:author="PR Preview" w:date="2026-01-01T00:00:00Z">
        <w:r>
          <w:delText xml:space="preserve"> </w:delText>
        </w:r>
      </w:del>
      <m:oMath>
        <m:r>
          <m:t>k</m:t>
        </m:r>
      </m:oMath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grows.</w:delText>
        </w:r>
      </w:del>
    </w:p>
    <w:p>
      <w:pPr>
        <w:pStyle w:val="BodyText"/>
      </w:pPr>
      <w:ins w:id="932" w:author="PR Preview" w:date="2026-01-01T00:00:00Z">
        <w:r>
          <w:rPr>
            <w:i/>
            <w:iCs/>
          </w:rPr>
          <w:t xml:space="preserve">Remark 24</w:t>
        </w:r>
      </w:ins>
      <w:ins w:id="933" w:author="PR Preview" w:date="2026-01-01T00:00:00Z">
        <w:r>
          <w:t xml:space="preserve"> (Choosing the number of folds). </w:t>
        </w:r>
      </w:ins>
      <w:ins w:id="934" w:author="PR Preview" w:date="2026-01-01T00:00:00Z">
        <w:r>
          <w:t xml:space="preserve">The number of folds</w:t>
        </w:r>
      </w:ins>
      <w:ins w:id="935" w:author="PR Preview" w:date="2026-01-01T00:00:00Z">
        <w:r>
          <w:t xml:space="preserve"> </w:t>
        </w:r>
      </w:ins>
      <m:oMath>
        <m:r>
          <m:t>k</m:t>
        </m:r>
      </m:oMath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trades bias against variance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in the cross-validation estimate itself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(James et al. 2021, sec. 5.1.4)</w:t>
        </w:r>
      </w:ins>
      <w:ins w:id="94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2"/>
        </w:numPr>
      </w:pPr>
      <w:ins w:id="943" w:author="PR Preview" w:date="2026-01-01T00:00:00Z">
        <w:r>
          <w:rPr>
            <w:b/>
            <w:bCs/>
          </w:rPr>
          <w:t xml:space="preserve">Bias.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Each rule in</w:t>
        </w:r>
      </w:ins>
      <w:ins w:id="946" w:author="PR Preview" w:date="2026-01-01T00:00:00Z">
        <w:r>
          <w:t xml:space="preserve"> </w:t>
        </w:r>
      </w:ins>
      <w:hyperlink w:anchor="eq-cv-estimate">
        <w:ins w:id="947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is fitted to about</w:t>
        </w:r>
      </w:ins>
      <w:ins w:id="9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observations.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A rule fitted to fewer observations usually predicts worse,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so</w:t>
        </w:r>
      </w:ins>
      <w:ins w:id="95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tends to overstate the error of a rule fitted to all</w:t>
        </w:r>
      </w:ins>
      <w:ins w:id="960" w:author="PR Preview" w:date="2026-01-01T00:00:00Z">
        <w:r>
          <w:t xml:space="preserve"> </w:t>
        </w:r>
      </w:ins>
      <m:oMath>
        <m:r>
          <m:t>n</m:t>
        </m:r>
      </m:oMath>
      <w:ins w:id="961" w:author="PR Preview" w:date="2026-01-01T00:00:00Z">
        <w:r>
          <w:t xml:space="preserve">.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The overstatement shrinks as</w:t>
        </w:r>
      </w:ins>
      <w:ins w:id="964" w:author="PR Preview" w:date="2026-01-01T00:00:00Z">
        <w:r>
          <w:t xml:space="preserve"> </w:t>
        </w:r>
      </w:ins>
      <m:oMath>
        <m:r>
          <m:t>k</m:t>
        </m:r>
      </m:oMath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7"/>
    <w:bookmarkStart w:id="182" w:name="exm-kfold-simulated"/>
    <w:p>
      <w:pPr>
        <w:pStyle w:val="BodyText"/>
      </w:pPr>
      <w:del w:id="967" w:author="PR Preview" w:date="2026-01-01T00:00:00Z">
        <w:r>
          <w:rPr>
            <w:b/>
            <w:bCs/>
          </w:rPr>
          <w:delText xml:space="preserve">Example 9 (Cross-validation versus the generalization error)</w:delText>
        </w:r>
      </w:del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This example applies</w:delText>
        </w:r>
      </w:del>
      <w:del w:id="970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971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with</w:delText>
        </w:r>
      </w:del>
      <w:del w:id="97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to the simulated training set of</w:delText>
        </w:r>
      </w:del>
      <w:del w:id="977" w:author="PR Preview" w:date="2026-01-01T00:00:00Z">
        <w:r>
          <w:delText xml:space="preserve"> </w:delText>
        </w:r>
      </w:del>
      <w:hyperlink w:anchor="exm-train-test-error-simulated">
        <w:del w:id="978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979" w:author="PR Preview" w:date="2026-01-01T00:00:00Z">
        <w:r>
          <w:delText xml:space="preserve">,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using only those 30 observations.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The function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rPr>
            <w:rStyle w:val="VerbatimChar"/>
          </w:rPr>
          <w:delText xml:space="preserve">assign_folds()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assigns each observation to a fold at random,</w:delText>
        </w:r>
      </w:del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rPr>
            <w:rStyle w:val="VerbatimChar"/>
          </w:rPr>
          <w:delText xml:space="preserve">cv_squared_errors()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fits the model once per fold without that fold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and returns each observation’s squared prediction error,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and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rPr>
            <w:rStyle w:val="VerbatimChar"/>
          </w:rPr>
          <w:delText xml:space="preserve">cv_mse()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averages them, which is</w:delText>
        </w:r>
      </w:del>
      <w:del w:id="1000" w:author="PR Preview" w:date="2026-01-01T00:00:00Z">
        <w:r>
          <w:delText xml:space="preserve"> </w:delText>
        </w:r>
      </w:del>
      <w:hyperlink w:anchor="eq-cv-estimate">
        <w:del w:id="1001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1002" w:author="PR Preview" w:date="2026-01-01T00:00:00Z">
        <w:r>
          <w:delText xml:space="preserve">.</w:delText>
        </w:r>
      </w:del>
    </w:p>
    <w:p>
      <w:pPr>
        <w:pStyle w:val="BodyText"/>
      </w:pPr>
      <w:ins w:id="1003" w:author="PR Preview" w:date="2026-01-01T00:00:00Z">
        <w:r>
          <w:rPr>
            <w:b/>
            <w:bCs/>
          </w:rPr>
          <w:t xml:space="preserve">Example 9 (Cross-validation versus the generalization error)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This example applies</w:t>
        </w:r>
      </w:ins>
      <w:ins w:id="1006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1007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with</w:t>
        </w:r>
      </w:ins>
      <w:ins w:id="101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to the simulated training set of</w:t>
        </w:r>
      </w:ins>
      <w:ins w:id="1013" w:author="PR Preview" w:date="2026-01-01T00:00:00Z">
        <w:r>
          <w:t xml:space="preserve"> </w:t>
        </w:r>
      </w:ins>
      <w:hyperlink w:anchor="exm-train-test-error-simulated">
        <w:ins w:id="1014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015" w:author="PR Preview" w:date="2026-01-01T00:00:00Z">
        <w:r>
          <w:t xml:space="preserve">,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using only those 30 observations.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The function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rPr>
            <w:rStyle w:val="VerbatimChar"/>
          </w:rPr>
          <w:t xml:space="preserve">assign_folds()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assigns each observation to a fold at random,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rPr>
            <w:rStyle w:val="VerbatimChar"/>
          </w:rPr>
          <w:t xml:space="preserve">cv_squared_errors()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fits the model once per fold without that fold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and returns each observation’s squared prediction error,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and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rPr>
            <w:rStyle w:val="VerbatimChar"/>
          </w:rPr>
          <w:t xml:space="preserve">cv_mse()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averages them, which is</w:t>
        </w:r>
      </w:ins>
      <w:ins w:id="1036" w:author="PR Preview" w:date="2026-01-01T00:00:00Z">
        <w:r>
          <w:t xml:space="preserve"> </w:t>
        </w:r>
      </w:ins>
      <w:hyperlink w:anchor="eq-cv-estimate">
        <w:ins w:id="1037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1038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del w:id="1039" w:author="PR Preview" w:date="2026-01-01T00:00:00Z">
        <w:r>
          <w:delText xml:space="preserve">The cross-validation estimate is smallest at degree 3,</w:delText>
        </w:r>
      </w:del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and the estimated generalization error at degree 5.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Unlike the training error,</w:delText>
        </w:r>
      </w:del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the cross-validation estimate does not keep falling as the degree grows,</w:delText>
        </w:r>
      </w:del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so it does not simply reward higher degrees.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It is not an estimate of</w:delText>
        </w:r>
      </w:del>
      <w:del w:id="105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for the fit to all 30 observations, though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(</w:delText>
        </w:r>
      </w:del>
      <w:hyperlink w:anchor="rem-cv-estimate">
        <w:del w:id="1055" w:author="PR Preview" w:date="2026-01-01T00:00:00Z">
          <w:r>
            <w:rPr>
              <w:rStyle w:val="Hyperlink"/>
            </w:rPr>
            <w:delText xml:space="preserve">Remark 22</w:delText>
          </w:r>
        </w:del>
      </w:hyperlink>
      <w:del w:id="1056" w:author="PR Preview" w:date="2026-01-01T00:00:00Z">
        <w:r>
          <w:delText xml:space="preserve">).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Each of its fits uses only 24 observations.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At degree 10,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polynomials fitted to 24 points predict their held-out points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much worse than the fit to all 30 predicts new data: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the cross-validation estimate is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4.1 times the estimated generalization RMSE.</w:delText>
        </w:r>
      </w:del>
    </w:p>
    <w:p>
      <w:pPr>
        <w:pStyle w:val="BodyText"/>
      </w:pPr>
      <w:del w:id="1069" w:author="PR Preview" w:date="2026-01-01T00:00:00Z">
        <w:r>
          <w:delText xml:space="preserve">Part of that gap is expected:</w:delText>
        </w:r>
      </w:del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by</w:delText>
        </w:r>
      </w:del>
      <w:del w:id="1072" w:author="PR Preview" w:date="2026-01-01T00:00:00Z">
        <w:r>
          <w:delText xml:space="preserve"> </w:delText>
        </w:r>
      </w:del>
      <w:hyperlink w:anchor="rem-cv-estimate">
        <w:del w:id="1073" w:author="PR Preview" w:date="2026-01-01T00:00:00Z">
          <w:r>
            <w:rPr>
              <w:rStyle w:val="Hyperlink"/>
            </w:rPr>
            <w:delText xml:space="preserve">Remark 22</w:delText>
          </w:r>
        </w:del>
      </w:hyperlink>
      <w:del w:id="1074" w:author="PR Preview" w:date="2026-01-01T00:00:00Z">
        <w:r>
          <w:delText xml:space="preserve">,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with</w:delText>
        </w:r>
      </w:del>
      <w:del w:id="1077" w:author="PR Preview" w:date="2026-01-01T00:00:00Z">
        <w:r>
          <w:delText xml:space="preserve"> </w:delText>
        </w:r>
      </w:del>
      <m:oMath>
        <m:r>
          <m:t>g</m:t>
        </m:r>
      </m:oMath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the least-squares fit of a degree-10 polynomial,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the cross-validation estimate targets</w:delText>
        </w:r>
      </w:del>
      <w:del w:id="108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1083" w:author="PR Preview" w:date="2026-01-01T00:00:00Z">
        <w:r>
          <w:delText xml:space="preserve">,</w:delText>
        </w:r>
      </w:del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not the error of a fit to 30 points.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A simulation of many training sets of each size</w:delText>
        </w:r>
      </w:del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shows how much the size alone matters at this degree.</w:delText>
        </w:r>
      </w:del>
    </w:p>
    <w:p>
      <w:pPr>
        <w:pStyle w:val="FirstParagraph"/>
      </w:pPr>
      <w:ins w:id="1090" w:author="PR Preview" w:date="2026-01-01T00:00:00Z">
        <w:r>
          <w:t xml:space="preserve">The cross-validation estimate is smallest at degree 3,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and the estimated generalization error at degree 5.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Unlike the training error,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the cross-validation estimate does not keep falling as the degree grows,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so it does not simply reward higher degrees.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It is not an estimate of</w:t>
        </w:r>
      </w:ins>
      <w:ins w:id="110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for the fit to all 30 observations, though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(</w:t>
        </w:r>
      </w:ins>
      <w:hyperlink w:anchor="rem-cv-estimate">
        <w:ins w:id="1106" w:author="PR Preview" w:date="2026-01-01T00:00:00Z">
          <w:r>
            <w:rPr>
              <w:rStyle w:val="Hyperlink"/>
            </w:rPr>
            <w:t xml:space="preserve">Remark 23</w:t>
          </w:r>
        </w:ins>
      </w:hyperlink>
      <w:ins w:id="1107" w:author="PR Preview" w:date="2026-01-01T00:00:00Z">
        <w:r>
          <w:t xml:space="preserve">).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Each of its fits uses only 24 observations.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At degree 10,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polynomials fitted to 24 points predict their held-out points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much worse than the fit to all 30 predicts new data: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the cross-validation estimate is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4.1 times the estimated generalization RMSE.</w:t>
        </w:r>
      </w:ins>
    </w:p>
    <w:p>
      <w:pPr>
        <w:pStyle w:val="BodyText"/>
      </w:pPr>
      <w:ins w:id="1120" w:author="PR Preview" w:date="2026-01-01T00:00:00Z">
        <w:r>
          <w:t xml:space="preserve">Part of that gap is expected: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by</w:t>
        </w:r>
      </w:ins>
      <w:ins w:id="1123" w:author="PR Preview" w:date="2026-01-01T00:00:00Z">
        <w:r>
          <w:t xml:space="preserve"> </w:t>
        </w:r>
      </w:ins>
      <w:hyperlink w:anchor="rem-cv-estimate">
        <w:ins w:id="1124" w:author="PR Preview" w:date="2026-01-01T00:00:00Z">
          <w:r>
            <w:rPr>
              <w:rStyle w:val="Hyperlink"/>
            </w:rPr>
            <w:t xml:space="preserve">Remark 23</w:t>
          </w:r>
        </w:ins>
      </w:hyperlink>
      <w:ins w:id="1125" w:author="PR Preview" w:date="2026-01-01T00:00:00Z">
        <w:r>
          <w:t xml:space="preserve">,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with</w:t>
        </w:r>
      </w:ins>
      <w:ins w:id="1128" w:author="PR Preview" w:date="2026-01-01T00:00:00Z">
        <w:r>
          <w:t xml:space="preserve"> </w:t>
        </w:r>
      </w:ins>
      <m:oMath>
        <m:r>
          <m:t>g</m:t>
        </m:r>
      </m:oMath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the least-squares fit of a degree-10 polynomial,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the cross-validation estimate targets</w:t>
        </w:r>
      </w:ins>
      <w:ins w:id="113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1134" w:author="PR Preview" w:date="2026-01-01T00:00:00Z">
        <w:r>
          <w:t xml:space="preserve">,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not the error of a fit to 30 points.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A simulation of many training sets of each size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shows how much the size alone matters at this degree.</w:t>
        </w:r>
      </w:ins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2"/>
    <w:bookmarkStart w:id="185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1141" w:author="PR Preview" w:date="2026-01-01T00:00:00Z">
        <w:r>
          <w:delText xml:space="preserve">Each row of</w:delText>
        </w:r>
      </w:del>
      <w:del w:id="1142" w:author="PR Preview" w:date="2026-01-01T00:00:00Z">
        <w:r>
          <w:delText xml:space="preserve"> </w:delText>
        </w:r>
      </w:del>
      <w:hyperlink w:anchor="tbl-cv-mtcars-repeats">
        <w:del w:id="1143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holds, for each degree,</w:delText>
        </w:r>
      </w:del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the square root of</w:delText>
        </w:r>
      </w:del>
      <w:del w:id="114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(</w:delText>
        </w:r>
      </w:del>
      <w:hyperlink w:anchor="eq-cv-estimate">
        <w:del w:id="1151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1152" w:author="PR Preview" w:date="2026-01-01T00:00:00Z">
        <w:r>
          <w:delText xml:space="preserve">) for one fold assignment.</w:delText>
        </w:r>
      </w:del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Across fold assignments,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the estimate for one degree varied by as much as</w:delText>
        </w:r>
      </w:del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0.32 mpg,</w:delText>
        </w:r>
      </w:del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but every assignment chose degree 2: the estimates moved, and the winner did not.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A single run of</w:delText>
        </w:r>
      </w:del>
      <w:del w:id="1163" w:author="PR Preview" w:date="2026-01-01T00:00:00Z">
        <w:r>
          <w:delText xml:space="preserve"> </w:delText>
        </w:r>
      </w:del>
      <m:oMath>
        <m:r>
          <m:t>k</m:t>
        </m:r>
      </m:oMath>
      <w:del w:id="1164" w:author="PR Preview" w:date="2026-01-01T00:00:00Z">
        <w:r>
          <w:delText xml:space="preserve">-fold cross-validation</w:delText>
        </w:r>
      </w:del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reports one of these rows,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so a small difference between two models’ estimates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may not survive a different split.</w:delText>
        </w:r>
      </w:del>
    </w:p>
    <w:p>
      <w:pPr>
        <w:pStyle w:val="FirstParagraph"/>
      </w:pPr>
      <w:ins w:id="1171" w:author="PR Preview" w:date="2026-01-01T00:00:00Z">
        <w:r>
          <w:t xml:space="preserve">Each row of</w:t>
        </w:r>
      </w:ins>
      <w:ins w:id="1172" w:author="PR Preview" w:date="2026-01-01T00:00:00Z">
        <w:r>
          <w:t xml:space="preserve"> </w:t>
        </w:r>
      </w:ins>
      <w:hyperlink w:anchor="tbl-cv-mtcars-repeats">
        <w:ins w:id="1173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holds, for each degree,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the square root of</w:t>
        </w:r>
      </w:ins>
      <w:ins w:id="117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(</w:t>
        </w:r>
      </w:ins>
      <w:hyperlink w:anchor="eq-cv-estimate">
        <w:ins w:id="1181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1182" w:author="PR Preview" w:date="2026-01-01T00:00:00Z">
        <w:r>
          <w:t xml:space="preserve">) for one fold assignment.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Across fold assignments,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the estimate for one degree varied by as much as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0.32 mpg,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but every assignment chose degree 2: the estimates moved, and the winner did not.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A single run of</w:t>
        </w:r>
      </w:ins>
      <w:ins w:id="1193" w:author="PR Preview" w:date="2026-01-01T00:00:00Z">
        <w:r>
          <w:t xml:space="preserve"> </w:t>
        </w:r>
      </w:ins>
      <m:oMath>
        <m:r>
          <m:t>k</m:t>
        </m:r>
      </m:oMath>
      <w:ins w:id="1194" w:author="PR Preview" w:date="2026-01-01T00:00:00Z">
        <w:r>
          <w:t xml:space="preserve">-fold cross-validation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reports one of these rows,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so a small difference between two models’ estimates</w:t>
        </w:r>
      </w:ins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may not survive a different split.</w:t>
        </w:r>
      </w:ins>
    </w:p>
    <w:bookmarkEnd w:id="185"/>
    <w:bookmarkEnd w:id="186"/>
    <w:bookmarkStart w:id="213" w:name="sec-loocv"/>
    <w:p>
      <w:pPr>
        <w:pStyle w:val="Heading2"/>
      </w:pPr>
      <w:r>
        <w:t xml:space="preserve">7 Leave-one-out cross-validation</w:t>
      </w:r>
    </w:p>
    <w:bookmarkStart w:id="18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del w:id="1201" w:author="PR Preview" w:date="2026-01-01T00:00:00Z">
        <w:r>
          <w:delText xml:space="preserve">If we run the procedure twice,</w:delText>
        </w:r>
      </w:del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with two different random fold assignments,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can the two values of</w:delText>
        </w:r>
      </w:del>
      <w:del w:id="120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(</w:delText>
        </w:r>
      </w:del>
      <w:hyperlink w:anchor="eq-cv-estimate">
        <w:del w:id="1209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1210" w:author="PR Preview" w:date="2026-01-01T00:00:00Z">
        <w:r>
          <w:delText xml:space="preserve">) differ?</w:delText>
        </w:r>
      </w:del>
    </w:p>
    <w:p>
      <w:pPr>
        <w:pStyle w:val="Compact"/>
        <w:numPr>
          <w:ilvl w:val="0"/>
          <w:numId w:val="1013"/>
        </w:numPr>
      </w:pPr>
      <w:ins w:id="1211" w:author="PR Preview" w:date="2026-01-01T00:00:00Z">
        <w:r>
          <w:t xml:space="preserve">If we run the procedure twice,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with two different random fold assignments,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can the two values of</w:t>
        </w:r>
      </w:ins>
      <w:ins w:id="121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(</w:t>
        </w:r>
      </w:ins>
      <w:hyperlink w:anchor="eq-cv-estimate">
        <w:ins w:id="1219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1220" w:author="PR Preview" w:date="2026-01-01T00:00:00Z">
        <w:r>
          <w:t xml:space="preserve">) differ?</w:t>
        </w:r>
      </w:ins>
    </w:p>
    <w:bookmarkEnd w:id="187"/>
    <w:bookmarkStart w:id="18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del w:id="1221" w:author="PR Preview" w:date="2026-01-01T00:00:00Z">
        <w:r>
          <w:delText xml:space="preserve">No.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With one car per fold,</w:delText>
        </w:r>
      </w:del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every assignment of cars to folds produces the same 32 fits,</w:delText>
        </w:r>
      </w:del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only numbered differently,</w:delText>
        </w:r>
      </w:del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and</w:delText>
        </w:r>
      </w:del>
      <w:del w:id="1230" w:author="PR Preview" w:date="2026-01-01T00:00:00Z">
        <w:r>
          <w:delText xml:space="preserve"> </w:delText>
        </w:r>
      </w:del>
      <w:hyperlink w:anchor="eq-cv-estimate">
        <w:del w:id="1231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does not depend on the numbering.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Unlike</w:delText>
        </w:r>
      </w:del>
      <w:del w:id="1236" w:author="PR Preview" w:date="2026-01-01T00:00:00Z">
        <w:r>
          <w:delText xml:space="preserve"> </w:delText>
        </w:r>
      </w:del>
      <w:hyperlink w:anchor="exm-kfold-mtcars">
        <w:del w:id="1237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238" w:author="PR Preview" w:date="2026-01-01T00:00:00Z">
        <w:r>
          <w:delText xml:space="preserve">,</w:delText>
        </w:r>
      </w:del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1241" w:author="PR Preview" w:date="2026-01-01T00:00:00Z">
        <w:r>
          <w:rPr>
            <w:b/>
            <w:bCs/>
          </w:rPr>
          <w:delText xml:space="preserve">Definition 32 (Leave-one-out cross-validation)</w:delText>
        </w:r>
      </w:del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is</w:delText>
        </w:r>
      </w:del>
      <w:del w:id="1246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1247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with</w:delText>
        </w:r>
      </w:del>
      <w:del w:id="125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1251" w:author="PR Preview" w:date="2026-01-01T00:00:00Z">
        <w:r>
          <w:delText xml:space="preserve">,</w:delText>
        </w:r>
      </w:del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so that each of the</w:delText>
        </w:r>
      </w:del>
      <w:del w:id="1254" w:author="PR Preview" w:date="2026-01-01T00:00:00Z">
        <w:r>
          <w:delText xml:space="preserve"> </w:delText>
        </w:r>
      </w:del>
      <m:oMath>
        <m:r>
          <m:t>n</m:t>
        </m:r>
      </m:oMath>
      <w:del w:id="1255" w:author="PR Preview" w:date="2026-01-01T00:00:00Z">
        <w:r>
          <w:delText xml:space="preserve"> </w:delText>
        </w:r>
      </w:del>
      <w:hyperlink w:anchor="def-folds">
        <w:del w:id="125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holds one observation,</w:delText>
        </w:r>
      </w:del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and the</w:delText>
        </w:r>
      </w:del>
      <w:del w:id="1261" w:author="PR Preview" w:date="2026-01-01T00:00:00Z">
        <w:r>
          <w:delText xml:space="preserve"> </w:delText>
        </w:r>
      </w:del>
      <w:hyperlink w:anchor="def-fold-out-rule">
        <w:del w:id="1262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126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of observation</w:delText>
        </w:r>
      </w:del>
      <w:del w:id="1266" w:author="PR Preview" w:date="2026-01-01T00:00:00Z">
        <w:r>
          <w:delText xml:space="preserve"> </w:delText>
        </w:r>
      </w:del>
      <m:oMath>
        <m:r>
          <m:t>i</m:t>
        </m:r>
      </m:oMath>
      <w:del w:id="1267" w:author="PR Preview" w:date="2026-01-01T00:00:00Z">
        <w:r>
          <w:delText xml:space="preserve">’s</w:delText>
        </w:r>
      </w:del>
      <w:del w:id="1268" w:author="PR Preview" w:date="2026-01-01T00:00:00Z">
        <w:r>
          <w:delText xml:space="preserve"> </w:delText>
        </w:r>
      </w:del>
      <w:hyperlink w:anchor="def-fold-assignment">
        <w:del w:id="126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is fitted to all observations except observation</w:delText>
        </w:r>
      </w:del>
      <w:del w:id="1272" w:author="PR Preview" w:date="2026-01-01T00:00:00Z">
        <w:r>
          <w:delText xml:space="preserve"> </w:delText>
        </w:r>
      </w:del>
      <m:oMath>
        <m:r>
          <m:t>i</m:t>
        </m:r>
      </m:oMath>
      <w:del w:id="1273" w:author="PR Preview" w:date="2026-01-01T00:00:00Z">
        <w:r>
          <w:delText xml:space="preserve">.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Its</w:delText>
        </w:r>
      </w:del>
      <w:del w:id="1276" w:author="PR Preview" w:date="2026-01-01T00:00:00Z">
        <w:r>
          <w:delText xml:space="preserve"> </w:delText>
        </w:r>
      </w:del>
      <w:hyperlink w:anchor="def-cv-estimate">
        <w:del w:id="127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(</w:delText>
        </w:r>
      </w:del>
      <w:hyperlink w:anchor="eq-cv-estimate">
        <w:del w:id="1280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with</w:delText>
        </w:r>
      </w:del>
      <w:del w:id="128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1284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14"/>
        </w:numPr>
      </w:pPr>
      <w:ins w:id="1285" w:author="PR Preview" w:date="2026-01-01T00:00:00Z">
        <w:r>
          <w:t xml:space="preserve">No.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With one car per fold,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every assignment of cars to folds produces the same 32 fits,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only numbered differently,</w:t>
        </w:r>
      </w:ins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and</w:t>
        </w:r>
      </w:ins>
      <w:ins w:id="1294" w:author="PR Preview" w:date="2026-01-01T00:00:00Z">
        <w:r>
          <w:t xml:space="preserve"> </w:t>
        </w:r>
      </w:ins>
      <w:hyperlink w:anchor="eq-cv-estimate">
        <w:ins w:id="1295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does not depend on the numbering.</w:t>
        </w:r>
      </w:ins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Unlike</w:t>
        </w:r>
      </w:ins>
      <w:ins w:id="1300" w:author="PR Preview" w:date="2026-01-01T00:00:00Z">
        <w:r>
          <w:t xml:space="preserve"> </w:t>
        </w:r>
      </w:ins>
      <w:hyperlink w:anchor="exm-kfold-mtcars">
        <w:ins w:id="1301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302" w:author="PR Preview" w:date="2026-01-01T00:00:00Z">
        <w:r>
          <w:t xml:space="preserve">,</w:t>
        </w:r>
      </w:ins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the estimate is not random.</w:t>
        </w:r>
      </w:ins>
    </w:p>
    <w:bookmarkEnd w:id="188"/>
    <w:bookmarkStart w:id="190" w:name="def-loocv"/>
    <w:p>
      <w:pPr>
        <w:pStyle w:val="FirstParagraph"/>
      </w:pPr>
      <w:ins w:id="1305" w:author="PR Preview" w:date="2026-01-01T00:00:00Z">
        <w:r>
          <w:rPr>
            <w:b/>
            <w:bCs/>
          </w:rPr>
          <w:t xml:space="preserve">Definition 34 (Leave-one-out cross-validation)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rPr>
            <w:b/>
            <w:bCs/>
          </w:rPr>
          <w:t xml:space="preserve">Leave-one-out cross-validation (LOOCV)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is</w:t>
        </w:r>
      </w:ins>
      <w:ins w:id="131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131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with</w:t>
        </w:r>
      </w:ins>
      <w:ins w:id="131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315" w:author="PR Preview" w:date="2026-01-01T00:00:00Z">
        <w:r>
          <w:t xml:space="preserve">,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so that each of the</w:t>
        </w:r>
      </w:ins>
      <w:ins w:id="1318" w:author="PR Preview" w:date="2026-01-01T00:00:00Z">
        <w:r>
          <w:t xml:space="preserve"> </w:t>
        </w:r>
      </w:ins>
      <m:oMath>
        <m:r>
          <m:t>n</m:t>
        </m:r>
      </m:oMath>
      <w:ins w:id="1319" w:author="PR Preview" w:date="2026-01-01T00:00:00Z">
        <w:r>
          <w:t xml:space="preserve"> </w:t>
        </w:r>
      </w:ins>
      <w:hyperlink w:anchor="def-folds">
        <w:ins w:id="1320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holds one observation,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and the</w:t>
        </w:r>
      </w:ins>
      <w:ins w:id="1325" w:author="PR Preview" w:date="2026-01-01T00:00:00Z">
        <w:r>
          <w:t xml:space="preserve"> </w:t>
        </w:r>
      </w:ins>
      <w:hyperlink w:anchor="def-fold-out-rule">
        <w:ins w:id="1326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1327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of observation</w:t>
        </w:r>
      </w:ins>
      <w:ins w:id="1330" w:author="PR Preview" w:date="2026-01-01T00:00:00Z">
        <w:r>
          <w:t xml:space="preserve"> </w:t>
        </w:r>
      </w:ins>
      <m:oMath>
        <m:r>
          <m:t>i</m:t>
        </m:r>
      </m:oMath>
      <w:ins w:id="1331" w:author="PR Preview" w:date="2026-01-01T00:00:00Z">
        <w:r>
          <w:t xml:space="preserve">’s</w:t>
        </w:r>
      </w:ins>
      <w:ins w:id="1332" w:author="PR Preview" w:date="2026-01-01T00:00:00Z">
        <w:r>
          <w:t xml:space="preserve"> </w:t>
        </w:r>
      </w:ins>
      <w:hyperlink w:anchor="def-fold-assignment">
        <w:ins w:id="133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is fitted to all observations except observation</w:t>
        </w:r>
      </w:ins>
      <w:ins w:id="1336" w:author="PR Preview" w:date="2026-01-01T00:00:00Z">
        <w:r>
          <w:t xml:space="preserve"> </w:t>
        </w:r>
      </w:ins>
      <m:oMath>
        <m:r>
          <m:t>i</m:t>
        </m:r>
      </m:oMath>
      <w:ins w:id="1337" w:author="PR Preview" w:date="2026-01-01T00:00:00Z">
        <w:r>
          <w:t xml:space="preserve">.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Its</w:t>
        </w:r>
      </w:ins>
      <w:ins w:id="1340" w:author="PR Preview" w:date="2026-01-01T00:00:00Z">
        <w:r>
          <w:t xml:space="preserve"> </w:t>
        </w:r>
      </w:ins>
      <w:hyperlink w:anchor="def-cv-estimate">
        <w:ins w:id="134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(</w:t>
        </w:r>
      </w:ins>
      <w:hyperlink w:anchor="eq-cv-estimate">
        <w:ins w:id="1344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with</w:t>
        </w:r>
      </w:ins>
      <w:ins w:id="134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348" w:author="PR Preview" w:date="2026-01-01T00:00:00Z">
        <w:r>
          <w:t xml:space="preserve">) is</w:t>
        </w:r>
      </w:ins>
    </w:p>
    <w:p>
      <w:pPr>
        <w:pStyle w:val="BodyText"/>
      </w:pPr>
      <w:bookmarkStart w:id="18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90"/>
    <w:bookmarkStart w:id="19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1"/>
    <w:p>
      <w:pPr>
        <w:pStyle w:val="BodyText"/>
      </w:pPr>
      <w:del w:id="1349" w:author="PR Preview" w:date="2026-01-01T00:00:00Z">
        <w:r>
          <w:rPr>
            <w:i/>
            <w:iCs/>
          </w:rPr>
          <w:delText xml:space="preserve">Proof</w:delText>
        </w:r>
      </w:del>
      <w:del w:id="1350" w:author="PR Preview" w:date="2026-01-01T00:00:00Z">
        <w:r>
          <w:delText xml:space="preserve">. </w:delText>
        </w:r>
      </w:del>
      <w:del w:id="1351" w:author="PR Preview" w:date="2026-01-01T00:00:00Z">
        <w:r>
          <w:delText xml:space="preserve">This is the solution to</w:delText>
        </w:r>
      </w:del>
      <w:del w:id="1352" w:author="PR Preview" w:date="2026-01-01T00:00:00Z">
        <w:r>
          <w:delText xml:space="preserve"> </w:delText>
        </w:r>
      </w:del>
      <w:hyperlink w:anchor="exr-loocv">
        <w:del w:id="1353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1354" w:author="PR Preview" w:date="2026-01-01T00:00:00Z">
        <w:r>
          <w:delText xml:space="preserve">, part 3, worked in</w:delText>
        </w:r>
      </w:del>
      <w:del w:id="1355" w:author="PR Preview" w:date="2026-01-01T00:00:00Z">
        <w:r>
          <w:delText xml:space="preserve"> </w:delText>
        </w:r>
      </w:del>
      <w:hyperlink w:anchor="sol-loocv">
        <w:del w:id="1356" w:author="PR Preview" w:date="2026-01-01T00:00:00Z">
          <w:r>
            <w:rPr>
              <w:rStyle w:val="Hyperlink"/>
            </w:rPr>
            <w:delText xml:space="preserve">Solution 11</w:delText>
          </w:r>
        </w:del>
      </w:hyperlink>
      <w:del w:id="1357" w:author="PR Preview" w:date="2026-01-01T00:00:00Z">
        <w:r>
          <w:delText xml:space="preserve">.</w:delText>
        </w:r>
      </w:del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It uses</w:delText>
        </w:r>
      </w:del>
      <w:del w:id="1360" w:author="PR Preview" w:date="2026-01-01T00:00:00Z">
        <w:r>
          <w:delText xml:space="preserve"> </w:delText>
        </w:r>
      </w:del>
      <w:hyperlink w:anchor="eq-cv-estimate">
        <w:del w:id="1361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and</w:delText>
        </w:r>
      </w:del>
      <w:del w:id="1364" w:author="PR Preview" w:date="2026-01-01T00:00:00Z">
        <w:r>
          <w:delText xml:space="preserve"> </w:delText>
        </w:r>
      </w:del>
      <w:hyperlink w:anchor="eq-fold-out-rule">
        <w:del w:id="1365" w:author="PR Preview" w:date="2026-01-01T00:00:00Z">
          <w:r>
            <w:rPr>
              <w:rStyle w:val="Hyperlink"/>
            </w:rPr>
            <w:delText xml:space="preserve">Equation 30</w:delText>
          </w:r>
        </w:del>
      </w:hyperlink>
      <w:del w:id="1366" w:author="PR Preview" w:date="2026-01-01T00:00:00Z">
        <w:r>
          <w:delText xml:space="preserve">.</w:delText>
        </w:r>
      </w:del>
    </w:p>
    <w:p>
      <w:pPr>
        <w:pStyle w:val="BodyText"/>
      </w:pPr>
      <w:ins w:id="1367" w:author="PR Preview" w:date="2026-01-01T00:00:00Z">
        <w:r>
          <w:rPr>
            <w:i/>
            <w:iCs/>
          </w:rPr>
          <w:t xml:space="preserve">Proof</w:t>
        </w:r>
      </w:ins>
      <w:ins w:id="1368" w:author="PR Preview" w:date="2026-01-01T00:00:00Z">
        <w:r>
          <w:t xml:space="preserve">. </w:t>
        </w:r>
      </w:ins>
      <w:ins w:id="1369" w:author="PR Preview" w:date="2026-01-01T00:00:00Z">
        <w:r>
          <w:t xml:space="preserve">This is the solution to</w:t>
        </w:r>
      </w:ins>
      <w:ins w:id="1370" w:author="PR Preview" w:date="2026-01-01T00:00:00Z">
        <w:r>
          <w:t xml:space="preserve"> </w:t>
        </w:r>
      </w:ins>
      <w:hyperlink w:anchor="exr-loocv">
        <w:ins w:id="1371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1372" w:author="PR Preview" w:date="2026-01-01T00:00:00Z">
        <w:r>
          <w:t xml:space="preserve">, part 3, worked in</w:t>
        </w:r>
      </w:ins>
      <w:ins w:id="1373" w:author="PR Preview" w:date="2026-01-01T00:00:00Z">
        <w:r>
          <w:t xml:space="preserve"> </w:t>
        </w:r>
      </w:ins>
      <w:hyperlink w:anchor="sol-loocv">
        <w:ins w:id="1374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1375" w:author="PR Preview" w:date="2026-01-01T00:00:00Z">
        <w:r>
          <w:t xml:space="preserve">.</w:t>
        </w:r>
      </w:ins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It uses</w:t>
        </w:r>
      </w:ins>
      <w:ins w:id="1378" w:author="PR Preview" w:date="2026-01-01T00:00:00Z">
        <w:r>
          <w:t xml:space="preserve"> </w:t>
        </w:r>
      </w:ins>
      <w:hyperlink w:anchor="eq-cv-estimate">
        <w:ins w:id="1379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and</w:t>
        </w:r>
      </w:ins>
      <w:ins w:id="1382" w:author="PR Preview" w:date="2026-01-01T00:00:00Z">
        <w:r>
          <w:t xml:space="preserve"> </w:t>
        </w:r>
      </w:ins>
      <w:hyperlink w:anchor="eq-fold-out-rule">
        <w:ins w:id="1383" w:author="PR Preview" w:date="2026-01-01T00:00:00Z">
          <w:r>
            <w:rPr>
              <w:rStyle w:val="Hyperlink"/>
            </w:rPr>
            <w:t xml:space="preserve">Equation 32</w:t>
          </w:r>
        </w:ins>
      </w:hyperlink>
      <w:ins w:id="1384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del w:id="1385" w:author="PR Preview" w:date="2026-01-01T00:00:00Z">
        <w:r>
          <w:delText xml:space="preserve">With</w:delText>
        </w:r>
      </w:del>
      <w:del w:id="138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1387" w:author="PR Preview" w:date="2026-01-01T00:00:00Z">
        <w:r>
          <w:delText xml:space="preserve">, the</w:delText>
        </w:r>
      </w:del>
      <w:del w:id="1388" w:author="PR Preview" w:date="2026-01-01T00:00:00Z">
        <w:r>
          <w:delText xml:space="preserve"> </w:delText>
        </w:r>
      </w:del>
      <m:oMath>
        <m:r>
          <m:t>n</m:t>
        </m:r>
      </m:oMath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nonempty, disjoint</w:delText>
        </w:r>
      </w:del>
      <w:del w:id="1391" w:author="PR Preview" w:date="2026-01-01T00:00:00Z">
        <w:r>
          <w:delText xml:space="preserve"> </w:delText>
        </w:r>
      </w:del>
      <w:hyperlink w:anchor="def-folds">
        <w:del w:id="1392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of</w:delText>
        </w:r>
      </w:del>
      <w:del w:id="1395" w:author="PR Preview" w:date="2026-01-01T00:00:00Z">
        <w:r>
          <w:delText xml:space="preserve"> </w:delText>
        </w:r>
      </w:del>
      <w:hyperlink w:anchor="eq-folds">
        <w:del w:id="1396" w:author="PR Preview" w:date="2026-01-01T00:00:00Z">
          <w:r>
            <w:rPr>
              <w:rStyle w:val="Hyperlink"/>
            </w:rPr>
            <w:delText xml:space="preserve">Equation 27</w:delText>
          </w:r>
        </w:del>
      </w:hyperlink>
      <w:del w:id="1397" w:author="PR Preview" w:date="2026-01-01T00:00:00Z">
        <w:r>
          <w:delText xml:space="preserve"> </w:delText>
        </w:r>
      </w:del>
      <w:del w:id="1398" w:author="PR Preview" w:date="2026-01-01T00:00:00Z">
        <w:r>
          <w:delText xml:space="preserve">partition the</w:delText>
        </w:r>
      </w:del>
      <w:del w:id="1399" w:author="PR Preview" w:date="2026-01-01T00:00:00Z">
        <w:r>
          <w:delText xml:space="preserve"> </w:delText>
        </w:r>
      </w:del>
      <m:oMath>
        <m:r>
          <m:t>n</m:t>
        </m:r>
      </m:oMath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indices of</w:delText>
        </w:r>
      </w:del>
      <w:del w:id="1402" w:author="PR Preview" w:date="2026-01-01T00:00:00Z">
        <w:r>
          <w:delText xml:space="preserve"> </w:delText>
        </w:r>
      </w:del>
      <m:oMath>
        <m:r>
          <m:t>I</m:t>
        </m:r>
      </m:oMath>
      <w:del w:id="1403" w:author="PR Preview" w:date="2026-01-01T00:00:00Z">
        <w:r>
          <w:delText xml:space="preserve">,</w:delText>
        </w:r>
      </w:del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so each fold holds exactly one index.</w:delText>
        </w:r>
      </w:del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(A partition of</w:delText>
        </w:r>
      </w:del>
      <w:del w:id="1408" w:author="PR Preview" w:date="2026-01-01T00:00:00Z">
        <w:r>
          <w:delText xml:space="preserve"> </w:delText>
        </w:r>
      </w:del>
      <m:oMath>
        <m:r>
          <m:t>n</m:t>
        </m:r>
      </m:oMath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indices into</w:delText>
        </w:r>
      </w:del>
      <w:del w:id="1411" w:author="PR Preview" w:date="2026-01-01T00:00:00Z">
        <w:r>
          <w:delText xml:space="preserve"> </w:delText>
        </w:r>
      </w:del>
      <m:oMath>
        <m:r>
          <m:t>n</m:t>
        </m:r>
      </m:oMath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nonempty, disjoint subsets has one index per subset.)</w:delText>
        </w:r>
      </w:del>
    </w:p>
    <w:p>
      <w:pPr>
        <w:numPr>
          <w:ilvl w:val="0"/>
          <w:numId w:val="1015"/>
        </w:numPr>
      </w:pPr>
      <w:del w:id="1414" w:author="PR Preview" w:date="2026-01-01T00:00:00Z">
        <w:r>
          <w:delText xml:space="preserve">For observation</w:delText>
        </w:r>
      </w:del>
      <w:del w:id="1415" w:author="PR Preview" w:date="2026-01-01T00:00:00Z">
        <w:r>
          <w:delText xml:space="preserve"> </w:delText>
        </w:r>
      </w:del>
      <m:oMath>
        <m:r>
          <m:t>i</m:t>
        </m:r>
      </m:oMath>
      <w:del w:id="1416" w:author="PR Preview" w:date="2026-01-01T00:00:00Z">
        <w:r>
          <w:delText xml:space="preserve">,</w:delText>
        </w:r>
      </w:del>
      <w:del w:id="1417" w:author="PR Preview" w:date="2026-01-01T00:00:00Z">
        <w:r>
          <w:delText xml:space="preserve"> </w:delText>
        </w:r>
      </w:del>
      <w:hyperlink w:anchor="eq-fold-assignment">
        <w:del w:id="1418" w:author="PR Preview" w:date="2026-01-01T00:00:00Z">
          <w:r>
            <w:rPr>
              <w:rStyle w:val="Hyperlink"/>
            </w:rPr>
            <w:delText xml:space="preserve">Equation 29</w:delText>
          </w:r>
        </w:del>
      </w:hyperlink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gives</w:delText>
        </w:r>
      </w:del>
      <w:del w:id="142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1422" w:author="PR Preview" w:date="2026-01-01T00:00:00Z">
        <w:r>
          <w:delText xml:space="preserve">,</w:delText>
        </w:r>
      </w:del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so</w:delText>
        </w:r>
      </w:del>
      <w:del w:id="14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1426" w:author="PR Preview" w:date="2026-01-01T00:00:00Z">
        <w:r>
          <w:delText xml:space="preserve">.</w:delText>
        </w:r>
      </w:del>
      <w:del w:id="1427" w:author="PR Preview" w:date="2026-01-01T00:00:00Z">
        <w:r>
          <w:delText xml:space="preserve"> </w:delText>
        </w:r>
      </w:del>
      <w:del w:id="1428" w:author="PR Preview" w:date="2026-01-01T00:00:00Z">
        <w:r>
          <w:delText xml:space="preserve">(Fold</w:delText>
        </w:r>
      </w:del>
      <w:del w:id="1429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holds one index, and that index is</w:delText>
        </w:r>
      </w:del>
      <w:del w:id="1432" w:author="PR Preview" w:date="2026-01-01T00:00:00Z">
        <w:r>
          <w:delText xml:space="preserve"> </w:delText>
        </w:r>
      </w:del>
      <m:oMath>
        <m:r>
          <m:t>i</m:t>
        </m:r>
      </m:oMath>
      <w:del w:id="1433" w:author="PR Preview" w:date="2026-01-01T00:00:00Z">
        <w:r>
          <w:delText xml:space="preserve">.)</w:delText>
        </w:r>
      </w:del>
    </w:p>
    <w:p>
      <w:pPr>
        <w:numPr>
          <w:ilvl w:val="0"/>
          <w:numId w:val="1015"/>
        </w:numPr>
      </w:pPr>
      <w:del w:id="1434" w:author="PR Preview" w:date="2026-01-01T00:00:00Z">
        <w:r>
          <w:delText xml:space="preserve">Let</w:delText>
        </w:r>
      </w:del>
      <w:del w:id="1435" w:author="PR Preview" w:date="2026-01-01T00:00:00Z">
        <w:r>
          <w:delText xml:space="preserve"> </w:delText>
        </w:r>
      </w:del>
      <m:oMath>
        <m:r>
          <m:t>g</m:t>
        </m:r>
      </m:oMath>
      <w:del w:id="1436" w:author="PR Preview" w:date="2026-01-01T00:00:00Z">
        <w:r>
          <w:delText xml:space="preserve"> </w:delText>
        </w:r>
      </w:del>
      <w:del w:id="1437" w:author="PR Preview" w:date="2026-01-01T00:00:00Z">
        <w:r>
          <w:delText xml:space="preserve">be the</w:delText>
        </w:r>
      </w:del>
      <w:del w:id="1438" w:author="PR Preview" w:date="2026-01-01T00:00:00Z">
        <w:r>
          <w:delText xml:space="preserve"> </w:delText>
        </w:r>
      </w:del>
      <w:hyperlink w:anchor="def-fitting-procedure">
        <w:del w:id="143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440" w:author="PR Preview" w:date="2026-01-01T00:00:00Z">
        <w:r>
          <w:delText xml:space="preserve">,</w:delText>
        </w:r>
      </w:del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the rule that maps a training set to a fitted prediction rule.</w:delText>
        </w:r>
      </w:del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The</w:delText>
        </w:r>
      </w:del>
      <w:del w:id="1445" w:author="PR Preview" w:date="2026-01-01T00:00:00Z">
        <w:r>
          <w:delText xml:space="preserve"> </w:delText>
        </w:r>
      </w:del>
      <w:hyperlink w:anchor="def-fold-out-rule">
        <w:del w:id="1446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of observation</w:delText>
        </w:r>
      </w:del>
      <w:del w:id="1449" w:author="PR Preview" w:date="2026-01-01T00:00:00Z">
        <w:r>
          <w:delText xml:space="preserve"> </w:delText>
        </w:r>
      </w:del>
      <m:oMath>
        <m:r>
          <m:t>i</m:t>
        </m:r>
      </m:oMath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is then</w:delText>
        </w:r>
      </w:del>
      <w:del w:id="145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del w:id="1453" w:author="PR Preview" w:date="2026-01-01T00:00:00Z">
        <w:r>
          <w:delText xml:space="preserve">.</w:delText>
        </w:r>
      </w:del>
      <w:del w:id="1454" w:author="PR Preview" w:date="2026-01-01T00:00:00Z">
        <w:r>
          <w:delText xml:space="preserve"> </w:delText>
        </w:r>
      </w:del>
      <w:del w:id="1455" w:author="PR Preview" w:date="2026-01-01T00:00:00Z">
        <w:r>
          <w:delText xml:space="preserve">(</w:delText>
        </w:r>
      </w:del>
      <w:hyperlink w:anchor="eq-fold-out-rule">
        <w:del w:id="1456" w:author="PR Preview" w:date="2026-01-01T00:00:00Z">
          <w:r>
            <w:rPr>
              <w:rStyle w:val="Hyperlink"/>
            </w:rPr>
            <w:delText xml:space="preserve">Equation 30</w:delText>
          </w:r>
        </w:del>
      </w:hyperlink>
      <w:del w:id="1457" w:author="PR Preview" w:date="2026-01-01T00:00:00Z">
        <w:r>
          <w:delText xml:space="preserve"> </w:delText>
        </w:r>
      </w:del>
      <w:del w:id="1458" w:author="PR Preview" w:date="2026-01-01T00:00:00Z">
        <w:r>
          <w:delText xml:space="preserve">with</w:delText>
        </w:r>
      </w:del>
      <w:del w:id="14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1460" w:author="PR Preview" w:date="2026-01-01T00:00:00Z">
        <w:r>
          <w:delText xml:space="preserve">.)</w:delText>
        </w:r>
      </w:del>
    </w:p>
    <w:p>
      <w:pPr>
        <w:numPr>
          <w:ilvl w:val="0"/>
          <w:numId w:val="1015"/>
        </w:numPr>
      </w:pPr>
      <w:ins w:id="1461" w:author="PR Preview" w:date="2026-01-01T00:00:00Z">
        <w:r>
          <w:t xml:space="preserve">With</w:t>
        </w:r>
      </w:ins>
      <w:ins w:id="146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463" w:author="PR Preview" w:date="2026-01-01T00:00:00Z">
        <w:r>
          <w:t xml:space="preserve">, the</w:t>
        </w:r>
      </w:ins>
      <w:ins w:id="1464" w:author="PR Preview" w:date="2026-01-01T00:00:00Z">
        <w:r>
          <w:t xml:space="preserve"> </w:t>
        </w:r>
      </w:ins>
      <m:oMath>
        <m:r>
          <m:t>n</m:t>
        </m:r>
      </m:oMath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nonempty, disjoint</w:t>
        </w:r>
      </w:ins>
      <w:ins w:id="1467" w:author="PR Preview" w:date="2026-01-01T00:00:00Z">
        <w:r>
          <w:t xml:space="preserve"> </w:t>
        </w:r>
      </w:ins>
      <w:hyperlink w:anchor="def-folds">
        <w:ins w:id="1468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of</w:t>
        </w:r>
      </w:ins>
      <w:ins w:id="1471" w:author="PR Preview" w:date="2026-01-01T00:00:00Z">
        <w:r>
          <w:t xml:space="preserve"> </w:t>
        </w:r>
      </w:ins>
      <w:hyperlink w:anchor="eq-folds">
        <w:ins w:id="1472" w:author="PR Preview" w:date="2026-01-01T00:00:00Z">
          <w:r>
            <w:rPr>
              <w:rStyle w:val="Hyperlink"/>
            </w:rPr>
            <w:t xml:space="preserve">Equation 29</w:t>
          </w:r>
        </w:ins>
      </w:hyperlink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partition the</w:t>
        </w:r>
      </w:ins>
      <w:ins w:id="1475" w:author="PR Preview" w:date="2026-01-01T00:00:00Z">
        <w:r>
          <w:t xml:space="preserve"> </w:t>
        </w:r>
      </w:ins>
      <m:oMath>
        <m:r>
          <m:t>n</m:t>
        </m:r>
      </m:oMath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indices of</w:t>
        </w:r>
      </w:ins>
      <w:ins w:id="1478" w:author="PR Preview" w:date="2026-01-01T00:00:00Z">
        <w:r>
          <w:t xml:space="preserve"> </w:t>
        </w:r>
      </w:ins>
      <m:oMath>
        <m:r>
          <m:t>I</m:t>
        </m:r>
      </m:oMath>
      <w:ins w:id="1479" w:author="PR Preview" w:date="2026-01-01T00:00:00Z">
        <w:r>
          <w:t xml:space="preserve">,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so each fold holds exactly one index.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(A partition of</w:t>
        </w:r>
      </w:ins>
      <w:ins w:id="1484" w:author="PR Preview" w:date="2026-01-01T00:00:00Z">
        <w:r>
          <w:t xml:space="preserve"> </w:t>
        </w:r>
      </w:ins>
      <m:oMath>
        <m:r>
          <m:t>n</m:t>
        </m:r>
      </m:oMath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indices into</w:t>
        </w:r>
      </w:ins>
      <w:ins w:id="1487" w:author="PR Preview" w:date="2026-01-01T00:00:00Z">
        <w:r>
          <w:t xml:space="preserve"> </w:t>
        </w:r>
      </w:ins>
      <m:oMath>
        <m:r>
          <m:t>n</m:t>
        </m:r>
      </m:oMath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nonempty, disjoint subsets has one index per subset.)</w:t>
        </w:r>
      </w:ins>
    </w:p>
    <w:p>
      <w:pPr>
        <w:numPr>
          <w:ilvl w:val="0"/>
          <w:numId w:val="1015"/>
        </w:numPr>
      </w:pPr>
      <w:ins w:id="1490" w:author="PR Preview" w:date="2026-01-01T00:00:00Z">
        <w:r>
          <w:t xml:space="preserve">For observation</w:t>
        </w:r>
      </w:ins>
      <w:ins w:id="1491" w:author="PR Preview" w:date="2026-01-01T00:00:00Z">
        <w:r>
          <w:t xml:space="preserve"> </w:t>
        </w:r>
      </w:ins>
      <m:oMath>
        <m:r>
          <m:t>i</m:t>
        </m:r>
      </m:oMath>
      <w:ins w:id="1492" w:author="PR Preview" w:date="2026-01-01T00:00:00Z">
        <w:r>
          <w:t xml:space="preserve">,</w:t>
        </w:r>
      </w:ins>
      <w:ins w:id="1493" w:author="PR Preview" w:date="2026-01-01T00:00:00Z">
        <w:r>
          <w:t xml:space="preserve"> </w:t>
        </w:r>
      </w:ins>
      <w:hyperlink w:anchor="eq-fold-assignment">
        <w:ins w:id="1494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gives</w:t>
        </w:r>
      </w:ins>
      <w:ins w:id="149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1498" w:author="PR Preview" w:date="2026-01-01T00:00:00Z">
        <w:r>
          <w:t xml:space="preserve">,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so</w:t>
        </w:r>
      </w:ins>
      <w:ins w:id="150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1502" w:author="PR Preview" w:date="2026-01-01T00:00:00Z">
        <w:r>
          <w:t xml:space="preserve">.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(Fold</w:t>
        </w:r>
      </w:ins>
      <w:ins w:id="150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holds one index, and that index is</w:t>
        </w:r>
      </w:ins>
      <w:ins w:id="1508" w:author="PR Preview" w:date="2026-01-01T00:00:00Z">
        <w:r>
          <w:t xml:space="preserve"> </w:t>
        </w:r>
      </w:ins>
      <m:oMath>
        <m:r>
          <m:t>i</m:t>
        </m:r>
      </m:oMath>
      <w:ins w:id="1509" w:author="PR Preview" w:date="2026-01-01T00:00:00Z">
        <w:r>
          <w:t xml:space="preserve">.)</w:t>
        </w:r>
      </w:ins>
    </w:p>
    <w:p>
      <w:pPr>
        <w:numPr>
          <w:ilvl w:val="0"/>
          <w:numId w:val="1015"/>
        </w:numPr>
      </w:pPr>
      <w:ins w:id="1510" w:author="PR Preview" w:date="2026-01-01T00:00:00Z">
        <w:r>
          <w:t xml:space="preserve">Let</w:t>
        </w:r>
      </w:ins>
      <w:ins w:id="1511" w:author="PR Preview" w:date="2026-01-01T00:00:00Z">
        <w:r>
          <w:t xml:space="preserve"> </w:t>
        </w:r>
      </w:ins>
      <m:oMath>
        <m:r>
          <m:t>g</m:t>
        </m:r>
      </m:oMath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be the</w:t>
        </w:r>
      </w:ins>
      <w:ins w:id="1514" w:author="PR Preview" w:date="2026-01-01T00:00:00Z">
        <w:r>
          <w:t xml:space="preserve"> </w:t>
        </w:r>
      </w:ins>
      <w:hyperlink w:anchor="def-fitting-procedure">
        <w:ins w:id="151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516" w:author="PR Preview" w:date="2026-01-01T00:00:00Z">
        <w:r>
          <w:t xml:space="preserve">,</w:t>
        </w:r>
      </w:ins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the rule that maps a training set to a fitted prediction rule.</w:t>
        </w:r>
      </w:ins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The</w:t>
        </w:r>
      </w:ins>
      <w:ins w:id="1521" w:author="PR Preview" w:date="2026-01-01T00:00:00Z">
        <w:r>
          <w:t xml:space="preserve"> </w:t>
        </w:r>
      </w:ins>
      <w:hyperlink w:anchor="def-fold-out-rule">
        <w:ins w:id="152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of observation</w:t>
        </w:r>
      </w:ins>
      <w:ins w:id="1525" w:author="PR Preview" w:date="2026-01-01T00:00:00Z">
        <w:r>
          <w:t xml:space="preserve"> </w:t>
        </w:r>
      </w:ins>
      <m:oMath>
        <m:r>
          <m:t>i</m:t>
        </m:r>
      </m:oMath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is then</w:t>
        </w:r>
      </w:ins>
      <w:ins w:id="152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ins w:id="1529" w:author="PR Preview" w:date="2026-01-01T00:00:00Z">
        <w:r>
          <w:t xml:space="preserve">.</w:t>
        </w:r>
      </w:ins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(</w:t>
        </w:r>
      </w:ins>
      <w:hyperlink w:anchor="eq-fold-out-rule">
        <w:ins w:id="1532" w:author="PR Preview" w:date="2026-01-01T00:00:00Z">
          <w:r>
            <w:rPr>
              <w:rStyle w:val="Hyperlink"/>
            </w:rPr>
            <w:t xml:space="preserve">Equation 32</w:t>
          </w:r>
        </w:ins>
      </w:hyperlink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with</w:t>
        </w:r>
      </w:ins>
      <w:ins w:id="15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1536" w:author="PR Preview" w:date="2026-01-01T00:00:00Z">
        <w:r>
          <w:t xml:space="preserve">.)</w:t>
        </w:r>
      </w:ins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del w:id="1537" w:author="PR Preview" w:date="2026-01-01T00:00:00Z">
        <w:r>
          <w:delText xml:space="preserve">Hence each term</w:delText>
        </w:r>
      </w:del>
      <w:del w:id="1538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of</w:delText>
        </w:r>
      </w:del>
      <w:del w:id="1541" w:author="PR Preview" w:date="2026-01-01T00:00:00Z">
        <w:r>
          <w:delText xml:space="preserve"> </w:delText>
        </w:r>
      </w:del>
      <w:hyperlink w:anchor="eq-cv-estimate">
        <w:del w:id="1542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is the same</w:delText>
        </w:r>
      </w:del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for every fold assignment.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(Each term is a function of the rule in step 4,</w:delText>
        </w:r>
      </w:del>
      <w:del w:id="154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and</w:delText>
        </w:r>
      </w:del>
      <w:del w:id="155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553" w:author="PR Preview" w:date="2026-01-01T00:00:00Z">
        <w:r>
          <w:delText xml:space="preserve">.)</w:delText>
        </w:r>
      </w:del>
    </w:p>
    <w:p>
      <w:pPr>
        <w:numPr>
          <w:ilvl w:val="0"/>
          <w:numId w:val="1015"/>
        </w:numPr>
      </w:pPr>
      <w:del w:id="1554" w:author="PR Preview" w:date="2026-01-01T00:00:00Z">
        <w:r>
          <w:delText xml:space="preserve">Therefore the sum over</w:delText>
        </w:r>
      </w:del>
      <w:del w:id="155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in</w:delText>
        </w:r>
      </w:del>
      <w:del w:id="1558" w:author="PR Preview" w:date="2026-01-01T00:00:00Z">
        <w:r>
          <w:delText xml:space="preserve"> </w:delText>
        </w:r>
      </w:del>
      <w:hyperlink w:anchor="eq-cv-estimate">
        <w:del w:id="1559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1560" w:author="PR Preview" w:date="2026-01-01T00:00:00Z">
        <w:r>
          <w:delText xml:space="preserve">,</w:delText>
        </w:r>
      </w:del>
      <w:del w:id="1561" w:author="PR Preview" w:date="2026-01-01T00:00:00Z">
        <w:r>
          <w:delText xml:space="preserve"> </w:delText>
        </w:r>
      </w:del>
      <w:del w:id="1562" w:author="PR Preview" w:date="2026-01-01T00:00:00Z">
        <w:r>
          <w:delText xml:space="preserve">and its factor</w:delText>
        </w:r>
      </w:del>
      <w:del w:id="156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1564" w:author="PR Preview" w:date="2026-01-01T00:00:00Z">
        <w:r>
          <w:delText xml:space="preserve">, are the same for every fold assignment:</w:delText>
        </w:r>
      </w:del>
    </w:p>
    <w:p>
      <w:pPr>
        <w:numPr>
          <w:ilvl w:val="0"/>
          <w:numId w:val="1015"/>
        </w:numPr>
      </w:pPr>
      <w:ins w:id="1565" w:author="PR Preview" w:date="2026-01-01T00:00:00Z">
        <w:r>
          <w:t xml:space="preserve">Hence each term</w:t>
        </w:r>
      </w:ins>
      <w:ins w:id="1566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of</w:t>
        </w:r>
      </w:ins>
      <w:ins w:id="1569" w:author="PR Preview" w:date="2026-01-01T00:00:00Z">
        <w:r>
          <w:t xml:space="preserve"> </w:t>
        </w:r>
      </w:ins>
      <w:hyperlink w:anchor="eq-cv-estimate">
        <w:ins w:id="1570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is the same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for every fold assignment.</w:t>
        </w:r>
      </w:ins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(Each term is a function of the rule in step 4,</w:t>
        </w:r>
      </w:ins>
      <w:ins w:id="157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and</w:t>
        </w:r>
      </w:ins>
      <w:ins w:id="158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581" w:author="PR Preview" w:date="2026-01-01T00:00:00Z">
        <w:r>
          <w:t xml:space="preserve">.)</w:t>
        </w:r>
      </w:ins>
    </w:p>
    <w:p>
      <w:pPr>
        <w:numPr>
          <w:ilvl w:val="0"/>
          <w:numId w:val="1015"/>
        </w:numPr>
      </w:pPr>
      <w:ins w:id="1582" w:author="PR Preview" w:date="2026-01-01T00:00:00Z">
        <w:r>
          <w:t xml:space="preserve">Therefore the sum over</w:t>
        </w:r>
      </w:ins>
      <w:ins w:id="158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in</w:t>
        </w:r>
      </w:ins>
      <w:ins w:id="1586" w:author="PR Preview" w:date="2026-01-01T00:00:00Z">
        <w:r>
          <w:t xml:space="preserve"> </w:t>
        </w:r>
      </w:ins>
      <w:hyperlink w:anchor="eq-cv-estimate">
        <w:ins w:id="1587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1588" w:author="PR Preview" w:date="2026-01-01T00:00:00Z">
        <w:r>
          <w:t xml:space="preserve">,</w:t>
        </w:r>
      </w:ins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and its factor</w:t>
        </w:r>
      </w:ins>
      <w:ins w:id="159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1592" w:author="PR Preview" w:date="2026-01-01T00:00:00Z">
        <w:r>
          <w:t xml:space="preserve">, are the same for every fold assignment: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3" w:name="def-term-vector"/>
    <w:p>
      <w:pPr>
        <w:pStyle w:val="FirstParagraph"/>
      </w:pPr>
      <w:del w:id="1593" w:author="PR Preview" w:date="2026-01-01T00:00:00Z">
        <w:r>
          <w:rPr>
            <w:b/>
            <w:bCs/>
          </w:rPr>
          <w:delText xml:space="preserve">Definition 33 (Term vector)</w:delText>
        </w:r>
      </w:del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delText xml:space="preserve">Consider a model whose mean is a linear combination</w:delText>
        </w:r>
      </w:del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of</w:delText>
        </w:r>
      </w:del>
      <w:del w:id="1598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terms</w:delText>
        </w:r>
      </w:del>
      <w:del w:id="1601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of the covariate value,</w:delText>
        </w:r>
      </w:del>
      <w:del w:id="1604" w:author="PR Preview" w:date="2026-01-01T00:00:00Z">
        <w:r>
          <w:delText xml:space="preserve"> </w:delText>
        </w:r>
      </w:del>
      <w:del w:id="1605" w:author="PR Preview" w:date="2026-01-01T00:00:00Z">
        <w:r>
          <w:delText xml:space="preserve">such as</w:delText>
        </w:r>
      </w:del>
      <w:del w:id="1606" w:author="PR Preview" w:date="2026-01-01T00:00:00Z">
        <w:r>
          <w:delText xml:space="preserve"> </w:delText>
        </w:r>
      </w:del>
      <m:oMath>
        <m:r>
          <m:t>1</m:t>
        </m:r>
      </m:oMath>
      <w:del w:id="1607" w:author="PR Preview" w:date="2026-01-01T00:00:00Z">
        <w:r>
          <w:delText xml:space="preserve">,</w:delText>
        </w:r>
      </w:del>
      <w:del w:id="1608" w:author="PR Preview" w:date="2026-01-01T00:00:00Z">
        <w:r>
          <w:delText xml:space="preserve"> </w:delText>
        </w:r>
      </w:del>
      <m:oMath>
        <m:r>
          <m:t>x</m:t>
        </m:r>
      </m:oMath>
      <w:del w:id="1609" w:author="PR Preview" w:date="2026-01-01T00:00:00Z">
        <w:r>
          <w:delText xml:space="preserve"> </w:delText>
        </w:r>
      </w:del>
      <w:del w:id="1610" w:author="PR Preview" w:date="2026-01-01T00:00:00Z">
        <w:r>
          <w:delText xml:space="preserve">and</w:delText>
        </w:r>
      </w:del>
      <w:del w:id="161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1612" w:author="PR Preview" w:date="2026-01-01T00:00:00Z">
        <w:r>
          <w:delText xml:space="preserve">.</w:delText>
        </w:r>
      </w:del>
      <w:del w:id="1613" w:author="PR Preview" w:date="2026-01-01T00:00:00Z">
        <w:r>
          <w:delText xml:space="preserve"> </w:delText>
        </w:r>
      </w:del>
      <w:del w:id="1614" w:author="PR Preview" w:date="2026-01-01T00:00:00Z">
        <w:r>
          <w:delText xml:space="preserve">The</w:delText>
        </w:r>
      </w:del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rPr>
            <w:b/>
            <w:bCs/>
          </w:rPr>
          <w:delText xml:space="preserve">term vector</w:delText>
        </w:r>
      </w:del>
      <w:del w:id="161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1618" w:author="PR Preview" w:date="2026-01-01T00:00:00Z">
        <w:r>
          <w:delText xml:space="preserve"> </w:delText>
        </w:r>
      </w:del>
      <w:del w:id="1619" w:author="PR Preview" w:date="2026-01-01T00:00:00Z">
        <w:r>
          <w:delText xml:space="preserve">of observation</w:delText>
        </w:r>
      </w:del>
      <w:del w:id="1620" w:author="PR Preview" w:date="2026-01-01T00:00:00Z">
        <w:r>
          <w:delText xml:space="preserve"> </w:delText>
        </w:r>
      </w:del>
      <m:oMath>
        <m:r>
          <m:t>i</m:t>
        </m:r>
      </m:oMath>
      <w:del w:id="1621" w:author="PR Preview" w:date="2026-01-01T00:00:00Z">
        <w:r>
          <w:delText xml:space="preserve"> </w:delText>
        </w:r>
      </w:del>
      <w:del w:id="1622" w:author="PR Preview" w:date="2026-01-01T00:00:00Z">
        <w:r>
          <w:delText xml:space="preserve">is the column of its terms:</w:delText>
        </w:r>
      </w:del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del w:id="1623" w:author="PR Preview" w:date="2026-01-01T00:00:00Z">
        <w:r>
          <w:rPr>
            <w:i/>
            <w:iCs/>
          </w:rPr>
          <w:delText xml:space="preserve">Remark 24</w:delText>
        </w:r>
      </w:del>
      <w:del w:id="1624" w:author="PR Preview" w:date="2026-01-01T00:00:00Z">
        <w:r>
          <w:delText xml:space="preserve"> (The term vector of simple linear regression). </w:delText>
        </w:r>
      </w:del>
      <w:del w:id="1625" w:author="PR Preview" w:date="2026-01-01T00:00:00Z">
        <w:r>
          <w:delText xml:space="preserve">In simple linear regression the terms are</w:delText>
        </w:r>
      </w:del>
      <w:del w:id="1626" w:author="PR Preview" w:date="2026-01-01T00:00:00Z">
        <w:r>
          <w:delText xml:space="preserve"> </w:delText>
        </w:r>
      </w:del>
      <m:oMath>
        <m:r>
          <m:t>1</m:t>
        </m:r>
      </m:oMath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delText xml:space="preserve">and</w:delText>
        </w:r>
      </w:del>
      <w:del w:id="1629" w:author="PR Preview" w:date="2026-01-01T00:00:00Z">
        <w:r>
          <w:delText xml:space="preserve"> </w:delText>
        </w:r>
      </w:del>
      <m:oMath>
        <m:r>
          <m:t>x</m:t>
        </m:r>
      </m:oMath>
      <w:del w:id="1630" w:author="PR Preview" w:date="2026-01-01T00:00:00Z">
        <w:r>
          <w:delText xml:space="preserve">,</w:delText>
        </w:r>
      </w:del>
      <w:del w:id="1631" w:author="PR Preview" w:date="2026-01-01T00:00:00Z">
        <w:r>
          <w:delText xml:space="preserve"> </w:delText>
        </w:r>
      </w:del>
      <w:del w:id="1632" w:author="PR Preview" w:date="2026-01-01T00:00:00Z">
        <w:r>
          <w:delText xml:space="preserve">so the</w:delText>
        </w:r>
      </w:del>
      <w:del w:id="1633" w:author="PR Preview" w:date="2026-01-01T00:00:00Z">
        <w:r>
          <w:delText xml:space="preserve"> </w:delText>
        </w:r>
      </w:del>
      <w:hyperlink w:anchor="def-term-vector">
        <w:del w:id="1634" w:author="PR Preview" w:date="2026-01-01T00:00:00Z">
          <w:r>
            <w:rPr>
              <w:rStyle w:val="Hyperlink"/>
            </w:rPr>
            <w:delText xml:space="preserve">term vector</w:delText>
          </w:r>
        </w:del>
      </w:hyperlink>
      <w:del w:id="163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is the</w:delText>
        </w:r>
      </w:del>
      <w:del w:id="1638" w:author="PR Preview" w:date="2026-01-01T00:00:00Z">
        <w:r>
          <w:delText xml:space="preserve"> </w:delText>
        </w:r>
      </w:del>
      <w:hyperlink r:id="rId194">
        <w:del w:id="1639" w:author="PR Preview" w:date="2026-01-01T00:00:00Z">
          <w:r>
            <w:rPr>
              <w:rStyle w:val="Hyperlink"/>
            </w:rPr>
            <w:delText xml:space="preserve">covariate vector</w:delText>
          </w:r>
        </w:del>
      </w:hyperlink>
      <w:del w:id="164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del w:id="1641" w:author="PR Preview" w:date="2026-01-01T00:00:00Z">
        <w:r>
          <w:delText xml:space="preserve">.</w:delText>
        </w:r>
      </w:del>
    </w:p>
    <w:p>
      <w:pPr>
        <w:pStyle w:val="BodyText"/>
      </w:pPr>
      <w:del w:id="1642" w:author="PR Preview" w:date="2026-01-01T00:00:00Z">
        <w:r>
          <w:rPr>
            <w:b/>
            <w:bCs/>
          </w:rPr>
          <w:delText xml:space="preserve">Definition 34 (Cross-product matrix (sum-of-squares and cross-products matrix))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The</w:delText>
        </w:r>
      </w:del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rPr>
            <w:b/>
            <w:bCs/>
          </w:rPr>
          <w:delText xml:space="preserve">cross-product matrix</w:delText>
        </w:r>
      </w:del>
      <w:del w:id="1647" w:author="PR Preview" w:date="2026-01-01T00:00:00Z">
        <w:r>
          <w:delText xml:space="preserve"> </w:delText>
        </w:r>
      </w:del>
      <m:oMath>
        <m:r>
          <m:t>A</m:t>
        </m:r>
      </m:oMath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of</w:delText>
        </w:r>
      </w:del>
      <w:del w:id="1650" w:author="PR Preview" w:date="2026-01-01T00:00:00Z">
        <w:r>
          <w:delText xml:space="preserve"> </w:delText>
        </w:r>
      </w:del>
      <w:hyperlink w:anchor="def-term-vector">
        <w:del w:id="1651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165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1653" w:author="PR Preview" w:date="2026-01-01T00:00:00Z">
        <w:r>
          <w:delText xml:space="preserve">,</w:delText>
        </w:r>
      </w:del>
      <w:del w:id="165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655" w:author="PR Preview" w:date="2026-01-01T00:00:00Z">
        <w:r>
          <w:delText xml:space="preserve">, of a training set indexed by</w:delText>
        </w:r>
      </w:del>
      <w:del w:id="1656" w:author="PR Preview" w:date="2026-01-01T00:00:00Z">
        <w:r>
          <w:delText xml:space="preserve"> </w:delText>
        </w:r>
      </w:del>
      <m:oMath>
        <m:r>
          <m:t>I</m:t>
        </m:r>
      </m:oMath>
      <w:del w:id="1657" w:author="PR Preview" w:date="2026-01-01T00:00:00Z">
        <w:r>
          <w:delText xml:space="preserve">,</w:delText>
        </w:r>
      </w:del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p>
      <w:pPr>
        <w:pStyle w:val="FirstParagraph"/>
      </w:pPr>
      <w:del w:id="1660" w:author="PR Preview" w:date="2026-01-01T00:00:00Z">
        <w:r>
          <w:rPr>
            <w:i/>
            <w:iCs/>
          </w:rPr>
          <w:delText xml:space="preserve">Remark 25</w:delText>
        </w:r>
      </w:del>
      <w:del w:id="1661" w:author="PR Preview" w:date="2026-01-01T00:00:00Z">
        <w:r>
          <w:delText xml:space="preserve"> (Source: Cross-product matrix (sum-of-squares and cross-products matrix)). </w:delText>
        </w:r>
      </w:del>
      <w:del w:id="1662" w:author="PR Preview" w:date="2026-01-01T00:00:00Z">
        <w:r>
          <w:delText xml:space="preserve">Also called a</w:delText>
        </w:r>
      </w:del>
      <w:del w:id="1663" w:author="PR Preview" w:date="2026-01-01T00:00:00Z">
        <w:r>
          <w:delText xml:space="preserve"> </w:delText>
        </w:r>
      </w:del>
      <w:del w:id="1664" w:author="PR Preview" w:date="2026-01-01T00:00:00Z">
        <w:r>
          <w:rPr>
            <w:b/>
            <w:bCs/>
          </w:rPr>
          <w:delText xml:space="preserve">sum-of-squares and cross-products matrix</w:delText>
        </w:r>
      </w:del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(Sanchez 2020, chap. </w:delText>
        </w:r>
      </w:del>
      <w:del w:id="1667" w:author="PR Preview" w:date="2026-01-01T00:00:00Z">
        <w:r>
          <w:delText xml:space="preserve">“Matrix Cross-Products”</w:delText>
        </w:r>
      </w:del>
      <w:del w:id="1668" w:author="PR Preview" w:date="2026-01-01T00:00:00Z">
        <w:r>
          <w:delText xml:space="preserve">)</w:delText>
        </w:r>
      </w:del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(see</w:delText>
        </w:r>
      </w:del>
      <w:del w:id="1671" w:author="PR Preview" w:date="2026-01-01T00:00:00Z">
        <w:r>
          <w:delText xml:space="preserve"> </w:delText>
        </w:r>
      </w:del>
      <w:hyperlink r:id="rId198">
        <w:del w:id="1672" w:author="PR Preview" w:date="2026-01-01T00:00:00Z">
          <w:r>
            <w:rPr>
              <w:rStyle w:val="Hyperlink"/>
            </w:rPr>
            <w:delText xml:space="preserve">the chapter online</w:delText>
          </w:r>
        </w:del>
      </w:hyperlink>
      <w:del w:id="1673" w:author="PR Preview" w:date="2026-01-01T00:00:00Z">
        <w:r>
          <w:delText xml:space="preserve">).</w:delText>
        </w:r>
      </w:del>
    </w:p>
    <w:p>
      <w:pPr>
        <w:pStyle w:val="BodyText"/>
      </w:pPr>
      <w:del w:id="1674" w:author="PR Preview" w:date="2026-01-01T00:00:00Z">
        <w:r>
          <w:rPr>
            <w:i/>
            <w:iCs/>
          </w:rPr>
          <w:delText xml:space="preserve">Remark 26</w:delText>
        </w:r>
      </w:del>
      <w:del w:id="1675" w:author="PR Preview" w:date="2026-01-01T00:00:00Z">
        <w:r>
          <w:delText xml:space="preserve"> (Cross-product matrix as a matrix product). </w:delText>
        </w:r>
      </w:del>
      <w:del w:id="1676" w:author="PR Preview" w:date="2026-01-01T00:00:00Z">
        <w:r>
          <w:delText xml:space="preserve">Let</w:delText>
        </w:r>
      </w:del>
      <w:del w:id="1677" w:author="PR Preview" w:date="2026-01-01T00:00:00Z">
        <w:r>
          <w:delText xml:space="preserve"> </w:delText>
        </w:r>
      </w:del>
      <m:oMath>
        <m:r>
          <m:t>D</m:t>
        </m:r>
      </m:oMath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be the matrix whose rows are the transposed</w:delText>
        </w:r>
      </w:del>
      <w:del w:id="1680" w:author="PR Preview" w:date="2026-01-01T00:00:00Z">
        <w:r>
          <w:delText xml:space="preserve"> </w:delText>
        </w:r>
      </w:del>
      <w:hyperlink w:anchor="def-term-vector">
        <w:del w:id="1681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1682" w:author="PR Preview" w:date="2026-01-01T00:00:00Z">
        <w:r>
          <w:delText xml:space="preserve"> </w:delText>
        </w:r>
      </w:del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1683" w:author="PR Preview" w:date="2026-01-01T00:00:00Z">
        <w:r>
          <w:delText xml:space="preserve">,</w:delText>
        </w:r>
      </w:del>
      <w:del w:id="168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685" w:author="PR Preview" w:date="2026-01-01T00:00:00Z">
        <w:r>
          <w:delText xml:space="preserve">.</w:delText>
        </w:r>
      </w:del>
      <w:del w:id="1686" w:author="PR Preview" w:date="2026-01-01T00:00:00Z">
        <w:r>
          <w:delText xml:space="preserve"> </w:delText>
        </w:r>
      </w:del>
      <w:del w:id="1687" w:author="PR Preview" w:date="2026-01-01T00:00:00Z">
        <w:r>
          <w:delText xml:space="preserve">The cross-product matrix then equals the matrix product</w:delText>
        </w:r>
      </w:del>
    </w:p>
    <w:p>
      <w:pPr>
        <w:pStyle w:val="FirstParagraph"/>
      </w:pPr>
      <w:ins w:id="1688" w:author="PR Preview" w:date="2026-01-01T00:00:00Z">
        <w:r>
          <w:rPr>
            <w:b/>
            <w:bCs/>
          </w:rPr>
          <w:t xml:space="preserve">Definition 35 (Term vector)</w:t>
        </w:r>
      </w:ins>
      <w:ins w:id="1689" w:author="PR Preview" w:date="2026-01-01T00:00:00Z">
        <w:r>
          <w:t xml:space="preserve"> </w:t>
        </w:r>
      </w:ins>
      <w:ins w:id="1690" w:author="PR Preview" w:date="2026-01-01T00:00:00Z">
        <w:r>
          <w:t xml:space="preserve">Consider a model whose mean is a linear combination</w:t>
        </w:r>
      </w:ins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of</w:t>
        </w:r>
      </w:ins>
      <w:ins w:id="1693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terms</w:t>
        </w:r>
      </w:ins>
      <w:ins w:id="1696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of the covariate value,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such as</w:t>
        </w:r>
      </w:ins>
      <w:ins w:id="1701" w:author="PR Preview" w:date="2026-01-01T00:00:00Z">
        <w:r>
          <w:t xml:space="preserve"> </w:t>
        </w:r>
      </w:ins>
      <m:oMath>
        <m:r>
          <m:t>1</m:t>
        </m:r>
      </m:oMath>
      <w:ins w:id="1702" w:author="PR Preview" w:date="2026-01-01T00:00:00Z">
        <w:r>
          <w:t xml:space="preserve">,</w:t>
        </w:r>
      </w:ins>
      <w:ins w:id="1703" w:author="PR Preview" w:date="2026-01-01T00:00:00Z">
        <w:r>
          <w:t xml:space="preserve"> </w:t>
        </w:r>
      </w:ins>
      <m:oMath>
        <m:r>
          <m:t>x</m:t>
        </m:r>
      </m:oMath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and</w:t>
        </w:r>
      </w:ins>
      <w:ins w:id="170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1707" w:author="PR Preview" w:date="2026-01-01T00:00:00Z">
        <w:r>
          <w:t xml:space="preserve">.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The</w:t>
        </w:r>
      </w:ins>
      <w:ins w:id="1710" w:author="PR Preview" w:date="2026-01-01T00:00:00Z">
        <w:r>
          <w:t xml:space="preserve"> </w:t>
        </w:r>
      </w:ins>
      <w:ins w:id="1711" w:author="PR Preview" w:date="2026-01-01T00:00:00Z">
        <w:r>
          <w:rPr>
            <w:b/>
            <w:bCs/>
          </w:rPr>
          <w:t xml:space="preserve">term vector</w:t>
        </w:r>
      </w:ins>
      <w:ins w:id="171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of observation</w:t>
        </w:r>
      </w:ins>
      <w:ins w:id="1715" w:author="PR Preview" w:date="2026-01-01T00:00:00Z">
        <w:r>
          <w:t xml:space="preserve"> </w:t>
        </w:r>
      </w:ins>
      <m:oMath>
        <m:r>
          <m:t>i</m:t>
        </m:r>
      </m:oMath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192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rem-term-vector"/>
    <w:p>
      <w:pPr>
        <w:pStyle w:val="FirstParagraph"/>
      </w:pPr>
      <w:ins w:id="1718" w:author="PR Preview" w:date="2026-01-01T00:00:00Z">
        <w:r>
          <w:rPr>
            <w:i/>
            <w:iCs/>
          </w:rPr>
          <w:t xml:space="preserve">Remark 25</w:t>
        </w:r>
      </w:ins>
      <w:ins w:id="1719" w:author="PR Preview" w:date="2026-01-01T00:00:00Z">
        <w:r>
          <w:t xml:space="preserve"> (The term vector of simple linear regression). </w:t>
        </w:r>
      </w:ins>
      <w:ins w:id="1720" w:author="PR Preview" w:date="2026-01-01T00:00:00Z">
        <w:r>
          <w:t xml:space="preserve">In simple linear regression the terms are</w:t>
        </w:r>
      </w:ins>
      <w:ins w:id="1721" w:author="PR Preview" w:date="2026-01-01T00:00:00Z">
        <w:r>
          <w:t xml:space="preserve"> </w:t>
        </w:r>
      </w:ins>
      <m:oMath>
        <m:r>
          <m:t>1</m:t>
        </m:r>
      </m:oMath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and</w:t>
        </w:r>
      </w:ins>
      <w:ins w:id="1724" w:author="PR Preview" w:date="2026-01-01T00:00:00Z">
        <w:r>
          <w:t xml:space="preserve"> </w:t>
        </w:r>
      </w:ins>
      <m:oMath>
        <m:r>
          <m:t>x</m:t>
        </m:r>
      </m:oMath>
      <w:ins w:id="1725" w:author="PR Preview" w:date="2026-01-01T00:00:00Z">
        <w:r>
          <w:t xml:space="preserve">,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so the</w:t>
        </w:r>
      </w:ins>
      <w:ins w:id="1728" w:author="PR Preview" w:date="2026-01-01T00:00:00Z">
        <w:r>
          <w:t xml:space="preserve"> </w:t>
        </w:r>
      </w:ins>
      <w:hyperlink w:anchor="def-term-vector">
        <w:ins w:id="1729" w:author="PR Preview" w:date="2026-01-01T00:00:00Z">
          <w:r>
            <w:rPr>
              <w:rStyle w:val="Hyperlink"/>
            </w:rPr>
            <w:t xml:space="preserve">term vector</w:t>
          </w:r>
        </w:ins>
      </w:hyperlink>
      <w:ins w:id="173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is the</w:t>
        </w:r>
      </w:ins>
      <w:ins w:id="1733" w:author="PR Preview" w:date="2026-01-01T00:00:00Z">
        <w:r>
          <w:t xml:space="preserve"> </w:t>
        </w:r>
      </w:ins>
      <w:hyperlink r:id="rId194">
        <w:ins w:id="1734" w:author="PR Preview" w:date="2026-01-01T00:00:00Z">
          <w:r>
            <w:rPr>
              <w:rStyle w:val="Hyperlink"/>
            </w:rPr>
            <w:t xml:space="preserve">covariate vector</w:t>
          </w:r>
        </w:ins>
      </w:hyperlink>
      <w:ins w:id="173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ins w:id="1736" w:author="PR Preview" w:date="2026-01-01T00:00:00Z">
        <w:r>
          <w:t xml:space="preserve">.</w:t>
        </w:r>
      </w:ins>
    </w:p>
    <w:bookmarkEnd w:id="195"/>
    <w:bookmarkStart w:id="197" w:name="def-cross-product-matrix"/>
    <w:p>
      <w:pPr>
        <w:pStyle w:val="BodyText"/>
      </w:pPr>
      <w:ins w:id="1737" w:author="PR Preview" w:date="2026-01-01T00:00:00Z">
        <w:r>
          <w:rPr>
            <w:b/>
            <w:bCs/>
          </w:rPr>
          <w:t xml:space="preserve">Definition 36 (Cross-product matrix (sum-of-squares and cross-products matrix))</w:t>
        </w:r>
      </w:ins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The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rPr>
            <w:b/>
            <w:bCs/>
          </w:rPr>
          <w:t xml:space="preserve">cross-product matrix</w:t>
        </w:r>
      </w:ins>
      <w:ins w:id="1742" w:author="PR Preview" w:date="2026-01-01T00:00:00Z">
        <w:r>
          <w:t xml:space="preserve"> </w:t>
        </w:r>
      </w:ins>
      <m:oMath>
        <m:r>
          <m:t>A</m:t>
        </m:r>
      </m:oMath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of</w:t>
        </w:r>
      </w:ins>
      <w:ins w:id="1745" w:author="PR Preview" w:date="2026-01-01T00:00:00Z">
        <w:r>
          <w:t xml:space="preserve"> </w:t>
        </w:r>
      </w:ins>
      <w:hyperlink w:anchor="def-term-vector">
        <w:ins w:id="1746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174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1748" w:author="PR Preview" w:date="2026-01-01T00:00:00Z">
        <w:r>
          <w:t xml:space="preserve">,</w:t>
        </w:r>
      </w:ins>
      <w:ins w:id="174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750" w:author="PR Preview" w:date="2026-01-01T00:00:00Z">
        <w:r>
          <w:t xml:space="preserve">, of a training set indexed by</w:t>
        </w:r>
      </w:ins>
      <w:ins w:id="1751" w:author="PR Preview" w:date="2026-01-01T00:00:00Z">
        <w:r>
          <w:t xml:space="preserve"> </w:t>
        </w:r>
      </w:ins>
      <m:oMath>
        <m:r>
          <m:t>I</m:t>
        </m:r>
      </m:oMath>
      <w:ins w:id="1752" w:author="PR Preview" w:date="2026-01-01T00:00:00Z">
        <w:r>
          <w:t xml:space="preserve">,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19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source-cross-product-matrix"/>
    <w:p>
      <w:pPr>
        <w:pStyle w:val="FirstParagraph"/>
      </w:pPr>
      <w:ins w:id="1755" w:author="PR Preview" w:date="2026-01-01T00:00:00Z">
        <w:r>
          <w:rPr>
            <w:i/>
            <w:iCs/>
          </w:rPr>
          <w:t xml:space="preserve">Remark 26</w:t>
        </w:r>
      </w:ins>
      <w:ins w:id="1756" w:author="PR Preview" w:date="2026-01-01T00:00:00Z">
        <w:r>
          <w:t xml:space="preserve"> (Source: Cross-product matrix (sum-of-squares and cross-products matrix)). </w:t>
        </w:r>
      </w:ins>
      <w:ins w:id="1757" w:author="PR Preview" w:date="2026-01-01T00:00:00Z">
        <w:r>
          <w:t xml:space="preserve">Also called a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rPr>
            <w:b/>
            <w:bCs/>
          </w:rPr>
          <w:t xml:space="preserve">sum-of-squares and cross-products matrix</w:t>
        </w:r>
      </w:ins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(Sanchez 2020, chap. </w:t>
        </w:r>
      </w:ins>
      <w:ins w:id="1762" w:author="PR Preview" w:date="2026-01-01T00:00:00Z">
        <w:r>
          <w:t xml:space="preserve">“Matrix Cross-Products”</w:t>
        </w:r>
      </w:ins>
      <w:ins w:id="1763" w:author="PR Preview" w:date="2026-01-01T00:00:00Z">
        <w:r>
          <w:t xml:space="preserve">)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(see</w:t>
        </w:r>
      </w:ins>
      <w:ins w:id="1766" w:author="PR Preview" w:date="2026-01-01T00:00:00Z">
        <w:r>
          <w:t xml:space="preserve"> </w:t>
        </w:r>
      </w:ins>
      <w:hyperlink r:id="rId198">
        <w:ins w:id="1767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1768" w:author="PR Preview" w:date="2026-01-01T00:00:00Z">
        <w:r>
          <w:t xml:space="preserve">).</w:t>
        </w:r>
      </w:ins>
    </w:p>
    <w:bookmarkEnd w:id="199"/>
    <w:bookmarkStart w:id="202" w:name="rem-cross-product-matrix"/>
    <w:p>
      <w:pPr>
        <w:pStyle w:val="BodyText"/>
      </w:pPr>
      <w:ins w:id="1769" w:author="PR Preview" w:date="2026-01-01T00:00:00Z">
        <w:r>
          <w:rPr>
            <w:i/>
            <w:iCs/>
          </w:rPr>
          <w:t xml:space="preserve">Remark 27</w:t>
        </w:r>
      </w:ins>
      <w:ins w:id="1770" w:author="PR Preview" w:date="2026-01-01T00:00:00Z">
        <w:r>
          <w:t xml:space="preserve"> (Cross-product matrix as a matrix product). </w:t>
        </w:r>
      </w:ins>
      <w:ins w:id="1771" w:author="PR Preview" w:date="2026-01-01T00:00:00Z">
        <w:r>
          <w:t xml:space="preserve">Let</w:t>
        </w:r>
      </w:ins>
      <w:ins w:id="1772" w:author="PR Preview" w:date="2026-01-01T00:00:00Z">
        <w:r>
          <w:t xml:space="preserve"> </w:t>
        </w:r>
      </w:ins>
      <m:oMath>
        <m:r>
          <m:t>D</m:t>
        </m:r>
      </m:oMath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be the matrix whose rows are the transposed</w:t>
        </w:r>
      </w:ins>
      <w:ins w:id="1775" w:author="PR Preview" w:date="2026-01-01T00:00:00Z">
        <w:r>
          <w:t xml:space="preserve"> </w:t>
        </w:r>
      </w:ins>
      <w:hyperlink w:anchor="def-term-vector">
        <w:ins w:id="1776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1777" w:author="PR Preview" w:date="2026-01-01T00:00:00Z">
        <w:r>
          <w:t xml:space="preserve"> </w:t>
        </w:r>
      </w:ins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1778" w:author="PR Preview" w:date="2026-01-01T00:00:00Z">
        <w:r>
          <w:t xml:space="preserve">,</w:t>
        </w:r>
      </w:ins>
      <w:ins w:id="177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780" w:author="PR Preview" w:date="2026-01-01T00:00:00Z">
        <w:r>
          <w:t xml:space="preserve">.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The cross-product matrix then equals the matrix product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2"/>
    <w:bookmarkStart w:id="205" w:name="def-leverage"/>
    <w:p>
      <w:pPr>
        <w:pStyle w:val="BodyText"/>
      </w:pPr>
      <w:del w:id="1783" w:author="PR Preview" w:date="2026-01-01T00:00:00Z">
        <w:r>
          <w:rPr>
            <w:b/>
            <w:bCs/>
          </w:rPr>
          <w:delText xml:space="preserve">Definition 35 (Leverage)</w:delText>
        </w:r>
      </w:del>
      <w:del w:id="1784" w:author="PR Preview" w:date="2026-01-01T00:00:00Z">
        <w:r>
          <w:delText xml:space="preserve"> </w:delText>
        </w:r>
      </w:del>
      <w:del w:id="1785" w:author="PR Preview" w:date="2026-01-01T00:00:00Z">
        <w:r>
          <w:delText xml:space="preserve">Consider a linear model fitted by</w:delText>
        </w:r>
      </w:del>
      <w:del w:id="1786" w:author="PR Preview" w:date="2026-01-01T00:00:00Z">
        <w:r>
          <w:delText xml:space="preserve"> </w:delText>
        </w:r>
      </w:del>
      <w:hyperlink r:id="rId203">
        <w:del w:id="1787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1788" w:author="PR Preview" w:date="2026-01-01T00:00:00Z">
        <w:r>
          <w:delText xml:space="preserve">,</w:delText>
        </w:r>
      </w:del>
      <w:del w:id="1789" w:author="PR Preview" w:date="2026-01-01T00:00:00Z">
        <w:r>
          <w:delText xml:space="preserve"> </w:delText>
        </w:r>
      </w:del>
      <w:del w:id="1790" w:author="PR Preview" w:date="2026-01-01T00:00:00Z">
        <w:r>
          <w:delText xml:space="preserve">with</w:delText>
        </w:r>
      </w:del>
      <w:del w:id="1791" w:author="PR Preview" w:date="2026-01-01T00:00:00Z">
        <w:r>
          <w:delText xml:space="preserve"> </w:delText>
        </w:r>
      </w:del>
      <w:hyperlink w:anchor="def-term-vector">
        <w:del w:id="1792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179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1794" w:author="PR Preview" w:date="2026-01-01T00:00:00Z">
        <w:r>
          <w:delText xml:space="preserve">,</w:delText>
        </w:r>
      </w:del>
      <w:del w:id="179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796" w:author="PR Preview" w:date="2026-01-01T00:00:00Z">
        <w:r>
          <w:delText xml:space="preserve">,</w:delText>
        </w:r>
      </w:del>
      <w:del w:id="1797" w:author="PR Preview" w:date="2026-01-01T00:00:00Z">
        <w:r>
          <w:delText xml:space="preserve"> </w:delText>
        </w:r>
      </w:del>
      <w:del w:id="1798" w:author="PR Preview" w:date="2026-01-01T00:00:00Z">
        <w:r>
          <w:delText xml:space="preserve">and an invertible</w:delText>
        </w:r>
      </w:del>
      <w:del w:id="1799" w:author="PR Preview" w:date="2026-01-01T00:00:00Z">
        <w:r>
          <w:delText xml:space="preserve"> </w:delText>
        </w:r>
      </w:del>
      <w:hyperlink w:anchor="def-cross-product-matrix">
        <w:del w:id="1800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1801" w:author="PR Preview" w:date="2026-01-01T00:00:00Z">
        <w:r>
          <w:delText xml:space="preserve"> </w:delText>
        </w:r>
      </w:del>
      <m:oMath>
        <m:r>
          <m:t>A</m:t>
        </m:r>
      </m:oMath>
      <w:del w:id="1802" w:author="PR Preview" w:date="2026-01-01T00:00:00Z">
        <w:r>
          <w:delText xml:space="preserve">.</w:delText>
        </w:r>
      </w:del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The</w:delText>
        </w:r>
      </w:del>
      <w:del w:id="1805" w:author="PR Preview" w:date="2026-01-01T00:00:00Z">
        <w:r>
          <w:delText xml:space="preserve"> </w:delText>
        </w:r>
      </w:del>
      <w:del w:id="1806" w:author="PR Preview" w:date="2026-01-01T00:00:00Z">
        <w:r>
          <w:rPr>
            <w:b/>
            <w:bCs/>
          </w:rPr>
          <w:delText xml:space="preserve">leverage</w:delText>
        </w:r>
      </w:del>
      <w:del w:id="1807" w:author="PR Preview" w:date="2026-01-01T00:00:00Z">
        <w:r>
          <w:delText xml:space="preserve"> </w:delText>
        </w:r>
      </w:del>
      <w:del w:id="1808" w:author="PR Preview" w:date="2026-01-01T00:00:00Z">
        <w:r>
          <w:delText xml:space="preserve">of observation</w:delText>
        </w:r>
      </w:del>
      <w:del w:id="1809" w:author="PR Preview" w:date="2026-01-01T00:00:00Z">
        <w:r>
          <w:delText xml:space="preserve"> </w:delText>
        </w:r>
      </w:del>
      <m:oMath>
        <m:r>
          <m:t>i</m:t>
        </m:r>
      </m:oMath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is</w:delText>
        </w:r>
      </w:del>
    </w:p>
    <w:p>
      <w:pPr>
        <w:pStyle w:val="BodyText"/>
      </w:pPr>
      <w:bookmarkStart w:id="19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del w:id="1812" w:author="PR Preview" w:date="2026-01-01T00:00:00Z">
        <w:r>
          <w:rPr>
            <w:i/>
            <w:iCs/>
          </w:rPr>
          <w:delText xml:space="preserve">Remark 27</w:delText>
        </w:r>
      </w:del>
      <w:del w:id="1813" w:author="PR Preview" w:date="2026-01-01T00:00:00Z">
        <w:r>
          <w:delText xml:space="preserve"> (Source: Leverage). </w:delText>
        </w:r>
      </w:del>
      <w:del w:id="1814" w:author="PR Preview" w:date="2026-01-01T00:00:00Z">
        <w:r>
          <w:delText xml:space="preserve">James et al. (2021, sec. 3.3.3)</w:delText>
        </w:r>
      </w:del>
      <w:del w:id="1815" w:author="PR Preview" w:date="2026-01-01T00:00:00Z">
        <w:r>
          <w:delText xml:space="preserve">,</w:delText>
        </w:r>
      </w:del>
      <w:del w:id="1816" w:author="PR Preview" w:date="2026-01-01T00:00:00Z">
        <w:r>
          <w:delText xml:space="preserve"> </w:delText>
        </w:r>
      </w:del>
      <w:del w:id="1817" w:author="PR Preview" w:date="2026-01-01T00:00:00Z">
        <w:r>
          <w:delText xml:space="preserve">written here with term vectors and the matrix</w:delText>
        </w:r>
      </w:del>
      <w:del w:id="1818" w:author="PR Preview" w:date="2026-01-01T00:00:00Z">
        <w:r>
          <w:delText xml:space="preserve"> </w:delText>
        </w:r>
      </w:del>
      <m:oMath>
        <m:r>
          <m:t>A</m:t>
        </m:r>
      </m:oMath>
      <w:del w:id="1819" w:author="PR Preview" w:date="2026-01-01T00:00:00Z">
        <w:r>
          <w:delText xml:space="preserve">,</w:delText>
        </w:r>
      </w:del>
      <w:del w:id="1820" w:author="PR Preview" w:date="2026-01-01T00:00:00Z">
        <w:r>
          <w:delText xml:space="preserve"> </w:delText>
        </w:r>
      </w:del>
      <w:del w:id="1821" w:author="PR Preview" w:date="2026-01-01T00:00:00Z">
        <w:r>
          <w:delText xml:space="preserve">as in</w:delText>
        </w:r>
      </w:del>
      <w:del w:id="1822" w:author="PR Preview" w:date="2026-01-01T00:00:00Z">
        <w:r>
          <w:delText xml:space="preserve"> </w:delText>
        </w:r>
      </w:del>
      <w:hyperlink r:id="rId206">
        <w:del w:id="1823" w:author="PR Preview" w:date="2026-01-01T00:00:00Z">
          <w:r>
            <w:rPr>
              <w:rStyle w:val="Hyperlink"/>
            </w:rPr>
            <w:delText xml:space="preserve">the vector form of the OLS estimates</w:delText>
          </w:r>
        </w:del>
      </w:hyperlink>
      <w:del w:id="1824" w:author="PR Preview" w:date="2026-01-01T00:00:00Z">
        <w:r>
          <w:delText xml:space="preserve">.</w:delText>
        </w:r>
      </w:del>
    </w:p>
    <w:p>
      <w:pPr>
        <w:pStyle w:val="BodyText"/>
      </w:pPr>
      <w:ins w:id="1825" w:author="PR Preview" w:date="2026-01-01T00:00:00Z">
        <w:r>
          <w:rPr>
            <w:b/>
            <w:bCs/>
          </w:rPr>
          <w:t xml:space="preserve">Definition 37 (Leverage)</w:t>
        </w:r>
      </w:ins>
      <w:ins w:id="1826" w:author="PR Preview" w:date="2026-01-01T00:00:00Z">
        <w:r>
          <w:t xml:space="preserve"> </w:t>
        </w:r>
      </w:ins>
      <w:ins w:id="1827" w:author="PR Preview" w:date="2026-01-01T00:00:00Z">
        <w:r>
          <w:t xml:space="preserve">Consider a linear model fitted by</w:t>
        </w:r>
      </w:ins>
      <w:ins w:id="1828" w:author="PR Preview" w:date="2026-01-01T00:00:00Z">
        <w:r>
          <w:t xml:space="preserve"> </w:t>
        </w:r>
      </w:ins>
      <w:hyperlink r:id="rId203">
        <w:ins w:id="1829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1830" w:author="PR Preview" w:date="2026-01-01T00:00:00Z">
        <w:r>
          <w:t xml:space="preserve">,</w:t>
        </w:r>
      </w:ins>
      <w:ins w:id="1831" w:author="PR Preview" w:date="2026-01-01T00:00:00Z">
        <w:r>
          <w:t xml:space="preserve"> </w:t>
        </w:r>
      </w:ins>
      <w:ins w:id="1832" w:author="PR Preview" w:date="2026-01-01T00:00:00Z">
        <w:r>
          <w:t xml:space="preserve">with</w:t>
        </w:r>
      </w:ins>
      <w:ins w:id="1833" w:author="PR Preview" w:date="2026-01-01T00:00:00Z">
        <w:r>
          <w:t xml:space="preserve"> </w:t>
        </w:r>
      </w:ins>
      <w:hyperlink w:anchor="def-term-vector">
        <w:ins w:id="1834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183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1836" w:author="PR Preview" w:date="2026-01-01T00:00:00Z">
        <w:r>
          <w:t xml:space="preserve">,</w:t>
        </w:r>
      </w:ins>
      <w:ins w:id="183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838" w:author="PR Preview" w:date="2026-01-01T00:00:00Z">
        <w:r>
          <w:t xml:space="preserve">,</w:t>
        </w:r>
      </w:ins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and an invertible</w:t>
        </w:r>
      </w:ins>
      <w:ins w:id="1841" w:author="PR Preview" w:date="2026-01-01T00:00:00Z">
        <w:r>
          <w:t xml:space="preserve"> </w:t>
        </w:r>
      </w:ins>
      <w:hyperlink w:anchor="def-cross-product-matrix">
        <w:ins w:id="1842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1843" w:author="PR Preview" w:date="2026-01-01T00:00:00Z">
        <w:r>
          <w:t xml:space="preserve"> </w:t>
        </w:r>
      </w:ins>
      <m:oMath>
        <m:r>
          <m:t>A</m:t>
        </m:r>
      </m:oMath>
      <w:ins w:id="1844" w:author="PR Preview" w:date="2026-01-01T00:00:00Z">
        <w:r>
          <w:t xml:space="preserve">.</w:t>
        </w:r>
      </w:ins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The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rPr>
            <w:b/>
            <w:bCs/>
          </w:rPr>
          <w:t xml:space="preserve">leverage</w:t>
        </w:r>
      </w:ins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of observation</w:t>
        </w:r>
      </w:ins>
      <w:ins w:id="1851" w:author="PR Preview" w:date="2026-01-01T00:00:00Z">
        <w:r>
          <w:t xml:space="preserve"> </w:t>
        </w:r>
      </w:ins>
      <m:oMath>
        <m:r>
          <m:t>i</m:t>
        </m:r>
      </m:oMath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is</w:t>
        </w:r>
      </w:ins>
    </w:p>
    <w:p>
      <w:pPr>
        <w:pStyle w:val="BodyText"/>
      </w:pPr>
      <w:bookmarkStart w:id="20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rem-source-leverage"/>
    <w:p>
      <w:pPr>
        <w:pStyle w:val="FirstParagraph"/>
      </w:pPr>
      <w:ins w:id="1854" w:author="PR Preview" w:date="2026-01-01T00:00:00Z">
        <w:r>
          <w:rPr>
            <w:i/>
            <w:iCs/>
          </w:rPr>
          <w:t xml:space="preserve">Remark 28</w:t>
        </w:r>
      </w:ins>
      <w:ins w:id="1855" w:author="PR Preview" w:date="2026-01-01T00:00:00Z">
        <w:r>
          <w:t xml:space="preserve"> (Source: Leverage). </w:t>
        </w:r>
      </w:ins>
      <w:ins w:id="1856" w:author="PR Preview" w:date="2026-01-01T00:00:00Z">
        <w:r>
          <w:t xml:space="preserve">James et al. (2021, sec. 3.3.3)</w:t>
        </w:r>
      </w:ins>
      <w:ins w:id="1857" w:author="PR Preview" w:date="2026-01-01T00:00:00Z">
        <w:r>
          <w:t xml:space="preserve">,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written here with term vectors and the matrix</w:t>
        </w:r>
      </w:ins>
      <w:ins w:id="1860" w:author="PR Preview" w:date="2026-01-01T00:00:00Z">
        <w:r>
          <w:t xml:space="preserve"> </w:t>
        </w:r>
      </w:ins>
      <m:oMath>
        <m:r>
          <m:t>A</m:t>
        </m:r>
      </m:oMath>
      <w:ins w:id="1861" w:author="PR Preview" w:date="2026-01-01T00:00:00Z">
        <w:r>
          <w:t xml:space="preserve">,</w:t>
        </w:r>
      </w:ins>
      <w:ins w:id="1862" w:author="PR Preview" w:date="2026-01-01T00:00:00Z">
        <w:r>
          <w:t xml:space="preserve"> </w:t>
        </w:r>
      </w:ins>
      <w:ins w:id="1863" w:author="PR Preview" w:date="2026-01-01T00:00:00Z">
        <w:r>
          <w:t xml:space="preserve">as in</w:t>
        </w:r>
      </w:ins>
      <w:ins w:id="1864" w:author="PR Preview" w:date="2026-01-01T00:00:00Z">
        <w:r>
          <w:t xml:space="preserve"> </w:t>
        </w:r>
      </w:ins>
      <w:hyperlink r:id="rId206">
        <w:ins w:id="1865" w:author="PR Preview" w:date="2026-01-01T00:00:00Z">
          <w:r>
            <w:rPr>
              <w:rStyle w:val="Hyperlink"/>
            </w:rPr>
            <w:t xml:space="preserve">the vector form of the OLS estimates</w:t>
          </w:r>
        </w:ins>
      </w:hyperlink>
      <w:ins w:id="1866" w:author="PR Preview" w:date="2026-01-01T00:00:00Z">
        <w:r>
          <w:t xml:space="preserve">.</w:t>
        </w:r>
      </w:ins>
    </w:p>
    <w:bookmarkEnd w:id="207"/>
    <w:bookmarkStart w:id="20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0" w:name="rem-source-loocv-shortcut"/>
    <w:p>
      <w:pPr>
        <w:pStyle w:val="BodyText"/>
      </w:pPr>
      <w:del w:id="1867" w:author="PR Preview" w:date="2026-01-01T00:00:00Z">
        <w:r>
          <w:rPr>
            <w:i/>
            <w:iCs/>
          </w:rPr>
          <w:delText xml:space="preserve">Remark 28</w:delText>
        </w:r>
      </w:del>
      <w:del w:id="1868" w:author="PR Preview" w:date="2026-01-01T00:00:00Z">
        <w:r>
          <w:delText xml:space="preserve"> (Source: Leave-one-out cross-validation for least squares). </w:delText>
        </w:r>
      </w:del>
      <w:del w:id="1869" w:author="PR Preview" w:date="2026-01-01T00:00:00Z">
        <w:r>
          <w:delText xml:space="preserve">James et al. (2021, sec. 5.1.2)</w:delText>
        </w:r>
      </w:del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delText xml:space="preserve">states this formula for least squares linear or polynomial regression,</w:delText>
        </w:r>
      </w:del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and</w:delText>
        </w:r>
      </w:del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Hastie et al. (2009, sec. 7.10.1)</w:delText>
        </w:r>
      </w:del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for many linear fitting methods.</w:delText>
        </w:r>
      </w:del>
    </w:p>
    <w:p>
      <w:pPr>
        <w:pStyle w:val="BodyText"/>
      </w:pPr>
      <w:del w:id="1878" w:author="PR Preview" w:date="2026-01-01T00:00:00Z">
        <w:r>
          <w:rPr>
            <w:b/>
            <w:bCs/>
          </w:rPr>
          <w:delText xml:space="preserve">Example 11 (Leave-one-out cross-validation of the</w:delText>
        </w:r>
      </w:del>
      <w:del w:id="1879" w:author="PR Preview" w:date="2026-01-01T00:00:00Z">
        <w:r>
          <w:rPr>
            <w:b/>
            <w:bCs/>
          </w:rPr>
          <w:delText xml:space="preserve"> </w:delText>
        </w:r>
      </w:del>
      <w:del w:id="1880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1881" w:author="PR Preview" w:date="2026-01-01T00:00:00Z">
        <w:r>
          <w:rPr>
            <w:b/>
            <w:bCs/>
          </w:rPr>
          <w:delText xml:space="preserve"> </w:delText>
        </w:r>
      </w:del>
      <w:del w:id="1882" w:author="PR Preview" w:date="2026-01-01T00:00:00Z">
        <w:r>
          <w:rPr>
            <w:b/>
            <w:bCs/>
          </w:rPr>
          <w:delText xml:space="preserve">polynomials)</w:delText>
        </w:r>
      </w:del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This example computes</w:delText>
        </w:r>
      </w:del>
      <w:del w:id="188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for the four</w:delText>
        </w:r>
      </w:del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rPr>
            <w:rStyle w:val="VerbatimChar"/>
          </w:rPr>
          <w:delText xml:space="preserve">mtcars</w:delText>
        </w:r>
      </w:del>
      <w:del w:id="1890" w:author="PR Preview" w:date="2026-01-01T00:00:00Z">
        <w:r>
          <w:delText xml:space="preserve"> </w:delText>
        </w:r>
      </w:del>
      <w:del w:id="1891" w:author="PR Preview" w:date="2026-01-01T00:00:00Z">
        <w:r>
          <w:delText xml:space="preserve">polynomials</w:delText>
        </w:r>
      </w:del>
      <w:del w:id="1892" w:author="PR Preview" w:date="2026-01-01T00:00:00Z">
        <w:r>
          <w:delText xml:space="preserve"> </w:delText>
        </w:r>
      </w:del>
      <w:del w:id="1893" w:author="PR Preview" w:date="2026-01-01T00:00:00Z">
        <w:r>
          <w:delText xml:space="preserve">of</w:delText>
        </w:r>
      </w:del>
      <w:del w:id="1894" w:author="PR Preview" w:date="2026-01-01T00:00:00Z">
        <w:r>
          <w:delText xml:space="preserve"> </w:delText>
        </w:r>
      </w:del>
      <w:hyperlink w:anchor="exr-overfitting">
        <w:del w:id="1895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in two ways:</w:delText>
        </w:r>
      </w:del>
      <w:del w:id="1898" w:author="PR Preview" w:date="2026-01-01T00:00:00Z">
        <w:r>
          <w:delText xml:space="preserve"> </w:delText>
        </w:r>
      </w:del>
      <w:del w:id="1899" w:author="PR Preview" w:date="2026-01-01T00:00:00Z">
        <w:r>
          <w:delText xml:space="preserve">by fitting each model 32 times, as in</w:delText>
        </w:r>
      </w:del>
      <w:del w:id="1900" w:author="PR Preview" w:date="2026-01-01T00:00:00Z">
        <w:r>
          <w:delText xml:space="preserve"> </w:delText>
        </w:r>
      </w:del>
      <w:hyperlink w:anchor="eq-loocv">
        <w:del w:id="1901" w:author="PR Preview" w:date="2026-01-01T00:00:00Z">
          <w:r>
            <w:rPr>
              <w:rStyle w:val="Hyperlink"/>
            </w:rPr>
            <w:delText xml:space="preserve">Equation 34</w:delText>
          </w:r>
        </w:del>
      </w:hyperlink>
      <w:del w:id="1902" w:author="PR Preview" w:date="2026-01-01T00:00:00Z">
        <w:r>
          <w:delText xml:space="preserve">,</w:delText>
        </w:r>
      </w:del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delText xml:space="preserve">and by the single-fit formula of</w:delText>
        </w:r>
      </w:del>
      <w:del w:id="1905" w:author="PR Preview" w:date="2026-01-01T00:00:00Z">
        <w:r>
          <w:delText xml:space="preserve"> </w:delText>
        </w:r>
      </w:del>
      <w:hyperlink w:anchor="thm-loocv-shortcut">
        <w:del w:id="1906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907" w:author="PR Preview" w:date="2026-01-01T00:00:00Z">
        <w:r>
          <w:delText xml:space="preserve">,</w:delText>
        </w:r>
      </w:del>
      <w:del w:id="1908" w:author="PR Preview" w:date="2026-01-01T00:00:00Z">
        <w:r>
          <w:delText xml:space="preserve"> </w:delText>
        </w:r>
      </w:del>
      <w:del w:id="1909" w:author="PR Preview" w:date="2026-01-01T00:00:00Z">
        <w:r>
          <w:delText xml:space="preserve">with the leverages from</w:delText>
        </w:r>
      </w:del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rPr>
            <w:rStyle w:val="VerbatimChar"/>
          </w:rPr>
          <w:delText xml:space="preserve">hatvalues()</w:delText>
        </w:r>
      </w:del>
      <w:del w:id="1912" w:author="PR Preview" w:date="2026-01-01T00:00:00Z">
        <w:r>
          <w:delText xml:space="preserve">.</w:delText>
        </w:r>
      </w:del>
    </w:p>
    <w:p>
      <w:pPr>
        <w:pStyle w:val="BodyText"/>
      </w:pPr>
      <w:ins w:id="1913" w:author="PR Preview" w:date="2026-01-01T00:00:00Z">
        <w:r>
          <w:rPr>
            <w:i/>
            <w:iCs/>
          </w:rPr>
          <w:t xml:space="preserve">Remark 29</w:t>
        </w:r>
      </w:ins>
      <w:ins w:id="1914" w:author="PR Preview" w:date="2026-01-01T00:00:00Z">
        <w:r>
          <w:t xml:space="preserve"> (Source: Leave-one-out cross-validation for least squares). </w:t>
        </w:r>
      </w:ins>
      <w:ins w:id="1915" w:author="PR Preview" w:date="2026-01-01T00:00:00Z">
        <w:r>
          <w:t xml:space="preserve">James et al. (2021, sec. 5.1.2)</w:t>
        </w:r>
      </w:ins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states this formula for least squares linear or polynomial regression,</w:t>
        </w:r>
      </w:ins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and</w:t>
        </w:r>
      </w:ins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Hastie et al. (2009, sec. 7.10.1)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for many linear fitting methods.</w:t>
        </w:r>
      </w:ins>
    </w:p>
    <w:bookmarkEnd w:id="210"/>
    <w:bookmarkStart w:id="211" w:name="exm-loocv-shortcut"/>
    <w:p>
      <w:pPr>
        <w:pStyle w:val="BodyText"/>
      </w:pPr>
      <w:ins w:id="1924" w:author="PR Preview" w:date="2026-01-01T00:00:00Z">
        <w:r>
          <w:rPr>
            <w:b/>
            <w:bCs/>
          </w:rPr>
          <w:t xml:space="preserve">Example 11 (Leave-one-out cross-validation of the</w:t>
        </w:r>
      </w:ins>
      <w:ins w:id="1925" w:author="PR Preview" w:date="2026-01-01T00:00:00Z">
        <w:r>
          <w:rPr>
            <w:b/>
            <w:bCs/>
          </w:rPr>
          <w:t xml:space="preserve"> </w:t>
        </w:r>
      </w:ins>
      <w:ins w:id="1926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1927" w:author="PR Preview" w:date="2026-01-01T00:00:00Z">
        <w:r>
          <w:rPr>
            <w:b/>
            <w:bCs/>
          </w:rPr>
          <w:t xml:space="preserve"> </w:t>
        </w:r>
      </w:ins>
      <w:ins w:id="1928" w:author="PR Preview" w:date="2026-01-01T00:00:00Z">
        <w:r>
          <w:rPr>
            <w:b/>
            <w:bCs/>
          </w:rPr>
          <w:t xml:space="preserve">polynomials)</w:t>
        </w:r>
      </w:ins>
      <w:ins w:id="1929" w:author="PR Preview" w:date="2026-01-01T00:00:00Z">
        <w:r>
          <w:t xml:space="preserve"> </w:t>
        </w:r>
      </w:ins>
      <w:ins w:id="1930" w:author="PR Preview" w:date="2026-01-01T00:00:00Z">
        <w:r>
          <w:t xml:space="preserve">This example computes</w:t>
        </w:r>
      </w:ins>
      <w:ins w:id="193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for the four</w:t>
        </w:r>
      </w:ins>
      <w:ins w:id="1934" w:author="PR Preview" w:date="2026-01-01T00:00:00Z">
        <w:r>
          <w:t xml:space="preserve"> </w:t>
        </w:r>
      </w:ins>
      <w:ins w:id="1935" w:author="PR Preview" w:date="2026-01-01T00:00:00Z">
        <w:r>
          <w:rPr>
            <w:rStyle w:val="VerbatimChar"/>
          </w:rPr>
          <w:t xml:space="preserve">mtcars</w:t>
        </w:r>
      </w:ins>
      <w:ins w:id="1936" w:author="PR Preview" w:date="2026-01-01T00:00:00Z">
        <w:r>
          <w:t xml:space="preserve"> </w:t>
        </w:r>
      </w:ins>
      <w:ins w:id="1937" w:author="PR Preview" w:date="2026-01-01T00:00:00Z">
        <w:r>
          <w:t xml:space="preserve">polynomials</w:t>
        </w:r>
      </w:ins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of</w:t>
        </w:r>
      </w:ins>
      <w:ins w:id="1940" w:author="PR Preview" w:date="2026-01-01T00:00:00Z">
        <w:r>
          <w:t xml:space="preserve"> </w:t>
        </w:r>
      </w:ins>
      <w:hyperlink w:anchor="exr-overfitting">
        <w:ins w:id="194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in two ways: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by fitting each model 32 times, as in</w:t>
        </w:r>
      </w:ins>
      <w:ins w:id="1946" w:author="PR Preview" w:date="2026-01-01T00:00:00Z">
        <w:r>
          <w:t xml:space="preserve"> </w:t>
        </w:r>
      </w:ins>
      <w:hyperlink w:anchor="eq-loocv">
        <w:ins w:id="1947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1948" w:author="PR Preview" w:date="2026-01-01T00:00:00Z">
        <w:r>
          <w:t xml:space="preserve">,</w:t>
        </w:r>
      </w:ins>
      <w:ins w:id="1949" w:author="PR Preview" w:date="2026-01-01T00:00:00Z">
        <w:r>
          <w:t xml:space="preserve"> </w:t>
        </w:r>
      </w:ins>
      <w:ins w:id="1950" w:author="PR Preview" w:date="2026-01-01T00:00:00Z">
        <w:r>
          <w:t xml:space="preserve">and by the single-fit formula of</w:t>
        </w:r>
      </w:ins>
      <w:ins w:id="1951" w:author="PR Preview" w:date="2026-01-01T00:00:00Z">
        <w:r>
          <w:t xml:space="preserve"> </w:t>
        </w:r>
      </w:ins>
      <w:hyperlink w:anchor="thm-loocv-shortcut">
        <w:ins w:id="195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953" w:author="PR Preview" w:date="2026-01-01T00:00:00Z">
        <w:r>
          <w:t xml:space="preserve">,</w:t>
        </w:r>
      </w:ins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with the leverages from</w:t>
        </w:r>
      </w:ins>
      <w:ins w:id="1956" w:author="PR Preview" w:date="2026-01-01T00:00:00Z">
        <w:r>
          <w:t xml:space="preserve"> </w:t>
        </w:r>
      </w:ins>
      <w:ins w:id="1957" w:author="PR Preview" w:date="2026-01-01T00:00:00Z">
        <w:r>
          <w:rPr>
            <w:rStyle w:val="VerbatimChar"/>
          </w:rPr>
          <w:t xml:space="preserve">hatvalues()</w:t>
        </w:r>
      </w:ins>
      <w:ins w:id="1958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959" w:author="PR Preview" w:date="2026-01-01T00:00:00Z">
        <w:r>
          <w:rPr>
            <w:rStyle w:val="NormalTok"/>
          </w:rPr>
          <w:delText xml:space="preserve">loocv_max_diff </w:delText>
        </w:r>
      </w:del>
      <w:del w:id="1960" w:author="PR Preview" w:date="2026-01-01T00:00:00Z">
        <w:r>
          <w:rPr>
            <w:rStyle w:val="OtherTok"/>
          </w:rPr>
          <w:delText xml:space="preserve">&lt;-</w:delText>
        </w:r>
      </w:del>
      <w:del w:id="1961" w:author="PR Preview" w:date="2026-01-01T00:00:00Z">
        <w:r>
          <w:rPr>
            <w:rStyle w:val="NormalTok"/>
          </w:rPr>
          <w:delText xml:space="preserve"> </w:delText>
        </w:r>
      </w:del>
      <w:del w:id="1962" w:author="PR Preview" w:date="2026-01-01T00:00:00Z">
        <w:r>
          <w:rPr>
            <w:rStyle w:val="FunctionTok"/>
          </w:rPr>
          <w:delText xml:space="preserve">max</w:delText>
        </w:r>
      </w:del>
      <w:del w:id="1963" w:author="PR Preview" w:date="2026-01-01T00:00:00Z">
        <w:r>
          <w:rPr>
            <w:rStyle w:val="NormalTok"/>
          </w:rPr>
          <w:delText xml:space="preserve">(</w:delText>
        </w:r>
      </w:del>
      <w:del w:id="1964" w:author="PR Preview" w:date="2026-01-01T00:00:00Z">
        <w:r>
          <w:rPr>
            <w:rStyle w:val="FunctionTok"/>
          </w:rPr>
          <w:delText xml:space="preserve">abs</w:delText>
        </w:r>
      </w:del>
      <w:del w:id="1965" w:author="PR Preview" w:date="2026-01-01T00:00:00Z">
        <w:r>
          <w:rPr>
            <w:rStyle w:val="NormalTok"/>
          </w:rPr>
          <w:delText xml:space="preserve">(mtcars_loocv</w:delText>
        </w:r>
      </w:del>
      <w:del w:id="1966" w:author="PR Preview" w:date="2026-01-01T00:00:00Z">
        <w:r>
          <w:rPr>
            <w:rStyle w:val="SpecialCharTok"/>
          </w:rPr>
          <w:delText xml:space="preserve">$</w:delText>
        </w:r>
      </w:del>
      <w:del w:id="1967" w:author="PR Preview" w:date="2026-01-01T00:00:00Z">
        <w:r>
          <w:rPr>
            <w:rStyle w:val="NormalTok"/>
          </w:rPr>
          <w:delText xml:space="preserve">refitting </w:delText>
        </w:r>
      </w:del>
      <w:del w:id="1968" w:author="PR Preview" w:date="2026-01-01T00:00:00Z">
        <w:r>
          <w:rPr>
            <w:rStyle w:val="SpecialCharTok"/>
          </w:rPr>
          <w:delText xml:space="preserve">-</w:delText>
        </w:r>
      </w:del>
      <w:del w:id="1969" w:author="PR Preview" w:date="2026-01-01T00:00:00Z">
        <w:r>
          <w:rPr>
            <w:rStyle w:val="NormalTok"/>
          </w:rPr>
          <w:delText xml:space="preserve"> mtcars_loocv</w:delText>
        </w:r>
      </w:del>
      <w:del w:id="1970" w:author="PR Preview" w:date="2026-01-01T00:00:00Z">
        <w:r>
          <w:rPr>
            <w:rStyle w:val="SpecialCharTok"/>
          </w:rPr>
          <w:delText xml:space="preserve">$</w:delText>
        </w:r>
      </w:del>
      <w:del w:id="1971" w:author="PR Preview" w:date="2026-01-01T00:00:00Z">
        <w:r>
          <w:rPr>
            <w:rStyle w:val="NormalTok"/>
          </w:rPr>
          <w:delText xml:space="preserve">formula))</w:delText>
        </w:r>
      </w:del>
      <w:del w:id="1972" w:author="PR Preview" w:date="2026-01-01T00:00:00Z">
        <w:r>
          <w:br/>
        </w:r>
      </w:del>
      <w:del w:id="1973" w:author="PR Preview" w:date="2026-01-01T00:00:00Z">
        <w:r>
          <w:rPr>
            <w:rStyle w:val="NormalTok"/>
          </w:rPr>
          <w:delText xml:space="preserve">mtcars_best_loocv </w:delText>
        </w:r>
      </w:del>
      <w:del w:id="1974" w:author="PR Preview" w:date="2026-01-01T00:00:00Z">
        <w:r>
          <w:rPr>
            <w:rStyle w:val="OtherTok"/>
          </w:rPr>
          <w:delText xml:space="preserve">&lt;-</w:delText>
        </w:r>
      </w:del>
      <w:del w:id="1975" w:author="PR Preview" w:date="2026-01-01T00:00:00Z">
        <w:r>
          <w:br/>
        </w:r>
      </w:del>
      <w:del w:id="1976" w:author="PR Preview" w:date="2026-01-01T00:00:00Z">
        <w:r>
          <w:rPr>
            <w:rStyle w:val="NormalTok"/>
          </w:rPr>
          <w:delText xml:space="preserve">  mtcars_loocv</w:delText>
        </w:r>
      </w:del>
      <w:del w:id="1977" w:author="PR Preview" w:date="2026-01-01T00:00:00Z">
        <w:r>
          <w:rPr>
            <w:rStyle w:val="SpecialCharTok"/>
          </w:rPr>
          <w:delText xml:space="preserve">$</w:delText>
        </w:r>
      </w:del>
      <w:del w:id="1978" w:author="PR Preview" w:date="2026-01-01T00:00:00Z">
        <w:r>
          <w:rPr>
            <w:rStyle w:val="NormalTok"/>
          </w:rPr>
          <w:delText xml:space="preserve">degree[</w:delText>
        </w:r>
      </w:del>
      <w:del w:id="1979" w:author="PR Preview" w:date="2026-01-01T00:00:00Z">
        <w:r>
          <w:rPr>
            <w:rStyle w:val="FunctionTok"/>
          </w:rPr>
          <w:delText xml:space="preserve">which.min</w:delText>
        </w:r>
      </w:del>
      <w:del w:id="1980" w:author="PR Preview" w:date="2026-01-01T00:00:00Z">
        <w:r>
          <w:rPr>
            <w:rStyle w:val="NormalTok"/>
          </w:rPr>
          <w:delText xml:space="preserve">(mtcars_loocv</w:delText>
        </w:r>
      </w:del>
      <w:del w:id="1981" w:author="PR Preview" w:date="2026-01-01T00:00:00Z">
        <w:r>
          <w:rPr>
            <w:rStyle w:val="SpecialCharTok"/>
          </w:rPr>
          <w:delText xml:space="preserve">$</w:delText>
        </w:r>
      </w:del>
      <w:del w:id="1982" w:author="PR Preview" w:date="2026-01-01T00:00:00Z">
        <w:r>
          <w:rPr>
            <w:rStyle w:val="NormalTok"/>
          </w:rPr>
          <w:delText xml:space="preserve">formula)]</w:delText>
        </w:r>
      </w:del>
      <w:del w:id="1983" w:author="PR Preview" w:date="2026-01-01T00:00:00Z">
        <w:r>
          <w:br/>
        </w:r>
      </w:del>
      <w:del w:id="1984" w:author="PR Preview" w:date="2026-01-01T00:00:00Z">
        <w:r>
          <w:rPr>
            <w:rStyle w:val="FunctionTok"/>
          </w:rPr>
          <w:delText xml:space="preserve">c</w:delText>
        </w:r>
      </w:del>
      <w:del w:id="1985" w:author="PR Preview" w:date="2026-01-01T00:00:00Z">
        <w:r>
          <w:rPr>
            <w:rStyle w:val="NormalTok"/>
          </w:rPr>
          <w:delText xml:space="preserve">(</w:delText>
        </w:r>
      </w:del>
      <w:del w:id="1986" w:author="PR Preview" w:date="2026-01-01T00:00:00Z">
        <w:r>
          <w:rPr>
            <w:rStyle w:val="AttributeTok"/>
          </w:rPr>
          <w:delText xml:space="preserve">max_difference =</w:delText>
        </w:r>
      </w:del>
      <w:del w:id="1987" w:author="PR Preview" w:date="2026-01-01T00:00:00Z">
        <w:r>
          <w:rPr>
            <w:rStyle w:val="NormalTok"/>
          </w:rPr>
          <w:delText xml:space="preserve"> loocv_max_diff, </w:delText>
        </w:r>
      </w:del>
      <w:del w:id="1988" w:author="PR Preview" w:date="2026-01-01T00:00:00Z">
        <w:r>
          <w:rPr>
            <w:rStyle w:val="AttributeTok"/>
          </w:rPr>
          <w:delText xml:space="preserve">best_degree =</w:delText>
        </w:r>
      </w:del>
      <w:del w:id="1989" w:author="PR Preview" w:date="2026-01-01T00:00:00Z">
        <w:r>
          <w:rPr>
            <w:rStyle w:val="NormalTok"/>
          </w:rPr>
          <w:delText xml:space="preserve"> mtcars_best_loocv)</w:delText>
        </w:r>
      </w:del>
      <w:del w:id="1990" w:author="PR Preview" w:date="2026-01-01T00:00:00Z">
        <w:r>
          <w:br/>
        </w:r>
      </w:del>
      <w:del w:id="1991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1992" w:author="PR Preview" w:date="2026-01-01T00:00:00Z">
        <w:r>
          <w:br/>
        </w:r>
      </w:del>
      <w:del w:id="1993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1994" w:author="PR Preview" w:date="2026-01-01T00:00:00Z">
        <w:r>
          <w:delText xml:space="preserve">The two columns differ by at most 7.1e-15,</w:delText>
        </w:r>
      </w:del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which is rounding error.</w:delText>
        </w:r>
      </w:del>
      <w:del w:id="1997" w:author="PR Preview" w:date="2026-01-01T00:00:00Z">
        <w:r>
          <w:delText xml:space="preserve"> </w:delText>
        </w:r>
      </w:del>
      <w:del w:id="1998" w:author="PR Preview" w:date="2026-01-01T00:00:00Z">
        <w:r>
          <w:delText xml:space="preserve">The single-fit formula needs one fit per model instead of 32.</w:delText>
        </w:r>
      </w:del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LOOCV picks degree 2,</w:delText>
        </w:r>
      </w:del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delText xml:space="preserve">and because LOOCV is not random (</w:delText>
        </w:r>
      </w:del>
      <w:hyperlink w:anchor="lem-loocv-not-random">
        <w:del w:id="2003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004" w:author="PR Preview" w:date="2026-01-01T00:00:00Z">
        <w:r>
          <w:delText xml:space="preserve">),</w:delText>
        </w:r>
      </w:del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delText xml:space="preserve">rerunning it always gives the same choice.</w:delText>
        </w:r>
      </w:del>
    </w:p>
    <w:p>
      <w:pPr>
        <w:pStyle w:val="BodyText"/>
      </w:pPr>
      <w:del w:id="2007" w:author="PR Preview" w:date="2026-01-01T00:00:00Z">
        <w:r>
          <w:rPr>
            <w:i/>
            <w:iCs/>
          </w:rPr>
          <w:delText xml:space="preserve">Remark 29</w:delText>
        </w:r>
      </w:del>
      <w:del w:id="2008" w:author="PR Preview" w:date="2026-01-01T00:00:00Z">
        <w:r>
          <w:delText xml:space="preserve"> (When to use leave-one-out cross-validation). </w:delText>
        </w:r>
      </w:del>
      <w:del w:id="2009" w:author="PR Preview" w:date="2026-01-01T00:00:00Z">
        <w:r>
          <w:delText xml:space="preserve">LOOCV is the</w:delText>
        </w:r>
      </w:del>
      <w:del w:id="201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011" w:author="PR Preview" w:date="2026-01-01T00:00:00Z">
        <w:r>
          <w:delText xml:space="preserve"> </w:delText>
        </w:r>
      </w:del>
      <w:del w:id="2012" w:author="PR Preview" w:date="2026-01-01T00:00:00Z">
        <w:r>
          <w:delText xml:space="preserve">end of</w:delText>
        </w:r>
      </w:del>
      <w:del w:id="2013" w:author="PR Preview" w:date="2026-01-01T00:00:00Z">
        <w:r>
          <w:delText xml:space="preserve"> </w:delText>
        </w:r>
      </w:del>
      <w:hyperlink w:anchor="rem-choosing-k">
        <w:del w:id="2014" w:author="PR Preview" w:date="2026-01-01T00:00:00Z">
          <w:r>
            <w:rPr>
              <w:rStyle w:val="Hyperlink"/>
            </w:rPr>
            <w:delText xml:space="preserve">Remark 23</w:delText>
          </w:r>
        </w:del>
      </w:hyperlink>
      <w:del w:id="2015" w:author="PR Preview" w:date="2026-01-01T00:00:00Z">
        <w:r>
          <w:delText xml:space="preserve">.</w:delText>
        </w:r>
      </w:del>
      <w:del w:id="2016" w:author="PR Preview" w:date="2026-01-01T00:00:00Z">
        <w:r>
          <w:delText xml:space="preserve"> </w:delText>
        </w:r>
      </w:del>
      <w:del w:id="2017" w:author="PR Preview" w:date="2026-01-01T00:00:00Z">
        <w:r>
          <w:delText xml:space="preserve">By</w:delText>
        </w:r>
      </w:del>
      <w:del w:id="2018" w:author="PR Preview" w:date="2026-01-01T00:00:00Z">
        <w:r>
          <w:delText xml:space="preserve"> </w:delText>
        </w:r>
      </w:del>
      <w:hyperlink w:anchor="rem-cv-estimate">
        <w:del w:id="2019" w:author="PR Preview" w:date="2026-01-01T00:00:00Z">
          <w:r>
            <w:rPr>
              <w:rStyle w:val="Hyperlink"/>
            </w:rPr>
            <w:delText xml:space="preserve">Remark 22</w:delText>
          </w:r>
        </w:del>
      </w:hyperlink>
      <w:del w:id="2020" w:author="PR Preview" w:date="2026-01-01T00:00:00Z">
        <w:r>
          <w:delText xml:space="preserve">,</w:delText>
        </w:r>
      </w:del>
      <w:del w:id="202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022" w:author="PR Preview" w:date="2026-01-01T00:00:00Z">
        <w:r>
          <w:delText xml:space="preserve"> </w:delText>
        </w:r>
      </w:del>
      <w:del w:id="2023" w:author="PR Preview" w:date="2026-01-01T00:00:00Z">
        <w:r>
          <w:delText xml:space="preserve">estimates</w:delText>
        </w:r>
      </w:del>
      <w:del w:id="202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2025" w:author="PR Preview" w:date="2026-01-01T00:00:00Z">
        <w:r>
          <w:delText xml:space="preserve"> </w:delText>
        </w:r>
      </w:del>
      <w:del w:id="2026" w:author="PR Preview" w:date="2026-01-01T00:00:00Z">
        <w:r>
          <w:delText xml:space="preserve">for the fitting procedure</w:delText>
        </w:r>
      </w:del>
      <w:del w:id="2027" w:author="PR Preview" w:date="2026-01-01T00:00:00Z">
        <w:r>
          <w:delText xml:space="preserve"> </w:delText>
        </w:r>
      </w:del>
      <m:oMath>
        <m:r>
          <m:t>g</m:t>
        </m:r>
      </m:oMath>
      <w:del w:id="2028" w:author="PR Preview" w:date="2026-01-01T00:00:00Z">
        <w:r>
          <w:delText xml:space="preserve">:</w:delText>
        </w:r>
      </w:del>
      <w:del w:id="2029" w:author="PR Preview" w:date="2026-01-01T00:00:00Z">
        <w:r>
          <w:delText xml:space="preserve"> </w:delText>
        </w:r>
      </w:del>
      <w:del w:id="2030" w:author="PR Preview" w:date="2026-01-01T00:00:00Z">
        <w:r>
          <w:delText xml:space="preserve">each rule is fitted to</w:delText>
        </w:r>
      </w:del>
      <w:del w:id="203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2032" w:author="PR Preview" w:date="2026-01-01T00:00:00Z">
        <w:r>
          <w:delText xml:space="preserve"> </w:delText>
        </w:r>
      </w:del>
      <w:del w:id="2033" w:author="PR Preview" w:date="2026-01-01T00:00:00Z">
        <w:r>
          <w:delText xml:space="preserve">observations,</w:delText>
        </w:r>
      </w:del>
      <w:del w:id="2034" w:author="PR Preview" w:date="2026-01-01T00:00:00Z">
        <w:r>
          <w:delText xml:space="preserve"> </w:delText>
        </w:r>
      </w:del>
      <w:del w:id="2035" w:author="PR Preview" w:date="2026-01-01T00:00:00Z">
        <w:r>
          <w:delText xml:space="preserve">so the bias of</w:delText>
        </w:r>
      </w:del>
      <w:del w:id="203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as an estimate of</w:delText>
        </w:r>
      </w:del>
      <w:del w:id="203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2040" w:author="PR Preview" w:date="2026-01-01T00:00:00Z">
        <w:r>
          <w:delText xml:space="preserve"> </w:delText>
        </w:r>
      </w:del>
      <w:del w:id="2041" w:author="PR Preview" w:date="2026-01-01T00:00:00Z">
        <w:r>
          <w:delText xml:space="preserve">is the smallest of any</w:delText>
        </w:r>
      </w:del>
      <w:del w:id="2042" w:author="PR Preview" w:date="2026-01-01T00:00:00Z">
        <w:r>
          <w:delText xml:space="preserve"> </w:delText>
        </w:r>
      </w:del>
      <m:oMath>
        <m:r>
          <m:t>k</m:t>
        </m:r>
      </m:oMath>
      <w:del w:id="2043" w:author="PR Preview" w:date="2026-01-01T00:00:00Z">
        <w:r>
          <w:delText xml:space="preserve">.</w:delText>
        </w:r>
      </w:del>
      <w:del w:id="2044" w:author="PR Preview" w:date="2026-01-01T00:00:00Z">
        <w:r>
          <w:delText xml:space="preserve"> </w:delText>
        </w:r>
      </w:del>
      <w:del w:id="2045" w:author="PR Preview" w:date="2026-01-01T00:00:00Z">
        <w:r>
          <w:delText xml:space="preserve">But the</w:delText>
        </w:r>
      </w:del>
      <w:del w:id="2046" w:author="PR Preview" w:date="2026-01-01T00:00:00Z">
        <w:r>
          <w:delText xml:space="preserve"> </w:delText>
        </w:r>
      </w:del>
      <m:oMath>
        <m:r>
          <m:t>n</m:t>
        </m:r>
      </m:oMath>
      <w:del w:id="2047" w:author="PR Preview" w:date="2026-01-01T00:00:00Z">
        <w:r>
          <w:delText xml:space="preserve"> </w:delText>
        </w:r>
      </w:del>
      <w:del w:id="2048" w:author="PR Preview" w:date="2026-01-01T00:00:00Z">
        <w:r>
          <w:delText xml:space="preserve">training sets are nearly identical,</w:delText>
        </w:r>
      </w:del>
      <w:del w:id="2049" w:author="PR Preview" w:date="2026-01-01T00:00:00Z">
        <w:r>
          <w:delText xml:space="preserve"> </w:delText>
        </w:r>
      </w:del>
      <w:del w:id="2050" w:author="PR Preview" w:date="2026-01-01T00:00:00Z">
        <w:r>
          <w:delText xml:space="preserve">so the variance of</w:delText>
        </w:r>
      </w:del>
      <w:del w:id="205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can be larger than that of 5- or 10-fold cross-validation</w:delText>
        </w:r>
      </w:del>
      <w:del w:id="2054" w:author="PR Preview" w:date="2026-01-01T00:00:00Z">
        <w:r>
          <w:delText xml:space="preserve"> </w:delText>
        </w:r>
      </w:del>
      <w:del w:id="2055" w:author="PR Preview" w:date="2026-01-01T00:00:00Z">
        <w:r>
          <w:delText xml:space="preserve">(James et al. 2021, sec. 5.1.4)</w:delText>
        </w:r>
      </w:del>
      <w:del w:id="2056" w:author="PR Preview" w:date="2026-01-01T00:00:00Z">
        <w:r>
          <w:delText xml:space="preserve">.</w:delText>
        </w:r>
      </w:del>
      <w:del w:id="2057" w:author="PR Preview" w:date="2026-01-01T00:00:00Z">
        <w:r>
          <w:delText xml:space="preserve"> </w:delText>
        </w:r>
      </w:del>
      <w:del w:id="2058" w:author="PR Preview" w:date="2026-01-01T00:00:00Z">
        <w:r>
          <w:delText xml:space="preserve">For least squares fits,</w:delText>
        </w:r>
      </w:del>
      <w:del w:id="2059" w:author="PR Preview" w:date="2026-01-01T00:00:00Z">
        <w:r>
          <w:delText xml:space="preserve"> </w:delText>
        </w:r>
      </w:del>
      <w:hyperlink w:anchor="thm-loocv-shortcut">
        <w:del w:id="206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061" w:author="PR Preview" w:date="2026-01-01T00:00:00Z">
        <w:r>
          <w:delText xml:space="preserve"> </w:delText>
        </w:r>
      </w:del>
      <w:del w:id="2062" w:author="PR Preview" w:date="2026-01-01T00:00:00Z">
        <w:r>
          <w:delText xml:space="preserve">computes LOOCV from a single fit;</w:delText>
        </w:r>
      </w:del>
      <w:del w:id="2063" w:author="PR Preview" w:date="2026-01-01T00:00:00Z">
        <w:r>
          <w:delText xml:space="preserve"> </w:delText>
        </w:r>
      </w:del>
      <w:del w:id="2064" w:author="PR Preview" w:date="2026-01-01T00:00:00Z">
        <w:r>
          <w:delText xml:space="preserve">for most other fitting methods,</w:delText>
        </w:r>
      </w:del>
      <w:del w:id="2065" w:author="PR Preview" w:date="2026-01-01T00:00:00Z">
        <w:r>
          <w:delText xml:space="preserve"> </w:delText>
        </w:r>
      </w:del>
      <w:del w:id="2066" w:author="PR Preview" w:date="2026-01-01T00:00:00Z">
        <w:r>
          <w:delText xml:space="preserve">LOOCV requires</w:delText>
        </w:r>
      </w:del>
      <w:del w:id="2067" w:author="PR Preview" w:date="2026-01-01T00:00:00Z">
        <w:r>
          <w:delText xml:space="preserve"> </w:delText>
        </w:r>
      </w:del>
      <m:oMath>
        <m:r>
          <m:t>n</m:t>
        </m:r>
      </m:oMath>
      <w:del w:id="2068" w:author="PR Preview" w:date="2026-01-01T00:00:00Z">
        <w:r>
          <w:delText xml:space="preserve"> </w:delText>
        </w:r>
      </w:del>
      <w:del w:id="2069" w:author="PR Preview" w:date="2026-01-01T00:00:00Z">
        <w:r>
          <w:delText xml:space="preserve">fits.</w:delText>
        </w:r>
      </w:del>
    </w:p>
    <w:p>
      <w:pPr>
        <w:pStyle w:val="SourceCode"/>
      </w:pPr>
      <w:ins w:id="2070" w:author="PR Preview" w:date="2026-01-01T00:00:00Z">
        <w:r>
          <w:rPr>
            <w:rStyle w:val="NormalTok"/>
          </w:rPr>
          <w:t xml:space="preserve">loocv_max_diff </w:t>
        </w:r>
      </w:ins>
      <w:ins w:id="2071" w:author="PR Preview" w:date="2026-01-01T00:00:00Z">
        <w:r>
          <w:rPr>
            <w:rStyle w:val="OtherTok"/>
          </w:rPr>
          <w:t xml:space="preserve">&lt;-</w:t>
        </w:r>
      </w:ins>
      <w:ins w:id="2072" w:author="PR Preview" w:date="2026-01-01T00:00:00Z">
        <w:r>
          <w:rPr>
            <w:rStyle w:val="NormalTok"/>
          </w:rPr>
          <w:t xml:space="preserve"> </w:t>
        </w:r>
      </w:ins>
      <w:ins w:id="2073" w:author="PR Preview" w:date="2026-01-01T00:00:00Z">
        <w:r>
          <w:rPr>
            <w:rStyle w:val="FunctionTok"/>
          </w:rPr>
          <w:t xml:space="preserve">max</w:t>
        </w:r>
      </w:ins>
      <w:ins w:id="2074" w:author="PR Preview" w:date="2026-01-01T00:00:00Z">
        <w:r>
          <w:rPr>
            <w:rStyle w:val="NormalTok"/>
          </w:rPr>
          <w:t xml:space="preserve">(</w:t>
        </w:r>
      </w:ins>
      <w:ins w:id="2075" w:author="PR Preview" w:date="2026-01-01T00:00:00Z">
        <w:r>
          <w:rPr>
            <w:rStyle w:val="FunctionTok"/>
          </w:rPr>
          <w:t xml:space="preserve">abs</w:t>
        </w:r>
      </w:ins>
      <w:ins w:id="2076" w:author="PR Preview" w:date="2026-01-01T00:00:00Z">
        <w:r>
          <w:rPr>
            <w:rStyle w:val="NormalTok"/>
          </w:rPr>
          <w:t xml:space="preserve">(mtcars_loocv</w:t>
        </w:r>
      </w:ins>
      <w:ins w:id="2077" w:author="PR Preview" w:date="2026-01-01T00:00:00Z">
        <w:r>
          <w:rPr>
            <w:rStyle w:val="SpecialCharTok"/>
          </w:rPr>
          <w:t xml:space="preserve">$</w:t>
        </w:r>
      </w:ins>
      <w:ins w:id="2078" w:author="PR Preview" w:date="2026-01-01T00:00:00Z">
        <w:r>
          <w:rPr>
            <w:rStyle w:val="NormalTok"/>
          </w:rPr>
          <w:t xml:space="preserve">refitting </w:t>
        </w:r>
      </w:ins>
      <w:ins w:id="2079" w:author="PR Preview" w:date="2026-01-01T00:00:00Z">
        <w:r>
          <w:rPr>
            <w:rStyle w:val="SpecialCharTok"/>
          </w:rPr>
          <w:t xml:space="preserve">-</w:t>
        </w:r>
      </w:ins>
      <w:ins w:id="2080" w:author="PR Preview" w:date="2026-01-01T00:00:00Z">
        <w:r>
          <w:rPr>
            <w:rStyle w:val="NormalTok"/>
          </w:rPr>
          <w:t xml:space="preserve"> mtcars_loocv</w:t>
        </w:r>
      </w:ins>
      <w:ins w:id="2081" w:author="PR Preview" w:date="2026-01-01T00:00:00Z">
        <w:r>
          <w:rPr>
            <w:rStyle w:val="SpecialCharTok"/>
          </w:rPr>
          <w:t xml:space="preserve">$</w:t>
        </w:r>
      </w:ins>
      <w:ins w:id="2082" w:author="PR Preview" w:date="2026-01-01T00:00:00Z">
        <w:r>
          <w:rPr>
            <w:rStyle w:val="NormalTok"/>
          </w:rPr>
          <w:t xml:space="preserve">formula))</w:t>
        </w:r>
      </w:ins>
      <w:ins w:id="2083" w:author="PR Preview" w:date="2026-01-01T00:00:00Z">
        <w:r>
          <w:br/>
        </w:r>
      </w:ins>
      <w:ins w:id="2084" w:author="PR Preview" w:date="2026-01-01T00:00:00Z">
        <w:r>
          <w:rPr>
            <w:rStyle w:val="NormalTok"/>
          </w:rPr>
          <w:t xml:space="preserve">mtcars_best_loocv </w:t>
        </w:r>
      </w:ins>
      <w:ins w:id="2085" w:author="PR Preview" w:date="2026-01-01T00:00:00Z">
        <w:r>
          <w:rPr>
            <w:rStyle w:val="OtherTok"/>
          </w:rPr>
          <w:t xml:space="preserve">&lt;-</w:t>
        </w:r>
      </w:ins>
      <w:ins w:id="2086" w:author="PR Preview" w:date="2026-01-01T00:00:00Z">
        <w:r>
          <w:br/>
        </w:r>
      </w:ins>
      <w:ins w:id="2087" w:author="PR Preview" w:date="2026-01-01T00:00:00Z">
        <w:r>
          <w:rPr>
            <w:rStyle w:val="NormalTok"/>
          </w:rPr>
          <w:t xml:space="preserve">  mtcars_loocv</w:t>
        </w:r>
      </w:ins>
      <w:ins w:id="2088" w:author="PR Preview" w:date="2026-01-01T00:00:00Z">
        <w:r>
          <w:rPr>
            <w:rStyle w:val="SpecialCharTok"/>
          </w:rPr>
          <w:t xml:space="preserve">$</w:t>
        </w:r>
      </w:ins>
      <w:ins w:id="2089" w:author="PR Preview" w:date="2026-01-01T00:00:00Z">
        <w:r>
          <w:rPr>
            <w:rStyle w:val="NormalTok"/>
          </w:rPr>
          <w:t xml:space="preserve">degree[</w:t>
        </w:r>
      </w:ins>
      <w:ins w:id="2090" w:author="PR Preview" w:date="2026-01-01T00:00:00Z">
        <w:r>
          <w:rPr>
            <w:rStyle w:val="FunctionTok"/>
          </w:rPr>
          <w:t xml:space="preserve">which.min</w:t>
        </w:r>
      </w:ins>
      <w:ins w:id="2091" w:author="PR Preview" w:date="2026-01-01T00:00:00Z">
        <w:r>
          <w:rPr>
            <w:rStyle w:val="NormalTok"/>
          </w:rPr>
          <w:t xml:space="preserve">(mtcars_loocv</w:t>
        </w:r>
      </w:ins>
      <w:ins w:id="2092" w:author="PR Preview" w:date="2026-01-01T00:00:00Z">
        <w:r>
          <w:rPr>
            <w:rStyle w:val="SpecialCharTok"/>
          </w:rPr>
          <w:t xml:space="preserve">$</w:t>
        </w:r>
      </w:ins>
      <w:ins w:id="2093" w:author="PR Preview" w:date="2026-01-01T00:00:00Z">
        <w:r>
          <w:rPr>
            <w:rStyle w:val="NormalTok"/>
          </w:rPr>
          <w:t xml:space="preserve">formula)]</w:t>
        </w:r>
      </w:ins>
      <w:ins w:id="2094" w:author="PR Preview" w:date="2026-01-01T00:00:00Z">
        <w:r>
          <w:br/>
        </w:r>
      </w:ins>
      <w:ins w:id="2095" w:author="PR Preview" w:date="2026-01-01T00:00:00Z">
        <w:r>
          <w:rPr>
            <w:rStyle w:val="FunctionTok"/>
          </w:rPr>
          <w:t xml:space="preserve">c</w:t>
        </w:r>
      </w:ins>
      <w:ins w:id="2096" w:author="PR Preview" w:date="2026-01-01T00:00:00Z">
        <w:r>
          <w:rPr>
            <w:rStyle w:val="NormalTok"/>
          </w:rPr>
          <w:t xml:space="preserve">(</w:t>
        </w:r>
      </w:ins>
      <w:ins w:id="2097" w:author="PR Preview" w:date="2026-01-01T00:00:00Z">
        <w:r>
          <w:rPr>
            <w:rStyle w:val="AttributeTok"/>
          </w:rPr>
          <w:t xml:space="preserve">max_difference =</w:t>
        </w:r>
      </w:ins>
      <w:ins w:id="2098" w:author="PR Preview" w:date="2026-01-01T00:00:00Z">
        <w:r>
          <w:rPr>
            <w:rStyle w:val="NormalTok"/>
          </w:rPr>
          <w:t xml:space="preserve"> loocv_max_diff, </w:t>
        </w:r>
      </w:ins>
      <w:ins w:id="2099" w:author="PR Preview" w:date="2026-01-01T00:00:00Z">
        <w:r>
          <w:rPr>
            <w:rStyle w:val="AttributeTok"/>
          </w:rPr>
          <w:t xml:space="preserve">best_degree =</w:t>
        </w:r>
      </w:ins>
      <w:ins w:id="2100" w:author="PR Preview" w:date="2026-01-01T00:00:00Z">
        <w:r>
          <w:rPr>
            <w:rStyle w:val="NormalTok"/>
          </w:rPr>
          <w:t xml:space="preserve"> mtcars_best_loocv)</w:t>
        </w:r>
      </w:ins>
      <w:ins w:id="2101" w:author="PR Preview" w:date="2026-01-01T00:00:00Z">
        <w:r>
          <w:br/>
        </w:r>
      </w:ins>
      <w:ins w:id="2102" w:author="PR Preview" w:date="2026-01-01T00:00:00Z">
        <w:r>
          <w:rPr>
            <w:rStyle w:val="CommentTok"/>
          </w:rPr>
          <w:t xml:space="preserve">#&gt; max_difference    best_degree </w:t>
        </w:r>
      </w:ins>
      <w:ins w:id="2103" w:author="PR Preview" w:date="2026-01-01T00:00:00Z">
        <w:r>
          <w:br/>
        </w:r>
      </w:ins>
      <w:ins w:id="2104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2105" w:author="PR Preview" w:date="2026-01-01T00:00:00Z">
        <w:r>
          <w:t xml:space="preserve">The two columns differ by at most 8.9e-15,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which is rounding error.</w:t>
        </w:r>
      </w:ins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The single-fit formula needs one fit per model instead of 32.</w:t>
        </w:r>
      </w:ins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LOOCV picks degree 2,</w:t>
        </w:r>
      </w:ins>
      <w:ins w:id="2112" w:author="PR Preview" w:date="2026-01-01T00:00:00Z">
        <w:r>
          <w:t xml:space="preserve"> </w:t>
        </w:r>
      </w:ins>
      <w:ins w:id="2113" w:author="PR Preview" w:date="2026-01-01T00:00:00Z">
        <w:r>
          <w:t xml:space="preserve">and because LOOCV is not random (</w:t>
        </w:r>
      </w:ins>
      <w:hyperlink w:anchor="lem-loocv-not-random">
        <w:ins w:id="2114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115" w:author="PR Preview" w:date="2026-01-01T00:00:00Z">
        <w:r>
          <w:t xml:space="preserve">),</w:t>
        </w:r>
      </w:ins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rerunning it always gives the same choice.</w:t>
        </w:r>
      </w:ins>
    </w:p>
    <w:bookmarkEnd w:id="211"/>
    <w:bookmarkStart w:id="212" w:name="rem-loocv"/>
    <w:p>
      <w:pPr>
        <w:pStyle w:val="BodyText"/>
      </w:pPr>
      <w:ins w:id="2118" w:author="PR Preview" w:date="2026-01-01T00:00:00Z">
        <w:r>
          <w:rPr>
            <w:i/>
            <w:iCs/>
          </w:rPr>
          <w:t xml:space="preserve">Remark 30</w:t>
        </w:r>
      </w:ins>
      <w:ins w:id="2119" w:author="PR Preview" w:date="2026-01-01T00:00:00Z">
        <w:r>
          <w:t xml:space="preserve"> (When to use leave-one-out cross-validation). </w:t>
        </w:r>
      </w:ins>
      <w:ins w:id="2120" w:author="PR Preview" w:date="2026-01-01T00:00:00Z">
        <w:r>
          <w:t xml:space="preserve">LOOCV is the</w:t>
        </w:r>
      </w:ins>
      <w:ins w:id="212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end of</w:t>
        </w:r>
      </w:ins>
      <w:ins w:id="2124" w:author="PR Preview" w:date="2026-01-01T00:00:00Z">
        <w:r>
          <w:t xml:space="preserve"> </w:t>
        </w:r>
      </w:ins>
      <w:hyperlink w:anchor="rem-choosing-k">
        <w:ins w:id="2125" w:author="PR Preview" w:date="2026-01-01T00:00:00Z">
          <w:r>
            <w:rPr>
              <w:rStyle w:val="Hyperlink"/>
            </w:rPr>
            <w:t xml:space="preserve">Remark 24</w:t>
          </w:r>
        </w:ins>
      </w:hyperlink>
      <w:ins w:id="2126" w:author="PR Preview" w:date="2026-01-01T00:00:00Z">
        <w:r>
          <w:t xml:space="preserve">.</w:t>
        </w:r>
      </w:ins>
      <w:ins w:id="2127" w:author="PR Preview" w:date="2026-01-01T00:00:00Z">
        <w:r>
          <w:t xml:space="preserve"> </w:t>
        </w:r>
      </w:ins>
      <w:ins w:id="2128" w:author="PR Preview" w:date="2026-01-01T00:00:00Z">
        <w:r>
          <w:t xml:space="preserve">By</w:t>
        </w:r>
      </w:ins>
      <w:ins w:id="2129" w:author="PR Preview" w:date="2026-01-01T00:00:00Z">
        <w:r>
          <w:t xml:space="preserve"> </w:t>
        </w:r>
      </w:ins>
      <w:hyperlink w:anchor="rem-cv-estimate">
        <w:ins w:id="2130" w:author="PR Preview" w:date="2026-01-01T00:00:00Z">
          <w:r>
            <w:rPr>
              <w:rStyle w:val="Hyperlink"/>
            </w:rPr>
            <w:t xml:space="preserve">Remark 23</w:t>
          </w:r>
        </w:ins>
      </w:hyperlink>
      <w:ins w:id="2131" w:author="PR Preview" w:date="2026-01-01T00:00:00Z">
        <w:r>
          <w:t xml:space="preserve">,</w:t>
        </w:r>
      </w:ins>
      <w:ins w:id="213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estimates</w:t>
        </w:r>
      </w:ins>
      <w:ins w:id="213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for the fitting procedure</w:t>
        </w:r>
      </w:ins>
      <w:ins w:id="2138" w:author="PR Preview" w:date="2026-01-01T00:00:00Z">
        <w:r>
          <w:t xml:space="preserve"> </w:t>
        </w:r>
      </w:ins>
      <m:oMath>
        <m:r>
          <m:t>g</m:t>
        </m:r>
      </m:oMath>
      <w:ins w:id="2139" w:author="PR Preview" w:date="2026-01-01T00:00:00Z">
        <w:r>
          <w:t xml:space="preserve">:</w:t>
        </w:r>
      </w:ins>
      <w:ins w:id="2140" w:author="PR Preview" w:date="2026-01-01T00:00:00Z">
        <w:r>
          <w:t xml:space="preserve"> </w:t>
        </w:r>
      </w:ins>
      <w:ins w:id="2141" w:author="PR Preview" w:date="2026-01-01T00:00:00Z">
        <w:r>
          <w:t xml:space="preserve">each rule is fitted to</w:t>
        </w:r>
      </w:ins>
      <w:ins w:id="214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observations,</w:t>
        </w:r>
      </w:ins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so the bias of</w:t>
        </w:r>
      </w:ins>
      <w:ins w:id="214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as an estimate of</w:t>
        </w:r>
      </w:ins>
      <w:ins w:id="215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is the smallest of any</w:t>
        </w:r>
      </w:ins>
      <w:ins w:id="2153" w:author="PR Preview" w:date="2026-01-01T00:00:00Z">
        <w:r>
          <w:t xml:space="preserve"> </w:t>
        </w:r>
      </w:ins>
      <m:oMath>
        <m:r>
          <m:t>k</m:t>
        </m:r>
      </m:oMath>
      <w:ins w:id="2154" w:author="PR Preview" w:date="2026-01-01T00:00:00Z">
        <w:r>
          <w:t xml:space="preserve">.</w:t>
        </w:r>
      </w:ins>
      <w:ins w:id="2155" w:author="PR Preview" w:date="2026-01-01T00:00:00Z">
        <w:r>
          <w:t xml:space="preserve"> </w:t>
        </w:r>
      </w:ins>
      <w:ins w:id="2156" w:author="PR Preview" w:date="2026-01-01T00:00:00Z">
        <w:r>
          <w:t xml:space="preserve">But the</w:t>
        </w:r>
      </w:ins>
      <w:ins w:id="2157" w:author="PR Preview" w:date="2026-01-01T00:00:00Z">
        <w:r>
          <w:t xml:space="preserve"> </w:t>
        </w:r>
      </w:ins>
      <m:oMath>
        <m:r>
          <m:t>n</m:t>
        </m:r>
      </m:oMath>
      <w:ins w:id="2158" w:author="PR Preview" w:date="2026-01-01T00:00:00Z">
        <w:r>
          <w:t xml:space="preserve"> </w:t>
        </w:r>
      </w:ins>
      <w:ins w:id="2159" w:author="PR Preview" w:date="2026-01-01T00:00:00Z">
        <w:r>
          <w:t xml:space="preserve">training sets are nearly identical,</w:t>
        </w:r>
      </w:ins>
      <w:ins w:id="2160" w:author="PR Preview" w:date="2026-01-01T00:00:00Z">
        <w:r>
          <w:t xml:space="preserve"> </w:t>
        </w:r>
      </w:ins>
      <w:ins w:id="2161" w:author="PR Preview" w:date="2026-01-01T00:00:00Z">
        <w:r>
          <w:t xml:space="preserve">so the variance of</w:t>
        </w:r>
      </w:ins>
      <w:ins w:id="216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163" w:author="PR Preview" w:date="2026-01-01T00:00:00Z">
        <w:r>
          <w:t xml:space="preserve"> </w:t>
        </w:r>
      </w:ins>
      <w:ins w:id="2164" w:author="PR Preview" w:date="2026-01-01T00:00:00Z">
        <w:r>
          <w:t xml:space="preserve">can be larger than that of 5- or 10-fold cross-validation</w:t>
        </w:r>
      </w:ins>
      <w:ins w:id="2165" w:author="PR Preview" w:date="2026-01-01T00:00:00Z">
        <w:r>
          <w:t xml:space="preserve"> </w:t>
        </w:r>
      </w:ins>
      <w:ins w:id="2166" w:author="PR Preview" w:date="2026-01-01T00:00:00Z">
        <w:r>
          <w:t xml:space="preserve">(James et al. 2021, sec. 5.1.4)</w:t>
        </w:r>
      </w:ins>
      <w:ins w:id="2167" w:author="PR Preview" w:date="2026-01-01T00:00:00Z">
        <w:r>
          <w:t xml:space="preserve">.</w:t>
        </w:r>
      </w:ins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For least squares fits,</w:t>
        </w:r>
      </w:ins>
      <w:ins w:id="2170" w:author="PR Preview" w:date="2026-01-01T00:00:00Z">
        <w:r>
          <w:t xml:space="preserve"> </w:t>
        </w:r>
      </w:ins>
      <w:hyperlink w:anchor="thm-loocv-shortcut">
        <w:ins w:id="217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172" w:author="PR Preview" w:date="2026-01-01T00:00:00Z">
        <w:r>
          <w:t xml:space="preserve"> </w:t>
        </w:r>
      </w:ins>
      <w:ins w:id="2173" w:author="PR Preview" w:date="2026-01-01T00:00:00Z">
        <w:r>
          <w:t xml:space="preserve">computes LOOCV from a single fit;</w:t>
        </w:r>
      </w:ins>
      <w:ins w:id="2174" w:author="PR Preview" w:date="2026-01-01T00:00:00Z">
        <w:r>
          <w:t xml:space="preserve"> </w:t>
        </w:r>
      </w:ins>
      <w:ins w:id="2175" w:author="PR Preview" w:date="2026-01-01T00:00:00Z">
        <w:r>
          <w:t xml:space="preserve">for most other fitting methods,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LOOCV requires</w:t>
        </w:r>
      </w:ins>
      <w:ins w:id="2178" w:author="PR Preview" w:date="2026-01-01T00:00:00Z">
        <w:r>
          <w:t xml:space="preserve"> </w:t>
        </w:r>
      </w:ins>
      <m:oMath>
        <m:r>
          <m:t>n</m:t>
        </m:r>
      </m:oMath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fits.</w:t>
        </w:r>
      </w:ins>
    </w:p>
    <w:bookmarkEnd w:id="212"/>
    <w:bookmarkEnd w:id="213"/>
    <w:bookmarkStart w:id="242" w:name="sec-cv-model-choice"/>
    <w:p>
      <w:pPr>
        <w:pStyle w:val="Heading2"/>
      </w:pPr>
      <w:r>
        <w:t xml:space="preserve">8 Choosing a model by cross-validation</w:t>
      </w:r>
    </w:p>
    <w:bookmarkStart w:id="215" w:name="def-cv-estimate-indexed"/>
    <w:p>
      <w:pPr>
        <w:pStyle w:val="FirstParagraph"/>
      </w:pPr>
      <w:del w:id="2181" w:author="PR Preview" w:date="2026-01-01T00:00:00Z">
        <w:r>
          <w:rPr>
            <w:b/>
            <w:bCs/>
          </w:rPr>
          <w:delText xml:space="preserve">Definition 36 (Cross-validation estimate of a named procedure)</w:delText>
        </w:r>
      </w:del>
      <w:del w:id="2182" w:author="PR Preview" w:date="2026-01-01T00:00:00Z">
        <w:r>
          <w:delText xml:space="preserve"> </w:delText>
        </w:r>
      </w:del>
      <w:del w:id="2183" w:author="PR Preview" w:date="2026-01-01T00:00:00Z">
        <w:r>
          <w:delText xml:space="preserve">Let a</w:delText>
        </w:r>
      </w:del>
      <w:del w:id="2184" w:author="PR Preview" w:date="2026-01-01T00:00:00Z">
        <w:r>
          <w:delText xml:space="preserve"> </w:delText>
        </w:r>
      </w:del>
      <w:hyperlink w:anchor="def-training-set">
        <w:del w:id="218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18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187" w:author="PR Preview" w:date="2026-01-01T00:00:00Z">
        <w:r>
          <w:delText xml:space="preserve">, indexed by</w:delText>
        </w:r>
      </w:del>
      <w:del w:id="2188" w:author="PR Preview" w:date="2026-01-01T00:00:00Z">
        <w:r>
          <w:delText xml:space="preserve"> </w:delText>
        </w:r>
      </w:del>
      <m:oMath>
        <m:r>
          <m:t>I</m:t>
        </m:r>
      </m:oMath>
      <w:del w:id="2189" w:author="PR Preview" w:date="2026-01-01T00:00:00Z">
        <w:r>
          <w:delText xml:space="preserve">,</w:delText>
        </w:r>
      </w:del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be divided into</w:delText>
        </w:r>
      </w:del>
      <w:del w:id="2192" w:author="PR Preview" w:date="2026-01-01T00:00:00Z">
        <w:r>
          <w:delText xml:space="preserve"> </w:delText>
        </w:r>
      </w:del>
      <w:hyperlink w:anchor="def-folds">
        <w:del w:id="2193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19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2195" w:author="PR Preview" w:date="2026-01-01T00:00:00Z">
        <w:r>
          <w:delText xml:space="preserve">.</w:delText>
        </w:r>
      </w:del>
      <w:del w:id="2196" w:author="PR Preview" w:date="2026-01-01T00:00:00Z">
        <w:r>
          <w:delText xml:space="preserve"> </w:delText>
        </w:r>
      </w:del>
      <w:del w:id="2197" w:author="PR Preview" w:date="2026-01-01T00:00:00Z">
        <w:r>
          <w:delText xml:space="preserve">The</w:delText>
        </w:r>
      </w:del>
      <w:del w:id="2198" w:author="PR Preview" w:date="2026-01-01T00:00:00Z">
        <w:r>
          <w:delText xml:space="preserve"> </w:delText>
        </w:r>
      </w:del>
      <w:del w:id="2199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2200" w:author="PR Preview" w:date="2026-01-01T00:00:00Z">
        <w:r>
          <w:delText xml:space="preserve"> </w:delText>
        </w:r>
      </w:del>
      <m:oMath>
        <m:r>
          <m:t>g</m:t>
        </m:r>
      </m:oMath>
      <w:del w:id="2201" w:author="PR Preview" w:date="2026-01-01T00:00:00Z">
        <w:r>
          <w:delText xml:space="preserve"> </w:delText>
        </w:r>
      </w:del>
      <w:del w:id="2202" w:author="PR Preview" w:date="2026-01-01T00:00:00Z">
        <w:r>
          <w:delText xml:space="preserve">on</w:delText>
        </w:r>
      </w:del>
      <w:del w:id="220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04" w:author="PR Preview" w:date="2026-01-01T00:00:00Z">
        <w:r>
          <w:delText xml:space="preserve">,</w:delText>
        </w:r>
      </w:del>
      <w:del w:id="2205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2206" w:author="PR Preview" w:date="2026-01-01T00:00:00Z">
        <w:r>
          <w:delText xml:space="preserve">,</w:delText>
        </w:r>
      </w:del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is the</w:delText>
        </w:r>
      </w:del>
      <w:del w:id="2209" w:author="PR Preview" w:date="2026-01-01T00:00:00Z">
        <w:r>
          <w:delText xml:space="preserve"> </w:delText>
        </w:r>
      </w:del>
      <w:hyperlink w:anchor="def-cv-estimate">
        <w:del w:id="2210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211" w:author="PR Preview" w:date="2026-01-01T00:00:00Z">
        <w:r>
          <w:delText xml:space="preserve"> </w:delText>
        </w:r>
      </w:del>
      <w:del w:id="2212" w:author="PR Preview" w:date="2026-01-01T00:00:00Z">
        <w:r>
          <w:delText xml:space="preserve">computed with</w:delText>
        </w:r>
      </w:del>
      <w:del w:id="2213" w:author="PR Preview" w:date="2026-01-01T00:00:00Z">
        <w:r>
          <w:delText xml:space="preserve"> </w:delText>
        </w:r>
      </w:del>
      <w:hyperlink w:anchor="def-fold-out-rule">
        <w:del w:id="2214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2215" w:author="PR Preview" w:date="2026-01-01T00:00:00Z">
        <w:r>
          <w:delText xml:space="preserve"> </w:delText>
        </w:r>
      </w:del>
      <w:del w:id="2216" w:author="PR Preview" w:date="2026-01-01T00:00:00Z">
        <w:r>
          <w:delText xml:space="preserve">that</w:delText>
        </w:r>
      </w:del>
      <w:del w:id="2217" w:author="PR Preview" w:date="2026-01-01T00:00:00Z">
        <w:r>
          <w:delText xml:space="preserve"> </w:delText>
        </w:r>
      </w:del>
      <m:oMath>
        <m:r>
          <m:t>g</m:t>
        </m:r>
      </m:oMath>
      <w:del w:id="2218" w:author="PR Preview" w:date="2026-01-01T00:00:00Z">
        <w:r>
          <w:delText xml:space="preserve"> </w:delText>
        </w:r>
      </w:del>
      <w:del w:id="2219" w:author="PR Preview" w:date="2026-01-01T00:00:00Z">
        <w:r>
          <w:delText xml:space="preserve">produces from</w:delText>
        </w:r>
      </w:del>
      <w:del w:id="222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21" w:author="PR Preview" w:date="2026-01-01T00:00:00Z">
        <w:r>
          <w:delText xml:space="preserve">:</w:delText>
        </w:r>
      </w:del>
    </w:p>
    <w:p>
      <w:pPr>
        <w:pStyle w:val="BodyText"/>
      </w:pPr>
      <w:bookmarkStart w:id="20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9"/>
    </w:p>
    <w:p>
      <w:pPr>
        <w:pStyle w:val="FirstParagraph"/>
      </w:pPr>
      <w:del w:id="2222" w:author="PR Preview" w:date="2026-01-01T00:00:00Z">
        <w:r>
          <w:rPr>
            <w:b/>
            <w:bCs/>
          </w:rPr>
          <w:delText xml:space="preserve">Definition 37 (Cross-validation choice procedure)</w:delText>
        </w:r>
      </w:del>
      <w:del w:id="2223" w:author="PR Preview" w:date="2026-01-01T00:00:00Z">
        <w:r>
          <w:delText xml:space="preserve"> </w:delText>
        </w:r>
      </w:del>
      <w:del w:id="2224" w:author="PR Preview" w:date="2026-01-01T00:00:00Z">
        <w:r>
          <w:delText xml:space="preserve">Given candidate</w:delText>
        </w:r>
      </w:del>
      <w:del w:id="2225" w:author="PR Preview" w:date="2026-01-01T00:00:00Z">
        <w:r>
          <w:delText xml:space="preserve"> </w:delText>
        </w:r>
      </w:del>
      <w:hyperlink w:anchor="def-fitting-procedure">
        <w:del w:id="2226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22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228" w:author="PR Preview" w:date="2026-01-01T00:00:00Z">
        <w:r>
          <w:delText xml:space="preserve">,</w:delText>
        </w:r>
      </w:del>
      <w:del w:id="2229" w:author="PR Preview" w:date="2026-01-01T00:00:00Z">
        <w:r>
          <w:delText xml:space="preserve"> </w:delText>
        </w:r>
      </w:del>
      <w:del w:id="2230" w:author="PR Preview" w:date="2026-01-01T00:00:00Z">
        <w:r>
          <w:delText xml:space="preserve">the</w:delText>
        </w:r>
      </w:del>
      <w:del w:id="2231" w:author="PR Preview" w:date="2026-01-01T00:00:00Z">
        <w:r>
          <w:delText xml:space="preserve"> </w:delText>
        </w:r>
      </w:del>
      <w:del w:id="2232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2233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2234" w:author="PR Preview" w:date="2026-01-01T00:00:00Z">
        <w:r>
          <w:delText xml:space="preserve"> </w:delText>
        </w:r>
      </w:del>
      <w:del w:id="2235" w:author="PR Preview" w:date="2026-01-01T00:00:00Z">
        <w:r>
          <w:delText xml:space="preserve">is the fitting procedure that,</w:delText>
        </w:r>
      </w:del>
      <w:del w:id="2236" w:author="PR Preview" w:date="2026-01-01T00:00:00Z">
        <w:r>
          <w:delText xml:space="preserve"> </w:delText>
        </w:r>
      </w:del>
      <w:del w:id="2237" w:author="PR Preview" w:date="2026-01-01T00:00:00Z">
        <w:r>
          <w:delText xml:space="preserve">applied to a</w:delText>
        </w:r>
      </w:del>
      <w:del w:id="2238" w:author="PR Preview" w:date="2026-01-01T00:00:00Z">
        <w:r>
          <w:delText xml:space="preserve"> </w:delText>
        </w:r>
      </w:del>
      <w:hyperlink w:anchor="def-training-set">
        <w:del w:id="223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24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41" w:author="PR Preview" w:date="2026-01-01T00:00:00Z">
        <w:r>
          <w:delText xml:space="preserve">,</w:delText>
        </w:r>
      </w:del>
      <w:del w:id="2242" w:author="PR Preview" w:date="2026-01-01T00:00:00Z">
        <w:r>
          <w:delText xml:space="preserve"> </w:delText>
        </w:r>
      </w:del>
      <w:del w:id="2243" w:author="PR Preview" w:date="2026-01-01T00:00:00Z">
        <w:r>
          <w:delText xml:space="preserve">divides</w:delText>
        </w:r>
      </w:del>
      <w:del w:id="22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45" w:author="PR Preview" w:date="2026-01-01T00:00:00Z">
        <w:r>
          <w:delText xml:space="preserve"> </w:delText>
        </w:r>
      </w:del>
      <w:del w:id="2246" w:author="PR Preview" w:date="2026-01-01T00:00:00Z">
        <w:r>
          <w:delText xml:space="preserve">into</w:delText>
        </w:r>
      </w:del>
      <w:del w:id="2247" w:author="PR Preview" w:date="2026-01-01T00:00:00Z">
        <w:r>
          <w:delText xml:space="preserve"> </w:delText>
        </w:r>
      </w:del>
      <m:oMath>
        <m:r>
          <m:t>k</m:t>
        </m:r>
      </m:oMath>
      <w:del w:id="2248" w:author="PR Preview" w:date="2026-01-01T00:00:00Z">
        <w:r>
          <w:delText xml:space="preserve"> </w:delText>
        </w:r>
      </w:del>
      <w:hyperlink w:anchor="def-folds">
        <w:del w:id="2249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250" w:author="PR Preview" w:date="2026-01-01T00:00:00Z">
        <w:r>
          <w:delText xml:space="preserve">,</w:delText>
        </w:r>
      </w:del>
      <w:del w:id="2251" w:author="PR Preview" w:date="2026-01-01T00:00:00Z">
        <w:r>
          <w:delText xml:space="preserve"> </w:delText>
        </w:r>
      </w:del>
      <w:del w:id="2252" w:author="PR Preview" w:date="2026-01-01T00:00:00Z">
        <w:r>
          <w:delText xml:space="preserve">computes each candidate’s</w:delText>
        </w:r>
      </w:del>
      <w:del w:id="2253" w:author="PR Preview" w:date="2026-01-01T00:00:00Z">
        <w:r>
          <w:delText xml:space="preserve"> </w:delText>
        </w:r>
      </w:del>
      <w:hyperlink w:anchor="def-cv-estimate-indexed">
        <w:del w:id="2254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on</w:delText>
        </w:r>
      </w:del>
      <w:del w:id="225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delText xml:space="preserve">with those folds,</w:delText>
        </w:r>
      </w:del>
      <w:del w:id="2260" w:author="PR Preview" w:date="2026-01-01T00:00:00Z">
        <w:r>
          <w:delText xml:space="preserve"> </w:delText>
        </w:r>
      </w:del>
      <w:del w:id="2261" w:author="PR Preview" w:date="2026-01-01T00:00:00Z">
        <w:r>
          <w:delText xml:space="preserve">and applies to</w:delText>
        </w:r>
      </w:del>
      <w:del w:id="226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delText xml:space="preserve">the candidate with the smallest estimate,</w:delText>
        </w:r>
      </w:del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taking the smallest</w:delText>
        </w:r>
      </w:del>
      <w:del w:id="2267" w:author="PR Preview" w:date="2026-01-01T00:00:00Z">
        <w:r>
          <w:delText xml:space="preserve"> </w:delText>
        </w:r>
      </w:del>
      <m:oMath>
        <m:r>
          <m:t>l</m:t>
        </m:r>
      </m:oMath>
      <w:del w:id="2268" w:author="PR Preview" w:date="2026-01-01T00:00:00Z">
        <w:r>
          <w:delText xml:space="preserve"> </w:delText>
        </w:r>
      </w:del>
      <w:del w:id="2269" w:author="PR Preview" w:date="2026-01-01T00:00:00Z">
        <w:r>
          <w:delText xml:space="preserve">if several tie:</w:delText>
        </w:r>
      </w:del>
    </w:p>
    <w:p>
      <w:pPr>
        <w:pStyle w:val="BodyText"/>
      </w:pPr>
      <w:bookmarkStart w:id="21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del w:id="2270" w:author="PR Preview" w:date="2026-01-01T00:00:00Z">
        <w:r>
          <w:rPr>
            <w:b/>
            <w:bCs/>
          </w:rPr>
          <w:delText xml:space="preserve">Definition 38 (Nested cross-validation)</w:delText>
        </w:r>
      </w:del>
      <w:del w:id="2271" w:author="PR Preview" w:date="2026-01-01T00:00:00Z">
        <w:r>
          <w:delText xml:space="preserve"> </w:delText>
        </w:r>
      </w:del>
      <w:del w:id="2272" w:author="PR Preview" w:date="2026-01-01T00:00:00Z">
        <w:r>
          <w:rPr>
            <w:b/>
            <w:bCs/>
          </w:rPr>
          <w:delText xml:space="preserve">Nested cross-validation</w:delText>
        </w:r>
      </w:del>
      <w:del w:id="2273" w:author="PR Preview" w:date="2026-01-01T00:00:00Z">
        <w:r>
          <w:delText xml:space="preserve"> </w:delText>
        </w:r>
      </w:del>
      <w:del w:id="2274" w:author="PR Preview" w:date="2026-01-01T00:00:00Z">
        <w:r>
          <w:delText xml:space="preserve">is</w:delText>
        </w:r>
      </w:del>
      <w:del w:id="2275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276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277" w:author="PR Preview" w:date="2026-01-01T00:00:00Z">
        <w:r>
          <w:delText xml:space="preserve"> </w:delText>
        </w:r>
      </w:del>
      <w:del w:id="2278" w:author="PR Preview" w:date="2026-01-01T00:00:00Z">
        <w:r>
          <w:delText xml:space="preserve">of the</w:delText>
        </w:r>
      </w:del>
      <w:del w:id="2279" w:author="PR Preview" w:date="2026-01-01T00:00:00Z">
        <w:r>
          <w:delText xml:space="preserve"> </w:delText>
        </w:r>
      </w:del>
      <w:hyperlink w:anchor="def-cv-choice">
        <w:del w:id="2280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2281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2282" w:author="PR Preview" w:date="2026-01-01T00:00:00Z">
        <w:r>
          <w:delText xml:space="preserve">:</w:delText>
        </w:r>
      </w:del>
      <w:del w:id="2283" w:author="PR Preview" w:date="2026-01-01T00:00:00Z">
        <w:r>
          <w:delText xml:space="preserve"> </w:delText>
        </w:r>
      </w:del>
      <w:del w:id="2284" w:author="PR Preview" w:date="2026-01-01T00:00:00Z">
        <w:r>
          <w:delText xml:space="preserve">its estimate on a training set</w:delText>
        </w:r>
      </w:del>
      <w:del w:id="22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86" w:author="PR Preview" w:date="2026-01-01T00:00:00Z">
        <w:r>
          <w:delText xml:space="preserve"> </w:delText>
        </w:r>
      </w:del>
      <w:del w:id="2287" w:author="PR Preview" w:date="2026-01-01T00:00:00Z">
        <w:r>
          <w:delText xml:space="preserve">is</w:delText>
        </w:r>
      </w:del>
    </w:p>
    <w:p>
      <w:pPr>
        <w:pStyle w:val="BodyText"/>
      </w:pPr>
      <w:bookmarkStart w:id="2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p>
      <w:pPr>
        <w:pStyle w:val="FirstParagraph"/>
      </w:pPr>
      <w:del w:id="2288" w:author="PR Preview" w:date="2026-01-01T00:00:00Z">
        <w:r>
          <w:rPr>
            <w:i/>
            <w:iCs/>
          </w:rPr>
          <w:delText xml:space="preserve">Remark 30</w:delText>
        </w:r>
      </w:del>
      <w:del w:id="2289" w:author="PR Preview" w:date="2026-01-01T00:00:00Z">
        <w:r>
          <w:delText xml:space="preserve"> (Source: Nested cross-validation). </w:delText>
        </w:r>
      </w:del>
      <w:del w:id="2290" w:author="PR Preview" w:date="2026-01-01T00:00:00Z">
        <w:r>
          <w:delText xml:space="preserve">Hastie et al. (2009, sec. 7.10.2)</w:delText>
        </w:r>
      </w:del>
      <w:del w:id="2291" w:author="PR Preview" w:date="2026-01-01T00:00:00Z">
        <w:r>
          <w:delText xml:space="preserve"> </w:delText>
        </w:r>
      </w:del>
      <w:del w:id="2292" w:author="PR Preview" w:date="2026-01-01T00:00:00Z">
        <w:r>
          <w:delText xml:space="preserve">for cross-validating every step of a procedure,</w:delText>
        </w:r>
      </w:del>
      <w:del w:id="2293" w:author="PR Preview" w:date="2026-01-01T00:00:00Z">
        <w:r>
          <w:delText xml:space="preserve"> </w:delText>
        </w:r>
      </w:del>
      <w:del w:id="2294" w:author="PR Preview" w:date="2026-01-01T00:00:00Z">
        <w:r>
          <w:delText xml:space="preserve">choices included.</w:delText>
        </w:r>
      </w:del>
    </w:p>
    <w:p>
      <w:pPr>
        <w:pStyle w:val="BodyText"/>
      </w:pPr>
      <w:del w:id="2295" w:author="PR Preview" w:date="2026-01-01T00:00:00Z">
        <w:r>
          <w:rPr>
            <w:i/>
            <w:iCs/>
          </w:rPr>
          <w:delText xml:space="preserve">Remark 31</w:delText>
        </w:r>
      </w:del>
      <w:del w:id="2296" w:author="PR Preview" w:date="2026-01-01T00:00:00Z">
        <w:r>
          <w:delText xml:space="preserve"> (What is nested). </w:delText>
        </w:r>
      </w:del>
      <w:del w:id="2297" w:author="PR Preview" w:date="2026-01-01T00:00:00Z">
        <w:r>
          <w:delText xml:space="preserve">Each fold-out rule of</w:delText>
        </w:r>
      </w:del>
      <w:del w:id="2298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2299" w:author="PR Preview" w:date="2026-01-01T00:00:00Z">
        <w:r>
          <w:delText xml:space="preserve"> </w:delText>
        </w:r>
      </w:del>
      <w:del w:id="2300" w:author="PR Preview" w:date="2026-01-01T00:00:00Z">
        <w:r>
          <w:delText xml:space="preserve">is computed from the observations outside one outer</w:delText>
        </w:r>
      </w:del>
      <w:del w:id="2301" w:author="PR Preview" w:date="2026-01-01T00:00:00Z">
        <w:r>
          <w:delText xml:space="preserve"> </w:delText>
        </w:r>
      </w:del>
      <w:hyperlink w:anchor="def-folds">
        <w:del w:id="2302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30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304" w:author="PR Preview" w:date="2026-01-01T00:00:00Z">
        <w:r>
          <w:delText xml:space="preserve">,</w:delText>
        </w:r>
      </w:del>
      <w:del w:id="2305" w:author="PR Preview" w:date="2026-01-01T00:00:00Z">
        <w:r>
          <w:delText xml:space="preserve"> </w:delText>
        </w:r>
      </w:del>
      <w:del w:id="2306" w:author="PR Preview" w:date="2026-01-01T00:00:00Z">
        <w:r>
          <w:delText xml:space="preserve">so the whole choice,</w:delText>
        </w:r>
      </w:del>
      <w:del w:id="2307" w:author="PR Preview" w:date="2026-01-01T00:00:00Z">
        <w:r>
          <w:delText xml:space="preserve"> </w:delText>
        </w:r>
      </w:del>
      <w:del w:id="2308" w:author="PR Preview" w:date="2026-01-01T00:00:00Z">
        <w:r>
          <w:delText xml:space="preserve">including the cross-validation that</w:delText>
        </w:r>
      </w:del>
      <w:del w:id="2309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2310" w:author="PR Preview" w:date="2026-01-01T00:00:00Z">
        <w:r>
          <w:delText xml:space="preserve"> </w:delText>
        </w:r>
      </w:del>
      <w:del w:id="2311" w:author="PR Preview" w:date="2026-01-01T00:00:00Z">
        <w:r>
          <w:delText xml:space="preserve">runs inside those observations,</w:delText>
        </w:r>
      </w:del>
      <w:del w:id="2312" w:author="PR Preview" w:date="2026-01-01T00:00:00Z">
        <w:r>
          <w:delText xml:space="preserve"> </w:delText>
        </w:r>
      </w:del>
      <w:del w:id="2313" w:author="PR Preview" w:date="2026-01-01T00:00:00Z">
        <w:r>
          <w:delText xml:space="preserve">never sees</w:delText>
        </w:r>
      </w:del>
      <w:del w:id="231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315" w:author="PR Preview" w:date="2026-01-01T00:00:00Z">
        <w:r>
          <w:delText xml:space="preserve">.</w:delText>
        </w:r>
      </w:del>
      <w:del w:id="2316" w:author="PR Preview" w:date="2026-01-01T00:00:00Z">
        <w:r>
          <w:delText xml:space="preserve"> </w:delText>
        </w:r>
      </w:del>
      <w:del w:id="2317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del w:id="2318" w:author="PR Preview" w:date="2026-01-01T00:00:00Z">
        <w:r>
          <w:rPr>
            <w:i/>
            <w:iCs/>
          </w:rPr>
          <w:delText xml:space="preserve">Remark 32</w:delText>
        </w:r>
      </w:del>
      <w:del w:id="2319" w:author="PR Preview" w:date="2026-01-01T00:00:00Z">
        <w:r>
          <w:delText xml:space="preserve"> (Cross-validation replaces the validation set, not the test set). </w:delText>
        </w:r>
      </w:del>
      <w:del w:id="2320" w:author="PR Preview" w:date="2026-01-01T00:00:00Z">
        <w:r>
          <w:delText xml:space="preserve">Used to choose between models,</w:delText>
        </w:r>
      </w:del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cross-validation takes the place of the</w:delText>
        </w:r>
      </w:del>
      <w:del w:id="2323" w:author="PR Preview" w:date="2026-01-01T00:00:00Z">
        <w:r>
          <w:delText xml:space="preserve"> </w:delText>
        </w:r>
      </w:del>
      <w:del w:id="2324" w:author="PR Preview" w:date="2026-01-01T00:00:00Z">
        <w:r>
          <w:rPr>
            <w:i/>
            <w:iCs/>
          </w:rPr>
          <w:delText xml:space="preserve">validation</w:delText>
        </w:r>
      </w:del>
      <w:del w:id="2325" w:author="PR Preview" w:date="2026-01-01T00:00:00Z">
        <w:r>
          <w:delText xml:space="preserve"> </w:delText>
        </w:r>
      </w:del>
      <w:del w:id="2326" w:author="PR Preview" w:date="2026-01-01T00:00:00Z">
        <w:r>
          <w:delText xml:space="preserve">set</w:delText>
        </w:r>
      </w:del>
      <w:del w:id="2327" w:author="PR Preview" w:date="2026-01-01T00:00:00Z">
        <w:r>
          <w:delText xml:space="preserve"> </w:delText>
        </w:r>
      </w:del>
      <w:del w:id="2328" w:author="PR Preview" w:date="2026-01-01T00:00:00Z">
        <w:r>
          <w:delText xml:space="preserve">of</w:delText>
        </w:r>
      </w:del>
      <w:del w:id="2329" w:author="PR Preview" w:date="2026-01-01T00:00:00Z">
        <w:r>
          <w:delText xml:space="preserve"> </w:delText>
        </w:r>
      </w:del>
      <w:hyperlink w:anchor="def-data-splits">
        <w:del w:id="2330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2331" w:author="PR Preview" w:date="2026-01-01T00:00:00Z">
        <w:r>
          <w:delText xml:space="preserve">,</w:delText>
        </w:r>
      </w:del>
      <w:del w:id="2332" w:author="PR Preview" w:date="2026-01-01T00:00:00Z">
        <w:r>
          <w:delText xml:space="preserve"> </w:delText>
        </w:r>
      </w:del>
      <w:del w:id="2333" w:author="PR Preview" w:date="2026-01-01T00:00:00Z">
        <w:r>
          <w:delText xml:space="preserve">the one consulted again and again,</w:delText>
        </w:r>
      </w:del>
      <w:del w:id="2334" w:author="PR Preview" w:date="2026-01-01T00:00:00Z">
        <w:r>
          <w:delText xml:space="preserve"> </w:delText>
        </w:r>
      </w:del>
      <w:del w:id="2335" w:author="PR Preview" w:date="2026-01-01T00:00:00Z">
        <w:r>
          <w:delText xml:space="preserve">and not of the test set, which stays unused until the end.</w:delText>
        </w:r>
      </w:del>
      <w:del w:id="2336" w:author="PR Preview" w:date="2026-01-01T00:00:00Z">
        <w:r>
          <w:delText xml:space="preserve"> </w:delText>
        </w:r>
      </w:del>
      <w:del w:id="2337" w:author="PR Preview" w:date="2026-01-01T00:00:00Z">
        <w:r>
          <w:delText xml:space="preserve">The cross-validation estimate of the winning model is optimistic:</w:delText>
        </w:r>
      </w:del>
      <w:del w:id="2338" w:author="PR Preview" w:date="2026-01-01T00:00:00Z">
        <w:r>
          <w:delText xml:space="preserve"> </w:delText>
        </w:r>
      </w:del>
      <w:del w:id="2339" w:author="PR Preview" w:date="2026-01-01T00:00:00Z">
        <w:r>
          <w:delText xml:space="preserve">that model won partly because the particular sample and split happened to favor it,</w:delText>
        </w:r>
      </w:del>
      <w:del w:id="2340" w:author="PR Preview" w:date="2026-01-01T00:00:00Z">
        <w:r>
          <w:delText xml:space="preserve"> </w:delText>
        </w:r>
      </w:del>
      <w:del w:id="2341" w:author="PR Preview" w:date="2026-01-01T00:00:00Z">
        <w:r>
          <w:delText xml:space="preserve">so its estimate is the smallest of several noisy estimates.</w:delText>
        </w:r>
      </w:del>
      <w:del w:id="2342" w:author="PR Preview" w:date="2026-01-01T00:00:00Z">
        <w:r>
          <w:delText xml:space="preserve"> </w:delText>
        </w:r>
      </w:del>
      <w:del w:id="2343" w:author="PR Preview" w:date="2026-01-01T00:00:00Z">
        <w:r>
          <w:delText xml:space="preserve">An honest estimate of the chosen model’s error needs data</w:delText>
        </w:r>
      </w:del>
      <w:del w:id="2344" w:author="PR Preview" w:date="2026-01-01T00:00:00Z">
        <w:r>
          <w:delText xml:space="preserve"> </w:delText>
        </w:r>
      </w:del>
      <w:del w:id="2345" w:author="PR Preview" w:date="2026-01-01T00:00:00Z">
        <w:r>
          <w:delText xml:space="preserve">that took no part in the choice</w:delText>
        </w:r>
      </w:del>
      <w:del w:id="2346" w:author="PR Preview" w:date="2026-01-01T00:00:00Z">
        <w:r>
          <w:delText xml:space="preserve"> </w:delText>
        </w:r>
      </w:del>
      <w:del w:id="2347" w:author="PR Preview" w:date="2026-01-01T00:00:00Z">
        <w:r>
          <w:delText xml:space="preserve">(Hastie et al. 2009, sec. 7.2)</w:delText>
        </w:r>
      </w:del>
      <w:del w:id="2348" w:author="PR Preview" w:date="2026-01-01T00:00:00Z">
        <w:r>
          <w:delText xml:space="preserve">,</w:delText>
        </w:r>
      </w:del>
      <w:del w:id="2349" w:author="PR Preview" w:date="2026-01-01T00:00:00Z">
        <w:r>
          <w:delText xml:space="preserve"> </w:delText>
        </w:r>
      </w:del>
      <w:del w:id="2350" w:author="PR Preview" w:date="2026-01-01T00:00:00Z">
        <w:r>
          <w:delText xml:space="preserve">such as a</w:delText>
        </w:r>
      </w:del>
      <w:del w:id="2351" w:author="PR Preview" w:date="2026-01-01T00:00:00Z">
        <w:r>
          <w:delText xml:space="preserve"> </w:delText>
        </w:r>
      </w:del>
      <w:hyperlink w:anchor="def-test-set">
        <w:del w:id="2352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2353" w:author="PR Preview" w:date="2026-01-01T00:00:00Z">
        <w:r>
          <w:delText xml:space="preserve">,</w:delText>
        </w:r>
      </w:del>
      <w:del w:id="2354" w:author="PR Preview" w:date="2026-01-01T00:00:00Z">
        <w:r>
          <w:delText xml:space="preserve"> </w:delText>
        </w:r>
      </w:del>
      <w:del w:id="2355" w:author="PR Preview" w:date="2026-01-01T00:00:00Z">
        <w:r>
          <w:delText xml:space="preserve">or the outer folds of</w:delText>
        </w:r>
      </w:del>
      <w:del w:id="2356" w:author="PR Preview" w:date="2026-01-01T00:00:00Z">
        <w:r>
          <w:delText xml:space="preserve"> </w:delText>
        </w:r>
      </w:del>
      <w:hyperlink w:anchor="def-nested-cv">
        <w:del w:id="2357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2358" w:author="PR Preview" w:date="2026-01-01T00:00:00Z">
        <w:r>
          <w:delText xml:space="preserve">.</w:delText>
        </w:r>
      </w:del>
    </w:p>
    <w:p>
      <w:pPr>
        <w:pStyle w:val="BodyText"/>
      </w:pPr>
      <w:del w:id="2359" w:author="PR Preview" w:date="2026-01-01T00:00:00Z">
        <w:r>
          <w:rPr>
            <w:b/>
            <w:bCs/>
          </w:rPr>
          <w:delText xml:space="preserve">Definition 39 (Fold-based standard error)</w:delText>
        </w:r>
      </w:del>
      <w:del w:id="2360" w:author="PR Preview" w:date="2026-01-01T00:00:00Z">
        <w:r>
          <w:delText xml:space="preserve"> </w:delText>
        </w:r>
      </w:del>
      <w:del w:id="2361" w:author="PR Preview" w:date="2026-01-01T00:00:00Z">
        <w:r>
          <w:delText xml:space="preserve">The</w:delText>
        </w:r>
      </w:del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rPr>
            <w:b/>
            <w:bCs/>
          </w:rPr>
          <w:delText xml:space="preserve">fold-based standard error</w:delText>
        </w:r>
      </w:del>
      <w:del w:id="236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of a</w:delText>
        </w:r>
      </w:del>
      <w:del w:id="2367" w:author="PR Preview" w:date="2026-01-01T00:00:00Z">
        <w:r>
          <w:delText xml:space="preserve"> </w:delText>
        </w:r>
      </w:del>
      <m:oMath>
        <m:r>
          <m:t>k</m:t>
        </m:r>
      </m:oMath>
      <w:del w:id="2368" w:author="PR Preview" w:date="2026-01-01T00:00:00Z">
        <w:r>
          <w:delText xml:space="preserve">-fold</w:delText>
        </w:r>
      </w:del>
      <w:del w:id="2369" w:author="PR Preview" w:date="2026-01-01T00:00:00Z">
        <w:r>
          <w:delText xml:space="preserve"> </w:delText>
        </w:r>
      </w:del>
      <w:hyperlink w:anchor="def-cv-estimate">
        <w:del w:id="2370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is the</w:delText>
        </w:r>
      </w:del>
      <w:del w:id="2373" w:author="PR Preview" w:date="2026-01-01T00:00:00Z">
        <w:r>
          <w:delText xml:space="preserve"> </w:delText>
        </w:r>
      </w:del>
      <w:hyperlink r:id="rId225">
        <w:del w:id="2374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2375" w:author="PR Preview" w:date="2026-01-01T00:00:00Z">
        <w:r>
          <w:delText xml:space="preserve"> </w:delText>
        </w:r>
      </w:del>
      <w:del w:id="2376" w:author="PR Preview" w:date="2026-01-01T00:00:00Z">
        <w:r>
          <w:delText xml:space="preserve">of the</w:delText>
        </w:r>
      </w:del>
      <w:del w:id="2377" w:author="PR Preview" w:date="2026-01-01T00:00:00Z">
        <w:r>
          <w:delText xml:space="preserve"> </w:delText>
        </w:r>
      </w:del>
      <m:oMath>
        <m:r>
          <m:t>k</m:t>
        </m:r>
      </m:oMath>
      <w:del w:id="2378" w:author="PR Preview" w:date="2026-01-01T00:00:00Z">
        <w:r>
          <w:delText xml:space="preserve"> </w:delText>
        </w:r>
      </w:del>
      <w:hyperlink w:anchor="def-fold-mse">
        <w:del w:id="2379" w:author="PR Preview" w:date="2026-01-01T00:00:00Z">
          <w:r>
            <w:rPr>
              <w:rStyle w:val="Hyperlink"/>
            </w:rPr>
            <w:delText xml:space="preserve">fold mean squared errors</w:delText>
          </w:r>
        </w:del>
      </w:hyperlink>
      <w:del w:id="2380" w:author="PR Preview" w:date="2026-01-01T00:00:00Z">
        <w:r>
          <w:delText xml:space="preserve">,</w:delText>
        </w:r>
      </w:del>
      <w:del w:id="2381" w:author="PR Preview" w:date="2026-01-01T00:00:00Z">
        <w:r>
          <w:delText xml:space="preserve"> </w:delText>
        </w:r>
      </w:del>
      <w:del w:id="2382" w:author="PR Preview" w:date="2026-01-01T00:00:00Z">
        <w:r>
          <w:delText xml:space="preserve">divided by</w:delText>
        </w:r>
      </w:del>
      <w:del w:id="2383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2384" w:author="PR Preview" w:date="2026-01-01T00:00:00Z">
        <w:r>
          <w:delText xml:space="preserve">:</w:delText>
        </w:r>
      </w:del>
    </w:p>
    <w:p>
      <w:pPr>
        <w:pStyle w:val="BodyText"/>
      </w:pPr>
      <w:bookmarkStart w:id="2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p>
      <w:pPr>
        <w:pStyle w:val="FirstParagraph"/>
      </w:pPr>
      <w:del w:id="2385" w:author="PR Preview" w:date="2026-01-01T00:00:00Z">
        <w:r>
          <w:rPr>
            <w:i/>
            <w:iCs/>
          </w:rPr>
          <w:delText xml:space="preserve">Remark 33</w:delText>
        </w:r>
      </w:del>
      <w:del w:id="2386" w:author="PR Preview" w:date="2026-01-01T00:00:00Z">
        <w:r>
          <w:delText xml:space="preserve"> (Source: Fold-based standard error). </w:delText>
        </w:r>
      </w:del>
      <w:del w:id="2387" w:author="PR Preview" w:date="2026-01-01T00:00:00Z">
        <w:r>
          <w:delText xml:space="preserve">Hastie et al. (2009, sec. 7.10.1)</w:delText>
        </w:r>
      </w:del>
      <w:del w:id="2388" w:author="PR Preview" w:date="2026-01-01T00:00:00Z">
        <w:r>
          <w:delText xml:space="preserve">, who call the result a standard error.</w:delText>
        </w:r>
      </w:del>
    </w:p>
    <w:p>
      <w:pPr>
        <w:pStyle w:val="BodyText"/>
      </w:pPr>
      <w:del w:id="2389" w:author="PR Preview" w:date="2026-01-01T00:00:00Z">
        <w:r>
          <w:rPr>
            <w:i/>
            <w:iCs/>
          </w:rPr>
          <w:delText xml:space="preserve">Remark 34</w:delText>
        </w:r>
      </w:del>
      <w:del w:id="2390" w:author="PR Preview" w:date="2026-01-01T00:00:00Z">
        <w:r>
          <w:delText xml:space="preserve"> (The fold-based standard error is only a rough guide). </w:delText>
        </w:r>
      </w:del>
      <w:del w:id="2391" w:author="PR Preview" w:date="2026-01-01T00:00:00Z">
        <w:r>
          <w:delText xml:space="preserve">Hastie et al. (2009, sec. 7.10.1)</w:delText>
        </w:r>
      </w:del>
      <w:del w:id="2392" w:author="PR Preview" w:date="2026-01-01T00:00:00Z">
        <w:r>
          <w:delText xml:space="preserve"> </w:delText>
        </w:r>
      </w:del>
      <w:del w:id="2393" w:author="PR Preview" w:date="2026-01-01T00:00:00Z">
        <w:r>
          <w:delText xml:space="preserve">draw standard-error bars</w:delText>
        </w:r>
      </w:del>
      <w:del w:id="2394" w:author="PR Preview" w:date="2026-01-01T00:00:00Z">
        <w:r>
          <w:delText xml:space="preserve"> </w:delText>
        </w:r>
      </w:del>
      <w:del w:id="2395" w:author="PR Preview" w:date="2026-01-01T00:00:00Z">
        <w:r>
          <w:delText xml:space="preserve">computed from the per-fold errors as in</w:delText>
        </w:r>
      </w:del>
      <w:del w:id="2396" w:author="PR Preview" w:date="2026-01-01T00:00:00Z">
        <w:r>
          <w:delText xml:space="preserve"> </w:delText>
        </w:r>
      </w:del>
      <w:hyperlink w:anchor="eq-cv-se">
        <w:del w:id="2397" w:author="PR Preview" w:date="2026-01-01T00:00:00Z">
          <w:r>
            <w:rPr>
              <w:rStyle w:val="Hyperlink"/>
            </w:rPr>
            <w:delText xml:space="preserve">Equation 42</w:delText>
          </w:r>
        </w:del>
      </w:hyperlink>
      <w:del w:id="2398" w:author="PR Preview" w:date="2026-01-01T00:00:00Z">
        <w:r>
          <w:delText xml:space="preserve">.</w:delText>
        </w:r>
      </w:del>
      <w:del w:id="2399" w:author="PR Preview" w:date="2026-01-01T00:00:00Z">
        <w:r>
          <w:delText xml:space="preserve"> </w:delText>
        </w:r>
      </w:del>
      <w:del w:id="2400" w:author="PR Preview" w:date="2026-01-01T00:00:00Z">
        <w:r>
          <w:delText xml:space="preserve">That formula treats the</w:delText>
        </w:r>
      </w:del>
      <w:del w:id="2401" w:author="PR Preview" w:date="2026-01-01T00:00:00Z">
        <w:r>
          <w:delText xml:space="preserve"> </w:delText>
        </w:r>
      </w:del>
      <m:oMath>
        <m:r>
          <m:t>k</m:t>
        </m:r>
      </m:oMath>
      <w:del w:id="2402" w:author="PR Preview" w:date="2026-01-01T00:00:00Z">
        <w:r>
          <w:delText xml:space="preserve"> </w:delText>
        </w:r>
      </w:del>
      <w:del w:id="2403" w:author="PR Preview" w:date="2026-01-01T00:00:00Z">
        <w:r>
          <w:delText xml:space="preserve">fold errors</w:delText>
        </w:r>
      </w:del>
      <w:del w:id="2404" w:author="PR Preview" w:date="2026-01-01T00:00:00Z">
        <w:r>
          <w:delText xml:space="preserve"> </w:delText>
        </w:r>
      </w:del>
      <w:del w:id="2405" w:author="PR Preview" w:date="2026-01-01T00:00:00Z">
        <w:r>
          <w:delText xml:space="preserve">as if they were independent,</w:delText>
        </w:r>
      </w:del>
      <w:del w:id="2406" w:author="PR Preview" w:date="2026-01-01T00:00:00Z">
        <w:r>
          <w:delText xml:space="preserve"> </w:delText>
        </w:r>
      </w:del>
      <w:del w:id="2407" w:author="PR Preview" w:date="2026-01-01T00:00:00Z">
        <w:r>
          <w:delText xml:space="preserve">which they are not:</w:delText>
        </w:r>
      </w:del>
      <w:del w:id="2408" w:author="PR Preview" w:date="2026-01-01T00:00:00Z">
        <w:r>
          <w:delText xml:space="preserve"> </w:delText>
        </w:r>
      </w:del>
      <w:del w:id="2409" w:author="PR Preview" w:date="2026-01-01T00:00:00Z">
        <w:r>
          <w:delText xml:space="preserve">every pair of folds shares</w:delText>
        </w:r>
      </w:del>
      <w:del w:id="241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2411" w:author="PR Preview" w:date="2026-01-01T00:00:00Z">
        <w:r>
          <w:delText xml:space="preserve"> </w:delText>
        </w:r>
      </w:del>
      <w:del w:id="2412" w:author="PR Preview" w:date="2026-01-01T00:00:00Z">
        <w:r>
          <w:delText xml:space="preserve">folds of training data.</w:delText>
        </w:r>
      </w:del>
      <w:del w:id="2413" w:author="PR Preview" w:date="2026-01-01T00:00:00Z">
        <w:r>
          <w:delText xml:space="preserve"> </w:delText>
        </w:r>
      </w:del>
      <w:del w:id="2414" w:author="PR Preview" w:date="2026-01-01T00:00:00Z">
        <w:r>
          <w:delText xml:space="preserve">So</w:delText>
        </w:r>
      </w:del>
      <w:del w:id="241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416" w:author="PR Preview" w:date="2026-01-01T00:00:00Z">
        <w:r>
          <w:delText xml:space="preserve"> </w:delText>
        </w:r>
      </w:del>
      <w:del w:id="2417" w:author="PR Preview" w:date="2026-01-01T00:00:00Z">
        <w:r>
          <w:delText xml:space="preserve">is a rough indication</w:delText>
        </w:r>
      </w:del>
      <w:del w:id="2418" w:author="PR Preview" w:date="2026-01-01T00:00:00Z">
        <w:r>
          <w:delText xml:space="preserve"> </w:delText>
        </w:r>
      </w:del>
      <w:del w:id="2419" w:author="PR Preview" w:date="2026-01-01T00:00:00Z">
        <w:r>
          <w:delText xml:space="preserve">of how much</w:delText>
        </w:r>
      </w:del>
      <w:del w:id="242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421" w:author="PR Preview" w:date="2026-01-01T00:00:00Z">
        <w:r>
          <w:delText xml:space="preserve"> </w:delText>
        </w:r>
      </w:del>
      <w:del w:id="2422" w:author="PR Preview" w:date="2026-01-01T00:00:00Z">
        <w:r>
          <w:delText xml:space="preserve">might change with a different sample,</w:delText>
        </w:r>
      </w:del>
      <w:del w:id="2423" w:author="PR Preview" w:date="2026-01-01T00:00:00Z">
        <w:r>
          <w:delText xml:space="preserve"> </w:delText>
        </w:r>
      </w:del>
      <w:del w:id="2424" w:author="PR Preview" w:date="2026-01-01T00:00:00Z">
        <w:r>
          <w:delText xml:space="preserve">not a</w:delText>
        </w:r>
      </w:del>
      <w:del w:id="2425" w:author="PR Preview" w:date="2026-01-01T00:00:00Z">
        <w:r>
          <w:delText xml:space="preserve"> </w:delText>
        </w:r>
      </w:del>
      <w:hyperlink r:id="rId229">
        <w:del w:id="2426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2427" w:author="PR Preview" w:date="2026-01-01T00:00:00Z">
        <w:r>
          <w:delText xml:space="preserve"> </w:delText>
        </w:r>
      </w:del>
      <w:del w:id="2428" w:author="PR Preview" w:date="2026-01-01T00:00:00Z">
        <w:r>
          <w:delText xml:space="preserve">of</w:delText>
        </w:r>
      </w:del>
      <w:del w:id="242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430" w:author="PR Preview" w:date="2026-01-01T00:00:00Z">
        <w:r>
          <w:delText xml:space="preserve">.</w:delText>
        </w:r>
      </w:del>
    </w:p>
    <w:p>
      <w:pPr>
        <w:pStyle w:val="BodyText"/>
      </w:pPr>
      <w:del w:id="2431" w:author="PR Preview" w:date="2026-01-01T00:00:00Z">
        <w:r>
          <w:rPr>
            <w:b/>
            <w:bCs/>
          </w:rPr>
          <w:delText xml:space="preserve">Definition 40 (Fold mean squared error of a named procedure)</w:delText>
        </w:r>
      </w:del>
      <w:del w:id="2432" w:author="PR Preview" w:date="2026-01-01T00:00:00Z">
        <w:r>
          <w:delText xml:space="preserve"> </w:delText>
        </w:r>
      </w:del>
      <w:del w:id="2433" w:author="PR Preview" w:date="2026-01-01T00:00:00Z">
        <w:r>
          <w:delText xml:space="preserve">The</w:delText>
        </w:r>
      </w:del>
      <w:del w:id="2434" w:author="PR Preview" w:date="2026-01-01T00:00:00Z">
        <w:r>
          <w:delText xml:space="preserve"> </w:delText>
        </w:r>
      </w:del>
      <w:del w:id="2435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2436" w:author="PR Preview" w:date="2026-01-01T00:00:00Z">
        <w:r>
          <w:delText xml:space="preserve"> </w:delText>
        </w:r>
      </w:del>
      <m:oMath>
        <m:r>
          <m:t>g</m:t>
        </m:r>
      </m:oMath>
      <w:del w:id="2437" w:author="PR Preview" w:date="2026-01-01T00:00:00Z">
        <w:r>
          <w:delText xml:space="preserve"> </w:delText>
        </w:r>
      </w:del>
      <w:del w:id="2438" w:author="PR Preview" w:date="2026-01-01T00:00:00Z">
        <w:r>
          <w:delText xml:space="preserve">for</w:delText>
        </w:r>
      </w:del>
      <w:del w:id="2439" w:author="PR Preview" w:date="2026-01-01T00:00:00Z">
        <w:r>
          <w:delText xml:space="preserve"> </w:delText>
        </w:r>
      </w:del>
      <w:hyperlink w:anchor="def-folds">
        <w:del w:id="2440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44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442" w:author="PR Preview" w:date="2026-01-01T00:00:00Z">
        <w:r>
          <w:delText xml:space="preserve"> </w:delText>
        </w:r>
      </w:del>
      <w:del w:id="2443" w:author="PR Preview" w:date="2026-01-01T00:00:00Z">
        <w:r>
          <w:delText xml:space="preserve">of a training set</w:delText>
        </w:r>
      </w:del>
      <w:del w:id="24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45" w:author="PR Preview" w:date="2026-01-01T00:00:00Z">
        <w:r>
          <w:delText xml:space="preserve">, indexed by</w:delText>
        </w:r>
      </w:del>
      <w:del w:id="2446" w:author="PR Preview" w:date="2026-01-01T00:00:00Z">
        <w:r>
          <w:delText xml:space="preserve"> </w:delText>
        </w:r>
      </w:del>
      <m:oMath>
        <m:r>
          <m:t>I</m:t>
        </m:r>
      </m:oMath>
      <w:del w:id="2447" w:author="PR Preview" w:date="2026-01-01T00:00:00Z">
        <w:r>
          <w:delText xml:space="preserve">,</w:delText>
        </w:r>
      </w:del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is the</w:delText>
        </w:r>
      </w:del>
      <w:del w:id="2450" w:author="PR Preview" w:date="2026-01-01T00:00:00Z">
        <w:r>
          <w:delText xml:space="preserve"> </w:delText>
        </w:r>
      </w:del>
      <w:hyperlink w:anchor="def-fold-mse">
        <w:del w:id="2451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2452" w:author="PR Preview" w:date="2026-01-01T00:00:00Z">
        <w:r>
          <w:delText xml:space="preserve"> </w:delText>
        </w:r>
      </w:del>
      <w:del w:id="2453" w:author="PR Preview" w:date="2026-01-01T00:00:00Z">
        <w:r>
          <w:delText xml:space="preserve">computed with the</w:delText>
        </w:r>
      </w:del>
      <w:del w:id="2454" w:author="PR Preview" w:date="2026-01-01T00:00:00Z">
        <w:r>
          <w:delText xml:space="preserve"> </w:delText>
        </w:r>
      </w:del>
      <w:hyperlink w:anchor="def-fold-out-rule">
        <w:del w:id="2455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456" w:author="PR Preview" w:date="2026-01-01T00:00:00Z">
        <w:r>
          <w:delText xml:space="preserve"> </w:delText>
        </w:r>
      </w:del>
      <w:del w:id="2457" w:author="PR Preview" w:date="2026-01-01T00:00:00Z">
        <w:r>
          <w:delText xml:space="preserve">that</w:delText>
        </w:r>
      </w:del>
      <w:del w:id="2458" w:author="PR Preview" w:date="2026-01-01T00:00:00Z">
        <w:r>
          <w:delText xml:space="preserve"> </w:delText>
        </w:r>
      </w:del>
      <m:oMath>
        <m:r>
          <m:t>g</m:t>
        </m:r>
      </m:oMath>
      <w:del w:id="2459" w:author="PR Preview" w:date="2026-01-01T00:00:00Z">
        <w:r>
          <w:delText xml:space="preserve"> </w:delText>
        </w:r>
      </w:del>
      <w:del w:id="2460" w:author="PR Preview" w:date="2026-01-01T00:00:00Z">
        <w:r>
          <w:delText xml:space="preserve">produces:</w:delText>
        </w:r>
      </w:del>
    </w:p>
    <w:p>
      <w:pPr>
        <w:pStyle w:val="BodyText"/>
      </w:pPr>
      <w:bookmarkStart w:id="2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p>
      <w:pPr>
        <w:pStyle w:val="FirstParagraph"/>
      </w:pPr>
      <w:del w:id="2461" w:author="PR Preview" w:date="2026-01-01T00:00:00Z">
        <w:r>
          <w:rPr>
            <w:b/>
            <w:bCs/>
          </w:rPr>
          <w:delText xml:space="preserve">Definition 41 (Fold-based standard error of a named procedure)</w:delText>
        </w:r>
      </w:del>
      <w:del w:id="2462" w:author="PR Preview" w:date="2026-01-01T00:00:00Z">
        <w:r>
          <w:delText xml:space="preserve"> </w:delText>
        </w:r>
      </w:del>
      <w:del w:id="2463" w:author="PR Preview" w:date="2026-01-01T00:00:00Z">
        <w:r>
          <w:delText xml:space="preserve">The</w:delText>
        </w:r>
      </w:del>
      <w:del w:id="2464" w:author="PR Preview" w:date="2026-01-01T00:00:00Z">
        <w:r>
          <w:delText xml:space="preserve"> </w:delText>
        </w:r>
      </w:del>
      <w:del w:id="2465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2466" w:author="PR Preview" w:date="2026-01-01T00:00:00Z">
        <w:r>
          <w:delText xml:space="preserve"> </w:delText>
        </w:r>
      </w:del>
      <m:oMath>
        <m:r>
          <m:t>g</m:t>
        </m:r>
      </m:oMath>
      <w:del w:id="2467" w:author="PR Preview" w:date="2026-01-01T00:00:00Z">
        <w:r>
          <w:delText xml:space="preserve"> </w:delText>
        </w:r>
      </w:del>
      <w:del w:id="2468" w:author="PR Preview" w:date="2026-01-01T00:00:00Z">
        <w:r>
          <w:delText xml:space="preserve">on a training set</w:delText>
        </w:r>
      </w:del>
      <w:del w:id="246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70" w:author="PR Preview" w:date="2026-01-01T00:00:00Z">
        <w:r>
          <w:delText xml:space="preserve">,</w:delText>
        </w:r>
      </w:del>
      <w:del w:id="2471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2472" w:author="PR Preview" w:date="2026-01-01T00:00:00Z">
        <w:r>
          <w:delText xml:space="preserve">,</w:delText>
        </w:r>
      </w:del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is the</w:delText>
        </w:r>
      </w:del>
      <w:del w:id="2475" w:author="PR Preview" w:date="2026-01-01T00:00:00Z">
        <w:r>
          <w:delText xml:space="preserve"> </w:delText>
        </w:r>
      </w:del>
      <w:hyperlink w:anchor="def-cv-se">
        <w:del w:id="2476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2477" w:author="PR Preview" w:date="2026-01-01T00:00:00Z">
        <w:r>
          <w:delText xml:space="preserve"> </w:delText>
        </w:r>
      </w:del>
      <w:del w:id="2478" w:author="PR Preview" w:date="2026-01-01T00:00:00Z">
        <w:r>
          <w:delText xml:space="preserve">computed from the</w:delText>
        </w:r>
      </w:del>
      <w:del w:id="2479" w:author="PR Preview" w:date="2026-01-01T00:00:00Z">
        <w:r>
          <w:delText xml:space="preserve"> </w:delText>
        </w:r>
      </w:del>
      <w:hyperlink w:anchor="def-fold-mse-indexed">
        <w:del w:id="2480" w:author="PR Preview" w:date="2026-01-01T00:00:00Z">
          <w:r>
            <w:rPr>
              <w:rStyle w:val="Hyperlink"/>
            </w:rPr>
            <w:delText xml:space="preserve">fold mean squared errors of</w:delText>
          </w:r>
        </w:del>
        <w:del w:id="2481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2482" w:author="PR Preview" w:date="2026-01-01T00:00:00Z">
        <w:r>
          <w:delText xml:space="preserve">:</w:delText>
        </w:r>
      </w:del>
    </w:p>
    <w:p>
      <w:pPr>
        <w:pStyle w:val="BodyText"/>
      </w:pPr>
      <w:bookmarkStart w:id="2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p>
      <w:pPr>
        <w:pStyle w:val="FirstParagraph"/>
      </w:pPr>
      <w:del w:id="2483" w:author="PR Preview" w:date="2026-01-01T00:00:00Z">
        <w:r>
          <w:rPr>
            <w:b/>
            <w:bCs/>
          </w:rPr>
          <w:delText xml:space="preserve">Definition 42 (One-standard-error rule)</w:delText>
        </w:r>
      </w:del>
      <w:del w:id="2484" w:author="PR Preview" w:date="2026-01-01T00:00:00Z">
        <w:r>
          <w:delText xml:space="preserve"> </w:delText>
        </w:r>
      </w:del>
      <w:del w:id="2485" w:author="PR Preview" w:date="2026-01-01T00:00:00Z">
        <w:r>
          <w:delText xml:space="preserve">Let</w:delText>
        </w:r>
      </w:del>
      <w:del w:id="248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be candidate</w:delText>
        </w:r>
      </w:del>
      <w:del w:id="2489" w:author="PR Preview" w:date="2026-01-01T00:00:00Z">
        <w:r>
          <w:delText xml:space="preserve"> </w:delText>
        </w:r>
      </w:del>
      <w:hyperlink w:anchor="def-fitting-procedure">
        <w:del w:id="2490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491" w:author="PR Preview" w:date="2026-01-01T00:00:00Z">
        <w:r>
          <w:delText xml:space="preserve">,</w:delText>
        </w:r>
      </w:del>
      <w:del w:id="2492" w:author="PR Preview" w:date="2026-01-01T00:00:00Z">
        <w:r>
          <w:delText xml:space="preserve"> </w:delText>
        </w:r>
      </w:del>
      <w:del w:id="2493" w:author="PR Preview" w:date="2026-01-01T00:00:00Z">
        <w:r>
          <w:delText xml:space="preserve">each</w:delText>
        </w:r>
      </w:del>
      <w:del w:id="2494" w:author="PR Preview" w:date="2026-01-01T00:00:00Z">
        <w:r>
          <w:delText xml:space="preserve"> </w:delText>
        </w:r>
      </w:del>
      <w:hyperlink w:anchor="def-flexibility">
        <w:del w:id="2495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496" w:author="PR Preview" w:date="2026-01-01T00:00:00Z">
        <w:r>
          <w:delText xml:space="preserve"> </w:delText>
        </w:r>
      </w:del>
      <w:del w:id="2497" w:author="PR Preview" w:date="2026-01-01T00:00:00Z">
        <w:r>
          <w:delText xml:space="preserve">as the one before,</w:delText>
        </w:r>
      </w:del>
      <w:del w:id="2498" w:author="PR Preview" w:date="2026-01-01T00:00:00Z">
        <w:r>
          <w:delText xml:space="preserve"> </w:delText>
        </w:r>
      </w:del>
      <w:del w:id="2499" w:author="PR Preview" w:date="2026-01-01T00:00:00Z">
        <w:r>
          <w:delText xml:space="preserve">cross-validated on a training set</w:delText>
        </w:r>
      </w:del>
      <w:del w:id="25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501" w:author="PR Preview" w:date="2026-01-01T00:00:00Z">
        <w:r>
          <w:delText xml:space="preserve"> </w:delText>
        </w:r>
      </w:del>
      <w:del w:id="2502" w:author="PR Preview" w:date="2026-01-01T00:00:00Z">
        <w:r>
          <w:delText xml:space="preserve">with the same folds,</w:delText>
        </w:r>
      </w:del>
      <w:del w:id="2503" w:author="PR Preview" w:date="2026-01-01T00:00:00Z">
        <w:r>
          <w:delText xml:space="preserve"> </w:delText>
        </w:r>
      </w:del>
      <w:del w:id="2504" w:author="PR Preview" w:date="2026-01-01T00:00:00Z">
        <w:r>
          <w:delText xml:space="preserve">and let</w:delText>
        </w:r>
      </w:del>
      <w:del w:id="250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2506" w:author="PR Preview" w:date="2026-01-01T00:00:00Z">
        <w:r>
          <w:delText xml:space="preserve"> </w:delText>
        </w:r>
      </w:del>
      <w:del w:id="2507" w:author="PR Preview" w:date="2026-01-01T00:00:00Z">
        <w:r>
          <w:delText xml:space="preserve">be the one with the smallest</w:delText>
        </w:r>
      </w:del>
      <w:del w:id="2508" w:author="PR Preview" w:date="2026-01-01T00:00:00Z">
        <w:r>
          <w:delText xml:space="preserve"> </w:delText>
        </w:r>
      </w:del>
      <w:hyperlink w:anchor="def-cv-estimate-indexed">
        <w:del w:id="2509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510" w:author="PR Preview" w:date="2026-01-01T00:00:00Z">
        <w:r>
          <w:delText xml:space="preserve">.</w:delText>
        </w:r>
      </w:del>
      <w:del w:id="2511" w:author="PR Preview" w:date="2026-01-01T00:00:00Z">
        <w:r>
          <w:delText xml:space="preserve"> </w:delText>
        </w:r>
      </w:del>
      <w:del w:id="2512" w:author="PR Preview" w:date="2026-01-01T00:00:00Z">
        <w:r>
          <w:delText xml:space="preserve">The</w:delText>
        </w:r>
      </w:del>
      <w:del w:id="2513" w:author="PR Preview" w:date="2026-01-01T00:00:00Z">
        <w:r>
          <w:delText xml:space="preserve"> </w:delText>
        </w:r>
      </w:del>
      <w:del w:id="2514" w:author="PR Preview" w:date="2026-01-01T00:00:00Z">
        <w:r>
          <w:rPr>
            <w:b/>
            <w:bCs/>
          </w:rPr>
          <w:delText xml:space="preserve">one-standard-error rule</w:delText>
        </w:r>
      </w:del>
      <w:del w:id="2515" w:author="PR Preview" w:date="2026-01-01T00:00:00Z">
        <w:r>
          <w:delText xml:space="preserve"> </w:delText>
        </w:r>
      </w:del>
      <w:del w:id="2516" w:author="PR Preview" w:date="2026-01-01T00:00:00Z">
        <w:r>
          <w:delText xml:space="preserve">chooses the smallest</w:delText>
        </w:r>
      </w:del>
      <w:del w:id="2517" w:author="PR Preview" w:date="2026-01-01T00:00:00Z">
        <w:r>
          <w:delText xml:space="preserve"> </w:delText>
        </w:r>
      </w:del>
      <m:oMath>
        <m:r>
          <m:t>l</m:t>
        </m:r>
      </m:oMath>
      <w:del w:id="2518" w:author="PR Preview" w:date="2026-01-01T00:00:00Z">
        <w:r>
          <w:delText xml:space="preserve"> </w:delText>
        </w:r>
      </w:del>
      <w:del w:id="2519" w:author="PR Preview" w:date="2026-01-01T00:00:00Z">
        <w:r>
          <w:delText xml:space="preserve">whose estimate is within one</w:delText>
        </w:r>
      </w:del>
      <w:del w:id="2520" w:author="PR Preview" w:date="2026-01-01T00:00:00Z">
        <w:r>
          <w:delText xml:space="preserve"> </w:delText>
        </w:r>
      </w:del>
      <w:hyperlink w:anchor="def-cv-se-indexed">
        <w:del w:id="2521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2522" w:author="PR Preview" w:date="2026-01-01T00:00:00Z">
        <w:r>
          <w:delText xml:space="preserve"> </w:delText>
        </w:r>
      </w:del>
      <w:del w:id="2523" w:author="PR Preview" w:date="2026-01-01T00:00:00Z">
        <w:r>
          <w:delText xml:space="preserve">of the smallest:</w:delText>
        </w:r>
      </w:del>
    </w:p>
    <w:p>
      <w:pPr>
        <w:pStyle w:val="FirstParagraph"/>
      </w:pPr>
      <w:ins w:id="2524" w:author="PR Preview" w:date="2026-01-01T00:00:00Z">
        <w:r>
          <w:rPr>
            <w:b/>
            <w:bCs/>
          </w:rPr>
          <w:t xml:space="preserve">Definition 38 (Cross-validation estimate of a named procedure)</w:t>
        </w:r>
      </w:ins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Let a</w:t>
        </w:r>
      </w:ins>
      <w:ins w:id="2527" w:author="PR Preview" w:date="2026-01-01T00:00:00Z">
        <w:r>
          <w:t xml:space="preserve"> </w:t>
        </w:r>
      </w:ins>
      <w:hyperlink w:anchor="def-training-set">
        <w:ins w:id="252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52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30" w:author="PR Preview" w:date="2026-01-01T00:00:00Z">
        <w:r>
          <w:t xml:space="preserve">, indexed by</w:t>
        </w:r>
      </w:ins>
      <w:ins w:id="2531" w:author="PR Preview" w:date="2026-01-01T00:00:00Z">
        <w:r>
          <w:t xml:space="preserve"> </w:t>
        </w:r>
      </w:ins>
      <m:oMath>
        <m:r>
          <m:t>I</m:t>
        </m:r>
      </m:oMath>
      <w:ins w:id="2532" w:author="PR Preview" w:date="2026-01-01T00:00:00Z">
        <w:r>
          <w:t xml:space="preserve">,</w:t>
        </w:r>
      </w:ins>
      <w:ins w:id="2533" w:author="PR Preview" w:date="2026-01-01T00:00:00Z">
        <w:r>
          <w:t xml:space="preserve"> </w:t>
        </w:r>
      </w:ins>
      <w:ins w:id="2534" w:author="PR Preview" w:date="2026-01-01T00:00:00Z">
        <w:r>
          <w:t xml:space="preserve">be divided into</w:t>
        </w:r>
      </w:ins>
      <w:ins w:id="2535" w:author="PR Preview" w:date="2026-01-01T00:00:00Z">
        <w:r>
          <w:t xml:space="preserve"> </w:t>
        </w:r>
      </w:ins>
      <w:hyperlink w:anchor="def-folds">
        <w:ins w:id="2536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5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2538" w:author="PR Preview" w:date="2026-01-01T00:00:00Z">
        <w:r>
          <w:t xml:space="preserve">.</w:t>
        </w:r>
      </w:ins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The</w:t>
        </w:r>
      </w:ins>
      <w:ins w:id="2541" w:author="PR Preview" w:date="2026-01-01T00:00:00Z">
        <w:r>
          <w:t xml:space="preserve"> </w:t>
        </w:r>
      </w:ins>
      <w:ins w:id="2542" w:author="PR Preview" w:date="2026-01-01T00:00:00Z">
        <w:r>
          <w:rPr>
            <w:b/>
            <w:bCs/>
          </w:rPr>
          <w:t xml:space="preserve">cross-validation estimate of procedure</w:t>
        </w:r>
      </w:ins>
      <w:ins w:id="2543" w:author="PR Preview" w:date="2026-01-01T00:00:00Z">
        <w:r>
          <w:t xml:space="preserve"> </w:t>
        </w:r>
      </w:ins>
      <m:oMath>
        <m:r>
          <m:t>g</m:t>
        </m:r>
      </m:oMath>
      <w:ins w:id="2544" w:author="PR Preview" w:date="2026-01-01T00:00:00Z">
        <w:r>
          <w:t xml:space="preserve"> </w:t>
        </w:r>
      </w:ins>
      <w:ins w:id="2545" w:author="PR Preview" w:date="2026-01-01T00:00:00Z">
        <w:r>
          <w:t xml:space="preserve">on</w:t>
        </w:r>
      </w:ins>
      <w:ins w:id="25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47" w:author="PR Preview" w:date="2026-01-01T00:00:00Z">
        <w:r>
          <w:t xml:space="preserve">,</w:t>
        </w:r>
      </w:ins>
      <w:ins w:id="2548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2549" w:author="PR Preview" w:date="2026-01-01T00:00:00Z">
        <w:r>
          <w:t xml:space="preserve">,</w:t>
        </w:r>
      </w:ins>
      <w:ins w:id="2550" w:author="PR Preview" w:date="2026-01-01T00:00:00Z">
        <w:r>
          <w:t xml:space="preserve"> </w:t>
        </w:r>
      </w:ins>
      <w:ins w:id="2551" w:author="PR Preview" w:date="2026-01-01T00:00:00Z">
        <w:r>
          <w:t xml:space="preserve">is the</w:t>
        </w:r>
      </w:ins>
      <w:ins w:id="2552" w:author="PR Preview" w:date="2026-01-01T00:00:00Z">
        <w:r>
          <w:t xml:space="preserve"> </w:t>
        </w:r>
      </w:ins>
      <w:hyperlink w:anchor="def-cv-estimate">
        <w:ins w:id="2553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554" w:author="PR Preview" w:date="2026-01-01T00:00:00Z">
        <w:r>
          <w:t xml:space="preserve"> </w:t>
        </w:r>
      </w:ins>
      <w:ins w:id="2555" w:author="PR Preview" w:date="2026-01-01T00:00:00Z">
        <w:r>
          <w:t xml:space="preserve">computed with</w:t>
        </w:r>
      </w:ins>
      <w:ins w:id="2556" w:author="PR Preview" w:date="2026-01-01T00:00:00Z">
        <w:r>
          <w:t xml:space="preserve"> </w:t>
        </w:r>
      </w:ins>
      <w:hyperlink w:anchor="def-fold-out-rule">
        <w:ins w:id="2557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2558" w:author="PR Preview" w:date="2026-01-01T00:00:00Z">
        <w:r>
          <w:t xml:space="preserve"> </w:t>
        </w:r>
      </w:ins>
      <w:ins w:id="2559" w:author="PR Preview" w:date="2026-01-01T00:00:00Z">
        <w:r>
          <w:t xml:space="preserve">that</w:t>
        </w:r>
      </w:ins>
      <w:ins w:id="2560" w:author="PR Preview" w:date="2026-01-01T00:00:00Z">
        <w:r>
          <w:t xml:space="preserve"> </w:t>
        </w:r>
      </w:ins>
      <m:oMath>
        <m:r>
          <m:t>g</m:t>
        </m:r>
      </m:oMath>
      <w:ins w:id="2561" w:author="PR Preview" w:date="2026-01-01T00:00:00Z">
        <w:r>
          <w:t xml:space="preserve"> </w:t>
        </w:r>
      </w:ins>
      <w:ins w:id="2562" w:author="PR Preview" w:date="2026-01-01T00:00:00Z">
        <w:r>
          <w:t xml:space="preserve">produces from</w:t>
        </w:r>
      </w:ins>
      <w:ins w:id="256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64" w:author="PR Preview" w:date="2026-01-01T00:00:00Z">
        <w:r>
          <w:t xml:space="preserve">:</w:t>
        </w:r>
      </w:ins>
    </w:p>
    <w:p>
      <w:pPr>
        <w:pStyle w:val="BodyText"/>
      </w:pPr>
      <w:bookmarkStart w:id="2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cv-choice"/>
    <w:p>
      <w:pPr>
        <w:pStyle w:val="FirstParagraph"/>
      </w:pPr>
      <w:ins w:id="2565" w:author="PR Preview" w:date="2026-01-01T00:00:00Z">
        <w:r>
          <w:rPr>
            <w:b/>
            <w:bCs/>
          </w:rPr>
          <w:t xml:space="preserve">Definition 39 (Cross-validation choice procedure)</w:t>
        </w:r>
      </w:ins>
      <w:ins w:id="2566" w:author="PR Preview" w:date="2026-01-01T00:00:00Z">
        <w:r>
          <w:t xml:space="preserve"> </w:t>
        </w:r>
      </w:ins>
      <w:ins w:id="2567" w:author="PR Preview" w:date="2026-01-01T00:00:00Z">
        <w:r>
          <w:t xml:space="preserve">Given candidate</w:t>
        </w:r>
      </w:ins>
      <w:ins w:id="2568" w:author="PR Preview" w:date="2026-01-01T00:00:00Z">
        <w:r>
          <w:t xml:space="preserve"> </w:t>
        </w:r>
      </w:ins>
      <w:hyperlink w:anchor="def-fitting-procedure">
        <w:ins w:id="256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57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571" w:author="PR Preview" w:date="2026-01-01T00:00:00Z">
        <w:r>
          <w:t xml:space="preserve">,</w:t>
        </w:r>
      </w:ins>
      <w:ins w:id="2572" w:author="PR Preview" w:date="2026-01-01T00:00:00Z">
        <w:r>
          <w:t xml:space="preserve"> </w:t>
        </w:r>
      </w:ins>
      <w:ins w:id="2573" w:author="PR Preview" w:date="2026-01-01T00:00:00Z">
        <w:r>
          <w:t xml:space="preserve">the</w:t>
        </w:r>
      </w:ins>
      <w:ins w:id="2574" w:author="PR Preview" w:date="2026-01-01T00:00:00Z">
        <w:r>
          <w:t xml:space="preserve"> </w:t>
        </w:r>
      </w:ins>
      <w:ins w:id="2575" w:author="PR Preview" w:date="2026-01-01T00:00:00Z">
        <w:r>
          <w:rPr>
            <w:b/>
            <w:bCs/>
          </w:rPr>
          <w:t xml:space="preserve">cross-validation choice procedure</w:t>
        </w:r>
      </w:ins>
      <w:ins w:id="2576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2577" w:author="PR Preview" w:date="2026-01-01T00:00:00Z">
        <w:r>
          <w:t xml:space="preserve"> </w:t>
        </w:r>
      </w:ins>
      <w:ins w:id="2578" w:author="PR Preview" w:date="2026-01-01T00:00:00Z">
        <w:r>
          <w:t xml:space="preserve">is the fitting procedure that,</w:t>
        </w:r>
      </w:ins>
      <w:ins w:id="2579" w:author="PR Preview" w:date="2026-01-01T00:00:00Z">
        <w:r>
          <w:t xml:space="preserve"> </w:t>
        </w:r>
      </w:ins>
      <w:ins w:id="2580" w:author="PR Preview" w:date="2026-01-01T00:00:00Z">
        <w:r>
          <w:t xml:space="preserve">applied to a</w:t>
        </w:r>
      </w:ins>
      <w:ins w:id="2581" w:author="PR Preview" w:date="2026-01-01T00:00:00Z">
        <w:r>
          <w:t xml:space="preserve"> </w:t>
        </w:r>
      </w:ins>
      <w:hyperlink w:anchor="def-training-set">
        <w:ins w:id="258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58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84" w:author="PR Preview" w:date="2026-01-01T00:00:00Z">
        <w:r>
          <w:t xml:space="preserve">,</w:t>
        </w:r>
      </w:ins>
      <w:ins w:id="2585" w:author="PR Preview" w:date="2026-01-01T00:00:00Z">
        <w:r>
          <w:t xml:space="preserve"> </w:t>
        </w:r>
      </w:ins>
      <w:ins w:id="2586" w:author="PR Preview" w:date="2026-01-01T00:00:00Z">
        <w:r>
          <w:t xml:space="preserve">divides</w:t>
        </w:r>
      </w:ins>
      <w:ins w:id="258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into</w:t>
        </w:r>
      </w:ins>
      <w:ins w:id="2590" w:author="PR Preview" w:date="2026-01-01T00:00:00Z">
        <w:r>
          <w:t xml:space="preserve"> </w:t>
        </w:r>
      </w:ins>
      <m:oMath>
        <m:r>
          <m:t>k</m:t>
        </m:r>
      </m:oMath>
      <w:ins w:id="2591" w:author="PR Preview" w:date="2026-01-01T00:00:00Z">
        <w:r>
          <w:t xml:space="preserve"> </w:t>
        </w:r>
      </w:ins>
      <w:hyperlink w:anchor="def-folds">
        <w:ins w:id="2592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593" w:author="PR Preview" w:date="2026-01-01T00:00:00Z">
        <w:r>
          <w:t xml:space="preserve">,</w:t>
        </w:r>
      </w:ins>
      <w:ins w:id="2594" w:author="PR Preview" w:date="2026-01-01T00:00:00Z">
        <w:r>
          <w:t xml:space="preserve"> </w:t>
        </w:r>
      </w:ins>
      <w:ins w:id="2595" w:author="PR Preview" w:date="2026-01-01T00:00:00Z">
        <w:r>
          <w:t xml:space="preserve">computes each candidate’s</w:t>
        </w:r>
      </w:ins>
      <w:ins w:id="2596" w:author="PR Preview" w:date="2026-01-01T00:00:00Z">
        <w:r>
          <w:t xml:space="preserve"> </w:t>
        </w:r>
      </w:ins>
      <w:hyperlink w:anchor="def-cv-estimate-indexed">
        <w:ins w:id="259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on</w:t>
        </w:r>
      </w:ins>
      <w:ins w:id="260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with those folds,</w:t>
        </w:r>
      </w:ins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and applies to</w:t>
        </w:r>
      </w:ins>
      <w:ins w:id="260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the candidate with the smallest estimate,</w:t>
        </w:r>
      </w:ins>
      <w:ins w:id="2608" w:author="PR Preview" w:date="2026-01-01T00:00:00Z">
        <w:r>
          <w:t xml:space="preserve"> </w:t>
        </w:r>
      </w:ins>
      <w:ins w:id="2609" w:author="PR Preview" w:date="2026-01-01T00:00:00Z">
        <w:r>
          <w:t xml:space="preserve">taking the smallest</w:t>
        </w:r>
      </w:ins>
      <w:ins w:id="2610" w:author="PR Preview" w:date="2026-01-01T00:00:00Z">
        <w:r>
          <w:t xml:space="preserve"> </w:t>
        </w:r>
      </w:ins>
      <m:oMath>
        <m:r>
          <m:t>l</m:t>
        </m:r>
      </m:oMath>
      <w:ins w:id="2611" w:author="PR Preview" w:date="2026-01-01T00:00:00Z">
        <w:r>
          <w:t xml:space="preserve"> </w:t>
        </w:r>
      </w:ins>
      <w:ins w:id="2612" w:author="PR Preview" w:date="2026-01-01T00:00:00Z">
        <w:r>
          <w:t xml:space="preserve">if several tie:</w:t>
        </w:r>
      </w:ins>
    </w:p>
    <w:p>
      <w:pPr>
        <w:pStyle w:val="BodyText"/>
      </w:pPr>
      <w:bookmarkStart w:id="2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nested-cv"/>
    <w:p>
      <w:pPr>
        <w:pStyle w:val="FirstParagraph"/>
      </w:pPr>
      <w:ins w:id="2613" w:author="PR Preview" w:date="2026-01-01T00:00:00Z">
        <w:r>
          <w:rPr>
            <w:b/>
            <w:bCs/>
          </w:rPr>
          <w:t xml:space="preserve">Definition 40 (Nested cross-validation)</w:t>
        </w:r>
      </w:ins>
      <w:ins w:id="2614" w:author="PR Preview" w:date="2026-01-01T00:00:00Z">
        <w:r>
          <w:t xml:space="preserve"> </w:t>
        </w:r>
      </w:ins>
      <w:ins w:id="2615" w:author="PR Preview" w:date="2026-01-01T00:00:00Z">
        <w:r>
          <w:rPr>
            <w:b/>
            <w:bCs/>
          </w:rPr>
          <w:t xml:space="preserve">Nested cross-validation</w:t>
        </w:r>
      </w:ins>
      <w:ins w:id="2616" w:author="PR Preview" w:date="2026-01-01T00:00:00Z">
        <w:r>
          <w:t xml:space="preserve"> </w:t>
        </w:r>
      </w:ins>
      <w:ins w:id="2617" w:author="PR Preview" w:date="2026-01-01T00:00:00Z">
        <w:r>
          <w:t xml:space="preserve">is</w:t>
        </w:r>
      </w:ins>
      <w:ins w:id="2618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619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620" w:author="PR Preview" w:date="2026-01-01T00:00:00Z">
        <w:r>
          <w:t xml:space="preserve"> </w:t>
        </w:r>
      </w:ins>
      <w:ins w:id="2621" w:author="PR Preview" w:date="2026-01-01T00:00:00Z">
        <w:r>
          <w:t xml:space="preserve">of the</w:t>
        </w:r>
      </w:ins>
      <w:ins w:id="2622" w:author="PR Preview" w:date="2026-01-01T00:00:00Z">
        <w:r>
          <w:t xml:space="preserve"> </w:t>
        </w:r>
      </w:ins>
      <w:hyperlink w:anchor="def-cv-choice">
        <w:ins w:id="2623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2624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2625" w:author="PR Preview" w:date="2026-01-01T00:00:00Z">
        <w:r>
          <w:t xml:space="preserve">:</w:t>
        </w:r>
      </w:ins>
      <w:ins w:id="2626" w:author="PR Preview" w:date="2026-01-01T00:00:00Z">
        <w:r>
          <w:t xml:space="preserve"> </w:t>
        </w:r>
      </w:ins>
      <w:ins w:id="2627" w:author="PR Preview" w:date="2026-01-01T00:00:00Z">
        <w:r>
          <w:t xml:space="preserve">its estimate on a training set</w:t>
        </w:r>
      </w:ins>
      <w:ins w:id="26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29" w:author="PR Preview" w:date="2026-01-01T00:00:00Z">
        <w:r>
          <w:t xml:space="preserve"> </w:t>
        </w:r>
      </w:ins>
      <w:ins w:id="2630" w:author="PR Preview" w:date="2026-01-01T00:00:00Z">
        <w:r>
          <w:t xml:space="preserve">is</w:t>
        </w:r>
      </w:ins>
    </w:p>
    <w:p>
      <w:pPr>
        <w:pStyle w:val="BodyText"/>
      </w:pPr>
      <w:bookmarkStart w:id="218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0" w:name="rem-source-nested-cv"/>
    <w:p>
      <w:pPr>
        <w:pStyle w:val="FirstParagraph"/>
      </w:pPr>
      <w:ins w:id="2631" w:author="PR Preview" w:date="2026-01-01T00:00:00Z">
        <w:r>
          <w:rPr>
            <w:i/>
            <w:iCs/>
          </w:rPr>
          <w:t xml:space="preserve">Remark 31</w:t>
        </w:r>
      </w:ins>
      <w:ins w:id="2632" w:author="PR Preview" w:date="2026-01-01T00:00:00Z">
        <w:r>
          <w:t xml:space="preserve"> (Source: Nested cross-validation). </w:t>
        </w:r>
      </w:ins>
      <w:ins w:id="2633" w:author="PR Preview" w:date="2026-01-01T00:00:00Z">
        <w:r>
          <w:t xml:space="preserve">Hastie et al. (2009, sec. 7.10.2)</w:t>
        </w:r>
      </w:ins>
      <w:ins w:id="2634" w:author="PR Preview" w:date="2026-01-01T00:00:00Z">
        <w:r>
          <w:t xml:space="preserve"> </w:t>
        </w:r>
      </w:ins>
      <w:ins w:id="2635" w:author="PR Preview" w:date="2026-01-01T00:00:00Z">
        <w:r>
          <w:t xml:space="preserve">for cross-validating every step of a procedure,</w:t>
        </w:r>
      </w:ins>
      <w:ins w:id="2636" w:author="PR Preview" w:date="2026-01-01T00:00:00Z">
        <w:r>
          <w:t xml:space="preserve"> </w:t>
        </w:r>
      </w:ins>
      <w:ins w:id="2637" w:author="PR Preview" w:date="2026-01-01T00:00:00Z">
        <w:r>
          <w:t xml:space="preserve">choices included.</w:t>
        </w:r>
      </w:ins>
    </w:p>
    <w:bookmarkEnd w:id="220"/>
    <w:bookmarkStart w:id="221" w:name="rem-nested-cv"/>
    <w:p>
      <w:pPr>
        <w:pStyle w:val="BodyText"/>
      </w:pPr>
      <w:ins w:id="2638" w:author="PR Preview" w:date="2026-01-01T00:00:00Z">
        <w:r>
          <w:rPr>
            <w:i/>
            <w:iCs/>
          </w:rPr>
          <w:t xml:space="preserve">Remark 32</w:t>
        </w:r>
      </w:ins>
      <w:ins w:id="2639" w:author="PR Preview" w:date="2026-01-01T00:00:00Z">
        <w:r>
          <w:t xml:space="preserve"> (What is nested). </w:t>
        </w:r>
      </w:ins>
      <w:ins w:id="2640" w:author="PR Preview" w:date="2026-01-01T00:00:00Z">
        <w:r>
          <w:t xml:space="preserve">Each fold-out rule of</w:t>
        </w:r>
      </w:ins>
      <w:ins w:id="2641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is computed from the observations outside one outer</w:t>
        </w:r>
      </w:ins>
      <w:ins w:id="2644" w:author="PR Preview" w:date="2026-01-01T00:00:00Z">
        <w:r>
          <w:t xml:space="preserve"> </w:t>
        </w:r>
      </w:ins>
      <w:hyperlink w:anchor="def-folds">
        <w:ins w:id="264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6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647" w:author="PR Preview" w:date="2026-01-01T00:00:00Z">
        <w:r>
          <w:t xml:space="preserve">,</w:t>
        </w:r>
      </w:ins>
      <w:ins w:id="2648" w:author="PR Preview" w:date="2026-01-01T00:00:00Z">
        <w:r>
          <w:t xml:space="preserve"> </w:t>
        </w:r>
      </w:ins>
      <w:ins w:id="2649" w:author="PR Preview" w:date="2026-01-01T00:00:00Z">
        <w:r>
          <w:t xml:space="preserve">so the whole choice,</w:t>
        </w:r>
      </w:ins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including the cross-validation that</w:t>
        </w:r>
      </w:ins>
      <w:ins w:id="2652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2653" w:author="PR Preview" w:date="2026-01-01T00:00:00Z">
        <w:r>
          <w:t xml:space="preserve"> </w:t>
        </w:r>
      </w:ins>
      <w:ins w:id="2654" w:author="PR Preview" w:date="2026-01-01T00:00:00Z">
        <w:r>
          <w:t xml:space="preserve">runs inside those observations,</w:t>
        </w:r>
      </w:ins>
      <w:ins w:id="2655" w:author="PR Preview" w:date="2026-01-01T00:00:00Z">
        <w:r>
          <w:t xml:space="preserve"> </w:t>
        </w:r>
      </w:ins>
      <w:ins w:id="2656" w:author="PR Preview" w:date="2026-01-01T00:00:00Z">
        <w:r>
          <w:t xml:space="preserve">never sees</w:t>
        </w:r>
      </w:ins>
      <w:ins w:id="26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658" w:author="PR Preview" w:date="2026-01-01T00:00:00Z">
        <w:r>
          <w:t xml:space="preserve">.</w:t>
        </w:r>
      </w:ins>
      <w:ins w:id="2659" w:author="PR Preview" w:date="2026-01-01T00:00:00Z">
        <w:r>
          <w:t xml:space="preserve"> </w:t>
        </w:r>
      </w:ins>
      <w:ins w:id="2660" w:author="PR Preview" w:date="2026-01-01T00:00:00Z">
        <w:r>
          <w:t xml:space="preserve">That inner cross-validation is the nested one.</w:t>
        </w:r>
      </w:ins>
    </w:p>
    <w:bookmarkEnd w:id="221"/>
    <w:bookmarkStart w:id="224" w:name="rem-cv-winner-optimistic"/>
    <w:p>
      <w:pPr>
        <w:pStyle w:val="BodyText"/>
      </w:pPr>
      <w:ins w:id="2661" w:author="PR Preview" w:date="2026-01-01T00:00:00Z">
        <w:r>
          <w:rPr>
            <w:i/>
            <w:iCs/>
          </w:rPr>
          <w:t xml:space="preserve">Remark 33</w:t>
        </w:r>
      </w:ins>
      <w:ins w:id="2662" w:author="PR Preview" w:date="2026-01-01T00:00:00Z">
        <w:r>
          <w:t xml:space="preserve"> (Cross-validation replaces the validation set, not the test set). </w:t>
        </w:r>
      </w:ins>
      <w:ins w:id="2663" w:author="PR Preview" w:date="2026-01-01T00:00:00Z">
        <w:r>
          <w:t xml:space="preserve">Used to choose between models,</w:t>
        </w:r>
      </w:ins>
      <w:ins w:id="2664" w:author="PR Preview" w:date="2026-01-01T00:00:00Z">
        <w:r>
          <w:t xml:space="preserve"> </w:t>
        </w:r>
      </w:ins>
      <w:ins w:id="2665" w:author="PR Preview" w:date="2026-01-01T00:00:00Z">
        <w:r>
          <w:t xml:space="preserve">cross-validation takes the place of the</w:t>
        </w:r>
      </w:ins>
      <w:ins w:id="2666" w:author="PR Preview" w:date="2026-01-01T00:00:00Z">
        <w:r>
          <w:t xml:space="preserve"> </w:t>
        </w:r>
      </w:ins>
      <w:ins w:id="2667" w:author="PR Preview" w:date="2026-01-01T00:00:00Z">
        <w:r>
          <w:rPr>
            <w:i/>
            <w:iCs/>
          </w:rPr>
          <w:t xml:space="preserve">validation</w:t>
        </w:r>
      </w:ins>
      <w:ins w:id="2668" w:author="PR Preview" w:date="2026-01-01T00:00:00Z">
        <w:r>
          <w:t xml:space="preserve"> </w:t>
        </w:r>
      </w:ins>
      <w:ins w:id="2669" w:author="PR Preview" w:date="2026-01-01T00:00:00Z">
        <w:r>
          <w:t xml:space="preserve">set</w:t>
        </w:r>
      </w:ins>
      <w:ins w:id="2670" w:author="PR Preview" w:date="2026-01-01T00:00:00Z">
        <w:r>
          <w:t xml:space="preserve"> </w:t>
        </w:r>
      </w:ins>
      <w:ins w:id="2671" w:author="PR Preview" w:date="2026-01-01T00:00:00Z">
        <w:r>
          <w:t xml:space="preserve">of</w:t>
        </w:r>
      </w:ins>
      <w:ins w:id="2672" w:author="PR Preview" w:date="2026-01-01T00:00:00Z">
        <w:r>
          <w:t xml:space="preserve"> </w:t>
        </w:r>
      </w:ins>
      <w:hyperlink w:anchor="def-data-splits">
        <w:ins w:id="2673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2674" w:author="PR Preview" w:date="2026-01-01T00:00:00Z">
        <w:r>
          <w:t xml:space="preserve">,</w:t>
        </w:r>
      </w:ins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the one consulted again and again,</w:t>
        </w:r>
      </w:ins>
      <w:ins w:id="2677" w:author="PR Preview" w:date="2026-01-01T00:00:00Z">
        <w:r>
          <w:t xml:space="preserve"> </w:t>
        </w:r>
      </w:ins>
      <w:ins w:id="2678" w:author="PR Preview" w:date="2026-01-01T00:00:00Z">
        <w:r>
          <w:t xml:space="preserve">and not of the test set, which stays unused until the end.</w:t>
        </w:r>
      </w:ins>
      <w:ins w:id="2679" w:author="PR Preview" w:date="2026-01-01T00:00:00Z">
        <w:r>
          <w:t xml:space="preserve"> </w:t>
        </w:r>
      </w:ins>
      <w:ins w:id="2680" w:author="PR Preview" w:date="2026-01-01T00:00:00Z">
        <w:r>
          <w:t xml:space="preserve">The cross-validation estimate of the winning model is optimistic:</w:t>
        </w:r>
      </w:ins>
      <w:ins w:id="2681" w:author="PR Preview" w:date="2026-01-01T00:00:00Z">
        <w:r>
          <w:t xml:space="preserve"> </w:t>
        </w:r>
      </w:ins>
      <w:ins w:id="2682" w:author="PR Preview" w:date="2026-01-01T00:00:00Z">
        <w:r>
          <w:t xml:space="preserve">that model won partly because the particular sample and split happened to favor it,</w:t>
        </w:r>
      </w:ins>
      <w:ins w:id="2683" w:author="PR Preview" w:date="2026-01-01T00:00:00Z">
        <w:r>
          <w:t xml:space="preserve"> </w:t>
        </w:r>
      </w:ins>
      <w:ins w:id="2684" w:author="PR Preview" w:date="2026-01-01T00:00:00Z">
        <w:r>
          <w:t xml:space="preserve">so its estimate is the smallest of several noisy estimates.</w:t>
        </w:r>
      </w:ins>
      <w:ins w:id="2685" w:author="PR Preview" w:date="2026-01-01T00:00:00Z">
        <w:r>
          <w:t xml:space="preserve"> </w:t>
        </w:r>
      </w:ins>
      <w:ins w:id="2686" w:author="PR Preview" w:date="2026-01-01T00:00:00Z">
        <w:r>
          <w:t xml:space="preserve">An honest estimate of the chosen model’s error needs data</w:t>
        </w:r>
      </w:ins>
      <w:ins w:id="2687" w:author="PR Preview" w:date="2026-01-01T00:00:00Z">
        <w:r>
          <w:t xml:space="preserve"> </w:t>
        </w:r>
      </w:ins>
      <w:ins w:id="2688" w:author="PR Preview" w:date="2026-01-01T00:00:00Z">
        <w:r>
          <w:t xml:space="preserve">that took no part in the choice</w:t>
        </w:r>
      </w:ins>
      <w:ins w:id="2689" w:author="PR Preview" w:date="2026-01-01T00:00:00Z">
        <w:r>
          <w:t xml:space="preserve"> </w:t>
        </w:r>
      </w:ins>
      <w:ins w:id="2690" w:author="PR Preview" w:date="2026-01-01T00:00:00Z">
        <w:r>
          <w:t xml:space="preserve">(Hastie et al. 2009, sec. 7.2)</w:t>
        </w:r>
      </w:ins>
      <w:ins w:id="2691" w:author="PR Preview" w:date="2026-01-01T00:00:00Z">
        <w:r>
          <w:t xml:space="preserve">,</w:t>
        </w:r>
      </w:ins>
      <w:ins w:id="2692" w:author="PR Preview" w:date="2026-01-01T00:00:00Z">
        <w:r>
          <w:t xml:space="preserve"> </w:t>
        </w:r>
      </w:ins>
      <w:ins w:id="2693" w:author="PR Preview" w:date="2026-01-01T00:00:00Z">
        <w:r>
          <w:t xml:space="preserve">such as a</w:t>
        </w:r>
      </w:ins>
      <w:ins w:id="2694" w:author="PR Preview" w:date="2026-01-01T00:00:00Z">
        <w:r>
          <w:t xml:space="preserve"> </w:t>
        </w:r>
      </w:ins>
      <w:hyperlink w:anchor="def-test-set">
        <w:ins w:id="2695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2696" w:author="PR Preview" w:date="2026-01-01T00:00:00Z">
        <w:r>
          <w:t xml:space="preserve">,</w:t>
        </w:r>
      </w:ins>
      <w:ins w:id="2697" w:author="PR Preview" w:date="2026-01-01T00:00:00Z">
        <w:r>
          <w:t xml:space="preserve"> </w:t>
        </w:r>
      </w:ins>
      <w:ins w:id="2698" w:author="PR Preview" w:date="2026-01-01T00:00:00Z">
        <w:r>
          <w:t xml:space="preserve">or the outer folds of</w:t>
        </w:r>
      </w:ins>
      <w:ins w:id="2699" w:author="PR Preview" w:date="2026-01-01T00:00:00Z">
        <w:r>
          <w:t xml:space="preserve"> </w:t>
        </w:r>
      </w:ins>
      <w:hyperlink w:anchor="def-nested-cv">
        <w:ins w:id="2700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2701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4"/>
    <w:bookmarkStart w:id="227" w:name="def-cv-se"/>
    <w:p>
      <w:pPr>
        <w:pStyle w:val="BodyText"/>
      </w:pPr>
      <w:ins w:id="2702" w:author="PR Preview" w:date="2026-01-01T00:00:00Z">
        <w:r>
          <w:rPr>
            <w:b/>
            <w:bCs/>
          </w:rPr>
          <w:t xml:space="preserve">Definition 41 (Fold-based standard error)</w:t>
        </w:r>
      </w:ins>
      <w:ins w:id="2703" w:author="PR Preview" w:date="2026-01-01T00:00:00Z">
        <w:r>
          <w:t xml:space="preserve"> </w:t>
        </w:r>
      </w:ins>
      <w:ins w:id="2704" w:author="PR Preview" w:date="2026-01-01T00:00:00Z">
        <w:r>
          <w:t xml:space="preserve">The</w:t>
        </w:r>
      </w:ins>
      <w:ins w:id="2705" w:author="PR Preview" w:date="2026-01-01T00:00:00Z">
        <w:r>
          <w:t xml:space="preserve"> </w:t>
        </w:r>
      </w:ins>
      <w:ins w:id="2706" w:author="PR Preview" w:date="2026-01-01T00:00:00Z">
        <w:r>
          <w:rPr>
            <w:b/>
            <w:bCs/>
          </w:rPr>
          <w:t xml:space="preserve">fold-based standard error</w:t>
        </w:r>
      </w:ins>
      <w:ins w:id="270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of a</w:t>
        </w:r>
      </w:ins>
      <w:ins w:id="2710" w:author="PR Preview" w:date="2026-01-01T00:00:00Z">
        <w:r>
          <w:t xml:space="preserve"> </w:t>
        </w:r>
      </w:ins>
      <m:oMath>
        <m:r>
          <m:t>k</m:t>
        </m:r>
      </m:oMath>
      <w:ins w:id="2711" w:author="PR Preview" w:date="2026-01-01T00:00:00Z">
        <w:r>
          <w:t xml:space="preserve">-fold</w:t>
        </w:r>
      </w:ins>
      <w:ins w:id="2712" w:author="PR Preview" w:date="2026-01-01T00:00:00Z">
        <w:r>
          <w:t xml:space="preserve"> </w:t>
        </w:r>
      </w:ins>
      <w:hyperlink w:anchor="def-cv-estimate">
        <w:ins w:id="2713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714" w:author="PR Preview" w:date="2026-01-01T00:00:00Z">
        <w:r>
          <w:t xml:space="preserve"> </w:t>
        </w:r>
      </w:ins>
      <w:ins w:id="2715" w:author="PR Preview" w:date="2026-01-01T00:00:00Z">
        <w:r>
          <w:t xml:space="preserve">is the</w:t>
        </w:r>
      </w:ins>
      <w:ins w:id="2716" w:author="PR Preview" w:date="2026-01-01T00:00:00Z">
        <w:r>
          <w:t xml:space="preserve"> </w:t>
        </w:r>
      </w:ins>
      <w:hyperlink r:id="rId225">
        <w:ins w:id="2717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of the</w:t>
        </w:r>
      </w:ins>
      <w:ins w:id="2720" w:author="PR Preview" w:date="2026-01-01T00:00:00Z">
        <w:r>
          <w:t xml:space="preserve"> </w:t>
        </w:r>
      </w:ins>
      <m:oMath>
        <m:r>
          <m:t>k</m:t>
        </m:r>
      </m:oMath>
      <w:ins w:id="2721" w:author="PR Preview" w:date="2026-01-01T00:00:00Z">
        <w:r>
          <w:t xml:space="preserve"> </w:t>
        </w:r>
      </w:ins>
      <w:hyperlink w:anchor="def-fold-mse">
        <w:ins w:id="2722" w:author="PR Preview" w:date="2026-01-01T00:00:00Z">
          <w:r>
            <w:rPr>
              <w:rStyle w:val="Hyperlink"/>
            </w:rPr>
            <w:t xml:space="preserve">fold mean squared errors</w:t>
          </w:r>
        </w:ins>
      </w:hyperlink>
      <w:ins w:id="2723" w:author="PR Preview" w:date="2026-01-01T00:00:00Z">
        <w:r>
          <w:t xml:space="preserve">,</w:t>
        </w:r>
      </w:ins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divided by</w:t>
        </w:r>
      </w:ins>
      <w:ins w:id="2726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2727" w:author="PR Preview" w:date="2026-01-01T00:00:00Z">
        <w:r>
          <w:t xml:space="preserve">:</w:t>
        </w:r>
      </w:ins>
    </w:p>
    <w:p>
      <w:pPr>
        <w:pStyle w:val="BodyText"/>
      </w:pPr>
      <w:bookmarkStart w:id="226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8" w:name="rem-source-cv-se"/>
    <w:p>
      <w:pPr>
        <w:pStyle w:val="FirstParagraph"/>
      </w:pPr>
      <w:ins w:id="2728" w:author="PR Preview" w:date="2026-01-01T00:00:00Z">
        <w:r>
          <w:rPr>
            <w:i/>
            <w:iCs/>
          </w:rPr>
          <w:t xml:space="preserve">Remark 34</w:t>
        </w:r>
      </w:ins>
      <w:ins w:id="2729" w:author="PR Preview" w:date="2026-01-01T00:00:00Z">
        <w:r>
          <w:t xml:space="preserve"> (Source: Fold-based standard error). </w:t>
        </w:r>
      </w:ins>
      <w:ins w:id="2730" w:author="PR Preview" w:date="2026-01-01T00:00:00Z">
        <w:r>
          <w:t xml:space="preserve">Hastie et al. (2009, sec. 7.10.1)</w:t>
        </w:r>
      </w:ins>
      <w:ins w:id="2731" w:author="PR Preview" w:date="2026-01-01T00:00:00Z">
        <w:r>
          <w:t xml:space="preserve">, who call the result a standard error.</w:t>
        </w:r>
      </w:ins>
    </w:p>
    <w:bookmarkEnd w:id="228"/>
    <w:bookmarkStart w:id="230" w:name="rem-cv-se"/>
    <w:p>
      <w:pPr>
        <w:pStyle w:val="BodyText"/>
      </w:pPr>
      <w:ins w:id="2732" w:author="PR Preview" w:date="2026-01-01T00:00:00Z">
        <w:r>
          <w:rPr>
            <w:i/>
            <w:iCs/>
          </w:rPr>
          <w:t xml:space="preserve">Remark 35</w:t>
        </w:r>
      </w:ins>
      <w:ins w:id="2733" w:author="PR Preview" w:date="2026-01-01T00:00:00Z">
        <w:r>
          <w:t xml:space="preserve"> (The fold-based standard error is only a rough guide). </w:t>
        </w:r>
      </w:ins>
      <w:ins w:id="2734" w:author="PR Preview" w:date="2026-01-01T00:00:00Z">
        <w:r>
          <w:t xml:space="preserve">Hastie et al. (2009, sec. 7.10.1)</w:t>
        </w:r>
      </w:ins>
      <w:ins w:id="2735" w:author="PR Preview" w:date="2026-01-01T00:00:00Z">
        <w:r>
          <w:t xml:space="preserve"> </w:t>
        </w:r>
      </w:ins>
      <w:ins w:id="2736" w:author="PR Preview" w:date="2026-01-01T00:00:00Z">
        <w:r>
          <w:t xml:space="preserve">draw standard-error bars</w:t>
        </w:r>
      </w:ins>
      <w:ins w:id="2737" w:author="PR Preview" w:date="2026-01-01T00:00:00Z">
        <w:r>
          <w:t xml:space="preserve"> </w:t>
        </w:r>
      </w:ins>
      <w:ins w:id="2738" w:author="PR Preview" w:date="2026-01-01T00:00:00Z">
        <w:r>
          <w:t xml:space="preserve">computed from the per-fold errors as in</w:t>
        </w:r>
      </w:ins>
      <w:ins w:id="2739" w:author="PR Preview" w:date="2026-01-01T00:00:00Z">
        <w:r>
          <w:t xml:space="preserve"> </w:t>
        </w:r>
      </w:ins>
      <w:hyperlink w:anchor="eq-cv-se">
        <w:ins w:id="2740" w:author="PR Preview" w:date="2026-01-01T00:00:00Z">
          <w:r>
            <w:rPr>
              <w:rStyle w:val="Hyperlink"/>
            </w:rPr>
            <w:t xml:space="preserve">Equation 44</w:t>
          </w:r>
        </w:ins>
      </w:hyperlink>
      <w:ins w:id="2741" w:author="PR Preview" w:date="2026-01-01T00:00:00Z">
        <w:r>
          <w:t xml:space="preserve">.</w:t>
        </w:r>
      </w:ins>
      <w:ins w:id="2742" w:author="PR Preview" w:date="2026-01-01T00:00:00Z">
        <w:r>
          <w:t xml:space="preserve"> </w:t>
        </w:r>
      </w:ins>
      <w:ins w:id="2743" w:author="PR Preview" w:date="2026-01-01T00:00:00Z">
        <w:r>
          <w:t xml:space="preserve">That formula treats the</w:t>
        </w:r>
      </w:ins>
      <w:ins w:id="2744" w:author="PR Preview" w:date="2026-01-01T00:00:00Z">
        <w:r>
          <w:t xml:space="preserve"> </w:t>
        </w:r>
      </w:ins>
      <m:oMath>
        <m:r>
          <m:t>k</m:t>
        </m:r>
      </m:oMath>
      <w:ins w:id="2745" w:author="PR Preview" w:date="2026-01-01T00:00:00Z">
        <w:r>
          <w:t xml:space="preserve"> </w:t>
        </w:r>
      </w:ins>
      <w:ins w:id="2746" w:author="PR Preview" w:date="2026-01-01T00:00:00Z">
        <w:r>
          <w:t xml:space="preserve">fold errors</w:t>
        </w:r>
      </w:ins>
      <w:ins w:id="2747" w:author="PR Preview" w:date="2026-01-01T00:00:00Z">
        <w:r>
          <w:t xml:space="preserve"> </w:t>
        </w:r>
      </w:ins>
      <w:ins w:id="2748" w:author="PR Preview" w:date="2026-01-01T00:00:00Z">
        <w:r>
          <w:t xml:space="preserve">as if they were independent,</w:t>
        </w:r>
      </w:ins>
      <w:ins w:id="2749" w:author="PR Preview" w:date="2026-01-01T00:00:00Z">
        <w:r>
          <w:t xml:space="preserve"> </w:t>
        </w:r>
      </w:ins>
      <w:ins w:id="2750" w:author="PR Preview" w:date="2026-01-01T00:00:00Z">
        <w:r>
          <w:t xml:space="preserve">which they are not:</w:t>
        </w:r>
      </w:ins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every pair of folds shares</w:t>
        </w:r>
      </w:ins>
      <w:ins w:id="275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2754" w:author="PR Preview" w:date="2026-01-01T00:00:00Z">
        <w:r>
          <w:t xml:space="preserve"> </w:t>
        </w:r>
      </w:ins>
      <w:ins w:id="2755" w:author="PR Preview" w:date="2026-01-01T00:00:00Z">
        <w:r>
          <w:t xml:space="preserve">folds of training data.</w:t>
        </w:r>
      </w:ins>
      <w:ins w:id="2756" w:author="PR Preview" w:date="2026-01-01T00:00:00Z">
        <w:r>
          <w:t xml:space="preserve"> </w:t>
        </w:r>
      </w:ins>
      <w:ins w:id="2757" w:author="PR Preview" w:date="2026-01-01T00:00:00Z">
        <w:r>
          <w:t xml:space="preserve">So</w:t>
        </w:r>
      </w:ins>
      <w:ins w:id="275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759" w:author="PR Preview" w:date="2026-01-01T00:00:00Z">
        <w:r>
          <w:t xml:space="preserve"> </w:t>
        </w:r>
      </w:ins>
      <w:ins w:id="2760" w:author="PR Preview" w:date="2026-01-01T00:00:00Z">
        <w:r>
          <w:t xml:space="preserve">is a rough indication</w:t>
        </w:r>
      </w:ins>
      <w:ins w:id="2761" w:author="PR Preview" w:date="2026-01-01T00:00:00Z">
        <w:r>
          <w:t xml:space="preserve"> </w:t>
        </w:r>
      </w:ins>
      <w:ins w:id="2762" w:author="PR Preview" w:date="2026-01-01T00:00:00Z">
        <w:r>
          <w:t xml:space="preserve">of how much</w:t>
        </w:r>
      </w:ins>
      <w:ins w:id="276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764" w:author="PR Preview" w:date="2026-01-01T00:00:00Z">
        <w:r>
          <w:t xml:space="preserve"> </w:t>
        </w:r>
      </w:ins>
      <w:ins w:id="2765" w:author="PR Preview" w:date="2026-01-01T00:00:00Z">
        <w:r>
          <w:t xml:space="preserve">might change with a different sample,</w:t>
        </w:r>
      </w:ins>
      <w:ins w:id="2766" w:author="PR Preview" w:date="2026-01-01T00:00:00Z">
        <w:r>
          <w:t xml:space="preserve"> </w:t>
        </w:r>
      </w:ins>
      <w:ins w:id="2767" w:author="PR Preview" w:date="2026-01-01T00:00:00Z">
        <w:r>
          <w:t xml:space="preserve">not a</w:t>
        </w:r>
      </w:ins>
      <w:ins w:id="2768" w:author="PR Preview" w:date="2026-01-01T00:00:00Z">
        <w:r>
          <w:t xml:space="preserve"> </w:t>
        </w:r>
      </w:ins>
      <w:hyperlink r:id="rId229">
        <w:ins w:id="2769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2770" w:author="PR Preview" w:date="2026-01-01T00:00:00Z">
        <w:r>
          <w:t xml:space="preserve"> </w:t>
        </w:r>
      </w:ins>
      <w:ins w:id="2771" w:author="PR Preview" w:date="2026-01-01T00:00:00Z">
        <w:r>
          <w:t xml:space="preserve">of</w:t>
        </w:r>
      </w:ins>
      <w:ins w:id="277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773" w:author="PR Preview" w:date="2026-01-01T00:00:00Z">
        <w:r>
          <w:t xml:space="preserve">.</w:t>
        </w:r>
      </w:ins>
    </w:p>
    <w:bookmarkEnd w:id="230"/>
    <w:bookmarkStart w:id="232" w:name="def-fold-mse-indexed"/>
    <w:p>
      <w:pPr>
        <w:pStyle w:val="BodyText"/>
      </w:pPr>
      <w:ins w:id="2774" w:author="PR Preview" w:date="2026-01-01T00:00:00Z">
        <w:r>
          <w:rPr>
            <w:b/>
            <w:bCs/>
          </w:rPr>
          <w:t xml:space="preserve">Definition 42 (Fold mean squared error of a named procedure)</w:t>
        </w:r>
      </w:ins>
      <w:ins w:id="2775" w:author="PR Preview" w:date="2026-01-01T00:00:00Z">
        <w:r>
          <w:t xml:space="preserve"> </w:t>
        </w:r>
      </w:ins>
      <w:ins w:id="2776" w:author="PR Preview" w:date="2026-01-01T00:00:00Z">
        <w:r>
          <w:t xml:space="preserve">The</w:t>
        </w:r>
      </w:ins>
      <w:ins w:id="2777" w:author="PR Preview" w:date="2026-01-01T00:00:00Z">
        <w:r>
          <w:t xml:space="preserve"> </w:t>
        </w:r>
      </w:ins>
      <w:ins w:id="2778" w:author="PR Preview" w:date="2026-01-01T00:00:00Z">
        <w:r>
          <w:rPr>
            <w:b/>
            <w:bCs/>
          </w:rPr>
          <w:t xml:space="preserve">fold mean squared error of procedure</w:t>
        </w:r>
      </w:ins>
      <w:ins w:id="2779" w:author="PR Preview" w:date="2026-01-01T00:00:00Z">
        <w:r>
          <w:t xml:space="preserve"> </w:t>
        </w:r>
      </w:ins>
      <m:oMath>
        <m:r>
          <m:t>g</m:t>
        </m:r>
      </m:oMath>
      <w:ins w:id="2780" w:author="PR Preview" w:date="2026-01-01T00:00:00Z">
        <w:r>
          <w:t xml:space="preserve"> </w:t>
        </w:r>
      </w:ins>
      <w:ins w:id="2781" w:author="PR Preview" w:date="2026-01-01T00:00:00Z">
        <w:r>
          <w:t xml:space="preserve">for</w:t>
        </w:r>
      </w:ins>
      <w:ins w:id="2782" w:author="PR Preview" w:date="2026-01-01T00:00:00Z">
        <w:r>
          <w:t xml:space="preserve"> </w:t>
        </w:r>
      </w:ins>
      <w:hyperlink w:anchor="def-folds">
        <w:ins w:id="278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7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785" w:author="PR Preview" w:date="2026-01-01T00:00:00Z">
        <w:r>
          <w:t xml:space="preserve"> </w:t>
        </w:r>
      </w:ins>
      <w:ins w:id="2786" w:author="PR Preview" w:date="2026-01-01T00:00:00Z">
        <w:r>
          <w:t xml:space="preserve">of a training set</w:t>
        </w:r>
      </w:ins>
      <w:ins w:id="278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88" w:author="PR Preview" w:date="2026-01-01T00:00:00Z">
        <w:r>
          <w:t xml:space="preserve">, indexed by</w:t>
        </w:r>
      </w:ins>
      <w:ins w:id="2789" w:author="PR Preview" w:date="2026-01-01T00:00:00Z">
        <w:r>
          <w:t xml:space="preserve"> </w:t>
        </w:r>
      </w:ins>
      <m:oMath>
        <m:r>
          <m:t>I</m:t>
        </m:r>
      </m:oMath>
      <w:ins w:id="2790" w:author="PR Preview" w:date="2026-01-01T00:00:00Z">
        <w:r>
          <w:t xml:space="preserve">,</w:t>
        </w:r>
      </w:ins>
      <w:ins w:id="2791" w:author="PR Preview" w:date="2026-01-01T00:00:00Z">
        <w:r>
          <w:t xml:space="preserve"> </w:t>
        </w:r>
      </w:ins>
      <w:ins w:id="2792" w:author="PR Preview" w:date="2026-01-01T00:00:00Z">
        <w:r>
          <w:t xml:space="preserve">is the</w:t>
        </w:r>
      </w:ins>
      <w:ins w:id="2793" w:author="PR Preview" w:date="2026-01-01T00:00:00Z">
        <w:r>
          <w:t xml:space="preserve"> </w:t>
        </w:r>
      </w:ins>
      <w:hyperlink w:anchor="def-fold-mse">
        <w:ins w:id="2794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2795" w:author="PR Preview" w:date="2026-01-01T00:00:00Z">
        <w:r>
          <w:t xml:space="preserve"> </w:t>
        </w:r>
      </w:ins>
      <w:ins w:id="2796" w:author="PR Preview" w:date="2026-01-01T00:00:00Z">
        <w:r>
          <w:t xml:space="preserve">computed with the</w:t>
        </w:r>
      </w:ins>
      <w:ins w:id="2797" w:author="PR Preview" w:date="2026-01-01T00:00:00Z">
        <w:r>
          <w:t xml:space="preserve"> </w:t>
        </w:r>
      </w:ins>
      <w:hyperlink w:anchor="def-fold-out-rule">
        <w:ins w:id="2798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799" w:author="PR Preview" w:date="2026-01-01T00:00:00Z">
        <w:r>
          <w:t xml:space="preserve"> </w:t>
        </w:r>
      </w:ins>
      <w:ins w:id="2800" w:author="PR Preview" w:date="2026-01-01T00:00:00Z">
        <w:r>
          <w:t xml:space="preserve">that</w:t>
        </w:r>
      </w:ins>
      <w:ins w:id="2801" w:author="PR Preview" w:date="2026-01-01T00:00:00Z">
        <w:r>
          <w:t xml:space="preserve"> </w:t>
        </w:r>
      </w:ins>
      <m:oMath>
        <m:r>
          <m:t>g</m:t>
        </m:r>
      </m:oMath>
      <w:ins w:id="2802" w:author="PR Preview" w:date="2026-01-01T00:00:00Z">
        <w:r>
          <w:t xml:space="preserve"> </w:t>
        </w:r>
      </w:ins>
      <w:ins w:id="2803" w:author="PR Preview" w:date="2026-01-01T00:00:00Z">
        <w:r>
          <w:t xml:space="preserve">produces:</w:t>
        </w:r>
      </w:ins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ins w:id="2804" w:author="PR Preview" w:date="2026-01-01T00:00:00Z">
        <w:r>
          <w:rPr>
            <w:b/>
            <w:bCs/>
          </w:rPr>
          <w:t xml:space="preserve">Definition 43 (Fold-based standard error of a named procedure)</w:t>
        </w:r>
      </w:ins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The</w:t>
        </w:r>
      </w:ins>
      <w:ins w:id="2807" w:author="PR Preview" w:date="2026-01-01T00:00:00Z">
        <w:r>
          <w:t xml:space="preserve"> </w:t>
        </w:r>
      </w:ins>
      <w:ins w:id="2808" w:author="PR Preview" w:date="2026-01-01T00:00:00Z">
        <w:r>
          <w:rPr>
            <w:b/>
            <w:bCs/>
          </w:rPr>
          <w:t xml:space="preserve">fold-based standard error of procedure</w:t>
        </w:r>
      </w:ins>
      <w:ins w:id="2809" w:author="PR Preview" w:date="2026-01-01T00:00:00Z">
        <w:r>
          <w:t xml:space="preserve"> </w:t>
        </w:r>
      </w:ins>
      <m:oMath>
        <m:r>
          <m:t>g</m:t>
        </m:r>
      </m:oMath>
      <w:ins w:id="2810" w:author="PR Preview" w:date="2026-01-01T00:00:00Z">
        <w:r>
          <w:t xml:space="preserve"> </w:t>
        </w:r>
      </w:ins>
      <w:ins w:id="2811" w:author="PR Preview" w:date="2026-01-01T00:00:00Z">
        <w:r>
          <w:t xml:space="preserve">on a training set</w:t>
        </w:r>
      </w:ins>
      <w:ins w:id="281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813" w:author="PR Preview" w:date="2026-01-01T00:00:00Z">
        <w:r>
          <w:t xml:space="preserve">,</w:t>
        </w:r>
      </w:ins>
      <w:ins w:id="2814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2815" w:author="PR Preview" w:date="2026-01-01T00:00:00Z">
        <w:r>
          <w:t xml:space="preserve">,</w:t>
        </w:r>
      </w:ins>
      <w:ins w:id="2816" w:author="PR Preview" w:date="2026-01-01T00:00:00Z">
        <w:r>
          <w:t xml:space="preserve"> </w:t>
        </w:r>
      </w:ins>
      <w:ins w:id="2817" w:author="PR Preview" w:date="2026-01-01T00:00:00Z">
        <w:r>
          <w:t xml:space="preserve">is the</w:t>
        </w:r>
      </w:ins>
      <w:ins w:id="2818" w:author="PR Preview" w:date="2026-01-01T00:00:00Z">
        <w:r>
          <w:t xml:space="preserve"> </w:t>
        </w:r>
      </w:ins>
      <w:hyperlink w:anchor="def-cv-se">
        <w:ins w:id="2819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2820" w:author="PR Preview" w:date="2026-01-01T00:00:00Z">
        <w:r>
          <w:t xml:space="preserve"> </w:t>
        </w:r>
      </w:ins>
      <w:ins w:id="2821" w:author="PR Preview" w:date="2026-01-01T00:00:00Z">
        <w:r>
          <w:t xml:space="preserve">computed from the</w:t>
        </w:r>
      </w:ins>
      <w:ins w:id="2822" w:author="PR Preview" w:date="2026-01-01T00:00:00Z">
        <w:r>
          <w:t xml:space="preserve"> </w:t>
        </w:r>
      </w:ins>
      <w:hyperlink w:anchor="def-fold-mse-indexed">
        <w:ins w:id="2823" w:author="PR Preview" w:date="2026-01-01T00:00:00Z">
          <w:r>
            <w:rPr>
              <w:rStyle w:val="Hyperlink"/>
            </w:rPr>
            <w:t xml:space="preserve">fold mean squared errors of</w:t>
          </w:r>
        </w:ins>
        <w:ins w:id="2824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2825" w:author="PR Preview" w:date="2026-01-01T00:00:00Z">
        <w:r>
          <w:t xml:space="preserve">:</w:t>
        </w:r>
      </w:ins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one-se-rule"/>
    <w:p>
      <w:pPr>
        <w:pStyle w:val="FirstParagraph"/>
      </w:pPr>
      <w:ins w:id="2826" w:author="PR Preview" w:date="2026-01-01T00:00:00Z">
        <w:r>
          <w:rPr>
            <w:b/>
            <w:bCs/>
          </w:rPr>
          <w:t xml:space="preserve">Definition 44 (One-standard-error rule)</w:t>
        </w:r>
      </w:ins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Let</w:t>
        </w:r>
      </w:ins>
      <w:ins w:id="282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830" w:author="PR Preview" w:date="2026-01-01T00:00:00Z">
        <w:r>
          <w:t xml:space="preserve"> </w:t>
        </w:r>
      </w:ins>
      <w:ins w:id="2831" w:author="PR Preview" w:date="2026-01-01T00:00:00Z">
        <w:r>
          <w:t xml:space="preserve">be candidate</w:t>
        </w:r>
      </w:ins>
      <w:ins w:id="2832" w:author="PR Preview" w:date="2026-01-01T00:00:00Z">
        <w:r>
          <w:t xml:space="preserve"> </w:t>
        </w:r>
      </w:ins>
      <w:hyperlink w:anchor="def-fitting-procedure">
        <w:ins w:id="2833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834" w:author="PR Preview" w:date="2026-01-01T00:00:00Z">
        <w:r>
          <w:t xml:space="preserve">,</w:t>
        </w:r>
      </w:ins>
      <w:ins w:id="2835" w:author="PR Preview" w:date="2026-01-01T00:00:00Z">
        <w:r>
          <w:t xml:space="preserve"> </w:t>
        </w:r>
      </w:ins>
      <w:ins w:id="2836" w:author="PR Preview" w:date="2026-01-01T00:00:00Z">
        <w:r>
          <w:t xml:space="preserve">each</w:t>
        </w:r>
      </w:ins>
      <w:ins w:id="2837" w:author="PR Preview" w:date="2026-01-01T00:00:00Z">
        <w:r>
          <w:t xml:space="preserve"> </w:t>
        </w:r>
      </w:ins>
      <w:hyperlink w:anchor="def-flexibility">
        <w:ins w:id="2838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839" w:author="PR Preview" w:date="2026-01-01T00:00:00Z">
        <w:r>
          <w:t xml:space="preserve"> </w:t>
        </w:r>
      </w:ins>
      <w:ins w:id="2840" w:author="PR Preview" w:date="2026-01-01T00:00:00Z">
        <w:r>
          <w:t xml:space="preserve">as the one before,</w:t>
        </w:r>
      </w:ins>
      <w:ins w:id="2841" w:author="PR Preview" w:date="2026-01-01T00:00:00Z">
        <w:r>
          <w:t xml:space="preserve"> </w:t>
        </w:r>
      </w:ins>
      <w:ins w:id="2842" w:author="PR Preview" w:date="2026-01-01T00:00:00Z">
        <w:r>
          <w:t xml:space="preserve">cross-validated on a training set</w:t>
        </w:r>
      </w:ins>
      <w:ins w:id="28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844" w:author="PR Preview" w:date="2026-01-01T00:00:00Z">
        <w:r>
          <w:t xml:space="preserve"> </w:t>
        </w:r>
      </w:ins>
      <w:ins w:id="2845" w:author="PR Preview" w:date="2026-01-01T00:00:00Z">
        <w:r>
          <w:t xml:space="preserve">with the same folds,</w:t>
        </w:r>
      </w:ins>
      <w:ins w:id="2846" w:author="PR Preview" w:date="2026-01-01T00:00:00Z">
        <w:r>
          <w:t xml:space="preserve"> </w:t>
        </w:r>
      </w:ins>
      <w:ins w:id="2847" w:author="PR Preview" w:date="2026-01-01T00:00:00Z">
        <w:r>
          <w:t xml:space="preserve">and let</w:t>
        </w:r>
      </w:ins>
      <w:ins w:id="284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2849" w:author="PR Preview" w:date="2026-01-01T00:00:00Z">
        <w:r>
          <w:t xml:space="preserve"> </w:t>
        </w:r>
      </w:ins>
      <w:ins w:id="2850" w:author="PR Preview" w:date="2026-01-01T00:00:00Z">
        <w:r>
          <w:t xml:space="preserve">be the one with the smallest</w:t>
        </w:r>
      </w:ins>
      <w:ins w:id="2851" w:author="PR Preview" w:date="2026-01-01T00:00:00Z">
        <w:r>
          <w:t xml:space="preserve"> </w:t>
        </w:r>
      </w:ins>
      <w:hyperlink w:anchor="def-cv-estimate-indexed">
        <w:ins w:id="2852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853" w:author="PR Preview" w:date="2026-01-01T00:00:00Z">
        <w:r>
          <w:t xml:space="preserve">.</w:t>
        </w:r>
      </w:ins>
      <w:ins w:id="2854" w:author="PR Preview" w:date="2026-01-01T00:00:00Z">
        <w:r>
          <w:t xml:space="preserve"> </w:t>
        </w:r>
      </w:ins>
      <w:ins w:id="2855" w:author="PR Preview" w:date="2026-01-01T00:00:00Z">
        <w:r>
          <w:t xml:space="preserve">The</w:t>
        </w:r>
      </w:ins>
      <w:ins w:id="2856" w:author="PR Preview" w:date="2026-01-01T00:00:00Z">
        <w:r>
          <w:t xml:space="preserve"> </w:t>
        </w:r>
      </w:ins>
      <w:ins w:id="2857" w:author="PR Preview" w:date="2026-01-01T00:00:00Z">
        <w:r>
          <w:rPr>
            <w:b/>
            <w:bCs/>
          </w:rPr>
          <w:t xml:space="preserve">one-standard-error rule</w:t>
        </w:r>
      </w:ins>
      <w:ins w:id="2858" w:author="PR Preview" w:date="2026-01-01T00:00:00Z">
        <w:r>
          <w:t xml:space="preserve"> </w:t>
        </w:r>
      </w:ins>
      <w:ins w:id="2859" w:author="PR Preview" w:date="2026-01-01T00:00:00Z">
        <w:r>
          <w:t xml:space="preserve">chooses the smallest</w:t>
        </w:r>
      </w:ins>
      <w:ins w:id="2860" w:author="PR Preview" w:date="2026-01-01T00:00:00Z">
        <w:r>
          <w:t xml:space="preserve"> </w:t>
        </w:r>
      </w:ins>
      <m:oMath>
        <m:r>
          <m:t>l</m:t>
        </m:r>
      </m:oMath>
      <w:ins w:id="2861" w:author="PR Preview" w:date="2026-01-01T00:00:00Z">
        <w:r>
          <w:t xml:space="preserve"> </w:t>
        </w:r>
      </w:ins>
      <w:ins w:id="2862" w:author="PR Preview" w:date="2026-01-01T00:00:00Z">
        <w:r>
          <w:t xml:space="preserve">whose estimate is within one</w:t>
        </w:r>
      </w:ins>
      <w:ins w:id="2863" w:author="PR Preview" w:date="2026-01-01T00:00:00Z">
        <w:r>
          <w:t xml:space="preserve"> </w:t>
        </w:r>
      </w:ins>
      <w:hyperlink w:anchor="def-cv-se-indexed">
        <w:ins w:id="2864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2865" w:author="PR Preview" w:date="2026-01-01T00:00:00Z">
        <w:r>
          <w:t xml:space="preserve"> </w:t>
        </w:r>
      </w:ins>
      <w:ins w:id="2866" w:author="PR Preview" w:date="2026-01-01T00:00:00Z">
        <w:r>
          <w:t xml:space="preserve">of the smallest:</w:t>
        </w:r>
      </w:ins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6"/>
    <w:bookmarkStart w:id="241" w:name="exm-one-se-rule"/>
    <w:p>
      <w:pPr>
        <w:pStyle w:val="BodyText"/>
      </w:pPr>
      <w:del w:id="2867" w:author="PR Preview" w:date="2026-01-01T00:00:00Z">
        <w:r>
          <w:rPr>
            <w:b/>
            <w:bCs/>
          </w:rPr>
          <w:delText xml:space="preserve">Example 12 (The one-standard-error rule for the simulated polynomials)</w:delText>
        </w:r>
      </w:del>
      <w:del w:id="2868" w:author="PR Preview" w:date="2026-01-01T00:00:00Z">
        <w:r>
          <w:delText xml:space="preserve"> </w:delText>
        </w:r>
      </w:del>
      <w:del w:id="2869" w:author="PR Preview" w:date="2026-01-01T00:00:00Z">
        <w:r>
          <w:delText xml:space="preserve">This example applies 10-fold cross-validation</w:delText>
        </w:r>
      </w:del>
      <w:del w:id="2870" w:author="PR Preview" w:date="2026-01-01T00:00:00Z">
        <w:r>
          <w:delText xml:space="preserve"> </w:delText>
        </w:r>
      </w:del>
      <w:del w:id="2871" w:author="PR Preview" w:date="2026-01-01T00:00:00Z">
        <w:r>
          <w:delText xml:space="preserve">to the simulated training set of</w:delText>
        </w:r>
      </w:del>
      <w:del w:id="2872" w:author="PR Preview" w:date="2026-01-01T00:00:00Z">
        <w:r>
          <w:delText xml:space="preserve"> </w:delText>
        </w:r>
      </w:del>
      <w:hyperlink w:anchor="exm-train-test-error-simulated">
        <w:del w:id="2873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874" w:author="PR Preview" w:date="2026-01-01T00:00:00Z">
        <w:r>
          <w:delText xml:space="preserve">,</w:delText>
        </w:r>
      </w:del>
      <w:del w:id="2875" w:author="PR Preview" w:date="2026-01-01T00:00:00Z">
        <w:r>
          <w:delText xml:space="preserve"> </w:delText>
        </w:r>
      </w:del>
      <w:del w:id="2876" w:author="PR Preview" w:date="2026-01-01T00:00:00Z">
        <w:r>
          <w:delText xml:space="preserve">records the mean squared error in each fold,</w:delText>
        </w:r>
      </w:del>
      <w:del w:id="2877" w:author="PR Preview" w:date="2026-01-01T00:00:00Z">
        <w:r>
          <w:delText xml:space="preserve"> </w:delText>
        </w:r>
      </w:del>
      <w:del w:id="2878" w:author="PR Preview" w:date="2026-01-01T00:00:00Z">
        <w:r>
          <w:delText xml:space="preserve">and applies</w:delText>
        </w:r>
      </w:del>
      <w:del w:id="2879" w:author="PR Preview" w:date="2026-01-01T00:00:00Z">
        <w:r>
          <w:delText xml:space="preserve"> </w:delText>
        </w:r>
      </w:del>
      <w:hyperlink w:anchor="def-one-se-rule">
        <w:del w:id="2880" w:author="PR Preview" w:date="2026-01-01T00:00:00Z">
          <w:r>
            <w:rPr>
              <w:rStyle w:val="Hyperlink"/>
            </w:rPr>
            <w:delText xml:space="preserve">Definition 42</w:delText>
          </w:r>
        </w:del>
      </w:hyperlink>
      <w:del w:id="2881" w:author="PR Preview" w:date="2026-01-01T00:00:00Z">
        <w:r>
          <w:delText xml:space="preserve"> </w:delText>
        </w:r>
      </w:del>
      <w:del w:id="2882" w:author="PR Preview" w:date="2026-01-01T00:00:00Z">
        <w:r>
          <w:delText xml:space="preserve">to the ten degrees.</w:delText>
        </w:r>
      </w:del>
    </w:p>
    <w:p>
      <w:pPr>
        <w:pStyle w:val="BodyText"/>
      </w:pPr>
      <w:ins w:id="2883" w:author="PR Preview" w:date="2026-01-01T00:00:00Z">
        <w:r>
          <w:rPr>
            <w:b/>
            <w:bCs/>
          </w:rPr>
          <w:t xml:space="preserve">Example 12 (The one-standard-error rule for the simulated polynomials)</w:t>
        </w:r>
      </w:ins>
      <w:ins w:id="2884" w:author="PR Preview" w:date="2026-01-01T00:00:00Z">
        <w:r>
          <w:t xml:space="preserve"> </w:t>
        </w:r>
      </w:ins>
      <w:ins w:id="2885" w:author="PR Preview" w:date="2026-01-01T00:00:00Z">
        <w:r>
          <w:t xml:space="preserve">This example applies 10-fold cross-validation</w:t>
        </w:r>
      </w:ins>
      <w:ins w:id="2886" w:author="PR Preview" w:date="2026-01-01T00:00:00Z">
        <w:r>
          <w:t xml:space="preserve"> </w:t>
        </w:r>
      </w:ins>
      <w:ins w:id="2887" w:author="PR Preview" w:date="2026-01-01T00:00:00Z">
        <w:r>
          <w:t xml:space="preserve">to the simulated training set of</w:t>
        </w:r>
      </w:ins>
      <w:ins w:id="2888" w:author="PR Preview" w:date="2026-01-01T00:00:00Z">
        <w:r>
          <w:t xml:space="preserve"> </w:t>
        </w:r>
      </w:ins>
      <w:hyperlink w:anchor="exm-train-test-error-simulated">
        <w:ins w:id="2889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2890" w:author="PR Preview" w:date="2026-01-01T00:00:00Z">
        <w:r>
          <w:t xml:space="preserve">,</w:t>
        </w:r>
      </w:ins>
      <w:ins w:id="2891" w:author="PR Preview" w:date="2026-01-01T00:00:00Z">
        <w:r>
          <w:t xml:space="preserve"> </w:t>
        </w:r>
      </w:ins>
      <w:ins w:id="2892" w:author="PR Preview" w:date="2026-01-01T00:00:00Z">
        <w:r>
          <w:t xml:space="preserve">records the mean squared error in each fold,</w:t>
        </w:r>
      </w:ins>
      <w:ins w:id="2893" w:author="PR Preview" w:date="2026-01-01T00:00:00Z">
        <w:r>
          <w:t xml:space="preserve"> </w:t>
        </w:r>
      </w:ins>
      <w:ins w:id="2894" w:author="PR Preview" w:date="2026-01-01T00:00:00Z">
        <w:r>
          <w:t xml:space="preserve">and applies</w:t>
        </w:r>
      </w:ins>
      <w:ins w:id="2895" w:author="PR Preview" w:date="2026-01-01T00:00:00Z">
        <w:r>
          <w:t xml:space="preserve"> </w:t>
        </w:r>
      </w:ins>
      <w:hyperlink w:anchor="def-one-se-rule">
        <w:ins w:id="2896" w:author="PR Preview" w:date="2026-01-01T00:00:00Z">
          <w:r>
            <w:rPr>
              <w:rStyle w:val="Hyperlink"/>
            </w:rPr>
            <w:t xml:space="preserve">Definition 44</w:t>
          </w:r>
        </w:ins>
      </w:hyperlink>
      <w:ins w:id="2897" w:author="PR Preview" w:date="2026-01-01T00:00:00Z">
        <w:r>
          <w:t xml:space="preserve"> </w:t>
        </w:r>
      </w:ins>
      <w:ins w:id="2898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del w:id="2899" w:author="PR Preview" w:date="2026-01-01T00:00:00Z">
        <w:r>
          <w:delText xml:space="preserve">With 30 observations and 10 folds,</w:delText>
        </w:r>
      </w:del>
      <w:del w:id="2900" w:author="PR Preview" w:date="2026-01-01T00:00:00Z">
        <w:r>
          <w:delText xml:space="preserve"> </w:delText>
        </w:r>
      </w:del>
      <w:del w:id="2901" w:author="PR Preview" w:date="2026-01-01T00:00:00Z">
        <w:r>
          <w:delText xml:space="preserve">each fold holds 3 observations,</w:delText>
        </w:r>
      </w:del>
      <w:del w:id="2902" w:author="PR Preview" w:date="2026-01-01T00:00:00Z">
        <w:r>
          <w:delText xml:space="preserve"> </w:delText>
        </w:r>
      </w:del>
      <w:del w:id="2903" w:author="PR Preview" w:date="2026-01-01T00:00:00Z">
        <w:r>
          <w:delText xml:space="preserve">so all ten folds have equal size</w:delText>
        </w:r>
      </w:del>
      <w:del w:id="2904" w:author="PR Preview" w:date="2026-01-01T00:00:00Z">
        <w:r>
          <w:delText xml:space="preserve"> </w:delText>
        </w:r>
      </w:del>
      <w:del w:id="2905" w:author="PR Preview" w:date="2026-01-01T00:00:00Z">
        <w:r>
          <w:delText xml:space="preserve">and</w:delText>
        </w:r>
      </w:del>
      <w:del w:id="2906" w:author="PR Preview" w:date="2026-01-01T00:00:00Z">
        <w:r>
          <w:delText xml:space="preserve"> </w:delText>
        </w:r>
      </w:del>
      <w:del w:id="2907" w:author="PR Preview" w:date="2026-01-01T00:00:00Z">
        <w:r>
          <w:rPr>
            <w:rStyle w:val="VerbatimChar"/>
          </w:rPr>
          <w:delText xml:space="preserve">cv</w:delText>
        </w:r>
      </w:del>
      <w:del w:id="2908" w:author="PR Preview" w:date="2026-01-01T00:00:00Z">
        <w:r>
          <w:delText xml:space="preserve"> </w:delText>
        </w:r>
      </w:del>
      <w:del w:id="2909" w:author="PR Preview" w:date="2026-01-01T00:00:00Z">
        <w:r>
          <w:delText xml:space="preserve">is</w:delText>
        </w:r>
      </w:del>
      <w:del w:id="291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del w:id="2911" w:author="PR Preview" w:date="2026-01-01T00:00:00Z">
        <w:r>
          <w:delText xml:space="preserve"> </w:delText>
        </w:r>
      </w:del>
      <w:del w:id="2912" w:author="PR Preview" w:date="2026-01-01T00:00:00Z">
        <w:r>
          <w:delText xml:space="preserve">(</w:delText>
        </w:r>
      </w:del>
      <w:hyperlink w:anchor="rem-cv-estimate">
        <w:del w:id="2913" w:author="PR Preview" w:date="2026-01-01T00:00:00Z">
          <w:r>
            <w:rPr>
              <w:rStyle w:val="Hyperlink"/>
            </w:rPr>
            <w:delText xml:space="preserve">Remark 22</w:delText>
          </w:r>
        </w:del>
      </w:hyperlink>
      <w:del w:id="2914" w:author="PR Preview" w:date="2026-01-01T00:00:00Z">
        <w:r>
          <w:delText xml:space="preserve">).</w:delText>
        </w:r>
      </w:del>
    </w:p>
    <w:p>
      <w:pPr>
        <w:pStyle w:val="FirstParagraph"/>
      </w:pPr>
      <w:ins w:id="2915" w:author="PR Preview" w:date="2026-01-01T00:00:00Z">
        <w:r>
          <w:t xml:space="preserve">With 30 observations and 10 folds,</w:t>
        </w:r>
      </w:ins>
      <w:ins w:id="2916" w:author="PR Preview" w:date="2026-01-01T00:00:00Z">
        <w:r>
          <w:t xml:space="preserve"> </w:t>
        </w:r>
      </w:ins>
      <w:ins w:id="2917" w:author="PR Preview" w:date="2026-01-01T00:00:00Z">
        <w:r>
          <w:t xml:space="preserve">each fold holds 3 observations,</w:t>
        </w:r>
      </w:ins>
      <w:ins w:id="2918" w:author="PR Preview" w:date="2026-01-01T00:00:00Z">
        <w:r>
          <w:t xml:space="preserve"> </w:t>
        </w:r>
      </w:ins>
      <w:ins w:id="2919" w:author="PR Preview" w:date="2026-01-01T00:00:00Z">
        <w:r>
          <w:t xml:space="preserve">so all ten folds have equal size</w:t>
        </w:r>
      </w:ins>
      <w:ins w:id="2920" w:author="PR Preview" w:date="2026-01-01T00:00:00Z">
        <w:r>
          <w:t xml:space="preserve"> </w:t>
        </w:r>
      </w:ins>
      <w:ins w:id="2921" w:author="PR Preview" w:date="2026-01-01T00:00:00Z">
        <w:r>
          <w:t xml:space="preserve">and</w:t>
        </w:r>
      </w:ins>
      <w:ins w:id="2922" w:author="PR Preview" w:date="2026-01-01T00:00:00Z">
        <w:r>
          <w:t xml:space="preserve"> </w:t>
        </w:r>
      </w:ins>
      <w:ins w:id="2923" w:author="PR Preview" w:date="2026-01-01T00:00:00Z">
        <w:r>
          <w:rPr>
            <w:rStyle w:val="VerbatimChar"/>
          </w:rPr>
          <w:t xml:space="preserve">cv</w:t>
        </w:r>
      </w:ins>
      <w:ins w:id="2924" w:author="PR Preview" w:date="2026-01-01T00:00:00Z">
        <w:r>
          <w:t xml:space="preserve"> </w:t>
        </w:r>
      </w:ins>
      <w:ins w:id="2925" w:author="PR Preview" w:date="2026-01-01T00:00:00Z">
        <w:r>
          <w:t xml:space="preserve">is</w:t>
        </w:r>
      </w:ins>
      <w:ins w:id="292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ins w:id="2927" w:author="PR Preview" w:date="2026-01-01T00:00:00Z">
        <w:r>
          <w:t xml:space="preserve"> </w:t>
        </w:r>
      </w:ins>
      <w:ins w:id="2928" w:author="PR Preview" w:date="2026-01-01T00:00:00Z">
        <w:r>
          <w:t xml:space="preserve">(</w:t>
        </w:r>
      </w:ins>
      <w:hyperlink w:anchor="rem-cv-estimate">
        <w:ins w:id="2929" w:author="PR Preview" w:date="2026-01-01T00:00:00Z">
          <w:r>
            <w:rPr>
              <w:rStyle w:val="Hyperlink"/>
            </w:rPr>
            <w:t xml:space="preserve">Remark 23</w:t>
          </w:r>
        </w:ins>
      </w:hyperlink>
      <w:ins w:id="2930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1"/>
    <w:bookmarkEnd w:id="242"/>
    <w:bookmarkStart w:id="249" w:name="sec-cv-whole-procedure"/>
    <w:p>
      <w:pPr>
        <w:pStyle w:val="Heading2"/>
      </w:pPr>
      <w:r>
        <w:t xml:space="preserve">9 Cross-validating the whole procedure</w:t>
      </w:r>
    </w:p>
    <w:bookmarkStart w:id="24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5"/>
    <w:bookmarkStart w:id="24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6"/>
    <w:bookmarkStart w:id="248" w:name="rem-cv-every-step"/>
    <w:p>
      <w:pPr>
        <w:pStyle w:val="BodyText"/>
      </w:pPr>
      <w:del w:id="2931" w:author="PR Preview" w:date="2026-01-01T00:00:00Z">
        <w:r>
          <w:rPr>
            <w:i/>
            <w:iCs/>
          </w:rPr>
          <w:delText xml:space="preserve">Remark 35</w:delText>
        </w:r>
      </w:del>
      <w:del w:id="2932" w:author="PR Preview" w:date="2026-01-01T00:00:00Z">
        <w:r>
          <w:delText xml:space="preserve"> (Cross-validate the whole procedure). </w:delText>
        </w:r>
      </w:del>
      <w:del w:id="2933" w:author="PR Preview" w:date="2026-01-01T00:00:00Z">
        <w:r>
          <w:delText xml:space="preserve">Every step that uses the outcome is part of fitting,</w:delText>
        </w:r>
      </w:del>
      <w:del w:id="2934" w:author="PR Preview" w:date="2026-01-01T00:00:00Z">
        <w:r>
          <w:delText xml:space="preserve"> </w:delText>
        </w:r>
      </w:del>
      <w:del w:id="2935" w:author="PR Preview" w:date="2026-01-01T00:00:00Z">
        <w:r>
          <w:delText xml:space="preserve">and must be repeated inside each fold</w:delText>
        </w:r>
      </w:del>
      <w:del w:id="2936" w:author="PR Preview" w:date="2026-01-01T00:00:00Z">
        <w:r>
          <w:delText xml:space="preserve"> </w:delText>
        </w:r>
      </w:del>
      <w:del w:id="2937" w:author="PR Preview" w:date="2026-01-01T00:00:00Z">
        <w:r>
          <w:delText xml:space="preserve">using only that fold’s training observations</w:delText>
        </w:r>
      </w:del>
      <w:del w:id="2938" w:author="PR Preview" w:date="2026-01-01T00:00:00Z">
        <w:r>
          <w:delText xml:space="preserve"> </w:delText>
        </w:r>
      </w:del>
      <w:del w:id="2939" w:author="PR Preview" w:date="2026-01-01T00:00:00Z">
        <w:r>
          <w:delText xml:space="preserve">(Hastie et al. 2009, sec. 7.10.2)</w:delText>
        </w:r>
      </w:del>
      <w:del w:id="2940" w:author="PR Preview" w:date="2026-01-01T00:00:00Z">
        <w:r>
          <w:delText xml:space="preserve">.</w:delText>
        </w:r>
      </w:del>
      <w:del w:id="2941" w:author="PR Preview" w:date="2026-01-01T00:00:00Z">
        <w:r>
          <w:delText xml:space="preserve"> </w:delText>
        </w:r>
      </w:del>
      <w:del w:id="2942" w:author="PR Preview" w:date="2026-01-01T00:00:00Z">
        <w:r>
          <w:delText xml:space="preserve">Such steps include:</w:delText>
        </w:r>
      </w:del>
    </w:p>
    <w:p>
      <w:pPr>
        <w:pStyle w:val="BodyText"/>
      </w:pPr>
      <w:ins w:id="2943" w:author="PR Preview" w:date="2026-01-01T00:00:00Z">
        <w:r>
          <w:rPr>
            <w:i/>
            <w:iCs/>
          </w:rPr>
          <w:t xml:space="preserve">Remark 36</w:t>
        </w:r>
      </w:ins>
      <w:ins w:id="2944" w:author="PR Preview" w:date="2026-01-01T00:00:00Z">
        <w:r>
          <w:t xml:space="preserve"> (Cross-validate the whole procedure). </w:t>
        </w:r>
      </w:ins>
      <w:ins w:id="2945" w:author="PR Preview" w:date="2026-01-01T00:00:00Z">
        <w:r>
          <w:t xml:space="preserve">Every step that uses the outcome is part of fitting,</w:t>
        </w:r>
      </w:ins>
      <w:ins w:id="2946" w:author="PR Preview" w:date="2026-01-01T00:00:00Z">
        <w:r>
          <w:t xml:space="preserve"> </w:t>
        </w:r>
      </w:ins>
      <w:ins w:id="2947" w:author="PR Preview" w:date="2026-01-01T00:00:00Z">
        <w:r>
          <w:t xml:space="preserve">and must be repeated inside each fold</w:t>
        </w:r>
      </w:ins>
      <w:ins w:id="2948" w:author="PR Preview" w:date="2026-01-01T00:00:00Z">
        <w:r>
          <w:t xml:space="preserve"> </w:t>
        </w:r>
      </w:ins>
      <w:ins w:id="2949" w:author="PR Preview" w:date="2026-01-01T00:00:00Z">
        <w:r>
          <w:t xml:space="preserve">using only that fold’s training observations</w:t>
        </w:r>
      </w:ins>
      <w:ins w:id="2950" w:author="PR Preview" w:date="2026-01-01T00:00:00Z">
        <w:r>
          <w:t xml:space="preserve"> </w:t>
        </w:r>
      </w:ins>
      <w:ins w:id="2951" w:author="PR Preview" w:date="2026-01-01T00:00:00Z">
        <w:r>
          <w:t xml:space="preserve">(Hastie et al. 2009, sec. 7.10.2)</w:t>
        </w:r>
      </w:ins>
      <w:ins w:id="2952" w:author="PR Preview" w:date="2026-01-01T00:00:00Z">
        <w:r>
          <w:t xml:space="preserve">.</w:t>
        </w:r>
      </w:ins>
      <w:ins w:id="2953" w:author="PR Preview" w:date="2026-01-01T00:00:00Z">
        <w:r>
          <w:t xml:space="preserve"> </w:t>
        </w:r>
      </w:ins>
      <w:ins w:id="2954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8"/>
    <w:bookmarkEnd w:id="249"/>
    <w:bookmarkStart w:id="2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0"/>
    <w:bookmarkStart w:id="258" w:name="references"/>
    <w:p>
      <w:pPr>
        <w:pStyle w:val="Heading2"/>
      </w:pPr>
      <w:r>
        <w:t xml:space="preserve">References</w:t>
      </w:r>
    </w:p>
    <w:bookmarkStart w:id="257" w:name="refs"/>
    <w:bookmarkStart w:id="25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2"/>
    <w:bookmarkStart w:id="2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4"/>
    <w:bookmarkStart w:id="25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6"/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6" Type="http://schemas.openxmlformats.org/officeDocument/2006/relationships/image" Target="media/rId146.png"/><Relationship Id="rId178" Type="http://schemas.openxmlformats.org/officeDocument/2006/relationships/image" Target="media/rId178.png"/><Relationship Id="rId237" Type="http://schemas.openxmlformats.org/officeDocument/2006/relationships/image" Target="media/rId237.png"/><Relationship Id="rId98" Type="http://schemas.openxmlformats.org/officeDocument/2006/relationships/image" Target="media/rId98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203" Type="http://schemas.openxmlformats.org/officeDocument/2006/relationships/hyperlink" Target="correlation-regression.qmd#def-ols" TargetMode="External"/><Relationship Id="rId194" Type="http://schemas.openxmlformats.org/officeDocument/2006/relationships/hyperlink" Target="correlation-regression.qmd#def-slr-covariate-vector" TargetMode="External"/><Relationship Id="rId206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5" Type="http://schemas.openxmlformats.org/officeDocument/2006/relationships/hyperlink" Target="exploratory-descriptive.qmd#def-sample-sd" TargetMode="External"/><Relationship Id="rId247" Type="http://schemas.openxmlformats.org/officeDocument/2006/relationships/hyperlink" Target="exploratory-descriptive.qmd#def-standardization" TargetMode="External"/><Relationship Id="rId251" Type="http://schemas.openxmlformats.org/officeDocument/2006/relationships/hyperlink" Target="https://doi.org/10.1007/978-0-387-84858-7" TargetMode="External"/><Relationship Id="rId253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5" Type="http://schemas.openxmlformats.org/officeDocument/2006/relationships/hyperlink" Target="https://www.gastonsanchez.com/matrix4sl/" TargetMode="External"/><Relationship Id="rId198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3" Type="http://schemas.openxmlformats.org/officeDocument/2006/relationships/hyperlink" Target="correlation-regression.qmd#def-ols" TargetMode="External"/><Relationship Id="rId194" Type="http://schemas.openxmlformats.org/officeDocument/2006/relationships/hyperlink" Target="correlation-regression.qmd#def-slr-covariate-vector" TargetMode="External"/><Relationship Id="rId206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5" Type="http://schemas.openxmlformats.org/officeDocument/2006/relationships/hyperlink" Target="exploratory-descriptive.qmd#def-sample-sd" TargetMode="External"/><Relationship Id="rId247" Type="http://schemas.openxmlformats.org/officeDocument/2006/relationships/hyperlink" Target="exploratory-descriptive.qmd#def-standardization" TargetMode="External"/><Relationship Id="rId251" Type="http://schemas.openxmlformats.org/officeDocument/2006/relationships/hyperlink" Target="https://doi.org/10.1007/978-0-387-84858-7" TargetMode="External"/><Relationship Id="rId253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5" Type="http://schemas.openxmlformats.org/officeDocument/2006/relationships/hyperlink" Target="https://www.gastonsanchez.com/matrix4sl/" TargetMode="External"/><Relationship Id="rId198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2026-10-16T07:43:35Z</dcterms:created>
  <dcterms:modified xsi:type="dcterms:W3CDTF">2026-10-16T07:43:35Z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