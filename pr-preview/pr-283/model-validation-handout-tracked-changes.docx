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02:04:34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14</w:delText>
        </w:r>
      </w:del>
      <w:del w:id="4" w:author="PR Preview" w:date="2026-01-01T00:00:00Z">
        <w:r>
          <w:delText xml:space="preserve"> (Overfitting and the trade-off). </w:delText>
        </w:r>
      </w:del>
      <w:del w:id="5" w:author="PR Preview" w:date="2026-01-01T00:00:00Z">
        <w:r>
          <w:delText xml:space="preserve">By</w:delText>
        </w:r>
      </w:del>
      <w:del w:id="6" w:author="PR Preview" w:date="2026-01-01T00:00:00Z">
        <w:r>
          <w:delText xml:space="preserve"> </w:delText>
        </w:r>
      </w:del>
      <w:hyperlink w:anchor="thm-epe-decomposition">
        <w:del w:id="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squared bias plus the variance plus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Under a</w:delText>
        </w:r>
      </w:del>
      <w:del w:id="16" w:author="PR Preview" w:date="2026-01-01T00:00:00Z">
        <w:r>
          <w:delText xml:space="preserve"> </w:delText>
        </w:r>
      </w:del>
      <w:hyperlink w:anchor="def-bias-variance-tradeoff">
        <w:del w:id="17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among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moving from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to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lowers the expected squared prediction error at</w:delText>
        </w:r>
      </w:del>
      <w:del w:id="30" w:author="PR Preview" w:date="2026-01-01T00:00:00Z">
        <w:r>
          <w:delText xml:space="preserve"> </w:delText>
        </w:r>
      </w:del>
      <m:oMath>
        <m:r>
          <m:t>x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when the squared bias falls by more than the variance rises,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raises it otherwise.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 smallest of</w:delText>
        </w:r>
      </w:del>
      <w:del w:id="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often at some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(James et al. 2021, sec. 2.2.2)</w:delText>
        </w:r>
      </w:del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but not always: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if the mean function</w:delText>
        </w:r>
      </w:del>
      <w:del w:id="51" w:author="PR Preview" w:date="2026-01-01T00:00:00Z">
        <w:r>
          <w:delText xml:space="preserve"> </w:delText>
        </w:r>
      </w:del>
      <m:oMath>
        <m:r>
          <m:t>μ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a candidate of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squared bias of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can be zero,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then no later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has a smaller squared bias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and, under the trade-off, none has a smaller variance,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so none has a smaller expected squared prediction error.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procedures past the smallest error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have lowered their squared bias by less than they have raised their variance,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the rules they produce tend to</w:delText>
        </w:r>
      </w:del>
      <w:del w:id="76" w:author="PR Preview" w:date="2026-01-01T00:00:00Z">
        <w:r>
          <w:delText xml:space="preserve"> </w:delText>
        </w:r>
      </w:del>
      <w:hyperlink w:anchor="def-overfitting">
        <w:del w:id="77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78" w:author="PR Preview" w:date="2026-01-01T00:00:00Z">
        <w:r>
          <w:delText xml:space="preserve">: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they fit their training sets more closely than the procedure with the smallest error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Remark 14</w:t>
        </w:r>
      </w:ins>
      <w:ins w:id="84" w:author="PR Preview" w:date="2026-01-01T00:00:00Z">
        <w:r>
          <w:t xml:space="preserve"> (Overfitting and the trade-off). </w:t>
        </w:r>
      </w:ins>
      <w:ins w:id="85" w:author="PR Preview" w:date="2026-01-01T00:00:00Z">
        <w:r>
          <w:t xml:space="preserve">By</w:t>
        </w:r>
      </w:ins>
      <w:ins w:id="86" w:author="PR Preview" w:date="2026-01-01T00:00:00Z">
        <w:r>
          <w:t xml:space="preserve"> </w:t>
        </w:r>
      </w:ins>
      <w:hyperlink w:anchor="thm-epe-decomposition">
        <w:ins w:id="8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the squared bias plus the variance plus</w:t>
        </w:r>
      </w:ins>
      <w:ins w:id="9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Under a</w:t>
        </w:r>
      </w:ins>
      <w:ins w:id="96" w:author="PR Preview" w:date="2026-01-01T00:00:00Z">
        <w:r>
          <w:t xml:space="preserve"> </w:t>
        </w:r>
      </w:ins>
      <w:hyperlink w:anchor="def-bias-variance-tradeoff">
        <w:ins w:id="97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among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moving from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to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lowers the expected squared prediction error at</w:t>
        </w:r>
      </w:ins>
      <w:ins w:id="110" w:author="PR Preview" w:date="2026-01-01T00:00:00Z">
        <w:r>
          <w:t xml:space="preserve"> </w:t>
        </w:r>
      </w:ins>
      <m:oMath>
        <m: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when the squared bias falls by more than the variance rises,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 raises it otherwise.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smallest of</w:t>
        </w:r>
      </w:ins>
      <w:ins w:id="11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 often at some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with</w:t>
        </w:r>
      </w:ins>
      <w:ins w:id="1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(James et al. 2021, sec. 2.2.2)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but not always: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if the mean function</w:t>
        </w:r>
      </w:ins>
      <w:ins w:id="131" w:author="PR Preview" w:date="2026-01-01T00:00:00Z">
        <w:r>
          <w:t xml:space="preserve"> </w:t>
        </w:r>
      </w:ins>
      <m:oMath>
        <m:r>
          <m:t>μ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a candidate of</w:t>
        </w:r>
      </w:ins>
      <w:ins w:id="13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squared bias of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can be zero,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then no more flexible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has a smaller squared bias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and, under the trade-off, none has a smaller variance,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so none has a smaller expected squared prediction error.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Past the candidate with the smallest expected squared prediction error,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more flexible candidates have lowered their squared bias by less than they have raised their variance,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and their fitted models tend to</w:t>
        </w:r>
      </w:ins>
      <w:ins w:id="156" w:author="PR Preview" w:date="2026-01-01T00:00:00Z">
        <w:r>
          <w:t xml:space="preserve"> </w:t>
        </w:r>
      </w:ins>
      <w:hyperlink w:anchor="def-overfitting">
        <w:ins w:id="15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58" w:author="PR Preview" w:date="2026-01-01T00:00:00Z">
        <w:r>
          <w:t xml:space="preserve">: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but predict new observations worse.</w:t>
        </w:r>
      </w:ins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Definition 36 (Test set)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rPr>
            <w:b/>
            <w:bCs/>
          </w:rPr>
          <w:delText xml:space="preserve">test set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of a</w:delText>
        </w:r>
      </w:del>
      <w:del w:id="170" w:author="PR Preview" w:date="2026-01-01T00:00:00Z">
        <w:r>
          <w:delText xml:space="preserve"> </w:delText>
        </w:r>
      </w:del>
      <w:hyperlink w:anchor="def-data-splits">
        <w:del w:id="17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is the</w:delText>
        </w:r>
      </w:del>
      <w:del w:id="174" w:author="PR Preview" w:date="2026-01-01T00:00:00Z">
        <w:r>
          <w:delText xml:space="preserve"> </w:delText>
        </w:r>
      </w:del>
      <w:hyperlink w:anchor="def-held-out-set">
        <w:del w:id="17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of observations indexed by</w:delText>
        </w:r>
      </w:del>
      <w:del w:id="17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on which the rule of the</w:delText>
        </w:r>
      </w:del>
      <w:del w:id="182" w:author="PR Preview" w:date="2026-01-01T00:00:00Z">
        <w:r>
          <w:delText xml:space="preserve"> </w:delText>
        </w:r>
      </w:del>
      <w:hyperlink w:anchor="def-validation-choice">
        <w:del w:id="183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is scored:</w:delText>
        </w:r>
      </w:del>
    </w:p>
    <w:p>
      <w:pPr>
        <w:pStyle w:val="FirstParagraph"/>
      </w:pPr>
      <w:ins w:id="187" w:author="PR Preview" w:date="2026-01-01T00:00:00Z">
        <w:r>
          <w:rPr>
            <w:b/>
            <w:bCs/>
          </w:rPr>
          <w:t xml:space="preserve">Definition 36 (Test set)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test set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 a</w:t>
        </w:r>
      </w:ins>
      <w:ins w:id="194" w:author="PR Preview" w:date="2026-01-01T00:00:00Z">
        <w:r>
          <w:t xml:space="preserve"> </w:t>
        </w:r>
      </w:ins>
      <w:hyperlink w:anchor="def-data-splits">
        <w:ins w:id="19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the</w:t>
        </w:r>
      </w:ins>
      <w:ins w:id="198" w:author="PR Preview" w:date="2026-01-01T00:00:00Z">
        <w:r>
          <w:t xml:space="preserve"> </w:t>
        </w:r>
      </w:ins>
      <w:hyperlink w:anchor="def-held-out-set">
        <w:ins w:id="19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of observations indexed by</w:t>
        </w:r>
      </w:ins>
      <w:ins w:id="20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on which the</w:t>
        </w:r>
      </w:ins>
      <w:ins w:id="206" w:author="PR Preview" w:date="2026-01-01T00:00:00Z">
        <w:r>
          <w:t xml:space="preserve"> </w:t>
        </w:r>
      </w:ins>
      <w:hyperlink w:anchor="def-fitted-model">
        <w:ins w:id="2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that the</w:t>
        </w:r>
      </w:ins>
      <w:ins w:id="211" w:author="PR Preview" w:date="2026-01-01T00:00:00Z">
        <w:r>
          <w:t xml:space="preserve"> </w:t>
        </w:r>
      </w:ins>
      <w:hyperlink w:anchor="def-validation-choice">
        <w:ins w:id="21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picks is scored:</w:t>
        </w:r>
      </w:ins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del w:id="215" w:author="PR Preview" w:date="2026-01-01T00:00:00Z">
        <w:r>
          <w:delText xml:space="preserve">the training set is used to fit each candidate procedure,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which estimates its parameters;</w:delText>
        </w:r>
      </w:del>
    </w:p>
    <w:p>
      <w:pPr>
        <w:pStyle w:val="Compact"/>
        <w:numPr>
          <w:ilvl w:val="0"/>
          <w:numId w:val="1009"/>
        </w:numPr>
      </w:pPr>
      <w:ins w:id="218" w:author="PR Preview" w:date="2026-01-01T00:00:00Z">
        <w:r>
          <w:t xml:space="preserve">the training set is used to fit each candidate model,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which estimates its parameters;</w:t>
        </w:r>
      </w:ins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del w:id="221" w:author="PR Preview" w:date="2026-01-01T00:00:00Z">
        <w:r>
          <w:delText xml:space="preserve">the test set is used once, after the validation choice is made,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to estimate the</w:delText>
        </w:r>
      </w:del>
      <w:del w:id="224" w:author="PR Preview" w:date="2026-01-01T00:00:00Z">
        <w:r>
          <w:delText xml:space="preserve"> </w:delText>
        </w:r>
      </w:del>
      <w:hyperlink w:anchor="def-generalization-error">
        <w:del w:id="225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 the chosen rule.</w:delText>
        </w:r>
      </w:del>
    </w:p>
    <w:p>
      <w:pPr>
        <w:pStyle w:val="FirstParagraph"/>
      </w:pPr>
      <w:del w:id="228" w:author="PR Preview" w:date="2026-01-01T00:00:00Z">
        <w:r>
          <w:delText xml:space="preserve">The chosen procedure won on the validation set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partly because of that particular validation sample,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so its validation error is optimistic.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Keeping the test set out of every choice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what makes its score free of that optimism.</w:delText>
        </w:r>
      </w:del>
    </w:p>
    <w:p>
      <w:pPr>
        <w:pStyle w:val="Compact"/>
        <w:numPr>
          <w:ilvl w:val="0"/>
          <w:numId w:val="1009"/>
        </w:numPr>
      </w:pPr>
      <w:ins w:id="237" w:author="PR Preview" w:date="2026-01-01T00:00:00Z">
        <w:r>
          <w:t xml:space="preserve">the test set is used once, after the validation choice is made,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to estimate the</w:t>
        </w:r>
      </w:ins>
      <w:ins w:id="240" w:author="PR Preview" w:date="2026-01-01T00:00:00Z">
        <w:r>
          <w:t xml:space="preserve"> </w:t>
        </w:r>
      </w:ins>
      <w:hyperlink w:anchor="def-generalization-error">
        <w:ins w:id="24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the chosen fitted model.</w:t>
        </w:r>
      </w:ins>
    </w:p>
    <w:p>
      <w:pPr>
        <w:pStyle w:val="FirstParagraph"/>
      </w:pPr>
      <w:ins w:id="244" w:author="PR Preview" w:date="2026-01-01T00:00:00Z">
        <w:r>
          <w:t xml:space="preserve">The chosen fitted model won on the validation set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partly because of that particular validation sample,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so its prediction error on the validation set is optimistic as an estimate of its generalization error.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Keeping the test set out of every choice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what makes its score free of that optimism.</w:t>
        </w:r>
      </w:ins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53" w:author="PR Preview" w:date="2026-01-01T00:00:00Z">
        <w:r>
          <w:rPr>
            <w:rStyle w:val="NormalTok"/>
          </w:rPr>
          <w:delText xml:space="preserve">loocv_max_diff </w:delText>
        </w:r>
      </w:del>
      <w:del w:id="254" w:author="PR Preview" w:date="2026-01-01T00:00:00Z">
        <w:r>
          <w:rPr>
            <w:rStyle w:val="OtherTok"/>
          </w:rPr>
          <w:delText xml:space="preserve">&lt;-</w:delText>
        </w:r>
      </w:del>
      <w:del w:id="255" w:author="PR Preview" w:date="2026-01-01T00:00:00Z">
        <w:r>
          <w:rPr>
            <w:rStyle w:val="NormalTok"/>
          </w:rPr>
          <w:delText xml:space="preserve"> </w:delText>
        </w:r>
      </w:del>
      <w:del w:id="256" w:author="PR Preview" w:date="2026-01-01T00:00:00Z">
        <w:r>
          <w:rPr>
            <w:rStyle w:val="FunctionTok"/>
          </w:rPr>
          <w:delText xml:space="preserve">max</w:delText>
        </w:r>
      </w:del>
      <w:del w:id="257" w:author="PR Preview" w:date="2026-01-01T00:00:00Z">
        <w:r>
          <w:rPr>
            <w:rStyle w:val="NormalTok"/>
          </w:rPr>
          <w:delText xml:space="preserve">(</w:delText>
        </w:r>
      </w:del>
      <w:del w:id="258" w:author="PR Preview" w:date="2026-01-01T00:00:00Z">
        <w:r>
          <w:rPr>
            <w:rStyle w:val="FunctionTok"/>
          </w:rPr>
          <w:delText xml:space="preserve">abs</w:delText>
        </w:r>
      </w:del>
      <w:del w:id="259" w:author="PR Preview" w:date="2026-01-01T00:00:00Z">
        <w:r>
          <w:rPr>
            <w:rStyle w:val="NormalTok"/>
          </w:rPr>
          <w:delText xml:space="preserve">(mtcars_loocv</w:delText>
        </w:r>
      </w:del>
      <w:del w:id="260" w:author="PR Preview" w:date="2026-01-01T00:00:00Z">
        <w:r>
          <w:rPr>
            <w:rStyle w:val="SpecialCharTok"/>
          </w:rPr>
          <w:delText xml:space="preserve">$</w:delText>
        </w:r>
      </w:del>
      <w:del w:id="261" w:author="PR Preview" w:date="2026-01-01T00:00:00Z">
        <w:r>
          <w:rPr>
            <w:rStyle w:val="NormalTok"/>
          </w:rPr>
          <w:delText xml:space="preserve">refitting </w:delText>
        </w:r>
      </w:del>
      <w:del w:id="262" w:author="PR Preview" w:date="2026-01-01T00:00:00Z">
        <w:r>
          <w:rPr>
            <w:rStyle w:val="SpecialCharTok"/>
          </w:rPr>
          <w:delText xml:space="preserve">-</w:delText>
        </w:r>
      </w:del>
      <w:del w:id="263" w:author="PR Preview" w:date="2026-01-01T00:00:00Z">
        <w:r>
          <w:rPr>
            <w:rStyle w:val="NormalTok"/>
          </w:rPr>
          <w:delText xml:space="preserve"> mtcars_loocv</w:delText>
        </w:r>
      </w:del>
      <w:del w:id="264" w:author="PR Preview" w:date="2026-01-01T00:00:00Z">
        <w:r>
          <w:rPr>
            <w:rStyle w:val="SpecialCharTok"/>
          </w:rPr>
          <w:delText xml:space="preserve">$</w:delText>
        </w:r>
      </w:del>
      <w:del w:id="265" w:author="PR Preview" w:date="2026-01-01T00:00:00Z">
        <w:r>
          <w:rPr>
            <w:rStyle w:val="NormalTok"/>
          </w:rPr>
          <w:delText xml:space="preserve">formula))</w:delText>
        </w:r>
      </w:del>
      <w:del w:id="266" w:author="PR Preview" w:date="2026-01-01T00:00:00Z">
        <w:r>
          <w:br/>
        </w:r>
      </w:del>
      <w:del w:id="267" w:author="PR Preview" w:date="2026-01-01T00:00:00Z">
        <w:r>
          <w:rPr>
            <w:rStyle w:val="NormalTok"/>
          </w:rPr>
          <w:delText xml:space="preserve">mtcars_best_loocv </w:delText>
        </w:r>
      </w:del>
      <w:del w:id="268" w:author="PR Preview" w:date="2026-01-01T00:00:00Z">
        <w:r>
          <w:rPr>
            <w:rStyle w:val="OtherTok"/>
          </w:rPr>
          <w:delText xml:space="preserve">&lt;-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  mtcars_loocv</w:delText>
        </w:r>
      </w:del>
      <w:del w:id="271" w:author="PR Preview" w:date="2026-01-01T00:00:00Z">
        <w:r>
          <w:rPr>
            <w:rStyle w:val="SpecialCharTok"/>
          </w:rPr>
          <w:delText xml:space="preserve">$</w:delText>
        </w:r>
      </w:del>
      <w:del w:id="272" w:author="PR Preview" w:date="2026-01-01T00:00:00Z">
        <w:r>
          <w:rPr>
            <w:rStyle w:val="NormalTok"/>
          </w:rPr>
          <w:delText xml:space="preserve">degree[</w:delText>
        </w:r>
      </w:del>
      <w:del w:id="273" w:author="PR Preview" w:date="2026-01-01T00:00:00Z">
        <w:r>
          <w:rPr>
            <w:rStyle w:val="FunctionTok"/>
          </w:rPr>
          <w:delText xml:space="preserve">which.min</w:delText>
        </w:r>
      </w:del>
      <w:del w:id="274" w:author="PR Preview" w:date="2026-01-01T00:00:00Z">
        <w:r>
          <w:rPr>
            <w:rStyle w:val="NormalTok"/>
          </w:rPr>
          <w:delText xml:space="preserve">(mtcars_loocv</w:delText>
        </w:r>
      </w:del>
      <w:del w:id="275" w:author="PR Preview" w:date="2026-01-01T00:00:00Z">
        <w:r>
          <w:rPr>
            <w:rStyle w:val="SpecialCharTok"/>
          </w:rPr>
          <w:delText xml:space="preserve">$</w:delText>
        </w:r>
      </w:del>
      <w:del w:id="276" w:author="PR Preview" w:date="2026-01-01T00:00:00Z">
        <w:r>
          <w:rPr>
            <w:rStyle w:val="NormalTok"/>
          </w:rPr>
          <w:delText xml:space="preserve">formula)]</w:delText>
        </w:r>
      </w:del>
      <w:del w:id="277" w:author="PR Preview" w:date="2026-01-01T00:00:00Z">
        <w:r>
          <w:br/>
        </w:r>
      </w:del>
      <w:del w:id="278" w:author="PR Preview" w:date="2026-01-01T00:00:00Z">
        <w:r>
          <w:rPr>
            <w:rStyle w:val="FunctionTok"/>
          </w:rPr>
          <w:delText xml:space="preserve">c</w:delText>
        </w:r>
      </w:del>
      <w:del w:id="279" w:author="PR Preview" w:date="2026-01-01T00:00:00Z">
        <w:r>
          <w:rPr>
            <w:rStyle w:val="NormalTok"/>
          </w:rPr>
          <w:delText xml:space="preserve">(</w:delText>
        </w:r>
      </w:del>
      <w:del w:id="280" w:author="PR Preview" w:date="2026-01-01T00:00:00Z">
        <w:r>
          <w:rPr>
            <w:rStyle w:val="AttributeTok"/>
          </w:rPr>
          <w:delText xml:space="preserve">max_difference =</w:delText>
        </w:r>
      </w:del>
      <w:del w:id="281" w:author="PR Preview" w:date="2026-01-01T00:00:00Z">
        <w:r>
          <w:rPr>
            <w:rStyle w:val="NormalTok"/>
          </w:rPr>
          <w:delText xml:space="preserve"> loocv_max_diff, </w:delText>
        </w:r>
      </w:del>
      <w:del w:id="282" w:author="PR Preview" w:date="2026-01-01T00:00:00Z">
        <w:r>
          <w:rPr>
            <w:rStyle w:val="AttributeTok"/>
          </w:rPr>
          <w:delText xml:space="preserve">best_degree =</w:delText>
        </w:r>
      </w:del>
      <w:del w:id="283" w:author="PR Preview" w:date="2026-01-01T00:00:00Z">
        <w:r>
          <w:rPr>
            <w:rStyle w:val="NormalTok"/>
          </w:rPr>
          <w:delText xml:space="preserve"> mtcars_best_loocv)</w:delText>
        </w:r>
      </w:del>
      <w:del w:id="284" w:author="PR Preview" w:date="2026-01-01T00:00:00Z">
        <w:r>
          <w:br/>
        </w:r>
      </w:del>
      <w:del w:id="28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86" w:author="PR Preview" w:date="2026-01-01T00:00:00Z">
        <w:r>
          <w:br/>
        </w:r>
      </w:del>
      <w:del w:id="28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88" w:author="PR Preview" w:date="2026-01-01T00:00:00Z">
        <w:r>
          <w:delText xml:space="preserve">The two columns differ by at most 7.1e-15,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which is rounding error.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single-fit formula needs one fit per model instead of 32.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LOOCV picks degree 2,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and because LOOCV is not random (</w:delText>
        </w:r>
      </w:del>
      <w:hyperlink w:anchor="lem-loocv-not-random">
        <w:del w:id="29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98" w:author="PR Preview" w:date="2026-01-01T00:00:00Z">
        <w:r>
          <w:delText xml:space="preserve">),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01" w:author="PR Preview" w:date="2026-01-01T00:00:00Z">
        <w:r>
          <w:rPr>
            <w:rStyle w:val="NormalTok"/>
          </w:rPr>
          <w:t xml:space="preserve">loocv_max_diff </w:t>
        </w:r>
      </w:ins>
      <w:ins w:id="302" w:author="PR Preview" w:date="2026-01-01T00:00:00Z">
        <w:r>
          <w:rPr>
            <w:rStyle w:val="OtherTok"/>
          </w:rPr>
          <w:t xml:space="preserve">&lt;-</w:t>
        </w:r>
      </w:ins>
      <w:ins w:id="303" w:author="PR Preview" w:date="2026-01-01T00:00:00Z">
        <w:r>
          <w:rPr>
            <w:rStyle w:val="NormalTok"/>
          </w:rPr>
          <w:t xml:space="preserve"> </w:t>
        </w:r>
      </w:ins>
      <w:ins w:id="304" w:author="PR Preview" w:date="2026-01-01T00:00:00Z">
        <w:r>
          <w:rPr>
            <w:rStyle w:val="FunctionTok"/>
          </w:rPr>
          <w:t xml:space="preserve">max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abs</w:t>
        </w:r>
      </w:ins>
      <w:ins w:id="307" w:author="PR Preview" w:date="2026-01-01T00:00:00Z">
        <w:r>
          <w:rPr>
            <w:rStyle w:val="NormalTok"/>
          </w:rPr>
          <w:t xml:space="preserve">(mtcars_loocv</w:t>
        </w:r>
      </w:ins>
      <w:ins w:id="308" w:author="PR Preview" w:date="2026-01-01T00:00:00Z">
        <w:r>
          <w:rPr>
            <w:rStyle w:val="SpecialCharTok"/>
          </w:rPr>
          <w:t xml:space="preserve">$</w:t>
        </w:r>
      </w:ins>
      <w:ins w:id="309" w:author="PR Preview" w:date="2026-01-01T00:00:00Z">
        <w:r>
          <w:rPr>
            <w:rStyle w:val="NormalTok"/>
          </w:rPr>
          <w:t xml:space="preserve">refitting </w:t>
        </w:r>
      </w:ins>
      <w:ins w:id="310" w:author="PR Preview" w:date="2026-01-01T00:00:00Z">
        <w:r>
          <w:rPr>
            <w:rStyle w:val="SpecialCharTok"/>
          </w:rPr>
          <w:t xml:space="preserve">-</w:t>
        </w:r>
      </w:ins>
      <w:ins w:id="311" w:author="PR Preview" w:date="2026-01-01T00:00:00Z">
        <w:r>
          <w:rPr>
            <w:rStyle w:val="NormalTok"/>
          </w:rPr>
          <w:t xml:space="preserve"> mtcars_loocv</w:t>
        </w:r>
      </w:ins>
      <w:ins w:id="312" w:author="PR Preview" w:date="2026-01-01T00:00:00Z">
        <w:r>
          <w:rPr>
            <w:rStyle w:val="SpecialCharTok"/>
          </w:rPr>
          <w:t xml:space="preserve">$</w:t>
        </w:r>
      </w:ins>
      <w:ins w:id="313" w:author="PR Preview" w:date="2026-01-01T00:00:00Z">
        <w:r>
          <w:rPr>
            <w:rStyle w:val="NormalTok"/>
          </w:rPr>
          <w:t xml:space="preserve">formula))</w:t>
        </w:r>
      </w:ins>
      <w:ins w:id="314" w:author="PR Preview" w:date="2026-01-01T00:00:00Z">
        <w:r>
          <w:br/>
        </w:r>
      </w:ins>
      <w:ins w:id="315" w:author="PR Preview" w:date="2026-01-01T00:00:00Z">
        <w:r>
          <w:rPr>
            <w:rStyle w:val="NormalTok"/>
          </w:rPr>
          <w:t xml:space="preserve">mtcars_best_loocv </w:t>
        </w:r>
      </w:ins>
      <w:ins w:id="316" w:author="PR Preview" w:date="2026-01-01T00:00:00Z">
        <w:r>
          <w:rPr>
            <w:rStyle w:val="OtherTok"/>
          </w:rPr>
          <w:t xml:space="preserve">&lt;-</w:t>
        </w:r>
      </w:ins>
      <w:ins w:id="317" w:author="PR Preview" w:date="2026-01-01T00:00:00Z">
        <w:r>
          <w:br/>
        </w:r>
      </w:ins>
      <w:ins w:id="318" w:author="PR Preview" w:date="2026-01-01T00:00:00Z">
        <w:r>
          <w:rPr>
            <w:rStyle w:val="NormalTok"/>
          </w:rPr>
          <w:t xml:space="preserve">  mtcars_loocv</w:t>
        </w:r>
      </w:ins>
      <w:ins w:id="319" w:author="PR Preview" w:date="2026-01-01T00:00:00Z">
        <w:r>
          <w:rPr>
            <w:rStyle w:val="SpecialCharTok"/>
          </w:rPr>
          <w:t xml:space="preserve">$</w:t>
        </w:r>
      </w:ins>
      <w:ins w:id="320" w:author="PR Preview" w:date="2026-01-01T00:00:00Z">
        <w:r>
          <w:rPr>
            <w:rStyle w:val="NormalTok"/>
          </w:rPr>
          <w:t xml:space="preserve">degree[</w:t>
        </w:r>
      </w:ins>
      <w:ins w:id="321" w:author="PR Preview" w:date="2026-01-01T00:00:00Z">
        <w:r>
          <w:rPr>
            <w:rStyle w:val="FunctionTok"/>
          </w:rPr>
          <w:t xml:space="preserve">which.min</w:t>
        </w:r>
      </w:ins>
      <w:ins w:id="322" w:author="PR Preview" w:date="2026-01-01T00:00:00Z">
        <w:r>
          <w:rPr>
            <w:rStyle w:val="NormalTok"/>
          </w:rPr>
          <w:t xml:space="preserve">(mtcars_loocv</w:t>
        </w:r>
      </w:ins>
      <w:ins w:id="323" w:author="PR Preview" w:date="2026-01-01T00:00:00Z">
        <w:r>
          <w:rPr>
            <w:rStyle w:val="SpecialCharTok"/>
          </w:rPr>
          <w:t xml:space="preserve">$</w:t>
        </w:r>
      </w:ins>
      <w:ins w:id="324" w:author="PR Preview" w:date="2026-01-01T00:00:00Z">
        <w:r>
          <w:rPr>
            <w:rStyle w:val="NormalTok"/>
          </w:rPr>
          <w:t xml:space="preserve">formula)]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FunctionTok"/>
          </w:rPr>
          <w:t xml:space="preserve">c</w:t>
        </w:r>
      </w:ins>
      <w:ins w:id="327" w:author="PR Preview" w:date="2026-01-01T00:00:00Z">
        <w:r>
          <w:rPr>
            <w:rStyle w:val="NormalTok"/>
          </w:rPr>
          <w:t xml:space="preserve">(</w:t>
        </w:r>
      </w:ins>
      <w:ins w:id="328" w:author="PR Preview" w:date="2026-01-01T00:00:00Z">
        <w:r>
          <w:rPr>
            <w:rStyle w:val="AttributeTok"/>
          </w:rPr>
          <w:t xml:space="preserve">max_difference =</w:t>
        </w:r>
      </w:ins>
      <w:ins w:id="329" w:author="PR Preview" w:date="2026-01-01T00:00:00Z">
        <w:r>
          <w:rPr>
            <w:rStyle w:val="NormalTok"/>
          </w:rPr>
          <w:t xml:space="preserve"> loocv_max_diff, </w:t>
        </w:r>
      </w:ins>
      <w:ins w:id="330" w:author="PR Preview" w:date="2026-01-01T00:00:00Z">
        <w:r>
          <w:rPr>
            <w:rStyle w:val="AttributeTok"/>
          </w:rPr>
          <w:t xml:space="preserve">best_degree =</w:t>
        </w:r>
      </w:ins>
      <w:ins w:id="331" w:author="PR Preview" w:date="2026-01-01T00:00:00Z">
        <w:r>
          <w:rPr>
            <w:rStyle w:val="NormalTok"/>
          </w:rPr>
          <w:t xml:space="preserve"> mtcars_best_loocv)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max_difference    best_degree 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336" w:author="PR Preview" w:date="2026-01-01T00:00:00Z">
        <w:r>
          <w:t xml:space="preserve">The two columns differ by at most 8.9e-15,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which is rounding error.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 single-fit formula needs one fit per model instead of 32.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LOOCV picks degree 2,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 because LOOCV is not random (</w:t>
        </w:r>
      </w:ins>
      <w:hyperlink w:anchor="lem-loocv-not-random">
        <w:ins w:id="34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46" w:author="PR Preview" w:date="2026-01-01T00:00:00Z">
        <w:r>
          <w:t xml:space="preserve">),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rerunning it always gives the same choice.</w:t>
        </w:r>
      </w:ins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2026-10-17T09:17:25Z</dcterms:created>
  <dcterms:modified xsi:type="dcterms:W3CDTF">2026-10-17T09:17:25Z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