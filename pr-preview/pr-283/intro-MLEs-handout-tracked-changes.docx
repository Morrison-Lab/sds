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02:39:12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del w:id="3" w:author="PR Preview" w:date="2026-01-01T00:00:00Z">
        <w:r>
          <w:delText xml:space="preserve">the average error of</w:delText>
        </w:r>
      </w:del>
      <w:del w:id="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is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-0.005 mg/dL,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small relative to its standard error of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1.02 mg/dL,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consistent with</w:delText>
        </w:r>
      </w:del>
      <w:del w:id="1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being unbiased;</w:delText>
        </w:r>
      </w:del>
    </w:p>
    <w:p>
      <w:pPr>
        <w:pStyle w:val="Compact"/>
        <w:numPr>
          <w:ilvl w:val="0"/>
          <w:numId w:val="1007"/>
        </w:numPr>
      </w:pPr>
      <w:ins w:id="18" w:author="PR Preview" w:date="2026-01-01T00:00:00Z">
        <w:r>
          <w:t xml:space="preserve">the sample mean of the estimation error of</w:t>
        </w:r>
      </w:ins>
      <w:ins w:id="1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over these datasets is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-0.005 mg/dL,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small relative to its standard error of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1.02 mg/dL,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consistent with</w:t>
        </w:r>
      </w:ins>
      <w:ins w:id="3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being unbiased;</w:t>
        </w:r>
      </w:ins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2026-10-17T09:52:19Z</dcterms:created>
  <dcterms:modified xsi:type="dcterms:W3CDTF">2026-10-17T09:52:19Z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