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Nonparametric Models</w:t>
      </w:r>
    </w:p>
    <w:p>
      <w:pPr>
        <w:pStyle w:val="Date"/>
      </w:pPr>
      <w:del w:id="1" w:author="PR Preview" w:date="2026-01-01T00:00:00Z">
        <w:r>
          <w:delText xml:space="preserve">Last modified: 2026-10-23 01:51:06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2026-10-23 10:50:20 (PDT)</w:t>
        </w:r>
      </w:ins>
    </w:p>
    <w:bookmarkStart w:id="14" w:name="empirical-distribution"/>
    <w:p>
      <w:pPr>
        <w:pStyle w:val="Heading2"/>
      </w:pPr>
      <w:r>
        <w:t xml:space="preserve">1 Empirical distribution</w:t>
      </w:r>
    </w:p>
    <w:bookmarkStart w:id="10" w:name="def-empirical-distribution"/>
    <w:p>
      <w:pPr>
        <w:pStyle w:val="FirstParagraph"/>
      </w:pPr>
      <w:r>
        <w:rPr>
          <w:b/>
          <w:bCs/>
        </w:rPr>
        <w:t xml:space="preserve">Definition 1 (Empirical distribution)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distribution</w:t>
      </w:r>
      <w:r>
        <w:t xml:space="preserve"> </w:t>
      </w:r>
      <w:r>
        <w:t xml:space="preserve">is the distribution of a value</w:t>
      </w:r>
      <w:r>
        <w:t xml:space="preserve"> </w:t>
      </w:r>
      <w:hyperlink r:id="rId9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the sample,</w:t>
      </w:r>
      <w:r>
        <w:t xml:space="preserve"> </w:t>
      </w:r>
      <w:r>
        <w:t xml:space="preserve">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being equally likely:</w:t>
      </w:r>
      <w:r>
        <w:t xml:space="preserve"> </w:t>
      </w:r>
      <w:r>
        <w:t xml:space="preserve">the probability that the value 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cr m:val="double-struck"/>
                  <m:sty m:val="p"/>
                </m:rPr>
                <m:t>1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r>
                    <m:t>A</m:t>
                  </m:r>
                </m:e>
              </m:d>
              <m:r>
                <m:t>​</m:t>
              </m:r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10"/>
    <w:bookmarkStart w:id="11" w:name="exm-empirical-distribution"/>
    <w:p>
      <w:pPr>
        <w:pStyle w:val="BodyText"/>
      </w:pPr>
      <w:r>
        <w:rPr>
          <w:b/>
          <w:bCs/>
        </w:rPr>
        <w:t xml:space="preserve">Example 1 (Numerical example: empirical distribution)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Two of the four values (4 and 3) lie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empirical distribution gives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probability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Each observed value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and any set containing none of them has probability</w:t>
      </w:r>
      <w:r>
        <w:t xml:space="preserve"> </w:t>
      </w:r>
      <m:oMath>
        <m:r>
          <m:t>0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 (What</w:t>
      </w:r>
      <w:r>
        <w:t xml:space="preserve"> </w:t>
      </w:r>
      <w:r>
        <w:t xml:space="preserve">“empirical”</w:t>
      </w:r>
      <w:r>
        <w:t xml:space="preserve"> </w:t>
      </w:r>
      <w:r>
        <w:t xml:space="preserve">means). </w:t>
      </w:r>
      <w:r>
        <w:t xml:space="preserve">“Empirical”</w:t>
      </w:r>
      <w:r>
        <w:t xml:space="preserve"> </w:t>
      </w:r>
      <w:r>
        <w:t xml:space="preserve">means computed from the observed data,</w:t>
      </w:r>
      <w:r>
        <w:t xml:space="preserve"> </w:t>
      </w:r>
      <w:r>
        <w:t xml:space="preserve">not from a model or a population.</w:t>
      </w:r>
      <w:r>
        <w:t xml:space="preserve"> </w:t>
      </w:r>
      <w:r>
        <w:t xml:space="preserve">An empirical quantity is the matching population quantity</w:t>
      </w:r>
      <w:r>
        <w:t xml:space="preserve"> </w:t>
      </w:r>
      <w:r>
        <w:t xml:space="preserve">with the</w:t>
      </w:r>
      <w:r>
        <w:t xml:space="preserve"> </w:t>
      </w:r>
      <w:hyperlink r:id="rId12">
        <w:r>
          <w:rPr>
            <w:rStyle w:val="Hyperlink"/>
          </w:rPr>
          <w:t xml:space="preserve">population distribution</w:t>
        </w:r>
      </w:hyperlink>
      <w:r>
        <w:t xml:space="preserve"> </w:t>
      </w:r>
      <w:r>
        <w:t xml:space="preserve">replaced by the empirical distribution.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mean of the empirical distribution is the</w:t>
      </w:r>
      <w:r>
        <w:t xml:space="preserve"> </w:t>
      </w:r>
      <w:hyperlink r:id="rId13">
        <w:r>
          <w:rPr>
            <w:rStyle w:val="Hyperlink"/>
          </w:rPr>
          <w:t xml:space="preserve">sample mean</w:t>
        </w:r>
      </w:hyperlink>
      <w:r>
        <w:t xml:space="preserve">,</w:t>
      </w:r>
      <w:r>
        <w:t xml:space="preserve"> </w:t>
      </w:r>
      <w:r>
        <w:t xml:space="preserve">and its CDF is the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.</w:t>
      </w:r>
      <w:r>
        <w:t xml:space="preserve"> </w:t>
      </w:r>
      <w:r>
        <w:t xml:space="preserve">Machine learning uses the same replacement</w:t>
      </w:r>
      <w:r>
        <w:t xml:space="preserve"> </w:t>
      </w:r>
      <w:r>
        <w:t xml:space="preserve">to turn the risk of a prediction model into its</w:t>
      </w:r>
      <w:r>
        <w:t xml:space="preserve"> </w:t>
      </w:r>
      <w:r>
        <w:rPr>
          <w:i/>
          <w:iCs/>
        </w:rPr>
        <w:t xml:space="preserve">empirical risk</w:t>
      </w:r>
      <w:r>
        <w:t xml:space="preserve">.</w:t>
      </w:r>
    </w:p>
    <w:p>
      <w:pPr>
        <w:pStyle w:val="BodyText"/>
      </w:pPr>
      <w:r>
        <w:t xml:space="preserve">Because it needs only the data in hand,</w:t>
      </w:r>
      <w:r>
        <w:t xml:space="preserve"> </w:t>
      </w:r>
      <w:r>
        <w:t xml:space="preserve">an empirical quantity can always be computed,</w:t>
      </w:r>
      <w:r>
        <w:t xml:space="preserve"> </w:t>
      </w:r>
      <w:r>
        <w:t xml:space="preserve">and it serves as an estimate of the population quantity it mimics.</w:t>
      </w:r>
      <w:r>
        <w:t xml:space="preserve"> </w:t>
      </w:r>
      <w:r>
        <w:t xml:space="preserve">The bootstrap rests on this replacement:</w:t>
      </w:r>
      <w:r>
        <w:t xml:space="preserve"> </w:t>
      </w:r>
      <w:r>
        <w:t xml:space="preserve">it estimates the variability of a statistic</w:t>
      </w:r>
      <w:r>
        <w:t xml:space="preserve"> </w:t>
      </w:r>
      <w:r>
        <w:t xml:space="preserve">by sampling from the empirical distribution</w:t>
      </w:r>
      <w:r>
        <w:t xml:space="preserve"> </w:t>
      </w:r>
      <w:r>
        <w:t xml:space="preserve">[2, Sec. 7.11], p. 250, [3]</w:t>
      </w:r>
      <w:r>
        <w:t xml:space="preserve">.</w:t>
      </w:r>
    </w:p>
    <w:bookmarkEnd w:id="14"/>
    <w:bookmarkStart w:id="19" w:name="empirical-cdf"/>
    <w:p>
      <w:pPr>
        <w:pStyle w:val="Heading2"/>
      </w:pPr>
      <w:r>
        <w:t xml:space="preserve">2 Empirical CDF</w:t>
      </w:r>
    </w:p>
    <w:bookmarkStart w:id="17" w:name="def-empirical-cdf"/>
    <w:p>
      <w:pPr>
        <w:pStyle w:val="FirstParagraph"/>
      </w:pPr>
      <w:r>
        <w:rPr>
          <w:b/>
          <w:bCs/>
        </w:rPr>
        <w:t xml:space="preserve">Definition 2 (Empirical CDF)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cumulative distribution function</w:t>
      </w:r>
      <w:r>
        <w:t xml:space="preserve"> </w:t>
      </w:r>
      <w:r>
        <w:t xml:space="preserve">(</w:t>
      </w:r>
      <w:r>
        <w:rPr>
          <w:b/>
          <w:bCs/>
        </w:rPr>
        <w:t xml:space="preserve">empirical CDF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mpirical-distribution">
        <w:r>
          <w:rPr>
            <w:rStyle w:val="Hyperlink"/>
          </w:rPr>
          <w:t xml:space="preserve">empirical distribution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indicator function: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holds,</w:t>
      </w:r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7"/>
    <w:bookmarkStart w:id="18" w:name="exm-empirical-cdf"/>
    <w:p>
      <w:pPr>
        <w:pStyle w:val="BodyText"/>
      </w:pPr>
      <w:r>
        <w:rPr>
          <w:b/>
          <w:bCs/>
        </w:rPr>
        <w:t xml:space="preserve">Example 2 (Numerical example: empirical CDF)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Two of the four values (1 and 3) are at most 3.5,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7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Similarly,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 no value is at most 0,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 every value is at most 7.</w:t>
      </w:r>
    </w:p>
    <w:bookmarkEnd w:id="18"/>
    <w:p>
      <w:pPr>
        <w:pStyle w:val="BodyText"/>
      </w:pPr>
      <w:r>
        <w:t xml:space="preserve">Rice [5, Sec. 10.2.1], pp. 378–379</w:t>
      </w:r>
      <w:r>
        <w:t xml:space="preserve"> </w:t>
      </w:r>
      <w:r>
        <w:t xml:space="preserve">covers the empirical CDF.</w:t>
      </w:r>
    </w:p>
    <w:bookmarkEnd w:id="19"/>
    <w:bookmarkStart w:id="22" w:name="order-statistics"/>
    <w:p>
      <w:pPr>
        <w:pStyle w:val="Heading2"/>
      </w:pPr>
      <w:r>
        <w:t xml:space="preserve">3 Order statistics</w:t>
      </w:r>
    </w:p>
    <w:bookmarkStart w:id="20" w:name="def-order-statistics"/>
    <w:p>
      <w:pPr>
        <w:pStyle w:val="FirstParagraph"/>
      </w:pPr>
      <w:r>
        <w:rPr>
          <w:b/>
          <w:bCs/>
        </w:rPr>
        <w:t xml:space="preserve">Definition 3 (Order statistics)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 statistics</w:t>
      </w:r>
      <w:r>
        <w:t xml:space="preserve"> </w:t>
      </w:r>
      <w:r>
        <w:t xml:space="preserve">are the same values sorted in increasing order,</w:t>
      </w:r>
      <w:r>
        <w:t xml:space="preserve"> </w:t>
      </w:r>
      <w:r>
        <w:t xml:space="preserve">written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r>
            <m:rPr>
              <m:sty m:val="p"/>
            </m:rPr>
            <m:t>⋯</m:t>
          </m:r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smallest value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largest.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0"/>
    <w:bookmarkStart w:id="21" w:name="exm-order-statistics"/>
    <w:p>
      <w:pPr>
        <w:pStyle w:val="BodyText"/>
      </w:pPr>
      <w:r>
        <w:rPr>
          <w:b/>
          <w:bCs/>
        </w:rPr>
        <w:t xml:space="preserve">Example 3 (Numerical example: order statistics)</w:t>
      </w:r>
      <w:r>
        <w:t xml:space="preserve"> </w:t>
      </w:r>
      <w:r>
        <w:t xml:space="preserve">If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then the order statistics are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</w:p>
    <w:bookmarkEnd w:id="21"/>
    <w:p>
      <w:pPr>
        <w:pStyle w:val="Compact"/>
        <w:numPr>
          <w:ilvl w:val="0"/>
          <w:numId w:val="1001"/>
        </w:numPr>
      </w:pPr>
      <w:r>
        <w:t xml:space="preserve">Hogg et al. [7, Sec. 6.3], pp. 256–263</w:t>
      </w:r>
      <w:r>
        <w:t xml:space="preserve"> </w:t>
      </w:r>
      <w:r>
        <w:t xml:space="preserve">covers order statistics.</w:t>
      </w:r>
    </w:p>
    <w:p>
      <w:pPr>
        <w:pStyle w:val="Compact"/>
        <w:numPr>
          <w:ilvl w:val="0"/>
          <w:numId w:val="1001"/>
        </w:numPr>
      </w:pPr>
      <w:r>
        <w:t xml:space="preserve">Casella and Berger [8, Sec. 5.4], pp. 226–231</w:t>
      </w:r>
      <w:r>
        <w:t xml:space="preserve"> </w:t>
      </w:r>
      <w:r>
        <w:t xml:space="preserve">covers order statistics.</w:t>
      </w:r>
    </w:p>
    <w:bookmarkEnd w:id="22"/>
    <w:bookmarkStart w:id="29" w:name="sample-quantiles"/>
    <w:p>
      <w:pPr>
        <w:pStyle w:val="Heading2"/>
      </w:pPr>
      <w:r>
        <w:t xml:space="preserve">4 Sample quantiles</w:t>
      </w:r>
    </w:p>
    <w:bookmarkStart w:id="23" w:name="def-sample-quantile"/>
    <w:p>
      <w:pPr>
        <w:pStyle w:val="FirstParagraph"/>
      </w:pPr>
      <w:r>
        <w:rPr>
          <w:b/>
          <w:bCs/>
        </w:rPr>
        <w:t xml:space="preserve">Definition 4 (Sample quantile function (empirical quantile function))</w:t>
      </w:r>
      <w:r>
        <w:t xml:space="preserve"> </w:t>
      </w:r>
      <w:r>
        <w:t xml:space="preserve">Given an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quantile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empirical quantile function</w:t>
      </w:r>
      <w:r>
        <w:t xml:space="preserve">)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Q</m:t>
              </m:r>
            </m:e>
          </m:acc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p</m:t>
          </m:r>
          <m:r>
            <m:rPr>
              <m:sty m:val="p"/>
            </m:rPr>
            <m:t>≤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23"/>
    <w:bookmarkStart w:id="24" w:name="def-sample-p-quantile"/>
    <w:p>
      <w:pPr>
        <w:pStyle w:val="BodyText"/>
      </w:pPr>
      <w:r>
        <w:rPr>
          <w:b/>
          <w:bCs/>
        </w:rPr>
        <w:t xml:space="preserve">Definition 5 (Sample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 (sample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percentile))</w:t>
      </w:r>
      <w:r>
        <w:t xml:space="preserve"> </w:t>
      </w:r>
      <w:r>
        <w:t xml:space="preserve">For a given</w:t>
      </w:r>
      <w:r>
        <w:t xml:space="preserve"> </w:t>
      </w:r>
      <m:oMath>
        <m:r>
          <m:t>p</m:t>
        </m:r>
      </m:oMath>
      <w:r>
        <w:t xml:space="preserve">, the value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w:anchor="def-sample-quantile">
        <w:r>
          <w:rPr>
            <w:rStyle w:val="Hyperlink"/>
          </w:rPr>
          <w:t xml:space="preserve">sample quantile function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</w:t>
      </w:r>
      <w:r>
        <w:t xml:space="preserve">.</w:t>
      </w:r>
    </w:p>
    <w:bookmarkEnd w:id="24"/>
    <w:p>
      <w:pPr>
        <w:pStyle w:val="BodyText"/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and the</w:t>
      </w:r>
      <w:r>
        <w:t xml:space="preserve"> </w:t>
      </w:r>
      <w:hyperlink r:id="rId25">
        <w:r>
          <w:rPr>
            <w:rStyle w:val="Hyperlink"/>
          </w:rPr>
          <w:t xml:space="preserve">quantile function</w:t>
        </w:r>
      </w:hyperlink>
      <w:r>
        <w:t xml:space="preserve"> </w:t>
      </w:r>
      <m:oMath>
        <m:r>
          <m:t>Q</m:t>
        </m:r>
      </m:oMath>
      <w:r>
        <w:t xml:space="preserve"> </w:t>
      </w:r>
      <w:r>
        <w:t xml:space="preserve">describe a probability distribution,</w:t>
      </w:r>
      <w:r>
        <w:t xml:space="preserve"> </w:t>
      </w:r>
      <w:r>
        <w:t xml:space="preserve">while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describe a sample,</w:t>
      </w:r>
      <w:r>
        <w:t xml:space="preserve"> </w:t>
      </w:r>
      <w:r>
        <w:t xml:space="preserve">and serve as estimates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Start w:id="26" w:name="thm-sample-quantile-order-statistics"/>
    <w:p>
      <w:pPr>
        <w:pStyle w:val="BodyText"/>
      </w:pPr>
      <w:r>
        <w:rPr>
          <w:b/>
          <w:bCs/>
        </w:rPr>
        <w:t xml:space="preserve">Theorem 1 (Order-statistics form of the sample quantile)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w:anchor="def-order-statistics">
        <w:r>
          <w:rPr>
            <w:rStyle w:val="Hyperlink"/>
          </w:rPr>
          <w:t xml:space="preserve">order statistics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i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satisfy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For any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all exceed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at most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values are at most</w:t>
      </w:r>
      <w:r>
        <w:t xml:space="preserve"> </w:t>
      </w:r>
      <m:oMath>
        <m:r>
          <m:t>t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most 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no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≥</m:t>
            </m:r>
            <m:r>
              <m:t>p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all at most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i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least </m:t>
              </m:r>
              <m:r>
                <m:t>i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set,</w:t>
      </w:r>
      <w:r>
        <w:t xml:space="preserve"> </w:t>
      </w:r>
      <w:r>
        <w:t xml:space="preserve">and it is the smallest member of the set,</w:t>
      </w:r>
      <w:r>
        <w:t xml:space="preserve"> </w:t>
      </w:r>
      <w:r>
        <w:t xml:space="preserve">because no smaller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belongs to it.</w:t>
      </w:r>
      <w:r>
        <w:t xml:space="preserve"> </w:t>
      </w:r>
      <w:r>
        <w:t xml:space="preserve">Therefore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Start w:id="27" w:name="exm-sample-quantile"/>
    <w:p>
      <w:pPr>
        <w:pStyle w:val="BodyText"/>
      </w:pPr>
      <w:r>
        <w:rPr>
          <w:b/>
          <w:bCs/>
        </w:rPr>
        <w:t xml:space="preserve">Example 4 (Numerical example: sample quantiles)</w:t>
      </w:r>
      <w:r>
        <w:t xml:space="preserve"> </w:t>
      </w:r>
      <w:r>
        <w:t xml:space="preserve">Using the same data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with order statistics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7</m:t>
        </m:r>
      </m:oMath>
      <w:r>
        <w:t xml:space="preserve">,</w:t>
      </w:r>
      <w:r>
        <w:t xml:space="preserve"> </w:t>
      </w:r>
      <w:hyperlink w:anchor="thm-sample-quantile-order-statistic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 the sample quantile function is a step function: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function computes this definition when called with</w:t>
      </w:r>
      <w:r>
        <w:t xml:space="preserve"> </w:t>
      </w:r>
      <w:r>
        <w:rPr>
          <w:rStyle w:val="VerbatimChar"/>
        </w:rPr>
        <w:t xml:space="preserve">type = 1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50% 90% </w:t>
      </w:r>
      <w:r>
        <w:br/>
      </w:r>
      <w:r>
        <w:rPr>
          <w:rStyle w:val="CommentTok"/>
        </w:rPr>
        <w:t xml:space="preserve">#&gt;   3   7</w:t>
      </w:r>
    </w:p>
    <w:bookmarkEnd w:id="27"/>
    <w:bookmarkStart w:id="28" w:name="rem-quantile-conventions"/>
    <w:p>
      <w:pPr>
        <w:pStyle w:val="FirstParagraph"/>
      </w:pPr>
      <w:r>
        <w:rPr>
          <w:i/>
          <w:iCs/>
        </w:rPr>
        <w:t xml:space="preserve">Remark 1</w:t>
      </w:r>
      <w:r>
        <w:t xml:space="preserve"> (Quantile conventions). </w:t>
      </w:r>
      <w:r>
        <w:t xml:space="preserve">Other sources, and other software defaults, define sample quantiles differently,</w:t>
      </w:r>
      <w:r>
        <w:t xml:space="preserve"> </w:t>
      </w:r>
      <w:r>
        <w:t xml:space="preserve">mostly by interpolating between order statistics.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offers nine definitions through its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argument,</w:t>
      </w:r>
      <w:r>
        <w:t xml:space="preserve"> </w:t>
      </w:r>
      <w:r>
        <w:t xml:space="preserve">and its default (</w:t>
      </w:r>
      <w:r>
        <w:rPr>
          <w:rStyle w:val="VerbatimChar"/>
        </w:rPr>
        <w:t xml:space="preserve">type = 7</w:t>
      </w:r>
      <w:r>
        <w:t xml:space="preserve">) interpolates,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quantile(c(4, 1, 7, 3), 0.5)</w:t>
      </w:r>
      <w:r>
        <w:t xml:space="preserve"> </w:t>
      </w:r>
      <w:r>
        <w:t xml:space="preserve">returns 3.5, not 3.</w:t>
      </w:r>
      <w:r>
        <w:t xml:space="preserve"> </w:t>
      </w:r>
      <w:r>
        <w:t xml:space="preserve">The usual sample median is another interpolated quantile:</w:t>
      </w:r>
      <w:r>
        <w:t xml:space="preserve"> </w:t>
      </w:r>
      <w:r>
        <w:t xml:space="preserve">for an even number of observations,</w:t>
      </w:r>
      <w:r>
        <w:t xml:space="preserve"> </w:t>
      </w:r>
      <w:r>
        <w:t xml:space="preserve">it averages the two middle order statistics.</w:t>
      </w:r>
      <w:r>
        <w:t xml:space="preserve"> </w:t>
      </w:r>
      <w:r>
        <w:t xml:space="preserve">These notes use</w:t>
      </w:r>
      <w:r>
        <w:t xml:space="preserve"> </w:t>
      </w:r>
      <w:hyperlink w:anchor="def-sample-quantile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which always returns one of the observed values.</w:t>
      </w:r>
    </w:p>
    <w:bookmarkEnd w:id="28"/>
    <w:p>
      <w:pPr>
        <w:pStyle w:val="BodyText"/>
      </w:pPr>
      <w:r>
        <w:t xml:space="preserve">Hogg et al. [7, Sec. 7.5], pp. 337–343</w:t>
      </w:r>
      <w:r>
        <w:t xml:space="preserve"> </w:t>
      </w:r>
      <w:r>
        <w:t xml:space="preserve">covers distribution-free confidence intervals for percentiles.</w:t>
      </w:r>
    </w:p>
    <w:bookmarkEnd w:id="29"/>
    <w:bookmarkStart w:id="39" w:name="X098afd29d2cc0af81e1daaf31ade1d91d7df2a7"/>
    <w:p>
      <w:pPr>
        <w:pStyle w:val="Heading2"/>
      </w:pPr>
      <w:r>
        <w:t xml:space="preserve">5 The empirical CDF and quantile function as generalized inverses</w:t>
      </w:r>
    </w:p>
    <w:bookmarkStart w:id="38" w:name="fig-ecdf-sample-quantile-example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3" w:name="fig-ecd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4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7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length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sort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p_ord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n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ecdf_x_padding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x_min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x_max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x_ord)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(x_ord, x_max)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f_levels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ecdf_open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ecdf_closed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ecdf_pieces,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ecdf_open,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ecdf_closed,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x_max),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1.05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plain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"F"</w:t>
                  </w:r>
                  <w:r>
                    <w:rPr>
                      <w:rStyle w:val="NormalTok"/>
                    </w:rPr>
                    <w:t xml:space="preserve">))(t)))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2-1.png" id="3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Empirical CDF, horizontal pieces only.</w:t>
                  </w:r>
                  <w:r>
                    <w:t xml:space="preserve"> </w:t>
                  </w:r>
                  <w:r>
                    <w:t xml:space="preserve">Closed circles mark included endpoints;</w:t>
                  </w:r>
                  <w:r>
                    <w:t xml:space="preserve"> </w:t>
                  </w:r>
                  <w:r>
                    <w:t xml:space="preserve">open circles mark excluded endpoints.</w:t>
                  </w:r>
                </w:p>
                <w:bookmarkEnd w:id="33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7" w:name="fig-eq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eqf_y_padding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0.5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p_ord[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n])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p_ord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eqf_pieces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q_left,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q_right,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(eqf_pieces)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eqf_y_padding,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eqf_y_padding)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"p"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(Q)(p)))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3-1.png" id="3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Sample quantile function, horizontal pieces only.</w:t>
                  </w:r>
                  <w:r>
                    <w:t xml:space="preserve"> </w:t>
                  </w:r>
                  <w:r>
                    <w:t xml:space="preserve">Open circles mark excluded left endpoints;</w:t>
                  </w:r>
                  <w:r>
                    <w:t xml:space="preserve"> </w:t>
                  </w:r>
                  <w:r>
                    <w:t xml:space="preserve">closed circles mark included right endpoints.</w:t>
                  </w:r>
                </w:p>
                <w:bookmarkEnd w:id="37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empirical CDF and the sample quantile function</w:t>
      </w:r>
      <w:r>
        <w:t xml:space="preserve"> </w:t>
      </w:r>
      <w:r>
        <w:t xml:space="preserve">for the data 4, 1, 7, 3</w:t>
      </w:r>
      <w:r>
        <w:t xml:space="preserve"> </w:t>
      </w:r>
      <w:r>
        <w:t xml:space="preserve">(order statistics 1, 3, 4, 7).</w:t>
      </w:r>
    </w:p>
    <w:bookmarkEnd w:id="38"/>
    <w:p>
      <w:pPr>
        <w:pStyle w:val="BodyText"/>
      </w:pPr>
      <w:r>
        <w:t xml:space="preserve">Both functions in</w:t>
      </w:r>
      <w:r>
        <w:t xml:space="preserve"> </w:t>
      </w:r>
      <w:hyperlink w:anchor="fig-ecdf-sample-quantile-examp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are step functions,</w:t>
      </w:r>
      <w:r>
        <w:t xml:space="preserve"> </w:t>
      </w:r>
      <w:r>
        <w:t xml:space="preserve">so neither is one-to-one.</w:t>
      </w:r>
      <w:r>
        <w:t xml:space="preserve"> </w:t>
      </w:r>
      <w:r>
        <w:t xml:space="preserve">Each flat piece of one function</w:t>
      </w:r>
      <w:r>
        <w:t xml:space="preserve"> </w:t>
      </w:r>
      <w:r>
        <w:t xml:space="preserve">corresponds to a jump of the other:</w:t>
      </w:r>
      <w:r>
        <w:t xml:space="preserve"> </w:t>
      </w:r>
      <w:r>
        <w:t xml:space="preserve">for example,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jumps from 3 to 4 at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w:r>
        <w:rPr>
          <w:i/>
          <w:iCs/>
        </w:rPr>
        <w:t xml:space="preserve">generalized</w:t>
      </w:r>
      <w:r>
        <w:t xml:space="preserve"> </w:t>
      </w:r>
      <w:r>
        <w:t xml:space="preserve">inverse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not an inverse in the usual sense: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with equality only at the observed values.</w:t>
      </w:r>
    </w:p>
    <w:p>
      <w:pPr>
        <w:pStyle w:val="BodyText"/>
      </w:pPr>
      <w:r>
        <w:t xml:space="preserve">These readings look ahead from the empirical CDF to distribution-free tests, which this page does not cover:</w:t>
      </w:r>
    </w:p>
    <w:p>
      <w:pPr>
        <w:pStyle w:val="Compact"/>
        <w:numPr>
          <w:ilvl w:val="0"/>
          <w:numId w:val="1003"/>
        </w:numPr>
      </w:pPr>
      <w:r>
        <w:t xml:space="preserve">Hogg et al. [7, Sec. 8.5], pp. 392–402</w:t>
      </w:r>
      <w:r>
        <w:t xml:space="preserve"> </w:t>
      </w:r>
      <w:r>
        <w:t xml:space="preserve">covers some distribution-free tests.</w:t>
      </w:r>
    </w:p>
    <w:p>
      <w:pPr>
        <w:pStyle w:val="Compact"/>
        <w:numPr>
          <w:ilvl w:val="0"/>
          <w:numId w:val="1003"/>
        </w:numPr>
      </w:pPr>
      <w:r>
        <w:t xml:space="preserve">Rice [5, Sec. 11.2.3], pp. 435–442</w:t>
      </w:r>
      <w:r>
        <w:t xml:space="preserve"> </w:t>
      </w:r>
      <w:r>
        <w:t xml:space="preserve">covers the Mann–Whitney test.</w:t>
      </w:r>
    </w:p>
    <w:p>
      <w:pPr>
        <w:pStyle w:val="Compact"/>
        <w:numPr>
          <w:ilvl w:val="0"/>
          <w:numId w:val="1003"/>
        </w:numPr>
      </w:pPr>
      <w:r>
        <w:t xml:space="preserve">Rice [5, Sec. 11.3.2], pp. 448–449</w:t>
      </w:r>
      <w:r>
        <w:t xml:space="preserve"> </w:t>
      </w:r>
      <w:r>
        <w:t xml:space="preserve">covers the signed rank test.</w:t>
      </w:r>
    </w:p>
    <w:p>
      <w:pPr>
        <w:pStyle w:val="Compact"/>
        <w:numPr>
          <w:ilvl w:val="0"/>
          <w:numId w:val="1003"/>
        </w:numPr>
      </w:pPr>
      <w:r>
        <w:t xml:space="preserve">Rice [5, Sec. 12.2.3], p. 488</w:t>
      </w:r>
      <w:r>
        <w:t xml:space="preserve"> </w:t>
      </w:r>
      <w:r>
        <w:t xml:space="preserve">covers the Kruskal–Wallis test.</w:t>
      </w:r>
    </w:p>
    <w:bookmarkEnd w:id="39"/>
    <w:bookmarkStart w:id="57" w:name="references"/>
    <w:p>
      <w:pPr>
        <w:pStyle w:val="Heading2"/>
      </w:pPr>
      <w:r>
        <w:t xml:space="preserve">References</w:t>
      </w:r>
    </w:p>
    <w:bookmarkStart w:id="56" w:name="refs"/>
    <w:bookmarkStart w:id="41" w:name="ref-wikipedia_empirical_measur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“Empirical measure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">
        <w:r>
          <w:rPr>
            <w:rStyle w:val="Hyperlink"/>
          </w:rPr>
          <w:t xml:space="preserve">https://en.wikipedia.org/wiki/Empirical_measure</w:t>
        </w:r>
      </w:hyperlink>
    </w:p>
    <w:bookmarkEnd w:id="41"/>
    <w:bookmarkStart w:id="43" w:name="ref-hastie2009element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42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43"/>
    <w:bookmarkStart w:id="45" w:name="ref-efron1993introduc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B. Efron and R. J. Tibshirani,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in Monographs on statistics and applied probability, no. 57. New York: Chapman &amp; Hall/CRC, 1993. doi:</w:t>
      </w:r>
      <w:r>
        <w:t xml:space="preserve"> </w:t>
      </w:r>
      <w:hyperlink r:id="rId44">
        <w:r>
          <w:rPr>
            <w:rStyle w:val="Hyperlink"/>
          </w:rPr>
          <w:t xml:space="preserve">10.1201/9780429246593</w:t>
        </w:r>
      </w:hyperlink>
      <w:r>
        <w:t xml:space="preserve">.</w:t>
      </w:r>
    </w:p>
    <w:bookmarkEnd w:id="45"/>
    <w:bookmarkStart w:id="47" w:name="X27e6850da63504b4cff3f6a81035ba4ab86b0e0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“Empirical distribution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6">
        <w:r>
          <w:rPr>
            <w:rStyle w:val="Hyperlink"/>
          </w:rPr>
          <w:t xml:space="preserve">https://en.wikipedia.org/wiki/Empirical_distribution_function</w:t>
        </w:r>
      </w:hyperlink>
    </w:p>
    <w:bookmarkEnd w:id="47"/>
    <w:bookmarkStart w:id="48" w:name="ref-rice2007mathematical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48"/>
    <w:bookmarkStart w:id="50" w:name="ref-wikipedia_order_statistic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“Order 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9">
        <w:r>
          <w:rPr>
            <w:rStyle w:val="Hyperlink"/>
          </w:rPr>
          <w:t xml:space="preserve">https://en.wikipedia.org/wiki/Order_statistic</w:t>
        </w:r>
      </w:hyperlink>
    </w:p>
    <w:bookmarkEnd w:id="50"/>
    <w:bookmarkStart w:id="51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51"/>
    <w:bookmarkStart w:id="53" w:name="ref-CaseBerg01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52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53"/>
    <w:bookmarkStart w:id="55" w:name="ref-wikipedia_quantile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“Quantile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4">
        <w:r>
          <w:rPr>
            <w:rStyle w:val="Hyperlink"/>
          </w:rPr>
          <w:t xml:space="preserve">https://en.wikipedia.org/wiki/Quantile</w:t>
        </w:r>
      </w:hyperlink>
    </w:p>
    <w:bookmarkEnd w:id="55"/>
    <w:bookmarkEnd w:id="56"/>
    <w:bookmarkEnd w:id="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0" Type="http://schemas.openxmlformats.org/officeDocument/2006/relationships/image" Target="media/rId30.png"/><Relationship Id="rId34" Type="http://schemas.openxmlformats.org/officeDocument/2006/relationships/image" Target="media/rId34.png"/><Relationship Id="rId12" Type="http://schemas.openxmlformats.org/officeDocument/2006/relationships/hyperlink" Target="exploratory-descriptive.qmd#def-population-distribution" TargetMode="External"/><Relationship Id="rId13" Type="http://schemas.openxmlformats.org/officeDocument/2006/relationships/hyperlink" Target="exploratory-descriptive.qmd#def-sample-mean" TargetMode="External"/><Relationship Id="rId42" Type="http://schemas.openxmlformats.org/officeDocument/2006/relationships/hyperlink" Target="https://doi.org/10.1007/978-0-387-84858-7" TargetMode="External"/><Relationship Id="rId44" Type="http://schemas.openxmlformats.org/officeDocument/2006/relationships/hyperlink" Target="https://doi.org/10.1201/9780429246593" TargetMode="External"/><Relationship Id="rId46" Type="http://schemas.openxmlformats.org/officeDocument/2006/relationships/hyperlink" Target="https://en.wikipedia.org/wiki/Empirical_distribution_function" TargetMode="External"/><Relationship Id="rId40" Type="http://schemas.openxmlformats.org/officeDocument/2006/relationships/hyperlink" Target="https://en.wikipedia.org/wiki/Empirical_measure" TargetMode="External"/><Relationship Id="rId49" Type="http://schemas.openxmlformats.org/officeDocument/2006/relationships/hyperlink" Target="https://en.wikipedia.org/wiki/Order_statistic" TargetMode="External"/><Relationship Id="rId54" Type="http://schemas.openxmlformats.org/officeDocument/2006/relationships/hyperlink" Target="https://en.wikipedia.org/wiki/Quantile" TargetMode="External"/><Relationship Id="rId16" Type="http://schemas.openxmlformats.org/officeDocument/2006/relationships/hyperlink" Target="https://morrison-lab.github.io/mds/functions.html#def-function" TargetMode="External"/><Relationship Id="rId9" Type="http://schemas.openxmlformats.org/officeDocument/2006/relationships/hyperlink" Target="https://morrison-lab.github.io/pds/probability-basics.html#def-random-choice" TargetMode="External"/><Relationship Id="rId15" Type="http://schemas.openxmlformats.org/officeDocument/2006/relationships/hyperlink" Target="https://morrison-lab.github.io/pds/random-variables.html#def-cdf" TargetMode="External"/><Relationship Id="rId25" Type="http://schemas.openxmlformats.org/officeDocument/2006/relationships/hyperlink" Target="https://morrison-lab.github.io/pds/random-variables.html#def-quantile-function" TargetMode="External"/><Relationship Id="rId52" Type="http://schemas.openxmlformats.org/officeDocument/2006/relationships/hyperlink" Target="https://www.cengage.com/c/statistical-inference-2e-casella-berger/9780534243128/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exploratory-descriptive.qmd#def-population-distribution" TargetMode="External"/><Relationship Id="rId13" Type="http://schemas.openxmlformats.org/officeDocument/2006/relationships/hyperlink" Target="exploratory-descriptive.qmd#def-sample-mean" TargetMode="External"/><Relationship Id="rId42" Type="http://schemas.openxmlformats.org/officeDocument/2006/relationships/hyperlink" Target="https://doi.org/10.1007/978-0-387-84858-7" TargetMode="External"/><Relationship Id="rId44" Type="http://schemas.openxmlformats.org/officeDocument/2006/relationships/hyperlink" Target="https://doi.org/10.1201/9780429246593" TargetMode="External"/><Relationship Id="rId46" Type="http://schemas.openxmlformats.org/officeDocument/2006/relationships/hyperlink" Target="https://en.wikipedia.org/wiki/Empirical_distribution_function" TargetMode="External"/><Relationship Id="rId40" Type="http://schemas.openxmlformats.org/officeDocument/2006/relationships/hyperlink" Target="https://en.wikipedia.org/wiki/Empirical_measure" TargetMode="External"/><Relationship Id="rId49" Type="http://schemas.openxmlformats.org/officeDocument/2006/relationships/hyperlink" Target="https://en.wikipedia.org/wiki/Order_statistic" TargetMode="External"/><Relationship Id="rId54" Type="http://schemas.openxmlformats.org/officeDocument/2006/relationships/hyperlink" Target="https://en.wikipedia.org/wiki/Quantile" TargetMode="External"/><Relationship Id="rId16" Type="http://schemas.openxmlformats.org/officeDocument/2006/relationships/hyperlink" Target="https://morrison-lab.github.io/mds/functions.html#def-function" TargetMode="External"/><Relationship Id="rId9" Type="http://schemas.openxmlformats.org/officeDocument/2006/relationships/hyperlink" Target="https://morrison-lab.github.io/pds/probability-basics.html#def-random-choice" TargetMode="External"/><Relationship Id="rId15" Type="http://schemas.openxmlformats.org/officeDocument/2006/relationships/hyperlink" Target="https://morrison-lab.github.io/pds/random-variables.html#def-cdf" TargetMode="External"/><Relationship Id="rId25" Type="http://schemas.openxmlformats.org/officeDocument/2006/relationships/hyperlink" Target="https://morrison-lab.github.io/pds/random-variables.html#def-quantile-function" TargetMode="External"/><Relationship Id="rId52" Type="http://schemas.openxmlformats.org/officeDocument/2006/relationships/hyperlink" Target="https://www.cengage.com/c/statistical-inference-2e-casella-berger/9780534243128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Nonparametric Models</dc:title>
  <dc:creator/>
  <cp:keywords/>
  <dcterms:created xsi:type="dcterms:W3CDTF">2026-10-23T18:13:05Z</dcterms:created>
  <dcterms:modified xsi:type="dcterms:W3CDTF">2026-10-23T18:13:05Z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2026-10-23 10:50:20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