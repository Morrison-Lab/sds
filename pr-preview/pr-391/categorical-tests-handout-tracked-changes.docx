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5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5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bookmarkStart w:id="46" w:name="exr-odds-from-joint-probs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Exercise 1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6"/>
        </w:numPr>
      </w:pPr>
      <m:oMath>
        <m:r>
          <m:t>X</m:t>
        </m:r>
      </m:oMath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</w:t>
        </w:r>
      </w:ins>
      <w:ins w:id="8" w:author="PR Preview" w:date="2026-01-01T00:00:00Z">
        <w:r>
          <w:t xml:space="preserve"> </w:t>
        </w:r>
      </w:ins>
      <m:oMath>
        <m:r>
          <m:t>Y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hyperlink r:id="rId30">
        <w:ins w:id="12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random variables, each with values</w:t>
        </w:r>
      </w:ins>
      <w:ins w:id="15" w:author="PR Preview" w:date="2026-01-01T00:00:00Z">
        <w:r>
          <w:t xml:space="preserve"> </w:t>
        </w:r>
      </w:ins>
      <m:oMath>
        <m:r>
          <m:t>0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t>1</m:t>
        </m:r>
      </m:oMath>
      <w:ins w:id="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for each</w:t>
        </w:r>
      </w:ins>
      <w:ins w:id="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3" w:author="PR Preview" w:date="2026-01-01T00:00:00Z">
        <w:r>
          <w:t xml:space="preserve">.</w:t>
        </w:r>
      </w:ins>
    </w:p>
    <w:p>
      <w:pPr>
        <w:pStyle w:val="FirstParagraph"/>
      </w:pPr>
      <w:ins w:id="24" w:author="PR Preview" w:date="2026-01-01T00:00:00Z">
        <w:r>
          <w:t xml:space="preserve">Express the</w:t>
        </w:r>
      </w:ins>
      <w:ins w:id="25" w:author="PR Preview" w:date="2026-01-01T00:00:00Z">
        <w:r>
          <w:t xml:space="preserve"> </w:t>
        </w:r>
      </w:ins>
      <w:hyperlink r:id="rId43">
        <w:ins w:id="26" w:author="PR Preview" w:date="2026-01-01T00:00:00Z">
          <w:r>
            <w:rPr>
              <w:rStyle w:val="Hyperlink"/>
            </w:rPr>
            <w:t xml:space="preserve">odds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of</w:t>
        </w:r>
      </w:ins>
      <w:ins w:id="2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given</w:t>
        </w:r>
      </w:ins>
      <w:ins w:id="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in terms of the joint probabilities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9" w:author="PR Preview" w:date="2026-01-01T00:00:00Z">
        <w:r>
          <w:t xml:space="preserve">.</w:t>
        </w:r>
      </w:ins>
    </w:p>
    <w:bookmarkEnd w:id="46"/>
    <w:bookmarkStart w:id="47" w:name="sol-odds-from-joint-probs"/>
    <w:p>
      <w:pPr>
        <w:pStyle w:val="BodyText"/>
      </w:pPr>
      <w:ins w:id="40" w:author="PR Preview" w:date="2026-01-01T00:00:00Z">
        <w:r>
          <w:rPr>
            <w:i/>
            <w:iCs/>
          </w:rPr>
          <w:t xml:space="preserve">Solution 1</w:t>
        </w:r>
      </w:ins>
      <w:ins w:id="4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thm-odds-ratio-cross-product"/>
    <w:p>
      <w:pPr>
        <w:pStyle w:val="FirstParagraph"/>
      </w:pPr>
      <w:ins w:id="42" w:author="PR Preview" w:date="2026-01-01T00:00:00Z">
        <w:r>
          <w:rPr>
            <w:b/>
            <w:bCs/>
          </w:rPr>
          <w:t xml:space="preserve">Theorem 2 (The odds ratio as a ratio of cross products)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7"/>
        </w:numPr>
      </w:pPr>
      <m:oMath>
        <m:r>
          <m:t>X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</w:t>
        </w:r>
      </w:ins>
      <w:ins w:id="47" w:author="PR Preview" w:date="2026-01-01T00:00:00Z">
        <w:r>
          <w:t xml:space="preserve"> </w:t>
        </w:r>
      </w:ins>
      <m:oMath>
        <m:r>
          <m:t>Y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be</w:t>
        </w:r>
      </w:ins>
      <w:ins w:id="50" w:author="PR Preview" w:date="2026-01-01T00:00:00Z">
        <w:r>
          <w:t xml:space="preserve"> </w:t>
        </w:r>
      </w:ins>
      <w:hyperlink r:id="rId30">
        <w:ins w:id="51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random variables, each with values</w:t>
        </w:r>
      </w:ins>
      <w:ins w:id="54" w:author="PR Preview" w:date="2026-01-01T00:00:00Z">
        <w:r>
          <w:t xml:space="preserve"> </w:t>
        </w:r>
      </w:ins>
      <m:oMath>
        <m:r>
          <m:t>0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</w:t>
        </w:r>
      </w:ins>
      <w:ins w:id="57" w:author="PR Preview" w:date="2026-01-01T00:00:00Z">
        <w:r>
          <w:t xml:space="preserve"> </w:t>
        </w:r>
      </w:ins>
      <m:oMath>
        <m:r>
          <m:t>1</m:t>
        </m:r>
      </m:oMath>
      <w:ins w:id="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for each</w:t>
        </w:r>
      </w:ins>
      <w:ins w:id="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2" w:author="PR Preview" w:date="2026-01-01T00:00:00Z">
        <w:r>
          <w:t xml:space="preserve">.</w:t>
        </w:r>
      </w:ins>
    </w:p>
    <w:p>
      <w:pPr>
        <w:pStyle w:val="FirstParagraph"/>
      </w:pPr>
      <w:ins w:id="63" w:author="PR Preview" w:date="2026-01-01T00:00:00Z">
        <w:r>
          <w:t xml:space="preserve">The</w:t>
        </w:r>
      </w:ins>
      <w:ins w:id="64" w:author="PR Preview" w:date="2026-01-01T00:00:00Z">
        <w:r>
          <w:t xml:space="preserve"> </w:t>
        </w:r>
      </w:ins>
      <w:hyperlink w:anchor="def-odds-ratio">
        <w:ins w:id="65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</w:t>
        </w:r>
      </w:ins>
      <w:ins w:id="6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comparing the group</w:t>
        </w:r>
      </w:ins>
      <w:ins w:id="7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the</w:t>
        </w:r>
      </w:ins>
      <w:ins w:id="74" w:author="PR Preview" w:date="2026-01-01T00:00:00Z">
        <w:r>
          <w:t xml:space="preserve"> </w:t>
        </w:r>
      </w:ins>
      <w:hyperlink w:anchor="def-reference-group">
        <w:ins w:id="75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ins w:id="79" w:author="PR Preview" w:date="2026-01-01T00:00:00Z">
        <w:r>
          <w:rPr>
            <w:i/>
            <w:iCs/>
          </w:rPr>
          <w:t xml:space="preserve">Proof</w:t>
        </w:r>
      </w:ins>
      <w:ins w:id="80" w:author="PR Preview" w:date="2026-01-01T00:00:00Z">
        <w:r>
          <w:t xml:space="preserve">. </w:t>
        </w:r>
      </w:ins>
      <w:ins w:id="81" w:author="PR Preview" w:date="2026-01-01T00:00:00Z">
        <w:r>
          <w:t xml:space="preserve">By</w:t>
        </w:r>
      </w:ins>
      <w:ins w:id="82" w:author="PR Preview" w:date="2026-01-01T00:00:00Z">
        <w:r>
          <w:t xml:space="preserve"> </w:t>
        </w:r>
      </w:ins>
      <w:hyperlink w:anchor="sol-odds-from-joint-probs">
        <w:ins w:id="8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84" w:author="PR Preview" w:date="2026-01-01T00:00:00Z">
        <w:r>
          <w:t xml:space="preserve">, the</w:t>
        </w:r>
      </w:ins>
      <w:ins w:id="85" w:author="PR Preview" w:date="2026-01-01T00:00:00Z">
        <w:r>
          <w:t xml:space="preserve"> </w:t>
        </w:r>
      </w:ins>
      <w:hyperlink r:id="rId43">
        <w:ins w:id="86" w:author="PR Preview" w:date="2026-01-01T00:00:00Z">
          <w:r>
            <w:rPr>
              <w:rStyle w:val="Hyperlink"/>
            </w:rPr>
            <w:t xml:space="preserve">odds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of</w:t>
        </w:r>
      </w:ins>
      <w:ins w:id="8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in the group</w:t>
        </w:r>
      </w:ins>
      <w:ins w:id="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are</w:t>
        </w:r>
      </w:ins>
      <w:ins w:id="9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 the same solution, the odds of</w:t>
        </w:r>
      </w:ins>
      <w:ins w:id="9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in the group</w:t>
        </w:r>
      </w:ins>
      <w:ins w:id="1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are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06" w:author="PR Preview" w:date="2026-01-01T00:00:00Z">
        <w:r>
          <w:t xml:space="preserve">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hyperlink w:anchor="def-odds-ratio">
        <w:ins w:id="110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 first odds divided by the second.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Dividing by a fraction is multiplying by its reciprocal, which gives the stated product of the four joint probabilities.</w:t>
        </w:r>
      </w:ins>
    </w:p>
    <w:bookmarkStart w:id="49" w:name="exm-hers-odds-ratio-cross-product"/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10 (The HERS odds ratio from the cell proportions)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Take</w:t>
        </w:r>
      </w:ins>
      <w:ins w:id="1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for hormone therapy and</w:t>
        </w:r>
      </w:ins>
      <w:ins w:id="1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for placebo, and</w:t>
        </w:r>
      </w:ins>
      <w:ins w:id="12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for regular exercise.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 estimated joint probabilities are the cell proportions of the HERS table:</w:t>
        </w:r>
      </w:ins>
    </w:p>
    <w:p>
      <w:pPr>
        <w:pStyle w:val="SourceCode"/>
      </w:pPr>
      <w:ins w:id="129" w:author="PR Preview" w:date="2026-01-01T00:00:00Z">
        <w:r>
          <w:rPr>
            <w:rStyle w:val="NormalTok"/>
          </w:rPr>
          <w:t xml:space="preserve">joint_hat </w:t>
        </w:r>
      </w:ins>
      <w:ins w:id="130" w:author="PR Preview" w:date="2026-01-01T00:00:00Z">
        <w:r>
          <w:rPr>
            <w:rStyle w:val="OtherTok"/>
          </w:rPr>
          <w:t xml:space="preserve">&lt;-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FunctionTok"/>
          </w:rPr>
          <w:t xml:space="preserve">prop.table</w:t>
        </w:r>
      </w:ins>
      <w:ins w:id="133" w:author="PR Preview" w:date="2026-01-01T00:00:00Z">
        <w:r>
          <w:rPr>
            <w:rStyle w:val="NormalTok"/>
          </w:rPr>
          <w:t xml:space="preserve">(</w:t>
        </w:r>
      </w:ins>
      <w:ins w:id="134" w:author="PR Preview" w:date="2026-01-01T00:00:00Z">
        <w:r>
          <w:rPr>
            <w:rStyle w:val="FunctionTok"/>
          </w:rPr>
          <w:t xml:space="preserve">table</w:t>
        </w:r>
      </w:ins>
      <w:ins w:id="135" w:author="PR Preview" w:date="2026-01-01T00:00:00Z">
        <w:r>
          <w:rPr>
            <w:rStyle w:val="NormalTok"/>
          </w:rPr>
          <w:t xml:space="preserve">(</w:t>
        </w:r>
      </w:ins>
      <w:ins w:id="136" w:author="PR Preview" w:date="2026-01-01T00:00:00Z">
        <w:r>
          <w:rPr>
            <w:rStyle w:val="AttributeTok"/>
          </w:rPr>
          <w:t xml:space="preserve">HT =</w:t>
        </w:r>
      </w:ins>
      <w:ins w:id="137" w:author="PR Preview" w:date="2026-01-01T00:00:00Z">
        <w:r>
          <w:rPr>
            <w:rStyle w:val="NormalTok"/>
          </w:rPr>
          <w:t xml:space="preserve"> hers</w:t>
        </w:r>
      </w:ins>
      <w:ins w:id="138" w:author="PR Preview" w:date="2026-01-01T00:00:00Z">
        <w:r>
          <w:rPr>
            <w:rStyle w:val="SpecialCharTok"/>
          </w:rPr>
          <w:t xml:space="preserve">$</w:t>
        </w:r>
      </w:ins>
      <w:ins w:id="139" w:author="PR Preview" w:date="2026-01-01T00:00:00Z">
        <w:r>
          <w:rPr>
            <w:rStyle w:val="NormalTok"/>
          </w:rPr>
          <w:t xml:space="preserve">HT, </w:t>
        </w:r>
      </w:ins>
      <w:ins w:id="140" w:author="PR Preview" w:date="2026-01-01T00:00:00Z">
        <w:r>
          <w:rPr>
            <w:rStyle w:val="AttributeTok"/>
          </w:rPr>
          <w:t xml:space="preserve">exercise =</w:t>
        </w:r>
      </w:ins>
      <w:ins w:id="141" w:author="PR Preview" w:date="2026-01-01T00:00:00Z">
        <w:r>
          <w:rPr>
            <w:rStyle w:val="NormalTok"/>
          </w:rPr>
          <w:t xml:space="preserve"> hers</w:t>
        </w:r>
      </w:ins>
      <w:ins w:id="142" w:author="PR Preview" w:date="2026-01-01T00:00:00Z">
        <w:r>
          <w:rPr>
            <w:rStyle w:val="SpecialCharTok"/>
          </w:rPr>
          <w:t xml:space="preserve">$</w:t>
        </w:r>
      </w:ins>
      <w:ins w:id="143" w:author="PR Preview" w:date="2026-01-01T00:00:00Z">
        <w:r>
          <w:rPr>
            <w:rStyle w:val="NormalTok"/>
          </w:rPr>
          <w:t xml:space="preserve">exercise))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cross_ratio </w:t>
        </w:r>
      </w:ins>
      <w:ins w:id="146" w:author="PR Preview" w:date="2026-01-01T00:00:00Z">
        <w:r>
          <w:rPr>
            <w:rStyle w:val="OtherTok"/>
          </w:rPr>
          <w:t xml:space="preserve">&lt;-</w:t>
        </w:r>
      </w:ins>
      <w:ins w:id="147" w:author="PR Preview" w:date="2026-01-01T00:00:00Z">
        <w:r>
          <w:br/>
        </w:r>
      </w:ins>
      <w:ins w:id="148" w:author="PR Preview" w:date="2026-01-01T00:00:00Z">
        <w:r>
          <w:rPr>
            <w:rStyle w:val="NormalTok"/>
          </w:rPr>
          <w:t xml:space="preserve">  joint_hat[</w:t>
        </w:r>
      </w:ins>
      <w:ins w:id="149" w:author="PR Preview" w:date="2026-01-01T00:00:00Z">
        <w:r>
          <w:rPr>
            <w:rStyle w:val="StringTok"/>
          </w:rPr>
          <w:t xml:space="preserve">"hormone therapy"</w:t>
        </w:r>
      </w:ins>
      <w:ins w:id="150" w:author="PR Preview" w:date="2026-01-01T00:00:00Z">
        <w:r>
          <w:rPr>
            <w:rStyle w:val="NormalTok"/>
          </w:rPr>
          <w:t xml:space="preserve">, </w:t>
        </w:r>
      </w:ins>
      <w:ins w:id="151" w:author="PR Preview" w:date="2026-01-01T00:00:00Z">
        <w:r>
          <w:rPr>
            <w:rStyle w:val="StringTok"/>
          </w:rPr>
          <w:t xml:space="preserve">"yes"</w:t>
        </w:r>
      </w:ins>
      <w:ins w:id="152" w:author="PR Preview" w:date="2026-01-01T00:00:00Z">
        <w:r>
          <w:rPr>
            <w:rStyle w:val="NormalTok"/>
          </w:rPr>
          <w:t xml:space="preserve">] </w:t>
        </w:r>
      </w:ins>
      <w:ins w:id="153" w:author="PR Preview" w:date="2026-01-01T00:00:00Z">
        <w:r>
          <w:rPr>
            <w:rStyle w:val="SpecialCharTok"/>
          </w:rPr>
          <w:t xml:space="preserve">*</w:t>
        </w:r>
      </w:ins>
      <w:ins w:id="154" w:author="PR Preview" w:date="2026-01-01T00:00:00Z">
        <w:r>
          <w:rPr>
            <w:rStyle w:val="NormalTok"/>
          </w:rPr>
          <w:t xml:space="preserve"> joint_hat[</w:t>
        </w:r>
      </w:ins>
      <w:ins w:id="155" w:author="PR Preview" w:date="2026-01-01T00:00:00Z">
        <w:r>
          <w:rPr>
            <w:rStyle w:val="StringTok"/>
          </w:rPr>
          <w:t xml:space="preserve">"placebo"</w:t>
        </w:r>
      </w:ins>
      <w:ins w:id="156" w:author="PR Preview" w:date="2026-01-01T00:00:00Z">
        <w:r>
          <w:rPr>
            <w:rStyle w:val="NormalTok"/>
          </w:rPr>
          <w:t xml:space="preserve">, </w:t>
        </w:r>
      </w:ins>
      <w:ins w:id="157" w:author="PR Preview" w:date="2026-01-01T00:00:00Z">
        <w:r>
          <w:rPr>
            <w:rStyle w:val="StringTok"/>
          </w:rPr>
          <w:t xml:space="preserve">"no"</w:t>
        </w:r>
      </w:ins>
      <w:ins w:id="158" w:author="PR Preview" w:date="2026-01-01T00:00:00Z">
        <w:r>
          <w:rPr>
            <w:rStyle w:val="NormalTok"/>
          </w:rPr>
          <w:t xml:space="preserve">] </w:t>
        </w:r>
      </w:ins>
      <w:ins w:id="159" w:author="PR Preview" w:date="2026-01-01T00:00:00Z">
        <w:r>
          <w:rPr>
            <w:rStyle w:val="SpecialCharTok"/>
          </w:rPr>
          <w:t xml:space="preserve">/</w:t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  (joint_hat[</w:t>
        </w:r>
      </w:ins>
      <w:ins w:id="162" w:author="PR Preview" w:date="2026-01-01T00:00:00Z">
        <w:r>
          <w:rPr>
            <w:rStyle w:val="StringTok"/>
          </w:rPr>
          <w:t xml:space="preserve">"hormone therapy"</w:t>
        </w:r>
      </w:ins>
      <w:ins w:id="163" w:author="PR Preview" w:date="2026-01-01T00:00:00Z">
        <w:r>
          <w:rPr>
            <w:rStyle w:val="NormalTok"/>
          </w:rPr>
          <w:t xml:space="preserve">, </w:t>
        </w:r>
      </w:ins>
      <w:ins w:id="164" w:author="PR Preview" w:date="2026-01-01T00:00:00Z">
        <w:r>
          <w:rPr>
            <w:rStyle w:val="StringTok"/>
          </w:rPr>
          <w:t xml:space="preserve">"no"</w:t>
        </w:r>
      </w:ins>
      <w:ins w:id="165" w:author="PR Preview" w:date="2026-01-01T00:00:00Z">
        <w:r>
          <w:rPr>
            <w:rStyle w:val="NormalTok"/>
          </w:rPr>
          <w:t xml:space="preserve">] </w:t>
        </w:r>
      </w:ins>
      <w:ins w:id="166" w:author="PR Preview" w:date="2026-01-01T00:00:00Z">
        <w:r>
          <w:rPr>
            <w:rStyle w:val="SpecialCharTok"/>
          </w:rPr>
          <w:t xml:space="preserve">*</w:t>
        </w:r>
      </w:ins>
      <w:ins w:id="167" w:author="PR Preview" w:date="2026-01-01T00:00:00Z">
        <w:r>
          <w:rPr>
            <w:rStyle w:val="NormalTok"/>
          </w:rPr>
          <w:t xml:space="preserve"> joint_hat[</w:t>
        </w:r>
      </w:ins>
      <w:ins w:id="168" w:author="PR Preview" w:date="2026-01-01T00:00:00Z">
        <w:r>
          <w:rPr>
            <w:rStyle w:val="StringTok"/>
          </w:rPr>
          <w:t xml:space="preserve">"placebo"</w:t>
        </w:r>
      </w:ins>
      <w:ins w:id="169" w:author="PR Preview" w:date="2026-01-01T00:00:00Z">
        <w:r>
          <w:rPr>
            <w:rStyle w:val="NormalTok"/>
          </w:rPr>
          <w:t xml:space="preserve">, </w:t>
        </w:r>
      </w:ins>
      <w:ins w:id="170" w:author="PR Preview" w:date="2026-01-01T00:00:00Z">
        <w:r>
          <w:rPr>
            <w:rStyle w:val="StringTok"/>
          </w:rPr>
          <w:t xml:space="preserve">"yes"</w:t>
        </w:r>
      </w:ins>
      <w:ins w:id="171" w:author="PR Preview" w:date="2026-01-01T00:00:00Z">
        <w:r>
          <w:rPr>
            <w:rStyle w:val="NormalTok"/>
          </w:rPr>
          <w:t xml:space="preserve">])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cross_ratio</w:t>
        </w:r>
      </w:ins>
      <w:ins w:id="174" w:author="PR Preview" w:date="2026-01-01T00:00:00Z">
        <w:r>
          <w:br/>
        </w:r>
      </w:ins>
      <w:ins w:id="175" w:author="PR Preview" w:date="2026-01-01T00:00:00Z">
        <w:r>
          <w:rPr>
            <w:rStyle w:val="CommentTok"/>
          </w:rPr>
          <w:t xml:space="preserve">#&gt; [1] 1.02836</w:t>
        </w:r>
      </w:ins>
    </w:p>
    <w:p>
      <w:pPr>
        <w:pStyle w:val="FirstParagraph"/>
      </w:pPr>
      <w:ins w:id="176" w:author="PR Preview" w:date="2026-01-01T00:00:00Z">
        <w:r>
          <w:t xml:space="preserve">The cross-product expression equals 1.028.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It equals the estimated</w:t>
        </w:r>
      </w:ins>
      <w:ins w:id="179" w:author="PR Preview" w:date="2026-01-01T00:00:00Z">
        <w:r>
          <w:t xml:space="preserve"> </w:t>
        </w:r>
      </w:ins>
      <w:hyperlink w:anchor="def-odds-ratio">
        <w:ins w:id="180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1.028 of</w:t>
        </w:r>
      </w:ins>
      <w:ins w:id="183" w:author="PR Preview" w:date="2026-01-01T00:00:00Z">
        <w:r>
          <w:t xml:space="preserve"> </w:t>
        </w:r>
      </w:ins>
      <w:hyperlink w:anchor="exm-hers-odds-ratio">
        <w:ins w:id="184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85" w:author="PR Preview" w:date="2026-01-01T00:00:00Z">
        <w:r>
          <w:t xml:space="preserve">, as</w:t>
        </w:r>
      </w:ins>
      <w:ins w:id="186" w:author="PR Preview" w:date="2026-01-01T00:00:00Z">
        <w:r>
          <w:t xml:space="preserve"> </w:t>
        </w:r>
      </w:ins>
      <w:hyperlink w:anchor="thm-odds-ratio-cross-product">
        <w:ins w:id="18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states.</w:t>
        </w:r>
      </w:ins>
    </w:p>
    <w:bookmarkEnd w:id="49"/>
    <w:bookmarkStart w:id="50" w:name="thm-odds-ratio-reversible"/>
    <w:p>
      <w:pPr>
        <w:pStyle w:val="BodyText"/>
      </w:pPr>
      <w:ins w:id="190" w:author="PR Preview" w:date="2026-01-01T00:00:00Z">
        <w:r>
          <w:rPr>
            <w:b/>
            <w:bCs/>
          </w:rPr>
          <w:t xml:space="preserve">Theorem 3 (The odds ratio is reversible)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8"/>
        </w:numPr>
      </w:pPr>
      <m:oMath>
        <m:r>
          <m:t>X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</w:t>
        </w:r>
      </w:ins>
      <w:ins w:id="195" w:author="PR Preview" w:date="2026-01-01T00:00:00Z">
        <w:r>
          <w:t xml:space="preserve"> </w:t>
        </w:r>
      </w:ins>
      <m:oMath>
        <m:r>
          <m:t>Y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be</w:t>
        </w:r>
      </w:ins>
      <w:ins w:id="198" w:author="PR Preview" w:date="2026-01-01T00:00:00Z">
        <w:r>
          <w:t xml:space="preserve"> </w:t>
        </w:r>
      </w:ins>
      <w:hyperlink r:id="rId30">
        <w:ins w:id="199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random variables, each with values</w:t>
        </w:r>
      </w:ins>
      <w:ins w:id="202" w:author="PR Preview" w:date="2026-01-01T00:00:00Z">
        <w:r>
          <w:t xml:space="preserve"> </w:t>
        </w:r>
      </w:ins>
      <m:oMath>
        <m:r>
          <m:t>0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</w:t>
        </w:r>
      </w:ins>
      <w:ins w:id="205" w:author="PR Preview" w:date="2026-01-01T00:00:00Z">
        <w:r>
          <w:t xml:space="preserve"> </w:t>
        </w:r>
      </w:ins>
      <m:oMath>
        <m:r>
          <m:t>1</m:t>
        </m:r>
      </m:oMath>
      <w:ins w:id="20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for each</w:t>
        </w:r>
      </w:ins>
      <w:ins w:id="2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10" w:author="PR Preview" w:date="2026-01-01T00:00:00Z">
        <w:r>
          <w:t xml:space="preserve">.</w:t>
        </w:r>
      </w:ins>
    </w:p>
    <w:p>
      <w:pPr>
        <w:pStyle w:val="FirstParagraph"/>
      </w:pPr>
      <w:ins w:id="211" w:author="PR Preview" w:date="2026-01-01T00:00:00Z">
        <w:r>
          <w:t xml:space="preserve">The</w:t>
        </w:r>
      </w:ins>
      <w:ins w:id="212" w:author="PR Preview" w:date="2026-01-01T00:00:00Z">
        <w:r>
          <w:t xml:space="preserve"> </w:t>
        </w:r>
      </w:ins>
      <w:hyperlink w:anchor="def-odds-ratio">
        <w:ins w:id="213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</w:t>
        </w:r>
      </w:ins>
      <w:ins w:id="21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comparing</w:t>
        </w:r>
      </w:ins>
      <w:ins w:id="2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with</w:t>
        </w:r>
      </w:ins>
      <w:ins w:id="2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equals the odds ratio of</w:t>
        </w:r>
      </w:ins>
      <w:ins w:id="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comparing</w:t>
        </w:r>
      </w:ins>
      <w:ins w:id="22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with</w:t>
        </w:r>
      </w:ins>
      <w:ins w:id="23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ins w:id="233" w:author="PR Preview" w:date="2026-01-01T00:00:00Z">
        <w:r>
          <w:rPr>
            <w:i/>
            <w:iCs/>
          </w:rPr>
          <w:t xml:space="preserve">Proof</w:t>
        </w:r>
      </w:ins>
      <w:ins w:id="234" w:author="PR Preview" w:date="2026-01-01T00:00:00Z">
        <w:r>
          <w:t xml:space="preserve">. </w:t>
        </w:r>
      </w:ins>
      <w:ins w:id="235" w:author="PR Preview" w:date="2026-01-01T00:00:00Z">
        <w:r>
          <w:t xml:space="preserve">By</w:t>
        </w:r>
      </w:ins>
      <w:ins w:id="236" w:author="PR Preview" w:date="2026-01-01T00:00:00Z">
        <w:r>
          <w:t xml:space="preserve"> </w:t>
        </w:r>
      </w:ins>
      <w:hyperlink w:anchor="thm-odds-ratio-cross-product">
        <w:ins w:id="2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38" w:author="PR Preview" w:date="2026-01-01T00:00:00Z">
        <w:r>
          <w:t xml:space="preserve">, with the roles of</w:t>
        </w:r>
      </w:ins>
      <w:ins w:id="239" w:author="PR Preview" w:date="2026-01-01T00:00:00Z">
        <w:r>
          <w:t xml:space="preserve"> </w:t>
        </w:r>
      </w:ins>
      <m:oMath>
        <m:r>
          <m:t>X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</w:t>
        </w:r>
      </w:ins>
      <w:ins w:id="242" w:author="PR Preview" w:date="2026-01-01T00:00:00Z">
        <w:r>
          <w:t xml:space="preserve"> </w:t>
        </w:r>
      </w:ins>
      <m:oMath>
        <m:r>
          <m:t>Y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exchanged,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45" w:author="PR Preview" w:date="2026-01-01T00:00:00Z">
        <w:r>
          <w:t xml:space="preserve">The event</w:t>
        </w:r>
      </w:ins>
      <w:ins w:id="24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the event</w:t>
        </w:r>
      </w:ins>
      <w:ins w:id="24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ins w:id="250" w:author="PR Preview" w:date="2026-01-01T00:00:00Z">
        <w:r>
          <w:t xml:space="preserve">, so each joint</w:t>
        </w:r>
      </w:ins>
      <w:ins w:id="251" w:author="PR Preview" w:date="2026-01-01T00:00:00Z">
        <w:r>
          <w:t xml:space="preserve"> </w:t>
        </w:r>
      </w:ins>
      <w:hyperlink r:id="rId31">
        <w:ins w:id="252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here equals the joint probability with its arguments in the other order.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denominator is a product of two joint probabilities, and multiplication is commutative.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Reordering its two factors gives the denominator of</w:t>
        </w:r>
      </w:ins>
      <w:ins w:id="259" w:author="PR Preview" w:date="2026-01-01T00:00:00Z">
        <w:r>
          <w:t xml:space="preserve"> </w:t>
        </w:r>
      </w:ins>
      <w:hyperlink w:anchor="thm-odds-ratio-cross-product">
        <w:ins w:id="26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264" w:author="PR Preview" w:date="2026-01-01T00:00:00Z">
        <w:r>
          <w:t xml:space="preserve">.</w:t>
        </w:r>
      </w:ins>
    </w:p>
    <w:bookmarkStart w:id="51" w:name="exm-hers-odds-ratio-reversible"/>
    <w:p>
      <w:pPr>
        <w:pStyle w:val="BodyText"/>
      </w:pPr>
      <w:ins w:id="265" w:author="PR Preview" w:date="2026-01-01T00:00:00Z">
        <w:r>
          <w:rPr>
            <w:b/>
            <w:bCs/>
          </w:rPr>
          <w:t xml:space="preserve">Example 11 (Reversing the roles of treatment and exercise in HERS)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In</w:t>
        </w:r>
      </w:ins>
      <w:ins w:id="268" w:author="PR Preview" w:date="2026-01-01T00:00:00Z">
        <w:r>
          <w:t xml:space="preserve"> </w:t>
        </w:r>
      </w:ins>
      <w:hyperlink w:anchor="exm-hers-odds-ratio-cross-product">
        <w:ins w:id="26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70" w:author="PR Preview" w:date="2026-01-01T00:00:00Z">
        <w:r>
          <w:t xml:space="preserve">, the</w:t>
        </w:r>
      </w:ins>
      <w:ins w:id="271" w:author="PR Preview" w:date="2026-01-01T00:00:00Z">
        <w:r>
          <w:t xml:space="preserve"> </w:t>
        </w:r>
      </w:ins>
      <w:hyperlink w:anchor="def-odds-ratio">
        <w:ins w:id="272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compares the</w:t>
        </w:r>
      </w:ins>
      <w:ins w:id="275" w:author="PR Preview" w:date="2026-01-01T00:00:00Z">
        <w:r>
          <w:t xml:space="preserve"> </w:t>
        </w:r>
      </w:ins>
      <w:hyperlink r:id="rId43">
        <w:ins w:id="276" w:author="PR Preview" w:date="2026-01-01T00:00:00Z">
          <w:r>
            <w:rPr>
              <w:rStyle w:val="Hyperlink"/>
            </w:rPr>
            <w:t xml:space="preserve">odds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 regular exercise between the hormone therapy and placebo groups.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Reversing the roles compares the odds of hormone therapy between the women who exercise regularly and those who do not:</w:t>
        </w:r>
      </w:ins>
    </w:p>
    <w:p>
      <w:pPr>
        <w:pStyle w:val="SourceCode"/>
      </w:pPr>
      <w:ins w:id="281" w:author="PR Preview" w:date="2026-01-01T00:00:00Z">
        <w:r>
          <w:rPr>
            <w:rStyle w:val="NormalTok"/>
          </w:rPr>
          <w:t xml:space="preserve">counts </w:t>
        </w:r>
      </w:ins>
      <w:ins w:id="282" w:author="PR Preview" w:date="2026-01-01T00:00:00Z">
        <w:r>
          <w:rPr>
            <w:rStyle w:val="OtherTok"/>
          </w:rPr>
          <w:t xml:space="preserve">&lt;-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FunctionTok"/>
          </w:rPr>
          <w:t xml:space="preserve">table</w:t>
        </w:r>
      </w:ins>
      <w:ins w:id="285" w:author="PR Preview" w:date="2026-01-01T00:00:00Z">
        <w:r>
          <w:rPr>
            <w:rStyle w:val="NormalTok"/>
          </w:rPr>
          <w:t xml:space="preserve">(</w:t>
        </w:r>
      </w:ins>
      <w:ins w:id="286" w:author="PR Preview" w:date="2026-01-01T00:00:00Z">
        <w:r>
          <w:rPr>
            <w:rStyle w:val="AttributeTok"/>
          </w:rPr>
          <w:t xml:space="preserve">HT =</w:t>
        </w:r>
      </w:ins>
      <w:ins w:id="287" w:author="PR Preview" w:date="2026-01-01T00:00:00Z">
        <w:r>
          <w:rPr>
            <w:rStyle w:val="NormalTok"/>
          </w:rPr>
          <w:t xml:space="preserve"> hers</w:t>
        </w:r>
      </w:ins>
      <w:ins w:id="288" w:author="PR Preview" w:date="2026-01-01T00:00:00Z">
        <w:r>
          <w:rPr>
            <w:rStyle w:val="SpecialCharTok"/>
          </w:rPr>
          <w:t xml:space="preserve">$</w:t>
        </w:r>
      </w:ins>
      <w:ins w:id="289" w:author="PR Preview" w:date="2026-01-01T00:00:00Z">
        <w:r>
          <w:rPr>
            <w:rStyle w:val="NormalTok"/>
          </w:rPr>
          <w:t xml:space="preserve">HT, </w:t>
        </w:r>
      </w:ins>
      <w:ins w:id="290" w:author="PR Preview" w:date="2026-01-01T00:00:00Z">
        <w:r>
          <w:rPr>
            <w:rStyle w:val="AttributeTok"/>
          </w:rPr>
          <w:t xml:space="preserve">exercise =</w:t>
        </w:r>
      </w:ins>
      <w:ins w:id="291" w:author="PR Preview" w:date="2026-01-01T00:00:00Z">
        <w:r>
          <w:rPr>
            <w:rStyle w:val="NormalTok"/>
          </w:rPr>
          <w:t xml:space="preserve"> hers</w:t>
        </w:r>
      </w:ins>
      <w:ins w:id="292" w:author="PR Preview" w:date="2026-01-01T00:00:00Z">
        <w:r>
          <w:rPr>
            <w:rStyle w:val="SpecialCharTok"/>
          </w:rPr>
          <w:t xml:space="preserve">$</w:t>
        </w:r>
      </w:ins>
      <w:ins w:id="293" w:author="PR Preview" w:date="2026-01-01T00:00:00Z">
        <w:r>
          <w:rPr>
            <w:rStyle w:val="NormalTok"/>
          </w:rPr>
          <w:t xml:space="preserve">exercise)</w:t>
        </w:r>
      </w:ins>
      <w:ins w:id="294" w:author="PR Preview" w:date="2026-01-01T00:00:00Z">
        <w:r>
          <w:br/>
        </w:r>
      </w:ins>
      <w:ins w:id="295" w:author="PR Preview" w:date="2026-01-01T00:00:00Z">
        <w:r>
          <w:rPr>
            <w:rStyle w:val="NormalTok"/>
          </w:rPr>
          <w:t xml:space="preserve">odds_ht_exercise </w:t>
        </w:r>
      </w:ins>
      <w:ins w:id="296" w:author="PR Preview" w:date="2026-01-01T00:00:00Z">
        <w:r>
          <w:rPr>
            <w:rStyle w:val="OtherTok"/>
          </w:rPr>
          <w:t xml:space="preserve">&lt;-</w:t>
        </w:r>
      </w:ins>
      <w:ins w:id="297" w:author="PR Preview" w:date="2026-01-01T00:00:00Z">
        <w:r>
          <w:rPr>
            <w:rStyle w:val="NormalTok"/>
          </w:rPr>
          <w:t xml:space="preserve"> counts[</w:t>
        </w:r>
      </w:ins>
      <w:ins w:id="298" w:author="PR Preview" w:date="2026-01-01T00:00:00Z">
        <w:r>
          <w:rPr>
            <w:rStyle w:val="StringTok"/>
          </w:rPr>
          <w:t xml:space="preserve">"hormone therapy"</w:t>
        </w:r>
      </w:ins>
      <w:ins w:id="299" w:author="PR Preview" w:date="2026-01-01T00:00:00Z">
        <w:r>
          <w:rPr>
            <w:rStyle w:val="NormalTok"/>
          </w:rPr>
          <w:t xml:space="preserve">, </w:t>
        </w:r>
      </w:ins>
      <w:ins w:id="300" w:author="PR Preview" w:date="2026-01-01T00:00:00Z">
        <w:r>
          <w:rPr>
            <w:rStyle w:val="StringTok"/>
          </w:rPr>
          <w:t xml:space="preserve">"yes"</w:t>
        </w:r>
      </w:ins>
      <w:ins w:id="301" w:author="PR Preview" w:date="2026-01-01T00:00:00Z">
        <w:r>
          <w:rPr>
            <w:rStyle w:val="NormalTok"/>
          </w:rPr>
          <w:t xml:space="preserve">] </w:t>
        </w:r>
      </w:ins>
      <w:ins w:id="302" w:author="PR Preview" w:date="2026-01-01T00:00:00Z">
        <w:r>
          <w:rPr>
            <w:rStyle w:val="SpecialCharTok"/>
          </w:rPr>
          <w:t xml:space="preserve">/</w:t>
        </w:r>
      </w:ins>
      <w:ins w:id="303" w:author="PR Preview" w:date="2026-01-01T00:00:00Z">
        <w:r>
          <w:rPr>
            <w:rStyle w:val="NormalTok"/>
          </w:rPr>
          <w:t xml:space="preserve"> counts[</w:t>
        </w:r>
      </w:ins>
      <w:ins w:id="304" w:author="PR Preview" w:date="2026-01-01T00:00:00Z">
        <w:r>
          <w:rPr>
            <w:rStyle w:val="StringTok"/>
          </w:rPr>
          <w:t xml:space="preserve">"placebo"</w:t>
        </w:r>
      </w:ins>
      <w:ins w:id="305" w:author="PR Preview" w:date="2026-01-01T00:00:00Z">
        <w:r>
          <w:rPr>
            <w:rStyle w:val="NormalTok"/>
          </w:rPr>
          <w:t xml:space="preserve">, </w:t>
        </w:r>
      </w:ins>
      <w:ins w:id="306" w:author="PR Preview" w:date="2026-01-01T00:00:00Z">
        <w:r>
          <w:rPr>
            <w:rStyle w:val="StringTok"/>
          </w:rPr>
          <w:t xml:space="preserve">"yes"</w:t>
        </w:r>
      </w:ins>
      <w:ins w:id="307" w:author="PR Preview" w:date="2026-01-01T00:00:00Z">
        <w:r>
          <w:rPr>
            <w:rStyle w:val="NormalTok"/>
          </w:rPr>
          <w:t xml:space="preserve">]</w:t>
        </w:r>
      </w:ins>
      <w:ins w:id="308" w:author="PR Preview" w:date="2026-01-01T00:00:00Z">
        <w:r>
          <w:br/>
        </w:r>
      </w:ins>
      <w:ins w:id="309" w:author="PR Preview" w:date="2026-01-01T00:00:00Z">
        <w:r>
          <w:rPr>
            <w:rStyle w:val="NormalTok"/>
          </w:rPr>
          <w:t xml:space="preserve">odds_ht_no_exercise </w:t>
        </w:r>
      </w:ins>
      <w:ins w:id="310" w:author="PR Preview" w:date="2026-01-01T00:00:00Z">
        <w:r>
          <w:rPr>
            <w:rStyle w:val="OtherTok"/>
          </w:rPr>
          <w:t xml:space="preserve">&lt;-</w:t>
        </w:r>
      </w:ins>
      <w:ins w:id="311" w:author="PR Preview" w:date="2026-01-01T00:00:00Z">
        <w:r>
          <w:rPr>
            <w:rStyle w:val="NormalTok"/>
          </w:rPr>
          <w:t xml:space="preserve"> counts[</w:t>
        </w:r>
      </w:ins>
      <w:ins w:id="312" w:author="PR Preview" w:date="2026-01-01T00:00:00Z">
        <w:r>
          <w:rPr>
            <w:rStyle w:val="StringTok"/>
          </w:rPr>
          <w:t xml:space="preserve">"hormone therapy"</w:t>
        </w:r>
      </w:ins>
      <w:ins w:id="313" w:author="PR Preview" w:date="2026-01-01T00:00:00Z">
        <w:r>
          <w:rPr>
            <w:rStyle w:val="NormalTok"/>
          </w:rPr>
          <w:t xml:space="preserve">, </w:t>
        </w:r>
      </w:ins>
      <w:ins w:id="314" w:author="PR Preview" w:date="2026-01-01T00:00:00Z">
        <w:r>
          <w:rPr>
            <w:rStyle w:val="StringTok"/>
          </w:rPr>
          <w:t xml:space="preserve">"no"</w:t>
        </w:r>
      </w:ins>
      <w:ins w:id="315" w:author="PR Preview" w:date="2026-01-01T00:00:00Z">
        <w:r>
          <w:rPr>
            <w:rStyle w:val="NormalTok"/>
          </w:rPr>
          <w:t xml:space="preserve">] </w:t>
        </w:r>
      </w:ins>
      <w:ins w:id="316" w:author="PR Preview" w:date="2026-01-01T00:00:00Z">
        <w:r>
          <w:rPr>
            <w:rStyle w:val="SpecialCharTok"/>
          </w:rPr>
          <w:t xml:space="preserve">/</w:t>
        </w:r>
      </w:ins>
      <w:ins w:id="317" w:author="PR Preview" w:date="2026-01-01T00:00:00Z">
        <w:r>
          <w:rPr>
            <w:rStyle w:val="NormalTok"/>
          </w:rPr>
          <w:t xml:space="preserve"> counts[</w:t>
        </w:r>
      </w:ins>
      <w:ins w:id="318" w:author="PR Preview" w:date="2026-01-01T00:00:00Z">
        <w:r>
          <w:rPr>
            <w:rStyle w:val="StringTok"/>
          </w:rPr>
          <w:t xml:space="preserve">"placebo"</w:t>
        </w:r>
      </w:ins>
      <w:ins w:id="319" w:author="PR Preview" w:date="2026-01-01T00:00:00Z">
        <w:r>
          <w:rPr>
            <w:rStyle w:val="NormalTok"/>
          </w:rPr>
          <w:t xml:space="preserve">, </w:t>
        </w:r>
      </w:ins>
      <w:ins w:id="320" w:author="PR Preview" w:date="2026-01-01T00:00:00Z">
        <w:r>
          <w:rPr>
            <w:rStyle w:val="StringTok"/>
          </w:rPr>
          <w:t xml:space="preserve">"no"</w:t>
        </w:r>
      </w:ins>
      <w:ins w:id="321" w:author="PR Preview" w:date="2026-01-01T00:00:00Z">
        <w:r>
          <w:rPr>
            <w:rStyle w:val="NormalTok"/>
          </w:rPr>
          <w:t xml:space="preserve">]</w:t>
        </w:r>
      </w:ins>
      <w:ins w:id="322" w:author="PR Preview" w:date="2026-01-01T00:00:00Z">
        <w:r>
          <w:br/>
        </w:r>
      </w:ins>
      <w:ins w:id="323" w:author="PR Preview" w:date="2026-01-01T00:00:00Z">
        <w:r>
          <w:rPr>
            <w:rStyle w:val="NormalTok"/>
          </w:rPr>
          <w:t xml:space="preserve">or_reversed </w:t>
        </w:r>
      </w:ins>
      <w:ins w:id="324" w:author="PR Preview" w:date="2026-01-01T00:00:00Z">
        <w:r>
          <w:rPr>
            <w:rStyle w:val="OtherTok"/>
          </w:rPr>
          <w:t xml:space="preserve">&lt;-</w:t>
        </w:r>
      </w:ins>
      <w:ins w:id="325" w:author="PR Preview" w:date="2026-01-01T00:00:00Z">
        <w:r>
          <w:rPr>
            <w:rStyle w:val="NormalTok"/>
          </w:rPr>
          <w:t xml:space="preserve"> odds_ht_exercise </w:t>
        </w:r>
      </w:ins>
      <w:ins w:id="326" w:author="PR Preview" w:date="2026-01-01T00:00:00Z">
        <w:r>
          <w:rPr>
            <w:rStyle w:val="SpecialCharTok"/>
          </w:rPr>
          <w:t xml:space="preserve">/</w:t>
        </w:r>
      </w:ins>
      <w:ins w:id="327" w:author="PR Preview" w:date="2026-01-01T00:00:00Z">
        <w:r>
          <w:rPr>
            <w:rStyle w:val="NormalTok"/>
          </w:rPr>
          <w:t xml:space="preserve"> odds_ht_no_exercise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or_reversed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[1] 1.02836</w:t>
        </w:r>
      </w:ins>
    </w:p>
    <w:p>
      <w:pPr>
        <w:pStyle w:val="FirstParagraph"/>
      </w:pPr>
      <w:ins w:id="332" w:author="PR Preview" w:date="2026-01-01T00:00:00Z">
        <w:r>
          <w:t xml:space="preserve">The reversed odds ratio is 1.028.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It equals the odds ratio 1.028 of</w:t>
        </w:r>
      </w:ins>
      <w:ins w:id="335" w:author="PR Preview" w:date="2026-01-01T00:00:00Z">
        <w:r>
          <w:t xml:space="preserve"> </w:t>
        </w:r>
      </w:ins>
      <w:hyperlink w:anchor="exm-hers-odds-ratio">
        <w:ins w:id="336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337" w:author="PR Preview" w:date="2026-01-01T00:00:00Z">
        <w:r>
          <w:t xml:space="preserve">, as</w:t>
        </w:r>
      </w:ins>
      <w:ins w:id="338" w:author="PR Preview" w:date="2026-01-01T00:00:00Z">
        <w:r>
          <w:t xml:space="preserve"> </w:t>
        </w:r>
      </w:ins>
      <w:hyperlink w:anchor="thm-odds-ratio-reversible">
        <w:ins w:id="33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states.</w:t>
        </w:r>
      </w:ins>
    </w:p>
    <w:bookmarkEnd w:id="5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52"/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6"/>
    <w:bookmarkStart w:id="5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https://en.wikipedia.org/wiki/Contingency_table</w:t>
        </w:r>
      </w:hyperlink>
    </w:p>
    <w:bookmarkEnd w:id="58"/>
    <w:bookmarkStart w:id="6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https://en.wikipedia.org/wiki/Pearson%27s_chi-squared_test</w:t>
        </w:r>
      </w:hyperlink>
    </w:p>
    <w:bookmarkEnd w:id="60"/>
    <w:bookmarkStart w:id="6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1"/>
    <w:bookmarkStart w:id="6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https://en.wikipedia.org/wiki/Fisher%27s_exact_test</w:t>
        </w:r>
      </w:hyperlink>
    </w:p>
    <w:bookmarkEnd w:id="63"/>
    <w:bookmarkStart w:id="6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https://en.wikipedia.org/wiki/Relative_risk</w:t>
        </w:r>
      </w:hyperlink>
    </w:p>
    <w:bookmarkEnd w:id="65"/>
    <w:bookmarkStart w:id="67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https://en.wikipedia.org/wiki/Absolute_risk_reduction</w:t>
        </w:r>
      </w:hyperlink>
    </w:p>
    <w:bookmarkEnd w:id="67"/>
    <w:bookmarkStart w:id="69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https://en.wikipedia.org/wiki/Odds_ratio</w:t>
        </w:r>
      </w:hyperlink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54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iki/Absolute_risk_reduction" TargetMode="External"/><Relationship Id="rId57" Type="http://schemas.openxmlformats.org/officeDocument/2006/relationships/hyperlink" Target="https://en.wikipedia.org/wiki/Contingency_table" TargetMode="External"/><Relationship Id="rId62" Type="http://schemas.openxmlformats.org/officeDocument/2006/relationships/hyperlink" Target="https://en.wikipedia.org/wiki/Fisher%27s_exact_test" TargetMode="External"/><Relationship Id="rId68" Type="http://schemas.openxmlformats.org/officeDocument/2006/relationships/hyperlink" Target="https://en.wikipedia.org/wiki/Odds_ratio" TargetMode="External"/><Relationship Id="rId59" Type="http://schemas.openxmlformats.org/officeDocument/2006/relationships/hyperlink" Target="https://en.wikipedia.org/wiki/Pearson%27s_chi-squared_test" TargetMode="External"/><Relationship Id="rId64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54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iki/Absolute_risk_reduction" TargetMode="External"/><Relationship Id="rId57" Type="http://schemas.openxmlformats.org/officeDocument/2006/relationships/hyperlink" Target="https://en.wikipedia.org/wiki/Contingency_table" TargetMode="External"/><Relationship Id="rId62" Type="http://schemas.openxmlformats.org/officeDocument/2006/relationships/hyperlink" Target="https://en.wikipedia.org/wiki/Fisher%27s_exact_test" TargetMode="External"/><Relationship Id="rId68" Type="http://schemas.openxmlformats.org/officeDocument/2006/relationships/hyperlink" Target="https://en.wikipedia.org/wiki/Odds_ratio" TargetMode="External"/><Relationship Id="rId59" Type="http://schemas.openxmlformats.org/officeDocument/2006/relationships/hyperlink" Target="https://en.wikipedia.org/wiki/Pearson%27s_chi-squared_test" TargetMode="External"/><Relationship Id="rId64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2026-10-19T17:45:09Z</dcterms:created>
  <dcterms:modified xsi:type="dcterms:W3CDTF">2026-10-19T17:45:09Z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