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2026-10-17 21:08:29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00:45:49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\mathcal{D}\stackrel{\text{def}}{=}\mathopen{}\left\{(\mathord{\smash[b]{\underset{\raise.3ex\hbox{$\scriptstyle\sim$}}{x}}\vphantom{x}}_i, y_i) : i = 1, \ldots, n\right\}\mathclose{}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83" w:name="sec-prediction-rules"/>
    <w:p>
      <w:pPr>
        <w:pStyle w:val="Heading2"/>
      </w:pPr>
      <w:r>
        <w:t xml:space="preserve">2 Fitting and scoring prediction rules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0" w:name="def-optimization-algorithm"/>
    <w:p>
      <w:pPr>
        <w:pStyle w:val="BodyText"/>
      </w:pPr>
      <w:r>
        <w:rPr>
          <w:b/>
          <w:bCs/>
        </w:rPr>
        <w:t xml:space="preserve">Definition 8 (Optimization 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optimization algorithm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a step-by-step procedure that searches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for a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with a small value of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</w:p>
    <w:p>
      <w:pPr>
        <w:pStyle w:val="BodyText"/>
      </w:pPr>
      <w:bookmarkStart w:id="29" w:name="eq-optimization-algorithm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A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H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J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2" w:name="exm-optimization-algorithm"/>
    <w:p>
      <w:pPr>
        <w:pStyle w:val="FirstParagraph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2"/>
    <w:bookmarkStart w:id="33" w:name="def-random-seed"/>
    <w:p>
      <w:pPr>
        <w:pStyle w:val="BodyText"/>
      </w:pPr>
      <w:r>
        <w:rPr>
          <w:b/>
          <w:bCs/>
        </w:rPr>
        <w:t xml:space="preserve">Definition 9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(2026h)</w:t>
      </w:r>
      <w:r>
        <w:t xml:space="preserve">.</w:t>
      </w:r>
    </w:p>
    <w:bookmarkEnd w:id="33"/>
    <w:bookmarkStart w:id="34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4"/>
    <w:bookmarkStart w:id="35" w:name="def-preprocessing"/>
    <w:p>
      <w:pPr>
        <w:pStyle w:val="BodyText"/>
      </w:pPr>
      <w:r>
        <w:rPr>
          <w:b/>
          <w:bCs/>
        </w:rPr>
        <w:t xml:space="preserve">Definition 10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5"/>
    <w:bookmarkStart w:id="37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7"/>
    <w:bookmarkStart w:id="38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38"/>
    <w:bookmarkStart w:id="39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39"/>
    <w:bookmarkStart w:id="42" w:name="def-fitting-procedure"/>
    <w:p>
      <w:pPr>
        <w:pStyle w:val="BodyText"/>
      </w:pPr>
      <w:r>
        <w:rPr>
          <w:b/>
          <w:bCs/>
        </w:rPr>
        <w:t xml:space="preserve">Definition 12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1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2"/>
    <w:bookmarkStart w:id="43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3"/>
    <w:bookmarkStart w:id="45" w:name="def-training-set"/>
    <w:p>
      <w:pPr>
        <w:pStyle w:val="FirstParagraph"/>
      </w:pPr>
      <w:r>
        <w:rPr>
          <w:b/>
          <w:bCs/>
        </w:rPr>
        <w:t xml:space="preserve">Definition 13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4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(2026i)</w:t>
      </w:r>
      <w:r>
        <w:t xml:space="preserve">.</w:t>
      </w:r>
    </w:p>
    <w:bookmarkEnd w:id="45"/>
    <w:bookmarkStart w:id="46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(2009, sec. 7.2)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6"/>
    <w:bookmarkStart w:id="48" w:name="def-prediction-rule"/>
    <w:p>
      <w:pPr>
        <w:pStyle w:val="BodyText"/>
      </w:pPr>
      <w:r>
        <w:rPr>
          <w:b/>
          <w:bCs/>
        </w:rPr>
        <w:t xml:space="preserve">Definition 14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shorthand for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written without the subscript when the training set is the one in use:</w:t>
      </w:r>
    </w:p>
    <w:p>
      <w:pPr>
        <w:pStyle w:val="BodyText"/>
      </w:pPr>
      <w:bookmarkStart w:id="47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49" w:name="def-prediction-function-family"/>
    <w:p>
      <w:pPr>
        <w:pStyle w:val="FirstParagraph"/>
      </w:pPr>
      <w:r>
        <w:rPr>
          <w:b/>
          <w:bCs/>
        </w:rPr>
        <w:t xml:space="preserve">Definition 15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49"/>
    <w:bookmarkStart w:id="50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0"/>
    <w:bookmarkStart w:id="54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1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2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53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4"/>
    <w:bookmarkStart w:id="55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5"/>
    <w:bookmarkStart w:id="58" w:name="def-noise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17 (Loss of a prediction rule on an observation)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The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loss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of a</w:delText>
        </w:r>
      </w:del>
      <w:del w:id="10" w:author="PR Preview" w:date="2026-01-01T00:00:00Z">
        <w:r>
          <w:delText xml:space="preserve"> </w:delText>
        </w:r>
      </w:del>
      <w:hyperlink w:anchor="def-prediction-rule">
        <w:del w:id="11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12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on an observation</w:delText>
        </w:r>
      </w:del>
      <w:del w:id="1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is the cost, under a</w:delText>
        </w:r>
      </w:del>
      <w:del w:id="18" w:author="PR Preview" w:date="2026-01-01T00:00:00Z">
        <w:r>
          <w:delText xml:space="preserve"> </w:delText>
        </w:r>
      </w:del>
      <w:hyperlink r:id="rId66">
        <w:del w:id="19" w:author="PR Preview" w:date="2026-01-01T00:00:00Z">
          <w:r>
            <w:rPr>
              <w:rStyle w:val="Hyperlink"/>
            </w:rPr>
            <w:delText xml:space="preserve">loss function</w:delText>
          </w:r>
        </w:del>
      </w:hyperlink>
      <w:del w:id="20" w:author="PR Preview" w:date="2026-01-01T00:00:00Z">
        <w:r>
          <w:delText xml:space="preserve"> </w:delText>
        </w:r>
      </w:del>
      <m:oMath>
        <m:r>
          <m:t>L</m:t>
        </m:r>
      </m:oMath>
      <w:del w:id="21" w:author="PR Preview" w:date="2026-01-01T00:00:00Z">
        <w:r>
          <w:delText xml:space="preserve">,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of its prediction</w:delText>
        </w:r>
      </w:del>
      <w:del w:id="24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of the outcome</w:delText>
        </w:r>
      </w:del>
      <w:del w:id="27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</m:oMath>
      <w:del w:id="28" w:author="PR Preview" w:date="2026-01-01T00:00:00Z">
        <w:r>
          <w:delText xml:space="preserve">:</w:delText>
        </w:r>
      </w:del>
    </w:p>
    <w:p>
      <w:pPr>
        <w:pStyle w:val="BodyText"/>
      </w:pPr>
      <w:ins w:id="29" w:author="PR Preview" w:date="2026-01-01T00:00:00Z">
        <w:r>
          <w:rPr>
            <w:b/>
            <w:bCs/>
          </w:rPr>
          <w:t xml:space="preserve">Definition 17 (Noise)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The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rPr>
            <w:b/>
            <w:bCs/>
          </w:rPr>
          <w:t xml:space="preserve">noise</w:t>
        </w:r>
      </w:ins>
      <w:ins w:id="34" w:author="PR Preview" w:date="2026-01-01T00:00:00Z">
        <w:r>
          <w:t xml:space="preserve"> </w:t>
        </w:r>
      </w:ins>
      <m:oMath>
        <m:r>
          <m:t>ν</m:t>
        </m:r>
      </m:oMath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of a</w:t>
        </w:r>
      </w:ins>
      <w:ins w:id="37" w:author="PR Preview" w:date="2026-01-01T00:00:00Z">
        <w:r>
          <w:t xml:space="preserve"> </w:t>
        </w:r>
      </w:ins>
      <w:hyperlink w:anchor="def-new-observation">
        <w:ins w:id="38" w:author="PR Preview" w:date="2026-01-01T00:00:00Z">
          <w:r>
            <w:rPr>
              <w:rStyle w:val="Hyperlink"/>
            </w:rPr>
            <w:t xml:space="preserve">new observation</w:t>
          </w:r>
        </w:ins>
      </w:hyperlink>
      <w:ins w:id="39" w:author="PR Preview" w:date="2026-01-01T00:00:00Z">
        <w:r>
          <w:t xml:space="preserve"> </w:t>
        </w:r>
      </w:ins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at the</w:t>
        </w:r>
      </w:ins>
      <w:ins w:id="42" w:author="PR Preview" w:date="2026-01-01T00:00:00Z">
        <w:r>
          <w:t xml:space="preserve"> </w:t>
        </w:r>
      </w:ins>
      <w:hyperlink w:anchor="def-covariate">
        <w:ins w:id="43" w:author="PR Preview" w:date="2026-01-01T00:00:00Z">
          <w:r>
            <w:rPr>
              <w:rStyle w:val="Hyperlink"/>
            </w:rPr>
            <w:t xml:space="preserve">covariate</w:t>
          </w:r>
        </w:ins>
      </w:hyperlink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value</w:t>
        </w:r>
      </w:ins>
      <w:ins w:id="46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is the</w:t>
        </w:r>
      </w:ins>
      <w:ins w:id="49" w:author="PR Preview" w:date="2026-01-01T00:00:00Z">
        <w:r>
          <w:t xml:space="preserve"> </w:t>
        </w:r>
      </w:ins>
      <w:hyperlink r:id="rId56">
        <w:ins w:id="50" w:author="PR Preview" w:date="2026-01-01T00:00:00Z">
          <w:r>
            <w:rPr>
              <w:rStyle w:val="Hyperlink"/>
            </w:rPr>
            <w:t xml:space="preserve">deviation</w:t>
          </w:r>
        </w:ins>
      </w:hyperlink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of the new outcome</w:t>
        </w:r>
      </w:ins>
      <w:ins w:id="53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from the</w:t>
        </w:r>
      </w:ins>
      <w:ins w:id="56" w:author="PR Preview" w:date="2026-01-01T00:00:00Z">
        <w:r>
          <w:t xml:space="preserve"> </w:t>
        </w:r>
      </w:ins>
      <w:hyperlink w:anchor="def-mean-function">
        <w:ins w:id="57" w:author="PR Preview" w:date="2026-01-01T00:00:00Z">
          <w:r>
            <w:rPr>
              <w:rStyle w:val="Hyperlink"/>
            </w:rPr>
            <w:t xml:space="preserve">mean function</w:t>
          </w:r>
        </w:ins>
      </w:hyperlink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value</w:t>
        </w:r>
      </w:ins>
      <w:ins w:id="60" w:author="PR Preview" w:date="2026-01-01T00:00:00Z">
        <w:r>
          <w:t xml:space="preserve"> </w:t>
        </w:r>
      </w:ins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61" w:author="PR Preview" w:date="2026-01-01T00:00:00Z">
        <w:r>
          <w:t xml:space="preserve">:</w:t>
        </w:r>
      </w:ins>
    </w:p>
    <w:p>
      <w:pPr>
        <w:pStyle w:val="BodyText"/>
      </w:pPr>
      <w:bookmarkStart w:id="57" w:name="eq-noise"/>
      <m:oMathPara>
        <m:oMathParaPr>
          <m:jc m:val="center"/>
        </m:oMathParaPr>
        <m:oMath>
          <m:r>
            <m:t>ν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exm-noise"/>
    <w:p>
      <w:pPr>
        <w:pStyle w:val="FirstParagraph"/>
      </w:pPr>
      <w:ins w:id="62" w:author="PR Preview" w:date="2026-01-01T00:00:00Z">
        <w:r>
          <w:rPr>
            <w:b/>
            <w:bCs/>
          </w:rPr>
          <w:t xml:space="preserve">Example 12 (The noise of one new outcome)</w:t>
        </w:r>
      </w:ins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Suppose the</w:t>
        </w:r>
      </w:ins>
      <w:ins w:id="65" w:author="PR Preview" w:date="2026-01-01T00:00:00Z">
        <w:r>
          <w:t xml:space="preserve"> </w:t>
        </w:r>
      </w:ins>
      <w:hyperlink w:anchor="def-mean-function">
        <w:ins w:id="66" w:author="PR Preview" w:date="2026-01-01T00:00:00Z">
          <w:r>
            <w:rPr>
              <w:rStyle w:val="Hyperlink"/>
            </w:rPr>
            <w:t xml:space="preserve">mean function</w:t>
          </w:r>
        </w:ins>
      </w:hyperlink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value at</w:t>
        </w:r>
      </w:ins>
      <w:ins w:id="69" w:author="PR Preview" w:date="2026-01-01T00:00:00Z">
        <w:r>
          <w:t xml:space="preserve"> </w:t>
        </w:r>
      </w:ins>
      <m:oMath>
        <m:r>
          <m:t>x</m:t>
        </m:r>
      </m:oMath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is</w:t>
        </w:r>
      </w:ins>
      <w:ins w:id="72" w:author="PR Preview" w:date="2026-01-01T00:00:00Z">
        <w:r>
          <w:t xml:space="preserve"> </w:t>
        </w:r>
      </w:ins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ins w:id="73" w:author="PR Preview" w:date="2026-01-01T00:00:00Z">
        <w:r>
          <w:t xml:space="preserve">.</w:t>
        </w:r>
      </w:ins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A new outcome</w:t>
        </w:r>
      </w:ins>
      <w:ins w:id="76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5.3</m:t>
        </m:r>
      </m:oMath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at</w:t>
        </w:r>
      </w:ins>
      <w:ins w:id="79" w:author="PR Preview" w:date="2026-01-01T00:00:00Z">
        <w:r>
          <w:t xml:space="preserve"> </w:t>
        </w:r>
      </w:ins>
      <m:oMath>
        <m:r>
          <m:t>x</m:t>
        </m:r>
      </m:oMath>
      <w:ins w:id="80" w:author="PR Preview" w:date="2026-01-01T00:00:00Z">
        <w:r>
          <w:t xml:space="preserve"> </w:t>
        </w:r>
      </w:ins>
      <w:ins w:id="81" w:author="PR Preview" w:date="2026-01-01T00:00:00Z">
        <w:r>
          <w:t xml:space="preserve">has</w:t>
        </w:r>
      </w:ins>
      <w:ins w:id="82" w:author="PR Preview" w:date="2026-01-01T00:00:00Z">
        <w:r>
          <w:t xml:space="preserve"> </w:t>
        </w:r>
      </w:ins>
      <w:hyperlink w:anchor="def-noise">
        <w:ins w:id="83" w:author="PR Preview" w:date="2026-01-01T00:00:00Z">
          <w:r>
            <w:rPr>
              <w:rStyle w:val="Hyperlink"/>
            </w:rPr>
            <w:t xml:space="preserve">noise</w:t>
          </w:r>
        </w:ins>
      </w:hyperlink>
      <w:ins w:id="84" w:author="PR Preview" w:date="2026-01-01T00:00:00Z">
        <w:r>
          <w:t xml:space="preserve"> </w:t>
        </w:r>
      </w:ins>
      <m:oMath>
        <m:r>
          <m:t>ν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ins w:id="85" w:author="PR Preview" w:date="2026-01-01T00:00:00Z">
        <w:r>
          <w:t xml:space="preserve">.</w:t>
        </w:r>
      </w:ins>
      <w:ins w:id="86" w:author="PR Preview" w:date="2026-01-01T00:00:00Z">
        <w:r>
          <w:t xml:space="preserve"> </w:t>
        </w:r>
      </w:ins>
      <w:ins w:id="87" w:author="PR Preview" w:date="2026-01-01T00:00:00Z">
        <w:r>
          <w:t xml:space="preserve">A new outcome</w:t>
        </w:r>
      </w:ins>
      <w:ins w:id="88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4.6</m:t>
        </m:r>
      </m:oMath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at</w:t>
        </w:r>
      </w:ins>
      <w:ins w:id="91" w:author="PR Preview" w:date="2026-01-01T00:00:00Z">
        <w:r>
          <w:t xml:space="preserve"> </w:t>
        </w:r>
      </w:ins>
      <m:oMath>
        <m:r>
          <m:t>x</m:t>
        </m:r>
      </m:oMath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has noise</w:t>
        </w:r>
      </w:ins>
      <w:ins w:id="94" w:author="PR Preview" w:date="2026-01-01T00:00:00Z">
        <w:r>
          <w:t xml:space="preserve"> </w:t>
        </w:r>
      </w:ins>
      <m:oMath>
        <m:r>
          <m:t>ν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ins w:id="95" w:author="PR Preview" w:date="2026-01-01T00:00:00Z">
        <w:r>
          <w:t xml:space="preserve">.</w:t>
        </w:r>
      </w:ins>
    </w:p>
    <w:bookmarkEnd w:id="59"/>
    <w:bookmarkStart w:id="62" w:name="thm-noise-mean-zero"/>
    <w:p>
      <w:pPr>
        <w:pStyle w:val="BodyText"/>
      </w:pPr>
      <w:ins w:id="96" w:author="PR Preview" w:date="2026-01-01T00:00:00Z">
        <w:r>
          <w:rPr>
            <w:b/>
            <w:bCs/>
          </w:rPr>
          <w:t xml:space="preserve">Theorem 1 (The noise has population mean zero)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Given</w:t>
        </w:r>
      </w:ins>
      <w:ins w:id="99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ins w:id="100" w:author="PR Preview" w:date="2026-01-01T00:00:00Z">
        <w:r>
          <w:t xml:space="preserve">,</w:t>
        </w:r>
      </w:ins>
      <w:ins w:id="101" w:author="PR Preview" w:date="2026-01-01T00:00:00Z">
        <w:r>
          <w:t xml:space="preserve"> </w:t>
        </w:r>
      </w:ins>
      <w:ins w:id="102" w:author="PR Preview" w:date="2026-01-01T00:00:00Z">
        <w:r>
          <w:t xml:space="preserve">the</w:t>
        </w:r>
      </w:ins>
      <w:ins w:id="103" w:author="PR Preview" w:date="2026-01-01T00:00:00Z">
        <w:r>
          <w:t xml:space="preserve"> </w:t>
        </w:r>
      </w:ins>
      <w:hyperlink w:anchor="def-noise">
        <w:ins w:id="104" w:author="PR Preview" w:date="2026-01-01T00:00:00Z">
          <w:r>
            <w:rPr>
              <w:rStyle w:val="Hyperlink"/>
            </w:rPr>
            <w:t xml:space="preserve">noise</w:t>
          </w:r>
        </w:ins>
      </w:hyperlink>
      <w:ins w:id="105" w:author="PR Preview" w:date="2026-01-01T00:00:00Z">
        <w:r>
          <w:t xml:space="preserve"> </w:t>
        </w:r>
      </w:ins>
      <m:oMath>
        <m:r>
          <m:t>ν</m:t>
        </m:r>
      </m:oMath>
      <w:ins w:id="106" w:author="PR Preview" w:date="2026-01-01T00:00:00Z">
        <w:r>
          <w:t xml:space="preserve"> </w:t>
        </w:r>
      </w:ins>
      <w:ins w:id="107" w:author="PR Preview" w:date="2026-01-01T00:00:00Z">
        <w:r>
          <w:t xml:space="preserve">has</w:t>
        </w:r>
      </w:ins>
      <w:ins w:id="108" w:author="PR Preview" w:date="2026-01-01T00:00:00Z">
        <w:r>
          <w:t xml:space="preserve"> </w:t>
        </w:r>
      </w:ins>
      <w:hyperlink r:id="rId60">
        <w:ins w:id="109" w:author="PR Preview" w:date="2026-01-01T00:00:00Z">
          <w:r>
            <w:rPr>
              <w:rStyle w:val="Hyperlink"/>
            </w:rPr>
            <w:t xml:space="preserve">population mean</w:t>
          </w:r>
        </w:ins>
      </w:hyperlink>
      <w:ins w:id="110" w:author="PR Preview" w:date="2026-01-01T00:00:00Z">
        <w:r>
          <w:t xml:space="preserve"> </w:t>
        </w:r>
      </w:ins>
      <m:oMath>
        <m:r>
          <m:t>0</m:t>
        </m:r>
      </m:oMath>
      <w:ins w:id="111" w:author="PR Preview" w:date="2026-01-01T00:00:00Z">
        <w:r>
          <w:t xml:space="preserve">:</w:t>
        </w:r>
      </w:ins>
    </w:p>
    <w:p>
      <w:pPr>
        <w:pStyle w:val="BodyText"/>
      </w:pPr>
      <w:bookmarkStart w:id="61" w:name="eq-nois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ν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1"/>
    </w:p>
    <w:bookmarkEnd w:id="62"/>
    <w:p>
      <w:pPr>
        <w:pStyle w:val="FirstParagraph"/>
      </w:pPr>
      <w:ins w:id="112" w:author="PR Preview" w:date="2026-01-01T00:00:00Z">
        <w:r>
          <w:rPr>
            <w:i/>
            <w:iCs/>
          </w:rPr>
          <w:t xml:space="preserve">Proof</w:t>
        </w:r>
      </w:ins>
      <w:ins w:id="113" w:author="PR Preview" w:date="2026-01-01T00:00:00Z">
        <w:r>
          <w:t xml:space="preserve">. </w:t>
        </w:r>
      </w:ins>
      <w:ins w:id="114" w:author="PR Preview" w:date="2026-01-01T00:00:00Z">
        <w:r>
          <w:t xml:space="preserve">Take every expectation to be</w:t>
        </w:r>
      </w:ins>
      <w:ins w:id="115" w:author="PR Preview" w:date="2026-01-01T00:00:00Z">
        <w:r>
          <w:t xml:space="preserve"> </w:t>
        </w:r>
      </w:ins>
      <w:hyperlink r:id="rId63">
        <w:ins w:id="116" w:author="PR Preview" w:date="2026-01-01T00:00:00Z">
          <w:r>
            <w:rPr>
              <w:rStyle w:val="Hyperlink"/>
            </w:rPr>
            <w:t xml:space="preserve">conditional</w:t>
          </w:r>
        </w:ins>
      </w:hyperlink>
      <w:ins w:id="117" w:author="PR Preview" w:date="2026-01-01T00:00:00Z">
        <w:r>
          <w:t xml:space="preserve"> </w:t>
        </w:r>
      </w:ins>
      <w:ins w:id="118" w:author="PR Preview" w:date="2026-01-01T00:00:00Z">
        <w:r>
          <w:t xml:space="preserve">on</w:t>
        </w:r>
      </w:ins>
      <w:ins w:id="119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ins w:id="120" w:author="PR Preview" w:date="2026-01-01T00:00:00Z">
        <w:r>
          <w:t xml:space="preserve">.</w:t>
        </w:r>
      </w:ins>
      <w:ins w:id="121" w:author="PR Preview" w:date="2026-01-01T00:00:00Z">
        <w:r>
          <w:t xml:space="preserve"> </w:t>
        </w:r>
      </w:ins>
      <w:ins w:id="122" w:author="PR Preview" w:date="2026-01-01T00:00:00Z">
        <w:r>
          <w:t xml:space="preserve">The value</w:t>
        </w:r>
      </w:ins>
      <w:ins w:id="123" w:author="PR Preview" w:date="2026-01-01T00:00:00Z">
        <w:r>
          <w:t xml:space="preserve"> </w:t>
        </w:r>
      </w:ins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124" w:author="PR Preview" w:date="2026-01-01T00:00:00Z">
        <w:r>
          <w:t xml:space="preserve"> </w:t>
        </w:r>
      </w:ins>
      <w:ins w:id="125" w:author="PR Preview" w:date="2026-01-01T00:00:00Z">
        <w:r>
          <w:t xml:space="preserve">is a constant given</w:t>
        </w:r>
      </w:ins>
      <w:ins w:id="126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ins w:id="127" w:author="PR Preview" w:date="2026-01-01T00:00:00Z">
        <w:r>
          <w:t xml:space="preserve">.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5" w:name="exm-noise-mean-zero"/>
    <w:p>
      <w:pPr>
        <w:pStyle w:val="FirstParagraph"/>
      </w:pPr>
      <w:ins w:id="128" w:author="PR Preview" w:date="2026-01-01T00:00:00Z">
        <w:r>
          <w:rPr>
            <w:b/>
            <w:bCs/>
          </w:rPr>
          <w:t xml:space="preserve">Example 13 (A new outcome that is 4 or 6 with equal probability)</w:t>
        </w:r>
      </w:ins>
      <w:ins w:id="129" w:author="PR Preview" w:date="2026-01-01T00:00:00Z">
        <w:r>
          <w:t xml:space="preserve"> </w:t>
        </w:r>
      </w:ins>
      <w:ins w:id="130" w:author="PR Preview" w:date="2026-01-01T00:00:00Z">
        <w:r>
          <w:t xml:space="preserve">Suppose a new outcome at</w:t>
        </w:r>
      </w:ins>
      <w:ins w:id="131" w:author="PR Preview" w:date="2026-01-01T00:00:00Z">
        <w:r>
          <w:t xml:space="preserve"> </w:t>
        </w:r>
      </w:ins>
      <m:oMath>
        <m:r>
          <m:t>x</m:t>
        </m:r>
      </m:oMath>
      <w:ins w:id="132" w:author="PR Preview" w:date="2026-01-01T00:00:00Z">
        <w:r>
          <w:t xml:space="preserve"> </w:t>
        </w:r>
      </w:ins>
      <w:ins w:id="133" w:author="PR Preview" w:date="2026-01-01T00:00:00Z">
        <w:r>
          <w:t xml:space="preserve">is</w:t>
        </w:r>
      </w:ins>
      <w:ins w:id="134" w:author="PR Preview" w:date="2026-01-01T00:00:00Z">
        <w:r>
          <w:t xml:space="preserve"> </w:t>
        </w:r>
      </w:ins>
      <m:oMath>
        <m:r>
          <m:t>4</m:t>
        </m:r>
      </m:oMath>
      <w:ins w:id="135" w:author="PR Preview" w:date="2026-01-01T00:00:00Z">
        <w:r>
          <w:t xml:space="preserve"> </w:t>
        </w:r>
      </w:ins>
      <w:ins w:id="136" w:author="PR Preview" w:date="2026-01-01T00:00:00Z">
        <w:r>
          <w:t xml:space="preserve">or</w:t>
        </w:r>
      </w:ins>
      <w:ins w:id="137" w:author="PR Preview" w:date="2026-01-01T00:00:00Z">
        <w:r>
          <w:t xml:space="preserve"> </w:t>
        </w:r>
      </w:ins>
      <m:oMath>
        <m:r>
          <m:t>6</m:t>
        </m:r>
      </m:oMath>
      <w:ins w:id="138" w:author="PR Preview" w:date="2026-01-01T00:00:00Z">
        <w:r>
          <w:t xml:space="preserve">, each with</w:t>
        </w:r>
      </w:ins>
      <w:ins w:id="139" w:author="PR Preview" w:date="2026-01-01T00:00:00Z">
        <w:r>
          <w:t xml:space="preserve"> </w:t>
        </w:r>
      </w:ins>
      <w:hyperlink r:id="rId64">
        <w:ins w:id="140" w:author="PR Preview" w:date="2026-01-01T00:00:00Z">
          <w:r>
            <w:rPr>
              <w:rStyle w:val="Hyperlink"/>
            </w:rPr>
            <w:t xml:space="preserve">probability</w:t>
          </w:r>
        </w:ins>
      </w:hyperlink>
      <w:ins w:id="141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>
          <m:t>2</m:t>
        </m:r>
      </m:oMath>
      <w:ins w:id="142" w:author="PR Preview" w:date="2026-01-01T00:00:00Z">
        <w:r>
          <w:t xml:space="preserve">.</w:t>
        </w:r>
      </w:ins>
      <w:ins w:id="143" w:author="PR Preview" w:date="2026-01-01T00:00:00Z">
        <w:r>
          <w:t xml:space="preserve"> </w:t>
        </w:r>
      </w:ins>
      <w:ins w:id="144" w:author="PR Preview" w:date="2026-01-01T00:00:00Z">
        <w:r>
          <w:t xml:space="preserve">Its</w:t>
        </w:r>
      </w:ins>
      <w:ins w:id="145" w:author="PR Preview" w:date="2026-01-01T00:00:00Z">
        <w:r>
          <w:t xml:space="preserve"> </w:t>
        </w:r>
      </w:ins>
      <w:hyperlink r:id="rId60">
        <w:ins w:id="146" w:author="PR Preview" w:date="2026-01-01T00:00:00Z">
          <w:r>
            <w:rPr>
              <w:rStyle w:val="Hyperlink"/>
            </w:rPr>
            <w:t xml:space="preserve">population mean</w:t>
          </w:r>
        </w:ins>
      </w:hyperlink>
      <w:ins w:id="147" w:author="PR Preview" w:date="2026-01-01T00:00:00Z">
        <w:r>
          <w:t xml:space="preserve"> </w:t>
        </w:r>
      </w:ins>
      <w:ins w:id="148" w:author="PR Preview" w:date="2026-01-01T00:00:00Z">
        <w:r>
          <w:t xml:space="preserve">is</w:t>
        </w:r>
      </w:ins>
      <w:ins w:id="149" w:author="PR Preview" w:date="2026-01-01T00:00:00Z">
        <w:r>
          <w:t xml:space="preserve"> </w:t>
        </w:r>
      </w:ins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ins w:id="150" w:author="PR Preview" w:date="2026-01-01T00:00:00Z">
        <w:r>
          <w:t xml:space="preserve">,</w:t>
        </w:r>
      </w:ins>
      <w:ins w:id="151" w:author="PR Preview" w:date="2026-01-01T00:00:00Z">
        <w:r>
          <w:t xml:space="preserve"> </w:t>
        </w:r>
      </w:ins>
      <w:ins w:id="152" w:author="PR Preview" w:date="2026-01-01T00:00:00Z">
        <w:r>
          <w:t xml:space="preserve">so its</w:t>
        </w:r>
      </w:ins>
      <w:ins w:id="153" w:author="PR Preview" w:date="2026-01-01T00:00:00Z">
        <w:r>
          <w:t xml:space="preserve"> </w:t>
        </w:r>
      </w:ins>
      <w:hyperlink w:anchor="def-noise">
        <w:ins w:id="154" w:author="PR Preview" w:date="2026-01-01T00:00:00Z">
          <w:r>
            <w:rPr>
              <w:rStyle w:val="Hyperlink"/>
            </w:rPr>
            <w:t xml:space="preserve">noise</w:t>
          </w:r>
        </w:ins>
      </w:hyperlink>
      <w:ins w:id="155" w:author="PR Preview" w:date="2026-01-01T00:00:00Z">
        <w:r>
          <w:t xml:space="preserve"> </w:t>
        </w:r>
      </w:ins>
      <w:ins w:id="156" w:author="PR Preview" w:date="2026-01-01T00:00:00Z">
        <w:r>
          <w:t xml:space="preserve">is</w:t>
        </w:r>
      </w:ins>
      <w:ins w:id="157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158" w:author="PR Preview" w:date="2026-01-01T00:00:00Z">
        <w:r>
          <w:t xml:space="preserve"> </w:t>
        </w:r>
      </w:ins>
      <w:ins w:id="159" w:author="PR Preview" w:date="2026-01-01T00:00:00Z">
        <w:r>
          <w:t xml:space="preserve">or</w:t>
        </w:r>
      </w:ins>
      <w:ins w:id="160" w:author="PR Preview" w:date="2026-01-01T00:00:00Z">
        <w:r>
          <w:t xml:space="preserve"> </w:t>
        </w:r>
      </w:ins>
      <m:oMath>
        <m:r>
          <m:rPr>
            <m:sty m:val="p"/>
          </m:rPr>
          <m:t>+</m:t>
        </m:r>
        <m:r>
          <m:t>1</m:t>
        </m:r>
      </m:oMath>
      <w:ins w:id="161" w:author="PR Preview" w:date="2026-01-01T00:00:00Z">
        <w:r>
          <w:t xml:space="preserve">, each with probability</w:t>
        </w:r>
      </w:ins>
      <w:ins w:id="162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>
          <m:t>2</m:t>
        </m:r>
      </m:oMath>
      <w:ins w:id="163" w:author="PR Preview" w:date="2026-01-01T00:00:00Z">
        <w:r>
          <w:t xml:space="preserve">.</w:t>
        </w:r>
      </w:ins>
      <w:ins w:id="164" w:author="PR Preview" w:date="2026-01-01T00:00:00Z">
        <w:r>
          <w:t xml:space="preserve"> </w:t>
        </w:r>
      </w:ins>
      <w:ins w:id="165" w:author="PR Preview" w:date="2026-01-01T00:00:00Z">
        <w:r>
          <w:t xml:space="preserve">The population mean of the noise is</w:t>
        </w:r>
      </w:ins>
      <w:ins w:id="166" w:author="PR Preview" w:date="2026-01-01T00:00:00Z">
        <w:r>
          <w:t xml:space="preserve"> </w:t>
        </w:r>
      </w:ins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ins w:id="167" w:author="PR Preview" w:date="2026-01-01T00:00:00Z">
        <w:r>
          <w:t xml:space="preserve">, as</w:t>
        </w:r>
      </w:ins>
      <w:ins w:id="168" w:author="PR Preview" w:date="2026-01-01T00:00:00Z">
        <w:r>
          <w:t xml:space="preserve"> </w:t>
        </w:r>
      </w:ins>
      <w:hyperlink w:anchor="thm-noise-mean-zero">
        <w:ins w:id="169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170" w:author="PR Preview" w:date="2026-01-01T00:00:00Z">
        <w:r>
          <w:t xml:space="preserve"> </w:t>
        </w:r>
      </w:ins>
      <w:ins w:id="171" w:author="PR Preview" w:date="2026-01-01T00:00:00Z">
        <w:r>
          <w:t xml:space="preserve">says.</w:t>
        </w:r>
      </w:ins>
    </w:p>
    <w:bookmarkEnd w:id="65"/>
    <w:bookmarkStart w:id="68" w:name="def-observation-loss"/>
    <w:p>
      <w:pPr>
        <w:pStyle w:val="BodyText"/>
      </w:pPr>
      <w:ins w:id="172" w:author="PR Preview" w:date="2026-01-01T00:00:00Z">
        <w:r>
          <w:rPr>
            <w:b/>
            <w:bCs/>
          </w:rPr>
          <w:t xml:space="preserve">Definition 18 (Loss of a prediction rule on an observation)</w:t>
        </w:r>
      </w:ins>
      <w:ins w:id="173" w:author="PR Preview" w:date="2026-01-01T00:00:00Z">
        <w:r>
          <w:t xml:space="preserve"> </w:t>
        </w:r>
      </w:ins>
      <w:ins w:id="174" w:author="PR Preview" w:date="2026-01-01T00:00:00Z">
        <w:r>
          <w:t xml:space="preserve">The</w:t>
        </w:r>
      </w:ins>
      <w:ins w:id="175" w:author="PR Preview" w:date="2026-01-01T00:00:00Z">
        <w:r>
          <w:t xml:space="preserve"> </w:t>
        </w:r>
      </w:ins>
      <w:ins w:id="176" w:author="PR Preview" w:date="2026-01-01T00:00:00Z">
        <w:r>
          <w:rPr>
            <w:b/>
            <w:bCs/>
          </w:rPr>
          <w:t xml:space="preserve">loss</w:t>
        </w:r>
      </w:ins>
      <w:ins w:id="177" w:author="PR Preview" w:date="2026-01-01T00:00:00Z">
        <w:r>
          <w:t xml:space="preserve"> </w:t>
        </w:r>
      </w:ins>
      <w:ins w:id="178" w:author="PR Preview" w:date="2026-01-01T00:00:00Z">
        <w:r>
          <w:t xml:space="preserve">of a</w:t>
        </w:r>
      </w:ins>
      <w:ins w:id="179" w:author="PR Preview" w:date="2026-01-01T00:00:00Z">
        <w:r>
          <w:t xml:space="preserve"> </w:t>
        </w:r>
      </w:ins>
      <w:hyperlink w:anchor="def-prediction-rule">
        <w:ins w:id="180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181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182" w:author="PR Preview" w:date="2026-01-01T00:00:00Z">
        <w:r>
          <w:t xml:space="preserve"> </w:t>
        </w:r>
      </w:ins>
      <w:ins w:id="183" w:author="PR Preview" w:date="2026-01-01T00:00:00Z">
        <w:r>
          <w:t xml:space="preserve">on an observation</w:t>
        </w:r>
      </w:ins>
      <w:ins w:id="18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ins w:id="185" w:author="PR Preview" w:date="2026-01-01T00:00:00Z">
        <w:r>
          <w:t xml:space="preserve"> </w:t>
        </w:r>
      </w:ins>
      <w:ins w:id="186" w:author="PR Preview" w:date="2026-01-01T00:00:00Z">
        <w:r>
          <w:t xml:space="preserve">is the cost, under a</w:t>
        </w:r>
      </w:ins>
      <w:ins w:id="187" w:author="PR Preview" w:date="2026-01-01T00:00:00Z">
        <w:r>
          <w:t xml:space="preserve"> </w:t>
        </w:r>
      </w:ins>
      <w:hyperlink r:id="rId66">
        <w:ins w:id="188" w:author="PR Preview" w:date="2026-01-01T00:00:00Z">
          <w:r>
            <w:rPr>
              <w:rStyle w:val="Hyperlink"/>
            </w:rPr>
            <w:t xml:space="preserve">loss function</w:t>
          </w:r>
        </w:ins>
      </w:hyperlink>
      <w:ins w:id="189" w:author="PR Preview" w:date="2026-01-01T00:00:00Z">
        <w:r>
          <w:t xml:space="preserve"> </w:t>
        </w:r>
      </w:ins>
      <m:oMath>
        <m:r>
          <m:t>L</m:t>
        </m:r>
      </m:oMath>
      <w:ins w:id="190" w:author="PR Preview" w:date="2026-01-01T00:00:00Z">
        <w:r>
          <w:t xml:space="preserve">,</w:t>
        </w:r>
      </w:ins>
      <w:ins w:id="191" w:author="PR Preview" w:date="2026-01-01T00:00:00Z">
        <w:r>
          <w:t xml:space="preserve"> </w:t>
        </w:r>
      </w:ins>
      <w:ins w:id="192" w:author="PR Preview" w:date="2026-01-01T00:00:00Z">
        <w:r>
          <w:t xml:space="preserve">of its prediction</w:t>
        </w:r>
      </w:ins>
      <w:ins w:id="193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ins w:id="194" w:author="PR Preview" w:date="2026-01-01T00:00:00Z">
        <w:r>
          <w:t xml:space="preserve"> </w:t>
        </w:r>
      </w:ins>
      <w:ins w:id="195" w:author="PR Preview" w:date="2026-01-01T00:00:00Z">
        <w:r>
          <w:t xml:space="preserve">of the outcome</w:t>
        </w:r>
      </w:ins>
      <w:ins w:id="196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</m:oMath>
      <w:ins w:id="197" w:author="PR Preview" w:date="2026-01-01T00:00:00Z">
        <w:r>
          <w:t xml:space="preserve">:</w:t>
        </w:r>
      </w:ins>
    </w:p>
    <w:p>
      <w:pPr>
        <w:pStyle w:val="BodyText"/>
      </w:pPr>
      <w:bookmarkStart w:id="67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7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prediction rule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 rule 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68"/>
    <w:bookmarkStart w:id="70" w:name="rem-squared-error-loss"/>
    <w:p>
      <w:pPr>
        <w:pStyle w:val="BodyText"/>
      </w:pPr>
      <w:r>
        <w:rPr>
          <w:i/>
          <w:iCs/>
        </w:rPr>
        <w:t xml:space="preserve">Remark 3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69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0"/>
    <w:bookmarkStart w:id="72" w:name="def-generalization-error"/>
    <w:p>
      <w:pPr>
        <w:pStyle w:val="BodyText"/>
      </w:pPr>
      <w:del w:id="198" w:author="PR Preview" w:date="2026-01-01T00:00:00Z">
        <w:r>
          <w:rPr>
            <w:b/>
            <w:bCs/>
          </w:rPr>
          <w:delText xml:space="preserve">Definition 18 (Generalization error)</w:delText>
        </w:r>
      </w:del>
      <w:del w:id="199" w:author="PR Preview" w:date="2026-01-01T00:00:00Z">
        <w:r>
          <w:delText xml:space="preserve"> </w:delText>
        </w:r>
      </w:del>
      <w:del w:id="200" w:author="PR Preview" w:date="2026-01-01T00:00:00Z">
        <w:r>
          <w:delText xml:space="preserve">The</w:delText>
        </w:r>
      </w:del>
      <w:del w:id="201" w:author="PR Preview" w:date="2026-01-01T00:00:00Z">
        <w:r>
          <w:delText xml:space="preserve"> </w:delText>
        </w:r>
      </w:del>
      <w:del w:id="202" w:author="PR Preview" w:date="2026-01-01T00:00:00Z">
        <w:r>
          <w:rPr>
            <w:b/>
            <w:bCs/>
          </w:rPr>
          <w:delText xml:space="preserve">generalization error</w:delText>
        </w:r>
      </w:del>
      <w:del w:id="203" w:author="PR Preview" w:date="2026-01-01T00:00:00Z">
        <w:r>
          <w:delText xml:space="preserve"> </w:delText>
        </w:r>
      </w:del>
      <w:del w:id="204" w:author="PR Preview" w:date="2026-01-01T00:00:00Z">
        <w:r>
          <w:delText xml:space="preserve">of a</w:delText>
        </w:r>
      </w:del>
      <w:del w:id="205" w:author="PR Preview" w:date="2026-01-01T00:00:00Z">
        <w:r>
          <w:delText xml:space="preserve"> </w:delText>
        </w:r>
      </w:del>
      <w:hyperlink w:anchor="def-prediction-rule">
        <w:del w:id="206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207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208" w:author="PR Preview" w:date="2026-01-01T00:00:00Z">
        <w:r>
          <w:delText xml:space="preserve"> </w:delText>
        </w:r>
      </w:del>
      <w:del w:id="209" w:author="PR Preview" w:date="2026-01-01T00:00:00Z">
        <w:r>
          <w:delText xml:space="preserve">fitted to a</w:delText>
        </w:r>
      </w:del>
      <w:del w:id="210" w:author="PR Preview" w:date="2026-01-01T00:00:00Z">
        <w:r>
          <w:delText xml:space="preserve"> </w:delText>
        </w:r>
      </w:del>
      <w:hyperlink w:anchor="def-training-set">
        <w:del w:id="211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21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13" w:author="PR Preview" w:date="2026-01-01T00:00:00Z">
        <w:r>
          <w:delText xml:space="preserve"> </w:delText>
        </w:r>
      </w:del>
      <w:del w:id="214" w:author="PR Preview" w:date="2026-01-01T00:00:00Z">
        <w:r>
          <w:delText xml:space="preserve">is its expected</w:delText>
        </w:r>
      </w:del>
      <w:del w:id="215" w:author="PR Preview" w:date="2026-01-01T00:00:00Z">
        <w:r>
          <w:delText xml:space="preserve"> </w:delText>
        </w:r>
      </w:del>
      <w:hyperlink w:anchor="def-observation-loss">
        <w:del w:id="216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217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del w:id="218" w:author="PR Preview" w:date="2026-01-01T00:00:00Z">
        <w:r>
          <w:delText xml:space="preserve"> </w:delText>
        </w:r>
      </w:del>
      <w:del w:id="219" w:author="PR Preview" w:date="2026-01-01T00:00:00Z">
        <w:r>
          <w:delText xml:space="preserve">on a</w:delText>
        </w:r>
      </w:del>
      <w:del w:id="220" w:author="PR Preview" w:date="2026-01-01T00:00:00Z">
        <w:r>
          <w:delText xml:space="preserve"> </w:delText>
        </w:r>
      </w:del>
      <w:hyperlink w:anchor="def-new-observation">
        <w:del w:id="221" w:author="PR Preview" w:date="2026-01-01T00:00:00Z">
          <w:r>
            <w:rPr>
              <w:rStyle w:val="Hyperlink"/>
            </w:rPr>
            <w:delText xml:space="preserve">new observation</w:delText>
          </w:r>
        </w:del>
      </w:hyperlink>
      <w:del w:id="22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del w:id="223" w:author="PR Preview" w:date="2026-01-01T00:00:00Z">
        <w:r>
          <w:delText xml:space="preserve">,</w:delText>
        </w:r>
      </w:del>
      <w:del w:id="224" w:author="PR Preview" w:date="2026-01-01T00:00:00Z">
        <w:r>
          <w:delText xml:space="preserve"> </w:delText>
        </w:r>
      </w:del>
      <w:del w:id="225" w:author="PR Preview" w:date="2026-01-01T00:00:00Z">
        <w:r>
          <w:delText xml:space="preserve">with</w:delText>
        </w:r>
      </w:del>
      <w:del w:id="22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27" w:author="PR Preview" w:date="2026-01-01T00:00:00Z">
        <w:r>
          <w:delText xml:space="preserve"> </w:delText>
        </w:r>
      </w:del>
      <w:del w:id="228" w:author="PR Preview" w:date="2026-01-01T00:00:00Z">
        <w:r>
          <w:delText xml:space="preserve">held fixed:</w:delText>
        </w:r>
      </w:del>
    </w:p>
    <w:p>
      <w:pPr>
        <w:pStyle w:val="BodyText"/>
      </w:pPr>
      <w:ins w:id="229" w:author="PR Preview" w:date="2026-01-01T00:00:00Z">
        <w:r>
          <w:rPr>
            <w:b/>
            <w:bCs/>
          </w:rPr>
          <w:t xml:space="preserve">Definition 19 (Generalization error)</w:t>
        </w:r>
      </w:ins>
      <w:ins w:id="230" w:author="PR Preview" w:date="2026-01-01T00:00:00Z">
        <w:r>
          <w:t xml:space="preserve"> </w:t>
        </w:r>
      </w:ins>
      <w:ins w:id="231" w:author="PR Preview" w:date="2026-01-01T00:00:00Z">
        <w:r>
          <w:t xml:space="preserve">The</w:t>
        </w:r>
      </w:ins>
      <w:ins w:id="232" w:author="PR Preview" w:date="2026-01-01T00:00:00Z">
        <w:r>
          <w:t xml:space="preserve"> </w:t>
        </w:r>
      </w:ins>
      <w:ins w:id="233" w:author="PR Preview" w:date="2026-01-01T00:00:00Z">
        <w:r>
          <w:rPr>
            <w:b/>
            <w:bCs/>
          </w:rPr>
          <w:t xml:space="preserve">generalization error</w:t>
        </w:r>
      </w:ins>
      <w:ins w:id="234" w:author="PR Preview" w:date="2026-01-01T00:00:00Z">
        <w:r>
          <w:t xml:space="preserve"> </w:t>
        </w:r>
      </w:ins>
      <w:ins w:id="235" w:author="PR Preview" w:date="2026-01-01T00:00:00Z">
        <w:r>
          <w:t xml:space="preserve">of a</w:t>
        </w:r>
      </w:ins>
      <w:ins w:id="236" w:author="PR Preview" w:date="2026-01-01T00:00:00Z">
        <w:r>
          <w:t xml:space="preserve"> </w:t>
        </w:r>
      </w:ins>
      <w:hyperlink w:anchor="def-prediction-rule">
        <w:ins w:id="237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238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239" w:author="PR Preview" w:date="2026-01-01T00:00:00Z">
        <w:r>
          <w:t xml:space="preserve"> </w:t>
        </w:r>
      </w:ins>
      <w:ins w:id="240" w:author="PR Preview" w:date="2026-01-01T00:00:00Z">
        <w:r>
          <w:t xml:space="preserve">fitted to a</w:t>
        </w:r>
      </w:ins>
      <w:ins w:id="241" w:author="PR Preview" w:date="2026-01-01T00:00:00Z">
        <w:r>
          <w:t xml:space="preserve"> </w:t>
        </w:r>
      </w:ins>
      <w:hyperlink w:anchor="def-training-set">
        <w:ins w:id="242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24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44" w:author="PR Preview" w:date="2026-01-01T00:00:00Z">
        <w:r>
          <w:t xml:space="preserve"> </w:t>
        </w:r>
      </w:ins>
      <w:ins w:id="245" w:author="PR Preview" w:date="2026-01-01T00:00:00Z">
        <w:r>
          <w:t xml:space="preserve">is its expected</w:t>
        </w:r>
      </w:ins>
      <w:ins w:id="246" w:author="PR Preview" w:date="2026-01-01T00:00:00Z">
        <w:r>
          <w:t xml:space="preserve"> </w:t>
        </w:r>
      </w:ins>
      <w:hyperlink w:anchor="def-observation-loss">
        <w:ins w:id="247" w:author="PR Preview" w:date="2026-01-01T00:00:00Z">
          <w:r>
            <w:rPr>
              <w:rStyle w:val="Hyperlink"/>
            </w:rPr>
            <w:t xml:space="preserve">loss</w:t>
          </w:r>
        </w:ins>
      </w:hyperlink>
      <w:ins w:id="248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ins w:id="249" w:author="PR Preview" w:date="2026-01-01T00:00:00Z">
        <w:r>
          <w:t xml:space="preserve"> </w:t>
        </w:r>
      </w:ins>
      <w:ins w:id="250" w:author="PR Preview" w:date="2026-01-01T00:00:00Z">
        <w:r>
          <w:t xml:space="preserve">on a</w:t>
        </w:r>
      </w:ins>
      <w:ins w:id="251" w:author="PR Preview" w:date="2026-01-01T00:00:00Z">
        <w:r>
          <w:t xml:space="preserve"> </w:t>
        </w:r>
      </w:ins>
      <w:hyperlink w:anchor="def-new-observation">
        <w:ins w:id="252" w:author="PR Preview" w:date="2026-01-01T00:00:00Z">
          <w:r>
            <w:rPr>
              <w:rStyle w:val="Hyperlink"/>
            </w:rPr>
            <w:t xml:space="preserve">new observation</w:t>
          </w:r>
        </w:ins>
      </w:hyperlink>
      <w:ins w:id="25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ins w:id="254" w:author="PR Preview" w:date="2026-01-01T00:00:00Z">
        <w:r>
          <w:t xml:space="preserve">,</w:t>
        </w:r>
      </w:ins>
      <w:ins w:id="255" w:author="PR Preview" w:date="2026-01-01T00:00:00Z">
        <w:r>
          <w:t xml:space="preserve"> </w:t>
        </w:r>
      </w:ins>
      <w:ins w:id="256" w:author="PR Preview" w:date="2026-01-01T00:00:00Z">
        <w:r>
          <w:t xml:space="preserve">with</w:t>
        </w:r>
      </w:ins>
      <w:ins w:id="25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58" w:author="PR Preview" w:date="2026-01-01T00:00:00Z">
        <w:r>
          <w:t xml:space="preserve"> </w:t>
        </w:r>
      </w:ins>
      <w:ins w:id="259" w:author="PR Preview" w:date="2026-01-01T00:00:00Z">
        <w:r>
          <w:t xml:space="preserve">held fixed:</w:t>
        </w:r>
      </w:ins>
    </w:p>
    <w:p>
      <w:pPr>
        <w:pStyle w:val="BodyText"/>
      </w:pPr>
      <w:bookmarkStart w:id="71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72"/>
    <w:bookmarkStart w:id="73" w:name="rem-source-generalization-error"/>
    <w:p>
      <w:pPr>
        <w:pStyle w:val="BodyText"/>
      </w:pPr>
      <w:r>
        <w:rPr>
          <w:i/>
          <w:iCs/>
        </w:rPr>
        <w:t xml:space="preserve">Remark 4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7.2)</w:t>
      </w:r>
      <w:r>
        <w:t xml:space="preserve">.</w:t>
      </w:r>
    </w:p>
    <w:bookmarkEnd w:id="73"/>
    <w:bookmarkStart w:id="75" w:name="def-held-out-set"/>
    <w:p>
      <w:pPr>
        <w:pStyle w:val="BodyText"/>
      </w:pPr>
      <w:del w:id="260" w:author="PR Preview" w:date="2026-01-01T00:00:00Z">
        <w:r>
          <w:rPr>
            <w:b/>
            <w:bCs/>
          </w:rPr>
          <w:delText xml:space="preserve">Definition 19 (Held-out set (hold-out set))</w:delText>
        </w:r>
      </w:del>
      <w:del w:id="261" w:author="PR Preview" w:date="2026-01-01T00:00:00Z">
        <w:r>
          <w:delText xml:space="preserve"> </w:delText>
        </w:r>
      </w:del>
      <w:del w:id="262" w:author="PR Preview" w:date="2026-01-01T00:00:00Z">
        <w:r>
          <w:delText xml:space="preserve">A</w:delText>
        </w:r>
      </w:del>
      <w:del w:id="263" w:author="PR Preview" w:date="2026-01-01T00:00:00Z">
        <w:r>
          <w:delText xml:space="preserve"> </w:delText>
        </w:r>
      </w:del>
      <w:del w:id="264" w:author="PR Preview" w:date="2026-01-01T00:00:00Z">
        <w:r>
          <w:rPr>
            <w:b/>
            <w:bCs/>
          </w:rPr>
          <w:delText xml:space="preserve">held-out set</w:delText>
        </w:r>
      </w:del>
      <w:del w:id="265" w:author="PR Preview" w:date="2026-01-01T00:00:00Z">
        <w:r>
          <w:delText xml:space="preserve"> </w:delText>
        </w:r>
      </w:del>
      <w:del w:id="266" w:author="PR Preview" w:date="2026-01-01T00:00:00Z">
        <w:r>
          <w:delText xml:space="preserve">for a</w:delText>
        </w:r>
      </w:del>
      <w:del w:id="267" w:author="PR Preview" w:date="2026-01-01T00:00:00Z">
        <w:r>
          <w:delText xml:space="preserve"> </w:delText>
        </w:r>
      </w:del>
      <w:hyperlink w:anchor="def-training-set">
        <w:del w:id="268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26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70" w:author="PR Preview" w:date="2026-01-01T00:00:00Z">
        <w:r>
          <w:delText xml:space="preserve"> </w:delText>
        </w:r>
      </w:del>
      <w:del w:id="271" w:author="PR Preview" w:date="2026-01-01T00:00:00Z">
        <w:r>
          <w:delText xml:space="preserve">is a list of</w:delText>
        </w:r>
      </w:del>
      <w:del w:id="272" w:author="PR Preview" w:date="2026-01-01T00:00:00Z">
        <w:r>
          <w:delText xml:space="preserve"> </w:delText>
        </w:r>
      </w:del>
      <m:oMath>
        <m:r>
          <m:t>m</m:t>
        </m:r>
      </m:oMath>
      <w:del w:id="273" w:author="PR Preview" w:date="2026-01-01T00:00:00Z">
        <w:r>
          <w:delText xml:space="preserve"> </w:delText>
        </w:r>
      </w:del>
      <w:del w:id="274" w:author="PR Preview" w:date="2026-01-01T00:00:00Z">
        <w:r>
          <w:delText xml:space="preserve">further observations,</w:delText>
        </w:r>
      </w:del>
      <w:del w:id="275" w:author="PR Preview" w:date="2026-01-01T00:00:00Z">
        <w:r>
          <w:delText xml:space="preserve"> </w:delText>
        </w:r>
      </w:del>
      <w:del w:id="276" w:author="PR Preview" w:date="2026-01-01T00:00:00Z">
        <w:r>
          <w:delText xml:space="preserve">none of them in</w:delText>
        </w:r>
      </w:del>
      <w:del w:id="27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78" w:author="PR Preview" w:date="2026-01-01T00:00:00Z">
        <w:r>
          <w:delText xml:space="preserve">,</w:delText>
        </w:r>
      </w:del>
      <w:del w:id="279" w:author="PR Preview" w:date="2026-01-01T00:00:00Z">
        <w:r>
          <w:delText xml:space="preserve"> </w:delText>
        </w:r>
      </w:del>
      <w:del w:id="280" w:author="PR Preview" w:date="2026-01-01T00:00:00Z">
        <w:r>
          <w:delText xml:space="preserve">that the</w:delText>
        </w:r>
      </w:del>
      <w:del w:id="281" w:author="PR Preview" w:date="2026-01-01T00:00:00Z">
        <w:r>
          <w:delText xml:space="preserve"> </w:delText>
        </w:r>
      </w:del>
      <w:hyperlink w:anchor="def-fitting-procedure">
        <w:del w:id="282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283" w:author="PR Preview" w:date="2026-01-01T00:00:00Z">
        <w:r>
          <w:delText xml:space="preserve"> </w:delText>
        </w:r>
      </w:del>
      <w:del w:id="284" w:author="PR Preview" w:date="2026-01-01T00:00:00Z">
        <w:r>
          <w:delText xml:space="preserve">does not use</w:delText>
        </w:r>
      </w:del>
      <w:del w:id="285" w:author="PR Preview" w:date="2026-01-01T00:00:00Z">
        <w:r>
          <w:delText xml:space="preserve"> </w:delText>
        </w:r>
      </w:del>
      <w:del w:id="286" w:author="PR Preview" w:date="2026-01-01T00:00:00Z">
        <w:r>
          <w:delText xml:space="preserve">and on which the</w:delText>
        </w:r>
      </w:del>
      <w:del w:id="287" w:author="PR Preview" w:date="2026-01-01T00:00:00Z">
        <w:r>
          <w:delText xml:space="preserve"> </w:delText>
        </w:r>
      </w:del>
      <w:hyperlink w:anchor="def-prediction-rule">
        <w:del w:id="288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289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290" w:author="PR Preview" w:date="2026-01-01T00:00:00Z">
        <w:r>
          <w:delText xml:space="preserve"> </w:delText>
        </w:r>
      </w:del>
      <w:del w:id="291" w:author="PR Preview" w:date="2026-01-01T00:00:00Z">
        <w:r>
          <w:delText xml:space="preserve">is scored:</w:delText>
        </w:r>
      </w:del>
    </w:p>
    <w:p>
      <w:pPr>
        <w:pStyle w:val="BodyText"/>
      </w:pPr>
      <w:ins w:id="292" w:author="PR Preview" w:date="2026-01-01T00:00:00Z">
        <w:r>
          <w:rPr>
            <w:b/>
            <w:bCs/>
          </w:rPr>
          <w:t xml:space="preserve">Definition 20 (Held-out set (hold-out set))</w:t>
        </w:r>
      </w:ins>
      <w:ins w:id="293" w:author="PR Preview" w:date="2026-01-01T00:00:00Z">
        <w:r>
          <w:t xml:space="preserve"> </w:t>
        </w:r>
      </w:ins>
      <w:ins w:id="294" w:author="PR Preview" w:date="2026-01-01T00:00:00Z">
        <w:r>
          <w:t xml:space="preserve">A</w:t>
        </w:r>
      </w:ins>
      <w:ins w:id="295" w:author="PR Preview" w:date="2026-01-01T00:00:00Z">
        <w:r>
          <w:t xml:space="preserve"> </w:t>
        </w:r>
      </w:ins>
      <w:ins w:id="296" w:author="PR Preview" w:date="2026-01-01T00:00:00Z">
        <w:r>
          <w:rPr>
            <w:b/>
            <w:bCs/>
          </w:rPr>
          <w:t xml:space="preserve">held-out set</w:t>
        </w:r>
      </w:ins>
      <w:ins w:id="297" w:author="PR Preview" w:date="2026-01-01T00:00:00Z">
        <w:r>
          <w:t xml:space="preserve"> </w:t>
        </w:r>
      </w:ins>
      <w:ins w:id="298" w:author="PR Preview" w:date="2026-01-01T00:00:00Z">
        <w:r>
          <w:t xml:space="preserve">for a</w:t>
        </w:r>
      </w:ins>
      <w:ins w:id="299" w:author="PR Preview" w:date="2026-01-01T00:00:00Z">
        <w:r>
          <w:t xml:space="preserve"> </w:t>
        </w:r>
      </w:ins>
      <w:hyperlink w:anchor="def-training-set">
        <w:ins w:id="300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30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02" w:author="PR Preview" w:date="2026-01-01T00:00:00Z">
        <w:r>
          <w:t xml:space="preserve"> </w:t>
        </w:r>
      </w:ins>
      <w:ins w:id="303" w:author="PR Preview" w:date="2026-01-01T00:00:00Z">
        <w:r>
          <w:t xml:space="preserve">is a list of</w:t>
        </w:r>
      </w:ins>
      <w:ins w:id="304" w:author="PR Preview" w:date="2026-01-01T00:00:00Z">
        <w:r>
          <w:t xml:space="preserve"> </w:t>
        </w:r>
      </w:ins>
      <m:oMath>
        <m:r>
          <m:t>m</m:t>
        </m:r>
      </m:oMath>
      <w:ins w:id="305" w:author="PR Preview" w:date="2026-01-01T00:00:00Z">
        <w:r>
          <w:t xml:space="preserve"> </w:t>
        </w:r>
      </w:ins>
      <w:ins w:id="306" w:author="PR Preview" w:date="2026-01-01T00:00:00Z">
        <w:r>
          <w:t xml:space="preserve">further observations,</w:t>
        </w:r>
      </w:ins>
      <w:ins w:id="307" w:author="PR Preview" w:date="2026-01-01T00:00:00Z">
        <w:r>
          <w:t xml:space="preserve"> </w:t>
        </w:r>
      </w:ins>
      <w:ins w:id="308" w:author="PR Preview" w:date="2026-01-01T00:00:00Z">
        <w:r>
          <w:t xml:space="preserve">none of them in</w:t>
        </w:r>
      </w:ins>
      <w:ins w:id="30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10" w:author="PR Preview" w:date="2026-01-01T00:00:00Z">
        <w:r>
          <w:t xml:space="preserve">,</w:t>
        </w:r>
      </w:ins>
      <w:ins w:id="311" w:author="PR Preview" w:date="2026-01-01T00:00:00Z">
        <w:r>
          <w:t xml:space="preserve"> </w:t>
        </w:r>
      </w:ins>
      <w:ins w:id="312" w:author="PR Preview" w:date="2026-01-01T00:00:00Z">
        <w:r>
          <w:t xml:space="preserve">that the</w:t>
        </w:r>
      </w:ins>
      <w:ins w:id="313" w:author="PR Preview" w:date="2026-01-01T00:00:00Z">
        <w:r>
          <w:t xml:space="preserve"> </w:t>
        </w:r>
      </w:ins>
      <w:hyperlink w:anchor="def-fitting-procedure">
        <w:ins w:id="314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315" w:author="PR Preview" w:date="2026-01-01T00:00:00Z">
        <w:r>
          <w:t xml:space="preserve"> </w:t>
        </w:r>
      </w:ins>
      <w:ins w:id="316" w:author="PR Preview" w:date="2026-01-01T00:00:00Z">
        <w:r>
          <w:t xml:space="preserve">does not use</w:t>
        </w:r>
      </w:ins>
      <w:ins w:id="317" w:author="PR Preview" w:date="2026-01-01T00:00:00Z">
        <w:r>
          <w:t xml:space="preserve"> </w:t>
        </w:r>
      </w:ins>
      <w:ins w:id="318" w:author="PR Preview" w:date="2026-01-01T00:00:00Z">
        <w:r>
          <w:t xml:space="preserve">and on which the</w:t>
        </w:r>
      </w:ins>
      <w:ins w:id="319" w:author="PR Preview" w:date="2026-01-01T00:00:00Z">
        <w:r>
          <w:t xml:space="preserve"> </w:t>
        </w:r>
      </w:ins>
      <w:hyperlink w:anchor="def-prediction-rule">
        <w:ins w:id="320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321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322" w:author="PR Preview" w:date="2026-01-01T00:00:00Z">
        <w:r>
          <w:t xml:space="preserve"> </w:t>
        </w:r>
      </w:ins>
      <w:ins w:id="323" w:author="PR Preview" w:date="2026-01-01T00:00:00Z">
        <w:r>
          <w:t xml:space="preserve">is scored:</w:t>
        </w:r>
      </w:ins>
    </w:p>
    <w:p>
      <w:pPr>
        <w:pStyle w:val="BodyText"/>
      </w:pPr>
      <w:bookmarkStart w:id="74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4"/>
    </w:p>
    <w:bookmarkEnd w:id="75"/>
    <w:bookmarkStart w:id="76" w:name="rem-source-held-out-set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(James et al. 2021, sec. 5.1.1)</w:t>
      </w:r>
      <w:r>
        <w:t xml:space="preserve">.</w:t>
      </w:r>
    </w:p>
    <w:bookmarkEnd w:id="76"/>
    <w:bookmarkStart w:id="79" w:name="def-prediction-rmse"/>
    <w:p>
      <w:pPr>
        <w:pStyle w:val="BodyText"/>
      </w:pPr>
      <w:del w:id="324" w:author="PR Preview" w:date="2026-01-01T00:00:00Z">
        <w:r>
          <w:rPr>
            <w:b/>
            <w:bCs/>
          </w:rPr>
          <w:delText xml:space="preserve">Definition 20 (Root mean squared error of predictions)</w:delText>
        </w:r>
      </w:del>
      <w:del w:id="325" w:author="PR Preview" w:date="2026-01-01T00:00:00Z">
        <w:r>
          <w:delText xml:space="preserve"> </w:delText>
        </w:r>
      </w:del>
      <w:del w:id="326" w:author="PR Preview" w:date="2026-01-01T00:00:00Z">
        <w:r>
          <w:delText xml:space="preserve">The</w:delText>
        </w:r>
      </w:del>
      <w:del w:id="327" w:author="PR Preview" w:date="2026-01-01T00:00:00Z">
        <w:r>
          <w:delText xml:space="preserve"> </w:delText>
        </w:r>
      </w:del>
      <w:del w:id="328" w:author="PR Preview" w:date="2026-01-01T00:00:00Z">
        <w:r>
          <w:rPr>
            <w:b/>
            <w:bCs/>
          </w:rPr>
          <w:delText xml:space="preserve">sample root mean squared error (sRMSE)</w:delText>
        </w:r>
      </w:del>
      <w:del w:id="329" w:author="PR Preview" w:date="2026-01-01T00:00:00Z">
        <w:r>
          <w:delText xml:space="preserve"> </w:delText>
        </w:r>
      </w:del>
      <w:del w:id="330" w:author="PR Preview" w:date="2026-01-01T00:00:00Z">
        <w:r>
          <w:delText xml:space="preserve">of predictions,</w:delText>
        </w:r>
      </w:del>
      <w:del w:id="331" w:author="PR Preview" w:date="2026-01-01T00:00:00Z">
        <w:r>
          <w:delText xml:space="preserve"> </w:delText>
        </w:r>
      </w:del>
      <w:del w:id="332" w:author="PR Preview" w:date="2026-01-01T00:00:00Z">
        <w:r>
          <w:delText xml:space="preserve">also called their</w:delText>
        </w:r>
      </w:del>
      <w:del w:id="333" w:author="PR Preview" w:date="2026-01-01T00:00:00Z">
        <w:r>
          <w:delText xml:space="preserve"> </w:delText>
        </w:r>
      </w:del>
      <w:del w:id="334" w:author="PR Preview" w:date="2026-01-01T00:00:00Z">
        <w:r>
          <w:rPr>
            <w:b/>
            <w:bCs/>
          </w:rPr>
          <w:delText xml:space="preserve">root mean squared error</w:delText>
        </w:r>
      </w:del>
      <w:del w:id="335" w:author="PR Preview" w:date="2026-01-01T00:00:00Z">
        <w:r>
          <w:delText xml:space="preserve">,</w:delText>
        </w:r>
      </w:del>
      <w:del w:id="336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del w:id="337" w:author="PR Preview" w:date="2026-01-01T00:00:00Z">
        <w:r>
          <w:delText xml:space="preserve"> </w:delText>
        </w:r>
      </w:del>
      <w:del w:id="338" w:author="PR Preview" w:date="2026-01-01T00:00:00Z">
        <w:r>
          <w:delText xml:space="preserve">of observed outcomes</w:delText>
        </w:r>
      </w:del>
      <w:del w:id="339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del w:id="340" w:author="PR Preview" w:date="2026-01-01T00:00:00Z">
        <w:r>
          <w:delText xml:space="preserve"> </w:delText>
        </w:r>
      </w:del>
      <w:del w:id="341" w:author="PR Preview" w:date="2026-01-01T00:00:00Z">
        <w:r>
          <w:delText xml:space="preserve">is the square root of their</w:delText>
        </w:r>
      </w:del>
      <w:del w:id="342" w:author="PR Preview" w:date="2026-01-01T00:00:00Z">
        <w:r>
          <w:delText xml:space="preserve"> </w:delText>
        </w:r>
      </w:del>
      <w:hyperlink r:id="rId77">
        <w:del w:id="343" w:author="PR Preview" w:date="2026-01-01T00:00:00Z">
          <w:r>
            <w:rPr>
              <w:rStyle w:val="Hyperlink"/>
            </w:rPr>
            <w:delText xml:space="preserve">sMSE</w:delText>
          </w:r>
        </w:del>
      </w:hyperlink>
      <w:del w:id="344" w:author="PR Preview" w:date="2026-01-01T00:00:00Z">
        <w:r>
          <w:delText xml:space="preserve">:</w:delText>
        </w:r>
      </w:del>
    </w:p>
    <w:p>
      <w:pPr>
        <w:pStyle w:val="BodyText"/>
      </w:pPr>
      <w:bookmarkStart w:id="68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8"/>
    </w:p>
    <w:p>
      <w:pPr>
        <w:pStyle w:val="FirstParagraph"/>
      </w:pPr>
      <w:del w:id="345" w:author="PR Preview" w:date="2026-01-01T00:00:00Z">
        <w:r>
          <w:rPr>
            <w:b/>
            <w:bCs/>
          </w:rPr>
          <w:delText xml:space="preserve">Definition 21 (Training error)</w:delText>
        </w:r>
      </w:del>
      <w:del w:id="346" w:author="PR Preview" w:date="2026-01-01T00:00:00Z">
        <w:r>
          <w:delText xml:space="preserve"> </w:delText>
        </w:r>
      </w:del>
      <w:del w:id="347" w:author="PR Preview" w:date="2026-01-01T00:00:00Z">
        <w:r>
          <w:delText xml:space="preserve">The</w:delText>
        </w:r>
      </w:del>
      <w:del w:id="348" w:author="PR Preview" w:date="2026-01-01T00:00:00Z">
        <w:r>
          <w:delText xml:space="preserve"> </w:delText>
        </w:r>
      </w:del>
      <w:del w:id="349" w:author="PR Preview" w:date="2026-01-01T00:00:00Z">
        <w:r>
          <w:rPr>
            <w:b/>
            <w:bCs/>
          </w:rPr>
          <w:delText xml:space="preserve">training error</w:delText>
        </w:r>
      </w:del>
      <w:del w:id="350" w:author="PR Preview" w:date="2026-01-01T00:00:00Z">
        <w:r>
          <w:delText xml:space="preserve"> </w:delText>
        </w:r>
      </w:del>
      <w:del w:id="351" w:author="PR Preview" w:date="2026-01-01T00:00:00Z">
        <w:r>
          <w:delText xml:space="preserve">of a</w:delText>
        </w:r>
      </w:del>
      <w:del w:id="352" w:author="PR Preview" w:date="2026-01-01T00:00:00Z">
        <w:r>
          <w:delText xml:space="preserve"> </w:delText>
        </w:r>
      </w:del>
      <w:hyperlink w:anchor="def-prediction-rule">
        <w:del w:id="353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354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355" w:author="PR Preview" w:date="2026-01-01T00:00:00Z">
        <w:r>
          <w:delText xml:space="preserve"> </w:delText>
        </w:r>
      </w:del>
      <w:del w:id="356" w:author="PR Preview" w:date="2026-01-01T00:00:00Z">
        <w:r>
          <w:delText xml:space="preserve">fitted to a</w:delText>
        </w:r>
      </w:del>
      <w:del w:id="357" w:author="PR Preview" w:date="2026-01-01T00:00:00Z">
        <w:r>
          <w:delText xml:space="preserve"> </w:delText>
        </w:r>
      </w:del>
      <w:hyperlink w:anchor="def-training-set">
        <w:del w:id="358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35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60" w:author="PR Preview" w:date="2026-01-01T00:00:00Z">
        <w:r>
          <w:delText xml:space="preserve"> </w:delText>
        </w:r>
      </w:del>
      <w:del w:id="361" w:author="PR Preview" w:date="2026-01-01T00:00:00Z">
        <w:r>
          <w:delText xml:space="preserve">is its sample mean</w:delText>
        </w:r>
      </w:del>
      <w:del w:id="362" w:author="PR Preview" w:date="2026-01-01T00:00:00Z">
        <w:r>
          <w:delText xml:space="preserve"> </w:delText>
        </w:r>
      </w:del>
      <w:hyperlink w:anchor="def-observation-loss">
        <w:del w:id="363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364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t>i</m:t>
            </m:r>
          </m:sub>
        </m:sSub>
      </m:oMath>
      <w:del w:id="365" w:author="PR Preview" w:date="2026-01-01T00:00:00Z">
        <w:r>
          <w:delText xml:space="preserve"> </w:delText>
        </w:r>
      </w:del>
      <w:del w:id="366" w:author="PR Preview" w:date="2026-01-01T00:00:00Z">
        <w:r>
          <w:delText xml:space="preserve">on the training observations</w:delText>
        </w:r>
      </w:del>
      <w:del w:id="367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I</m:t>
        </m:r>
      </m:oMath>
      <w:del w:id="368" w:author="PR Preview" w:date="2026-01-01T00:00:00Z">
        <w:r>
          <w:delText xml:space="preserve">:</w:delText>
        </w:r>
      </w:del>
    </w:p>
    <w:p>
      <w:pPr>
        <w:pStyle w:val="BodyText"/>
      </w:pPr>
      <w:ins w:id="369" w:author="PR Preview" w:date="2026-01-01T00:00:00Z">
        <w:r>
          <w:rPr>
            <w:b/>
            <w:bCs/>
          </w:rPr>
          <w:t xml:space="preserve">Definition 21 (Root mean squared error of predictions)</w:t>
        </w:r>
      </w:ins>
      <w:ins w:id="370" w:author="PR Preview" w:date="2026-01-01T00:00:00Z">
        <w:r>
          <w:t xml:space="preserve"> </w:t>
        </w:r>
      </w:ins>
      <w:ins w:id="371" w:author="PR Preview" w:date="2026-01-01T00:00:00Z">
        <w:r>
          <w:t xml:space="preserve">The</w:t>
        </w:r>
      </w:ins>
      <w:ins w:id="372" w:author="PR Preview" w:date="2026-01-01T00:00:00Z">
        <w:r>
          <w:t xml:space="preserve"> </w:t>
        </w:r>
      </w:ins>
      <w:ins w:id="373" w:author="PR Preview" w:date="2026-01-01T00:00:00Z">
        <w:r>
          <w:rPr>
            <w:b/>
            <w:bCs/>
          </w:rPr>
          <w:t xml:space="preserve">sample root mean squared error (sRMSE)</w:t>
        </w:r>
      </w:ins>
      <w:ins w:id="374" w:author="PR Preview" w:date="2026-01-01T00:00:00Z">
        <w:r>
          <w:t xml:space="preserve"> </w:t>
        </w:r>
      </w:ins>
      <w:ins w:id="375" w:author="PR Preview" w:date="2026-01-01T00:00:00Z">
        <w:r>
          <w:t xml:space="preserve">of predictions,</w:t>
        </w:r>
      </w:ins>
      <w:ins w:id="376" w:author="PR Preview" w:date="2026-01-01T00:00:00Z">
        <w:r>
          <w:t xml:space="preserve"> </w:t>
        </w:r>
      </w:ins>
      <w:ins w:id="377" w:author="PR Preview" w:date="2026-01-01T00:00:00Z">
        <w:r>
          <w:t xml:space="preserve">also called their</w:t>
        </w:r>
      </w:ins>
      <w:ins w:id="378" w:author="PR Preview" w:date="2026-01-01T00:00:00Z">
        <w:r>
          <w:t xml:space="preserve"> </w:t>
        </w:r>
      </w:ins>
      <w:ins w:id="379" w:author="PR Preview" w:date="2026-01-01T00:00:00Z">
        <w:r>
          <w:rPr>
            <w:b/>
            <w:bCs/>
          </w:rPr>
          <w:t xml:space="preserve">root mean squared error</w:t>
        </w:r>
      </w:ins>
      <w:ins w:id="380" w:author="PR Preview" w:date="2026-01-01T00:00:00Z">
        <w:r>
          <w:t xml:space="preserve">,</w:t>
        </w:r>
      </w:ins>
      <w:ins w:id="381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ins w:id="382" w:author="PR Preview" w:date="2026-01-01T00:00:00Z">
        <w:r>
          <w:t xml:space="preserve"> </w:t>
        </w:r>
      </w:ins>
      <w:ins w:id="383" w:author="PR Preview" w:date="2026-01-01T00:00:00Z">
        <w:r>
          <w:t xml:space="preserve">of observed outcomes</w:t>
        </w:r>
      </w:ins>
      <w:ins w:id="384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ins w:id="385" w:author="PR Preview" w:date="2026-01-01T00:00:00Z">
        <w:r>
          <w:t xml:space="preserve"> </w:t>
        </w:r>
      </w:ins>
      <w:ins w:id="386" w:author="PR Preview" w:date="2026-01-01T00:00:00Z">
        <w:r>
          <w:t xml:space="preserve">is the square root of their</w:t>
        </w:r>
      </w:ins>
      <w:ins w:id="387" w:author="PR Preview" w:date="2026-01-01T00:00:00Z">
        <w:r>
          <w:t xml:space="preserve"> </w:t>
        </w:r>
      </w:ins>
      <w:hyperlink r:id="rId77">
        <w:ins w:id="388" w:author="PR Preview" w:date="2026-01-01T00:00:00Z">
          <w:r>
            <w:rPr>
              <w:rStyle w:val="Hyperlink"/>
            </w:rPr>
            <w:t xml:space="preserve">sMSE</w:t>
          </w:r>
        </w:ins>
      </w:hyperlink>
      <w:ins w:id="389" w:author="PR Preview" w:date="2026-01-01T00:00:00Z">
        <w:r>
          <w:t xml:space="preserve">:</w:t>
        </w:r>
      </w:ins>
    </w:p>
    <w:p>
      <w:pPr>
        <w:pStyle w:val="BodyText"/>
      </w:pPr>
      <w:bookmarkStart w:id="78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78"/>
    </w:p>
    <w:bookmarkEnd w:id="79"/>
    <w:bookmarkStart w:id="81" w:name="def-training-mse"/>
    <w:p>
      <w:pPr>
        <w:pStyle w:val="FirstParagraph"/>
      </w:pPr>
      <w:ins w:id="390" w:author="PR Preview" w:date="2026-01-01T00:00:00Z">
        <w:r>
          <w:rPr>
            <w:b/>
            <w:bCs/>
          </w:rPr>
          <w:t xml:space="preserve">Definition 22 (Training error)</w:t>
        </w:r>
      </w:ins>
      <w:ins w:id="391" w:author="PR Preview" w:date="2026-01-01T00:00:00Z">
        <w:r>
          <w:t xml:space="preserve"> </w:t>
        </w:r>
      </w:ins>
      <w:ins w:id="392" w:author="PR Preview" w:date="2026-01-01T00:00:00Z">
        <w:r>
          <w:t xml:space="preserve">The</w:t>
        </w:r>
      </w:ins>
      <w:ins w:id="393" w:author="PR Preview" w:date="2026-01-01T00:00:00Z">
        <w:r>
          <w:t xml:space="preserve"> </w:t>
        </w:r>
      </w:ins>
      <w:ins w:id="394" w:author="PR Preview" w:date="2026-01-01T00:00:00Z">
        <w:r>
          <w:rPr>
            <w:b/>
            <w:bCs/>
          </w:rPr>
          <w:t xml:space="preserve">training error</w:t>
        </w:r>
      </w:ins>
      <w:ins w:id="395" w:author="PR Preview" w:date="2026-01-01T00:00:00Z">
        <w:r>
          <w:t xml:space="preserve"> </w:t>
        </w:r>
      </w:ins>
      <w:ins w:id="396" w:author="PR Preview" w:date="2026-01-01T00:00:00Z">
        <w:r>
          <w:t xml:space="preserve">of a</w:t>
        </w:r>
      </w:ins>
      <w:ins w:id="397" w:author="PR Preview" w:date="2026-01-01T00:00:00Z">
        <w:r>
          <w:t xml:space="preserve"> </w:t>
        </w:r>
      </w:ins>
      <w:hyperlink w:anchor="def-prediction-rule">
        <w:ins w:id="398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399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400" w:author="PR Preview" w:date="2026-01-01T00:00:00Z">
        <w:r>
          <w:t xml:space="preserve"> </w:t>
        </w:r>
      </w:ins>
      <w:ins w:id="401" w:author="PR Preview" w:date="2026-01-01T00:00:00Z">
        <w:r>
          <w:t xml:space="preserve">fitted to a</w:t>
        </w:r>
      </w:ins>
      <w:ins w:id="402" w:author="PR Preview" w:date="2026-01-01T00:00:00Z">
        <w:r>
          <w:t xml:space="preserve"> </w:t>
        </w:r>
      </w:ins>
      <w:hyperlink w:anchor="def-training-set">
        <w:ins w:id="403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40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405" w:author="PR Preview" w:date="2026-01-01T00:00:00Z">
        <w:r>
          <w:t xml:space="preserve"> </w:t>
        </w:r>
      </w:ins>
      <w:ins w:id="406" w:author="PR Preview" w:date="2026-01-01T00:00:00Z">
        <w:r>
          <w:t xml:space="preserve">is its sample mean</w:t>
        </w:r>
      </w:ins>
      <w:ins w:id="407" w:author="PR Preview" w:date="2026-01-01T00:00:00Z">
        <w:r>
          <w:t xml:space="preserve"> </w:t>
        </w:r>
      </w:ins>
      <w:hyperlink w:anchor="def-observation-loss">
        <w:ins w:id="408" w:author="PR Preview" w:date="2026-01-01T00:00:00Z">
          <w:r>
            <w:rPr>
              <w:rStyle w:val="Hyperlink"/>
            </w:rPr>
            <w:t xml:space="preserve">loss</w:t>
          </w:r>
        </w:ins>
      </w:hyperlink>
      <w:ins w:id="409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t>i</m:t>
            </m:r>
          </m:sub>
        </m:sSub>
      </m:oMath>
      <w:ins w:id="410" w:author="PR Preview" w:date="2026-01-01T00:00:00Z">
        <w:r>
          <w:t xml:space="preserve"> </w:t>
        </w:r>
      </w:ins>
      <w:ins w:id="411" w:author="PR Preview" w:date="2026-01-01T00:00:00Z">
        <w:r>
          <w:t xml:space="preserve">on the training observations</w:t>
        </w:r>
      </w:ins>
      <w:ins w:id="412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I</m:t>
        </m:r>
      </m:oMath>
      <w:ins w:id="413" w:author="PR Preview" w:date="2026-01-01T00:00:00Z">
        <w:r>
          <w:t xml:space="preserve">:</w:t>
        </w:r>
      </w:ins>
    </w:p>
    <w:p>
      <w:pPr>
        <w:pStyle w:val="BodyText"/>
      </w:pPr>
      <w:bookmarkStart w:id="80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0"/>
    </w:p>
    <w:bookmarkEnd w:id="81"/>
    <w:bookmarkStart w:id="82" w:name="rem-source-training-mse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Training error). </w:t>
      </w:r>
      <w:r>
        <w:t xml:space="preserve">Hastie et al. (2009, sec. 7.2)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82"/>
    <w:bookmarkEnd w:id="83"/>
    <w:bookmarkStart w:id="88" w:name="overfitting"/>
    <w:p>
      <w:pPr>
        <w:pStyle w:val="Heading2"/>
      </w:pPr>
      <w:r>
        <w:t xml:space="preserve">3 Overfitting</w:t>
      </w:r>
    </w:p>
    <w:bookmarkStart w:id="84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84"/>
    <w:bookmarkStart w:id="85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85"/>
    <w:bookmarkStart w:id="86" w:name="def-overfitting"/>
    <w:p>
      <w:pPr>
        <w:pStyle w:val="FirstParagraph"/>
      </w:pPr>
      <w:del w:id="414" w:author="PR Preview" w:date="2026-01-01T00:00:00Z">
        <w:r>
          <w:rPr>
            <w:b/>
            <w:bCs/>
          </w:rPr>
          <w:delText xml:space="preserve">Definition 22 (Overfitting)</w:delText>
        </w:r>
      </w:del>
      <w:del w:id="415" w:author="PR Preview" w:date="2026-01-01T00:00:00Z">
        <w:r>
          <w:delText xml:space="preserve"> </w:delText>
        </w:r>
      </w:del>
      <w:del w:id="416" w:author="PR Preview" w:date="2026-01-01T00:00:00Z">
        <w:r>
          <w:rPr>
            <w:b/>
            <w:bCs/>
          </w:rPr>
          <w:delText xml:space="preserve">Overfitting</w:delText>
        </w:r>
      </w:del>
      <w:del w:id="417" w:author="PR Preview" w:date="2026-01-01T00:00:00Z">
        <w:r>
          <w:delText xml:space="preserve"> </w:delText>
        </w:r>
      </w:del>
      <w:del w:id="418" w:author="PR Preview" w:date="2026-01-01T00:00:00Z">
        <w:r>
          <w:delText xml:space="preserve">occurs when a</w:delText>
        </w:r>
      </w:del>
      <w:del w:id="419" w:author="PR Preview" w:date="2026-01-01T00:00:00Z">
        <w:r>
          <w:delText xml:space="preserve"> </w:delText>
        </w:r>
      </w:del>
      <w:hyperlink w:anchor="def-prediction-rule">
        <w:del w:id="420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421" w:author="PR Preview" w:date="2026-01-01T00:00:00Z">
        <w:r>
          <w:delText xml:space="preserve"> </w:delText>
        </w:r>
      </w:del>
      <w:del w:id="422" w:author="PR Preview" w:date="2026-01-01T00:00:00Z">
        <w:r>
          <w:delText xml:space="preserve">fits its</w:delText>
        </w:r>
      </w:del>
      <w:del w:id="423" w:author="PR Preview" w:date="2026-01-01T00:00:00Z">
        <w:r>
          <w:delText xml:space="preserve"> </w:delText>
        </w:r>
      </w:del>
      <w:hyperlink w:anchor="def-training-set">
        <w:del w:id="424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425" w:author="PR Preview" w:date="2026-01-01T00:00:00Z">
        <w:r>
          <w:delText xml:space="preserve"> </w:delText>
        </w:r>
      </w:del>
      <w:del w:id="426" w:author="PR Preview" w:date="2026-01-01T00:00:00Z">
        <w:r>
          <w:delText xml:space="preserve">well</w:delText>
        </w:r>
      </w:del>
      <w:del w:id="427" w:author="PR Preview" w:date="2026-01-01T00:00:00Z">
        <w:r>
          <w:delText xml:space="preserve"> </w:delText>
        </w:r>
      </w:del>
      <w:del w:id="428" w:author="PR Preview" w:date="2026-01-01T00:00:00Z">
        <w:r>
          <w:delText xml:space="preserve">but predicts poorly for new observations.</w:delText>
        </w:r>
      </w:del>
    </w:p>
    <w:p>
      <w:pPr>
        <w:pStyle w:val="FirstParagraph"/>
      </w:pPr>
      <w:ins w:id="429" w:author="PR Preview" w:date="2026-01-01T00:00:00Z">
        <w:r>
          <w:rPr>
            <w:b/>
            <w:bCs/>
          </w:rPr>
          <w:t xml:space="preserve">Definition 23 (Overfitting)</w:t>
        </w:r>
      </w:ins>
      <w:ins w:id="430" w:author="PR Preview" w:date="2026-01-01T00:00:00Z">
        <w:r>
          <w:t xml:space="preserve"> </w:t>
        </w:r>
      </w:ins>
      <w:ins w:id="431" w:author="PR Preview" w:date="2026-01-01T00:00:00Z">
        <w:r>
          <w:rPr>
            <w:b/>
            <w:bCs/>
          </w:rPr>
          <w:t xml:space="preserve">Overfitting</w:t>
        </w:r>
      </w:ins>
      <w:ins w:id="432" w:author="PR Preview" w:date="2026-01-01T00:00:00Z">
        <w:r>
          <w:t xml:space="preserve"> </w:t>
        </w:r>
      </w:ins>
      <w:ins w:id="433" w:author="PR Preview" w:date="2026-01-01T00:00:00Z">
        <w:r>
          <w:t xml:space="preserve">occurs when a</w:t>
        </w:r>
      </w:ins>
      <w:ins w:id="434" w:author="PR Preview" w:date="2026-01-01T00:00:00Z">
        <w:r>
          <w:t xml:space="preserve"> </w:t>
        </w:r>
      </w:ins>
      <w:hyperlink w:anchor="def-prediction-rule">
        <w:ins w:id="435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436" w:author="PR Preview" w:date="2026-01-01T00:00:00Z">
        <w:r>
          <w:t xml:space="preserve"> </w:t>
        </w:r>
      </w:ins>
      <w:ins w:id="437" w:author="PR Preview" w:date="2026-01-01T00:00:00Z">
        <w:r>
          <w:t xml:space="preserve">fits its</w:t>
        </w:r>
      </w:ins>
      <w:ins w:id="438" w:author="PR Preview" w:date="2026-01-01T00:00:00Z">
        <w:r>
          <w:t xml:space="preserve"> </w:t>
        </w:r>
      </w:ins>
      <w:hyperlink w:anchor="def-training-set">
        <w:ins w:id="439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440" w:author="PR Preview" w:date="2026-01-01T00:00:00Z">
        <w:r>
          <w:t xml:space="preserve"> </w:t>
        </w:r>
      </w:ins>
      <w:ins w:id="441" w:author="PR Preview" w:date="2026-01-01T00:00:00Z">
        <w:r>
          <w:t xml:space="preserve">well</w:t>
        </w:r>
      </w:ins>
      <w:ins w:id="442" w:author="PR Preview" w:date="2026-01-01T00:00:00Z">
        <w:r>
          <w:t xml:space="preserve"> </w:t>
        </w:r>
      </w:ins>
      <w:ins w:id="443" w:author="PR Preview" w:date="2026-01-01T00:00:00Z">
        <w:r>
          <w:t xml:space="preserve">but predicts poorly for new observations.</w:t>
        </w:r>
      </w:ins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(2026g)</w:t>
      </w:r>
      <w:r>
        <w:t xml:space="preserve">.</w:t>
      </w:r>
    </w:p>
    <w:bookmarkEnd w:id="86"/>
    <w:bookmarkStart w:id="87" w:name="exm-overfitting-polynomial-cars"/>
    <w:p>
      <w:pPr>
        <w:pStyle w:val="BodyText"/>
      </w:pPr>
      <w:del w:id="444" w:author="PR Preview" w:date="2026-01-01T00:00:00Z">
        <w:r>
          <w:rPr>
            <w:b/>
            <w:bCs/>
          </w:rPr>
          <w:delText xml:space="preserve">Example 12 (Overfitting in polynomial fits to cars)</w:delText>
        </w:r>
      </w:del>
      <w:del w:id="445" w:author="PR Preview" w:date="2026-01-01T00:00:00Z">
        <w:r>
          <w:delText xml:space="preserve"> </w:delText>
        </w:r>
      </w:del>
      <w:del w:id="446" w:author="PR Preview" w:date="2026-01-01T00:00:00Z">
        <w:r>
          <w:delText xml:space="preserve">In</w:delText>
        </w:r>
      </w:del>
      <w:del w:id="447" w:author="PR Preview" w:date="2026-01-01T00:00:00Z">
        <w:r>
          <w:delText xml:space="preserve"> </w:delText>
        </w:r>
      </w:del>
      <w:hyperlink w:anchor="exr-overfitting">
        <w:del w:id="448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449" w:author="PR Preview" w:date="2026-01-01T00:00:00Z">
        <w:r>
          <w:delText xml:space="preserve">,</w:delText>
        </w:r>
      </w:del>
      <w:del w:id="450" w:author="PR Preview" w:date="2026-01-01T00:00:00Z">
        <w:r>
          <w:delText xml:space="preserve"> </w:delText>
        </w:r>
      </w:del>
      <w:del w:id="451" w:author="PR Preview" w:date="2026-01-01T00:00:00Z">
        <w:r>
          <w:delText xml:space="preserve">the terms beyond degree 2 fit the 20 training cars more closely</w:delText>
        </w:r>
      </w:del>
      <w:del w:id="452" w:author="PR Preview" w:date="2026-01-01T00:00:00Z">
        <w:r>
          <w:delText xml:space="preserve"> </w:delText>
        </w:r>
      </w:del>
      <w:del w:id="453" w:author="PR Preview" w:date="2026-01-01T00:00:00Z">
        <w:r>
          <w:delText xml:space="preserve">but do not predict the 12 held-out cars better.</w:delText>
        </w:r>
      </w:del>
      <w:del w:id="454" w:author="PR Preview" w:date="2026-01-01T00:00:00Z">
        <w:r>
          <w:delText xml:space="preserve"> </w:delText>
        </w:r>
      </w:del>
      <w:del w:id="455" w:author="PR Preview" w:date="2026-01-01T00:00:00Z">
        <w:r>
          <w:delText xml:space="preserve">The effect is small here:</w:delText>
        </w:r>
      </w:del>
      <w:del w:id="456" w:author="PR Preview" w:date="2026-01-01T00:00:00Z">
        <w:r>
          <w:delText xml:space="preserve"> </w:delText>
        </w:r>
      </w:del>
      <w:del w:id="457" w:author="PR Preview" w:date="2026-01-01T00:00:00Z">
        <w:r>
          <w:delText xml:space="preserve">it is the beginning of overfitting, not a dramatic case.</w:delText>
        </w:r>
      </w:del>
    </w:p>
    <w:p>
      <w:pPr>
        <w:pStyle w:val="BodyText"/>
      </w:pPr>
      <w:ins w:id="458" w:author="PR Preview" w:date="2026-01-01T00:00:00Z">
        <w:r>
          <w:rPr>
            <w:b/>
            <w:bCs/>
          </w:rPr>
          <w:t xml:space="preserve">Example 14 (Overfitting in polynomial fits to cars)</w:t>
        </w:r>
      </w:ins>
      <w:ins w:id="459" w:author="PR Preview" w:date="2026-01-01T00:00:00Z">
        <w:r>
          <w:t xml:space="preserve"> </w:t>
        </w:r>
      </w:ins>
      <w:ins w:id="460" w:author="PR Preview" w:date="2026-01-01T00:00:00Z">
        <w:r>
          <w:t xml:space="preserve">In</w:t>
        </w:r>
      </w:ins>
      <w:ins w:id="461" w:author="PR Preview" w:date="2026-01-01T00:00:00Z">
        <w:r>
          <w:t xml:space="preserve"> </w:t>
        </w:r>
      </w:ins>
      <w:hyperlink w:anchor="exr-overfitting">
        <w:ins w:id="462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463" w:author="PR Preview" w:date="2026-01-01T00:00:00Z">
        <w:r>
          <w:t xml:space="preserve">,</w:t>
        </w:r>
      </w:ins>
      <w:ins w:id="464" w:author="PR Preview" w:date="2026-01-01T00:00:00Z">
        <w:r>
          <w:t xml:space="preserve"> </w:t>
        </w:r>
      </w:ins>
      <w:ins w:id="465" w:author="PR Preview" w:date="2026-01-01T00:00:00Z">
        <w:r>
          <w:t xml:space="preserve">the terms beyond degree 2 fit the 20 training cars more closely</w:t>
        </w:r>
      </w:ins>
      <w:ins w:id="466" w:author="PR Preview" w:date="2026-01-01T00:00:00Z">
        <w:r>
          <w:t xml:space="preserve"> </w:t>
        </w:r>
      </w:ins>
      <w:ins w:id="467" w:author="PR Preview" w:date="2026-01-01T00:00:00Z">
        <w:r>
          <w:t xml:space="preserve">but do not predict the 12 held-out cars better.</w:t>
        </w:r>
      </w:ins>
      <w:ins w:id="468" w:author="PR Preview" w:date="2026-01-01T00:00:00Z">
        <w:r>
          <w:t xml:space="preserve"> </w:t>
        </w:r>
      </w:ins>
      <w:ins w:id="469" w:author="PR Preview" w:date="2026-01-01T00:00:00Z">
        <w:r>
          <w:t xml:space="preserve">The effect is small here:</w:t>
        </w:r>
      </w:ins>
      <w:ins w:id="470" w:author="PR Preview" w:date="2026-01-01T00:00:00Z">
        <w:r>
          <w:t xml:space="preserve"> </w:t>
        </w:r>
      </w:ins>
      <w:ins w:id="471" w:author="PR Preview" w:date="2026-01-01T00:00:00Z">
        <w:r>
          <w:t xml:space="preserve">it is the beginning of overfitting, not a dramatic case.</w:t>
        </w:r>
      </w:ins>
    </w:p>
    <w:bookmarkEnd w:id="87"/>
    <w:bookmarkEnd w:id="88"/>
    <w:bookmarkStart w:id="177" w:name="sec-generalization-error"/>
    <w:p>
      <w:pPr>
        <w:pStyle w:val="Heading2"/>
      </w:pPr>
      <w:r>
        <w:t xml:space="preserve">4 Generalization error</w:t>
      </w:r>
    </w:p>
    <w:bookmarkStart w:id="89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69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89"/>
    <w:bookmarkStart w:id="90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90"/>
    <w:bookmarkStart w:id="92" w:name="def-expected-generalization-error"/>
    <w:p>
      <w:pPr>
        <w:pStyle w:val="FirstParagraph"/>
      </w:pPr>
      <w:del w:id="472" w:author="PR Preview" w:date="2026-01-01T00:00:00Z">
        <w:r>
          <w:rPr>
            <w:b/>
            <w:bCs/>
          </w:rPr>
          <w:delText xml:space="preserve">Definition 23 (Expected generalization error (expected prediction error, expected test error))</w:delText>
        </w:r>
      </w:del>
      <w:del w:id="473" w:author="PR Preview" w:date="2026-01-01T00:00:00Z">
        <w:r>
          <w:delText xml:space="preserve"> </w:delText>
        </w:r>
      </w:del>
      <w:del w:id="474" w:author="PR Preview" w:date="2026-01-01T00:00:00Z">
        <w:r>
          <w:delText xml:space="preserve">The</w:delText>
        </w:r>
      </w:del>
      <w:del w:id="475" w:author="PR Preview" w:date="2026-01-01T00:00:00Z">
        <w:r>
          <w:delText xml:space="preserve"> </w:delText>
        </w:r>
      </w:del>
      <w:del w:id="476" w:author="PR Preview" w:date="2026-01-01T00:00:00Z">
        <w:r>
          <w:rPr>
            <w:b/>
            <w:bCs/>
          </w:rPr>
          <w:delText xml:space="preserve">expected generalization error</w:delText>
        </w:r>
      </w:del>
      <w:del w:id="477" w:author="PR Preview" w:date="2026-01-01T00:00:00Z">
        <w:r>
          <w:delText xml:space="preserve"> </w:delText>
        </w:r>
      </w:del>
      <w:del w:id="478" w:author="PR Preview" w:date="2026-01-01T00:00:00Z">
        <w:r>
          <w:delText xml:space="preserve">of a</w:delText>
        </w:r>
      </w:del>
      <w:del w:id="479" w:author="PR Preview" w:date="2026-01-01T00:00:00Z">
        <w:r>
          <w:delText xml:space="preserve"> </w:delText>
        </w:r>
      </w:del>
      <w:hyperlink w:anchor="def-fitting-procedure">
        <w:del w:id="480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481" w:author="PR Preview" w:date="2026-01-01T00:00:00Z">
        <w:r>
          <w:delText xml:space="preserve"> </w:delText>
        </w:r>
      </w:del>
      <m:oMath>
        <m:r>
          <m:t>g</m:t>
        </m:r>
      </m:oMath>
      <w:del w:id="482" w:author="PR Preview" w:date="2026-01-01T00:00:00Z">
        <w:r>
          <w:delText xml:space="preserve"> </w:delText>
        </w:r>
      </w:del>
      <w:del w:id="483" w:author="PR Preview" w:date="2026-01-01T00:00:00Z">
        <w:r>
          <w:delText xml:space="preserve">at training-set size</w:delText>
        </w:r>
      </w:del>
      <w:del w:id="484" w:author="PR Preview" w:date="2026-01-01T00:00:00Z">
        <w:r>
          <w:delText xml:space="preserve"> </w:delText>
        </w:r>
      </w:del>
      <m:oMath>
        <m:r>
          <m:t>n</m:t>
        </m:r>
      </m:oMath>
      <w:del w:id="485" w:author="PR Preview" w:date="2026-01-01T00:00:00Z">
        <w:r>
          <w:delText xml:space="preserve"> </w:delText>
        </w:r>
      </w:del>
      <w:del w:id="486" w:author="PR Preview" w:date="2026-01-01T00:00:00Z">
        <w:r>
          <w:delText xml:space="preserve">is the mean,</w:delText>
        </w:r>
      </w:del>
      <w:del w:id="487" w:author="PR Preview" w:date="2026-01-01T00:00:00Z">
        <w:r>
          <w:delText xml:space="preserve"> </w:delText>
        </w:r>
      </w:del>
      <w:del w:id="488" w:author="PR Preview" w:date="2026-01-01T00:00:00Z">
        <w:r>
          <w:delText xml:space="preserve">over</w:delText>
        </w:r>
      </w:del>
      <w:del w:id="489" w:author="PR Preview" w:date="2026-01-01T00:00:00Z">
        <w:r>
          <w:delText xml:space="preserve"> </w:delText>
        </w:r>
      </w:del>
      <w:hyperlink w:anchor="def-training-set">
        <w:del w:id="490" w:author="PR Preview" w:date="2026-01-01T00:00:00Z">
          <w:r>
            <w:rPr>
              <w:rStyle w:val="Hyperlink"/>
            </w:rPr>
            <w:delText xml:space="preserve">training sets</w:delText>
          </w:r>
        </w:del>
      </w:hyperlink>
      <w:del w:id="491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492" w:author="PR Preview" w:date="2026-01-01T00:00:00Z">
        <w:r>
          <w:delText xml:space="preserve"> </w:delText>
        </w:r>
      </w:del>
      <w:del w:id="493" w:author="PR Preview" w:date="2026-01-01T00:00:00Z">
        <w:r>
          <w:delText xml:space="preserve">of</w:delText>
        </w:r>
      </w:del>
      <w:del w:id="494" w:author="PR Preview" w:date="2026-01-01T00:00:00Z">
        <w:r>
          <w:delText xml:space="preserve"> </w:delText>
        </w:r>
      </w:del>
      <m:oMath>
        <m:r>
          <m:t>n</m:t>
        </m:r>
      </m:oMath>
      <w:del w:id="495" w:author="PR Preview" w:date="2026-01-01T00:00:00Z">
        <w:r>
          <w:delText xml:space="preserve"> </w:delText>
        </w:r>
      </w:del>
      <w:del w:id="496" w:author="PR Preview" w:date="2026-01-01T00:00:00Z">
        <w:r>
          <w:delText xml:space="preserve">observations</w:delText>
        </w:r>
      </w:del>
      <w:del w:id="497" w:author="PR Preview" w:date="2026-01-01T00:00:00Z">
        <w:r>
          <w:delText xml:space="preserve"> </w:delText>
        </w:r>
      </w:del>
      <w:del w:id="498" w:author="PR Preview" w:date="2026-01-01T00:00:00Z">
        <w:r>
          <w:delText xml:space="preserve">drawn independently from the population,</w:delText>
        </w:r>
      </w:del>
      <w:del w:id="499" w:author="PR Preview" w:date="2026-01-01T00:00:00Z">
        <w:r>
          <w:delText xml:space="preserve"> </w:delText>
        </w:r>
      </w:del>
      <w:del w:id="500" w:author="PR Preview" w:date="2026-01-01T00:00:00Z">
        <w:r>
          <w:delText xml:space="preserve">of the</w:delText>
        </w:r>
      </w:del>
      <w:del w:id="501" w:author="PR Preview" w:date="2026-01-01T00:00:00Z">
        <w:r>
          <w:delText xml:space="preserve"> </w:delText>
        </w:r>
      </w:del>
      <w:hyperlink w:anchor="def-generalization-error">
        <w:del w:id="502" w:author="PR Preview" w:date="2026-01-01T00:00:00Z">
          <w:r>
            <w:rPr>
              <w:rStyle w:val="Hyperlink"/>
            </w:rPr>
            <w:delText xml:space="preserve">generalization error</w:delText>
          </w:r>
        </w:del>
      </w:hyperlink>
      <w:del w:id="503" w:author="PR Preview" w:date="2026-01-01T00:00:00Z">
        <w:r>
          <w:delText xml:space="preserve"> </w:delText>
        </w:r>
      </w:del>
      <w:del w:id="504" w:author="PR Preview" w:date="2026-01-01T00:00:00Z">
        <w:r>
          <w:delText xml:space="preserve">of the</w:delText>
        </w:r>
      </w:del>
      <w:del w:id="505" w:author="PR Preview" w:date="2026-01-01T00:00:00Z">
        <w:r>
          <w:delText xml:space="preserve"> </w:delText>
        </w:r>
      </w:del>
      <w:hyperlink w:anchor="def-prediction-rule">
        <w:del w:id="506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507" w:author="PR Preview" w:date="2026-01-01T00:00:00Z">
        <w:r>
          <w:delText xml:space="preserve"> </w:delText>
        </w:r>
      </w:del>
      <w:del w:id="508" w:author="PR Preview" w:date="2026-01-01T00:00:00Z">
        <w:r>
          <w:delText xml:space="preserve">that</w:delText>
        </w:r>
      </w:del>
      <w:del w:id="509" w:author="PR Preview" w:date="2026-01-01T00:00:00Z">
        <w:r>
          <w:delText xml:space="preserve"> </w:delText>
        </w:r>
      </w:del>
      <m:oMath>
        <m:r>
          <m:t>g</m:t>
        </m:r>
      </m:oMath>
      <w:del w:id="510" w:author="PR Preview" w:date="2026-01-01T00:00:00Z">
        <w:r>
          <w:delText xml:space="preserve"> </w:delText>
        </w:r>
      </w:del>
      <w:del w:id="511" w:author="PR Preview" w:date="2026-01-01T00:00:00Z">
        <w:r>
          <w:delText xml:space="preserve">produces from</w:delText>
        </w:r>
      </w:del>
      <w:del w:id="51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513" w:author="PR Preview" w:date="2026-01-01T00:00:00Z">
        <w:r>
          <w:delText xml:space="preserve">:</w:delText>
        </w:r>
      </w:del>
    </w:p>
    <w:p>
      <w:pPr>
        <w:pStyle w:val="FirstParagraph"/>
      </w:pPr>
      <w:ins w:id="514" w:author="PR Preview" w:date="2026-01-01T00:00:00Z">
        <w:r>
          <w:rPr>
            <w:b/>
            <w:bCs/>
          </w:rPr>
          <w:t xml:space="preserve">Definition 24 (Expected generalization error (expected prediction error, expected test error))</w:t>
        </w:r>
      </w:ins>
      <w:ins w:id="515" w:author="PR Preview" w:date="2026-01-01T00:00:00Z">
        <w:r>
          <w:t xml:space="preserve"> </w:t>
        </w:r>
      </w:ins>
      <w:ins w:id="516" w:author="PR Preview" w:date="2026-01-01T00:00:00Z">
        <w:r>
          <w:t xml:space="preserve">The</w:t>
        </w:r>
      </w:ins>
      <w:ins w:id="517" w:author="PR Preview" w:date="2026-01-01T00:00:00Z">
        <w:r>
          <w:t xml:space="preserve"> </w:t>
        </w:r>
      </w:ins>
      <w:ins w:id="518" w:author="PR Preview" w:date="2026-01-01T00:00:00Z">
        <w:r>
          <w:rPr>
            <w:b/>
            <w:bCs/>
          </w:rPr>
          <w:t xml:space="preserve">expected generalization error</w:t>
        </w:r>
      </w:ins>
      <w:ins w:id="519" w:author="PR Preview" w:date="2026-01-01T00:00:00Z">
        <w:r>
          <w:t xml:space="preserve"> </w:t>
        </w:r>
      </w:ins>
      <w:ins w:id="520" w:author="PR Preview" w:date="2026-01-01T00:00:00Z">
        <w:r>
          <w:t xml:space="preserve">of a</w:t>
        </w:r>
      </w:ins>
      <w:ins w:id="521" w:author="PR Preview" w:date="2026-01-01T00:00:00Z">
        <w:r>
          <w:t xml:space="preserve"> </w:t>
        </w:r>
      </w:ins>
      <w:hyperlink w:anchor="def-fitting-procedure">
        <w:ins w:id="522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523" w:author="PR Preview" w:date="2026-01-01T00:00:00Z">
        <w:r>
          <w:t xml:space="preserve"> </w:t>
        </w:r>
      </w:ins>
      <m:oMath>
        <m:r>
          <m:t>g</m:t>
        </m:r>
      </m:oMath>
      <w:ins w:id="524" w:author="PR Preview" w:date="2026-01-01T00:00:00Z">
        <w:r>
          <w:t xml:space="preserve"> </w:t>
        </w:r>
      </w:ins>
      <w:ins w:id="525" w:author="PR Preview" w:date="2026-01-01T00:00:00Z">
        <w:r>
          <w:t xml:space="preserve">at training-set size</w:t>
        </w:r>
      </w:ins>
      <w:ins w:id="526" w:author="PR Preview" w:date="2026-01-01T00:00:00Z">
        <w:r>
          <w:t xml:space="preserve"> </w:t>
        </w:r>
      </w:ins>
      <m:oMath>
        <m:r>
          <m:t>n</m:t>
        </m:r>
      </m:oMath>
      <w:ins w:id="527" w:author="PR Preview" w:date="2026-01-01T00:00:00Z">
        <w:r>
          <w:t xml:space="preserve"> </w:t>
        </w:r>
      </w:ins>
      <w:ins w:id="528" w:author="PR Preview" w:date="2026-01-01T00:00:00Z">
        <w:r>
          <w:t xml:space="preserve">is the mean,</w:t>
        </w:r>
      </w:ins>
      <w:ins w:id="529" w:author="PR Preview" w:date="2026-01-01T00:00:00Z">
        <w:r>
          <w:t xml:space="preserve"> </w:t>
        </w:r>
      </w:ins>
      <w:ins w:id="530" w:author="PR Preview" w:date="2026-01-01T00:00:00Z">
        <w:r>
          <w:t xml:space="preserve">over</w:t>
        </w:r>
      </w:ins>
      <w:ins w:id="531" w:author="PR Preview" w:date="2026-01-01T00:00:00Z">
        <w:r>
          <w:t xml:space="preserve"> </w:t>
        </w:r>
      </w:ins>
      <w:hyperlink w:anchor="def-training-set">
        <w:ins w:id="532" w:author="PR Preview" w:date="2026-01-01T00:00:00Z">
          <w:r>
            <w:rPr>
              <w:rStyle w:val="Hyperlink"/>
            </w:rPr>
            <w:t xml:space="preserve">training sets</w:t>
          </w:r>
        </w:ins>
      </w:hyperlink>
      <w:ins w:id="53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534" w:author="PR Preview" w:date="2026-01-01T00:00:00Z">
        <w:r>
          <w:t xml:space="preserve"> </w:t>
        </w:r>
      </w:ins>
      <w:ins w:id="535" w:author="PR Preview" w:date="2026-01-01T00:00:00Z">
        <w:r>
          <w:t xml:space="preserve">of</w:t>
        </w:r>
      </w:ins>
      <w:ins w:id="536" w:author="PR Preview" w:date="2026-01-01T00:00:00Z">
        <w:r>
          <w:t xml:space="preserve"> </w:t>
        </w:r>
      </w:ins>
      <m:oMath>
        <m:r>
          <m:t>n</m:t>
        </m:r>
      </m:oMath>
      <w:ins w:id="537" w:author="PR Preview" w:date="2026-01-01T00:00:00Z">
        <w:r>
          <w:t xml:space="preserve"> </w:t>
        </w:r>
      </w:ins>
      <w:ins w:id="538" w:author="PR Preview" w:date="2026-01-01T00:00:00Z">
        <w:r>
          <w:t xml:space="preserve">observations</w:t>
        </w:r>
      </w:ins>
      <w:ins w:id="539" w:author="PR Preview" w:date="2026-01-01T00:00:00Z">
        <w:r>
          <w:t xml:space="preserve"> </w:t>
        </w:r>
      </w:ins>
      <w:ins w:id="540" w:author="PR Preview" w:date="2026-01-01T00:00:00Z">
        <w:r>
          <w:t xml:space="preserve">drawn independently from the population,</w:t>
        </w:r>
      </w:ins>
      <w:ins w:id="541" w:author="PR Preview" w:date="2026-01-01T00:00:00Z">
        <w:r>
          <w:t xml:space="preserve"> </w:t>
        </w:r>
      </w:ins>
      <w:ins w:id="542" w:author="PR Preview" w:date="2026-01-01T00:00:00Z">
        <w:r>
          <w:t xml:space="preserve">of the</w:t>
        </w:r>
      </w:ins>
      <w:ins w:id="543" w:author="PR Preview" w:date="2026-01-01T00:00:00Z">
        <w:r>
          <w:t xml:space="preserve"> </w:t>
        </w:r>
      </w:ins>
      <w:hyperlink w:anchor="def-generalization-error">
        <w:ins w:id="544" w:author="PR Preview" w:date="2026-01-01T00:00:00Z">
          <w:r>
            <w:rPr>
              <w:rStyle w:val="Hyperlink"/>
            </w:rPr>
            <w:t xml:space="preserve">generalization error</w:t>
          </w:r>
        </w:ins>
      </w:hyperlink>
      <w:ins w:id="545" w:author="PR Preview" w:date="2026-01-01T00:00:00Z">
        <w:r>
          <w:t xml:space="preserve"> </w:t>
        </w:r>
      </w:ins>
      <w:ins w:id="546" w:author="PR Preview" w:date="2026-01-01T00:00:00Z">
        <w:r>
          <w:t xml:space="preserve">of the</w:t>
        </w:r>
      </w:ins>
      <w:ins w:id="547" w:author="PR Preview" w:date="2026-01-01T00:00:00Z">
        <w:r>
          <w:t xml:space="preserve"> </w:t>
        </w:r>
      </w:ins>
      <w:hyperlink w:anchor="def-prediction-rule">
        <w:ins w:id="548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549" w:author="PR Preview" w:date="2026-01-01T00:00:00Z">
        <w:r>
          <w:t xml:space="preserve"> </w:t>
        </w:r>
      </w:ins>
      <w:ins w:id="550" w:author="PR Preview" w:date="2026-01-01T00:00:00Z">
        <w:r>
          <w:t xml:space="preserve">that</w:t>
        </w:r>
      </w:ins>
      <w:ins w:id="551" w:author="PR Preview" w:date="2026-01-01T00:00:00Z">
        <w:r>
          <w:t xml:space="preserve"> </w:t>
        </w:r>
      </w:ins>
      <m:oMath>
        <m:r>
          <m:t>g</m:t>
        </m:r>
      </m:oMath>
      <w:ins w:id="552" w:author="PR Preview" w:date="2026-01-01T00:00:00Z">
        <w:r>
          <w:t xml:space="preserve"> </w:t>
        </w:r>
      </w:ins>
      <w:ins w:id="553" w:author="PR Preview" w:date="2026-01-01T00:00:00Z">
        <w:r>
          <w:t xml:space="preserve">produces from</w:t>
        </w:r>
      </w:ins>
      <w:ins w:id="55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555" w:author="PR Preview" w:date="2026-01-01T00:00:00Z">
        <w:r>
          <w:t xml:space="preserve">:</w:t>
        </w:r>
      </w:ins>
    </w:p>
    <w:p>
      <w:pPr>
        <w:pStyle w:val="BodyText"/>
      </w:pPr>
      <w:bookmarkStart w:id="91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1"/>
    </w:p>
    <w:bookmarkEnd w:id="92"/>
    <w:bookmarkStart w:id="93" w:name="rem-source-expected-generalization-erro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(Hastie et al. 2009, sec. 7.2)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93"/>
    <w:bookmarkStart w:id="96" w:name="def-distribution-model"/>
    <w:p>
      <w:pPr>
        <w:pStyle w:val="BodyText"/>
      </w:pPr>
      <w:del w:id="556" w:author="PR Preview" w:date="2026-01-01T00:00:00Z">
        <w:r>
          <w:rPr>
            <w:b/>
            <w:bCs/>
          </w:rPr>
          <w:delText xml:space="preserve">Definition 24 (Distribution model)</w:delText>
        </w:r>
      </w:del>
      <w:del w:id="557" w:author="PR Preview" w:date="2026-01-01T00:00:00Z">
        <w:r>
          <w:delText xml:space="preserve"> </w:delText>
        </w:r>
      </w:del>
      <w:del w:id="558" w:author="PR Preview" w:date="2026-01-01T00:00:00Z">
        <w:r>
          <w:delText xml:space="preserve">A</w:delText>
        </w:r>
      </w:del>
      <w:del w:id="559" w:author="PR Preview" w:date="2026-01-01T00:00:00Z">
        <w:r>
          <w:delText xml:space="preserve"> </w:delText>
        </w:r>
      </w:del>
      <w:del w:id="560" w:author="PR Preview" w:date="2026-01-01T00:00:00Z">
        <w:r>
          <w:rPr>
            <w:b/>
            <w:bCs/>
          </w:rPr>
          <w:delText xml:space="preserve">distribution model</w:delText>
        </w:r>
      </w:del>
      <w:del w:id="561" w:author="PR Preview" w:date="2026-01-01T00:00:00Z">
        <w:r>
          <w:delText xml:space="preserve"> </w:delText>
        </w:r>
      </w:del>
      <m:oMath>
        <m:r>
          <m:t>P</m:t>
        </m:r>
      </m:oMath>
      <w:del w:id="562" w:author="PR Preview" w:date="2026-01-01T00:00:00Z">
        <w:r>
          <w:delText xml:space="preserve"> </w:delText>
        </w:r>
      </w:del>
      <w:del w:id="563" w:author="PR Preview" w:date="2026-01-01T00:00:00Z">
        <w:r>
          <w:delText xml:space="preserve">for an outcome</w:delText>
        </w:r>
      </w:del>
      <w:del w:id="564" w:author="PR Preview" w:date="2026-01-01T00:00:00Z">
        <w:r>
          <w:delText xml:space="preserve"> </w:delText>
        </w:r>
      </w:del>
      <m:oMath>
        <m:r>
          <m:t>Y</m:t>
        </m:r>
      </m:oMath>
      <w:del w:id="565" w:author="PR Preview" w:date="2026-01-01T00:00:00Z">
        <w:r>
          <w:delText xml:space="preserve"> </w:delText>
        </w:r>
      </w:del>
      <w:del w:id="566" w:author="PR Preview" w:date="2026-01-01T00:00:00Z">
        <w:r>
          <w:delText xml:space="preserve">given a</w:delText>
        </w:r>
      </w:del>
      <w:del w:id="567" w:author="PR Preview" w:date="2026-01-01T00:00:00Z">
        <w:r>
          <w:delText xml:space="preserve"> </w:delText>
        </w:r>
      </w:del>
      <w:hyperlink w:anchor="def-covariate">
        <w:del w:id="568" w:author="PR Preview" w:date="2026-01-01T00:00:00Z">
          <w:r>
            <w:rPr>
              <w:rStyle w:val="Hyperlink"/>
            </w:rPr>
            <w:delText xml:space="preserve">covariate</w:delText>
          </w:r>
        </w:del>
      </w:hyperlink>
      <w:del w:id="569" w:author="PR Preview" w:date="2026-01-01T00:00:00Z">
        <w:r>
          <w:delText xml:space="preserve"> </w:delText>
        </w:r>
      </w:del>
      <m:oMath>
        <m:r>
          <m:t>X</m:t>
        </m:r>
      </m:oMath>
      <w:del w:id="570" w:author="PR Preview" w:date="2026-01-01T00:00:00Z">
        <w:r>
          <w:delText xml:space="preserve"> </w:delText>
        </w:r>
      </w:del>
      <w:del w:id="571" w:author="PR Preview" w:date="2026-01-01T00:00:00Z">
        <w:r>
          <w:delText xml:space="preserve">gives each covariate value</w:delText>
        </w:r>
      </w:del>
      <w:del w:id="572" w:author="PR Preview" w:date="2026-01-01T00:00:00Z">
        <w:r>
          <w:delText xml:space="preserve"> </w:delText>
        </w:r>
      </w:del>
      <m:oMath>
        <m:r>
          <m:t>x</m:t>
        </m:r>
      </m:oMath>
      <w:del w:id="573" w:author="PR Preview" w:date="2026-01-01T00:00:00Z">
        <w:r>
          <w:delText xml:space="preserve"> </w:delText>
        </w:r>
      </w:del>
      <w:del w:id="574" w:author="PR Preview" w:date="2026-01-01T00:00:00Z">
        <w:r>
          <w:delText xml:space="preserve">a probability distribution for</w:delText>
        </w:r>
      </w:del>
      <w:del w:id="575" w:author="PR Preview" w:date="2026-01-01T00:00:00Z">
        <w:r>
          <w:delText xml:space="preserve"> </w:delText>
        </w:r>
      </w:del>
      <m:oMath>
        <m:r>
          <m:t>Y</m:t>
        </m:r>
      </m:oMath>
      <w:del w:id="576" w:author="PR Preview" w:date="2026-01-01T00:00:00Z">
        <w:r>
          <w:delText xml:space="preserve"> </w:delText>
        </w:r>
      </w:del>
      <w:del w:id="577" w:author="PR Preview" w:date="2026-01-01T00:00:00Z">
        <w:r>
          <w:delText xml:space="preserve">given</w:delText>
        </w:r>
      </w:del>
      <w:del w:id="578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x</m:t>
        </m:r>
      </m:oMath>
      <w:del w:id="579" w:author="PR Preview" w:date="2026-01-01T00:00:00Z">
        <w:r>
          <w:delText xml:space="preserve">,</w:delText>
        </w:r>
      </w:del>
      <w:del w:id="580" w:author="PR Preview" w:date="2026-01-01T00:00:00Z">
        <w:r>
          <w:delText xml:space="preserve"> </w:delText>
        </w:r>
      </w:del>
      <w:del w:id="581" w:author="PR Preview" w:date="2026-01-01T00:00:00Z">
        <w:r>
          <w:delText xml:space="preserve">specified by its</w:delText>
        </w:r>
      </w:del>
      <w:del w:id="582" w:author="PR Preview" w:date="2026-01-01T00:00:00Z">
        <w:r>
          <w:delText xml:space="preserve"> </w:delText>
        </w:r>
      </w:del>
      <w:hyperlink r:id="rId94">
        <w:del w:id="583" w:author="PR Preview" w:date="2026-01-01T00:00:00Z">
          <w:r>
            <w:rPr>
              <w:rStyle w:val="Hyperlink"/>
            </w:rPr>
            <w:delText xml:space="preserve">cumulative distribution function</w:delText>
          </w:r>
        </w:del>
      </w:hyperlink>
      <w:del w:id="584" w:author="PR Preview" w:date="2026-01-01T00:00:00Z">
        <w:r>
          <w:delText xml:space="preserve">.</w:delText>
        </w:r>
      </w:del>
      <w:del w:id="585" w:author="PR Preview" w:date="2026-01-01T00:00:00Z">
        <w:r>
          <w:delText xml:space="preserve"> </w:delText>
        </w:r>
      </w:del>
      <w:del w:id="586" w:author="PR Preview" w:date="2026-01-01T00:00:00Z">
        <w:r>
          <w:delText xml:space="preserve">The</w:delText>
        </w:r>
      </w:del>
      <w:del w:id="587" w:author="PR Preview" w:date="2026-01-01T00:00:00Z">
        <w:r>
          <w:delText xml:space="preserve"> </w:delText>
        </w:r>
      </w:del>
      <w:hyperlink w:anchor="def-mean-function">
        <w:del w:id="588" w:author="PR Preview" w:date="2026-01-01T00:00:00Z">
          <w:r>
            <w:rPr>
              <w:rStyle w:val="Hyperlink"/>
            </w:rPr>
            <w:delText xml:space="preserve">mean function</w:delText>
          </w:r>
        </w:del>
      </w:hyperlink>
      <w:del w:id="589" w:author="PR Preview" w:date="2026-01-01T00:00:00Z">
        <w:r>
          <w:delText xml:space="preserve"> </w:delText>
        </w:r>
      </w:del>
      <m:oMath>
        <m:sSub>
          <m:e>
            <m:r>
              <m:t>μ</m:t>
            </m:r>
          </m:e>
          <m:sub>
            <m:r>
              <m:t>P</m:t>
            </m:r>
          </m:sub>
        </m:sSub>
      </m:oMath>
      <w:del w:id="590" w:author="PR Preview" w:date="2026-01-01T00:00:00Z">
        <w:r>
          <w:delText xml:space="preserve"> </w:delText>
        </w:r>
      </w:del>
      <w:del w:id="591" w:author="PR Preview" w:date="2026-01-01T00:00:00Z">
        <w:r>
          <w:delText xml:space="preserve">of</w:delText>
        </w:r>
      </w:del>
      <w:del w:id="592" w:author="PR Preview" w:date="2026-01-01T00:00:00Z">
        <w:r>
          <w:delText xml:space="preserve"> </w:delText>
        </w:r>
      </w:del>
      <m:oMath>
        <m:r>
          <m:t>P</m:t>
        </m:r>
      </m:oMath>
      <w:del w:id="593" w:author="PR Preview" w:date="2026-01-01T00:00:00Z">
        <w:r>
          <w:delText xml:space="preserve"> </w:delText>
        </w:r>
      </w:del>
      <w:del w:id="594" w:author="PR Preview" w:date="2026-01-01T00:00:00Z">
        <w:r>
          <w:delText xml:space="preserve">maps each covariate value</w:delText>
        </w:r>
      </w:del>
      <w:del w:id="595" w:author="PR Preview" w:date="2026-01-01T00:00:00Z">
        <w:r>
          <w:delText xml:space="preserve"> </w:delText>
        </w:r>
      </w:del>
      <m:oMath>
        <m:r>
          <m:t>x</m:t>
        </m:r>
      </m:oMath>
      <w:del w:id="596" w:author="PR Preview" w:date="2026-01-01T00:00:00Z">
        <w:r>
          <w:delText xml:space="preserve"> </w:delText>
        </w:r>
      </w:del>
      <w:del w:id="597" w:author="PR Preview" w:date="2026-01-01T00:00:00Z">
        <w:r>
          <w:delText xml:space="preserve">to the mean of that distribution:</w:delText>
        </w:r>
      </w:del>
    </w:p>
    <w:p>
      <w:pPr>
        <w:pStyle w:val="BodyText"/>
      </w:pPr>
      <w:bookmarkStart w:id="85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del w:id="598" w:author="PR Preview" w:date="2026-01-01T00:00:00Z">
        <w:r>
          <w:rPr>
            <w:b/>
            <w:bCs/>
          </w:rPr>
          <w:delText xml:space="preserve">Example 13 (A normal distribution model with a mean function)</w:delText>
        </w:r>
      </w:del>
      <w:del w:id="599" w:author="PR Preview" w:date="2026-01-01T00:00:00Z">
        <w:r>
          <w:delText xml:space="preserve"> </w:delText>
        </w:r>
      </w:del>
      <w:del w:id="600" w:author="PR Preview" w:date="2026-01-01T00:00:00Z">
        <w:r>
          <w:delText xml:space="preserve">Let</w:delText>
        </w:r>
      </w:del>
      <w:del w:id="601" w:author="PR Preview" w:date="2026-01-01T00:00:00Z">
        <w:r>
          <w:delText xml:space="preserve"> </w:delText>
        </w:r>
      </w:del>
      <m:oMath>
        <m:r>
          <m:t>h</m:t>
        </m:r>
      </m:oMath>
      <w:del w:id="602" w:author="PR Preview" w:date="2026-01-01T00:00:00Z">
        <w:r>
          <w:delText xml:space="preserve"> </w:delText>
        </w:r>
      </w:del>
      <w:del w:id="603" w:author="PR Preview" w:date="2026-01-01T00:00:00Z">
        <w:r>
          <w:delText xml:space="preserve">be a</w:delText>
        </w:r>
      </w:del>
      <w:del w:id="604" w:author="PR Preview" w:date="2026-01-01T00:00:00Z">
        <w:r>
          <w:delText xml:space="preserve"> </w:delText>
        </w:r>
      </w:del>
      <w:hyperlink w:anchor="def-model-family">
        <w:del w:id="605" w:author="PR Preview" w:date="2026-01-01T00:00:00Z">
          <w:r>
            <w:rPr>
              <w:rStyle w:val="Hyperlink"/>
            </w:rPr>
            <w:delText xml:space="preserve">mean-function model</w:delText>
          </w:r>
        </w:del>
      </w:hyperlink>
      <w:del w:id="606" w:author="PR Preview" w:date="2026-01-01T00:00:00Z">
        <w:r>
          <w:delText xml:space="preserve"> </w:delText>
        </w:r>
      </w:del>
      <w:del w:id="607" w:author="PR Preview" w:date="2026-01-01T00:00:00Z">
        <w:r>
          <w:delText xml:space="preserve">(a line, for instance) and</w:delText>
        </w:r>
      </w:del>
      <w:del w:id="608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del w:id="609" w:author="PR Preview" w:date="2026-01-01T00:00:00Z">
        <w:r>
          <w:delText xml:space="preserve"> </w:delText>
        </w:r>
      </w:del>
      <w:del w:id="610" w:author="PR Preview" w:date="2026-01-01T00:00:00Z">
        <w:r>
          <w:delText xml:space="preserve">a variance.</w:delText>
        </w:r>
      </w:del>
      <w:del w:id="611" w:author="PR Preview" w:date="2026-01-01T00:00:00Z">
        <w:r>
          <w:delText xml:space="preserve"> </w:delText>
        </w:r>
      </w:del>
      <w:del w:id="612" w:author="PR Preview" w:date="2026-01-01T00:00:00Z">
        <w:r>
          <w:delText xml:space="preserve">The distribution model</w:delText>
        </w:r>
      </w:del>
      <w:del w:id="613" w:author="PR Preview" w:date="2026-01-01T00:00:00Z">
        <w:r>
          <w:delText xml:space="preserve"> </w:delText>
        </w:r>
      </w:del>
      <m:oMath>
        <m:r>
          <m:t>P</m:t>
        </m:r>
      </m:oMath>
      <w:del w:id="614" w:author="PR Preview" w:date="2026-01-01T00:00:00Z">
        <w:r>
          <w:delText xml:space="preserve"> </w:delText>
        </w:r>
      </w:del>
      <w:del w:id="615" w:author="PR Preview" w:date="2026-01-01T00:00:00Z">
        <w:r>
          <w:delText xml:space="preserve">that gives each covariate value</w:delText>
        </w:r>
      </w:del>
      <w:del w:id="616" w:author="PR Preview" w:date="2026-01-01T00:00:00Z">
        <w:r>
          <w:delText xml:space="preserve"> </w:delText>
        </w:r>
      </w:del>
      <m:oMath>
        <m:r>
          <m:t>x</m:t>
        </m:r>
      </m:oMath>
      <w:del w:id="617" w:author="PR Preview" w:date="2026-01-01T00:00:00Z">
        <w:r>
          <w:delText xml:space="preserve"> </w:delText>
        </w:r>
      </w:del>
      <w:del w:id="618" w:author="PR Preview" w:date="2026-01-01T00:00:00Z">
        <w:r>
          <w:delText xml:space="preserve">the</w:delText>
        </w:r>
      </w:del>
      <w:del w:id="619" w:author="PR Preview" w:date="2026-01-01T00:00:00Z">
        <w:r>
          <w:delText xml:space="preserve"> </w:delText>
        </w:r>
      </w:del>
      <w:hyperlink r:id="rId97">
        <w:del w:id="620" w:author="PR Preview" w:date="2026-01-01T00:00:00Z">
          <w:r>
            <w:rPr>
              <w:rStyle w:val="Hyperlink"/>
            </w:rPr>
            <w:delText xml:space="preserve">normal distribution</w:delText>
          </w:r>
        </w:del>
      </w:hyperlink>
      <w:del w:id="621" w:author="PR Preview" w:date="2026-01-01T00:00:00Z">
        <w:r>
          <w:delText xml:space="preserve"> </w:delText>
        </w:r>
      </w:del>
      <w:del w:id="622" w:author="PR Preview" w:date="2026-01-01T00:00:00Z">
        <w:r>
          <w:delText xml:space="preserve">with mean</w:delText>
        </w:r>
      </w:del>
      <w:del w:id="623" w:author="PR Preview" w:date="2026-01-01T00:00:00Z">
        <w:r>
          <w:delText xml:space="preserve"> </w:delText>
        </w:r>
      </w:del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624" w:author="PR Preview" w:date="2026-01-01T00:00:00Z">
        <w:r>
          <w:delText xml:space="preserve"> </w:delText>
        </w:r>
      </w:del>
      <w:del w:id="625" w:author="PR Preview" w:date="2026-01-01T00:00:00Z">
        <w:r>
          <w:delText xml:space="preserve">and variance</w:delText>
        </w:r>
      </w:del>
      <w:del w:id="626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627" w:author="PR Preview" w:date="2026-01-01T00:00:00Z">
        <w:r>
          <w:delText xml:space="preserve"> </w:delText>
        </w:r>
      </w:del>
      <w:del w:id="628" w:author="PR Preview" w:date="2026-01-01T00:00:00Z">
        <w:r>
          <w:delText xml:space="preserve">is</w:delText>
        </w:r>
      </w:del>
    </w:p>
    <w:p>
      <w:pPr>
        <w:pStyle w:val="BodyText"/>
      </w:pPr>
      <w:bookmarkStart w:id="88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del w:id="629" w:author="PR Preview" w:date="2026-01-01T00:00:00Z">
        <w:r>
          <w:delText xml:space="preserve">The mean parameter of a normal distribution is its mean,</w:delText>
        </w:r>
      </w:del>
      <w:del w:id="630" w:author="PR Preview" w:date="2026-01-01T00:00:00Z">
        <w:r>
          <w:delText xml:space="preserve"> </w:delText>
        </w:r>
      </w:del>
      <w:del w:id="631" w:author="PR Preview" w:date="2026-01-01T00:00:00Z">
        <w:r>
          <w:delText xml:space="preserve">so</w:delText>
        </w:r>
      </w:del>
      <w:del w:id="632" w:author="PR Preview" w:date="2026-01-01T00:00:00Z">
        <w:r>
          <w:delText xml:space="preserve"> </w:delText>
        </w:r>
      </w:del>
      <w:hyperlink w:anchor="eq-distribution-model-mean-function">
        <w:del w:id="633" w:author="PR Preview" w:date="2026-01-01T00:00:00Z">
          <w:r>
            <w:rPr>
              <w:rStyle w:val="Hyperlink"/>
            </w:rPr>
            <w:delText xml:space="preserve">Equation 20</w:delText>
          </w:r>
        </w:del>
      </w:hyperlink>
      <w:del w:id="634" w:author="PR Preview" w:date="2026-01-01T00:00:00Z">
        <w:r>
          <w:delText xml:space="preserve"> </w:delText>
        </w:r>
      </w:del>
      <w:del w:id="635" w:author="PR Preview" w:date="2026-01-01T00:00:00Z">
        <w:r>
          <w:delText xml:space="preserve">gives</w:delText>
        </w:r>
      </w:del>
    </w:p>
    <w:p>
      <w:pPr>
        <w:pStyle w:val="BodyText"/>
      </w:pPr>
      <w:ins w:id="636" w:author="PR Preview" w:date="2026-01-01T00:00:00Z">
        <w:r>
          <w:rPr>
            <w:b/>
            <w:bCs/>
          </w:rPr>
          <w:t xml:space="preserve">Definition 25 (Distribution model)</w:t>
        </w:r>
      </w:ins>
      <w:ins w:id="637" w:author="PR Preview" w:date="2026-01-01T00:00:00Z">
        <w:r>
          <w:t xml:space="preserve"> </w:t>
        </w:r>
      </w:ins>
      <w:ins w:id="638" w:author="PR Preview" w:date="2026-01-01T00:00:00Z">
        <w:r>
          <w:t xml:space="preserve">A</w:t>
        </w:r>
      </w:ins>
      <w:ins w:id="639" w:author="PR Preview" w:date="2026-01-01T00:00:00Z">
        <w:r>
          <w:t xml:space="preserve"> </w:t>
        </w:r>
      </w:ins>
      <w:ins w:id="640" w:author="PR Preview" w:date="2026-01-01T00:00:00Z">
        <w:r>
          <w:rPr>
            <w:b/>
            <w:bCs/>
          </w:rPr>
          <w:t xml:space="preserve">distribution model</w:t>
        </w:r>
      </w:ins>
      <w:ins w:id="641" w:author="PR Preview" w:date="2026-01-01T00:00:00Z">
        <w:r>
          <w:t xml:space="preserve"> </w:t>
        </w:r>
      </w:ins>
      <m:oMath>
        <m:r>
          <m:t>P</m:t>
        </m:r>
      </m:oMath>
      <w:ins w:id="642" w:author="PR Preview" w:date="2026-01-01T00:00:00Z">
        <w:r>
          <w:t xml:space="preserve"> </w:t>
        </w:r>
      </w:ins>
      <w:ins w:id="643" w:author="PR Preview" w:date="2026-01-01T00:00:00Z">
        <w:r>
          <w:t xml:space="preserve">for an outcome</w:t>
        </w:r>
      </w:ins>
      <w:ins w:id="644" w:author="PR Preview" w:date="2026-01-01T00:00:00Z">
        <w:r>
          <w:t xml:space="preserve"> </w:t>
        </w:r>
      </w:ins>
      <m:oMath>
        <m:r>
          <m:t>Y</m:t>
        </m:r>
      </m:oMath>
      <w:ins w:id="645" w:author="PR Preview" w:date="2026-01-01T00:00:00Z">
        <w:r>
          <w:t xml:space="preserve"> </w:t>
        </w:r>
      </w:ins>
      <w:ins w:id="646" w:author="PR Preview" w:date="2026-01-01T00:00:00Z">
        <w:r>
          <w:t xml:space="preserve">given a</w:t>
        </w:r>
      </w:ins>
      <w:ins w:id="647" w:author="PR Preview" w:date="2026-01-01T00:00:00Z">
        <w:r>
          <w:t xml:space="preserve"> </w:t>
        </w:r>
      </w:ins>
      <w:hyperlink w:anchor="def-covariate">
        <w:ins w:id="648" w:author="PR Preview" w:date="2026-01-01T00:00:00Z">
          <w:r>
            <w:rPr>
              <w:rStyle w:val="Hyperlink"/>
            </w:rPr>
            <w:t xml:space="preserve">covariate</w:t>
          </w:r>
        </w:ins>
      </w:hyperlink>
      <w:ins w:id="649" w:author="PR Preview" w:date="2026-01-01T00:00:00Z">
        <w:r>
          <w:t xml:space="preserve"> </w:t>
        </w:r>
      </w:ins>
      <m:oMath>
        <m:r>
          <m:t>X</m:t>
        </m:r>
      </m:oMath>
      <w:ins w:id="650" w:author="PR Preview" w:date="2026-01-01T00:00:00Z">
        <w:r>
          <w:t xml:space="preserve"> </w:t>
        </w:r>
      </w:ins>
      <w:ins w:id="651" w:author="PR Preview" w:date="2026-01-01T00:00:00Z">
        <w:r>
          <w:t xml:space="preserve">gives each covariate value</w:t>
        </w:r>
      </w:ins>
      <w:ins w:id="652" w:author="PR Preview" w:date="2026-01-01T00:00:00Z">
        <w:r>
          <w:t xml:space="preserve"> </w:t>
        </w:r>
      </w:ins>
      <m:oMath>
        <m:r>
          <m:t>x</m:t>
        </m:r>
      </m:oMath>
      <w:ins w:id="653" w:author="PR Preview" w:date="2026-01-01T00:00:00Z">
        <w:r>
          <w:t xml:space="preserve"> </w:t>
        </w:r>
      </w:ins>
      <w:ins w:id="654" w:author="PR Preview" w:date="2026-01-01T00:00:00Z">
        <w:r>
          <w:t xml:space="preserve">a probability distribution for</w:t>
        </w:r>
      </w:ins>
      <w:ins w:id="655" w:author="PR Preview" w:date="2026-01-01T00:00:00Z">
        <w:r>
          <w:t xml:space="preserve"> </w:t>
        </w:r>
      </w:ins>
      <m:oMath>
        <m:r>
          <m:t>Y</m:t>
        </m:r>
      </m:oMath>
      <w:ins w:id="656" w:author="PR Preview" w:date="2026-01-01T00:00:00Z">
        <w:r>
          <w:t xml:space="preserve"> </w:t>
        </w:r>
      </w:ins>
      <w:ins w:id="657" w:author="PR Preview" w:date="2026-01-01T00:00:00Z">
        <w:r>
          <w:t xml:space="preserve">given</w:t>
        </w:r>
      </w:ins>
      <w:ins w:id="658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x</m:t>
        </m:r>
      </m:oMath>
      <w:ins w:id="659" w:author="PR Preview" w:date="2026-01-01T00:00:00Z">
        <w:r>
          <w:t xml:space="preserve">,</w:t>
        </w:r>
      </w:ins>
      <w:ins w:id="660" w:author="PR Preview" w:date="2026-01-01T00:00:00Z">
        <w:r>
          <w:t xml:space="preserve"> </w:t>
        </w:r>
      </w:ins>
      <w:ins w:id="661" w:author="PR Preview" w:date="2026-01-01T00:00:00Z">
        <w:r>
          <w:t xml:space="preserve">specified by its</w:t>
        </w:r>
      </w:ins>
      <w:ins w:id="662" w:author="PR Preview" w:date="2026-01-01T00:00:00Z">
        <w:r>
          <w:t xml:space="preserve"> </w:t>
        </w:r>
      </w:ins>
      <w:hyperlink r:id="rId94">
        <w:ins w:id="663" w:author="PR Preview" w:date="2026-01-01T00:00:00Z">
          <w:r>
            <w:rPr>
              <w:rStyle w:val="Hyperlink"/>
            </w:rPr>
            <w:t xml:space="preserve">cumulative distribution function</w:t>
          </w:r>
        </w:ins>
      </w:hyperlink>
      <w:ins w:id="664" w:author="PR Preview" w:date="2026-01-01T00:00:00Z">
        <w:r>
          <w:t xml:space="preserve">.</w:t>
        </w:r>
      </w:ins>
      <w:ins w:id="665" w:author="PR Preview" w:date="2026-01-01T00:00:00Z">
        <w:r>
          <w:t xml:space="preserve"> </w:t>
        </w:r>
      </w:ins>
      <w:ins w:id="666" w:author="PR Preview" w:date="2026-01-01T00:00:00Z">
        <w:r>
          <w:t xml:space="preserve">The</w:t>
        </w:r>
      </w:ins>
      <w:ins w:id="667" w:author="PR Preview" w:date="2026-01-01T00:00:00Z">
        <w:r>
          <w:t xml:space="preserve"> </w:t>
        </w:r>
      </w:ins>
      <w:hyperlink w:anchor="def-mean-function">
        <w:ins w:id="668" w:author="PR Preview" w:date="2026-01-01T00:00:00Z">
          <w:r>
            <w:rPr>
              <w:rStyle w:val="Hyperlink"/>
            </w:rPr>
            <w:t xml:space="preserve">mean function</w:t>
          </w:r>
        </w:ins>
      </w:hyperlink>
      <w:ins w:id="669" w:author="PR Preview" w:date="2026-01-01T00:00:00Z">
        <w:r>
          <w:t xml:space="preserve"> </w:t>
        </w:r>
      </w:ins>
      <m:oMath>
        <m:sSub>
          <m:e>
            <m:r>
              <m:t>μ</m:t>
            </m:r>
          </m:e>
          <m:sub>
            <m:r>
              <m:t>P</m:t>
            </m:r>
          </m:sub>
        </m:sSub>
      </m:oMath>
      <w:ins w:id="670" w:author="PR Preview" w:date="2026-01-01T00:00:00Z">
        <w:r>
          <w:t xml:space="preserve"> </w:t>
        </w:r>
      </w:ins>
      <w:ins w:id="671" w:author="PR Preview" w:date="2026-01-01T00:00:00Z">
        <w:r>
          <w:t xml:space="preserve">of</w:t>
        </w:r>
      </w:ins>
      <w:ins w:id="672" w:author="PR Preview" w:date="2026-01-01T00:00:00Z">
        <w:r>
          <w:t xml:space="preserve"> </w:t>
        </w:r>
      </w:ins>
      <m:oMath>
        <m:r>
          <m:t>P</m:t>
        </m:r>
      </m:oMath>
      <w:ins w:id="673" w:author="PR Preview" w:date="2026-01-01T00:00:00Z">
        <w:r>
          <w:t xml:space="preserve"> </w:t>
        </w:r>
      </w:ins>
      <w:ins w:id="674" w:author="PR Preview" w:date="2026-01-01T00:00:00Z">
        <w:r>
          <w:t xml:space="preserve">maps each covariate value</w:t>
        </w:r>
      </w:ins>
      <w:ins w:id="675" w:author="PR Preview" w:date="2026-01-01T00:00:00Z">
        <w:r>
          <w:t xml:space="preserve"> </w:t>
        </w:r>
      </w:ins>
      <m:oMath>
        <m:r>
          <m:t>x</m:t>
        </m:r>
      </m:oMath>
      <w:ins w:id="676" w:author="PR Preview" w:date="2026-01-01T00:00:00Z">
        <w:r>
          <w:t xml:space="preserve"> </w:t>
        </w:r>
      </w:ins>
      <w:ins w:id="677" w:author="PR Preview" w:date="2026-01-01T00:00:00Z">
        <w:r>
          <w:t xml:space="preserve">to the mean of that distribution:</w:t>
        </w:r>
      </w:ins>
    </w:p>
    <w:p>
      <w:pPr>
        <w:pStyle w:val="BodyText"/>
      </w:pPr>
      <w:bookmarkStart w:id="95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100" w:name="exm-distribution-model"/>
    <w:p>
      <w:pPr>
        <w:pStyle w:val="FirstParagraph"/>
      </w:pPr>
      <w:ins w:id="678" w:author="PR Preview" w:date="2026-01-01T00:00:00Z">
        <w:r>
          <w:rPr>
            <w:b/>
            <w:bCs/>
          </w:rPr>
          <w:t xml:space="preserve">Example 15 (A normal distribution model with a mean function)</w:t>
        </w:r>
      </w:ins>
      <w:ins w:id="679" w:author="PR Preview" w:date="2026-01-01T00:00:00Z">
        <w:r>
          <w:t xml:space="preserve"> </w:t>
        </w:r>
      </w:ins>
      <w:ins w:id="680" w:author="PR Preview" w:date="2026-01-01T00:00:00Z">
        <w:r>
          <w:t xml:space="preserve">Let</w:t>
        </w:r>
      </w:ins>
      <w:ins w:id="681" w:author="PR Preview" w:date="2026-01-01T00:00:00Z">
        <w:r>
          <w:t xml:space="preserve"> </w:t>
        </w:r>
      </w:ins>
      <m:oMath>
        <m:r>
          <m:t>h</m:t>
        </m:r>
      </m:oMath>
      <w:ins w:id="682" w:author="PR Preview" w:date="2026-01-01T00:00:00Z">
        <w:r>
          <w:t xml:space="preserve"> </w:t>
        </w:r>
      </w:ins>
      <w:ins w:id="683" w:author="PR Preview" w:date="2026-01-01T00:00:00Z">
        <w:r>
          <w:t xml:space="preserve">be a</w:t>
        </w:r>
      </w:ins>
      <w:ins w:id="684" w:author="PR Preview" w:date="2026-01-01T00:00:00Z">
        <w:r>
          <w:t xml:space="preserve"> </w:t>
        </w:r>
      </w:ins>
      <w:hyperlink w:anchor="def-model-family">
        <w:ins w:id="685" w:author="PR Preview" w:date="2026-01-01T00:00:00Z">
          <w:r>
            <w:rPr>
              <w:rStyle w:val="Hyperlink"/>
            </w:rPr>
            <w:t xml:space="preserve">mean-function model</w:t>
          </w:r>
        </w:ins>
      </w:hyperlink>
      <w:ins w:id="686" w:author="PR Preview" w:date="2026-01-01T00:00:00Z">
        <w:r>
          <w:t xml:space="preserve"> </w:t>
        </w:r>
      </w:ins>
      <w:ins w:id="687" w:author="PR Preview" w:date="2026-01-01T00:00:00Z">
        <w:r>
          <w:t xml:space="preserve">(a line, for instance) and</w:t>
        </w:r>
      </w:ins>
      <w:ins w:id="688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ins w:id="689" w:author="PR Preview" w:date="2026-01-01T00:00:00Z">
        <w:r>
          <w:t xml:space="preserve"> </w:t>
        </w:r>
      </w:ins>
      <w:ins w:id="690" w:author="PR Preview" w:date="2026-01-01T00:00:00Z">
        <w:r>
          <w:t xml:space="preserve">a variance.</w:t>
        </w:r>
      </w:ins>
      <w:ins w:id="691" w:author="PR Preview" w:date="2026-01-01T00:00:00Z">
        <w:r>
          <w:t xml:space="preserve"> </w:t>
        </w:r>
      </w:ins>
      <w:ins w:id="692" w:author="PR Preview" w:date="2026-01-01T00:00:00Z">
        <w:r>
          <w:t xml:space="preserve">The distribution model</w:t>
        </w:r>
      </w:ins>
      <w:ins w:id="693" w:author="PR Preview" w:date="2026-01-01T00:00:00Z">
        <w:r>
          <w:t xml:space="preserve"> </w:t>
        </w:r>
      </w:ins>
      <m:oMath>
        <m:r>
          <m:t>P</m:t>
        </m:r>
      </m:oMath>
      <w:ins w:id="694" w:author="PR Preview" w:date="2026-01-01T00:00:00Z">
        <w:r>
          <w:t xml:space="preserve"> </w:t>
        </w:r>
      </w:ins>
      <w:ins w:id="695" w:author="PR Preview" w:date="2026-01-01T00:00:00Z">
        <w:r>
          <w:t xml:space="preserve">that gives each covariate value</w:t>
        </w:r>
      </w:ins>
      <w:ins w:id="696" w:author="PR Preview" w:date="2026-01-01T00:00:00Z">
        <w:r>
          <w:t xml:space="preserve"> </w:t>
        </w:r>
      </w:ins>
      <m:oMath>
        <m:r>
          <m:t>x</m:t>
        </m:r>
      </m:oMath>
      <w:ins w:id="697" w:author="PR Preview" w:date="2026-01-01T00:00:00Z">
        <w:r>
          <w:t xml:space="preserve"> </w:t>
        </w:r>
      </w:ins>
      <w:ins w:id="698" w:author="PR Preview" w:date="2026-01-01T00:00:00Z">
        <w:r>
          <w:t xml:space="preserve">the</w:t>
        </w:r>
      </w:ins>
      <w:ins w:id="699" w:author="PR Preview" w:date="2026-01-01T00:00:00Z">
        <w:r>
          <w:t xml:space="preserve"> </w:t>
        </w:r>
      </w:ins>
      <w:hyperlink r:id="rId97">
        <w:ins w:id="700" w:author="PR Preview" w:date="2026-01-01T00:00:00Z">
          <w:r>
            <w:rPr>
              <w:rStyle w:val="Hyperlink"/>
            </w:rPr>
            <w:t xml:space="preserve">normal distribution</w:t>
          </w:r>
        </w:ins>
      </w:hyperlink>
      <w:ins w:id="701" w:author="PR Preview" w:date="2026-01-01T00:00:00Z">
        <w:r>
          <w:t xml:space="preserve"> </w:t>
        </w:r>
      </w:ins>
      <w:ins w:id="702" w:author="PR Preview" w:date="2026-01-01T00:00:00Z">
        <w:r>
          <w:t xml:space="preserve">with mean</w:t>
        </w:r>
      </w:ins>
      <w:ins w:id="703" w:author="PR Preview" w:date="2026-01-01T00:00:00Z">
        <w:r>
          <w:t xml:space="preserve"> </w:t>
        </w:r>
      </w:ins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704" w:author="PR Preview" w:date="2026-01-01T00:00:00Z">
        <w:r>
          <w:t xml:space="preserve"> </w:t>
        </w:r>
      </w:ins>
      <w:ins w:id="705" w:author="PR Preview" w:date="2026-01-01T00:00:00Z">
        <w:r>
          <w:t xml:space="preserve">and variance</w:t>
        </w:r>
      </w:ins>
      <w:ins w:id="706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707" w:author="PR Preview" w:date="2026-01-01T00:00:00Z">
        <w:r>
          <w:t xml:space="preserve"> </w:t>
        </w:r>
      </w:ins>
      <w:ins w:id="708" w:author="PR Preview" w:date="2026-01-01T00:00:00Z">
        <w:r>
          <w:t xml:space="preserve">is</w:t>
        </w:r>
      </w:ins>
    </w:p>
    <w:p>
      <w:pPr>
        <w:pStyle w:val="BodyText"/>
      </w:pPr>
      <w:bookmarkStart w:id="98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ins w:id="709" w:author="PR Preview" w:date="2026-01-01T00:00:00Z">
        <w:r>
          <w:t xml:space="preserve">The mean parameter of a normal distribution is its mean,</w:t>
        </w:r>
      </w:ins>
      <w:ins w:id="710" w:author="PR Preview" w:date="2026-01-01T00:00:00Z">
        <w:r>
          <w:t xml:space="preserve"> </w:t>
        </w:r>
      </w:ins>
      <w:ins w:id="711" w:author="PR Preview" w:date="2026-01-01T00:00:00Z">
        <w:r>
          <w:t xml:space="preserve">so</w:t>
        </w:r>
      </w:ins>
      <w:ins w:id="712" w:author="PR Preview" w:date="2026-01-01T00:00:00Z">
        <w:r>
          <w:t xml:space="preserve"> </w:t>
        </w:r>
      </w:ins>
      <w:hyperlink w:anchor="eq-distribution-model-mean-function">
        <w:ins w:id="713" w:author="PR Preview" w:date="2026-01-01T00:00:00Z">
          <w:r>
            <w:rPr>
              <w:rStyle w:val="Hyperlink"/>
            </w:rPr>
            <w:t xml:space="preserve">Equation 22</w:t>
          </w:r>
        </w:ins>
      </w:hyperlink>
      <w:ins w:id="714" w:author="PR Preview" w:date="2026-01-01T00:00:00Z">
        <w:r>
          <w:t xml:space="preserve"> </w:t>
        </w:r>
      </w:ins>
      <w:ins w:id="715" w:author="PR Preview" w:date="2026-01-01T00:00:00Z">
        <w:r>
          <w:t xml:space="preserve">gives</w:t>
        </w:r>
      </w:ins>
    </w:p>
    <w:p>
      <w:pPr>
        <w:pStyle w:val="BodyText"/>
      </w:pPr>
      <w:bookmarkStart w:id="99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00"/>
    <w:bookmarkStart w:id="102" w:name="def-distribution-model-family"/>
    <w:p>
      <w:pPr>
        <w:pStyle w:val="BodyText"/>
      </w:pPr>
      <w:del w:id="716" w:author="PR Preview" w:date="2026-01-01T00:00:00Z">
        <w:r>
          <w:rPr>
            <w:b/>
            <w:bCs/>
          </w:rPr>
          <w:delText xml:space="preserve">Definition 25 (Distribution model family)</w:delText>
        </w:r>
      </w:del>
      <w:del w:id="717" w:author="PR Preview" w:date="2026-01-01T00:00:00Z">
        <w:r>
          <w:delText xml:space="preserve"> </w:delText>
        </w:r>
      </w:del>
      <w:del w:id="718" w:author="PR Preview" w:date="2026-01-01T00:00:00Z">
        <w:r>
          <w:delText xml:space="preserve">A</w:delText>
        </w:r>
      </w:del>
      <w:del w:id="719" w:author="PR Preview" w:date="2026-01-01T00:00:00Z">
        <w:r>
          <w:delText xml:space="preserve"> </w:delText>
        </w:r>
      </w:del>
      <w:del w:id="720" w:author="PR Preview" w:date="2026-01-01T00:00:00Z">
        <w:r>
          <w:rPr>
            <w:b/>
            <w:bCs/>
          </w:rPr>
          <w:delText xml:space="preserve">distribution model family</w:delText>
        </w:r>
      </w:del>
      <w:del w:id="721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P</m:t>
        </m:r>
      </m:oMath>
      <w:del w:id="722" w:author="PR Preview" w:date="2026-01-01T00:00:00Z">
        <w:r>
          <w:delText xml:space="preserve"> </w:delText>
        </w:r>
      </w:del>
      <w:del w:id="723" w:author="PR Preview" w:date="2026-01-01T00:00:00Z">
        <w:r>
          <w:delText xml:space="preserve">is a set of</w:delText>
        </w:r>
      </w:del>
      <w:del w:id="724" w:author="PR Preview" w:date="2026-01-01T00:00:00Z">
        <w:r>
          <w:delText xml:space="preserve"> </w:delText>
        </w:r>
      </w:del>
      <w:hyperlink w:anchor="def-distribution-model">
        <w:del w:id="725" w:author="PR Preview" w:date="2026-01-01T00:00:00Z">
          <w:r>
            <w:rPr>
              <w:rStyle w:val="Hyperlink"/>
            </w:rPr>
            <w:delText xml:space="preserve">distribution models</w:delText>
          </w:r>
        </w:del>
      </w:hyperlink>
      <w:del w:id="726" w:author="PR Preview" w:date="2026-01-01T00:00:00Z">
        <w:r>
          <w:delText xml:space="preserve">.</w:delText>
        </w:r>
      </w:del>
      <w:del w:id="727" w:author="PR Preview" w:date="2026-01-01T00:00:00Z">
        <w:r>
          <w:delText xml:space="preserve"> </w:delText>
        </w:r>
      </w:del>
      <w:del w:id="728" w:author="PR Preview" w:date="2026-01-01T00:00:00Z">
        <w:r>
          <w:delText xml:space="preserve">The</w:delText>
        </w:r>
      </w:del>
      <w:del w:id="729" w:author="PR Preview" w:date="2026-01-01T00:00:00Z">
        <w:r>
          <w:delText xml:space="preserve"> </w:delText>
        </w:r>
      </w:del>
      <w:hyperlink w:anchor="def-mean-function">
        <w:del w:id="730" w:author="PR Preview" w:date="2026-01-01T00:00:00Z">
          <w:r>
            <w:rPr>
              <w:rStyle w:val="Hyperlink"/>
            </w:rPr>
            <w:delText xml:space="preserve">mean functions</w:delText>
          </w:r>
        </w:del>
      </w:hyperlink>
      <w:del w:id="731" w:author="PR Preview" w:date="2026-01-01T00:00:00Z">
        <w:r>
          <w:delText xml:space="preserve"> </w:delText>
        </w:r>
      </w:del>
      <w:del w:id="732" w:author="PR Preview" w:date="2026-01-01T00:00:00Z">
        <w:r>
          <w:delText xml:space="preserve">of its members form the set</w:delText>
        </w:r>
      </w:del>
    </w:p>
    <w:p>
      <w:pPr>
        <w:pStyle w:val="BodyText"/>
      </w:pPr>
      <w:bookmarkStart w:id="91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91"/>
    </w:p>
    <w:p>
      <w:pPr>
        <w:pStyle w:val="FirstParagraph"/>
      </w:pPr>
      <w:del w:id="733" w:author="PR Preview" w:date="2026-01-01T00:00:00Z">
        <w:r>
          <w:rPr>
            <w:b/>
            <w:bCs/>
          </w:rPr>
          <w:delText xml:space="preserve">Example 14 (Normal distribution models with polynomial mean functions)</w:delText>
        </w:r>
      </w:del>
      <w:del w:id="734" w:author="PR Preview" w:date="2026-01-01T00:00:00Z">
        <w:r>
          <w:delText xml:space="preserve"> </w:delText>
        </w:r>
      </w:del>
      <w:del w:id="735" w:author="PR Preview" w:date="2026-01-01T00:00:00Z">
        <w:r>
          <w:delText xml:space="preserve">The normal distribution models of</w:delText>
        </w:r>
      </w:del>
      <w:del w:id="736" w:author="PR Preview" w:date="2026-01-01T00:00:00Z">
        <w:r>
          <w:delText xml:space="preserve"> </w:delText>
        </w:r>
      </w:del>
      <w:hyperlink w:anchor="exm-distribution-model">
        <w:del w:id="737" w:author="PR Preview" w:date="2026-01-01T00:00:00Z">
          <w:r>
            <w:rPr>
              <w:rStyle w:val="Hyperlink"/>
            </w:rPr>
            <w:delText xml:space="preserve">Example 16</w:delText>
          </w:r>
        </w:del>
      </w:hyperlink>
      <w:del w:id="738" w:author="PR Preview" w:date="2026-01-01T00:00:00Z">
        <w:r>
          <w:delText xml:space="preserve"> </w:delText>
        </w:r>
      </w:del>
      <w:del w:id="739" w:author="PR Preview" w:date="2026-01-01T00:00:00Z">
        <w:r>
          <w:delText xml:space="preserve">whose mean function</w:delText>
        </w:r>
      </w:del>
      <w:del w:id="740" w:author="PR Preview" w:date="2026-01-01T00:00:00Z">
        <w:r>
          <w:delText xml:space="preserve"> </w:delText>
        </w:r>
      </w:del>
      <m:oMath>
        <m:r>
          <m:t>h</m:t>
        </m:r>
      </m:oMath>
      <w:del w:id="741" w:author="PR Preview" w:date="2026-01-01T00:00:00Z">
        <w:r>
          <w:delText xml:space="preserve"> </w:delText>
        </w:r>
      </w:del>
      <w:del w:id="742" w:author="PR Preview" w:date="2026-01-01T00:00:00Z">
        <w:r>
          <w:delText xml:space="preserve">is a polynomial of degree at most</w:delText>
        </w:r>
      </w:del>
      <w:del w:id="743" w:author="PR Preview" w:date="2026-01-01T00:00:00Z">
        <w:r>
          <w:delText xml:space="preserve"> </w:delText>
        </w:r>
      </w:del>
      <m:oMath>
        <m:r>
          <m:t>d</m:t>
        </m:r>
      </m:oMath>
      <w:del w:id="744" w:author="PR Preview" w:date="2026-01-01T00:00:00Z">
        <w:r>
          <w:delText xml:space="preserve">,</w:delText>
        </w:r>
      </w:del>
      <w:del w:id="745" w:author="PR Preview" w:date="2026-01-01T00:00:00Z">
        <w:r>
          <w:delText xml:space="preserve"> </w:delText>
        </w:r>
      </w:del>
      <w:del w:id="746" w:author="PR Preview" w:date="2026-01-01T00:00:00Z">
        <w:r>
          <w:delText xml:space="preserve">with any variance</w:delText>
        </w:r>
      </w:del>
      <w:del w:id="747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del w:id="748" w:author="PR Preview" w:date="2026-01-01T00:00:00Z">
        <w:r>
          <w:delText xml:space="preserve">,</w:delText>
        </w:r>
      </w:del>
      <w:del w:id="749" w:author="PR Preview" w:date="2026-01-01T00:00:00Z">
        <w:r>
          <w:delText xml:space="preserve"> </w:delText>
        </w:r>
      </w:del>
      <w:del w:id="750" w:author="PR Preview" w:date="2026-01-01T00:00:00Z">
        <w:r>
          <w:delText xml:space="preserve">form a</w:delText>
        </w:r>
      </w:del>
      <w:del w:id="751" w:author="PR Preview" w:date="2026-01-01T00:00:00Z">
        <w:r>
          <w:delText xml:space="preserve"> </w:delText>
        </w:r>
      </w:del>
      <w:hyperlink w:anchor="def-distribution-model-family">
        <w:del w:id="752" w:author="PR Preview" w:date="2026-01-01T00:00:00Z">
          <w:r>
            <w:rPr>
              <w:rStyle w:val="Hyperlink"/>
            </w:rPr>
            <w:delText xml:space="preserve">distribution model family</w:delText>
          </w:r>
        </w:del>
      </w:hyperlink>
      <w:del w:id="75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P</m:t>
        </m:r>
      </m:oMath>
      <w:del w:id="754" w:author="PR Preview" w:date="2026-01-01T00:00:00Z">
        <w:r>
          <w:delText xml:space="preserve">.</w:delText>
        </w:r>
      </w:del>
      <w:del w:id="755" w:author="PR Preview" w:date="2026-01-01T00:00:00Z">
        <w:r>
          <w:delText xml:space="preserve"> </w:delText>
        </w:r>
      </w:del>
      <w:del w:id="756" w:author="PR Preview" w:date="2026-01-01T00:00:00Z">
        <w:r>
          <w:delText xml:space="preserve">By</w:delText>
        </w:r>
      </w:del>
      <w:del w:id="757" w:author="PR Preview" w:date="2026-01-01T00:00:00Z">
        <w:r>
          <w:delText xml:space="preserve"> </w:delText>
        </w:r>
      </w:del>
      <w:hyperlink w:anchor="X8ba36155c06ad6e11c129dc0138d9fa11d4bc5f">
        <w:del w:id="758" w:author="PR Preview" w:date="2026-01-01T00:00:00Z">
          <w:r>
            <w:rPr>
              <w:rStyle w:val="Hyperlink"/>
            </w:rPr>
            <w:delText xml:space="preserve">Equation 22</w:delText>
          </w:r>
        </w:del>
      </w:hyperlink>
      <w:del w:id="759" w:author="PR Preview" w:date="2026-01-01T00:00:00Z">
        <w:r>
          <w:delText xml:space="preserve">,</w:delText>
        </w:r>
      </w:del>
      <w:del w:id="760" w:author="PR Preview" w:date="2026-01-01T00:00:00Z">
        <w:r>
          <w:delText xml:space="preserve"> </w:delText>
        </w:r>
      </w:del>
      <w:del w:id="761" w:author="PR Preview" w:date="2026-01-01T00:00:00Z">
        <w:r>
          <w:delText xml:space="preserve">the set of mean functions in</w:delText>
        </w:r>
      </w:del>
      <w:del w:id="762" w:author="PR Preview" w:date="2026-01-01T00:00:00Z">
        <w:r>
          <w:delText xml:space="preserve"> </w:delText>
        </w:r>
      </w:del>
      <w:hyperlink w:anchor="X647826443046820f13eb4df9d12242bb4295448">
        <w:del w:id="763" w:author="PR Preview" w:date="2026-01-01T00:00:00Z">
          <w:r>
            <w:rPr>
              <w:rStyle w:val="Hyperlink"/>
            </w:rPr>
            <w:delText xml:space="preserve">Equation 23</w:delText>
          </w:r>
        </w:del>
      </w:hyperlink>
      <w:del w:id="764" w:author="PR Preview" w:date="2026-01-01T00:00:00Z">
        <w:r>
          <w:delText xml:space="preserve"> </w:delText>
        </w:r>
      </w:del>
      <w:del w:id="765" w:author="PR Preview" w:date="2026-01-01T00:00:00Z">
        <w:r>
          <w:delText xml:space="preserve">is the set of polynomials of degree at most</w:delText>
        </w:r>
      </w:del>
      <w:del w:id="766" w:author="PR Preview" w:date="2026-01-01T00:00:00Z">
        <w:r>
          <w:delText xml:space="preserve"> </w:delText>
        </w:r>
      </w:del>
      <m:oMath>
        <m:r>
          <m:t>d</m:t>
        </m:r>
      </m:oMath>
      <w:del w:id="767" w:author="PR Preview" w:date="2026-01-01T00:00:00Z">
        <w:r>
          <w:delText xml:space="preserve"> </w:delText>
        </w:r>
      </w:del>
      <w:del w:id="768" w:author="PR Preview" w:date="2026-01-01T00:00:00Z">
        <w:r>
          <w:delText xml:space="preserve">of</w:delText>
        </w:r>
      </w:del>
      <w:del w:id="769" w:author="PR Preview" w:date="2026-01-01T00:00:00Z">
        <w:r>
          <w:delText xml:space="preserve"> </w:delText>
        </w:r>
      </w:del>
      <w:hyperlink w:anchor="exm-model-family">
        <w:del w:id="770" w:author="PR Preview" w:date="2026-01-01T00:00:00Z">
          <w:r>
            <w:rPr>
              <w:rStyle w:val="Hyperlink"/>
            </w:rPr>
            <w:delText xml:space="preserve">Example 3</w:delText>
          </w:r>
        </w:del>
      </w:hyperlink>
      <w:del w:id="771" w:author="PR Preview" w:date="2026-01-01T00:00:00Z">
        <w:r>
          <w:delText xml:space="preserve">.</w:delText>
        </w:r>
      </w:del>
    </w:p>
    <w:p>
      <w:pPr>
        <w:pStyle w:val="BodyText"/>
      </w:pPr>
      <w:del w:id="772" w:author="PR Preview" w:date="2026-01-01T00:00:00Z">
        <w:r>
          <w:rPr>
            <w:b/>
            <w:bCs/>
          </w:rPr>
          <w:delText xml:space="preserve">Definition 26 (Fitted distribution model)</w:delText>
        </w:r>
      </w:del>
      <w:del w:id="773" w:author="PR Preview" w:date="2026-01-01T00:00:00Z">
        <w:r>
          <w:delText xml:space="preserve"> </w:delText>
        </w:r>
      </w:del>
      <w:del w:id="774" w:author="PR Preview" w:date="2026-01-01T00:00:00Z">
        <w:r>
          <w:delText xml:space="preserve">A</w:delText>
        </w:r>
      </w:del>
      <w:del w:id="775" w:author="PR Preview" w:date="2026-01-01T00:00:00Z">
        <w:r>
          <w:delText xml:space="preserve"> </w:delText>
        </w:r>
      </w:del>
      <w:del w:id="776" w:author="PR Preview" w:date="2026-01-01T00:00:00Z">
        <w:r>
          <w:rPr>
            <w:b/>
            <w:bCs/>
          </w:rPr>
          <w:delText xml:space="preserve">fitted distribution model</w:delText>
        </w:r>
      </w:del>
      <w:del w:id="777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P</m:t>
            </m:r>
          </m:e>
        </m:acc>
      </m:oMath>
      <w:del w:id="778" w:author="PR Preview" w:date="2026-01-01T00:00:00Z">
        <w:r>
          <w:delText xml:space="preserve"> </w:delText>
        </w:r>
      </w:del>
      <w:del w:id="779" w:author="PR Preview" w:date="2026-01-01T00:00:00Z">
        <w:r>
          <w:delText xml:space="preserve">is a member of a</w:delText>
        </w:r>
      </w:del>
      <w:del w:id="780" w:author="PR Preview" w:date="2026-01-01T00:00:00Z">
        <w:r>
          <w:delText xml:space="preserve"> </w:delText>
        </w:r>
      </w:del>
      <w:hyperlink w:anchor="def-distribution-model-family">
        <w:del w:id="781" w:author="PR Preview" w:date="2026-01-01T00:00:00Z">
          <w:r>
            <w:rPr>
              <w:rStyle w:val="Hyperlink"/>
            </w:rPr>
            <w:delText xml:space="preserve">distribution model family</w:delText>
          </w:r>
        </w:del>
      </w:hyperlink>
      <w:del w:id="78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P</m:t>
        </m:r>
      </m:oMath>
      <w:del w:id="783" w:author="PR Preview" w:date="2026-01-01T00:00:00Z">
        <w:r>
          <w:delText xml:space="preserve"> </w:delText>
        </w:r>
      </w:del>
      <w:del w:id="784" w:author="PR Preview" w:date="2026-01-01T00:00:00Z">
        <w:r>
          <w:delText xml:space="preserve">that has been chosen to describe a</w:delText>
        </w:r>
      </w:del>
      <w:del w:id="785" w:author="PR Preview" w:date="2026-01-01T00:00:00Z">
        <w:r>
          <w:delText xml:space="preserve"> </w:delText>
        </w:r>
      </w:del>
      <w:hyperlink w:anchor="def-data-set">
        <w:del w:id="786" w:author="PR Preview" w:date="2026-01-01T00:00:00Z">
          <w:r>
            <w:rPr>
              <w:rStyle w:val="Hyperlink"/>
            </w:rPr>
            <w:delText xml:space="preserve">data set</w:delText>
          </w:r>
        </w:del>
      </w:hyperlink>
      <w:del w:id="787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D</m:t>
        </m:r>
      </m:oMath>
      <w:del w:id="788" w:author="PR Preview" w:date="2026-01-01T00:00:00Z">
        <w:r>
          <w:delText xml:space="preserve">.</w:delText>
        </w:r>
      </w:del>
    </w:p>
    <w:p>
      <w:pPr>
        <w:pStyle w:val="BodyText"/>
      </w:pPr>
      <w:del w:id="789" w:author="PR Preview" w:date="2026-01-01T00:00:00Z">
        <w:r>
          <w:rPr>
            <w:b/>
            <w:bCs/>
          </w:rPr>
          <w:delText xml:space="preserve">Example 15 (A fitted normal distribution model)</w:delText>
        </w:r>
      </w:del>
      <w:del w:id="790" w:author="PR Preview" w:date="2026-01-01T00:00:00Z">
        <w:r>
          <w:delText xml:space="preserve"> </w:delText>
        </w:r>
      </w:del>
      <w:del w:id="791" w:author="PR Preview" w:date="2026-01-01T00:00:00Z">
        <w:r>
          <w:delText xml:space="preserve">Choosing both a line and a variance to describe the weights and fuel economies of the cars in the</w:delText>
        </w:r>
      </w:del>
      <w:del w:id="792" w:author="PR Preview" w:date="2026-01-01T00:00:00Z">
        <w:r>
          <w:delText xml:space="preserve"> </w:delText>
        </w:r>
      </w:del>
      <w:del w:id="793" w:author="PR Preview" w:date="2026-01-01T00:00:00Z">
        <w:r>
          <w:rPr>
            <w:rStyle w:val="VerbatimChar"/>
          </w:rPr>
          <w:delText xml:space="preserve">mtcars</w:delText>
        </w:r>
      </w:del>
      <w:del w:id="794" w:author="PR Preview" w:date="2026-01-01T00:00:00Z">
        <w:r>
          <w:delText xml:space="preserve"> </w:delText>
        </w:r>
      </w:del>
      <w:hyperlink w:anchor="def-data-set">
        <w:del w:id="795" w:author="PR Preview" w:date="2026-01-01T00:00:00Z">
          <w:r>
            <w:rPr>
              <w:rStyle w:val="Hyperlink"/>
            </w:rPr>
            <w:delText xml:space="preserve">data set</w:delText>
          </w:r>
        </w:del>
      </w:hyperlink>
      <w:del w:id="796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D</m:t>
        </m:r>
      </m:oMath>
      <w:del w:id="797" w:author="PR Preview" w:date="2026-01-01T00:00:00Z">
        <w:r>
          <w:delText xml:space="preserve"> </w:delText>
        </w:r>
      </w:del>
      <w:del w:id="798" w:author="PR Preview" w:date="2026-01-01T00:00:00Z">
        <w:r>
          <w:delText xml:space="preserve">gives a</w:delText>
        </w:r>
      </w:del>
      <w:del w:id="799" w:author="PR Preview" w:date="2026-01-01T00:00:00Z">
        <w:r>
          <w:delText xml:space="preserve"> </w:delText>
        </w:r>
      </w:del>
      <w:hyperlink w:anchor="def-fitted-distribution-model">
        <w:del w:id="800" w:author="PR Preview" w:date="2026-01-01T00:00:00Z">
          <w:r>
            <w:rPr>
              <w:rStyle w:val="Hyperlink"/>
            </w:rPr>
            <w:delText xml:space="preserve">fitted distribution model</w:delText>
          </w:r>
        </w:del>
      </w:hyperlink>
      <w:del w:id="801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P</m:t>
            </m:r>
          </m:e>
        </m:acc>
      </m:oMath>
      <w:del w:id="802" w:author="PR Preview" w:date="2026-01-01T00:00:00Z">
        <w:r>
          <w:delText xml:space="preserve"> </w:delText>
        </w:r>
      </w:del>
      <w:del w:id="803" w:author="PR Preview" w:date="2026-01-01T00:00:00Z">
        <w:r>
          <w:delText xml:space="preserve">in the family of</w:delText>
        </w:r>
      </w:del>
      <w:del w:id="804" w:author="PR Preview" w:date="2026-01-01T00:00:00Z">
        <w:r>
          <w:delText xml:space="preserve"> </w:delText>
        </w:r>
      </w:del>
      <w:hyperlink w:anchor="exm-distribution-model-family">
        <w:del w:id="805" w:author="PR Preview" w:date="2026-01-01T00:00:00Z">
          <w:r>
            <w:rPr>
              <w:rStyle w:val="Hyperlink"/>
            </w:rPr>
            <w:delText xml:space="preserve">Example 17</w:delText>
          </w:r>
        </w:del>
      </w:hyperlink>
      <w:del w:id="806" w:author="PR Preview" w:date="2026-01-01T00:00:00Z">
        <w:r>
          <w:delText xml:space="preserve"> </w:delText>
        </w:r>
      </w:del>
      <w:del w:id="807" w:author="PR Preview" w:date="2026-01-01T00:00:00Z">
        <w:r>
          <w:delText xml:space="preserve">with polynomial degree</w:delText>
        </w:r>
      </w:del>
      <w:del w:id="808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=</m:t>
        </m:r>
        <m:r>
          <m:t>1</m:t>
        </m:r>
      </m:oMath>
      <w:del w:id="809" w:author="PR Preview" w:date="2026-01-01T00:00:00Z">
        <w:r>
          <w:delText xml:space="preserve">.</w:delText>
        </w:r>
      </w:del>
      <w:del w:id="810" w:author="PR Preview" w:date="2026-01-01T00:00:00Z">
        <w:r>
          <w:delText xml:space="preserve"> </w:delText>
        </w:r>
      </w:del>
      <w:del w:id="811" w:author="PR Preview" w:date="2026-01-01T00:00:00Z">
        <w:r>
          <w:delText xml:space="preserve">Its mean function</w:delText>
        </w:r>
      </w:del>
      <w:del w:id="812" w:author="PR Preview" w:date="2026-01-01T00:00:00Z">
        <w:r>
          <w:delText xml:space="preserve"> </w:delText>
        </w:r>
      </w:del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del w:id="813" w:author="PR Preview" w:date="2026-01-01T00:00:00Z">
        <w:r>
          <w:delText xml:space="preserve"> </w:delText>
        </w:r>
      </w:del>
      <w:del w:id="814" w:author="PR Preview" w:date="2026-01-01T00:00:00Z">
        <w:r>
          <w:delText xml:space="preserve">is the fitted line of</w:delText>
        </w:r>
      </w:del>
      <w:del w:id="815" w:author="PR Preview" w:date="2026-01-01T00:00:00Z">
        <w:r>
          <w:delText xml:space="preserve"> </w:delText>
        </w:r>
      </w:del>
      <w:hyperlink w:anchor="exm-fitted-model">
        <w:del w:id="816" w:author="PR Preview" w:date="2026-01-01T00:00:00Z">
          <w:r>
            <w:rPr>
              <w:rStyle w:val="Hyperlink"/>
            </w:rPr>
            <w:delText xml:space="preserve">Example 8</w:delText>
          </w:r>
        </w:del>
      </w:hyperlink>
      <w:del w:id="817" w:author="PR Preview" w:date="2026-01-01T00:00:00Z">
        <w:r>
          <w:delText xml:space="preserve">.</w:delText>
        </w:r>
      </w:del>
    </w:p>
    <w:p>
      <w:pPr>
        <w:pStyle w:val="BodyText"/>
      </w:pPr>
      <w:del w:id="818" w:author="PR Preview" w:date="2026-01-01T00:00:00Z">
        <w:r>
          <w:rPr>
            <w:b/>
            <w:bCs/>
          </w:rPr>
          <w:delText xml:space="preserve">Definition 27 (Distribution model)</w:delText>
        </w:r>
      </w:del>
      <w:del w:id="819" w:author="PR Preview" w:date="2026-01-01T00:00:00Z">
        <w:r>
          <w:delText xml:space="preserve"> </w:delText>
        </w:r>
      </w:del>
      <w:del w:id="820" w:author="PR Preview" w:date="2026-01-01T00:00:00Z">
        <w:r>
          <w:delText xml:space="preserve">A</w:delText>
        </w:r>
      </w:del>
      <w:del w:id="821" w:author="PR Preview" w:date="2026-01-01T00:00:00Z">
        <w:r>
          <w:delText xml:space="preserve"> </w:delText>
        </w:r>
      </w:del>
      <w:del w:id="822" w:author="PR Preview" w:date="2026-01-01T00:00:00Z">
        <w:r>
          <w:rPr>
            <w:b/>
            <w:bCs/>
          </w:rPr>
          <w:delText xml:space="preserve">distribution model</w:delText>
        </w:r>
      </w:del>
      <w:del w:id="823" w:author="PR Preview" w:date="2026-01-01T00:00:00Z">
        <w:r>
          <w:delText xml:space="preserve"> </w:delText>
        </w:r>
      </w:del>
      <m:oMath>
        <m:r>
          <m:t>P</m:t>
        </m:r>
      </m:oMath>
      <w:del w:id="824" w:author="PR Preview" w:date="2026-01-01T00:00:00Z">
        <w:r>
          <w:delText xml:space="preserve"> </w:delText>
        </w:r>
      </w:del>
      <w:del w:id="825" w:author="PR Preview" w:date="2026-01-01T00:00:00Z">
        <w:r>
          <w:delText xml:space="preserve">for an outcome</w:delText>
        </w:r>
      </w:del>
      <w:del w:id="826" w:author="PR Preview" w:date="2026-01-01T00:00:00Z">
        <w:r>
          <w:delText xml:space="preserve"> </w:delText>
        </w:r>
      </w:del>
      <m:oMath>
        <m:r>
          <m:t>Y</m:t>
        </m:r>
      </m:oMath>
      <w:del w:id="827" w:author="PR Preview" w:date="2026-01-01T00:00:00Z">
        <w:r>
          <w:delText xml:space="preserve"> </w:delText>
        </w:r>
      </w:del>
      <w:del w:id="828" w:author="PR Preview" w:date="2026-01-01T00:00:00Z">
        <w:r>
          <w:delText xml:space="preserve">given a</w:delText>
        </w:r>
      </w:del>
      <w:del w:id="829" w:author="PR Preview" w:date="2026-01-01T00:00:00Z">
        <w:r>
          <w:delText xml:space="preserve"> </w:delText>
        </w:r>
      </w:del>
      <w:hyperlink w:anchor="def-covariate">
        <w:del w:id="830" w:author="PR Preview" w:date="2026-01-01T00:00:00Z">
          <w:r>
            <w:rPr>
              <w:rStyle w:val="Hyperlink"/>
            </w:rPr>
            <w:delText xml:space="preserve">covariate</w:delText>
          </w:r>
        </w:del>
      </w:hyperlink>
      <w:del w:id="831" w:author="PR Preview" w:date="2026-01-01T00:00:00Z">
        <w:r>
          <w:delText xml:space="preserve"> </w:delText>
        </w:r>
      </w:del>
      <m:oMath>
        <m:r>
          <m:t>X</m:t>
        </m:r>
      </m:oMath>
      <w:del w:id="832" w:author="PR Preview" w:date="2026-01-01T00:00:00Z">
        <w:r>
          <w:delText xml:space="preserve"> </w:delText>
        </w:r>
      </w:del>
      <w:del w:id="833" w:author="PR Preview" w:date="2026-01-01T00:00:00Z">
        <w:r>
          <w:delText xml:space="preserve">gives each covariate value</w:delText>
        </w:r>
      </w:del>
      <w:del w:id="834" w:author="PR Preview" w:date="2026-01-01T00:00:00Z">
        <w:r>
          <w:delText xml:space="preserve"> </w:delText>
        </w:r>
      </w:del>
      <m:oMath>
        <m:r>
          <m:t>x</m:t>
        </m:r>
      </m:oMath>
      <w:del w:id="835" w:author="PR Preview" w:date="2026-01-01T00:00:00Z">
        <w:r>
          <w:delText xml:space="preserve"> </w:delText>
        </w:r>
      </w:del>
      <w:del w:id="836" w:author="PR Preview" w:date="2026-01-01T00:00:00Z">
        <w:r>
          <w:delText xml:space="preserve">a probability distribution for</w:delText>
        </w:r>
      </w:del>
      <w:del w:id="837" w:author="PR Preview" w:date="2026-01-01T00:00:00Z">
        <w:r>
          <w:delText xml:space="preserve"> </w:delText>
        </w:r>
      </w:del>
      <m:oMath>
        <m:r>
          <m:t>Y</m:t>
        </m:r>
      </m:oMath>
      <w:del w:id="838" w:author="PR Preview" w:date="2026-01-01T00:00:00Z">
        <w:r>
          <w:delText xml:space="preserve"> </w:delText>
        </w:r>
      </w:del>
      <w:del w:id="839" w:author="PR Preview" w:date="2026-01-01T00:00:00Z">
        <w:r>
          <w:delText xml:space="preserve">given</w:delText>
        </w:r>
      </w:del>
      <w:del w:id="840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x</m:t>
        </m:r>
      </m:oMath>
      <w:del w:id="841" w:author="PR Preview" w:date="2026-01-01T00:00:00Z">
        <w:r>
          <w:delText xml:space="preserve">,</w:delText>
        </w:r>
      </w:del>
      <w:del w:id="842" w:author="PR Preview" w:date="2026-01-01T00:00:00Z">
        <w:r>
          <w:delText xml:space="preserve"> </w:delText>
        </w:r>
      </w:del>
      <w:del w:id="843" w:author="PR Preview" w:date="2026-01-01T00:00:00Z">
        <w:r>
          <w:delText xml:space="preserve">specified by its</w:delText>
        </w:r>
      </w:del>
      <w:del w:id="844" w:author="PR Preview" w:date="2026-01-01T00:00:00Z">
        <w:r>
          <w:delText xml:space="preserve"> </w:delText>
        </w:r>
      </w:del>
      <w:hyperlink r:id="rId94">
        <w:del w:id="845" w:author="PR Preview" w:date="2026-01-01T00:00:00Z">
          <w:r>
            <w:rPr>
              <w:rStyle w:val="Hyperlink"/>
            </w:rPr>
            <w:delText xml:space="preserve">cumulative distribution function</w:delText>
          </w:r>
        </w:del>
      </w:hyperlink>
      <w:del w:id="846" w:author="PR Preview" w:date="2026-01-01T00:00:00Z">
        <w:r>
          <w:delText xml:space="preserve">.</w:delText>
        </w:r>
      </w:del>
      <w:del w:id="847" w:author="PR Preview" w:date="2026-01-01T00:00:00Z">
        <w:r>
          <w:delText xml:space="preserve"> </w:delText>
        </w:r>
      </w:del>
      <w:del w:id="848" w:author="PR Preview" w:date="2026-01-01T00:00:00Z">
        <w:r>
          <w:delText xml:space="preserve">The</w:delText>
        </w:r>
      </w:del>
      <w:del w:id="849" w:author="PR Preview" w:date="2026-01-01T00:00:00Z">
        <w:r>
          <w:delText xml:space="preserve"> </w:delText>
        </w:r>
      </w:del>
      <w:hyperlink w:anchor="def-mean-function">
        <w:del w:id="850" w:author="PR Preview" w:date="2026-01-01T00:00:00Z">
          <w:r>
            <w:rPr>
              <w:rStyle w:val="Hyperlink"/>
            </w:rPr>
            <w:delText xml:space="preserve">mean function</w:delText>
          </w:r>
        </w:del>
      </w:hyperlink>
      <w:del w:id="851" w:author="PR Preview" w:date="2026-01-01T00:00:00Z">
        <w:r>
          <w:delText xml:space="preserve"> </w:delText>
        </w:r>
      </w:del>
      <m:oMath>
        <m:sSub>
          <m:e>
            <m:r>
              <m:t>μ</m:t>
            </m:r>
          </m:e>
          <m:sub>
            <m:r>
              <m:t>P</m:t>
            </m:r>
          </m:sub>
        </m:sSub>
      </m:oMath>
      <w:del w:id="852" w:author="PR Preview" w:date="2026-01-01T00:00:00Z">
        <w:r>
          <w:delText xml:space="preserve"> </w:delText>
        </w:r>
      </w:del>
      <w:del w:id="853" w:author="PR Preview" w:date="2026-01-01T00:00:00Z">
        <w:r>
          <w:delText xml:space="preserve">of</w:delText>
        </w:r>
      </w:del>
      <w:del w:id="854" w:author="PR Preview" w:date="2026-01-01T00:00:00Z">
        <w:r>
          <w:delText xml:space="preserve"> </w:delText>
        </w:r>
      </w:del>
      <m:oMath>
        <m:r>
          <m:t>P</m:t>
        </m:r>
      </m:oMath>
      <w:del w:id="855" w:author="PR Preview" w:date="2026-01-01T00:00:00Z">
        <w:r>
          <w:delText xml:space="preserve"> </w:delText>
        </w:r>
      </w:del>
      <w:del w:id="856" w:author="PR Preview" w:date="2026-01-01T00:00:00Z">
        <w:r>
          <w:delText xml:space="preserve">maps each covariate value</w:delText>
        </w:r>
      </w:del>
      <w:del w:id="857" w:author="PR Preview" w:date="2026-01-01T00:00:00Z">
        <w:r>
          <w:delText xml:space="preserve"> </w:delText>
        </w:r>
      </w:del>
      <m:oMath>
        <m:r>
          <m:t>x</m:t>
        </m:r>
      </m:oMath>
      <w:del w:id="858" w:author="PR Preview" w:date="2026-01-01T00:00:00Z">
        <w:r>
          <w:delText xml:space="preserve"> </w:delText>
        </w:r>
      </w:del>
      <w:del w:id="859" w:author="PR Preview" w:date="2026-01-01T00:00:00Z">
        <w:r>
          <w:delText xml:space="preserve">to the mean of that distribution:</w:delText>
        </w:r>
      </w:del>
    </w:p>
    <w:p>
      <w:pPr>
        <w:pStyle w:val="BodyText"/>
      </w:pPr>
      <w:bookmarkStart w:id="96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del w:id="860" w:author="PR Preview" w:date="2026-01-01T00:00:00Z">
        <w:r>
          <w:rPr>
            <w:b/>
            <w:bCs/>
          </w:rPr>
          <w:delText xml:space="preserve">Example 16 (A normal distribution model with a mean function)</w:delText>
        </w:r>
      </w:del>
      <w:del w:id="861" w:author="PR Preview" w:date="2026-01-01T00:00:00Z">
        <w:r>
          <w:delText xml:space="preserve"> </w:delText>
        </w:r>
      </w:del>
      <w:del w:id="862" w:author="PR Preview" w:date="2026-01-01T00:00:00Z">
        <w:r>
          <w:delText xml:space="preserve">Let</w:delText>
        </w:r>
      </w:del>
      <w:del w:id="863" w:author="PR Preview" w:date="2026-01-01T00:00:00Z">
        <w:r>
          <w:delText xml:space="preserve"> </w:delText>
        </w:r>
      </w:del>
      <m:oMath>
        <m:r>
          <m:t>h</m:t>
        </m:r>
      </m:oMath>
      <w:del w:id="864" w:author="PR Preview" w:date="2026-01-01T00:00:00Z">
        <w:r>
          <w:delText xml:space="preserve"> </w:delText>
        </w:r>
      </w:del>
      <w:del w:id="865" w:author="PR Preview" w:date="2026-01-01T00:00:00Z">
        <w:r>
          <w:delText xml:space="preserve">be a</w:delText>
        </w:r>
      </w:del>
      <w:del w:id="866" w:author="PR Preview" w:date="2026-01-01T00:00:00Z">
        <w:r>
          <w:delText xml:space="preserve"> </w:delText>
        </w:r>
      </w:del>
      <w:hyperlink w:anchor="def-model-family">
        <w:del w:id="867" w:author="PR Preview" w:date="2026-01-01T00:00:00Z">
          <w:r>
            <w:rPr>
              <w:rStyle w:val="Hyperlink"/>
            </w:rPr>
            <w:delText xml:space="preserve">mean-function model</w:delText>
          </w:r>
        </w:del>
      </w:hyperlink>
      <w:del w:id="868" w:author="PR Preview" w:date="2026-01-01T00:00:00Z">
        <w:r>
          <w:delText xml:space="preserve"> </w:delText>
        </w:r>
      </w:del>
      <w:del w:id="869" w:author="PR Preview" w:date="2026-01-01T00:00:00Z">
        <w:r>
          <w:delText xml:space="preserve">(a line, for instance) and</w:delText>
        </w:r>
      </w:del>
      <w:del w:id="870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del w:id="871" w:author="PR Preview" w:date="2026-01-01T00:00:00Z">
        <w:r>
          <w:delText xml:space="preserve"> </w:delText>
        </w:r>
      </w:del>
      <w:del w:id="872" w:author="PR Preview" w:date="2026-01-01T00:00:00Z">
        <w:r>
          <w:delText xml:space="preserve">a variance.</w:delText>
        </w:r>
      </w:del>
      <w:del w:id="873" w:author="PR Preview" w:date="2026-01-01T00:00:00Z">
        <w:r>
          <w:delText xml:space="preserve"> </w:delText>
        </w:r>
      </w:del>
      <w:del w:id="874" w:author="PR Preview" w:date="2026-01-01T00:00:00Z">
        <w:r>
          <w:delText xml:space="preserve">The distribution model</w:delText>
        </w:r>
      </w:del>
      <w:del w:id="875" w:author="PR Preview" w:date="2026-01-01T00:00:00Z">
        <w:r>
          <w:delText xml:space="preserve"> </w:delText>
        </w:r>
      </w:del>
      <m:oMath>
        <m:r>
          <m:t>P</m:t>
        </m:r>
      </m:oMath>
      <w:del w:id="876" w:author="PR Preview" w:date="2026-01-01T00:00:00Z">
        <w:r>
          <w:delText xml:space="preserve"> </w:delText>
        </w:r>
      </w:del>
      <w:del w:id="877" w:author="PR Preview" w:date="2026-01-01T00:00:00Z">
        <w:r>
          <w:delText xml:space="preserve">that gives each covariate value</w:delText>
        </w:r>
      </w:del>
      <w:del w:id="878" w:author="PR Preview" w:date="2026-01-01T00:00:00Z">
        <w:r>
          <w:delText xml:space="preserve"> </w:delText>
        </w:r>
      </w:del>
      <m:oMath>
        <m:r>
          <m:t>x</m:t>
        </m:r>
      </m:oMath>
      <w:del w:id="879" w:author="PR Preview" w:date="2026-01-01T00:00:00Z">
        <w:r>
          <w:delText xml:space="preserve"> </w:delText>
        </w:r>
      </w:del>
      <w:del w:id="880" w:author="PR Preview" w:date="2026-01-01T00:00:00Z">
        <w:r>
          <w:delText xml:space="preserve">the</w:delText>
        </w:r>
      </w:del>
      <w:del w:id="881" w:author="PR Preview" w:date="2026-01-01T00:00:00Z">
        <w:r>
          <w:delText xml:space="preserve"> </w:delText>
        </w:r>
      </w:del>
      <w:hyperlink r:id="rId97">
        <w:del w:id="882" w:author="PR Preview" w:date="2026-01-01T00:00:00Z">
          <w:r>
            <w:rPr>
              <w:rStyle w:val="Hyperlink"/>
            </w:rPr>
            <w:delText xml:space="preserve">normal distribution</w:delText>
          </w:r>
        </w:del>
      </w:hyperlink>
      <w:del w:id="883" w:author="PR Preview" w:date="2026-01-01T00:00:00Z">
        <w:r>
          <w:delText xml:space="preserve"> </w:delText>
        </w:r>
      </w:del>
      <w:del w:id="884" w:author="PR Preview" w:date="2026-01-01T00:00:00Z">
        <w:r>
          <w:delText xml:space="preserve">with mean</w:delText>
        </w:r>
      </w:del>
      <w:del w:id="885" w:author="PR Preview" w:date="2026-01-01T00:00:00Z">
        <w:r>
          <w:delText xml:space="preserve"> </w:delText>
        </w:r>
      </w:del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886" w:author="PR Preview" w:date="2026-01-01T00:00:00Z">
        <w:r>
          <w:delText xml:space="preserve"> </w:delText>
        </w:r>
      </w:del>
      <w:del w:id="887" w:author="PR Preview" w:date="2026-01-01T00:00:00Z">
        <w:r>
          <w:delText xml:space="preserve">and variance</w:delText>
        </w:r>
      </w:del>
      <w:del w:id="888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889" w:author="PR Preview" w:date="2026-01-01T00:00:00Z">
        <w:r>
          <w:delText xml:space="preserve"> </w:delText>
        </w:r>
      </w:del>
      <w:del w:id="890" w:author="PR Preview" w:date="2026-01-01T00:00:00Z">
        <w:r>
          <w:delText xml:space="preserve">is</w:delText>
        </w:r>
      </w:del>
    </w:p>
    <w:p>
      <w:pPr>
        <w:pStyle w:val="BodyText"/>
      </w:pPr>
      <w:bookmarkStart w:id="98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del w:id="891" w:author="PR Preview" w:date="2026-01-01T00:00:00Z">
        <w:r>
          <w:delText xml:space="preserve">The mean parameter of a normal distribution is its mean,</w:delText>
        </w:r>
      </w:del>
      <w:del w:id="892" w:author="PR Preview" w:date="2026-01-01T00:00:00Z">
        <w:r>
          <w:delText xml:space="preserve"> </w:delText>
        </w:r>
      </w:del>
      <w:del w:id="893" w:author="PR Preview" w:date="2026-01-01T00:00:00Z">
        <w:r>
          <w:delText xml:space="preserve">so</w:delText>
        </w:r>
      </w:del>
      <w:del w:id="894" w:author="PR Preview" w:date="2026-01-01T00:00:00Z">
        <w:r>
          <w:delText xml:space="preserve"> </w:delText>
        </w:r>
      </w:del>
      <w:hyperlink w:anchor="eq-distribution-model-mean-function">
        <w:del w:id="895" w:author="PR Preview" w:date="2026-01-01T00:00:00Z">
          <w:r>
            <w:rPr>
              <w:rStyle w:val="Hyperlink"/>
            </w:rPr>
            <w:delText xml:space="preserve">Equation 20</w:delText>
          </w:r>
        </w:del>
      </w:hyperlink>
      <w:del w:id="896" w:author="PR Preview" w:date="2026-01-01T00:00:00Z">
        <w:r>
          <w:delText xml:space="preserve"> </w:delText>
        </w:r>
      </w:del>
      <w:del w:id="897" w:author="PR Preview" w:date="2026-01-01T00:00:00Z">
        <w:r>
          <w:delText xml:space="preserve">gives</w:delText>
        </w:r>
      </w:del>
    </w:p>
    <w:p>
      <w:pPr>
        <w:pStyle w:val="BodyText"/>
      </w:pPr>
      <w:ins w:id="898" w:author="PR Preview" w:date="2026-01-01T00:00:00Z">
        <w:r>
          <w:rPr>
            <w:b/>
            <w:bCs/>
          </w:rPr>
          <w:t xml:space="preserve">Definition 26 (Distribution model family)</w:t>
        </w:r>
      </w:ins>
      <w:ins w:id="899" w:author="PR Preview" w:date="2026-01-01T00:00:00Z">
        <w:r>
          <w:t xml:space="preserve"> </w:t>
        </w:r>
      </w:ins>
      <w:ins w:id="900" w:author="PR Preview" w:date="2026-01-01T00:00:00Z">
        <w:r>
          <w:t xml:space="preserve">A</w:t>
        </w:r>
      </w:ins>
      <w:ins w:id="901" w:author="PR Preview" w:date="2026-01-01T00:00:00Z">
        <w:r>
          <w:t xml:space="preserve"> </w:t>
        </w:r>
      </w:ins>
      <w:ins w:id="902" w:author="PR Preview" w:date="2026-01-01T00:00:00Z">
        <w:r>
          <w:rPr>
            <w:b/>
            <w:bCs/>
          </w:rPr>
          <w:t xml:space="preserve">distribution model family</w:t>
        </w:r>
      </w:ins>
      <w:ins w:id="90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P</m:t>
        </m:r>
      </m:oMath>
      <w:ins w:id="904" w:author="PR Preview" w:date="2026-01-01T00:00:00Z">
        <w:r>
          <w:t xml:space="preserve"> </w:t>
        </w:r>
      </w:ins>
      <w:ins w:id="905" w:author="PR Preview" w:date="2026-01-01T00:00:00Z">
        <w:r>
          <w:t xml:space="preserve">is a set of</w:t>
        </w:r>
      </w:ins>
      <w:ins w:id="906" w:author="PR Preview" w:date="2026-01-01T00:00:00Z">
        <w:r>
          <w:t xml:space="preserve"> </w:t>
        </w:r>
      </w:ins>
      <w:hyperlink w:anchor="def-distribution-model">
        <w:ins w:id="907" w:author="PR Preview" w:date="2026-01-01T00:00:00Z">
          <w:r>
            <w:rPr>
              <w:rStyle w:val="Hyperlink"/>
            </w:rPr>
            <w:t xml:space="preserve">distribution models</w:t>
          </w:r>
        </w:ins>
      </w:hyperlink>
      <w:ins w:id="908" w:author="PR Preview" w:date="2026-01-01T00:00:00Z">
        <w:r>
          <w:t xml:space="preserve">.</w:t>
        </w:r>
      </w:ins>
      <w:ins w:id="909" w:author="PR Preview" w:date="2026-01-01T00:00:00Z">
        <w:r>
          <w:t xml:space="preserve"> </w:t>
        </w:r>
      </w:ins>
      <w:ins w:id="910" w:author="PR Preview" w:date="2026-01-01T00:00:00Z">
        <w:r>
          <w:t xml:space="preserve">The</w:t>
        </w:r>
      </w:ins>
      <w:ins w:id="911" w:author="PR Preview" w:date="2026-01-01T00:00:00Z">
        <w:r>
          <w:t xml:space="preserve"> </w:t>
        </w:r>
      </w:ins>
      <w:hyperlink w:anchor="def-mean-function">
        <w:ins w:id="912" w:author="PR Preview" w:date="2026-01-01T00:00:00Z">
          <w:r>
            <w:rPr>
              <w:rStyle w:val="Hyperlink"/>
            </w:rPr>
            <w:t xml:space="preserve">mean functions</w:t>
          </w:r>
        </w:ins>
      </w:hyperlink>
      <w:ins w:id="913" w:author="PR Preview" w:date="2026-01-01T00:00:00Z">
        <w:r>
          <w:t xml:space="preserve"> </w:t>
        </w:r>
      </w:ins>
      <w:ins w:id="914" w:author="PR Preview" w:date="2026-01-01T00:00:00Z">
        <w:r>
          <w:t xml:space="preserve">of its members form the set</w:t>
        </w:r>
      </w:ins>
    </w:p>
    <w:p>
      <w:pPr>
        <w:pStyle w:val="BodyText"/>
      </w:pPr>
      <w:bookmarkStart w:id="101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bookmarkStart w:id="103" w:name="exm-distribution-model-family"/>
    <w:p>
      <w:pPr>
        <w:pStyle w:val="FirstParagraph"/>
      </w:pPr>
      <w:ins w:id="915" w:author="PR Preview" w:date="2026-01-01T00:00:00Z">
        <w:r>
          <w:rPr>
            <w:b/>
            <w:bCs/>
          </w:rPr>
          <w:t xml:space="preserve">Example 16 (Normal distribution models with polynomial mean functions)</w:t>
        </w:r>
      </w:ins>
      <w:ins w:id="916" w:author="PR Preview" w:date="2026-01-01T00:00:00Z">
        <w:r>
          <w:t xml:space="preserve"> </w:t>
        </w:r>
      </w:ins>
      <w:ins w:id="917" w:author="PR Preview" w:date="2026-01-01T00:00:00Z">
        <w:r>
          <w:t xml:space="preserve">The normal distribution models of</w:t>
        </w:r>
      </w:ins>
      <w:ins w:id="918" w:author="PR Preview" w:date="2026-01-01T00:00:00Z">
        <w:r>
          <w:t xml:space="preserve"> </w:t>
        </w:r>
      </w:ins>
      <w:hyperlink w:anchor="exm-distribution-model">
        <w:ins w:id="919" w:author="PR Preview" w:date="2026-01-01T00:00:00Z">
          <w:r>
            <w:rPr>
              <w:rStyle w:val="Hyperlink"/>
            </w:rPr>
            <w:t xml:space="preserve">Example 18</w:t>
          </w:r>
        </w:ins>
      </w:hyperlink>
      <w:ins w:id="920" w:author="PR Preview" w:date="2026-01-01T00:00:00Z">
        <w:r>
          <w:t xml:space="preserve"> </w:t>
        </w:r>
      </w:ins>
      <w:ins w:id="921" w:author="PR Preview" w:date="2026-01-01T00:00:00Z">
        <w:r>
          <w:t xml:space="preserve">whose mean function</w:t>
        </w:r>
      </w:ins>
      <w:ins w:id="922" w:author="PR Preview" w:date="2026-01-01T00:00:00Z">
        <w:r>
          <w:t xml:space="preserve"> </w:t>
        </w:r>
      </w:ins>
      <m:oMath>
        <m:r>
          <m:t>h</m:t>
        </m:r>
      </m:oMath>
      <w:ins w:id="923" w:author="PR Preview" w:date="2026-01-01T00:00:00Z">
        <w:r>
          <w:t xml:space="preserve"> </w:t>
        </w:r>
      </w:ins>
      <w:ins w:id="924" w:author="PR Preview" w:date="2026-01-01T00:00:00Z">
        <w:r>
          <w:t xml:space="preserve">is a polynomial of degree at most</w:t>
        </w:r>
      </w:ins>
      <w:ins w:id="925" w:author="PR Preview" w:date="2026-01-01T00:00:00Z">
        <w:r>
          <w:t xml:space="preserve"> </w:t>
        </w:r>
      </w:ins>
      <m:oMath>
        <m:r>
          <m:t>d</m:t>
        </m:r>
      </m:oMath>
      <w:ins w:id="926" w:author="PR Preview" w:date="2026-01-01T00:00:00Z">
        <w:r>
          <w:t xml:space="preserve">,</w:t>
        </w:r>
      </w:ins>
      <w:ins w:id="927" w:author="PR Preview" w:date="2026-01-01T00:00:00Z">
        <w:r>
          <w:t xml:space="preserve"> </w:t>
        </w:r>
      </w:ins>
      <w:ins w:id="928" w:author="PR Preview" w:date="2026-01-01T00:00:00Z">
        <w:r>
          <w:t xml:space="preserve">with any variance</w:t>
        </w:r>
      </w:ins>
      <w:ins w:id="929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ins w:id="930" w:author="PR Preview" w:date="2026-01-01T00:00:00Z">
        <w:r>
          <w:t xml:space="preserve">,</w:t>
        </w:r>
      </w:ins>
      <w:ins w:id="931" w:author="PR Preview" w:date="2026-01-01T00:00:00Z">
        <w:r>
          <w:t xml:space="preserve"> </w:t>
        </w:r>
      </w:ins>
      <w:ins w:id="932" w:author="PR Preview" w:date="2026-01-01T00:00:00Z">
        <w:r>
          <w:t xml:space="preserve">form a</w:t>
        </w:r>
      </w:ins>
      <w:ins w:id="933" w:author="PR Preview" w:date="2026-01-01T00:00:00Z">
        <w:r>
          <w:t xml:space="preserve"> </w:t>
        </w:r>
      </w:ins>
      <w:hyperlink w:anchor="def-distribution-model-family">
        <w:ins w:id="934" w:author="PR Preview" w:date="2026-01-01T00:00:00Z">
          <w:r>
            <w:rPr>
              <w:rStyle w:val="Hyperlink"/>
            </w:rPr>
            <w:t xml:space="preserve">distribution model family</w:t>
          </w:r>
        </w:ins>
      </w:hyperlink>
      <w:ins w:id="93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P</m:t>
        </m:r>
      </m:oMath>
      <w:ins w:id="936" w:author="PR Preview" w:date="2026-01-01T00:00:00Z">
        <w:r>
          <w:t xml:space="preserve">.</w:t>
        </w:r>
      </w:ins>
      <w:ins w:id="937" w:author="PR Preview" w:date="2026-01-01T00:00:00Z">
        <w:r>
          <w:t xml:space="preserve"> </w:t>
        </w:r>
      </w:ins>
      <w:ins w:id="938" w:author="PR Preview" w:date="2026-01-01T00:00:00Z">
        <w:r>
          <w:t xml:space="preserve">By</w:t>
        </w:r>
      </w:ins>
      <w:ins w:id="939" w:author="PR Preview" w:date="2026-01-01T00:00:00Z">
        <w:r>
          <w:t xml:space="preserve"> </w:t>
        </w:r>
      </w:ins>
      <w:hyperlink w:anchor="X8ba36155c06ad6e11c129dc0138d9fa11d4bc5f">
        <w:ins w:id="940" w:author="PR Preview" w:date="2026-01-01T00:00:00Z">
          <w:r>
            <w:rPr>
              <w:rStyle w:val="Hyperlink"/>
            </w:rPr>
            <w:t xml:space="preserve">Equation 24</w:t>
          </w:r>
        </w:ins>
      </w:hyperlink>
      <w:ins w:id="941" w:author="PR Preview" w:date="2026-01-01T00:00:00Z">
        <w:r>
          <w:t xml:space="preserve">,</w:t>
        </w:r>
      </w:ins>
      <w:ins w:id="942" w:author="PR Preview" w:date="2026-01-01T00:00:00Z">
        <w:r>
          <w:t xml:space="preserve"> </w:t>
        </w:r>
      </w:ins>
      <w:ins w:id="943" w:author="PR Preview" w:date="2026-01-01T00:00:00Z">
        <w:r>
          <w:t xml:space="preserve">the set of mean functions in</w:t>
        </w:r>
      </w:ins>
      <w:ins w:id="944" w:author="PR Preview" w:date="2026-01-01T00:00:00Z">
        <w:r>
          <w:t xml:space="preserve"> </w:t>
        </w:r>
      </w:ins>
      <w:hyperlink w:anchor="X647826443046820f13eb4df9d12242bb4295448">
        <w:ins w:id="945" w:author="PR Preview" w:date="2026-01-01T00:00:00Z">
          <w:r>
            <w:rPr>
              <w:rStyle w:val="Hyperlink"/>
            </w:rPr>
            <w:t xml:space="preserve">Equation 25</w:t>
          </w:r>
        </w:ins>
      </w:hyperlink>
      <w:ins w:id="946" w:author="PR Preview" w:date="2026-01-01T00:00:00Z">
        <w:r>
          <w:t xml:space="preserve"> </w:t>
        </w:r>
      </w:ins>
      <w:ins w:id="947" w:author="PR Preview" w:date="2026-01-01T00:00:00Z">
        <w:r>
          <w:t xml:space="preserve">is the set of polynomials of degree at most</w:t>
        </w:r>
      </w:ins>
      <w:ins w:id="948" w:author="PR Preview" w:date="2026-01-01T00:00:00Z">
        <w:r>
          <w:t xml:space="preserve"> </w:t>
        </w:r>
      </w:ins>
      <m:oMath>
        <m:r>
          <m:t>d</m:t>
        </m:r>
      </m:oMath>
      <w:ins w:id="949" w:author="PR Preview" w:date="2026-01-01T00:00:00Z">
        <w:r>
          <w:t xml:space="preserve"> </w:t>
        </w:r>
      </w:ins>
      <w:ins w:id="950" w:author="PR Preview" w:date="2026-01-01T00:00:00Z">
        <w:r>
          <w:t xml:space="preserve">of</w:t>
        </w:r>
      </w:ins>
      <w:ins w:id="951" w:author="PR Preview" w:date="2026-01-01T00:00:00Z">
        <w:r>
          <w:t xml:space="preserve"> </w:t>
        </w:r>
      </w:ins>
      <w:hyperlink w:anchor="exm-model-family">
        <w:ins w:id="952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953" w:author="PR Preview" w:date="2026-01-01T00:00:00Z">
        <w:r>
          <w:t xml:space="preserve">.</w:t>
        </w:r>
      </w:ins>
    </w:p>
    <w:bookmarkEnd w:id="103"/>
    <w:bookmarkStart w:id="104" w:name="def-fitted-distribution-model"/>
    <w:p>
      <w:pPr>
        <w:pStyle w:val="BodyText"/>
      </w:pPr>
      <w:ins w:id="954" w:author="PR Preview" w:date="2026-01-01T00:00:00Z">
        <w:r>
          <w:rPr>
            <w:b/>
            <w:bCs/>
          </w:rPr>
          <w:t xml:space="preserve">Definition 27 (Fitted distribution model)</w:t>
        </w:r>
      </w:ins>
      <w:ins w:id="955" w:author="PR Preview" w:date="2026-01-01T00:00:00Z">
        <w:r>
          <w:t xml:space="preserve"> </w:t>
        </w:r>
      </w:ins>
      <w:ins w:id="956" w:author="PR Preview" w:date="2026-01-01T00:00:00Z">
        <w:r>
          <w:t xml:space="preserve">A</w:t>
        </w:r>
      </w:ins>
      <w:ins w:id="957" w:author="PR Preview" w:date="2026-01-01T00:00:00Z">
        <w:r>
          <w:t xml:space="preserve"> </w:t>
        </w:r>
      </w:ins>
      <w:ins w:id="958" w:author="PR Preview" w:date="2026-01-01T00:00:00Z">
        <w:r>
          <w:rPr>
            <w:b/>
            <w:bCs/>
          </w:rPr>
          <w:t xml:space="preserve">fitted distribution model</w:t>
        </w:r>
      </w:ins>
      <w:ins w:id="959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P</m:t>
            </m:r>
          </m:e>
        </m:acc>
      </m:oMath>
      <w:ins w:id="960" w:author="PR Preview" w:date="2026-01-01T00:00:00Z">
        <w:r>
          <w:t xml:space="preserve"> </w:t>
        </w:r>
      </w:ins>
      <w:ins w:id="961" w:author="PR Preview" w:date="2026-01-01T00:00:00Z">
        <w:r>
          <w:t xml:space="preserve">is a member of a</w:t>
        </w:r>
      </w:ins>
      <w:ins w:id="962" w:author="PR Preview" w:date="2026-01-01T00:00:00Z">
        <w:r>
          <w:t xml:space="preserve"> </w:t>
        </w:r>
      </w:ins>
      <w:hyperlink w:anchor="def-distribution-model-family">
        <w:ins w:id="963" w:author="PR Preview" w:date="2026-01-01T00:00:00Z">
          <w:r>
            <w:rPr>
              <w:rStyle w:val="Hyperlink"/>
            </w:rPr>
            <w:t xml:space="preserve">distribution model family</w:t>
          </w:r>
        </w:ins>
      </w:hyperlink>
      <w:ins w:id="96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P</m:t>
        </m:r>
      </m:oMath>
      <w:ins w:id="965" w:author="PR Preview" w:date="2026-01-01T00:00:00Z">
        <w:r>
          <w:t xml:space="preserve"> </w:t>
        </w:r>
      </w:ins>
      <w:ins w:id="966" w:author="PR Preview" w:date="2026-01-01T00:00:00Z">
        <w:r>
          <w:t xml:space="preserve">that has been chosen to describe a</w:t>
        </w:r>
      </w:ins>
      <w:ins w:id="967" w:author="PR Preview" w:date="2026-01-01T00:00:00Z">
        <w:r>
          <w:t xml:space="preserve"> </w:t>
        </w:r>
      </w:ins>
      <w:hyperlink w:anchor="def-data-set">
        <w:ins w:id="968" w:author="PR Preview" w:date="2026-01-01T00:00:00Z">
          <w:r>
            <w:rPr>
              <w:rStyle w:val="Hyperlink"/>
            </w:rPr>
            <w:t xml:space="preserve">data set</w:t>
          </w:r>
        </w:ins>
      </w:hyperlink>
      <w:ins w:id="96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D</m:t>
        </m:r>
      </m:oMath>
      <w:ins w:id="970" w:author="PR Preview" w:date="2026-01-01T00:00:00Z">
        <w:r>
          <w:t xml:space="preserve">.</w:t>
        </w:r>
      </w:ins>
    </w:p>
    <w:bookmarkEnd w:id="104"/>
    <w:bookmarkStart w:id="105" w:name="exm-fitted-distribution-model"/>
    <w:p>
      <w:pPr>
        <w:pStyle w:val="BodyText"/>
      </w:pPr>
      <w:ins w:id="971" w:author="PR Preview" w:date="2026-01-01T00:00:00Z">
        <w:r>
          <w:rPr>
            <w:b/>
            <w:bCs/>
          </w:rPr>
          <w:t xml:space="preserve">Example 17 (A fitted normal distribution model)</w:t>
        </w:r>
      </w:ins>
      <w:ins w:id="972" w:author="PR Preview" w:date="2026-01-01T00:00:00Z">
        <w:r>
          <w:t xml:space="preserve"> </w:t>
        </w:r>
      </w:ins>
      <w:ins w:id="973" w:author="PR Preview" w:date="2026-01-01T00:00:00Z">
        <w:r>
          <w:t xml:space="preserve">Choosing both a line and a variance to describe the weights and fuel economies of the cars in the</w:t>
        </w:r>
      </w:ins>
      <w:ins w:id="974" w:author="PR Preview" w:date="2026-01-01T00:00:00Z">
        <w:r>
          <w:t xml:space="preserve"> </w:t>
        </w:r>
      </w:ins>
      <w:ins w:id="975" w:author="PR Preview" w:date="2026-01-01T00:00:00Z">
        <w:r>
          <w:rPr>
            <w:rStyle w:val="VerbatimChar"/>
          </w:rPr>
          <w:t xml:space="preserve">mtcars</w:t>
        </w:r>
      </w:ins>
      <w:ins w:id="976" w:author="PR Preview" w:date="2026-01-01T00:00:00Z">
        <w:r>
          <w:t xml:space="preserve"> </w:t>
        </w:r>
      </w:ins>
      <w:hyperlink w:anchor="def-data-set">
        <w:ins w:id="977" w:author="PR Preview" w:date="2026-01-01T00:00:00Z">
          <w:r>
            <w:rPr>
              <w:rStyle w:val="Hyperlink"/>
            </w:rPr>
            <w:t xml:space="preserve">data set</w:t>
          </w:r>
        </w:ins>
      </w:hyperlink>
      <w:ins w:id="97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D</m:t>
        </m:r>
      </m:oMath>
      <w:ins w:id="979" w:author="PR Preview" w:date="2026-01-01T00:00:00Z">
        <w:r>
          <w:t xml:space="preserve"> </w:t>
        </w:r>
      </w:ins>
      <w:ins w:id="980" w:author="PR Preview" w:date="2026-01-01T00:00:00Z">
        <w:r>
          <w:t xml:space="preserve">gives a</w:t>
        </w:r>
      </w:ins>
      <w:ins w:id="981" w:author="PR Preview" w:date="2026-01-01T00:00:00Z">
        <w:r>
          <w:t xml:space="preserve"> </w:t>
        </w:r>
      </w:ins>
      <w:hyperlink w:anchor="def-fitted-distribution-model">
        <w:ins w:id="982" w:author="PR Preview" w:date="2026-01-01T00:00:00Z">
          <w:r>
            <w:rPr>
              <w:rStyle w:val="Hyperlink"/>
            </w:rPr>
            <w:t xml:space="preserve">fitted distribution model</w:t>
          </w:r>
        </w:ins>
      </w:hyperlink>
      <w:ins w:id="983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P</m:t>
            </m:r>
          </m:e>
        </m:acc>
      </m:oMath>
      <w:ins w:id="984" w:author="PR Preview" w:date="2026-01-01T00:00:00Z">
        <w:r>
          <w:t xml:space="preserve"> </w:t>
        </w:r>
      </w:ins>
      <w:ins w:id="985" w:author="PR Preview" w:date="2026-01-01T00:00:00Z">
        <w:r>
          <w:t xml:space="preserve">in the family of</w:t>
        </w:r>
      </w:ins>
      <w:ins w:id="986" w:author="PR Preview" w:date="2026-01-01T00:00:00Z">
        <w:r>
          <w:t xml:space="preserve"> </w:t>
        </w:r>
      </w:ins>
      <w:hyperlink w:anchor="exm-distribution-model-family">
        <w:ins w:id="987" w:author="PR Preview" w:date="2026-01-01T00:00:00Z">
          <w:r>
            <w:rPr>
              <w:rStyle w:val="Hyperlink"/>
            </w:rPr>
            <w:t xml:space="preserve">Example 19</w:t>
          </w:r>
        </w:ins>
      </w:hyperlink>
      <w:ins w:id="988" w:author="PR Preview" w:date="2026-01-01T00:00:00Z">
        <w:r>
          <w:t xml:space="preserve"> </w:t>
        </w:r>
      </w:ins>
      <w:ins w:id="989" w:author="PR Preview" w:date="2026-01-01T00:00:00Z">
        <w:r>
          <w:t xml:space="preserve">with polynomial degree</w:t>
        </w:r>
      </w:ins>
      <w:ins w:id="990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=</m:t>
        </m:r>
        <m:r>
          <m:t>1</m:t>
        </m:r>
      </m:oMath>
      <w:ins w:id="991" w:author="PR Preview" w:date="2026-01-01T00:00:00Z">
        <w:r>
          <w:t xml:space="preserve">.</w:t>
        </w:r>
      </w:ins>
      <w:ins w:id="992" w:author="PR Preview" w:date="2026-01-01T00:00:00Z">
        <w:r>
          <w:t xml:space="preserve"> </w:t>
        </w:r>
      </w:ins>
      <w:ins w:id="993" w:author="PR Preview" w:date="2026-01-01T00:00:00Z">
        <w:r>
          <w:t xml:space="preserve">Its mean function</w:t>
        </w:r>
      </w:ins>
      <w:ins w:id="994" w:author="PR Preview" w:date="2026-01-01T00:00:00Z">
        <w:r>
          <w:t xml:space="preserve"> </w:t>
        </w:r>
      </w:ins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ins w:id="995" w:author="PR Preview" w:date="2026-01-01T00:00:00Z">
        <w:r>
          <w:t xml:space="preserve"> </w:t>
        </w:r>
      </w:ins>
      <w:ins w:id="996" w:author="PR Preview" w:date="2026-01-01T00:00:00Z">
        <w:r>
          <w:t xml:space="preserve">is the fitted line of</w:t>
        </w:r>
      </w:ins>
      <w:ins w:id="997" w:author="PR Preview" w:date="2026-01-01T00:00:00Z">
        <w:r>
          <w:t xml:space="preserve"> </w:t>
        </w:r>
      </w:ins>
      <w:hyperlink w:anchor="exm-fitted-model">
        <w:ins w:id="998" w:author="PR Preview" w:date="2026-01-01T00:00:00Z">
          <w:r>
            <w:rPr>
              <w:rStyle w:val="Hyperlink"/>
            </w:rPr>
            <w:t xml:space="preserve">Example 8</w:t>
          </w:r>
        </w:ins>
      </w:hyperlink>
      <w:ins w:id="999" w:author="PR Preview" w:date="2026-01-01T00:00:00Z">
        <w:r>
          <w:t xml:space="preserve">.</w:t>
        </w:r>
      </w:ins>
    </w:p>
    <w:bookmarkEnd w:id="105"/>
    <w:bookmarkStart w:id="107" w:name="def-distribution-model"/>
    <w:p>
      <w:pPr>
        <w:pStyle w:val="BodyText"/>
      </w:pPr>
      <w:ins w:id="1000" w:author="PR Preview" w:date="2026-01-01T00:00:00Z">
        <w:r>
          <w:rPr>
            <w:b/>
            <w:bCs/>
          </w:rPr>
          <w:t xml:space="preserve">Definition 28 (Distribution model)</w:t>
        </w:r>
      </w:ins>
      <w:ins w:id="1001" w:author="PR Preview" w:date="2026-01-01T00:00:00Z">
        <w:r>
          <w:t xml:space="preserve"> </w:t>
        </w:r>
      </w:ins>
      <w:ins w:id="1002" w:author="PR Preview" w:date="2026-01-01T00:00:00Z">
        <w:r>
          <w:t xml:space="preserve">A</w:t>
        </w:r>
      </w:ins>
      <w:ins w:id="1003" w:author="PR Preview" w:date="2026-01-01T00:00:00Z">
        <w:r>
          <w:t xml:space="preserve"> </w:t>
        </w:r>
      </w:ins>
      <w:ins w:id="1004" w:author="PR Preview" w:date="2026-01-01T00:00:00Z">
        <w:r>
          <w:rPr>
            <w:b/>
            <w:bCs/>
          </w:rPr>
          <w:t xml:space="preserve">distribution model</w:t>
        </w:r>
      </w:ins>
      <w:ins w:id="1005" w:author="PR Preview" w:date="2026-01-01T00:00:00Z">
        <w:r>
          <w:t xml:space="preserve"> </w:t>
        </w:r>
      </w:ins>
      <m:oMath>
        <m:r>
          <m:t>P</m:t>
        </m:r>
      </m:oMath>
      <w:ins w:id="1006" w:author="PR Preview" w:date="2026-01-01T00:00:00Z">
        <w:r>
          <w:t xml:space="preserve"> </w:t>
        </w:r>
      </w:ins>
      <w:ins w:id="1007" w:author="PR Preview" w:date="2026-01-01T00:00:00Z">
        <w:r>
          <w:t xml:space="preserve">for an outcome</w:t>
        </w:r>
      </w:ins>
      <w:ins w:id="1008" w:author="PR Preview" w:date="2026-01-01T00:00:00Z">
        <w:r>
          <w:t xml:space="preserve"> </w:t>
        </w:r>
      </w:ins>
      <m:oMath>
        <m:r>
          <m:t>Y</m:t>
        </m:r>
      </m:oMath>
      <w:ins w:id="1009" w:author="PR Preview" w:date="2026-01-01T00:00:00Z">
        <w:r>
          <w:t xml:space="preserve"> </w:t>
        </w:r>
      </w:ins>
      <w:ins w:id="1010" w:author="PR Preview" w:date="2026-01-01T00:00:00Z">
        <w:r>
          <w:t xml:space="preserve">given a</w:t>
        </w:r>
      </w:ins>
      <w:ins w:id="1011" w:author="PR Preview" w:date="2026-01-01T00:00:00Z">
        <w:r>
          <w:t xml:space="preserve"> </w:t>
        </w:r>
      </w:ins>
      <w:hyperlink w:anchor="def-covariate">
        <w:ins w:id="1012" w:author="PR Preview" w:date="2026-01-01T00:00:00Z">
          <w:r>
            <w:rPr>
              <w:rStyle w:val="Hyperlink"/>
            </w:rPr>
            <w:t xml:space="preserve">covariate</w:t>
          </w:r>
        </w:ins>
      </w:hyperlink>
      <w:ins w:id="1013" w:author="PR Preview" w:date="2026-01-01T00:00:00Z">
        <w:r>
          <w:t xml:space="preserve"> </w:t>
        </w:r>
      </w:ins>
      <m:oMath>
        <m:r>
          <m:t>X</m:t>
        </m:r>
      </m:oMath>
      <w:ins w:id="1014" w:author="PR Preview" w:date="2026-01-01T00:00:00Z">
        <w:r>
          <w:t xml:space="preserve"> </w:t>
        </w:r>
      </w:ins>
      <w:ins w:id="1015" w:author="PR Preview" w:date="2026-01-01T00:00:00Z">
        <w:r>
          <w:t xml:space="preserve">gives each covariate value</w:t>
        </w:r>
      </w:ins>
      <w:ins w:id="1016" w:author="PR Preview" w:date="2026-01-01T00:00:00Z">
        <w:r>
          <w:t xml:space="preserve"> </w:t>
        </w:r>
      </w:ins>
      <m:oMath>
        <m:r>
          <m:t>x</m:t>
        </m:r>
      </m:oMath>
      <w:ins w:id="1017" w:author="PR Preview" w:date="2026-01-01T00:00:00Z">
        <w:r>
          <w:t xml:space="preserve"> </w:t>
        </w:r>
      </w:ins>
      <w:ins w:id="1018" w:author="PR Preview" w:date="2026-01-01T00:00:00Z">
        <w:r>
          <w:t xml:space="preserve">a probability distribution for</w:t>
        </w:r>
      </w:ins>
      <w:ins w:id="1019" w:author="PR Preview" w:date="2026-01-01T00:00:00Z">
        <w:r>
          <w:t xml:space="preserve"> </w:t>
        </w:r>
      </w:ins>
      <m:oMath>
        <m:r>
          <m:t>Y</m:t>
        </m:r>
      </m:oMath>
      <w:ins w:id="1020" w:author="PR Preview" w:date="2026-01-01T00:00:00Z">
        <w:r>
          <w:t xml:space="preserve"> </w:t>
        </w:r>
      </w:ins>
      <w:ins w:id="1021" w:author="PR Preview" w:date="2026-01-01T00:00:00Z">
        <w:r>
          <w:t xml:space="preserve">given</w:t>
        </w:r>
      </w:ins>
      <w:ins w:id="1022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x</m:t>
        </m:r>
      </m:oMath>
      <w:ins w:id="1023" w:author="PR Preview" w:date="2026-01-01T00:00:00Z">
        <w:r>
          <w:t xml:space="preserve">,</w:t>
        </w:r>
      </w:ins>
      <w:ins w:id="1024" w:author="PR Preview" w:date="2026-01-01T00:00:00Z">
        <w:r>
          <w:t xml:space="preserve"> </w:t>
        </w:r>
      </w:ins>
      <w:ins w:id="1025" w:author="PR Preview" w:date="2026-01-01T00:00:00Z">
        <w:r>
          <w:t xml:space="preserve">specified by its</w:t>
        </w:r>
      </w:ins>
      <w:ins w:id="1026" w:author="PR Preview" w:date="2026-01-01T00:00:00Z">
        <w:r>
          <w:t xml:space="preserve"> </w:t>
        </w:r>
      </w:ins>
      <w:hyperlink r:id="rId94">
        <w:ins w:id="1027" w:author="PR Preview" w:date="2026-01-01T00:00:00Z">
          <w:r>
            <w:rPr>
              <w:rStyle w:val="Hyperlink"/>
            </w:rPr>
            <w:t xml:space="preserve">cumulative distribution function</w:t>
          </w:r>
        </w:ins>
      </w:hyperlink>
      <w:ins w:id="1028" w:author="PR Preview" w:date="2026-01-01T00:00:00Z">
        <w:r>
          <w:t xml:space="preserve">.</w:t>
        </w:r>
      </w:ins>
      <w:ins w:id="1029" w:author="PR Preview" w:date="2026-01-01T00:00:00Z">
        <w:r>
          <w:t xml:space="preserve"> </w:t>
        </w:r>
      </w:ins>
      <w:ins w:id="1030" w:author="PR Preview" w:date="2026-01-01T00:00:00Z">
        <w:r>
          <w:t xml:space="preserve">The</w:t>
        </w:r>
      </w:ins>
      <w:ins w:id="1031" w:author="PR Preview" w:date="2026-01-01T00:00:00Z">
        <w:r>
          <w:t xml:space="preserve"> </w:t>
        </w:r>
      </w:ins>
      <w:hyperlink w:anchor="def-mean-function">
        <w:ins w:id="1032" w:author="PR Preview" w:date="2026-01-01T00:00:00Z">
          <w:r>
            <w:rPr>
              <w:rStyle w:val="Hyperlink"/>
            </w:rPr>
            <w:t xml:space="preserve">mean function</w:t>
          </w:r>
        </w:ins>
      </w:hyperlink>
      <w:ins w:id="1033" w:author="PR Preview" w:date="2026-01-01T00:00:00Z">
        <w:r>
          <w:t xml:space="preserve"> </w:t>
        </w:r>
      </w:ins>
      <m:oMath>
        <m:sSub>
          <m:e>
            <m:r>
              <m:t>μ</m:t>
            </m:r>
          </m:e>
          <m:sub>
            <m:r>
              <m:t>P</m:t>
            </m:r>
          </m:sub>
        </m:sSub>
      </m:oMath>
      <w:ins w:id="1034" w:author="PR Preview" w:date="2026-01-01T00:00:00Z">
        <w:r>
          <w:t xml:space="preserve"> </w:t>
        </w:r>
      </w:ins>
      <w:ins w:id="1035" w:author="PR Preview" w:date="2026-01-01T00:00:00Z">
        <w:r>
          <w:t xml:space="preserve">of</w:t>
        </w:r>
      </w:ins>
      <w:ins w:id="1036" w:author="PR Preview" w:date="2026-01-01T00:00:00Z">
        <w:r>
          <w:t xml:space="preserve"> </w:t>
        </w:r>
      </w:ins>
      <m:oMath>
        <m:r>
          <m:t>P</m:t>
        </m:r>
      </m:oMath>
      <w:ins w:id="1037" w:author="PR Preview" w:date="2026-01-01T00:00:00Z">
        <w:r>
          <w:t xml:space="preserve"> </w:t>
        </w:r>
      </w:ins>
      <w:ins w:id="1038" w:author="PR Preview" w:date="2026-01-01T00:00:00Z">
        <w:r>
          <w:t xml:space="preserve">maps each covariate value</w:t>
        </w:r>
      </w:ins>
      <w:ins w:id="1039" w:author="PR Preview" w:date="2026-01-01T00:00:00Z">
        <w:r>
          <w:t xml:space="preserve"> </w:t>
        </w:r>
      </w:ins>
      <m:oMath>
        <m:r>
          <m:t>x</m:t>
        </m:r>
      </m:oMath>
      <w:ins w:id="1040" w:author="PR Preview" w:date="2026-01-01T00:00:00Z">
        <w:r>
          <w:t xml:space="preserve"> </w:t>
        </w:r>
      </w:ins>
      <w:ins w:id="1041" w:author="PR Preview" w:date="2026-01-01T00:00:00Z">
        <w:r>
          <w:t xml:space="preserve">to the mean of that distribution:</w:t>
        </w:r>
      </w:ins>
    </w:p>
    <w:p>
      <w:pPr>
        <w:pStyle w:val="BodyText"/>
      </w:pPr>
      <w:bookmarkStart w:id="106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10" w:name="exm-distribution-model"/>
    <w:p>
      <w:pPr>
        <w:pStyle w:val="FirstParagraph"/>
      </w:pPr>
      <w:ins w:id="1042" w:author="PR Preview" w:date="2026-01-01T00:00:00Z">
        <w:r>
          <w:rPr>
            <w:b/>
            <w:bCs/>
          </w:rPr>
          <w:t xml:space="preserve">Example 18 (A normal distribution model with a mean function)</w:t>
        </w:r>
      </w:ins>
      <w:ins w:id="1043" w:author="PR Preview" w:date="2026-01-01T00:00:00Z">
        <w:r>
          <w:t xml:space="preserve"> </w:t>
        </w:r>
      </w:ins>
      <w:ins w:id="1044" w:author="PR Preview" w:date="2026-01-01T00:00:00Z">
        <w:r>
          <w:t xml:space="preserve">Let</w:t>
        </w:r>
      </w:ins>
      <w:ins w:id="1045" w:author="PR Preview" w:date="2026-01-01T00:00:00Z">
        <w:r>
          <w:t xml:space="preserve"> </w:t>
        </w:r>
      </w:ins>
      <m:oMath>
        <m:r>
          <m:t>h</m:t>
        </m:r>
      </m:oMath>
      <w:ins w:id="1046" w:author="PR Preview" w:date="2026-01-01T00:00:00Z">
        <w:r>
          <w:t xml:space="preserve"> </w:t>
        </w:r>
      </w:ins>
      <w:ins w:id="1047" w:author="PR Preview" w:date="2026-01-01T00:00:00Z">
        <w:r>
          <w:t xml:space="preserve">be a</w:t>
        </w:r>
      </w:ins>
      <w:ins w:id="1048" w:author="PR Preview" w:date="2026-01-01T00:00:00Z">
        <w:r>
          <w:t xml:space="preserve"> </w:t>
        </w:r>
      </w:ins>
      <w:hyperlink w:anchor="def-model-family">
        <w:ins w:id="1049" w:author="PR Preview" w:date="2026-01-01T00:00:00Z">
          <w:r>
            <w:rPr>
              <w:rStyle w:val="Hyperlink"/>
            </w:rPr>
            <w:t xml:space="preserve">mean-function model</w:t>
          </w:r>
        </w:ins>
      </w:hyperlink>
      <w:ins w:id="1050" w:author="PR Preview" w:date="2026-01-01T00:00:00Z">
        <w:r>
          <w:t xml:space="preserve"> </w:t>
        </w:r>
      </w:ins>
      <w:ins w:id="1051" w:author="PR Preview" w:date="2026-01-01T00:00:00Z">
        <w:r>
          <w:t xml:space="preserve">(a line, for instance) and</w:t>
        </w:r>
      </w:ins>
      <w:ins w:id="1052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ins w:id="1053" w:author="PR Preview" w:date="2026-01-01T00:00:00Z">
        <w:r>
          <w:t xml:space="preserve"> </w:t>
        </w:r>
      </w:ins>
      <w:ins w:id="1054" w:author="PR Preview" w:date="2026-01-01T00:00:00Z">
        <w:r>
          <w:t xml:space="preserve">a variance.</w:t>
        </w:r>
      </w:ins>
      <w:ins w:id="1055" w:author="PR Preview" w:date="2026-01-01T00:00:00Z">
        <w:r>
          <w:t xml:space="preserve"> </w:t>
        </w:r>
      </w:ins>
      <w:ins w:id="1056" w:author="PR Preview" w:date="2026-01-01T00:00:00Z">
        <w:r>
          <w:t xml:space="preserve">The distribution model</w:t>
        </w:r>
      </w:ins>
      <w:ins w:id="1057" w:author="PR Preview" w:date="2026-01-01T00:00:00Z">
        <w:r>
          <w:t xml:space="preserve"> </w:t>
        </w:r>
      </w:ins>
      <m:oMath>
        <m:r>
          <m:t>P</m:t>
        </m:r>
      </m:oMath>
      <w:ins w:id="1058" w:author="PR Preview" w:date="2026-01-01T00:00:00Z">
        <w:r>
          <w:t xml:space="preserve"> </w:t>
        </w:r>
      </w:ins>
      <w:ins w:id="1059" w:author="PR Preview" w:date="2026-01-01T00:00:00Z">
        <w:r>
          <w:t xml:space="preserve">that gives each covariate value</w:t>
        </w:r>
      </w:ins>
      <w:ins w:id="1060" w:author="PR Preview" w:date="2026-01-01T00:00:00Z">
        <w:r>
          <w:t xml:space="preserve"> </w:t>
        </w:r>
      </w:ins>
      <m:oMath>
        <m:r>
          <m:t>x</m:t>
        </m:r>
      </m:oMath>
      <w:ins w:id="1061" w:author="PR Preview" w:date="2026-01-01T00:00:00Z">
        <w:r>
          <w:t xml:space="preserve"> </w:t>
        </w:r>
      </w:ins>
      <w:ins w:id="1062" w:author="PR Preview" w:date="2026-01-01T00:00:00Z">
        <w:r>
          <w:t xml:space="preserve">the</w:t>
        </w:r>
      </w:ins>
      <w:ins w:id="1063" w:author="PR Preview" w:date="2026-01-01T00:00:00Z">
        <w:r>
          <w:t xml:space="preserve"> </w:t>
        </w:r>
      </w:ins>
      <w:hyperlink r:id="rId97">
        <w:ins w:id="1064" w:author="PR Preview" w:date="2026-01-01T00:00:00Z">
          <w:r>
            <w:rPr>
              <w:rStyle w:val="Hyperlink"/>
            </w:rPr>
            <w:t xml:space="preserve">normal distribution</w:t>
          </w:r>
        </w:ins>
      </w:hyperlink>
      <w:ins w:id="1065" w:author="PR Preview" w:date="2026-01-01T00:00:00Z">
        <w:r>
          <w:t xml:space="preserve"> </w:t>
        </w:r>
      </w:ins>
      <w:ins w:id="1066" w:author="PR Preview" w:date="2026-01-01T00:00:00Z">
        <w:r>
          <w:t xml:space="preserve">with mean</w:t>
        </w:r>
      </w:ins>
      <w:ins w:id="1067" w:author="PR Preview" w:date="2026-01-01T00:00:00Z">
        <w:r>
          <w:t xml:space="preserve"> </w:t>
        </w:r>
      </w:ins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1068" w:author="PR Preview" w:date="2026-01-01T00:00:00Z">
        <w:r>
          <w:t xml:space="preserve"> </w:t>
        </w:r>
      </w:ins>
      <w:ins w:id="1069" w:author="PR Preview" w:date="2026-01-01T00:00:00Z">
        <w:r>
          <w:t xml:space="preserve">and variance</w:t>
        </w:r>
      </w:ins>
      <w:ins w:id="1070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1071" w:author="PR Preview" w:date="2026-01-01T00:00:00Z">
        <w:r>
          <w:t xml:space="preserve"> </w:t>
        </w:r>
      </w:ins>
      <w:ins w:id="1072" w:author="PR Preview" w:date="2026-01-01T00:00:00Z">
        <w:r>
          <w:t xml:space="preserve">is</w:t>
        </w:r>
      </w:ins>
    </w:p>
    <w:p>
      <w:pPr>
        <w:pStyle w:val="BodyText"/>
      </w:pPr>
      <w:bookmarkStart w:id="108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ins w:id="1073" w:author="PR Preview" w:date="2026-01-01T00:00:00Z">
        <w:r>
          <w:t xml:space="preserve">The mean parameter of a normal distribution is its mean,</w:t>
        </w:r>
      </w:ins>
      <w:ins w:id="1074" w:author="PR Preview" w:date="2026-01-01T00:00:00Z">
        <w:r>
          <w:t xml:space="preserve"> </w:t>
        </w:r>
      </w:ins>
      <w:ins w:id="1075" w:author="PR Preview" w:date="2026-01-01T00:00:00Z">
        <w:r>
          <w:t xml:space="preserve">so</w:t>
        </w:r>
      </w:ins>
      <w:ins w:id="1076" w:author="PR Preview" w:date="2026-01-01T00:00:00Z">
        <w:r>
          <w:t xml:space="preserve"> </w:t>
        </w:r>
      </w:ins>
      <w:hyperlink w:anchor="eq-distribution-model-mean-function">
        <w:ins w:id="1077" w:author="PR Preview" w:date="2026-01-01T00:00:00Z">
          <w:r>
            <w:rPr>
              <w:rStyle w:val="Hyperlink"/>
            </w:rPr>
            <w:t xml:space="preserve">Equation 22</w:t>
          </w:r>
        </w:ins>
      </w:hyperlink>
      <w:ins w:id="1078" w:author="PR Preview" w:date="2026-01-01T00:00:00Z">
        <w:r>
          <w:t xml:space="preserve"> </w:t>
        </w:r>
      </w:ins>
      <w:ins w:id="1079" w:author="PR Preview" w:date="2026-01-01T00:00:00Z">
        <w:r>
          <w:t xml:space="preserve">gives</w:t>
        </w:r>
      </w:ins>
    </w:p>
    <w:p>
      <w:pPr>
        <w:pStyle w:val="BodyText"/>
      </w:pPr>
      <w:bookmarkStart w:id="109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0"/>
    <w:bookmarkStart w:id="112" w:name="def-distribution-model-family"/>
    <w:p>
      <w:pPr>
        <w:pStyle w:val="BodyText"/>
      </w:pPr>
      <w:del w:id="1080" w:author="PR Preview" w:date="2026-01-01T00:00:00Z">
        <w:r>
          <w:rPr>
            <w:b/>
            <w:bCs/>
          </w:rPr>
          <w:delText xml:space="preserve">Definition 28 (Distribution model family)</w:delText>
        </w:r>
      </w:del>
      <w:del w:id="1081" w:author="PR Preview" w:date="2026-01-01T00:00:00Z">
        <w:r>
          <w:delText xml:space="preserve"> </w:delText>
        </w:r>
      </w:del>
      <w:del w:id="1082" w:author="PR Preview" w:date="2026-01-01T00:00:00Z">
        <w:r>
          <w:delText xml:space="preserve">A</w:delText>
        </w:r>
      </w:del>
      <w:del w:id="1083" w:author="PR Preview" w:date="2026-01-01T00:00:00Z">
        <w:r>
          <w:delText xml:space="preserve"> </w:delText>
        </w:r>
      </w:del>
      <w:del w:id="1084" w:author="PR Preview" w:date="2026-01-01T00:00:00Z">
        <w:r>
          <w:rPr>
            <w:b/>
            <w:bCs/>
          </w:rPr>
          <w:delText xml:space="preserve">distribution model family</w:delText>
        </w:r>
      </w:del>
      <w:del w:id="1085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P</m:t>
        </m:r>
      </m:oMath>
      <w:del w:id="1086" w:author="PR Preview" w:date="2026-01-01T00:00:00Z">
        <w:r>
          <w:delText xml:space="preserve"> </w:delText>
        </w:r>
      </w:del>
      <w:del w:id="1087" w:author="PR Preview" w:date="2026-01-01T00:00:00Z">
        <w:r>
          <w:delText xml:space="preserve">is a set of</w:delText>
        </w:r>
      </w:del>
      <w:del w:id="1088" w:author="PR Preview" w:date="2026-01-01T00:00:00Z">
        <w:r>
          <w:delText xml:space="preserve"> </w:delText>
        </w:r>
      </w:del>
      <w:hyperlink w:anchor="def-distribution-model">
        <w:del w:id="1089" w:author="PR Preview" w:date="2026-01-01T00:00:00Z">
          <w:r>
            <w:rPr>
              <w:rStyle w:val="Hyperlink"/>
            </w:rPr>
            <w:delText xml:space="preserve">distribution models</w:delText>
          </w:r>
        </w:del>
      </w:hyperlink>
      <w:del w:id="1090" w:author="PR Preview" w:date="2026-01-01T00:00:00Z">
        <w:r>
          <w:delText xml:space="preserve">.</w:delText>
        </w:r>
      </w:del>
      <w:del w:id="1091" w:author="PR Preview" w:date="2026-01-01T00:00:00Z">
        <w:r>
          <w:delText xml:space="preserve"> </w:delText>
        </w:r>
      </w:del>
      <w:del w:id="1092" w:author="PR Preview" w:date="2026-01-01T00:00:00Z">
        <w:r>
          <w:delText xml:space="preserve">The</w:delText>
        </w:r>
      </w:del>
      <w:del w:id="1093" w:author="PR Preview" w:date="2026-01-01T00:00:00Z">
        <w:r>
          <w:delText xml:space="preserve"> </w:delText>
        </w:r>
      </w:del>
      <w:hyperlink w:anchor="def-mean-function">
        <w:del w:id="1094" w:author="PR Preview" w:date="2026-01-01T00:00:00Z">
          <w:r>
            <w:rPr>
              <w:rStyle w:val="Hyperlink"/>
            </w:rPr>
            <w:delText xml:space="preserve">mean functions</w:delText>
          </w:r>
        </w:del>
      </w:hyperlink>
      <w:del w:id="1095" w:author="PR Preview" w:date="2026-01-01T00:00:00Z">
        <w:r>
          <w:delText xml:space="preserve"> </w:delText>
        </w:r>
      </w:del>
      <w:del w:id="1096" w:author="PR Preview" w:date="2026-01-01T00:00:00Z">
        <w:r>
          <w:delText xml:space="preserve">of its members form the set</w:delText>
        </w:r>
      </w:del>
    </w:p>
    <w:p>
      <w:pPr>
        <w:pStyle w:val="BodyText"/>
      </w:pPr>
      <w:bookmarkStart w:id="101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01"/>
    </w:p>
    <w:p>
      <w:pPr>
        <w:pStyle w:val="FirstParagraph"/>
      </w:pPr>
      <w:del w:id="1097" w:author="PR Preview" w:date="2026-01-01T00:00:00Z">
        <w:r>
          <w:rPr>
            <w:b/>
            <w:bCs/>
          </w:rPr>
          <w:delText xml:space="preserve">Example 17 (Normal distribution models with polynomial mean functions)</w:delText>
        </w:r>
      </w:del>
      <w:del w:id="1098" w:author="PR Preview" w:date="2026-01-01T00:00:00Z">
        <w:r>
          <w:delText xml:space="preserve"> </w:delText>
        </w:r>
      </w:del>
      <w:del w:id="1099" w:author="PR Preview" w:date="2026-01-01T00:00:00Z">
        <w:r>
          <w:delText xml:space="preserve">The normal distribution models of</w:delText>
        </w:r>
      </w:del>
      <w:del w:id="1100" w:author="PR Preview" w:date="2026-01-01T00:00:00Z">
        <w:r>
          <w:delText xml:space="preserve"> </w:delText>
        </w:r>
      </w:del>
      <w:hyperlink w:anchor="exm-distribution-model">
        <w:del w:id="1101" w:author="PR Preview" w:date="2026-01-01T00:00:00Z">
          <w:r>
            <w:rPr>
              <w:rStyle w:val="Hyperlink"/>
            </w:rPr>
            <w:delText xml:space="preserve">Example 16</w:delText>
          </w:r>
        </w:del>
      </w:hyperlink>
      <w:del w:id="1102" w:author="PR Preview" w:date="2026-01-01T00:00:00Z">
        <w:r>
          <w:delText xml:space="preserve"> </w:delText>
        </w:r>
      </w:del>
      <w:del w:id="1103" w:author="PR Preview" w:date="2026-01-01T00:00:00Z">
        <w:r>
          <w:delText xml:space="preserve">whose mean function</w:delText>
        </w:r>
      </w:del>
      <w:del w:id="1104" w:author="PR Preview" w:date="2026-01-01T00:00:00Z">
        <w:r>
          <w:delText xml:space="preserve"> </w:delText>
        </w:r>
      </w:del>
      <m:oMath>
        <m:r>
          <m:t>h</m:t>
        </m:r>
      </m:oMath>
      <w:del w:id="1105" w:author="PR Preview" w:date="2026-01-01T00:00:00Z">
        <w:r>
          <w:delText xml:space="preserve"> </w:delText>
        </w:r>
      </w:del>
      <w:del w:id="1106" w:author="PR Preview" w:date="2026-01-01T00:00:00Z">
        <w:r>
          <w:delText xml:space="preserve">is a polynomial of degree at most</w:delText>
        </w:r>
      </w:del>
      <w:del w:id="1107" w:author="PR Preview" w:date="2026-01-01T00:00:00Z">
        <w:r>
          <w:delText xml:space="preserve"> </w:delText>
        </w:r>
      </w:del>
      <m:oMath>
        <m:r>
          <m:t>d</m:t>
        </m:r>
      </m:oMath>
      <w:del w:id="1108" w:author="PR Preview" w:date="2026-01-01T00:00:00Z">
        <w:r>
          <w:delText xml:space="preserve">,</w:delText>
        </w:r>
      </w:del>
      <w:del w:id="1109" w:author="PR Preview" w:date="2026-01-01T00:00:00Z">
        <w:r>
          <w:delText xml:space="preserve"> </w:delText>
        </w:r>
      </w:del>
      <w:del w:id="1110" w:author="PR Preview" w:date="2026-01-01T00:00:00Z">
        <w:r>
          <w:delText xml:space="preserve">with any variance</w:delText>
        </w:r>
      </w:del>
      <w:del w:id="1111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del w:id="1112" w:author="PR Preview" w:date="2026-01-01T00:00:00Z">
        <w:r>
          <w:delText xml:space="preserve">,</w:delText>
        </w:r>
      </w:del>
      <w:del w:id="1113" w:author="PR Preview" w:date="2026-01-01T00:00:00Z">
        <w:r>
          <w:delText xml:space="preserve"> </w:delText>
        </w:r>
      </w:del>
      <w:del w:id="1114" w:author="PR Preview" w:date="2026-01-01T00:00:00Z">
        <w:r>
          <w:delText xml:space="preserve">form a</w:delText>
        </w:r>
      </w:del>
      <w:del w:id="1115" w:author="PR Preview" w:date="2026-01-01T00:00:00Z">
        <w:r>
          <w:delText xml:space="preserve"> </w:delText>
        </w:r>
      </w:del>
      <w:hyperlink w:anchor="def-distribution-model-family">
        <w:del w:id="1116" w:author="PR Preview" w:date="2026-01-01T00:00:00Z">
          <w:r>
            <w:rPr>
              <w:rStyle w:val="Hyperlink"/>
            </w:rPr>
            <w:delText xml:space="preserve">distribution model family</w:delText>
          </w:r>
        </w:del>
      </w:hyperlink>
      <w:del w:id="1117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P</m:t>
        </m:r>
      </m:oMath>
      <w:del w:id="1118" w:author="PR Preview" w:date="2026-01-01T00:00:00Z">
        <w:r>
          <w:delText xml:space="preserve">.</w:delText>
        </w:r>
      </w:del>
      <w:del w:id="1119" w:author="PR Preview" w:date="2026-01-01T00:00:00Z">
        <w:r>
          <w:delText xml:space="preserve"> </w:delText>
        </w:r>
      </w:del>
      <w:del w:id="1120" w:author="PR Preview" w:date="2026-01-01T00:00:00Z">
        <w:r>
          <w:delText xml:space="preserve">By</w:delText>
        </w:r>
      </w:del>
      <w:del w:id="1121" w:author="PR Preview" w:date="2026-01-01T00:00:00Z">
        <w:r>
          <w:delText xml:space="preserve"> </w:delText>
        </w:r>
      </w:del>
      <w:hyperlink w:anchor="X8ba36155c06ad6e11c129dc0138d9fa11d4bc5f">
        <w:del w:id="1122" w:author="PR Preview" w:date="2026-01-01T00:00:00Z">
          <w:r>
            <w:rPr>
              <w:rStyle w:val="Hyperlink"/>
            </w:rPr>
            <w:delText xml:space="preserve">Equation 22</w:delText>
          </w:r>
        </w:del>
      </w:hyperlink>
      <w:del w:id="1123" w:author="PR Preview" w:date="2026-01-01T00:00:00Z">
        <w:r>
          <w:delText xml:space="preserve">,</w:delText>
        </w:r>
      </w:del>
      <w:del w:id="1124" w:author="PR Preview" w:date="2026-01-01T00:00:00Z">
        <w:r>
          <w:delText xml:space="preserve"> </w:delText>
        </w:r>
      </w:del>
      <w:del w:id="1125" w:author="PR Preview" w:date="2026-01-01T00:00:00Z">
        <w:r>
          <w:delText xml:space="preserve">the set of mean functions in</w:delText>
        </w:r>
      </w:del>
      <w:del w:id="1126" w:author="PR Preview" w:date="2026-01-01T00:00:00Z">
        <w:r>
          <w:delText xml:space="preserve"> </w:delText>
        </w:r>
      </w:del>
      <w:hyperlink w:anchor="X647826443046820f13eb4df9d12242bb4295448">
        <w:del w:id="1127" w:author="PR Preview" w:date="2026-01-01T00:00:00Z">
          <w:r>
            <w:rPr>
              <w:rStyle w:val="Hyperlink"/>
            </w:rPr>
            <w:delText xml:space="preserve">Equation 23</w:delText>
          </w:r>
        </w:del>
      </w:hyperlink>
      <w:del w:id="1128" w:author="PR Preview" w:date="2026-01-01T00:00:00Z">
        <w:r>
          <w:delText xml:space="preserve"> </w:delText>
        </w:r>
      </w:del>
      <w:del w:id="1129" w:author="PR Preview" w:date="2026-01-01T00:00:00Z">
        <w:r>
          <w:delText xml:space="preserve">is the set of polynomials of degree at most</w:delText>
        </w:r>
      </w:del>
      <w:del w:id="1130" w:author="PR Preview" w:date="2026-01-01T00:00:00Z">
        <w:r>
          <w:delText xml:space="preserve"> </w:delText>
        </w:r>
      </w:del>
      <m:oMath>
        <m:r>
          <m:t>d</m:t>
        </m:r>
      </m:oMath>
      <w:del w:id="1131" w:author="PR Preview" w:date="2026-01-01T00:00:00Z">
        <w:r>
          <w:delText xml:space="preserve"> </w:delText>
        </w:r>
      </w:del>
      <w:del w:id="1132" w:author="PR Preview" w:date="2026-01-01T00:00:00Z">
        <w:r>
          <w:delText xml:space="preserve">of</w:delText>
        </w:r>
      </w:del>
      <w:del w:id="1133" w:author="PR Preview" w:date="2026-01-01T00:00:00Z">
        <w:r>
          <w:delText xml:space="preserve"> </w:delText>
        </w:r>
      </w:del>
      <w:hyperlink w:anchor="exm-model-family">
        <w:del w:id="1134" w:author="PR Preview" w:date="2026-01-01T00:00:00Z">
          <w:r>
            <w:rPr>
              <w:rStyle w:val="Hyperlink"/>
            </w:rPr>
            <w:delText xml:space="preserve">Example 3</w:delText>
          </w:r>
        </w:del>
      </w:hyperlink>
      <w:del w:id="1135" w:author="PR Preview" w:date="2026-01-01T00:00:00Z">
        <w:r>
          <w:delText xml:space="preserve">.</w:delText>
        </w:r>
      </w:del>
    </w:p>
    <w:p>
      <w:pPr>
        <w:pStyle w:val="BodyText"/>
      </w:pPr>
      <w:del w:id="1136" w:author="PR Preview" w:date="2026-01-01T00:00:00Z">
        <w:r>
          <w:rPr>
            <w:b/>
            <w:bCs/>
          </w:rPr>
          <w:delText xml:space="preserve">Definition 29 (Fitted distribution model)</w:delText>
        </w:r>
      </w:del>
      <w:del w:id="1137" w:author="PR Preview" w:date="2026-01-01T00:00:00Z">
        <w:r>
          <w:delText xml:space="preserve"> </w:delText>
        </w:r>
      </w:del>
      <w:del w:id="1138" w:author="PR Preview" w:date="2026-01-01T00:00:00Z">
        <w:r>
          <w:delText xml:space="preserve">A</w:delText>
        </w:r>
      </w:del>
      <w:del w:id="1139" w:author="PR Preview" w:date="2026-01-01T00:00:00Z">
        <w:r>
          <w:delText xml:space="preserve"> </w:delText>
        </w:r>
      </w:del>
      <w:del w:id="1140" w:author="PR Preview" w:date="2026-01-01T00:00:00Z">
        <w:r>
          <w:rPr>
            <w:b/>
            <w:bCs/>
          </w:rPr>
          <w:delText xml:space="preserve">fitted distribution model</w:delText>
        </w:r>
      </w:del>
      <w:del w:id="1141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P</m:t>
            </m:r>
          </m:e>
        </m:acc>
      </m:oMath>
      <w:del w:id="1142" w:author="PR Preview" w:date="2026-01-01T00:00:00Z">
        <w:r>
          <w:delText xml:space="preserve"> </w:delText>
        </w:r>
      </w:del>
      <w:del w:id="1143" w:author="PR Preview" w:date="2026-01-01T00:00:00Z">
        <w:r>
          <w:delText xml:space="preserve">is a member of a</w:delText>
        </w:r>
      </w:del>
      <w:del w:id="1144" w:author="PR Preview" w:date="2026-01-01T00:00:00Z">
        <w:r>
          <w:delText xml:space="preserve"> </w:delText>
        </w:r>
      </w:del>
      <w:hyperlink w:anchor="def-distribution-model-family">
        <w:del w:id="1145" w:author="PR Preview" w:date="2026-01-01T00:00:00Z">
          <w:r>
            <w:rPr>
              <w:rStyle w:val="Hyperlink"/>
            </w:rPr>
            <w:delText xml:space="preserve">distribution model family</w:delText>
          </w:r>
        </w:del>
      </w:hyperlink>
      <w:del w:id="1146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P</m:t>
        </m:r>
      </m:oMath>
      <w:del w:id="1147" w:author="PR Preview" w:date="2026-01-01T00:00:00Z">
        <w:r>
          <w:delText xml:space="preserve"> </w:delText>
        </w:r>
      </w:del>
      <w:del w:id="1148" w:author="PR Preview" w:date="2026-01-01T00:00:00Z">
        <w:r>
          <w:delText xml:space="preserve">that has been chosen to describe a</w:delText>
        </w:r>
      </w:del>
      <w:del w:id="1149" w:author="PR Preview" w:date="2026-01-01T00:00:00Z">
        <w:r>
          <w:delText xml:space="preserve"> </w:delText>
        </w:r>
      </w:del>
      <w:hyperlink w:anchor="def-data-set">
        <w:del w:id="1150" w:author="PR Preview" w:date="2026-01-01T00:00:00Z">
          <w:r>
            <w:rPr>
              <w:rStyle w:val="Hyperlink"/>
            </w:rPr>
            <w:delText xml:space="preserve">data set</w:delText>
          </w:r>
        </w:del>
      </w:hyperlink>
      <w:del w:id="1151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D</m:t>
        </m:r>
      </m:oMath>
      <w:del w:id="1152" w:author="PR Preview" w:date="2026-01-01T00:00:00Z">
        <w:r>
          <w:delText xml:space="preserve">.</w:delText>
        </w:r>
      </w:del>
    </w:p>
    <w:p>
      <w:pPr>
        <w:pStyle w:val="BodyText"/>
      </w:pPr>
      <w:del w:id="1153" w:author="PR Preview" w:date="2026-01-01T00:00:00Z">
        <w:r>
          <w:rPr>
            <w:b/>
            <w:bCs/>
          </w:rPr>
          <w:delText xml:space="preserve">Example 18 (A fitted normal distribution model)</w:delText>
        </w:r>
      </w:del>
      <w:del w:id="1154" w:author="PR Preview" w:date="2026-01-01T00:00:00Z">
        <w:r>
          <w:delText xml:space="preserve"> </w:delText>
        </w:r>
      </w:del>
      <w:del w:id="1155" w:author="PR Preview" w:date="2026-01-01T00:00:00Z">
        <w:r>
          <w:delText xml:space="preserve">Choosing both a line and a variance to describe the weights and fuel economies of the cars in the</w:delText>
        </w:r>
      </w:del>
      <w:del w:id="1156" w:author="PR Preview" w:date="2026-01-01T00:00:00Z">
        <w:r>
          <w:delText xml:space="preserve"> </w:delText>
        </w:r>
      </w:del>
      <w:del w:id="1157" w:author="PR Preview" w:date="2026-01-01T00:00:00Z">
        <w:r>
          <w:rPr>
            <w:rStyle w:val="VerbatimChar"/>
          </w:rPr>
          <w:delText xml:space="preserve">mtcars</w:delText>
        </w:r>
      </w:del>
      <w:del w:id="1158" w:author="PR Preview" w:date="2026-01-01T00:00:00Z">
        <w:r>
          <w:delText xml:space="preserve"> </w:delText>
        </w:r>
      </w:del>
      <w:hyperlink w:anchor="def-data-set">
        <w:del w:id="1159" w:author="PR Preview" w:date="2026-01-01T00:00:00Z">
          <w:r>
            <w:rPr>
              <w:rStyle w:val="Hyperlink"/>
            </w:rPr>
            <w:delText xml:space="preserve">data set</w:delText>
          </w:r>
        </w:del>
      </w:hyperlink>
      <w:del w:id="1160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D</m:t>
        </m:r>
      </m:oMath>
      <w:del w:id="1161" w:author="PR Preview" w:date="2026-01-01T00:00:00Z">
        <w:r>
          <w:delText xml:space="preserve"> </w:delText>
        </w:r>
      </w:del>
      <w:del w:id="1162" w:author="PR Preview" w:date="2026-01-01T00:00:00Z">
        <w:r>
          <w:delText xml:space="preserve">gives a</w:delText>
        </w:r>
      </w:del>
      <w:del w:id="1163" w:author="PR Preview" w:date="2026-01-01T00:00:00Z">
        <w:r>
          <w:delText xml:space="preserve"> </w:delText>
        </w:r>
      </w:del>
      <w:hyperlink w:anchor="def-fitted-distribution-model">
        <w:del w:id="1164" w:author="PR Preview" w:date="2026-01-01T00:00:00Z">
          <w:r>
            <w:rPr>
              <w:rStyle w:val="Hyperlink"/>
            </w:rPr>
            <w:delText xml:space="preserve">fitted distribution model</w:delText>
          </w:r>
        </w:del>
      </w:hyperlink>
      <w:del w:id="1165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P</m:t>
            </m:r>
          </m:e>
        </m:acc>
      </m:oMath>
      <w:del w:id="1166" w:author="PR Preview" w:date="2026-01-01T00:00:00Z">
        <w:r>
          <w:delText xml:space="preserve"> </w:delText>
        </w:r>
      </w:del>
      <w:del w:id="1167" w:author="PR Preview" w:date="2026-01-01T00:00:00Z">
        <w:r>
          <w:delText xml:space="preserve">in the family of</w:delText>
        </w:r>
      </w:del>
      <w:del w:id="1168" w:author="PR Preview" w:date="2026-01-01T00:00:00Z">
        <w:r>
          <w:delText xml:space="preserve"> </w:delText>
        </w:r>
      </w:del>
      <w:hyperlink w:anchor="exm-distribution-model-family">
        <w:del w:id="1169" w:author="PR Preview" w:date="2026-01-01T00:00:00Z">
          <w:r>
            <w:rPr>
              <w:rStyle w:val="Hyperlink"/>
            </w:rPr>
            <w:delText xml:space="preserve">Example 17</w:delText>
          </w:r>
        </w:del>
      </w:hyperlink>
      <w:del w:id="1170" w:author="PR Preview" w:date="2026-01-01T00:00:00Z">
        <w:r>
          <w:delText xml:space="preserve"> </w:delText>
        </w:r>
      </w:del>
      <w:del w:id="1171" w:author="PR Preview" w:date="2026-01-01T00:00:00Z">
        <w:r>
          <w:delText xml:space="preserve">with polynomial degree</w:delText>
        </w:r>
      </w:del>
      <w:del w:id="1172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=</m:t>
        </m:r>
        <m:r>
          <m:t>1</m:t>
        </m:r>
      </m:oMath>
      <w:del w:id="1173" w:author="PR Preview" w:date="2026-01-01T00:00:00Z">
        <w:r>
          <w:delText xml:space="preserve">.</w:delText>
        </w:r>
      </w:del>
      <w:del w:id="1174" w:author="PR Preview" w:date="2026-01-01T00:00:00Z">
        <w:r>
          <w:delText xml:space="preserve"> </w:delText>
        </w:r>
      </w:del>
      <w:del w:id="1175" w:author="PR Preview" w:date="2026-01-01T00:00:00Z">
        <w:r>
          <w:delText xml:space="preserve">Its mean function</w:delText>
        </w:r>
      </w:del>
      <w:del w:id="1176" w:author="PR Preview" w:date="2026-01-01T00:00:00Z">
        <w:r>
          <w:delText xml:space="preserve"> </w:delText>
        </w:r>
      </w:del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del w:id="1177" w:author="PR Preview" w:date="2026-01-01T00:00:00Z">
        <w:r>
          <w:delText xml:space="preserve"> </w:delText>
        </w:r>
      </w:del>
      <w:del w:id="1178" w:author="PR Preview" w:date="2026-01-01T00:00:00Z">
        <w:r>
          <w:delText xml:space="preserve">is the fitted line of</w:delText>
        </w:r>
      </w:del>
      <w:del w:id="1179" w:author="PR Preview" w:date="2026-01-01T00:00:00Z">
        <w:r>
          <w:delText xml:space="preserve"> </w:delText>
        </w:r>
      </w:del>
      <w:hyperlink w:anchor="exm-fitted-model">
        <w:del w:id="1180" w:author="PR Preview" w:date="2026-01-01T00:00:00Z">
          <w:r>
            <w:rPr>
              <w:rStyle w:val="Hyperlink"/>
            </w:rPr>
            <w:delText xml:space="preserve">Example 8</w:delText>
          </w:r>
        </w:del>
      </w:hyperlink>
      <w:del w:id="1181" w:author="PR Preview" w:date="2026-01-01T00:00:00Z">
        <w:r>
          <w:delText xml:space="preserve">.</w:delText>
        </w:r>
      </w:del>
    </w:p>
    <w:p>
      <w:pPr>
        <w:pStyle w:val="BodyText"/>
      </w:pPr>
      <w:del w:id="1182" w:author="PR Preview" w:date="2026-01-01T00:00:00Z">
        <w:r>
          <w:rPr>
            <w:b/>
            <w:bCs/>
          </w:rPr>
          <w:delText xml:space="preserve">Definition 30 (Expected prediction loss at a covariate value)</w:delText>
        </w:r>
      </w:del>
      <w:del w:id="1183" w:author="PR Preview" w:date="2026-01-01T00:00:00Z">
        <w:r>
          <w:delText xml:space="preserve"> </w:delText>
        </w:r>
      </w:del>
      <w:del w:id="1184" w:author="PR Preview" w:date="2026-01-01T00:00:00Z">
        <w:r>
          <w:delText xml:space="preserve">The</w:delText>
        </w:r>
      </w:del>
      <w:del w:id="1185" w:author="PR Preview" w:date="2026-01-01T00:00:00Z">
        <w:r>
          <w:delText xml:space="preserve"> </w:delText>
        </w:r>
      </w:del>
      <w:del w:id="1186" w:author="PR Preview" w:date="2026-01-01T00:00:00Z">
        <w:r>
          <w:rPr>
            <w:b/>
            <w:bCs/>
          </w:rPr>
          <w:delText xml:space="preserve">expected prediction loss at</w:delText>
        </w:r>
      </w:del>
      <w:del w:id="1187" w:author="PR Preview" w:date="2026-01-01T00:00:00Z">
        <w:r>
          <w:rPr>
            <w:b/>
            <w:bCs/>
          </w:rPr>
          <w:delText xml:space="preserve"> </w:delText>
        </w:r>
      </w:del>
      <m:oMath>
        <m:r>
          <m:t>x</m:t>
        </m:r>
      </m:oMath>
      <w:del w:id="1188" w:author="PR Preview" w:date="2026-01-01T00:00:00Z">
        <w:r>
          <w:delText xml:space="preserve"> </w:delText>
        </w:r>
      </w:del>
      <w:del w:id="1189" w:author="PR Preview" w:date="2026-01-01T00:00:00Z">
        <w:r>
          <w:delText xml:space="preserve">of a</w:delText>
        </w:r>
      </w:del>
      <w:del w:id="1190" w:author="PR Preview" w:date="2026-01-01T00:00:00Z">
        <w:r>
          <w:delText xml:space="preserve"> </w:delText>
        </w:r>
      </w:del>
      <w:hyperlink w:anchor="def-fitting-procedure">
        <w:del w:id="1191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1192" w:author="PR Preview" w:date="2026-01-01T00:00:00Z">
        <w:r>
          <w:delText xml:space="preserve"> </w:delText>
        </w:r>
      </w:del>
      <m:oMath>
        <m:r>
          <m:t>g</m:t>
        </m:r>
      </m:oMath>
      <w:del w:id="1193" w:author="PR Preview" w:date="2026-01-01T00:00:00Z">
        <w:r>
          <w:delText xml:space="preserve"> </w:delText>
        </w:r>
      </w:del>
      <w:del w:id="1194" w:author="PR Preview" w:date="2026-01-01T00:00:00Z">
        <w:r>
          <w:delText xml:space="preserve">at training-set size</w:delText>
        </w:r>
      </w:del>
      <w:del w:id="1195" w:author="PR Preview" w:date="2026-01-01T00:00:00Z">
        <w:r>
          <w:delText xml:space="preserve"> </w:delText>
        </w:r>
      </w:del>
      <m:oMath>
        <m:r>
          <m:t>n</m:t>
        </m:r>
      </m:oMath>
      <w:del w:id="1196" w:author="PR Preview" w:date="2026-01-01T00:00:00Z">
        <w:r>
          <w:delText xml:space="preserve"> </w:delText>
        </w:r>
      </w:del>
      <w:del w:id="1197" w:author="PR Preview" w:date="2026-01-01T00:00:00Z">
        <w:r>
          <w:delText xml:space="preserve">is the expected</w:delText>
        </w:r>
      </w:del>
      <w:del w:id="1198" w:author="PR Preview" w:date="2026-01-01T00:00:00Z">
        <w:r>
          <w:delText xml:space="preserve"> </w:delText>
        </w:r>
      </w:del>
      <w:hyperlink w:anchor="def-observation-loss">
        <w:del w:id="1199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1200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del w:id="1201" w:author="PR Preview" w:date="2026-01-01T00:00:00Z">
        <w:r>
          <w:delText xml:space="preserve"> </w:delText>
        </w:r>
      </w:del>
      <w:del w:id="1202" w:author="PR Preview" w:date="2026-01-01T00:00:00Z">
        <w:r>
          <w:delText xml:space="preserve">of the</w:delText>
        </w:r>
      </w:del>
      <w:del w:id="1203" w:author="PR Preview" w:date="2026-01-01T00:00:00Z">
        <w:r>
          <w:delText xml:space="preserve"> </w:delText>
        </w:r>
      </w:del>
      <w:hyperlink w:anchor="def-prediction-rule">
        <w:del w:id="1204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1205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1206" w:author="PR Preview" w:date="2026-01-01T00:00:00Z">
        <w:r>
          <w:delText xml:space="preserve"> </w:delText>
        </w:r>
      </w:del>
      <w:del w:id="1207" w:author="PR Preview" w:date="2026-01-01T00:00:00Z">
        <w:r>
          <w:delText xml:space="preserve">that</w:delText>
        </w:r>
      </w:del>
      <w:del w:id="1208" w:author="PR Preview" w:date="2026-01-01T00:00:00Z">
        <w:r>
          <w:delText xml:space="preserve"> </w:delText>
        </w:r>
      </w:del>
      <m:oMath>
        <m:r>
          <m:t>g</m:t>
        </m:r>
      </m:oMath>
      <w:del w:id="1209" w:author="PR Preview" w:date="2026-01-01T00:00:00Z">
        <w:r>
          <w:delText xml:space="preserve"> </w:delText>
        </w:r>
      </w:del>
      <w:del w:id="1210" w:author="PR Preview" w:date="2026-01-01T00:00:00Z">
        <w:r>
          <w:delText xml:space="preserve">produces from</w:delText>
        </w:r>
      </w:del>
      <w:del w:id="1211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212" w:author="PR Preview" w:date="2026-01-01T00:00:00Z">
        <w:r>
          <w:delText xml:space="preserve">,</w:delText>
        </w:r>
      </w:del>
      <w:del w:id="1213" w:author="PR Preview" w:date="2026-01-01T00:00:00Z">
        <w:r>
          <w:delText xml:space="preserve"> </w:delText>
        </w:r>
      </w:del>
      <w:del w:id="1214" w:author="PR Preview" w:date="2026-01-01T00:00:00Z">
        <w:r>
          <w:delText xml:space="preserve">on a new outcome</w:delText>
        </w:r>
      </w:del>
      <w:del w:id="1215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del w:id="1216" w:author="PR Preview" w:date="2026-01-01T00:00:00Z">
        <w:r>
          <w:delText xml:space="preserve"> </w:delText>
        </w:r>
      </w:del>
      <w:del w:id="1217" w:author="PR Preview" w:date="2026-01-01T00:00:00Z">
        <w:r>
          <w:delText xml:space="preserve">with</w:delText>
        </w:r>
      </w:del>
      <w:del w:id="1218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del w:id="1219" w:author="PR Preview" w:date="2026-01-01T00:00:00Z">
        <w:r>
          <w:delText xml:space="preserve">,</w:delText>
        </w:r>
      </w:del>
      <w:del w:id="1220" w:author="PR Preview" w:date="2026-01-01T00:00:00Z">
        <w:r>
          <w:delText xml:space="preserve"> </w:delText>
        </w:r>
      </w:del>
      <w:del w:id="1221" w:author="PR Preview" w:date="2026-01-01T00:00:00Z">
        <w:r>
          <w:delText xml:space="preserve">averaged over random</w:delText>
        </w:r>
      </w:del>
      <w:del w:id="1222" w:author="PR Preview" w:date="2026-01-01T00:00:00Z">
        <w:r>
          <w:delText xml:space="preserve"> </w:delText>
        </w:r>
      </w:del>
      <w:hyperlink w:anchor="def-training-set">
        <w:del w:id="1223" w:author="PR Preview" w:date="2026-01-01T00:00:00Z">
          <w:r>
            <w:rPr>
              <w:rStyle w:val="Hyperlink"/>
            </w:rPr>
            <w:delText xml:space="preserve">training sets</w:delText>
          </w:r>
        </w:del>
      </w:hyperlink>
      <w:del w:id="122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225" w:author="PR Preview" w:date="2026-01-01T00:00:00Z">
        <w:r>
          <w:delText xml:space="preserve"> </w:delText>
        </w:r>
      </w:del>
      <w:del w:id="1226" w:author="PR Preview" w:date="2026-01-01T00:00:00Z">
        <w:r>
          <w:delText xml:space="preserve">of</w:delText>
        </w:r>
      </w:del>
      <w:del w:id="1227" w:author="PR Preview" w:date="2026-01-01T00:00:00Z">
        <w:r>
          <w:delText xml:space="preserve"> </w:delText>
        </w:r>
      </w:del>
      <m:oMath>
        <m:r>
          <m:t>n</m:t>
        </m:r>
      </m:oMath>
      <w:del w:id="1228" w:author="PR Preview" w:date="2026-01-01T00:00:00Z">
        <w:r>
          <w:delText xml:space="preserve"> </w:delText>
        </w:r>
      </w:del>
      <w:del w:id="1229" w:author="PR Preview" w:date="2026-01-01T00:00:00Z">
        <w:r>
          <w:delText xml:space="preserve">observations</w:delText>
        </w:r>
      </w:del>
      <w:del w:id="1230" w:author="PR Preview" w:date="2026-01-01T00:00:00Z">
        <w:r>
          <w:delText xml:space="preserve"> </w:delText>
        </w:r>
      </w:del>
      <w:del w:id="1231" w:author="PR Preview" w:date="2026-01-01T00:00:00Z">
        <w:r>
          <w:delText xml:space="preserve">drawn independently of</w:delText>
        </w:r>
      </w:del>
      <w:del w:id="123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del w:id="1233" w:author="PR Preview" w:date="2026-01-01T00:00:00Z">
        <w:r>
          <w:delText xml:space="preserve">,</w:delText>
        </w:r>
      </w:del>
      <w:del w:id="1234" w:author="PR Preview" w:date="2026-01-01T00:00:00Z">
        <w:r>
          <w:delText xml:space="preserve"> </w:delText>
        </w:r>
      </w:del>
      <w:del w:id="1235" w:author="PR Preview" w:date="2026-01-01T00:00:00Z">
        <w:r>
          <w:delText xml:space="preserve">and over</w:delText>
        </w:r>
      </w:del>
      <w:del w:id="1236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del w:id="1237" w:author="PR Preview" w:date="2026-01-01T00:00:00Z">
        <w:r>
          <w:delText xml:space="preserve">.</w:delText>
        </w:r>
      </w:del>
      <w:del w:id="1238" w:author="PR Preview" w:date="2026-01-01T00:00:00Z">
        <w:r>
          <w:delText xml:space="preserve"> </w:delText>
        </w:r>
      </w:del>
      <w:del w:id="1239" w:author="PR Preview" w:date="2026-01-01T00:00:00Z">
        <w:r>
          <w:delText xml:space="preserve">The rule</w:delText>
        </w:r>
      </w:del>
      <w:del w:id="1240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1241" w:author="PR Preview" w:date="2026-01-01T00:00:00Z">
        <w:r>
          <w:delText xml:space="preserve"> </w:delText>
        </w:r>
      </w:del>
      <w:del w:id="1242" w:author="PR Preview" w:date="2026-01-01T00:00:00Z">
        <w:r>
          <w:delText xml:space="preserve">is random because</w:delText>
        </w:r>
      </w:del>
      <w:del w:id="1243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244" w:author="PR Preview" w:date="2026-01-01T00:00:00Z">
        <w:r>
          <w:delText xml:space="preserve"> </w:delText>
        </w:r>
      </w:del>
      <w:del w:id="1245" w:author="PR Preview" w:date="2026-01-01T00:00:00Z">
        <w:r>
          <w:delText xml:space="preserve">is:</w:delText>
        </w:r>
      </w:del>
    </w:p>
    <w:p>
      <w:pPr>
        <w:pStyle w:val="BodyText"/>
      </w:pPr>
      <w:ins w:id="1246" w:author="PR Preview" w:date="2026-01-01T00:00:00Z">
        <w:r>
          <w:rPr>
            <w:b/>
            <w:bCs/>
          </w:rPr>
          <w:t xml:space="preserve">Definition 29 (Distribution model family)</w:t>
        </w:r>
      </w:ins>
      <w:ins w:id="1247" w:author="PR Preview" w:date="2026-01-01T00:00:00Z">
        <w:r>
          <w:t xml:space="preserve"> </w:t>
        </w:r>
      </w:ins>
      <w:ins w:id="1248" w:author="PR Preview" w:date="2026-01-01T00:00:00Z">
        <w:r>
          <w:t xml:space="preserve">A</w:t>
        </w:r>
      </w:ins>
      <w:ins w:id="1249" w:author="PR Preview" w:date="2026-01-01T00:00:00Z">
        <w:r>
          <w:t xml:space="preserve"> </w:t>
        </w:r>
      </w:ins>
      <w:ins w:id="1250" w:author="PR Preview" w:date="2026-01-01T00:00:00Z">
        <w:r>
          <w:rPr>
            <w:b/>
            <w:bCs/>
          </w:rPr>
          <w:t xml:space="preserve">distribution model family</w:t>
        </w:r>
      </w:ins>
      <w:ins w:id="125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P</m:t>
        </m:r>
      </m:oMath>
      <w:ins w:id="1252" w:author="PR Preview" w:date="2026-01-01T00:00:00Z">
        <w:r>
          <w:t xml:space="preserve"> </w:t>
        </w:r>
      </w:ins>
      <w:ins w:id="1253" w:author="PR Preview" w:date="2026-01-01T00:00:00Z">
        <w:r>
          <w:t xml:space="preserve">is a set of</w:t>
        </w:r>
      </w:ins>
      <w:ins w:id="1254" w:author="PR Preview" w:date="2026-01-01T00:00:00Z">
        <w:r>
          <w:t xml:space="preserve"> </w:t>
        </w:r>
      </w:ins>
      <w:hyperlink w:anchor="def-distribution-model">
        <w:ins w:id="1255" w:author="PR Preview" w:date="2026-01-01T00:00:00Z">
          <w:r>
            <w:rPr>
              <w:rStyle w:val="Hyperlink"/>
            </w:rPr>
            <w:t xml:space="preserve">distribution models</w:t>
          </w:r>
        </w:ins>
      </w:hyperlink>
      <w:ins w:id="1256" w:author="PR Preview" w:date="2026-01-01T00:00:00Z">
        <w:r>
          <w:t xml:space="preserve">.</w:t>
        </w:r>
      </w:ins>
      <w:ins w:id="1257" w:author="PR Preview" w:date="2026-01-01T00:00:00Z">
        <w:r>
          <w:t xml:space="preserve"> </w:t>
        </w:r>
      </w:ins>
      <w:ins w:id="1258" w:author="PR Preview" w:date="2026-01-01T00:00:00Z">
        <w:r>
          <w:t xml:space="preserve">The</w:t>
        </w:r>
      </w:ins>
      <w:ins w:id="1259" w:author="PR Preview" w:date="2026-01-01T00:00:00Z">
        <w:r>
          <w:t xml:space="preserve"> </w:t>
        </w:r>
      </w:ins>
      <w:hyperlink w:anchor="def-mean-function">
        <w:ins w:id="1260" w:author="PR Preview" w:date="2026-01-01T00:00:00Z">
          <w:r>
            <w:rPr>
              <w:rStyle w:val="Hyperlink"/>
            </w:rPr>
            <w:t xml:space="preserve">mean functions</w:t>
          </w:r>
        </w:ins>
      </w:hyperlink>
      <w:ins w:id="1261" w:author="PR Preview" w:date="2026-01-01T00:00:00Z">
        <w:r>
          <w:t xml:space="preserve"> </w:t>
        </w:r>
      </w:ins>
      <w:ins w:id="1262" w:author="PR Preview" w:date="2026-01-01T00:00:00Z">
        <w:r>
          <w:t xml:space="preserve">of its members form the set</w:t>
        </w:r>
      </w:ins>
    </w:p>
    <w:p>
      <w:pPr>
        <w:pStyle w:val="BodyText"/>
      </w:pPr>
      <w:bookmarkStart w:id="111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11"/>
    </w:p>
    <w:bookmarkEnd w:id="112"/>
    <w:bookmarkStart w:id="113" w:name="exm-distribution-model-family"/>
    <w:p>
      <w:pPr>
        <w:pStyle w:val="FirstParagraph"/>
      </w:pPr>
      <w:ins w:id="1263" w:author="PR Preview" w:date="2026-01-01T00:00:00Z">
        <w:r>
          <w:rPr>
            <w:b/>
            <w:bCs/>
          </w:rPr>
          <w:t xml:space="preserve">Example 19 (Normal distribution models with polynomial mean functions)</w:t>
        </w:r>
      </w:ins>
      <w:ins w:id="1264" w:author="PR Preview" w:date="2026-01-01T00:00:00Z">
        <w:r>
          <w:t xml:space="preserve"> </w:t>
        </w:r>
      </w:ins>
      <w:ins w:id="1265" w:author="PR Preview" w:date="2026-01-01T00:00:00Z">
        <w:r>
          <w:t xml:space="preserve">The normal distribution models of</w:t>
        </w:r>
      </w:ins>
      <w:ins w:id="1266" w:author="PR Preview" w:date="2026-01-01T00:00:00Z">
        <w:r>
          <w:t xml:space="preserve"> </w:t>
        </w:r>
      </w:ins>
      <w:hyperlink w:anchor="exm-distribution-model">
        <w:ins w:id="1267" w:author="PR Preview" w:date="2026-01-01T00:00:00Z">
          <w:r>
            <w:rPr>
              <w:rStyle w:val="Hyperlink"/>
            </w:rPr>
            <w:t xml:space="preserve">Example 18</w:t>
          </w:r>
        </w:ins>
      </w:hyperlink>
      <w:ins w:id="1268" w:author="PR Preview" w:date="2026-01-01T00:00:00Z">
        <w:r>
          <w:t xml:space="preserve"> </w:t>
        </w:r>
      </w:ins>
      <w:ins w:id="1269" w:author="PR Preview" w:date="2026-01-01T00:00:00Z">
        <w:r>
          <w:t xml:space="preserve">whose mean function</w:t>
        </w:r>
      </w:ins>
      <w:ins w:id="1270" w:author="PR Preview" w:date="2026-01-01T00:00:00Z">
        <w:r>
          <w:t xml:space="preserve"> </w:t>
        </w:r>
      </w:ins>
      <m:oMath>
        <m:r>
          <m:t>h</m:t>
        </m:r>
      </m:oMath>
      <w:ins w:id="1271" w:author="PR Preview" w:date="2026-01-01T00:00:00Z">
        <w:r>
          <w:t xml:space="preserve"> </w:t>
        </w:r>
      </w:ins>
      <w:ins w:id="1272" w:author="PR Preview" w:date="2026-01-01T00:00:00Z">
        <w:r>
          <w:t xml:space="preserve">is a polynomial of degree at most</w:t>
        </w:r>
      </w:ins>
      <w:ins w:id="1273" w:author="PR Preview" w:date="2026-01-01T00:00:00Z">
        <w:r>
          <w:t xml:space="preserve"> </w:t>
        </w:r>
      </w:ins>
      <m:oMath>
        <m:r>
          <m:t>d</m:t>
        </m:r>
      </m:oMath>
      <w:ins w:id="1274" w:author="PR Preview" w:date="2026-01-01T00:00:00Z">
        <w:r>
          <w:t xml:space="preserve">,</w:t>
        </w:r>
      </w:ins>
      <w:ins w:id="1275" w:author="PR Preview" w:date="2026-01-01T00:00:00Z">
        <w:r>
          <w:t xml:space="preserve"> </w:t>
        </w:r>
      </w:ins>
      <w:ins w:id="1276" w:author="PR Preview" w:date="2026-01-01T00:00:00Z">
        <w:r>
          <w:t xml:space="preserve">with any variance</w:t>
        </w:r>
      </w:ins>
      <w:ins w:id="1277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ins w:id="1278" w:author="PR Preview" w:date="2026-01-01T00:00:00Z">
        <w:r>
          <w:t xml:space="preserve">,</w:t>
        </w:r>
      </w:ins>
      <w:ins w:id="1279" w:author="PR Preview" w:date="2026-01-01T00:00:00Z">
        <w:r>
          <w:t xml:space="preserve"> </w:t>
        </w:r>
      </w:ins>
      <w:ins w:id="1280" w:author="PR Preview" w:date="2026-01-01T00:00:00Z">
        <w:r>
          <w:t xml:space="preserve">form a</w:t>
        </w:r>
      </w:ins>
      <w:ins w:id="1281" w:author="PR Preview" w:date="2026-01-01T00:00:00Z">
        <w:r>
          <w:t xml:space="preserve"> </w:t>
        </w:r>
      </w:ins>
      <w:hyperlink w:anchor="def-distribution-model-family">
        <w:ins w:id="1282" w:author="PR Preview" w:date="2026-01-01T00:00:00Z">
          <w:r>
            <w:rPr>
              <w:rStyle w:val="Hyperlink"/>
            </w:rPr>
            <w:t xml:space="preserve">distribution model family</w:t>
          </w:r>
        </w:ins>
      </w:hyperlink>
      <w:ins w:id="128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P</m:t>
        </m:r>
      </m:oMath>
      <w:ins w:id="1284" w:author="PR Preview" w:date="2026-01-01T00:00:00Z">
        <w:r>
          <w:t xml:space="preserve">.</w:t>
        </w:r>
      </w:ins>
      <w:ins w:id="1285" w:author="PR Preview" w:date="2026-01-01T00:00:00Z">
        <w:r>
          <w:t xml:space="preserve"> </w:t>
        </w:r>
      </w:ins>
      <w:ins w:id="1286" w:author="PR Preview" w:date="2026-01-01T00:00:00Z">
        <w:r>
          <w:t xml:space="preserve">By</w:t>
        </w:r>
      </w:ins>
      <w:ins w:id="1287" w:author="PR Preview" w:date="2026-01-01T00:00:00Z">
        <w:r>
          <w:t xml:space="preserve"> </w:t>
        </w:r>
      </w:ins>
      <w:hyperlink w:anchor="X8ba36155c06ad6e11c129dc0138d9fa11d4bc5f">
        <w:ins w:id="1288" w:author="PR Preview" w:date="2026-01-01T00:00:00Z">
          <w:r>
            <w:rPr>
              <w:rStyle w:val="Hyperlink"/>
            </w:rPr>
            <w:t xml:space="preserve">Equation 24</w:t>
          </w:r>
        </w:ins>
      </w:hyperlink>
      <w:ins w:id="1289" w:author="PR Preview" w:date="2026-01-01T00:00:00Z">
        <w:r>
          <w:t xml:space="preserve">,</w:t>
        </w:r>
      </w:ins>
      <w:ins w:id="1290" w:author="PR Preview" w:date="2026-01-01T00:00:00Z">
        <w:r>
          <w:t xml:space="preserve"> </w:t>
        </w:r>
      </w:ins>
      <w:ins w:id="1291" w:author="PR Preview" w:date="2026-01-01T00:00:00Z">
        <w:r>
          <w:t xml:space="preserve">the set of mean functions in</w:t>
        </w:r>
      </w:ins>
      <w:ins w:id="1292" w:author="PR Preview" w:date="2026-01-01T00:00:00Z">
        <w:r>
          <w:t xml:space="preserve"> </w:t>
        </w:r>
      </w:ins>
      <w:hyperlink w:anchor="X647826443046820f13eb4df9d12242bb4295448">
        <w:ins w:id="1293" w:author="PR Preview" w:date="2026-01-01T00:00:00Z">
          <w:r>
            <w:rPr>
              <w:rStyle w:val="Hyperlink"/>
            </w:rPr>
            <w:t xml:space="preserve">Equation 25</w:t>
          </w:r>
        </w:ins>
      </w:hyperlink>
      <w:ins w:id="1294" w:author="PR Preview" w:date="2026-01-01T00:00:00Z">
        <w:r>
          <w:t xml:space="preserve"> </w:t>
        </w:r>
      </w:ins>
      <w:ins w:id="1295" w:author="PR Preview" w:date="2026-01-01T00:00:00Z">
        <w:r>
          <w:t xml:space="preserve">is the set of polynomials of degree at most</w:t>
        </w:r>
      </w:ins>
      <w:ins w:id="1296" w:author="PR Preview" w:date="2026-01-01T00:00:00Z">
        <w:r>
          <w:t xml:space="preserve"> </w:t>
        </w:r>
      </w:ins>
      <m:oMath>
        <m:r>
          <m:t>d</m:t>
        </m:r>
      </m:oMath>
      <w:ins w:id="1297" w:author="PR Preview" w:date="2026-01-01T00:00:00Z">
        <w:r>
          <w:t xml:space="preserve"> </w:t>
        </w:r>
      </w:ins>
      <w:ins w:id="1298" w:author="PR Preview" w:date="2026-01-01T00:00:00Z">
        <w:r>
          <w:t xml:space="preserve">of</w:t>
        </w:r>
      </w:ins>
      <w:ins w:id="1299" w:author="PR Preview" w:date="2026-01-01T00:00:00Z">
        <w:r>
          <w:t xml:space="preserve"> </w:t>
        </w:r>
      </w:ins>
      <w:hyperlink w:anchor="exm-model-family">
        <w:ins w:id="1300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1301" w:author="PR Preview" w:date="2026-01-01T00:00:00Z">
        <w:r>
          <w:t xml:space="preserve">.</w:t>
        </w:r>
      </w:ins>
    </w:p>
    <w:bookmarkEnd w:id="113"/>
    <w:bookmarkStart w:id="114" w:name="def-fitted-distribution-model"/>
    <w:p>
      <w:pPr>
        <w:pStyle w:val="BodyText"/>
      </w:pPr>
      <w:ins w:id="1302" w:author="PR Preview" w:date="2026-01-01T00:00:00Z">
        <w:r>
          <w:rPr>
            <w:b/>
            <w:bCs/>
          </w:rPr>
          <w:t xml:space="preserve">Definition 30 (Fitted distribution model)</w:t>
        </w:r>
      </w:ins>
      <w:ins w:id="1303" w:author="PR Preview" w:date="2026-01-01T00:00:00Z">
        <w:r>
          <w:t xml:space="preserve"> </w:t>
        </w:r>
      </w:ins>
      <w:ins w:id="1304" w:author="PR Preview" w:date="2026-01-01T00:00:00Z">
        <w:r>
          <w:t xml:space="preserve">A</w:t>
        </w:r>
      </w:ins>
      <w:ins w:id="1305" w:author="PR Preview" w:date="2026-01-01T00:00:00Z">
        <w:r>
          <w:t xml:space="preserve"> </w:t>
        </w:r>
      </w:ins>
      <w:ins w:id="1306" w:author="PR Preview" w:date="2026-01-01T00:00:00Z">
        <w:r>
          <w:rPr>
            <w:b/>
            <w:bCs/>
          </w:rPr>
          <w:t xml:space="preserve">fitted distribution model</w:t>
        </w:r>
      </w:ins>
      <w:ins w:id="1307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P</m:t>
            </m:r>
          </m:e>
        </m:acc>
      </m:oMath>
      <w:ins w:id="1308" w:author="PR Preview" w:date="2026-01-01T00:00:00Z">
        <w:r>
          <w:t xml:space="preserve"> </w:t>
        </w:r>
      </w:ins>
      <w:ins w:id="1309" w:author="PR Preview" w:date="2026-01-01T00:00:00Z">
        <w:r>
          <w:t xml:space="preserve">is a member of a</w:t>
        </w:r>
      </w:ins>
      <w:ins w:id="1310" w:author="PR Preview" w:date="2026-01-01T00:00:00Z">
        <w:r>
          <w:t xml:space="preserve"> </w:t>
        </w:r>
      </w:ins>
      <w:hyperlink w:anchor="def-distribution-model-family">
        <w:ins w:id="1311" w:author="PR Preview" w:date="2026-01-01T00:00:00Z">
          <w:r>
            <w:rPr>
              <w:rStyle w:val="Hyperlink"/>
            </w:rPr>
            <w:t xml:space="preserve">distribution model family</w:t>
          </w:r>
        </w:ins>
      </w:hyperlink>
      <w:ins w:id="131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P</m:t>
        </m:r>
      </m:oMath>
      <w:ins w:id="1313" w:author="PR Preview" w:date="2026-01-01T00:00:00Z">
        <w:r>
          <w:t xml:space="preserve"> </w:t>
        </w:r>
      </w:ins>
      <w:ins w:id="1314" w:author="PR Preview" w:date="2026-01-01T00:00:00Z">
        <w:r>
          <w:t xml:space="preserve">that has been chosen to describe a</w:t>
        </w:r>
      </w:ins>
      <w:ins w:id="1315" w:author="PR Preview" w:date="2026-01-01T00:00:00Z">
        <w:r>
          <w:t xml:space="preserve"> </w:t>
        </w:r>
      </w:ins>
      <w:hyperlink w:anchor="def-data-set">
        <w:ins w:id="1316" w:author="PR Preview" w:date="2026-01-01T00:00:00Z">
          <w:r>
            <w:rPr>
              <w:rStyle w:val="Hyperlink"/>
            </w:rPr>
            <w:t xml:space="preserve">data set</w:t>
          </w:r>
        </w:ins>
      </w:hyperlink>
      <w:ins w:id="131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D</m:t>
        </m:r>
      </m:oMath>
      <w:ins w:id="1318" w:author="PR Preview" w:date="2026-01-01T00:00:00Z">
        <w:r>
          <w:t xml:space="preserve">.</w:t>
        </w:r>
      </w:ins>
    </w:p>
    <w:bookmarkEnd w:id="114"/>
    <w:bookmarkStart w:id="115" w:name="exm-fitted-distribution-model"/>
    <w:p>
      <w:pPr>
        <w:pStyle w:val="BodyText"/>
      </w:pPr>
      <w:ins w:id="1319" w:author="PR Preview" w:date="2026-01-01T00:00:00Z">
        <w:r>
          <w:rPr>
            <w:b/>
            <w:bCs/>
          </w:rPr>
          <w:t xml:space="preserve">Example 20 (A fitted normal distribution model)</w:t>
        </w:r>
      </w:ins>
      <w:ins w:id="1320" w:author="PR Preview" w:date="2026-01-01T00:00:00Z">
        <w:r>
          <w:t xml:space="preserve"> </w:t>
        </w:r>
      </w:ins>
      <w:ins w:id="1321" w:author="PR Preview" w:date="2026-01-01T00:00:00Z">
        <w:r>
          <w:t xml:space="preserve">Choosing both a line and a variance to describe the weights and fuel economies of the cars in the</w:t>
        </w:r>
      </w:ins>
      <w:ins w:id="1322" w:author="PR Preview" w:date="2026-01-01T00:00:00Z">
        <w:r>
          <w:t xml:space="preserve"> </w:t>
        </w:r>
      </w:ins>
      <w:ins w:id="1323" w:author="PR Preview" w:date="2026-01-01T00:00:00Z">
        <w:r>
          <w:rPr>
            <w:rStyle w:val="VerbatimChar"/>
          </w:rPr>
          <w:t xml:space="preserve">mtcars</w:t>
        </w:r>
      </w:ins>
      <w:ins w:id="1324" w:author="PR Preview" w:date="2026-01-01T00:00:00Z">
        <w:r>
          <w:t xml:space="preserve"> </w:t>
        </w:r>
      </w:ins>
      <w:hyperlink w:anchor="def-data-set">
        <w:ins w:id="1325" w:author="PR Preview" w:date="2026-01-01T00:00:00Z">
          <w:r>
            <w:rPr>
              <w:rStyle w:val="Hyperlink"/>
            </w:rPr>
            <w:t xml:space="preserve">data set</w:t>
          </w:r>
        </w:ins>
      </w:hyperlink>
      <w:ins w:id="132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D</m:t>
        </m:r>
      </m:oMath>
      <w:ins w:id="1327" w:author="PR Preview" w:date="2026-01-01T00:00:00Z">
        <w:r>
          <w:t xml:space="preserve"> </w:t>
        </w:r>
      </w:ins>
      <w:ins w:id="1328" w:author="PR Preview" w:date="2026-01-01T00:00:00Z">
        <w:r>
          <w:t xml:space="preserve">gives a</w:t>
        </w:r>
      </w:ins>
      <w:ins w:id="1329" w:author="PR Preview" w:date="2026-01-01T00:00:00Z">
        <w:r>
          <w:t xml:space="preserve"> </w:t>
        </w:r>
      </w:ins>
      <w:hyperlink w:anchor="def-fitted-distribution-model">
        <w:ins w:id="1330" w:author="PR Preview" w:date="2026-01-01T00:00:00Z">
          <w:r>
            <w:rPr>
              <w:rStyle w:val="Hyperlink"/>
            </w:rPr>
            <w:t xml:space="preserve">fitted distribution model</w:t>
          </w:r>
        </w:ins>
      </w:hyperlink>
      <w:ins w:id="1331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P</m:t>
            </m:r>
          </m:e>
        </m:acc>
      </m:oMath>
      <w:ins w:id="1332" w:author="PR Preview" w:date="2026-01-01T00:00:00Z">
        <w:r>
          <w:t xml:space="preserve"> </w:t>
        </w:r>
      </w:ins>
      <w:ins w:id="1333" w:author="PR Preview" w:date="2026-01-01T00:00:00Z">
        <w:r>
          <w:t xml:space="preserve">in the family of</w:t>
        </w:r>
      </w:ins>
      <w:ins w:id="1334" w:author="PR Preview" w:date="2026-01-01T00:00:00Z">
        <w:r>
          <w:t xml:space="preserve"> </w:t>
        </w:r>
      </w:ins>
      <w:hyperlink w:anchor="exm-distribution-model-family">
        <w:ins w:id="1335" w:author="PR Preview" w:date="2026-01-01T00:00:00Z">
          <w:r>
            <w:rPr>
              <w:rStyle w:val="Hyperlink"/>
            </w:rPr>
            <w:t xml:space="preserve">Example 19</w:t>
          </w:r>
        </w:ins>
      </w:hyperlink>
      <w:ins w:id="1336" w:author="PR Preview" w:date="2026-01-01T00:00:00Z">
        <w:r>
          <w:t xml:space="preserve"> </w:t>
        </w:r>
      </w:ins>
      <w:ins w:id="1337" w:author="PR Preview" w:date="2026-01-01T00:00:00Z">
        <w:r>
          <w:t xml:space="preserve">with polynomial degree</w:t>
        </w:r>
      </w:ins>
      <w:ins w:id="1338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=</m:t>
        </m:r>
        <m:r>
          <m:t>1</m:t>
        </m:r>
      </m:oMath>
      <w:ins w:id="1339" w:author="PR Preview" w:date="2026-01-01T00:00:00Z">
        <w:r>
          <w:t xml:space="preserve">.</w:t>
        </w:r>
      </w:ins>
      <w:ins w:id="1340" w:author="PR Preview" w:date="2026-01-01T00:00:00Z">
        <w:r>
          <w:t xml:space="preserve"> </w:t>
        </w:r>
      </w:ins>
      <w:ins w:id="1341" w:author="PR Preview" w:date="2026-01-01T00:00:00Z">
        <w:r>
          <w:t xml:space="preserve">Its mean function</w:t>
        </w:r>
      </w:ins>
      <w:ins w:id="1342" w:author="PR Preview" w:date="2026-01-01T00:00:00Z">
        <w:r>
          <w:t xml:space="preserve"> </w:t>
        </w:r>
      </w:ins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ins w:id="1343" w:author="PR Preview" w:date="2026-01-01T00:00:00Z">
        <w:r>
          <w:t xml:space="preserve"> </w:t>
        </w:r>
      </w:ins>
      <w:ins w:id="1344" w:author="PR Preview" w:date="2026-01-01T00:00:00Z">
        <w:r>
          <w:t xml:space="preserve">is the fitted line of</w:t>
        </w:r>
      </w:ins>
      <w:ins w:id="1345" w:author="PR Preview" w:date="2026-01-01T00:00:00Z">
        <w:r>
          <w:t xml:space="preserve"> </w:t>
        </w:r>
      </w:ins>
      <w:hyperlink w:anchor="exm-fitted-model">
        <w:ins w:id="1346" w:author="PR Preview" w:date="2026-01-01T00:00:00Z">
          <w:r>
            <w:rPr>
              <w:rStyle w:val="Hyperlink"/>
            </w:rPr>
            <w:t xml:space="preserve">Example 8</w:t>
          </w:r>
        </w:ins>
      </w:hyperlink>
      <w:ins w:id="1347" w:author="PR Preview" w:date="2026-01-01T00:00:00Z">
        <w:r>
          <w:t xml:space="preserve">.</w:t>
        </w:r>
      </w:ins>
    </w:p>
    <w:bookmarkEnd w:id="115"/>
    <w:bookmarkStart w:id="117" w:name="def-epl"/>
    <w:p>
      <w:pPr>
        <w:pStyle w:val="BodyText"/>
      </w:pPr>
      <w:ins w:id="1348" w:author="PR Preview" w:date="2026-01-01T00:00:00Z">
        <w:r>
          <w:rPr>
            <w:b/>
            <w:bCs/>
          </w:rPr>
          <w:t xml:space="preserve">Definition 31 (Expected prediction loss at a covariate value)</w:t>
        </w:r>
      </w:ins>
      <w:ins w:id="1349" w:author="PR Preview" w:date="2026-01-01T00:00:00Z">
        <w:r>
          <w:t xml:space="preserve"> </w:t>
        </w:r>
      </w:ins>
      <w:ins w:id="1350" w:author="PR Preview" w:date="2026-01-01T00:00:00Z">
        <w:r>
          <w:t xml:space="preserve">The</w:t>
        </w:r>
      </w:ins>
      <w:ins w:id="1351" w:author="PR Preview" w:date="2026-01-01T00:00:00Z">
        <w:r>
          <w:t xml:space="preserve"> </w:t>
        </w:r>
      </w:ins>
      <w:ins w:id="1352" w:author="PR Preview" w:date="2026-01-01T00:00:00Z">
        <w:r>
          <w:rPr>
            <w:b/>
            <w:bCs/>
          </w:rPr>
          <w:t xml:space="preserve">expected prediction loss at</w:t>
        </w:r>
      </w:ins>
      <w:ins w:id="1353" w:author="PR Preview" w:date="2026-01-01T00:00:00Z">
        <w:r>
          <w:rPr>
            <w:b/>
            <w:bCs/>
          </w:rPr>
          <w:t xml:space="preserve"> </w:t>
        </w:r>
      </w:ins>
      <m:oMath>
        <m:r>
          <m:t>x</m:t>
        </m:r>
      </m:oMath>
      <w:ins w:id="1354" w:author="PR Preview" w:date="2026-01-01T00:00:00Z">
        <w:r>
          <w:t xml:space="preserve"> </w:t>
        </w:r>
      </w:ins>
      <w:ins w:id="1355" w:author="PR Preview" w:date="2026-01-01T00:00:00Z">
        <w:r>
          <w:t xml:space="preserve">of a</w:t>
        </w:r>
      </w:ins>
      <w:ins w:id="1356" w:author="PR Preview" w:date="2026-01-01T00:00:00Z">
        <w:r>
          <w:t xml:space="preserve"> </w:t>
        </w:r>
      </w:ins>
      <w:hyperlink w:anchor="def-fitting-procedure">
        <w:ins w:id="1357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1358" w:author="PR Preview" w:date="2026-01-01T00:00:00Z">
        <w:r>
          <w:t xml:space="preserve"> </w:t>
        </w:r>
      </w:ins>
      <m:oMath>
        <m:r>
          <m:t>g</m:t>
        </m:r>
      </m:oMath>
      <w:ins w:id="1359" w:author="PR Preview" w:date="2026-01-01T00:00:00Z">
        <w:r>
          <w:t xml:space="preserve"> </w:t>
        </w:r>
      </w:ins>
      <w:ins w:id="1360" w:author="PR Preview" w:date="2026-01-01T00:00:00Z">
        <w:r>
          <w:t xml:space="preserve">at training-set size</w:t>
        </w:r>
      </w:ins>
      <w:ins w:id="1361" w:author="PR Preview" w:date="2026-01-01T00:00:00Z">
        <w:r>
          <w:t xml:space="preserve"> </w:t>
        </w:r>
      </w:ins>
      <m:oMath>
        <m:r>
          <m:t>n</m:t>
        </m:r>
      </m:oMath>
      <w:ins w:id="1362" w:author="PR Preview" w:date="2026-01-01T00:00:00Z">
        <w:r>
          <w:t xml:space="preserve"> </w:t>
        </w:r>
      </w:ins>
      <w:ins w:id="1363" w:author="PR Preview" w:date="2026-01-01T00:00:00Z">
        <w:r>
          <w:t xml:space="preserve">is the expected</w:t>
        </w:r>
      </w:ins>
      <w:ins w:id="1364" w:author="PR Preview" w:date="2026-01-01T00:00:00Z">
        <w:r>
          <w:t xml:space="preserve"> </w:t>
        </w:r>
      </w:ins>
      <w:hyperlink w:anchor="def-observation-loss">
        <w:ins w:id="1365" w:author="PR Preview" w:date="2026-01-01T00:00:00Z">
          <w:r>
            <w:rPr>
              <w:rStyle w:val="Hyperlink"/>
            </w:rPr>
            <w:t xml:space="preserve">loss</w:t>
          </w:r>
        </w:ins>
      </w:hyperlink>
      <w:ins w:id="1366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ins w:id="1367" w:author="PR Preview" w:date="2026-01-01T00:00:00Z">
        <w:r>
          <w:t xml:space="preserve"> </w:t>
        </w:r>
      </w:ins>
      <w:ins w:id="1368" w:author="PR Preview" w:date="2026-01-01T00:00:00Z">
        <w:r>
          <w:t xml:space="preserve">of the</w:t>
        </w:r>
      </w:ins>
      <w:ins w:id="1369" w:author="PR Preview" w:date="2026-01-01T00:00:00Z">
        <w:r>
          <w:t xml:space="preserve"> </w:t>
        </w:r>
      </w:ins>
      <w:hyperlink w:anchor="def-prediction-rule">
        <w:ins w:id="1370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1371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1372" w:author="PR Preview" w:date="2026-01-01T00:00:00Z">
        <w:r>
          <w:t xml:space="preserve"> </w:t>
        </w:r>
      </w:ins>
      <w:ins w:id="1373" w:author="PR Preview" w:date="2026-01-01T00:00:00Z">
        <w:r>
          <w:t xml:space="preserve">that</w:t>
        </w:r>
      </w:ins>
      <w:ins w:id="1374" w:author="PR Preview" w:date="2026-01-01T00:00:00Z">
        <w:r>
          <w:t xml:space="preserve"> </w:t>
        </w:r>
      </w:ins>
      <m:oMath>
        <m:r>
          <m:t>g</m:t>
        </m:r>
      </m:oMath>
      <w:ins w:id="1375" w:author="PR Preview" w:date="2026-01-01T00:00:00Z">
        <w:r>
          <w:t xml:space="preserve"> </w:t>
        </w:r>
      </w:ins>
      <w:ins w:id="1376" w:author="PR Preview" w:date="2026-01-01T00:00:00Z">
        <w:r>
          <w:t xml:space="preserve">produces from</w:t>
        </w:r>
      </w:ins>
      <w:ins w:id="137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378" w:author="PR Preview" w:date="2026-01-01T00:00:00Z">
        <w:r>
          <w:t xml:space="preserve">,</w:t>
        </w:r>
      </w:ins>
      <w:ins w:id="1379" w:author="PR Preview" w:date="2026-01-01T00:00:00Z">
        <w:r>
          <w:t xml:space="preserve"> </w:t>
        </w:r>
      </w:ins>
      <w:ins w:id="1380" w:author="PR Preview" w:date="2026-01-01T00:00:00Z">
        <w:r>
          <w:t xml:space="preserve">on a new outcome</w:t>
        </w:r>
      </w:ins>
      <w:ins w:id="1381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ins w:id="1382" w:author="PR Preview" w:date="2026-01-01T00:00:00Z">
        <w:r>
          <w:t xml:space="preserve"> </w:t>
        </w:r>
      </w:ins>
      <w:ins w:id="1383" w:author="PR Preview" w:date="2026-01-01T00:00:00Z">
        <w:r>
          <w:t xml:space="preserve">with</w:t>
        </w:r>
      </w:ins>
      <w:ins w:id="1384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ins w:id="1385" w:author="PR Preview" w:date="2026-01-01T00:00:00Z">
        <w:r>
          <w:t xml:space="preserve">,</w:t>
        </w:r>
      </w:ins>
      <w:ins w:id="1386" w:author="PR Preview" w:date="2026-01-01T00:00:00Z">
        <w:r>
          <w:t xml:space="preserve"> </w:t>
        </w:r>
      </w:ins>
      <w:ins w:id="1387" w:author="PR Preview" w:date="2026-01-01T00:00:00Z">
        <w:r>
          <w:t xml:space="preserve">averaged over random</w:t>
        </w:r>
      </w:ins>
      <w:ins w:id="1388" w:author="PR Preview" w:date="2026-01-01T00:00:00Z">
        <w:r>
          <w:t xml:space="preserve"> </w:t>
        </w:r>
      </w:ins>
      <w:hyperlink w:anchor="def-training-set">
        <w:ins w:id="1389" w:author="PR Preview" w:date="2026-01-01T00:00:00Z">
          <w:r>
            <w:rPr>
              <w:rStyle w:val="Hyperlink"/>
            </w:rPr>
            <w:t xml:space="preserve">training sets</w:t>
          </w:r>
        </w:ins>
      </w:hyperlink>
      <w:ins w:id="139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391" w:author="PR Preview" w:date="2026-01-01T00:00:00Z">
        <w:r>
          <w:t xml:space="preserve"> </w:t>
        </w:r>
      </w:ins>
      <w:ins w:id="1392" w:author="PR Preview" w:date="2026-01-01T00:00:00Z">
        <w:r>
          <w:t xml:space="preserve">of</w:t>
        </w:r>
      </w:ins>
      <w:ins w:id="1393" w:author="PR Preview" w:date="2026-01-01T00:00:00Z">
        <w:r>
          <w:t xml:space="preserve"> </w:t>
        </w:r>
      </w:ins>
      <m:oMath>
        <m:r>
          <m:t>n</m:t>
        </m:r>
      </m:oMath>
      <w:ins w:id="1394" w:author="PR Preview" w:date="2026-01-01T00:00:00Z">
        <w:r>
          <w:t xml:space="preserve"> </w:t>
        </w:r>
      </w:ins>
      <w:ins w:id="1395" w:author="PR Preview" w:date="2026-01-01T00:00:00Z">
        <w:r>
          <w:t xml:space="preserve">observations</w:t>
        </w:r>
      </w:ins>
      <w:ins w:id="1396" w:author="PR Preview" w:date="2026-01-01T00:00:00Z">
        <w:r>
          <w:t xml:space="preserve"> </w:t>
        </w:r>
      </w:ins>
      <w:ins w:id="1397" w:author="PR Preview" w:date="2026-01-01T00:00:00Z">
        <w:r>
          <w:t xml:space="preserve">drawn independently of</w:t>
        </w:r>
      </w:ins>
      <w:ins w:id="139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ins w:id="1399" w:author="PR Preview" w:date="2026-01-01T00:00:00Z">
        <w:r>
          <w:t xml:space="preserve">,</w:t>
        </w:r>
      </w:ins>
      <w:ins w:id="1400" w:author="PR Preview" w:date="2026-01-01T00:00:00Z">
        <w:r>
          <w:t xml:space="preserve"> </w:t>
        </w:r>
      </w:ins>
      <w:ins w:id="1401" w:author="PR Preview" w:date="2026-01-01T00:00:00Z">
        <w:r>
          <w:t xml:space="preserve">and over</w:t>
        </w:r>
      </w:ins>
      <w:ins w:id="1402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ins w:id="1403" w:author="PR Preview" w:date="2026-01-01T00:00:00Z">
        <w:r>
          <w:t xml:space="preserve">.</w:t>
        </w:r>
      </w:ins>
      <w:ins w:id="1404" w:author="PR Preview" w:date="2026-01-01T00:00:00Z">
        <w:r>
          <w:t xml:space="preserve"> </w:t>
        </w:r>
      </w:ins>
      <w:ins w:id="1405" w:author="PR Preview" w:date="2026-01-01T00:00:00Z">
        <w:r>
          <w:t xml:space="preserve">The rule</w:t>
        </w:r>
      </w:ins>
      <w:ins w:id="1406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1407" w:author="PR Preview" w:date="2026-01-01T00:00:00Z">
        <w:r>
          <w:t xml:space="preserve"> </w:t>
        </w:r>
      </w:ins>
      <w:ins w:id="1408" w:author="PR Preview" w:date="2026-01-01T00:00:00Z">
        <w:r>
          <w:t xml:space="preserve">is random because</w:t>
        </w:r>
      </w:ins>
      <w:ins w:id="140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410" w:author="PR Preview" w:date="2026-01-01T00:00:00Z">
        <w:r>
          <w:t xml:space="preserve"> </w:t>
        </w:r>
      </w:ins>
      <w:ins w:id="1411" w:author="PR Preview" w:date="2026-01-01T00:00:00Z">
        <w:r>
          <w:t xml:space="preserve">is:</w:t>
        </w:r>
      </w:ins>
    </w:p>
    <w:p>
      <w:pPr>
        <w:pStyle w:val="BodyText"/>
      </w:pPr>
      <w:bookmarkStart w:id="116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8" w:name="rem-epl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18"/>
    <w:bookmarkStart w:id="120" w:name="def-epe"/>
    <w:p>
      <w:pPr>
        <w:pStyle w:val="BodyText"/>
      </w:pPr>
      <w:del w:id="1412" w:author="PR Preview" w:date="2026-01-01T00:00:00Z">
        <w:r>
          <w:rPr>
            <w:b/>
            <w:bCs/>
          </w:rPr>
          <w:delText xml:space="preserve">Definition 31 (Expected prediction error at a covariate value)</w:delText>
        </w:r>
      </w:del>
      <w:del w:id="1413" w:author="PR Preview" w:date="2026-01-01T00:00:00Z">
        <w:r>
          <w:delText xml:space="preserve"> </w:delText>
        </w:r>
      </w:del>
      <w:del w:id="1414" w:author="PR Preview" w:date="2026-01-01T00:00:00Z">
        <w:r>
          <w:delText xml:space="preserve">The</w:delText>
        </w:r>
      </w:del>
      <w:del w:id="1415" w:author="PR Preview" w:date="2026-01-01T00:00:00Z">
        <w:r>
          <w:delText xml:space="preserve"> </w:delText>
        </w:r>
      </w:del>
      <w:del w:id="1416" w:author="PR Preview" w:date="2026-01-01T00:00:00Z">
        <w:r>
          <w:rPr>
            <w:b/>
            <w:bCs/>
          </w:rPr>
          <w:delText xml:space="preserve">expected prediction error at</w:delText>
        </w:r>
      </w:del>
      <w:del w:id="1417" w:author="PR Preview" w:date="2026-01-01T00:00:00Z">
        <w:r>
          <w:rPr>
            <w:b/>
            <w:bCs/>
          </w:rPr>
          <w:delText xml:space="preserve"> </w:delText>
        </w:r>
      </w:del>
      <m:oMath>
        <m:r>
          <m:t>x</m:t>
        </m:r>
      </m:oMath>
      <w:del w:id="1418" w:author="PR Preview" w:date="2026-01-01T00:00:00Z">
        <w:r>
          <w:delText xml:space="preserve"> </w:delText>
        </w:r>
      </w:del>
      <w:del w:id="1419" w:author="PR Preview" w:date="2026-01-01T00:00:00Z">
        <w:r>
          <w:delText xml:space="preserve">(</w:delText>
        </w:r>
      </w:del>
      <w:del w:id="1420" w:author="PR Preview" w:date="2026-01-01T00:00:00Z">
        <w:r>
          <w:rPr>
            <w:b/>
            <w:bCs/>
          </w:rPr>
          <w:delText xml:space="preserve">EPE</w:delText>
        </w:r>
      </w:del>
      <w:del w:id="1421" w:author="PR Preview" w:date="2026-01-01T00:00:00Z">
        <w:r>
          <w:delText xml:space="preserve">; also the</w:delText>
        </w:r>
      </w:del>
      <w:del w:id="1422" w:author="PR Preview" w:date="2026-01-01T00:00:00Z">
        <w:r>
          <w:delText xml:space="preserve"> </w:delText>
        </w:r>
      </w:del>
      <w:del w:id="1423" w:author="PR Preview" w:date="2026-01-01T00:00:00Z">
        <w:r>
          <w:rPr>
            <w:b/>
            <w:bCs/>
          </w:rPr>
          <w:delText xml:space="preserve">expected squared prediction error</w:delText>
        </w:r>
      </w:del>
      <w:del w:id="1424" w:author="PR Preview" w:date="2026-01-01T00:00:00Z">
        <w:r>
          <w:delText xml:space="preserve">,</w:delText>
        </w:r>
      </w:del>
      <w:del w:id="1425" w:author="PR Preview" w:date="2026-01-01T00:00:00Z">
        <w:r>
          <w:delText xml:space="preserve"> </w:delText>
        </w:r>
      </w:del>
      <w:del w:id="1426" w:author="PR Preview" w:date="2026-01-01T00:00:00Z">
        <w:r>
          <w:rPr>
            <w:b/>
            <w:bCs/>
          </w:rPr>
          <w:delText xml:space="preserve">ESPE</w:delText>
        </w:r>
      </w:del>
      <w:del w:id="1427" w:author="PR Preview" w:date="2026-01-01T00:00:00Z">
        <w:r>
          <w:delText xml:space="preserve">)</w:delText>
        </w:r>
      </w:del>
      <w:del w:id="1428" w:author="PR Preview" w:date="2026-01-01T00:00:00Z">
        <w:r>
          <w:delText xml:space="preserve"> </w:delText>
        </w:r>
      </w:del>
      <w:del w:id="1429" w:author="PR Preview" w:date="2026-01-01T00:00:00Z">
        <w:r>
          <w:delText xml:space="preserve">of a</w:delText>
        </w:r>
      </w:del>
      <w:del w:id="1430" w:author="PR Preview" w:date="2026-01-01T00:00:00Z">
        <w:r>
          <w:delText xml:space="preserve"> </w:delText>
        </w:r>
      </w:del>
      <w:hyperlink w:anchor="def-fitting-procedure">
        <w:del w:id="1431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1432" w:author="PR Preview" w:date="2026-01-01T00:00:00Z">
        <w:r>
          <w:delText xml:space="preserve"> </w:delText>
        </w:r>
      </w:del>
      <m:oMath>
        <m:r>
          <m:t>g</m:t>
        </m:r>
      </m:oMath>
      <w:del w:id="1433" w:author="PR Preview" w:date="2026-01-01T00:00:00Z">
        <w:r>
          <w:delText xml:space="preserve"> </w:delText>
        </w:r>
      </w:del>
      <w:del w:id="1434" w:author="PR Preview" w:date="2026-01-01T00:00:00Z">
        <w:r>
          <w:delText xml:space="preserve">at training-set size</w:delText>
        </w:r>
      </w:del>
      <w:del w:id="1435" w:author="PR Preview" w:date="2026-01-01T00:00:00Z">
        <w:r>
          <w:delText xml:space="preserve"> </w:delText>
        </w:r>
      </w:del>
      <m:oMath>
        <m:r>
          <m:t>n</m:t>
        </m:r>
      </m:oMath>
      <w:del w:id="1436" w:author="PR Preview" w:date="2026-01-01T00:00:00Z">
        <w:r>
          <w:delText xml:space="preserve"> </w:delText>
        </w:r>
      </w:del>
      <w:del w:id="1437" w:author="PR Preview" w:date="2026-01-01T00:00:00Z">
        <w:r>
          <w:delText xml:space="preserve">is its</w:delText>
        </w:r>
      </w:del>
      <w:del w:id="1438" w:author="PR Preview" w:date="2026-01-01T00:00:00Z">
        <w:r>
          <w:delText xml:space="preserve"> </w:delText>
        </w:r>
      </w:del>
      <w:hyperlink w:anchor="def-epl">
        <w:del w:id="1439" w:author="PR Preview" w:date="2026-01-01T00:00:00Z">
          <w:r>
            <w:rPr>
              <w:rStyle w:val="Hyperlink"/>
            </w:rPr>
            <w:delText xml:space="preserve">expected prediction loss</w:delText>
          </w:r>
        </w:del>
      </w:hyperlink>
      <w:del w:id="1440" w:author="PR Preview" w:date="2026-01-01T00:00:00Z">
        <w:r>
          <w:delText xml:space="preserve"> </w:delText>
        </w:r>
      </w:del>
      <w:del w:id="1441" w:author="PR Preview" w:date="2026-01-01T00:00:00Z">
        <w:r>
          <w:delText xml:space="preserve">under</w:delText>
        </w:r>
      </w:del>
      <w:del w:id="1442" w:author="PR Preview" w:date="2026-01-01T00:00:00Z">
        <w:r>
          <w:delText xml:space="preserve"> </w:delText>
        </w:r>
      </w:del>
      <w:hyperlink w:anchor="rem-squared-error-loss">
        <w:del w:id="1443" w:author="PR Preview" w:date="2026-01-01T00:00:00Z">
          <w:r>
            <w:rPr>
              <w:rStyle w:val="Hyperlink"/>
            </w:rPr>
            <w:delText xml:space="preserve">squared-error loss</w:delText>
          </w:r>
        </w:del>
      </w:hyperlink>
      <w:del w:id="1444" w:author="PR Preview" w:date="2026-01-01T00:00:00Z">
        <w:r>
          <w:delText xml:space="preserve">,</w:delText>
        </w:r>
      </w:del>
      <w:del w:id="1445" w:author="PR Preview" w:date="2026-01-01T00:00:00Z">
        <w:r>
          <w:delText xml:space="preserve"> </w:delText>
        </w:r>
      </w:del>
      <w:del w:id="1446" w:author="PR Preview" w:date="2026-01-01T00:00:00Z">
        <w:r>
          <w:delText xml:space="preserve">the expected value of the squared</w:delText>
        </w:r>
      </w:del>
      <w:del w:id="1447" w:author="PR Preview" w:date="2026-01-01T00:00:00Z">
        <w:r>
          <w:delText xml:space="preserve"> </w:delText>
        </w:r>
      </w:del>
      <w:hyperlink r:id="rId69">
        <w:del w:id="1448" w:author="PR Preview" w:date="2026-01-01T00:00:00Z">
          <w:r>
            <w:rPr>
              <w:rStyle w:val="Hyperlink"/>
            </w:rPr>
            <w:delText xml:space="preserve">prediction error</w:delText>
          </w:r>
        </w:del>
      </w:hyperlink>
      <w:del w:id="1449" w:author="PR Preview" w:date="2026-01-01T00:00:00Z">
        <w:r>
          <w:delText xml:space="preserve"> </w:delText>
        </w:r>
      </w:del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del w:id="1450" w:author="PR Preview" w:date="2026-01-01T00:00:00Z">
        <w:r>
          <w:delText xml:space="preserve"> </w:delText>
        </w:r>
      </w:del>
      <w:del w:id="1451" w:author="PR Preview" w:date="2026-01-01T00:00:00Z">
        <w:r>
          <w:delText xml:space="preserve">of the</w:delText>
        </w:r>
      </w:del>
      <w:del w:id="1452" w:author="PR Preview" w:date="2026-01-01T00:00:00Z">
        <w:r>
          <w:delText xml:space="preserve"> </w:delText>
        </w:r>
      </w:del>
      <w:hyperlink w:anchor="def-prediction-rule">
        <w:del w:id="1453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1454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1455" w:author="PR Preview" w:date="2026-01-01T00:00:00Z">
        <w:r>
          <w:delText xml:space="preserve"> </w:delText>
        </w:r>
      </w:del>
      <w:del w:id="1456" w:author="PR Preview" w:date="2026-01-01T00:00:00Z">
        <w:r>
          <w:delText xml:space="preserve">that</w:delText>
        </w:r>
      </w:del>
      <w:del w:id="1457" w:author="PR Preview" w:date="2026-01-01T00:00:00Z">
        <w:r>
          <w:delText xml:space="preserve"> </w:delText>
        </w:r>
      </w:del>
      <m:oMath>
        <m:r>
          <m:t>g</m:t>
        </m:r>
      </m:oMath>
      <w:del w:id="1458" w:author="PR Preview" w:date="2026-01-01T00:00:00Z">
        <w:r>
          <w:delText xml:space="preserve"> </w:delText>
        </w:r>
      </w:del>
      <w:del w:id="1459" w:author="PR Preview" w:date="2026-01-01T00:00:00Z">
        <w:r>
          <w:delText xml:space="preserve">produces from</w:delText>
        </w:r>
      </w:del>
      <w:del w:id="146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461" w:author="PR Preview" w:date="2026-01-01T00:00:00Z">
        <w:r>
          <w:delText xml:space="preserve">:</w:delText>
        </w:r>
      </w:del>
    </w:p>
    <w:p>
      <w:pPr>
        <w:pStyle w:val="BodyText"/>
      </w:pPr>
      <w:ins w:id="1462" w:author="PR Preview" w:date="2026-01-01T00:00:00Z">
        <w:r>
          <w:rPr>
            <w:b/>
            <w:bCs/>
          </w:rPr>
          <w:t xml:space="preserve">Definition 32 (Expected prediction error at a covariate value)</w:t>
        </w:r>
      </w:ins>
      <w:ins w:id="1463" w:author="PR Preview" w:date="2026-01-01T00:00:00Z">
        <w:r>
          <w:t xml:space="preserve"> </w:t>
        </w:r>
      </w:ins>
      <w:ins w:id="1464" w:author="PR Preview" w:date="2026-01-01T00:00:00Z">
        <w:r>
          <w:t xml:space="preserve">The</w:t>
        </w:r>
      </w:ins>
      <w:ins w:id="1465" w:author="PR Preview" w:date="2026-01-01T00:00:00Z">
        <w:r>
          <w:t xml:space="preserve"> </w:t>
        </w:r>
      </w:ins>
      <w:ins w:id="1466" w:author="PR Preview" w:date="2026-01-01T00:00:00Z">
        <w:r>
          <w:rPr>
            <w:b/>
            <w:bCs/>
          </w:rPr>
          <w:t xml:space="preserve">expected prediction error at</w:t>
        </w:r>
      </w:ins>
      <w:ins w:id="1467" w:author="PR Preview" w:date="2026-01-01T00:00:00Z">
        <w:r>
          <w:rPr>
            <w:b/>
            <w:bCs/>
          </w:rPr>
          <w:t xml:space="preserve"> </w:t>
        </w:r>
      </w:ins>
      <m:oMath>
        <m:r>
          <m:t>x</m:t>
        </m:r>
      </m:oMath>
      <w:ins w:id="1468" w:author="PR Preview" w:date="2026-01-01T00:00:00Z">
        <w:r>
          <w:t xml:space="preserve"> </w:t>
        </w:r>
      </w:ins>
      <w:ins w:id="1469" w:author="PR Preview" w:date="2026-01-01T00:00:00Z">
        <w:r>
          <w:t xml:space="preserve">(</w:t>
        </w:r>
      </w:ins>
      <w:ins w:id="1470" w:author="PR Preview" w:date="2026-01-01T00:00:00Z">
        <w:r>
          <w:rPr>
            <w:b/>
            <w:bCs/>
          </w:rPr>
          <w:t xml:space="preserve">EPE</w:t>
        </w:r>
      </w:ins>
      <w:ins w:id="1471" w:author="PR Preview" w:date="2026-01-01T00:00:00Z">
        <w:r>
          <w:t xml:space="preserve">; also the</w:t>
        </w:r>
      </w:ins>
      <w:ins w:id="1472" w:author="PR Preview" w:date="2026-01-01T00:00:00Z">
        <w:r>
          <w:t xml:space="preserve"> </w:t>
        </w:r>
      </w:ins>
      <w:ins w:id="1473" w:author="PR Preview" w:date="2026-01-01T00:00:00Z">
        <w:r>
          <w:rPr>
            <w:b/>
            <w:bCs/>
          </w:rPr>
          <w:t xml:space="preserve">expected squared prediction error</w:t>
        </w:r>
      </w:ins>
      <w:ins w:id="1474" w:author="PR Preview" w:date="2026-01-01T00:00:00Z">
        <w:r>
          <w:t xml:space="preserve">,</w:t>
        </w:r>
      </w:ins>
      <w:ins w:id="1475" w:author="PR Preview" w:date="2026-01-01T00:00:00Z">
        <w:r>
          <w:t xml:space="preserve"> </w:t>
        </w:r>
      </w:ins>
      <w:ins w:id="1476" w:author="PR Preview" w:date="2026-01-01T00:00:00Z">
        <w:r>
          <w:rPr>
            <w:b/>
            <w:bCs/>
          </w:rPr>
          <w:t xml:space="preserve">ESPE</w:t>
        </w:r>
      </w:ins>
      <w:ins w:id="1477" w:author="PR Preview" w:date="2026-01-01T00:00:00Z">
        <w:r>
          <w:t xml:space="preserve">)</w:t>
        </w:r>
      </w:ins>
      <w:ins w:id="1478" w:author="PR Preview" w:date="2026-01-01T00:00:00Z">
        <w:r>
          <w:t xml:space="preserve"> </w:t>
        </w:r>
      </w:ins>
      <w:ins w:id="1479" w:author="PR Preview" w:date="2026-01-01T00:00:00Z">
        <w:r>
          <w:t xml:space="preserve">of a</w:t>
        </w:r>
      </w:ins>
      <w:ins w:id="1480" w:author="PR Preview" w:date="2026-01-01T00:00:00Z">
        <w:r>
          <w:t xml:space="preserve"> </w:t>
        </w:r>
      </w:ins>
      <w:hyperlink w:anchor="def-fitting-procedure">
        <w:ins w:id="1481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1482" w:author="PR Preview" w:date="2026-01-01T00:00:00Z">
        <w:r>
          <w:t xml:space="preserve"> </w:t>
        </w:r>
      </w:ins>
      <m:oMath>
        <m:r>
          <m:t>g</m:t>
        </m:r>
      </m:oMath>
      <w:ins w:id="1483" w:author="PR Preview" w:date="2026-01-01T00:00:00Z">
        <w:r>
          <w:t xml:space="preserve"> </w:t>
        </w:r>
      </w:ins>
      <w:ins w:id="1484" w:author="PR Preview" w:date="2026-01-01T00:00:00Z">
        <w:r>
          <w:t xml:space="preserve">at training-set size</w:t>
        </w:r>
      </w:ins>
      <w:ins w:id="1485" w:author="PR Preview" w:date="2026-01-01T00:00:00Z">
        <w:r>
          <w:t xml:space="preserve"> </w:t>
        </w:r>
      </w:ins>
      <m:oMath>
        <m:r>
          <m:t>n</m:t>
        </m:r>
      </m:oMath>
      <w:ins w:id="1486" w:author="PR Preview" w:date="2026-01-01T00:00:00Z">
        <w:r>
          <w:t xml:space="preserve"> </w:t>
        </w:r>
      </w:ins>
      <w:ins w:id="1487" w:author="PR Preview" w:date="2026-01-01T00:00:00Z">
        <w:r>
          <w:t xml:space="preserve">is its</w:t>
        </w:r>
      </w:ins>
      <w:ins w:id="1488" w:author="PR Preview" w:date="2026-01-01T00:00:00Z">
        <w:r>
          <w:t xml:space="preserve"> </w:t>
        </w:r>
      </w:ins>
      <w:hyperlink w:anchor="def-epl">
        <w:ins w:id="1489" w:author="PR Preview" w:date="2026-01-01T00:00:00Z">
          <w:r>
            <w:rPr>
              <w:rStyle w:val="Hyperlink"/>
            </w:rPr>
            <w:t xml:space="preserve">expected prediction loss</w:t>
          </w:r>
        </w:ins>
      </w:hyperlink>
      <w:ins w:id="1490" w:author="PR Preview" w:date="2026-01-01T00:00:00Z">
        <w:r>
          <w:t xml:space="preserve"> </w:t>
        </w:r>
      </w:ins>
      <w:ins w:id="1491" w:author="PR Preview" w:date="2026-01-01T00:00:00Z">
        <w:r>
          <w:t xml:space="preserve">under</w:t>
        </w:r>
      </w:ins>
      <w:ins w:id="1492" w:author="PR Preview" w:date="2026-01-01T00:00:00Z">
        <w:r>
          <w:t xml:space="preserve"> </w:t>
        </w:r>
      </w:ins>
      <w:hyperlink w:anchor="rem-squared-error-loss">
        <w:ins w:id="1493" w:author="PR Preview" w:date="2026-01-01T00:00:00Z">
          <w:r>
            <w:rPr>
              <w:rStyle w:val="Hyperlink"/>
            </w:rPr>
            <w:t xml:space="preserve">squared-error loss</w:t>
          </w:r>
        </w:ins>
      </w:hyperlink>
      <w:ins w:id="1494" w:author="PR Preview" w:date="2026-01-01T00:00:00Z">
        <w:r>
          <w:t xml:space="preserve">,</w:t>
        </w:r>
      </w:ins>
      <w:ins w:id="1495" w:author="PR Preview" w:date="2026-01-01T00:00:00Z">
        <w:r>
          <w:t xml:space="preserve"> </w:t>
        </w:r>
      </w:ins>
      <w:ins w:id="1496" w:author="PR Preview" w:date="2026-01-01T00:00:00Z">
        <w:r>
          <w:t xml:space="preserve">the expected value of the squared</w:t>
        </w:r>
      </w:ins>
      <w:ins w:id="1497" w:author="PR Preview" w:date="2026-01-01T00:00:00Z">
        <w:r>
          <w:t xml:space="preserve"> </w:t>
        </w:r>
      </w:ins>
      <w:hyperlink r:id="rId69">
        <w:ins w:id="1498" w:author="PR Preview" w:date="2026-01-01T00:00:00Z">
          <w:r>
            <w:rPr>
              <w:rStyle w:val="Hyperlink"/>
            </w:rPr>
            <w:t xml:space="preserve">prediction error</w:t>
          </w:r>
        </w:ins>
      </w:hyperlink>
      <w:ins w:id="1499" w:author="PR Preview" w:date="2026-01-01T00:00:00Z">
        <w:r>
          <w:t xml:space="preserve"> </w:t>
        </w:r>
      </w:ins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ins w:id="1500" w:author="PR Preview" w:date="2026-01-01T00:00:00Z">
        <w:r>
          <w:t xml:space="preserve"> </w:t>
        </w:r>
      </w:ins>
      <w:ins w:id="1501" w:author="PR Preview" w:date="2026-01-01T00:00:00Z">
        <w:r>
          <w:t xml:space="preserve">of the</w:t>
        </w:r>
      </w:ins>
      <w:ins w:id="1502" w:author="PR Preview" w:date="2026-01-01T00:00:00Z">
        <w:r>
          <w:t xml:space="preserve"> </w:t>
        </w:r>
      </w:ins>
      <w:hyperlink w:anchor="def-prediction-rule">
        <w:ins w:id="1503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1504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1505" w:author="PR Preview" w:date="2026-01-01T00:00:00Z">
        <w:r>
          <w:t xml:space="preserve"> </w:t>
        </w:r>
      </w:ins>
      <w:ins w:id="1506" w:author="PR Preview" w:date="2026-01-01T00:00:00Z">
        <w:r>
          <w:t xml:space="preserve">that</w:t>
        </w:r>
      </w:ins>
      <w:ins w:id="1507" w:author="PR Preview" w:date="2026-01-01T00:00:00Z">
        <w:r>
          <w:t xml:space="preserve"> </w:t>
        </w:r>
      </w:ins>
      <m:oMath>
        <m:r>
          <m:t>g</m:t>
        </m:r>
      </m:oMath>
      <w:ins w:id="1508" w:author="PR Preview" w:date="2026-01-01T00:00:00Z">
        <w:r>
          <w:t xml:space="preserve"> </w:t>
        </w:r>
      </w:ins>
      <w:ins w:id="1509" w:author="PR Preview" w:date="2026-01-01T00:00:00Z">
        <w:r>
          <w:t xml:space="preserve">produces from</w:t>
        </w:r>
      </w:ins>
      <w:ins w:id="151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511" w:author="PR Preview" w:date="2026-01-01T00:00:00Z">
        <w:r>
          <w:t xml:space="preserve">:</w:t>
        </w:r>
      </w:ins>
    </w:p>
    <w:p>
      <w:pPr>
        <w:pStyle w:val="BodyText"/>
      </w:pPr>
      <w:bookmarkStart w:id="119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rem-epe-mse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21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del w:id="1512" w:author="PR Preview" w:date="2026-01-01T00:00:00Z">
        <w:r>
          <w:delText xml:space="preserve">It differs from the pMSE of the same prediction as an estimator of the</w:delText>
        </w:r>
      </w:del>
      <w:del w:id="1513" w:author="PR Preview" w:date="2026-01-01T00:00:00Z">
        <w:r>
          <w:delText xml:space="preserve"> </w:delText>
        </w:r>
      </w:del>
      <w:hyperlink w:anchor="def-mean-function">
        <w:del w:id="1514" w:author="PR Preview" w:date="2026-01-01T00:00:00Z">
          <w:r>
            <w:rPr>
              <w:rStyle w:val="Hyperlink"/>
            </w:rPr>
            <w:delText xml:space="preserve">mean function</w:delText>
          </w:r>
        </w:del>
      </w:hyperlink>
      <w:del w:id="1515" w:author="PR Preview" w:date="2026-01-01T00:00:00Z">
        <w:r>
          <w:delText xml:space="preserve"> </w:delText>
        </w:r>
      </w:del>
      <w:del w:id="1516" w:author="PR Preview" w:date="2026-01-01T00:00:00Z">
        <w:r>
          <w:delText xml:space="preserve">value</w:delText>
        </w:r>
      </w:del>
      <w:del w:id="1517" w:author="PR Preview" w:date="2026-01-01T00:00:00Z">
        <w:r>
          <w:delText xml:space="preserve"> </w:delText>
        </w:r>
      </w:del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1518" w:author="PR Preview" w:date="2026-01-01T00:00:00Z">
        <w:r>
          <w:delText xml:space="preserve">:</w:delText>
        </w:r>
      </w:del>
      <w:del w:id="1519" w:author="PR Preview" w:date="2026-01-01T00:00:00Z">
        <w:r>
          <w:delText xml:space="preserve"> </w:delText>
        </w:r>
      </w:del>
      <w:hyperlink w:anchor="thm-epe-decomposition">
        <w:del w:id="1520" w:author="PR Preview" w:date="2026-01-01T00:00:00Z">
          <w:r>
            <w:rPr>
              <w:rStyle w:val="Hyperlink"/>
            </w:rPr>
            <w:delText xml:space="preserve">Theorem 3</w:delText>
          </w:r>
        </w:del>
      </w:hyperlink>
      <w:del w:id="1521" w:author="PR Preview" w:date="2026-01-01T00:00:00Z">
        <w:r>
          <w:delText xml:space="preserve"> </w:delText>
        </w:r>
      </w:del>
      <w:del w:id="1522" w:author="PR Preview" w:date="2026-01-01T00:00:00Z">
        <w:r>
          <w:delText xml:space="preserve">shows that it exceeds that pMSE by the noise variance.</w:delText>
        </w:r>
      </w:del>
      <w:del w:id="1523" w:author="PR Preview" w:date="2026-01-01T00:00:00Z">
        <w:r>
          <w:delText xml:space="preserve"> </w:delText>
        </w:r>
      </w:del>
      <w:del w:id="1524" w:author="PR Preview" w:date="2026-01-01T00:00:00Z">
        <w:r>
          <w:delText xml:space="preserve">The acronym omits</w:delText>
        </w:r>
      </w:del>
      <w:del w:id="1525" w:author="PR Preview" w:date="2026-01-01T00:00:00Z">
        <w:r>
          <w:delText xml:space="preserve"> </w:delText>
        </w:r>
      </w:del>
      <w:del w:id="1526" w:author="PR Preview" w:date="2026-01-01T00:00:00Z">
        <w:r>
          <w:delText xml:space="preserve">“squared”</w:delText>
        </w:r>
      </w:del>
      <w:del w:id="1527" w:author="PR Preview" w:date="2026-01-01T00:00:00Z">
        <w:r>
          <w:delText xml:space="preserve"> </w:delText>
        </w:r>
      </w:del>
      <w:del w:id="1528" w:author="PR Preview" w:date="2026-01-01T00:00:00Z">
        <w:r>
          <w:delText xml:space="preserve">because</w:delText>
        </w:r>
      </w:del>
      <w:del w:id="1529" w:author="PR Preview" w:date="2026-01-01T00:00:00Z">
        <w:r>
          <w:delText xml:space="preserve"> </w:delText>
        </w:r>
      </w:del>
      <w:del w:id="1530" w:author="PR Preview" w:date="2026-01-01T00:00:00Z">
        <w:r>
          <w:delText xml:space="preserve">“error”</w:delText>
        </w:r>
      </w:del>
      <w:del w:id="1531" w:author="PR Preview" w:date="2026-01-01T00:00:00Z">
        <w:r>
          <w:delText xml:space="preserve"> </w:delText>
        </w:r>
      </w:del>
      <w:del w:id="1532" w:author="PR Preview" w:date="2026-01-01T00:00:00Z">
        <w:r>
          <w:delText xml:space="preserve">already means squared error here.</w:delText>
        </w:r>
      </w:del>
      <w:del w:id="1533" w:author="PR Preview" w:date="2026-01-01T00:00:00Z">
        <w:r>
          <w:delText xml:space="preserve"> </w:delText>
        </w:r>
      </w:del>
      <w:del w:id="1534" w:author="PR Preview" w:date="2026-01-01T00:00:00Z">
        <w:r>
          <w:delText xml:space="preserve">Another loss gives an expected prediction loss, not an EPE.</w:delText>
        </w:r>
      </w:del>
    </w:p>
    <w:p>
      <w:pPr>
        <w:pStyle w:val="BodyText"/>
      </w:pPr>
      <w:ins w:id="1535" w:author="PR Preview" w:date="2026-01-01T00:00:00Z">
        <w:r>
          <w:t xml:space="preserve">It differs from the pMSE of the same prediction as an estimator of the</w:t>
        </w:r>
      </w:ins>
      <w:ins w:id="1536" w:author="PR Preview" w:date="2026-01-01T00:00:00Z">
        <w:r>
          <w:t xml:space="preserve"> </w:t>
        </w:r>
      </w:ins>
      <w:hyperlink w:anchor="def-mean-function">
        <w:ins w:id="1537" w:author="PR Preview" w:date="2026-01-01T00:00:00Z">
          <w:r>
            <w:rPr>
              <w:rStyle w:val="Hyperlink"/>
            </w:rPr>
            <w:t xml:space="preserve">mean function</w:t>
          </w:r>
        </w:ins>
      </w:hyperlink>
      <w:ins w:id="1538" w:author="PR Preview" w:date="2026-01-01T00:00:00Z">
        <w:r>
          <w:t xml:space="preserve"> </w:t>
        </w:r>
      </w:ins>
      <w:ins w:id="1539" w:author="PR Preview" w:date="2026-01-01T00:00:00Z">
        <w:r>
          <w:t xml:space="preserve">value</w:t>
        </w:r>
      </w:ins>
      <w:ins w:id="1540" w:author="PR Preview" w:date="2026-01-01T00:00:00Z">
        <w:r>
          <w:t xml:space="preserve"> </w:t>
        </w:r>
      </w:ins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1541" w:author="PR Preview" w:date="2026-01-01T00:00:00Z">
        <w:r>
          <w:t xml:space="preserve">:</w:t>
        </w:r>
      </w:ins>
      <w:ins w:id="1542" w:author="PR Preview" w:date="2026-01-01T00:00:00Z">
        <w:r>
          <w:t xml:space="preserve"> </w:t>
        </w:r>
      </w:ins>
      <w:hyperlink w:anchor="thm-epe-decomposition">
        <w:ins w:id="1543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1544" w:author="PR Preview" w:date="2026-01-01T00:00:00Z">
        <w:r>
          <w:t xml:space="preserve"> </w:t>
        </w:r>
      </w:ins>
      <w:ins w:id="1545" w:author="PR Preview" w:date="2026-01-01T00:00:00Z">
        <w:r>
          <w:t xml:space="preserve">shows that it exceeds that pMSE by the noise variance.</w:t>
        </w:r>
      </w:ins>
      <w:ins w:id="1546" w:author="PR Preview" w:date="2026-01-01T00:00:00Z">
        <w:r>
          <w:t xml:space="preserve"> </w:t>
        </w:r>
      </w:ins>
      <w:ins w:id="1547" w:author="PR Preview" w:date="2026-01-01T00:00:00Z">
        <w:r>
          <w:t xml:space="preserve">The acronym omits</w:t>
        </w:r>
      </w:ins>
      <w:ins w:id="1548" w:author="PR Preview" w:date="2026-01-01T00:00:00Z">
        <w:r>
          <w:t xml:space="preserve"> </w:t>
        </w:r>
      </w:ins>
      <w:ins w:id="1549" w:author="PR Preview" w:date="2026-01-01T00:00:00Z">
        <w:r>
          <w:t xml:space="preserve">“squared”</w:t>
        </w:r>
      </w:ins>
      <w:ins w:id="1550" w:author="PR Preview" w:date="2026-01-01T00:00:00Z">
        <w:r>
          <w:t xml:space="preserve"> </w:t>
        </w:r>
      </w:ins>
      <w:ins w:id="1551" w:author="PR Preview" w:date="2026-01-01T00:00:00Z">
        <w:r>
          <w:t xml:space="preserve">because</w:t>
        </w:r>
      </w:ins>
      <w:ins w:id="1552" w:author="PR Preview" w:date="2026-01-01T00:00:00Z">
        <w:r>
          <w:t xml:space="preserve"> </w:t>
        </w:r>
      </w:ins>
      <w:ins w:id="1553" w:author="PR Preview" w:date="2026-01-01T00:00:00Z">
        <w:r>
          <w:t xml:space="preserve">“error”</w:t>
        </w:r>
      </w:ins>
      <w:ins w:id="1554" w:author="PR Preview" w:date="2026-01-01T00:00:00Z">
        <w:r>
          <w:t xml:space="preserve"> </w:t>
        </w:r>
      </w:ins>
      <w:ins w:id="1555" w:author="PR Preview" w:date="2026-01-01T00:00:00Z">
        <w:r>
          <w:t xml:space="preserve">already means squared error here.</w:t>
        </w:r>
      </w:ins>
      <w:ins w:id="1556" w:author="PR Preview" w:date="2026-01-01T00:00:00Z">
        <w:r>
          <w:t xml:space="preserve"> </w:t>
        </w:r>
      </w:ins>
      <w:ins w:id="1557" w:author="PR Preview" w:date="2026-01-01T00:00:00Z">
        <w:r>
          <w:t xml:space="preserve">Another loss gives an expected prediction loss, not an EPE.</w:t>
        </w:r>
      </w:ins>
    </w:p>
    <w:bookmarkEnd w:id="122"/>
    <w:bookmarkStart w:id="123" w:name="rem-source-epe"/>
    <w:p>
      <w:pPr>
        <w:pStyle w:val="BodyText"/>
      </w:pPr>
      <w:r>
        <w:rPr>
          <w:i/>
          <w:iCs/>
        </w:rPr>
        <w:t xml:space="preserve">Remark 10</w:t>
      </w:r>
      <w:r>
        <w:t xml:space="preserve"> (Source: Expected prediction error at a covariate value). </w:t>
      </w:r>
      <w:r>
        <w:t xml:space="preserve">Hastie et al. (2009, sec. 7.3)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23"/>
    <w:bookmarkStart w:id="124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24"/>
    <w:bookmarkStart w:id="126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del w:id="1558" w:author="PR Preview" w:date="2026-01-01T00:00:00Z">
        <w:r>
          <w:delText xml:space="preserve">The steps labeled</w:delText>
        </w:r>
      </w:del>
      <w:del w:id="1559" w:author="PR Preview" w:date="2026-01-01T00:00:00Z">
        <w:r>
          <w:delText xml:space="preserve"> </w:delText>
        </w:r>
      </w:del>
      <w:del w:id="1560" w:author="PR Preview" w:date="2026-01-01T00:00:00Z">
        <w:r>
          <w:delText xml:space="preserve">“definition”</w:delText>
        </w:r>
      </w:del>
      <w:del w:id="1561" w:author="PR Preview" w:date="2026-01-01T00:00:00Z">
        <w:r>
          <w:delText xml:space="preserve"> </w:delText>
        </w:r>
      </w:del>
      <w:del w:id="1562" w:author="PR Preview" w:date="2026-01-01T00:00:00Z">
        <w:r>
          <w:delText xml:space="preserve">apply</w:delText>
        </w:r>
      </w:del>
      <w:del w:id="1563" w:author="PR Preview" w:date="2026-01-01T00:00:00Z">
        <w:r>
          <w:delText xml:space="preserve"> </w:delText>
        </w:r>
      </w:del>
      <w:hyperlink w:anchor="eq-expected-generalization-error">
        <w:del w:id="1564" w:author="PR Preview" w:date="2026-01-01T00:00:00Z">
          <w:r>
            <w:rPr>
              <w:rStyle w:val="Hyperlink"/>
            </w:rPr>
            <w:delText xml:space="preserve">Equation 15</w:delText>
          </w:r>
        </w:del>
      </w:hyperlink>
      <w:del w:id="1565" w:author="PR Preview" w:date="2026-01-01T00:00:00Z">
        <w:r>
          <w:delText xml:space="preserve">,</w:delText>
        </w:r>
      </w:del>
      <w:del w:id="1566" w:author="PR Preview" w:date="2026-01-01T00:00:00Z">
        <w:r>
          <w:delText xml:space="preserve"> </w:delText>
        </w:r>
      </w:del>
      <w:hyperlink w:anchor="eq-generalization-error">
        <w:del w:id="1567" w:author="PR Preview" w:date="2026-01-01T00:00:00Z">
          <w:r>
            <w:rPr>
              <w:rStyle w:val="Hyperlink"/>
            </w:rPr>
            <w:delText xml:space="preserve">Equation 11</w:delText>
          </w:r>
        </w:del>
      </w:hyperlink>
      <w:del w:id="1568" w:author="PR Preview" w:date="2026-01-01T00:00:00Z">
        <w:r>
          <w:delText xml:space="preserve"> </w:delText>
        </w:r>
      </w:del>
      <w:del w:id="1569" w:author="PR Preview" w:date="2026-01-01T00:00:00Z">
        <w:r>
          <w:delText xml:space="preserve">and</w:delText>
        </w:r>
      </w:del>
      <w:del w:id="1570" w:author="PR Preview" w:date="2026-01-01T00:00:00Z">
        <w:r>
          <w:delText xml:space="preserve"> </w:delText>
        </w:r>
      </w:del>
      <w:hyperlink w:anchor="eq-epl">
        <w:del w:id="1571" w:author="PR Preview" w:date="2026-01-01T00:00:00Z">
          <w:r>
            <w:rPr>
              <w:rStyle w:val="Hyperlink"/>
            </w:rPr>
            <w:delText xml:space="preserve">Equation 24</w:delText>
          </w:r>
        </w:del>
      </w:hyperlink>
      <w:del w:id="1572" w:author="PR Preview" w:date="2026-01-01T00:00:00Z">
        <w:r>
          <w:delText xml:space="preserve">, in that order.</w:delText>
        </w:r>
      </w:del>
      <w:del w:id="1573" w:author="PR Preview" w:date="2026-01-01T00:00:00Z">
        <w:r>
          <w:delText xml:space="preserve"> </w:delText>
        </w:r>
      </w:del>
      <w:del w:id="1574" w:author="PR Preview" w:date="2026-01-01T00:00:00Z">
        <w:r>
          <w:delText xml:space="preserve">Here</w:delText>
        </w:r>
      </w:del>
      <w:del w:id="1575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del w:id="1576" w:author="PR Preview" w:date="2026-01-01T00:00:00Z">
        <w:r>
          <w:delText xml:space="preserve"> </w:delText>
        </w:r>
      </w:del>
      <w:del w:id="1577" w:author="PR Preview" w:date="2026-01-01T00:00:00Z">
        <w:r>
          <w:delText xml:space="preserve">abbreviates</w:delText>
        </w:r>
      </w:del>
      <w:del w:id="1578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del w:id="1579" w:author="PR Preview" w:date="2026-01-01T00:00:00Z">
        <w:r>
          <w:delText xml:space="preserve">, the</w:delText>
        </w:r>
      </w:del>
      <w:del w:id="1580" w:author="PR Preview" w:date="2026-01-01T00:00:00Z">
        <w:r>
          <w:delText xml:space="preserve"> </w:delText>
        </w:r>
      </w:del>
      <w:hyperlink w:anchor="def-observation-loss">
        <w:del w:id="1581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1582" w:author="PR Preview" w:date="2026-01-01T00:00:00Z">
        <w:r>
          <w:delText xml:space="preserve"> </w:delText>
        </w:r>
      </w:del>
      <w:del w:id="1583" w:author="PR Preview" w:date="2026-01-01T00:00:00Z">
        <w:r>
          <w:delText xml:space="preserve">of the prediction rule</w:delText>
        </w:r>
      </w:del>
      <w:del w:id="1584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del w:id="1585" w:author="PR Preview" w:date="2026-01-01T00:00:00Z">
        <w:r>
          <w:delText xml:space="preserve"> </w:delText>
        </w:r>
      </w:del>
      <w:del w:id="1586" w:author="PR Preview" w:date="2026-01-01T00:00:00Z">
        <w:r>
          <w:delText xml:space="preserve">(</w:delText>
        </w:r>
      </w:del>
      <w:hyperlink w:anchor="eq-prediction-rule">
        <w:del w:id="1587" w:author="PR Preview" w:date="2026-01-01T00:00:00Z">
          <w:r>
            <w:rPr>
              <w:rStyle w:val="Hyperlink"/>
            </w:rPr>
            <w:delText xml:space="preserve">Equation 9</w:delText>
          </w:r>
        </w:del>
      </w:hyperlink>
      <w:del w:id="1588" w:author="PR Preview" w:date="2026-01-01T00:00:00Z">
        <w:r>
          <w:delText xml:space="preserve">)</w:delText>
        </w:r>
      </w:del>
      <w:del w:id="1589" w:author="PR Preview" w:date="2026-01-01T00:00:00Z">
        <w:r>
          <w:delText xml:space="preserve"> </w:delText>
        </w:r>
      </w:del>
      <w:del w:id="1590" w:author="PR Preview" w:date="2026-01-01T00:00:00Z">
        <w:r>
          <w:delText xml:space="preserve">on the new observation.</w:delText>
        </w:r>
      </w:del>
      <w:del w:id="1591" w:author="PR Preview" w:date="2026-01-01T00:00:00Z">
        <w:r>
          <w:delText xml:space="preserve"> </w:delText>
        </w:r>
      </w:del>
      <w:del w:id="1592" w:author="PR Preview" w:date="2026-01-01T00:00:00Z">
        <w:r>
          <w:delText xml:space="preserve">The two steps labeled</w:delText>
        </w:r>
      </w:del>
      <w:del w:id="1593" w:author="PR Preview" w:date="2026-01-01T00:00:00Z">
        <w:r>
          <w:delText xml:space="preserve"> </w:delText>
        </w:r>
      </w:del>
      <w:del w:id="1594" w:author="PR Preview" w:date="2026-01-01T00:00:00Z">
        <w:r>
          <w:delText xml:space="preserve">“iterated expectations”</w:delText>
        </w:r>
      </w:del>
      <w:del w:id="1595" w:author="PR Preview" w:date="2026-01-01T00:00:00Z">
        <w:r>
          <w:delText xml:space="preserve"> </w:delText>
        </w:r>
      </w:del>
      <w:del w:id="1596" w:author="PR Preview" w:date="2026-01-01T00:00:00Z">
        <w:r>
          <w:delText xml:space="preserve">use the</w:delText>
        </w:r>
      </w:del>
      <w:del w:id="1597" w:author="PR Preview" w:date="2026-01-01T00:00:00Z">
        <w:r>
          <w:delText xml:space="preserve"> </w:delText>
        </w:r>
      </w:del>
      <w:hyperlink r:id="rId125">
        <w:del w:id="1598" w:author="PR Preview" w:date="2026-01-01T00:00:00Z">
          <w:r>
            <w:rPr>
              <w:rStyle w:val="Hyperlink"/>
            </w:rPr>
            <w:delText xml:space="preserve">law of iterated expectations</w:delText>
          </w:r>
        </w:del>
      </w:hyperlink>
      <w:del w:id="1599" w:author="PR Preview" w:date="2026-01-01T00:00:00Z">
        <w:r>
          <w:delText xml:space="preserve">,</w:delText>
        </w:r>
      </w:del>
      <w:del w:id="1600" w:author="PR Preview" w:date="2026-01-01T00:00:00Z">
        <w:r>
          <w:delText xml:space="preserve"> </w:delText>
        </w:r>
      </w:del>
      <w:del w:id="1601" w:author="PR Preview" w:date="2026-01-01T00:00:00Z">
        <w:r>
          <w:delText xml:space="preserve">the first conditioning on</w:delText>
        </w:r>
      </w:del>
      <w:del w:id="160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603" w:author="PR Preview" w:date="2026-01-01T00:00:00Z">
        <w:r>
          <w:delText xml:space="preserve"> </w:delText>
        </w:r>
      </w:del>
      <w:del w:id="1604" w:author="PR Preview" w:date="2026-01-01T00:00:00Z">
        <w:r>
          <w:delText xml:space="preserve">and the second on</w:delText>
        </w:r>
      </w:del>
      <w:del w:id="1605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del w:id="1606" w:author="PR Preview" w:date="2026-01-01T00:00:00Z">
        <w:r>
          <w:delText xml:space="preserve">.</w:delText>
        </w:r>
      </w:del>
      <w:del w:id="1607" w:author="PR Preview" w:date="2026-01-01T00:00:00Z">
        <w:r>
          <w:delText xml:space="preserve"> </w:delText>
        </w:r>
      </w:del>
      <w:del w:id="1608" w:author="PR Preview" w:date="2026-01-01T00:00:00Z">
        <w:r>
          <w:delText xml:space="preserve">The last line needs</w:delText>
        </w:r>
      </w:del>
      <w:del w:id="160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610" w:author="PR Preview" w:date="2026-01-01T00:00:00Z">
        <w:r>
          <w:delText xml:space="preserve"> </w:delText>
        </w:r>
      </w:del>
      <w:del w:id="1611" w:author="PR Preview" w:date="2026-01-01T00:00:00Z">
        <w:r>
          <w:delText xml:space="preserve">to be independent of</w:delText>
        </w:r>
      </w:del>
      <w:del w:id="161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del w:id="1613" w:author="PR Preview" w:date="2026-01-01T00:00:00Z">
        <w:r>
          <w:delText xml:space="preserve">:</w:delText>
        </w:r>
      </w:del>
      <w:del w:id="1614" w:author="PR Preview" w:date="2026-01-01T00:00:00Z">
        <w:r>
          <w:delText xml:space="preserve"> </w:delText>
        </w:r>
      </w:del>
      <w:del w:id="1615" w:author="PR Preview" w:date="2026-01-01T00:00:00Z">
        <w:r>
          <w:delText xml:space="preserve">then, given</w:delText>
        </w:r>
      </w:del>
      <w:del w:id="1616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del w:id="1617" w:author="PR Preview" w:date="2026-01-01T00:00:00Z">
        <w:r>
          <w:delText xml:space="preserve">,</w:delText>
        </w:r>
      </w:del>
      <w:del w:id="161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619" w:author="PR Preview" w:date="2026-01-01T00:00:00Z">
        <w:r>
          <w:delText xml:space="preserve"> </w:delText>
        </w:r>
      </w:del>
      <w:del w:id="1620" w:author="PR Preview" w:date="2026-01-01T00:00:00Z">
        <w:r>
          <w:delText xml:space="preserve">still has its unconditional distribution,</w:delText>
        </w:r>
      </w:del>
      <w:del w:id="1621" w:author="PR Preview" w:date="2026-01-01T00:00:00Z">
        <w:r>
          <w:delText xml:space="preserve"> </w:delText>
        </w:r>
      </w:del>
      <w:del w:id="1622" w:author="PR Preview" w:date="2026-01-01T00:00:00Z">
        <w:r>
          <w:delText xml:space="preserve">as</w:delText>
        </w:r>
      </w:del>
      <w:del w:id="1623" w:author="PR Preview" w:date="2026-01-01T00:00:00Z">
        <w:r>
          <w:delText xml:space="preserve"> </w:delText>
        </w:r>
      </w:del>
      <w:hyperlink w:anchor="def-epl">
        <w:del w:id="1624" w:author="PR Preview" w:date="2026-01-01T00:00:00Z">
          <w:r>
            <w:rPr>
              <w:rStyle w:val="Hyperlink"/>
            </w:rPr>
            <w:delText xml:space="preserve">Definition 30</w:delText>
          </w:r>
        </w:del>
      </w:hyperlink>
      <w:del w:id="1625" w:author="PR Preview" w:date="2026-01-01T00:00:00Z">
        <w:r>
          <w:delText xml:space="preserve"> </w:delText>
        </w:r>
      </w:del>
      <w:del w:id="1626" w:author="PR Preview" w:date="2026-01-01T00:00:00Z">
        <w:r>
          <w:delText xml:space="preserve">requires.</w:delText>
        </w:r>
      </w:del>
    </w:p>
    <w:p>
      <w:pPr>
        <w:pStyle w:val="BodyText"/>
      </w:pPr>
      <w:del w:id="1627" w:author="PR Preview" w:date="2026-01-01T00:00:00Z">
        <w:r>
          <w:rPr>
            <w:b/>
            <w:bCs/>
          </w:rPr>
          <w:delText xml:space="preserve">Theorem 1 (The expected generalization error averages the loss at each covariate value)</w:delText>
        </w:r>
      </w:del>
      <w:del w:id="1628" w:author="PR Preview" w:date="2026-01-01T00:00:00Z">
        <w:r>
          <w:delText xml:space="preserve"> </w:delText>
        </w:r>
      </w:del>
      <w:del w:id="1629" w:author="PR Preview" w:date="2026-01-01T00:00:00Z">
        <w:r>
          <w:delText xml:space="preserve">If the random</w:delText>
        </w:r>
      </w:del>
      <w:del w:id="1630" w:author="PR Preview" w:date="2026-01-01T00:00:00Z">
        <w:r>
          <w:delText xml:space="preserve"> </w:delText>
        </w:r>
      </w:del>
      <w:hyperlink w:anchor="def-training-set">
        <w:del w:id="1631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163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633" w:author="PR Preview" w:date="2026-01-01T00:00:00Z">
        <w:r>
          <w:delText xml:space="preserve"> </w:delText>
        </w:r>
      </w:del>
      <w:del w:id="1634" w:author="PR Preview" w:date="2026-01-01T00:00:00Z">
        <w:r>
          <w:delText xml:space="preserve">is independent of the new observation</w:delText>
        </w:r>
      </w:del>
      <w:del w:id="163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del w:id="1636" w:author="PR Preview" w:date="2026-01-01T00:00:00Z">
        <w:r>
          <w:delText xml:space="preserve">,</w:delText>
        </w:r>
      </w:del>
      <w:del w:id="1637" w:author="PR Preview" w:date="2026-01-01T00:00:00Z">
        <w:r>
          <w:delText xml:space="preserve"> </w:delText>
        </w:r>
      </w:del>
      <w:del w:id="1638" w:author="PR Preview" w:date="2026-01-01T00:00:00Z">
        <w:r>
          <w:delText xml:space="preserve">the</w:delText>
        </w:r>
      </w:del>
      <w:del w:id="1639" w:author="PR Preview" w:date="2026-01-01T00:00:00Z">
        <w:r>
          <w:delText xml:space="preserve"> </w:delText>
        </w:r>
      </w:del>
      <w:hyperlink w:anchor="def-expected-generalization-error">
        <w:del w:id="1640" w:author="PR Preview" w:date="2026-01-01T00:00:00Z">
          <w:r>
            <w:rPr>
              <w:rStyle w:val="Hyperlink"/>
            </w:rPr>
            <w:delText xml:space="preserve">expected generalization error</w:delText>
          </w:r>
        </w:del>
      </w:hyperlink>
      <w:del w:id="1641" w:author="PR Preview" w:date="2026-01-01T00:00:00Z">
        <w:r>
          <w:delText xml:space="preserve"> </w:delText>
        </w:r>
      </w:del>
      <w:del w:id="1642" w:author="PR Preview" w:date="2026-01-01T00:00:00Z">
        <w:r>
          <w:delText xml:space="preserve">of a</w:delText>
        </w:r>
      </w:del>
      <w:del w:id="1643" w:author="PR Preview" w:date="2026-01-01T00:00:00Z">
        <w:r>
          <w:delText xml:space="preserve"> </w:delText>
        </w:r>
      </w:del>
      <w:hyperlink w:anchor="def-fitting-procedure">
        <w:del w:id="1644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1645" w:author="PR Preview" w:date="2026-01-01T00:00:00Z">
        <w:r>
          <w:delText xml:space="preserve"> </w:delText>
        </w:r>
      </w:del>
      <m:oMath>
        <m:r>
          <m:t>g</m:t>
        </m:r>
      </m:oMath>
      <w:del w:id="1646" w:author="PR Preview" w:date="2026-01-01T00:00:00Z">
        <w:r>
          <w:delText xml:space="preserve"> </w:delText>
        </w:r>
      </w:del>
      <w:del w:id="1647" w:author="PR Preview" w:date="2026-01-01T00:00:00Z">
        <w:r>
          <w:delText xml:space="preserve">is the mean of its</w:delText>
        </w:r>
      </w:del>
      <w:del w:id="1648" w:author="PR Preview" w:date="2026-01-01T00:00:00Z">
        <w:r>
          <w:delText xml:space="preserve"> </w:delText>
        </w:r>
      </w:del>
      <w:hyperlink w:anchor="def-epl">
        <w:del w:id="1649" w:author="PR Preview" w:date="2026-01-01T00:00:00Z">
          <w:r>
            <w:rPr>
              <w:rStyle w:val="Hyperlink"/>
            </w:rPr>
            <w:delText xml:space="preserve">expected prediction loss at</w:delText>
          </w:r>
        </w:del>
        <w:del w:id="1650" w:author="PR Preview" w:date="2026-01-01T00:00:00Z">
          <w:r>
            <w:rPr>
              <w:rStyle w:val="Hyperlink"/>
            </w:rPr>
            <w:delText xml:space="preserve"> </w:delText>
          </w:r>
        </w:del>
        <m:oMath>
          <m:r>
            <m:t>x</m:t>
          </m:r>
        </m:oMath>
      </w:hyperlink>
      <w:del w:id="1651" w:author="PR Preview" w:date="2026-01-01T00:00:00Z">
        <w:r>
          <w:delText xml:space="preserve"> </w:delText>
        </w:r>
      </w:del>
      <w:del w:id="1652" w:author="PR Preview" w:date="2026-01-01T00:00:00Z">
        <w:r>
          <w:delText xml:space="preserve">over the distribution of</w:delText>
        </w:r>
      </w:del>
      <w:del w:id="1653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del w:id="1654" w:author="PR Preview" w:date="2026-01-01T00:00:00Z">
        <w:r>
          <w:delText xml:space="preserve">:</w:delText>
        </w:r>
      </w:del>
    </w:p>
    <w:p>
      <w:pPr>
        <w:pStyle w:val="FirstParagraph"/>
      </w:pPr>
      <w:ins w:id="1655" w:author="PR Preview" w:date="2026-01-01T00:00:00Z">
        <w:r>
          <w:t xml:space="preserve">The steps labeled</w:t>
        </w:r>
      </w:ins>
      <w:ins w:id="1656" w:author="PR Preview" w:date="2026-01-01T00:00:00Z">
        <w:r>
          <w:t xml:space="preserve"> </w:t>
        </w:r>
      </w:ins>
      <w:ins w:id="1657" w:author="PR Preview" w:date="2026-01-01T00:00:00Z">
        <w:r>
          <w:t xml:space="preserve">“definition”</w:t>
        </w:r>
      </w:ins>
      <w:ins w:id="1658" w:author="PR Preview" w:date="2026-01-01T00:00:00Z">
        <w:r>
          <w:t xml:space="preserve"> </w:t>
        </w:r>
      </w:ins>
      <w:ins w:id="1659" w:author="PR Preview" w:date="2026-01-01T00:00:00Z">
        <w:r>
          <w:t xml:space="preserve">apply</w:t>
        </w:r>
      </w:ins>
      <w:ins w:id="1660" w:author="PR Preview" w:date="2026-01-01T00:00:00Z">
        <w:r>
          <w:t xml:space="preserve"> </w:t>
        </w:r>
      </w:ins>
      <w:hyperlink w:anchor="eq-expected-generalization-error">
        <w:ins w:id="1661" w:author="PR Preview" w:date="2026-01-01T00:00:00Z">
          <w:r>
            <w:rPr>
              <w:rStyle w:val="Hyperlink"/>
            </w:rPr>
            <w:t xml:space="preserve">Equation 17</w:t>
          </w:r>
        </w:ins>
      </w:hyperlink>
      <w:ins w:id="1662" w:author="PR Preview" w:date="2026-01-01T00:00:00Z">
        <w:r>
          <w:t xml:space="preserve">,</w:t>
        </w:r>
      </w:ins>
      <w:ins w:id="1663" w:author="PR Preview" w:date="2026-01-01T00:00:00Z">
        <w:r>
          <w:t xml:space="preserve"> </w:t>
        </w:r>
      </w:ins>
      <w:hyperlink w:anchor="eq-generalization-error">
        <w:ins w:id="1664" w:author="PR Preview" w:date="2026-01-01T00:00:00Z">
          <w:r>
            <w:rPr>
              <w:rStyle w:val="Hyperlink"/>
            </w:rPr>
            <w:t xml:space="preserve">Equation 13</w:t>
          </w:r>
        </w:ins>
      </w:hyperlink>
      <w:ins w:id="1665" w:author="PR Preview" w:date="2026-01-01T00:00:00Z">
        <w:r>
          <w:t xml:space="preserve"> </w:t>
        </w:r>
      </w:ins>
      <w:ins w:id="1666" w:author="PR Preview" w:date="2026-01-01T00:00:00Z">
        <w:r>
          <w:t xml:space="preserve">and</w:t>
        </w:r>
      </w:ins>
      <w:ins w:id="1667" w:author="PR Preview" w:date="2026-01-01T00:00:00Z">
        <w:r>
          <w:t xml:space="preserve"> </w:t>
        </w:r>
      </w:ins>
      <w:hyperlink w:anchor="eq-epl">
        <w:ins w:id="1668" w:author="PR Preview" w:date="2026-01-01T00:00:00Z">
          <w:r>
            <w:rPr>
              <w:rStyle w:val="Hyperlink"/>
            </w:rPr>
            <w:t xml:space="preserve">Equation 26</w:t>
          </w:r>
        </w:ins>
      </w:hyperlink>
      <w:ins w:id="1669" w:author="PR Preview" w:date="2026-01-01T00:00:00Z">
        <w:r>
          <w:t xml:space="preserve">, in that order.</w:t>
        </w:r>
      </w:ins>
      <w:ins w:id="1670" w:author="PR Preview" w:date="2026-01-01T00:00:00Z">
        <w:r>
          <w:t xml:space="preserve"> </w:t>
        </w:r>
      </w:ins>
      <w:ins w:id="1671" w:author="PR Preview" w:date="2026-01-01T00:00:00Z">
        <w:r>
          <w:t xml:space="preserve">Here</w:t>
        </w:r>
      </w:ins>
      <w:ins w:id="1672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ins w:id="1673" w:author="PR Preview" w:date="2026-01-01T00:00:00Z">
        <w:r>
          <w:t xml:space="preserve"> </w:t>
        </w:r>
      </w:ins>
      <w:ins w:id="1674" w:author="PR Preview" w:date="2026-01-01T00:00:00Z">
        <w:r>
          <w:t xml:space="preserve">abbreviates</w:t>
        </w:r>
      </w:ins>
      <w:ins w:id="1675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ins w:id="1676" w:author="PR Preview" w:date="2026-01-01T00:00:00Z">
        <w:r>
          <w:t xml:space="preserve">, the</w:t>
        </w:r>
      </w:ins>
      <w:ins w:id="1677" w:author="PR Preview" w:date="2026-01-01T00:00:00Z">
        <w:r>
          <w:t xml:space="preserve"> </w:t>
        </w:r>
      </w:ins>
      <w:hyperlink w:anchor="def-observation-loss">
        <w:ins w:id="1678" w:author="PR Preview" w:date="2026-01-01T00:00:00Z">
          <w:r>
            <w:rPr>
              <w:rStyle w:val="Hyperlink"/>
            </w:rPr>
            <w:t xml:space="preserve">loss</w:t>
          </w:r>
        </w:ins>
      </w:hyperlink>
      <w:ins w:id="1679" w:author="PR Preview" w:date="2026-01-01T00:00:00Z">
        <w:r>
          <w:t xml:space="preserve"> </w:t>
        </w:r>
      </w:ins>
      <w:ins w:id="1680" w:author="PR Preview" w:date="2026-01-01T00:00:00Z">
        <w:r>
          <w:t xml:space="preserve">of the prediction rule</w:t>
        </w:r>
      </w:ins>
      <w:ins w:id="1681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ins w:id="1682" w:author="PR Preview" w:date="2026-01-01T00:00:00Z">
        <w:r>
          <w:t xml:space="preserve"> </w:t>
        </w:r>
      </w:ins>
      <w:ins w:id="1683" w:author="PR Preview" w:date="2026-01-01T00:00:00Z">
        <w:r>
          <w:t xml:space="preserve">(</w:t>
        </w:r>
      </w:ins>
      <w:hyperlink w:anchor="eq-prediction-rule">
        <w:ins w:id="1684" w:author="PR Preview" w:date="2026-01-01T00:00:00Z">
          <w:r>
            <w:rPr>
              <w:rStyle w:val="Hyperlink"/>
            </w:rPr>
            <w:t xml:space="preserve">Equation 9</w:t>
          </w:r>
        </w:ins>
      </w:hyperlink>
      <w:ins w:id="1685" w:author="PR Preview" w:date="2026-01-01T00:00:00Z">
        <w:r>
          <w:t xml:space="preserve">)</w:t>
        </w:r>
      </w:ins>
      <w:ins w:id="1686" w:author="PR Preview" w:date="2026-01-01T00:00:00Z">
        <w:r>
          <w:t xml:space="preserve"> </w:t>
        </w:r>
      </w:ins>
      <w:ins w:id="1687" w:author="PR Preview" w:date="2026-01-01T00:00:00Z">
        <w:r>
          <w:t xml:space="preserve">on the new observation.</w:t>
        </w:r>
      </w:ins>
      <w:ins w:id="1688" w:author="PR Preview" w:date="2026-01-01T00:00:00Z">
        <w:r>
          <w:t xml:space="preserve"> </w:t>
        </w:r>
      </w:ins>
      <w:ins w:id="1689" w:author="PR Preview" w:date="2026-01-01T00:00:00Z">
        <w:r>
          <w:t xml:space="preserve">The two steps labeled</w:t>
        </w:r>
      </w:ins>
      <w:ins w:id="1690" w:author="PR Preview" w:date="2026-01-01T00:00:00Z">
        <w:r>
          <w:t xml:space="preserve"> </w:t>
        </w:r>
      </w:ins>
      <w:ins w:id="1691" w:author="PR Preview" w:date="2026-01-01T00:00:00Z">
        <w:r>
          <w:t xml:space="preserve">“iterated expectations”</w:t>
        </w:r>
      </w:ins>
      <w:ins w:id="1692" w:author="PR Preview" w:date="2026-01-01T00:00:00Z">
        <w:r>
          <w:t xml:space="preserve"> </w:t>
        </w:r>
      </w:ins>
      <w:ins w:id="1693" w:author="PR Preview" w:date="2026-01-01T00:00:00Z">
        <w:r>
          <w:t xml:space="preserve">use the</w:t>
        </w:r>
      </w:ins>
      <w:ins w:id="1694" w:author="PR Preview" w:date="2026-01-01T00:00:00Z">
        <w:r>
          <w:t xml:space="preserve"> </w:t>
        </w:r>
      </w:ins>
      <w:hyperlink r:id="rId125">
        <w:ins w:id="1695" w:author="PR Preview" w:date="2026-01-01T00:00:00Z">
          <w:r>
            <w:rPr>
              <w:rStyle w:val="Hyperlink"/>
            </w:rPr>
            <w:t xml:space="preserve">law of iterated expectations</w:t>
          </w:r>
        </w:ins>
      </w:hyperlink>
      <w:ins w:id="1696" w:author="PR Preview" w:date="2026-01-01T00:00:00Z">
        <w:r>
          <w:t xml:space="preserve">,</w:t>
        </w:r>
      </w:ins>
      <w:ins w:id="1697" w:author="PR Preview" w:date="2026-01-01T00:00:00Z">
        <w:r>
          <w:t xml:space="preserve"> </w:t>
        </w:r>
      </w:ins>
      <w:ins w:id="1698" w:author="PR Preview" w:date="2026-01-01T00:00:00Z">
        <w:r>
          <w:t xml:space="preserve">the first conditioning on</w:t>
        </w:r>
      </w:ins>
      <w:ins w:id="169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700" w:author="PR Preview" w:date="2026-01-01T00:00:00Z">
        <w:r>
          <w:t xml:space="preserve"> </w:t>
        </w:r>
      </w:ins>
      <w:ins w:id="1701" w:author="PR Preview" w:date="2026-01-01T00:00:00Z">
        <w:r>
          <w:t xml:space="preserve">and the second on</w:t>
        </w:r>
      </w:ins>
      <w:ins w:id="1702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ins w:id="1703" w:author="PR Preview" w:date="2026-01-01T00:00:00Z">
        <w:r>
          <w:t xml:space="preserve">.</w:t>
        </w:r>
      </w:ins>
      <w:ins w:id="1704" w:author="PR Preview" w:date="2026-01-01T00:00:00Z">
        <w:r>
          <w:t xml:space="preserve"> </w:t>
        </w:r>
      </w:ins>
      <w:ins w:id="1705" w:author="PR Preview" w:date="2026-01-01T00:00:00Z">
        <w:r>
          <w:t xml:space="preserve">The last line needs</w:t>
        </w:r>
      </w:ins>
      <w:ins w:id="170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707" w:author="PR Preview" w:date="2026-01-01T00:00:00Z">
        <w:r>
          <w:t xml:space="preserve"> </w:t>
        </w:r>
      </w:ins>
      <w:ins w:id="1708" w:author="PR Preview" w:date="2026-01-01T00:00:00Z">
        <w:r>
          <w:t xml:space="preserve">to be independent of</w:t>
        </w:r>
      </w:ins>
      <w:ins w:id="170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ins w:id="1710" w:author="PR Preview" w:date="2026-01-01T00:00:00Z">
        <w:r>
          <w:t xml:space="preserve">:</w:t>
        </w:r>
      </w:ins>
      <w:ins w:id="1711" w:author="PR Preview" w:date="2026-01-01T00:00:00Z">
        <w:r>
          <w:t xml:space="preserve"> </w:t>
        </w:r>
      </w:ins>
      <w:ins w:id="1712" w:author="PR Preview" w:date="2026-01-01T00:00:00Z">
        <w:r>
          <w:t xml:space="preserve">then, given</w:t>
        </w:r>
      </w:ins>
      <w:ins w:id="1713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ins w:id="1714" w:author="PR Preview" w:date="2026-01-01T00:00:00Z">
        <w:r>
          <w:t xml:space="preserve">,</w:t>
        </w:r>
      </w:ins>
      <w:ins w:id="171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716" w:author="PR Preview" w:date="2026-01-01T00:00:00Z">
        <w:r>
          <w:t xml:space="preserve"> </w:t>
        </w:r>
      </w:ins>
      <w:ins w:id="1717" w:author="PR Preview" w:date="2026-01-01T00:00:00Z">
        <w:r>
          <w:t xml:space="preserve">still has its unconditional distribution,</w:t>
        </w:r>
      </w:ins>
      <w:ins w:id="1718" w:author="PR Preview" w:date="2026-01-01T00:00:00Z">
        <w:r>
          <w:t xml:space="preserve"> </w:t>
        </w:r>
      </w:ins>
      <w:ins w:id="1719" w:author="PR Preview" w:date="2026-01-01T00:00:00Z">
        <w:r>
          <w:t xml:space="preserve">as</w:t>
        </w:r>
      </w:ins>
      <w:ins w:id="1720" w:author="PR Preview" w:date="2026-01-01T00:00:00Z">
        <w:r>
          <w:t xml:space="preserve"> </w:t>
        </w:r>
      </w:ins>
      <w:hyperlink w:anchor="def-epl">
        <w:ins w:id="1721" w:author="PR Preview" w:date="2026-01-01T00:00:00Z">
          <w:r>
            <w:rPr>
              <w:rStyle w:val="Hyperlink"/>
            </w:rPr>
            <w:t xml:space="preserve">Definition 31</w:t>
          </w:r>
        </w:ins>
      </w:hyperlink>
      <w:ins w:id="1722" w:author="PR Preview" w:date="2026-01-01T00:00:00Z">
        <w:r>
          <w:t xml:space="preserve"> </w:t>
        </w:r>
      </w:ins>
      <w:ins w:id="1723" w:author="PR Preview" w:date="2026-01-01T00:00:00Z">
        <w:r>
          <w:t xml:space="preserve">requires.</w:t>
        </w:r>
      </w:ins>
    </w:p>
    <w:bookmarkEnd w:id="126"/>
    <w:bookmarkStart w:id="128" w:name="thm-expected-error-epe"/>
    <w:p>
      <w:pPr>
        <w:pStyle w:val="BodyText"/>
      </w:pPr>
      <w:ins w:id="1724" w:author="PR Preview" w:date="2026-01-01T00:00:00Z">
        <w:r>
          <w:rPr>
            <w:b/>
            <w:bCs/>
          </w:rPr>
          <w:t xml:space="preserve">Theorem 2 (The expected generalization error averages the loss at each covariate value)</w:t>
        </w:r>
      </w:ins>
      <w:ins w:id="1725" w:author="PR Preview" w:date="2026-01-01T00:00:00Z">
        <w:r>
          <w:t xml:space="preserve"> </w:t>
        </w:r>
      </w:ins>
      <w:ins w:id="1726" w:author="PR Preview" w:date="2026-01-01T00:00:00Z">
        <w:r>
          <w:t xml:space="preserve">If the random</w:t>
        </w:r>
      </w:ins>
      <w:ins w:id="1727" w:author="PR Preview" w:date="2026-01-01T00:00:00Z">
        <w:r>
          <w:t xml:space="preserve"> </w:t>
        </w:r>
      </w:ins>
      <w:hyperlink w:anchor="def-training-set">
        <w:ins w:id="1728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172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730" w:author="PR Preview" w:date="2026-01-01T00:00:00Z">
        <w:r>
          <w:t xml:space="preserve"> </w:t>
        </w:r>
      </w:ins>
      <w:ins w:id="1731" w:author="PR Preview" w:date="2026-01-01T00:00:00Z">
        <w:r>
          <w:t xml:space="preserve">is independent of the new observation</w:t>
        </w:r>
      </w:ins>
      <w:ins w:id="173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ins w:id="1733" w:author="PR Preview" w:date="2026-01-01T00:00:00Z">
        <w:r>
          <w:t xml:space="preserve">,</w:t>
        </w:r>
      </w:ins>
      <w:ins w:id="1734" w:author="PR Preview" w:date="2026-01-01T00:00:00Z">
        <w:r>
          <w:t xml:space="preserve"> </w:t>
        </w:r>
      </w:ins>
      <w:ins w:id="1735" w:author="PR Preview" w:date="2026-01-01T00:00:00Z">
        <w:r>
          <w:t xml:space="preserve">the</w:t>
        </w:r>
      </w:ins>
      <w:ins w:id="1736" w:author="PR Preview" w:date="2026-01-01T00:00:00Z">
        <w:r>
          <w:t xml:space="preserve"> </w:t>
        </w:r>
      </w:ins>
      <w:hyperlink w:anchor="def-expected-generalization-error">
        <w:ins w:id="1737" w:author="PR Preview" w:date="2026-01-01T00:00:00Z">
          <w:r>
            <w:rPr>
              <w:rStyle w:val="Hyperlink"/>
            </w:rPr>
            <w:t xml:space="preserve">expected generalization error</w:t>
          </w:r>
        </w:ins>
      </w:hyperlink>
      <w:ins w:id="1738" w:author="PR Preview" w:date="2026-01-01T00:00:00Z">
        <w:r>
          <w:t xml:space="preserve"> </w:t>
        </w:r>
      </w:ins>
      <w:ins w:id="1739" w:author="PR Preview" w:date="2026-01-01T00:00:00Z">
        <w:r>
          <w:t xml:space="preserve">of a</w:t>
        </w:r>
      </w:ins>
      <w:ins w:id="1740" w:author="PR Preview" w:date="2026-01-01T00:00:00Z">
        <w:r>
          <w:t xml:space="preserve"> </w:t>
        </w:r>
      </w:ins>
      <w:hyperlink w:anchor="def-fitting-procedure">
        <w:ins w:id="1741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1742" w:author="PR Preview" w:date="2026-01-01T00:00:00Z">
        <w:r>
          <w:t xml:space="preserve"> </w:t>
        </w:r>
      </w:ins>
      <m:oMath>
        <m:r>
          <m:t>g</m:t>
        </m:r>
      </m:oMath>
      <w:ins w:id="1743" w:author="PR Preview" w:date="2026-01-01T00:00:00Z">
        <w:r>
          <w:t xml:space="preserve"> </w:t>
        </w:r>
      </w:ins>
      <w:ins w:id="1744" w:author="PR Preview" w:date="2026-01-01T00:00:00Z">
        <w:r>
          <w:t xml:space="preserve">is the mean of its</w:t>
        </w:r>
      </w:ins>
      <w:ins w:id="1745" w:author="PR Preview" w:date="2026-01-01T00:00:00Z">
        <w:r>
          <w:t xml:space="preserve"> </w:t>
        </w:r>
      </w:ins>
      <w:hyperlink w:anchor="def-epl">
        <w:ins w:id="1746" w:author="PR Preview" w:date="2026-01-01T00:00:00Z">
          <w:r>
            <w:rPr>
              <w:rStyle w:val="Hyperlink"/>
            </w:rPr>
            <w:t xml:space="preserve">expected prediction loss at</w:t>
          </w:r>
        </w:ins>
        <w:ins w:id="1747" w:author="PR Preview" w:date="2026-01-01T00:00:00Z">
          <w:r>
            <w:rPr>
              <w:rStyle w:val="Hyperlink"/>
            </w:rPr>
            <w:t xml:space="preserve"> </w:t>
          </w:r>
        </w:ins>
        <m:oMath>
          <m:r>
            <m:t>x</m:t>
          </m:r>
        </m:oMath>
      </w:hyperlink>
      <w:ins w:id="1748" w:author="PR Preview" w:date="2026-01-01T00:00:00Z">
        <w:r>
          <w:t xml:space="preserve"> </w:t>
        </w:r>
      </w:ins>
      <w:ins w:id="1749" w:author="PR Preview" w:date="2026-01-01T00:00:00Z">
        <w:r>
          <w:t xml:space="preserve">over the distribution of</w:t>
        </w:r>
      </w:ins>
      <w:ins w:id="1750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ins w:id="1751" w:author="PR Preview" w:date="2026-01-01T00:00:00Z">
        <w:r>
          <w:t xml:space="preserve">:</w:t>
        </w:r>
      </w:ins>
    </w:p>
    <w:p>
      <w:pPr>
        <w:pStyle w:val="BodyText"/>
      </w:pPr>
      <w:bookmarkStart w:id="127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30" w:name="def-average-fit"/>
    <w:p>
      <w:pPr>
        <w:pStyle w:val="BodyText"/>
      </w:pPr>
      <w:del w:id="1752" w:author="PR Preview" w:date="2026-01-01T00:00:00Z">
        <w:r>
          <w:rPr>
            <w:b/>
            <w:bCs/>
          </w:rPr>
          <w:delText xml:space="preserve">Definition 32 (Expected prediction)</w:delText>
        </w:r>
      </w:del>
      <w:del w:id="1753" w:author="PR Preview" w:date="2026-01-01T00:00:00Z">
        <w:r>
          <w:delText xml:space="preserve"> </w:delText>
        </w:r>
      </w:del>
      <w:del w:id="1754" w:author="PR Preview" w:date="2026-01-01T00:00:00Z">
        <w:r>
          <w:delText xml:space="preserve">Let</w:delText>
        </w:r>
      </w:del>
      <w:del w:id="1755" w:author="PR Preview" w:date="2026-01-01T00:00:00Z">
        <w:r>
          <w:delText xml:space="preserve"> </w:delText>
        </w:r>
      </w:del>
      <m:oMath>
        <m:r>
          <m:t>g</m:t>
        </m:r>
      </m:oMath>
      <w:del w:id="1756" w:author="PR Preview" w:date="2026-01-01T00:00:00Z">
        <w:r>
          <w:delText xml:space="preserve"> </w:delText>
        </w:r>
      </w:del>
      <w:del w:id="1757" w:author="PR Preview" w:date="2026-01-01T00:00:00Z">
        <w:r>
          <w:delText xml:space="preserve">be a</w:delText>
        </w:r>
      </w:del>
      <w:del w:id="1758" w:author="PR Preview" w:date="2026-01-01T00:00:00Z">
        <w:r>
          <w:delText xml:space="preserve"> </w:delText>
        </w:r>
      </w:del>
      <w:hyperlink w:anchor="def-fitting-procedure">
        <w:del w:id="1759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1760" w:author="PR Preview" w:date="2026-01-01T00:00:00Z">
        <w:r>
          <w:delText xml:space="preserve">,</w:delText>
        </w:r>
      </w:del>
      <w:del w:id="1761" w:author="PR Preview" w:date="2026-01-01T00:00:00Z">
        <w:r>
          <w:delText xml:space="preserve"> </w:delText>
        </w:r>
      </w:del>
      <w:del w:id="1762" w:author="PR Preview" w:date="2026-01-01T00:00:00Z">
        <w:r>
          <w:delText xml:space="preserve">and let</w:delText>
        </w:r>
      </w:del>
      <w:del w:id="1763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764" w:author="PR Preview" w:date="2026-01-01T00:00:00Z">
        <w:r>
          <w:delText xml:space="preserve"> </w:delText>
        </w:r>
      </w:del>
      <w:del w:id="1765" w:author="PR Preview" w:date="2026-01-01T00:00:00Z">
        <w:r>
          <w:delText xml:space="preserve">be a random</w:delText>
        </w:r>
      </w:del>
      <w:del w:id="1766" w:author="PR Preview" w:date="2026-01-01T00:00:00Z">
        <w:r>
          <w:delText xml:space="preserve"> </w:delText>
        </w:r>
      </w:del>
      <w:hyperlink w:anchor="def-training-set">
        <w:del w:id="1767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1768" w:author="PR Preview" w:date="2026-01-01T00:00:00Z">
        <w:r>
          <w:delText xml:space="preserve">.</w:delText>
        </w:r>
      </w:del>
      <w:del w:id="1769" w:author="PR Preview" w:date="2026-01-01T00:00:00Z">
        <w:r>
          <w:delText xml:space="preserve"> </w:delText>
        </w:r>
      </w:del>
      <w:del w:id="1770" w:author="PR Preview" w:date="2026-01-01T00:00:00Z">
        <w:r>
          <w:delText xml:space="preserve">The</w:delText>
        </w:r>
      </w:del>
      <w:del w:id="1771" w:author="PR Preview" w:date="2026-01-01T00:00:00Z">
        <w:r>
          <w:delText xml:space="preserve"> </w:delText>
        </w:r>
      </w:del>
      <w:del w:id="1772" w:author="PR Preview" w:date="2026-01-01T00:00:00Z">
        <w:r>
          <w:rPr>
            <w:b/>
            <w:bCs/>
          </w:rPr>
          <w:delText xml:space="preserve">expected prediction</w:delText>
        </w:r>
      </w:del>
      <w:del w:id="1773" w:author="PR Preview" w:date="2026-01-01T00:00:00Z">
        <w:r>
          <w:delText xml:space="preserve"> </w:delText>
        </w:r>
      </w:del>
      <w:del w:id="1774" w:author="PR Preview" w:date="2026-01-01T00:00:00Z">
        <w:r>
          <w:delText xml:space="preserve">of</w:delText>
        </w:r>
      </w:del>
      <w:del w:id="1775" w:author="PR Preview" w:date="2026-01-01T00:00:00Z">
        <w:r>
          <w:delText xml:space="preserve"> </w:delText>
        </w:r>
      </w:del>
      <m:oMath>
        <m:r>
          <m:t>g</m:t>
        </m:r>
      </m:oMath>
      <w:del w:id="1776" w:author="PR Preview" w:date="2026-01-01T00:00:00Z">
        <w:r>
          <w:delText xml:space="preserve"> </w:delText>
        </w:r>
      </w:del>
      <w:del w:id="1777" w:author="PR Preview" w:date="2026-01-01T00:00:00Z">
        <w:r>
          <w:delText xml:space="preserve">at a covariate value</w:delText>
        </w:r>
      </w:del>
      <w:del w:id="1778" w:author="PR Preview" w:date="2026-01-01T00:00:00Z">
        <w:r>
          <w:delText xml:space="preserve"> </w:delText>
        </w:r>
      </w:del>
      <m:oMath>
        <m:r>
          <m:t>x</m:t>
        </m:r>
      </m:oMath>
      <w:del w:id="1779" w:author="PR Preview" w:date="2026-01-01T00:00:00Z">
        <w:r>
          <w:delText xml:space="preserve"> </w:delText>
        </w:r>
      </w:del>
      <w:del w:id="1780" w:author="PR Preview" w:date="2026-01-01T00:00:00Z">
        <w:r>
          <w:delText xml:space="preserve">is the value</w:delText>
        </w:r>
      </w:del>
      <w:del w:id="1781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1782" w:author="PR Preview" w:date="2026-01-01T00:00:00Z">
        <w:r>
          <w:delText xml:space="preserve"> </w:delText>
        </w:r>
      </w:del>
      <w:del w:id="1783" w:author="PR Preview" w:date="2026-01-01T00:00:00Z">
        <w:r>
          <w:delText xml:space="preserve">of the</w:delText>
        </w:r>
      </w:del>
      <w:del w:id="1784" w:author="PR Preview" w:date="2026-01-01T00:00:00Z">
        <w:r>
          <w:delText xml:space="preserve"> </w:delText>
        </w:r>
      </w:del>
      <w:hyperlink w:anchor="def-prediction-rule">
        <w:del w:id="1785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1786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1787" w:author="PR Preview" w:date="2026-01-01T00:00:00Z">
        <w:r>
          <w:delText xml:space="preserve"> </w:delText>
        </w:r>
      </w:del>
      <w:del w:id="1788" w:author="PR Preview" w:date="2026-01-01T00:00:00Z">
        <w:r>
          <w:delText xml:space="preserve">at</w:delText>
        </w:r>
      </w:del>
      <w:del w:id="1789" w:author="PR Preview" w:date="2026-01-01T00:00:00Z">
        <w:r>
          <w:delText xml:space="preserve"> </w:delText>
        </w:r>
      </w:del>
      <m:oMath>
        <m:r>
          <m:t>x</m:t>
        </m:r>
      </m:oMath>
      <w:del w:id="1790" w:author="PR Preview" w:date="2026-01-01T00:00:00Z">
        <w:r>
          <w:delText xml:space="preserve">,</w:delText>
        </w:r>
      </w:del>
      <w:del w:id="1791" w:author="PR Preview" w:date="2026-01-01T00:00:00Z">
        <w:r>
          <w:delText xml:space="preserve"> </w:delText>
        </w:r>
      </w:del>
      <w:del w:id="1792" w:author="PR Preview" w:date="2026-01-01T00:00:00Z">
        <w:r>
          <w:delText xml:space="preserve">averaged over the population distribution of all training sets that might have been collected:</w:delText>
        </w:r>
      </w:del>
    </w:p>
    <w:p>
      <w:pPr>
        <w:pStyle w:val="BodyText"/>
      </w:pPr>
      <w:ins w:id="1793" w:author="PR Preview" w:date="2026-01-01T00:00:00Z">
        <w:r>
          <w:rPr>
            <w:b/>
            <w:bCs/>
          </w:rPr>
          <w:t xml:space="preserve">Definition 33 (Expected prediction)</w:t>
        </w:r>
      </w:ins>
      <w:ins w:id="1794" w:author="PR Preview" w:date="2026-01-01T00:00:00Z">
        <w:r>
          <w:t xml:space="preserve"> </w:t>
        </w:r>
      </w:ins>
      <w:ins w:id="1795" w:author="PR Preview" w:date="2026-01-01T00:00:00Z">
        <w:r>
          <w:t xml:space="preserve">Let</w:t>
        </w:r>
      </w:ins>
      <w:ins w:id="1796" w:author="PR Preview" w:date="2026-01-01T00:00:00Z">
        <w:r>
          <w:t xml:space="preserve"> </w:t>
        </w:r>
      </w:ins>
      <m:oMath>
        <m:r>
          <m:t>g</m:t>
        </m:r>
      </m:oMath>
      <w:ins w:id="1797" w:author="PR Preview" w:date="2026-01-01T00:00:00Z">
        <w:r>
          <w:t xml:space="preserve"> </w:t>
        </w:r>
      </w:ins>
      <w:ins w:id="1798" w:author="PR Preview" w:date="2026-01-01T00:00:00Z">
        <w:r>
          <w:t xml:space="preserve">be a</w:t>
        </w:r>
      </w:ins>
      <w:ins w:id="1799" w:author="PR Preview" w:date="2026-01-01T00:00:00Z">
        <w:r>
          <w:t xml:space="preserve"> </w:t>
        </w:r>
      </w:ins>
      <w:hyperlink w:anchor="def-fitting-procedure">
        <w:ins w:id="1800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1801" w:author="PR Preview" w:date="2026-01-01T00:00:00Z">
        <w:r>
          <w:t xml:space="preserve">,</w:t>
        </w:r>
      </w:ins>
      <w:ins w:id="1802" w:author="PR Preview" w:date="2026-01-01T00:00:00Z">
        <w:r>
          <w:t xml:space="preserve"> </w:t>
        </w:r>
      </w:ins>
      <w:ins w:id="1803" w:author="PR Preview" w:date="2026-01-01T00:00:00Z">
        <w:r>
          <w:t xml:space="preserve">and let</w:t>
        </w:r>
      </w:ins>
      <w:ins w:id="180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805" w:author="PR Preview" w:date="2026-01-01T00:00:00Z">
        <w:r>
          <w:t xml:space="preserve"> </w:t>
        </w:r>
      </w:ins>
      <w:ins w:id="1806" w:author="PR Preview" w:date="2026-01-01T00:00:00Z">
        <w:r>
          <w:t xml:space="preserve">be a random</w:t>
        </w:r>
      </w:ins>
      <w:ins w:id="1807" w:author="PR Preview" w:date="2026-01-01T00:00:00Z">
        <w:r>
          <w:t xml:space="preserve"> </w:t>
        </w:r>
      </w:ins>
      <w:hyperlink w:anchor="def-training-set">
        <w:ins w:id="1808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1809" w:author="PR Preview" w:date="2026-01-01T00:00:00Z">
        <w:r>
          <w:t xml:space="preserve">.</w:t>
        </w:r>
      </w:ins>
      <w:ins w:id="1810" w:author="PR Preview" w:date="2026-01-01T00:00:00Z">
        <w:r>
          <w:t xml:space="preserve"> </w:t>
        </w:r>
      </w:ins>
      <w:ins w:id="1811" w:author="PR Preview" w:date="2026-01-01T00:00:00Z">
        <w:r>
          <w:t xml:space="preserve">The</w:t>
        </w:r>
      </w:ins>
      <w:ins w:id="1812" w:author="PR Preview" w:date="2026-01-01T00:00:00Z">
        <w:r>
          <w:t xml:space="preserve"> </w:t>
        </w:r>
      </w:ins>
      <w:ins w:id="1813" w:author="PR Preview" w:date="2026-01-01T00:00:00Z">
        <w:r>
          <w:rPr>
            <w:b/>
            <w:bCs/>
          </w:rPr>
          <w:t xml:space="preserve">expected prediction</w:t>
        </w:r>
      </w:ins>
      <w:ins w:id="1814" w:author="PR Preview" w:date="2026-01-01T00:00:00Z">
        <w:r>
          <w:t xml:space="preserve"> </w:t>
        </w:r>
      </w:ins>
      <w:ins w:id="1815" w:author="PR Preview" w:date="2026-01-01T00:00:00Z">
        <w:r>
          <w:t xml:space="preserve">of</w:t>
        </w:r>
      </w:ins>
      <w:ins w:id="1816" w:author="PR Preview" w:date="2026-01-01T00:00:00Z">
        <w:r>
          <w:t xml:space="preserve"> </w:t>
        </w:r>
      </w:ins>
      <m:oMath>
        <m:r>
          <m:t>g</m:t>
        </m:r>
      </m:oMath>
      <w:ins w:id="1817" w:author="PR Preview" w:date="2026-01-01T00:00:00Z">
        <w:r>
          <w:t xml:space="preserve"> </w:t>
        </w:r>
      </w:ins>
      <w:ins w:id="1818" w:author="PR Preview" w:date="2026-01-01T00:00:00Z">
        <w:r>
          <w:t xml:space="preserve">at a covariate value</w:t>
        </w:r>
      </w:ins>
      <w:ins w:id="1819" w:author="PR Preview" w:date="2026-01-01T00:00:00Z">
        <w:r>
          <w:t xml:space="preserve"> </w:t>
        </w:r>
      </w:ins>
      <m:oMath>
        <m:r>
          <m:t>x</m:t>
        </m:r>
      </m:oMath>
      <w:ins w:id="1820" w:author="PR Preview" w:date="2026-01-01T00:00:00Z">
        <w:r>
          <w:t xml:space="preserve"> </w:t>
        </w:r>
      </w:ins>
      <w:ins w:id="1821" w:author="PR Preview" w:date="2026-01-01T00:00:00Z">
        <w:r>
          <w:t xml:space="preserve">is the value</w:t>
        </w:r>
      </w:ins>
      <w:ins w:id="1822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1823" w:author="PR Preview" w:date="2026-01-01T00:00:00Z">
        <w:r>
          <w:t xml:space="preserve"> </w:t>
        </w:r>
      </w:ins>
      <w:ins w:id="1824" w:author="PR Preview" w:date="2026-01-01T00:00:00Z">
        <w:r>
          <w:t xml:space="preserve">of the</w:t>
        </w:r>
      </w:ins>
      <w:ins w:id="1825" w:author="PR Preview" w:date="2026-01-01T00:00:00Z">
        <w:r>
          <w:t xml:space="preserve"> </w:t>
        </w:r>
      </w:ins>
      <w:hyperlink w:anchor="def-prediction-rule">
        <w:ins w:id="1826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1827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1828" w:author="PR Preview" w:date="2026-01-01T00:00:00Z">
        <w:r>
          <w:t xml:space="preserve"> </w:t>
        </w:r>
      </w:ins>
      <w:ins w:id="1829" w:author="PR Preview" w:date="2026-01-01T00:00:00Z">
        <w:r>
          <w:t xml:space="preserve">at</w:t>
        </w:r>
      </w:ins>
      <w:ins w:id="1830" w:author="PR Preview" w:date="2026-01-01T00:00:00Z">
        <w:r>
          <w:t xml:space="preserve"> </w:t>
        </w:r>
      </w:ins>
      <m:oMath>
        <m:r>
          <m:t>x</m:t>
        </m:r>
      </m:oMath>
      <w:ins w:id="1831" w:author="PR Preview" w:date="2026-01-01T00:00:00Z">
        <w:r>
          <w:t xml:space="preserve">,</w:t>
        </w:r>
      </w:ins>
      <w:ins w:id="1832" w:author="PR Preview" w:date="2026-01-01T00:00:00Z">
        <w:r>
          <w:t xml:space="preserve"> </w:t>
        </w:r>
      </w:ins>
      <w:ins w:id="1833" w:author="PR Preview" w:date="2026-01-01T00:00:00Z">
        <w:r>
          <w:t xml:space="preserve">averaged over the population distribution of all training sets that might have been collected:</w:t>
        </w:r>
      </w:ins>
    </w:p>
    <w:p>
      <w:pPr>
        <w:pStyle w:val="BodyText"/>
      </w:pPr>
      <w:bookmarkStart w:id="129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29"/>
    </w:p>
    <w:bookmarkEnd w:id="13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31" w:name="exm-average-fit"/>
    <w:p>
      <w:pPr>
        <w:pStyle w:val="BodyText"/>
      </w:pPr>
      <w:del w:id="1834" w:author="PR Preview" w:date="2026-01-01T00:00:00Z">
        <w:r>
          <w:rPr>
            <w:b/>
            <w:bCs/>
          </w:rPr>
          <w:delText xml:space="preserve">Example 19 (Computing the expected prediction)</w:delText>
        </w:r>
      </w:del>
      <w:del w:id="1835" w:author="PR Preview" w:date="2026-01-01T00:00:00Z">
        <w:r>
          <w:delText xml:space="preserve"> </w:delText>
        </w:r>
      </w:del>
      <w:del w:id="1836" w:author="PR Preview" w:date="2026-01-01T00:00:00Z">
        <w:r>
          <w:delText xml:space="preserve">Suppose the predictions</w:delText>
        </w:r>
      </w:del>
      <w:del w:id="1837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1838" w:author="PR Preview" w:date="2026-01-01T00:00:00Z">
        <w:r>
          <w:delText xml:space="preserve"> </w:delText>
        </w:r>
      </w:del>
      <w:del w:id="1839" w:author="PR Preview" w:date="2026-01-01T00:00:00Z">
        <w:r>
          <w:delText xml:space="preserve">at</w:delText>
        </w:r>
      </w:del>
      <w:del w:id="1840" w:author="PR Preview" w:date="2026-01-01T00:00:00Z">
        <w:r>
          <w:delText xml:space="preserve"> </w:delText>
        </w:r>
      </w:del>
      <m:oMath>
        <m:r>
          <m:t>x</m:t>
        </m:r>
      </m:oMath>
      <w:del w:id="1841" w:author="PR Preview" w:date="2026-01-01T00:00:00Z">
        <w:r>
          <w:delText xml:space="preserve"> </w:delText>
        </w:r>
      </w:del>
      <w:del w:id="1842" w:author="PR Preview" w:date="2026-01-01T00:00:00Z">
        <w:r>
          <w:delText xml:space="preserve">take the values</w:delText>
        </w:r>
      </w:del>
      <w:del w:id="1843" w:author="PR Preview" w:date="2026-01-01T00:00:00Z">
        <w:r>
          <w:delText xml:space="preserve"> </w:delText>
        </w:r>
      </w:del>
      <m:oMath>
        <m:r>
          <m:t>9</m:t>
        </m:r>
      </m:oMath>
      <w:del w:id="1844" w:author="PR Preview" w:date="2026-01-01T00:00:00Z">
        <w:r>
          <w:delText xml:space="preserve">,</w:delText>
        </w:r>
      </w:del>
      <w:del w:id="1845" w:author="PR Preview" w:date="2026-01-01T00:00:00Z">
        <w:r>
          <w:delText xml:space="preserve"> </w:delText>
        </w:r>
      </w:del>
      <m:oMath>
        <m:r>
          <m:t>11</m:t>
        </m:r>
      </m:oMath>
      <w:del w:id="1846" w:author="PR Preview" w:date="2026-01-01T00:00:00Z">
        <w:r>
          <w:delText xml:space="preserve"> </w:delText>
        </w:r>
      </w:del>
      <w:del w:id="1847" w:author="PR Preview" w:date="2026-01-01T00:00:00Z">
        <w:r>
          <w:delText xml:space="preserve">and</w:delText>
        </w:r>
      </w:del>
      <w:del w:id="1848" w:author="PR Preview" w:date="2026-01-01T00:00:00Z">
        <w:r>
          <w:delText xml:space="preserve"> </w:delText>
        </w:r>
      </w:del>
      <m:oMath>
        <m:r>
          <m:t>13</m:t>
        </m:r>
      </m:oMath>
      <w:del w:id="1849" w:author="PR Preview" w:date="2026-01-01T00:00:00Z">
        <w:r>
          <w:delText xml:space="preserve"> </w:delText>
        </w:r>
      </w:del>
      <w:del w:id="1850" w:author="PR Preview" w:date="2026-01-01T00:00:00Z">
        <w:r>
          <w:delText xml:space="preserve">with equal probability.</w:delText>
        </w:r>
      </w:del>
      <w:del w:id="1851" w:author="PR Preview" w:date="2026-01-01T00:00:00Z">
        <w:r>
          <w:delText xml:space="preserve"> </w:delText>
        </w:r>
      </w:del>
      <w:del w:id="1852" w:author="PR Preview" w:date="2026-01-01T00:00:00Z">
        <w:r>
          <w:delText xml:space="preserve">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1853" w:author="PR Preview" w:date="2026-01-01T00:00:00Z">
        <w:r>
          <w:rPr>
            <w:b/>
            <w:bCs/>
          </w:rPr>
          <w:delText xml:space="preserve">Definition 33 (Bias of a prediction)</w:delText>
        </w:r>
      </w:del>
      <w:del w:id="1854" w:author="PR Preview" w:date="2026-01-01T00:00:00Z">
        <w:r>
          <w:delText xml:space="preserve"> </w:delText>
        </w:r>
      </w:del>
      <w:del w:id="1855" w:author="PR Preview" w:date="2026-01-01T00:00:00Z">
        <w:r>
          <w:delText xml:space="preserve">Let</w:delText>
        </w:r>
      </w:del>
      <w:del w:id="1856" w:author="PR Preview" w:date="2026-01-01T00:00:00Z">
        <w:r>
          <w:delText xml:space="preserve"> </w:delText>
        </w:r>
      </w:del>
      <m:oMath>
        <m:r>
          <m:t>g</m:t>
        </m:r>
      </m:oMath>
      <w:del w:id="1857" w:author="PR Preview" w:date="2026-01-01T00:00:00Z">
        <w:r>
          <w:delText xml:space="preserve"> </w:delText>
        </w:r>
      </w:del>
      <w:del w:id="1858" w:author="PR Preview" w:date="2026-01-01T00:00:00Z">
        <w:r>
          <w:delText xml:space="preserve">be a</w:delText>
        </w:r>
      </w:del>
      <w:del w:id="1859" w:author="PR Preview" w:date="2026-01-01T00:00:00Z">
        <w:r>
          <w:delText xml:space="preserve"> </w:delText>
        </w:r>
      </w:del>
      <w:hyperlink w:anchor="def-fitting-procedure">
        <w:del w:id="1860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1861" w:author="PR Preview" w:date="2026-01-01T00:00:00Z">
        <w:r>
          <w:delText xml:space="preserve">,</w:delText>
        </w:r>
      </w:del>
      <w:del w:id="1862" w:author="PR Preview" w:date="2026-01-01T00:00:00Z">
        <w:r>
          <w:delText xml:space="preserve"> </w:delText>
        </w:r>
      </w:del>
      <w:del w:id="1863" w:author="PR Preview" w:date="2026-01-01T00:00:00Z">
        <w:r>
          <w:delText xml:space="preserve">and let</w:delText>
        </w:r>
      </w:del>
      <w:del w:id="186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865" w:author="PR Preview" w:date="2026-01-01T00:00:00Z">
        <w:r>
          <w:delText xml:space="preserve"> </w:delText>
        </w:r>
      </w:del>
      <w:del w:id="1866" w:author="PR Preview" w:date="2026-01-01T00:00:00Z">
        <w:r>
          <w:delText xml:space="preserve">be a random</w:delText>
        </w:r>
      </w:del>
      <w:del w:id="1867" w:author="PR Preview" w:date="2026-01-01T00:00:00Z">
        <w:r>
          <w:delText xml:space="preserve"> </w:delText>
        </w:r>
      </w:del>
      <w:hyperlink w:anchor="def-training-set">
        <w:del w:id="1868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1869" w:author="PR Preview" w:date="2026-01-01T00:00:00Z">
        <w:r>
          <w:delText xml:space="preserve">.</w:delText>
        </w:r>
      </w:del>
      <w:del w:id="1870" w:author="PR Preview" w:date="2026-01-01T00:00:00Z">
        <w:r>
          <w:delText xml:space="preserve"> </w:delText>
        </w:r>
      </w:del>
      <w:del w:id="1871" w:author="PR Preview" w:date="2026-01-01T00:00:00Z">
        <w:r>
          <w:delText xml:space="preserve">At a covariate value</w:delText>
        </w:r>
      </w:del>
      <w:del w:id="1872" w:author="PR Preview" w:date="2026-01-01T00:00:00Z">
        <w:r>
          <w:delText xml:space="preserve"> </w:delText>
        </w:r>
      </w:del>
      <m:oMath>
        <m:r>
          <m:t>x</m:t>
        </m:r>
      </m:oMath>
      <w:del w:id="1873" w:author="PR Preview" w:date="2026-01-01T00:00:00Z">
        <w:r>
          <w:delText xml:space="preserve">,</w:delText>
        </w:r>
      </w:del>
      <w:del w:id="1874" w:author="PR Preview" w:date="2026-01-01T00:00:00Z">
        <w:r>
          <w:delText xml:space="preserve"> </w:delText>
        </w:r>
      </w:del>
      <w:del w:id="1875" w:author="PR Preview" w:date="2026-01-01T00:00:00Z">
        <w:r>
          <w:delText xml:space="preserve">the prediction</w:delText>
        </w:r>
      </w:del>
      <w:del w:id="1876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1877" w:author="PR Preview" w:date="2026-01-01T00:00:00Z">
        <w:r>
          <w:delText xml:space="preserve"> </w:delText>
        </w:r>
      </w:del>
      <w:del w:id="1878" w:author="PR Preview" w:date="2026-01-01T00:00:00Z">
        <w:r>
          <w:delText xml:space="preserve">is a random variable,</w:delText>
        </w:r>
      </w:del>
      <w:del w:id="1879" w:author="PR Preview" w:date="2026-01-01T00:00:00Z">
        <w:r>
          <w:delText xml:space="preserve"> </w:delText>
        </w:r>
      </w:del>
      <w:del w:id="1880" w:author="PR Preview" w:date="2026-01-01T00:00:00Z">
        <w:r>
          <w:delText xml:space="preserve">because it depends on the random training data.</w:delText>
        </w:r>
      </w:del>
      <w:del w:id="1881" w:author="PR Preview" w:date="2026-01-01T00:00:00Z">
        <w:r>
          <w:delText xml:space="preserve"> </w:delText>
        </w:r>
      </w:del>
      <w:del w:id="1882" w:author="PR Preview" w:date="2026-01-01T00:00:00Z">
        <w:r>
          <w:delText xml:space="preserve">The</w:delText>
        </w:r>
      </w:del>
      <w:del w:id="1883" w:author="PR Preview" w:date="2026-01-01T00:00:00Z">
        <w:r>
          <w:delText xml:space="preserve"> </w:delText>
        </w:r>
      </w:del>
      <w:del w:id="1884" w:author="PR Preview" w:date="2026-01-01T00:00:00Z">
        <w:r>
          <w:rPr>
            <w:b/>
            <w:bCs/>
          </w:rPr>
          <w:delText xml:space="preserve">bias</w:delText>
        </w:r>
      </w:del>
      <w:del w:id="1885" w:author="PR Preview" w:date="2026-01-01T00:00:00Z">
        <w:r>
          <w:delText xml:space="preserve"> </w:delText>
        </w:r>
      </w:del>
      <w:del w:id="1886" w:author="PR Preview" w:date="2026-01-01T00:00:00Z">
        <w:r>
          <w:delText xml:space="preserve">of the prediction</w:delText>
        </w:r>
      </w:del>
      <w:del w:id="1887" w:author="PR Preview" w:date="2026-01-01T00:00:00Z">
        <w:r>
          <w:delText xml:space="preserve"> </w:delText>
        </w:r>
      </w:del>
      <w:del w:id="1888" w:author="PR Preview" w:date="2026-01-01T00:00:00Z">
        <w:r>
          <w:delText xml:space="preserve">is the expected</w:delText>
        </w:r>
      </w:del>
      <w:del w:id="1889" w:author="PR Preview" w:date="2026-01-01T00:00:00Z">
        <w:r>
          <w:delText xml:space="preserve"> </w:delText>
        </w:r>
      </w:del>
      <w:hyperlink r:id="rId132">
        <w:del w:id="1890" w:author="PR Preview" w:date="2026-01-01T00:00:00Z">
          <w:r>
            <w:rPr>
              <w:rStyle w:val="Hyperlink"/>
            </w:rPr>
            <w:delText xml:space="preserve">estimation error</w:delText>
          </w:r>
        </w:del>
      </w:hyperlink>
      <w:del w:id="1891" w:author="PR Preview" w:date="2026-01-01T00:00:00Z">
        <w:r>
          <w:delText xml:space="preserve"> </w:delText>
        </w:r>
      </w:del>
      <w:del w:id="1892" w:author="PR Preview" w:date="2026-01-01T00:00:00Z">
        <w:r>
          <w:delText xml:space="preserve">of the prediction</w:delText>
        </w:r>
      </w:del>
      <w:del w:id="1893" w:author="PR Preview" w:date="2026-01-01T00:00:00Z">
        <w:r>
          <w:delText xml:space="preserve"> </w:delText>
        </w:r>
      </w:del>
      <w:del w:id="1894" w:author="PR Preview" w:date="2026-01-01T00:00:00Z">
        <w:r>
          <w:delText xml:space="preserve">as an</w:delText>
        </w:r>
      </w:del>
      <w:del w:id="1895" w:author="PR Preview" w:date="2026-01-01T00:00:00Z">
        <w:r>
          <w:delText xml:space="preserve"> </w:delText>
        </w:r>
      </w:del>
      <w:hyperlink r:id="rId133">
        <w:del w:id="1896" w:author="PR Preview" w:date="2026-01-01T00:00:00Z">
          <w:r>
            <w:rPr>
              <w:rStyle w:val="Hyperlink"/>
            </w:rPr>
            <w:delText xml:space="preserve">estimator</w:delText>
          </w:r>
        </w:del>
      </w:hyperlink>
      <w:del w:id="1897" w:author="PR Preview" w:date="2026-01-01T00:00:00Z">
        <w:r>
          <w:delText xml:space="preserve"> </w:delText>
        </w:r>
      </w:del>
      <w:del w:id="1898" w:author="PR Preview" w:date="2026-01-01T00:00:00Z">
        <w:r>
          <w:delText xml:space="preserve">of the</w:delText>
        </w:r>
      </w:del>
      <w:del w:id="1899" w:author="PR Preview" w:date="2026-01-01T00:00:00Z">
        <w:r>
          <w:delText xml:space="preserve"> </w:delText>
        </w:r>
      </w:del>
      <w:hyperlink w:anchor="def-mean-function">
        <w:del w:id="1900" w:author="PR Preview" w:date="2026-01-01T00:00:00Z">
          <w:r>
            <w:rPr>
              <w:rStyle w:val="Hyperlink"/>
            </w:rPr>
            <w:delText xml:space="preserve">mean function</w:delText>
          </w:r>
        </w:del>
      </w:hyperlink>
      <w:del w:id="1901" w:author="PR Preview" w:date="2026-01-01T00:00:00Z">
        <w:r>
          <w:delText xml:space="preserve"> </w:delText>
        </w:r>
      </w:del>
      <w:del w:id="1902" w:author="PR Preview" w:date="2026-01-01T00:00:00Z">
        <w:r>
          <w:delText xml:space="preserve">value</w:delText>
        </w:r>
      </w:del>
      <w:del w:id="1903" w:author="PR Preview" w:date="2026-01-01T00:00:00Z">
        <w:r>
          <w:delText xml:space="preserve"> </w:delText>
        </w:r>
      </w:del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1904" w:author="PR Preview" w:date="2026-01-01T00:00:00Z">
        <w:r>
          <w:delText xml:space="preserve">,</w:delText>
        </w:r>
      </w:del>
      <w:del w:id="1905" w:author="PR Preview" w:date="2026-01-01T00:00:00Z">
        <w:r>
          <w:delText xml:space="preserve"> </w:delText>
        </w:r>
      </w:del>
      <w:del w:id="1906" w:author="PR Preview" w:date="2026-01-01T00:00:00Z">
        <w:r>
          <w:delText xml:space="preserve">which is its estimand here, not the new outcome it predicts:</w:delText>
        </w:r>
      </w:del>
    </w:p>
    <w:p>
      <w:pPr>
        <w:pStyle w:val="BodyText"/>
      </w:pPr>
      <w:ins w:id="1907" w:author="PR Preview" w:date="2026-01-01T00:00:00Z">
        <w:r>
          <w:rPr>
            <w:b/>
            <w:bCs/>
          </w:rPr>
          <w:t xml:space="preserve">Example 21 (Computing the expected prediction)</w:t>
        </w:r>
      </w:ins>
      <w:ins w:id="1908" w:author="PR Preview" w:date="2026-01-01T00:00:00Z">
        <w:r>
          <w:t xml:space="preserve"> </w:t>
        </w:r>
      </w:ins>
      <w:ins w:id="1909" w:author="PR Preview" w:date="2026-01-01T00:00:00Z">
        <w:r>
          <w:t xml:space="preserve">Suppose the predictions</w:t>
        </w:r>
      </w:ins>
      <w:ins w:id="1910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1911" w:author="PR Preview" w:date="2026-01-01T00:00:00Z">
        <w:r>
          <w:t xml:space="preserve"> </w:t>
        </w:r>
      </w:ins>
      <w:ins w:id="1912" w:author="PR Preview" w:date="2026-01-01T00:00:00Z">
        <w:r>
          <w:t xml:space="preserve">at</w:t>
        </w:r>
      </w:ins>
      <w:ins w:id="1913" w:author="PR Preview" w:date="2026-01-01T00:00:00Z">
        <w:r>
          <w:t xml:space="preserve"> </w:t>
        </w:r>
      </w:ins>
      <m:oMath>
        <m:r>
          <m:t>x</m:t>
        </m:r>
      </m:oMath>
      <w:ins w:id="1914" w:author="PR Preview" w:date="2026-01-01T00:00:00Z">
        <w:r>
          <w:t xml:space="preserve"> </w:t>
        </w:r>
      </w:ins>
      <w:ins w:id="1915" w:author="PR Preview" w:date="2026-01-01T00:00:00Z">
        <w:r>
          <w:t xml:space="preserve">take the values</w:t>
        </w:r>
      </w:ins>
      <w:ins w:id="1916" w:author="PR Preview" w:date="2026-01-01T00:00:00Z">
        <w:r>
          <w:t xml:space="preserve"> </w:t>
        </w:r>
      </w:ins>
      <m:oMath>
        <m:r>
          <m:t>9</m:t>
        </m:r>
      </m:oMath>
      <w:ins w:id="1917" w:author="PR Preview" w:date="2026-01-01T00:00:00Z">
        <w:r>
          <w:t xml:space="preserve">,</w:t>
        </w:r>
      </w:ins>
      <w:ins w:id="1918" w:author="PR Preview" w:date="2026-01-01T00:00:00Z">
        <w:r>
          <w:t xml:space="preserve"> </w:t>
        </w:r>
      </w:ins>
      <m:oMath>
        <m:r>
          <m:t>11</m:t>
        </m:r>
      </m:oMath>
      <w:ins w:id="1919" w:author="PR Preview" w:date="2026-01-01T00:00:00Z">
        <w:r>
          <w:t xml:space="preserve"> </w:t>
        </w:r>
      </w:ins>
      <w:ins w:id="1920" w:author="PR Preview" w:date="2026-01-01T00:00:00Z">
        <w:r>
          <w:t xml:space="preserve">and</w:t>
        </w:r>
      </w:ins>
      <w:ins w:id="1921" w:author="PR Preview" w:date="2026-01-01T00:00:00Z">
        <w:r>
          <w:t xml:space="preserve"> </w:t>
        </w:r>
      </w:ins>
      <m:oMath>
        <m:r>
          <m:t>13</m:t>
        </m:r>
      </m:oMath>
      <w:ins w:id="1922" w:author="PR Preview" w:date="2026-01-01T00:00:00Z">
        <w:r>
          <w:t xml:space="preserve"> </w:t>
        </w:r>
      </w:ins>
      <w:ins w:id="1923" w:author="PR Preview" w:date="2026-01-01T00:00:00Z">
        <w:r>
          <w:t xml:space="preserve">with equal probability.</w:t>
        </w:r>
      </w:ins>
      <w:ins w:id="1924" w:author="PR Preview" w:date="2026-01-01T00:00:00Z">
        <w:r>
          <w:t xml:space="preserve"> </w:t>
        </w:r>
      </w:ins>
      <w:ins w:id="1925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1"/>
    <w:bookmarkStart w:id="135" w:name="def-prediction-bias"/>
    <w:p>
      <w:pPr>
        <w:pStyle w:val="FirstParagraph"/>
      </w:pPr>
      <w:ins w:id="1926" w:author="PR Preview" w:date="2026-01-01T00:00:00Z">
        <w:r>
          <w:rPr>
            <w:b/>
            <w:bCs/>
          </w:rPr>
          <w:t xml:space="preserve">Definition 34 (Bias of a prediction)</w:t>
        </w:r>
      </w:ins>
      <w:ins w:id="1927" w:author="PR Preview" w:date="2026-01-01T00:00:00Z">
        <w:r>
          <w:t xml:space="preserve"> </w:t>
        </w:r>
      </w:ins>
      <w:ins w:id="1928" w:author="PR Preview" w:date="2026-01-01T00:00:00Z">
        <w:r>
          <w:t xml:space="preserve">Let</w:t>
        </w:r>
      </w:ins>
      <w:ins w:id="1929" w:author="PR Preview" w:date="2026-01-01T00:00:00Z">
        <w:r>
          <w:t xml:space="preserve"> </w:t>
        </w:r>
      </w:ins>
      <m:oMath>
        <m:r>
          <m:t>g</m:t>
        </m:r>
      </m:oMath>
      <w:ins w:id="1930" w:author="PR Preview" w:date="2026-01-01T00:00:00Z">
        <w:r>
          <w:t xml:space="preserve"> </w:t>
        </w:r>
      </w:ins>
      <w:ins w:id="1931" w:author="PR Preview" w:date="2026-01-01T00:00:00Z">
        <w:r>
          <w:t xml:space="preserve">be a</w:t>
        </w:r>
      </w:ins>
      <w:ins w:id="1932" w:author="PR Preview" w:date="2026-01-01T00:00:00Z">
        <w:r>
          <w:t xml:space="preserve"> </w:t>
        </w:r>
      </w:ins>
      <w:hyperlink w:anchor="def-fitting-procedure">
        <w:ins w:id="1933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1934" w:author="PR Preview" w:date="2026-01-01T00:00:00Z">
        <w:r>
          <w:t xml:space="preserve">,</w:t>
        </w:r>
      </w:ins>
      <w:ins w:id="1935" w:author="PR Preview" w:date="2026-01-01T00:00:00Z">
        <w:r>
          <w:t xml:space="preserve"> </w:t>
        </w:r>
      </w:ins>
      <w:ins w:id="1936" w:author="PR Preview" w:date="2026-01-01T00:00:00Z">
        <w:r>
          <w:t xml:space="preserve">and let</w:t>
        </w:r>
      </w:ins>
      <w:ins w:id="193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938" w:author="PR Preview" w:date="2026-01-01T00:00:00Z">
        <w:r>
          <w:t xml:space="preserve"> </w:t>
        </w:r>
      </w:ins>
      <w:ins w:id="1939" w:author="PR Preview" w:date="2026-01-01T00:00:00Z">
        <w:r>
          <w:t xml:space="preserve">be a random</w:t>
        </w:r>
      </w:ins>
      <w:ins w:id="1940" w:author="PR Preview" w:date="2026-01-01T00:00:00Z">
        <w:r>
          <w:t xml:space="preserve"> </w:t>
        </w:r>
      </w:ins>
      <w:hyperlink w:anchor="def-training-set">
        <w:ins w:id="1941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1942" w:author="PR Preview" w:date="2026-01-01T00:00:00Z">
        <w:r>
          <w:t xml:space="preserve">.</w:t>
        </w:r>
      </w:ins>
      <w:ins w:id="1943" w:author="PR Preview" w:date="2026-01-01T00:00:00Z">
        <w:r>
          <w:t xml:space="preserve"> </w:t>
        </w:r>
      </w:ins>
      <w:ins w:id="1944" w:author="PR Preview" w:date="2026-01-01T00:00:00Z">
        <w:r>
          <w:t xml:space="preserve">At a covariate value</w:t>
        </w:r>
      </w:ins>
      <w:ins w:id="1945" w:author="PR Preview" w:date="2026-01-01T00:00:00Z">
        <w:r>
          <w:t xml:space="preserve"> </w:t>
        </w:r>
      </w:ins>
      <m:oMath>
        <m:r>
          <m:t>x</m:t>
        </m:r>
      </m:oMath>
      <w:ins w:id="1946" w:author="PR Preview" w:date="2026-01-01T00:00:00Z">
        <w:r>
          <w:t xml:space="preserve">,</w:t>
        </w:r>
      </w:ins>
      <w:ins w:id="1947" w:author="PR Preview" w:date="2026-01-01T00:00:00Z">
        <w:r>
          <w:t xml:space="preserve"> </w:t>
        </w:r>
      </w:ins>
      <w:ins w:id="1948" w:author="PR Preview" w:date="2026-01-01T00:00:00Z">
        <w:r>
          <w:t xml:space="preserve">the prediction</w:t>
        </w:r>
      </w:ins>
      <w:ins w:id="1949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1950" w:author="PR Preview" w:date="2026-01-01T00:00:00Z">
        <w:r>
          <w:t xml:space="preserve"> </w:t>
        </w:r>
      </w:ins>
      <w:ins w:id="1951" w:author="PR Preview" w:date="2026-01-01T00:00:00Z">
        <w:r>
          <w:t xml:space="preserve">is a random variable,</w:t>
        </w:r>
      </w:ins>
      <w:ins w:id="1952" w:author="PR Preview" w:date="2026-01-01T00:00:00Z">
        <w:r>
          <w:t xml:space="preserve"> </w:t>
        </w:r>
      </w:ins>
      <w:ins w:id="1953" w:author="PR Preview" w:date="2026-01-01T00:00:00Z">
        <w:r>
          <w:t xml:space="preserve">because it depends on the random training data.</w:t>
        </w:r>
      </w:ins>
      <w:ins w:id="1954" w:author="PR Preview" w:date="2026-01-01T00:00:00Z">
        <w:r>
          <w:t xml:space="preserve"> </w:t>
        </w:r>
      </w:ins>
      <w:ins w:id="1955" w:author="PR Preview" w:date="2026-01-01T00:00:00Z">
        <w:r>
          <w:t xml:space="preserve">The</w:t>
        </w:r>
      </w:ins>
      <w:ins w:id="1956" w:author="PR Preview" w:date="2026-01-01T00:00:00Z">
        <w:r>
          <w:t xml:space="preserve"> </w:t>
        </w:r>
      </w:ins>
      <w:ins w:id="1957" w:author="PR Preview" w:date="2026-01-01T00:00:00Z">
        <w:r>
          <w:rPr>
            <w:b/>
            <w:bCs/>
          </w:rPr>
          <w:t xml:space="preserve">bias</w:t>
        </w:r>
      </w:ins>
      <w:ins w:id="1958" w:author="PR Preview" w:date="2026-01-01T00:00:00Z">
        <w:r>
          <w:t xml:space="preserve"> </w:t>
        </w:r>
      </w:ins>
      <w:ins w:id="1959" w:author="PR Preview" w:date="2026-01-01T00:00:00Z">
        <w:r>
          <w:t xml:space="preserve">of the prediction</w:t>
        </w:r>
      </w:ins>
      <w:ins w:id="1960" w:author="PR Preview" w:date="2026-01-01T00:00:00Z">
        <w:r>
          <w:t xml:space="preserve"> </w:t>
        </w:r>
      </w:ins>
      <w:ins w:id="1961" w:author="PR Preview" w:date="2026-01-01T00:00:00Z">
        <w:r>
          <w:t xml:space="preserve">is the expected</w:t>
        </w:r>
      </w:ins>
      <w:ins w:id="1962" w:author="PR Preview" w:date="2026-01-01T00:00:00Z">
        <w:r>
          <w:t xml:space="preserve"> </w:t>
        </w:r>
      </w:ins>
      <w:hyperlink r:id="rId132">
        <w:ins w:id="1963" w:author="PR Preview" w:date="2026-01-01T00:00:00Z">
          <w:r>
            <w:rPr>
              <w:rStyle w:val="Hyperlink"/>
            </w:rPr>
            <w:t xml:space="preserve">estimation error</w:t>
          </w:r>
        </w:ins>
      </w:hyperlink>
      <w:ins w:id="1964" w:author="PR Preview" w:date="2026-01-01T00:00:00Z">
        <w:r>
          <w:t xml:space="preserve"> </w:t>
        </w:r>
      </w:ins>
      <w:ins w:id="1965" w:author="PR Preview" w:date="2026-01-01T00:00:00Z">
        <w:r>
          <w:t xml:space="preserve">of the prediction</w:t>
        </w:r>
      </w:ins>
      <w:ins w:id="1966" w:author="PR Preview" w:date="2026-01-01T00:00:00Z">
        <w:r>
          <w:t xml:space="preserve"> </w:t>
        </w:r>
      </w:ins>
      <w:ins w:id="1967" w:author="PR Preview" w:date="2026-01-01T00:00:00Z">
        <w:r>
          <w:t xml:space="preserve">as an</w:t>
        </w:r>
      </w:ins>
      <w:ins w:id="1968" w:author="PR Preview" w:date="2026-01-01T00:00:00Z">
        <w:r>
          <w:t xml:space="preserve"> </w:t>
        </w:r>
      </w:ins>
      <w:hyperlink r:id="rId133">
        <w:ins w:id="1969" w:author="PR Preview" w:date="2026-01-01T00:00:00Z">
          <w:r>
            <w:rPr>
              <w:rStyle w:val="Hyperlink"/>
            </w:rPr>
            <w:t xml:space="preserve">estimator</w:t>
          </w:r>
        </w:ins>
      </w:hyperlink>
      <w:ins w:id="1970" w:author="PR Preview" w:date="2026-01-01T00:00:00Z">
        <w:r>
          <w:t xml:space="preserve"> </w:t>
        </w:r>
      </w:ins>
      <w:ins w:id="1971" w:author="PR Preview" w:date="2026-01-01T00:00:00Z">
        <w:r>
          <w:t xml:space="preserve">of the</w:t>
        </w:r>
      </w:ins>
      <w:ins w:id="1972" w:author="PR Preview" w:date="2026-01-01T00:00:00Z">
        <w:r>
          <w:t xml:space="preserve"> </w:t>
        </w:r>
      </w:ins>
      <w:hyperlink w:anchor="def-mean-function">
        <w:ins w:id="1973" w:author="PR Preview" w:date="2026-01-01T00:00:00Z">
          <w:r>
            <w:rPr>
              <w:rStyle w:val="Hyperlink"/>
            </w:rPr>
            <w:t xml:space="preserve">mean function</w:t>
          </w:r>
        </w:ins>
      </w:hyperlink>
      <w:ins w:id="1974" w:author="PR Preview" w:date="2026-01-01T00:00:00Z">
        <w:r>
          <w:t xml:space="preserve"> </w:t>
        </w:r>
      </w:ins>
      <w:ins w:id="1975" w:author="PR Preview" w:date="2026-01-01T00:00:00Z">
        <w:r>
          <w:t xml:space="preserve">value</w:t>
        </w:r>
      </w:ins>
      <w:ins w:id="1976" w:author="PR Preview" w:date="2026-01-01T00:00:00Z">
        <w:r>
          <w:t xml:space="preserve"> </w:t>
        </w:r>
      </w:ins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1977" w:author="PR Preview" w:date="2026-01-01T00:00:00Z">
        <w:r>
          <w:t xml:space="preserve">,</w:t>
        </w:r>
      </w:ins>
      <w:ins w:id="1978" w:author="PR Preview" w:date="2026-01-01T00:00:00Z">
        <w:r>
          <w:t xml:space="preserve"> </w:t>
        </w:r>
      </w:ins>
      <w:ins w:id="1979" w:author="PR Preview" w:date="2026-01-01T00:00:00Z">
        <w:r>
          <w:t xml:space="preserve">which is its estimand here, not the new outcome it predicts:</w:t>
        </w:r>
      </w:ins>
    </w:p>
    <w:p>
      <w:pPr>
        <w:pStyle w:val="BodyText"/>
      </w:pPr>
      <w:bookmarkStart w:id="134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36" w:name="exm-prediction-bias"/>
    <w:p>
      <w:pPr>
        <w:pStyle w:val="BodyText"/>
      </w:pPr>
      <w:del w:id="1980" w:author="PR Preview" w:date="2026-01-01T00:00:00Z">
        <w:r>
          <w:rPr>
            <w:b/>
            <w:bCs/>
          </w:rPr>
          <w:delText xml:space="preserve">Example 20 (Computing the bias of a prediction)</w:delText>
        </w:r>
      </w:del>
      <w:del w:id="1981" w:author="PR Preview" w:date="2026-01-01T00:00:00Z">
        <w:r>
          <w:delText xml:space="preserve"> </w:delText>
        </w:r>
      </w:del>
      <w:del w:id="1982" w:author="PR Preview" w:date="2026-01-01T00:00:00Z">
        <w:r>
          <w:delText xml:space="preserve">Suppose</w:delText>
        </w:r>
      </w:del>
      <w:del w:id="1983" w:author="PR Preview" w:date="2026-01-01T00:00:00Z">
        <w:r>
          <w:delText xml:space="preserve"> </w:delText>
        </w:r>
      </w:del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del w:id="1984" w:author="PR Preview" w:date="2026-01-01T00:00:00Z">
        <w:r>
          <w:delText xml:space="preserve">,</w:delText>
        </w:r>
      </w:del>
      <w:del w:id="1985" w:author="PR Preview" w:date="2026-01-01T00:00:00Z">
        <w:r>
          <w:delText xml:space="preserve"> </w:delText>
        </w:r>
      </w:del>
      <w:del w:id="1986" w:author="PR Preview" w:date="2026-01-01T00:00:00Z">
        <w:r>
          <w:delText xml:space="preserve">and the predictions</w:delText>
        </w:r>
      </w:del>
      <w:del w:id="1987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1988" w:author="PR Preview" w:date="2026-01-01T00:00:00Z">
        <w:r>
          <w:delText xml:space="preserve">,</w:delText>
        </w:r>
      </w:del>
      <w:del w:id="1989" w:author="PR Preview" w:date="2026-01-01T00:00:00Z">
        <w:r>
          <w:delText xml:space="preserve"> </w:delText>
        </w:r>
      </w:del>
      <w:del w:id="1990" w:author="PR Preview" w:date="2026-01-01T00:00:00Z">
        <w:r>
          <w:delText xml:space="preserve">over repeated training sets,</w:delText>
        </w:r>
      </w:del>
      <w:del w:id="1991" w:author="PR Preview" w:date="2026-01-01T00:00:00Z">
        <w:r>
          <w:delText xml:space="preserve"> </w:delText>
        </w:r>
      </w:del>
      <w:del w:id="1992" w:author="PR Preview" w:date="2026-01-01T00:00:00Z">
        <w:r>
          <w:delText xml:space="preserve">average</w:delText>
        </w:r>
      </w:del>
      <w:del w:id="1993" w:author="PR Preview" w:date="2026-01-01T00:00:00Z">
        <w:r>
          <w:delText xml:space="preserve"> </w:delText>
        </w:r>
      </w:del>
      <m:oMath>
        <m:r>
          <m:t>11</m:t>
        </m:r>
      </m:oMath>
      <w:del w:id="1994" w:author="PR Preview" w:date="2026-01-01T00:00:00Z">
        <w:r>
          <w:delText xml:space="preserve">.</w:delText>
        </w:r>
      </w:del>
      <w:del w:id="1995" w:author="PR Preview" w:date="2026-01-01T00:00:00Z">
        <w:r>
          <w:delText xml:space="preserve"> </w:delText>
        </w:r>
      </w:del>
      <w:del w:id="1996" w:author="PR Preview" w:date="2026-01-01T00:00:00Z">
        <w:r>
          <w:delText xml:space="preserve">Then</w:delText>
        </w:r>
      </w:del>
    </w:p>
    <w:p>
      <w:pPr>
        <w:pStyle w:val="BodyText"/>
      </w:pPr>
      <w:ins w:id="1997" w:author="PR Preview" w:date="2026-01-01T00:00:00Z">
        <w:r>
          <w:rPr>
            <w:b/>
            <w:bCs/>
          </w:rPr>
          <w:t xml:space="preserve">Example 22 (Computing the bias of a prediction)</w:t>
        </w:r>
      </w:ins>
      <w:ins w:id="1998" w:author="PR Preview" w:date="2026-01-01T00:00:00Z">
        <w:r>
          <w:t xml:space="preserve"> </w:t>
        </w:r>
      </w:ins>
      <w:ins w:id="1999" w:author="PR Preview" w:date="2026-01-01T00:00:00Z">
        <w:r>
          <w:t xml:space="preserve">Suppose</w:t>
        </w:r>
      </w:ins>
      <w:ins w:id="2000" w:author="PR Preview" w:date="2026-01-01T00:00:00Z">
        <w:r>
          <w:t xml:space="preserve"> </w:t>
        </w:r>
      </w:ins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ins w:id="2001" w:author="PR Preview" w:date="2026-01-01T00:00:00Z">
        <w:r>
          <w:t xml:space="preserve">,</w:t>
        </w:r>
      </w:ins>
      <w:ins w:id="2002" w:author="PR Preview" w:date="2026-01-01T00:00:00Z">
        <w:r>
          <w:t xml:space="preserve"> </w:t>
        </w:r>
      </w:ins>
      <w:ins w:id="2003" w:author="PR Preview" w:date="2026-01-01T00:00:00Z">
        <w:r>
          <w:t xml:space="preserve">and the predictions</w:t>
        </w:r>
      </w:ins>
      <w:ins w:id="2004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2005" w:author="PR Preview" w:date="2026-01-01T00:00:00Z">
        <w:r>
          <w:t xml:space="preserve">,</w:t>
        </w:r>
      </w:ins>
      <w:ins w:id="2006" w:author="PR Preview" w:date="2026-01-01T00:00:00Z">
        <w:r>
          <w:t xml:space="preserve"> </w:t>
        </w:r>
      </w:ins>
      <w:ins w:id="2007" w:author="PR Preview" w:date="2026-01-01T00:00:00Z">
        <w:r>
          <w:t xml:space="preserve">over repeated training sets,</w:t>
        </w:r>
      </w:ins>
      <w:ins w:id="2008" w:author="PR Preview" w:date="2026-01-01T00:00:00Z">
        <w:r>
          <w:t xml:space="preserve"> </w:t>
        </w:r>
      </w:ins>
      <w:ins w:id="2009" w:author="PR Preview" w:date="2026-01-01T00:00:00Z">
        <w:r>
          <w:t xml:space="preserve">average</w:t>
        </w:r>
      </w:ins>
      <w:ins w:id="2010" w:author="PR Preview" w:date="2026-01-01T00:00:00Z">
        <w:r>
          <w:t xml:space="preserve"> </w:t>
        </w:r>
      </w:ins>
      <m:oMath>
        <m:r>
          <m:t>11</m:t>
        </m:r>
      </m:oMath>
      <w:ins w:id="2011" w:author="PR Preview" w:date="2026-01-01T00:00:00Z">
        <w:r>
          <w:t xml:space="preserve">.</w:t>
        </w:r>
      </w:ins>
      <w:ins w:id="2012" w:author="PR Preview" w:date="2026-01-01T00:00:00Z">
        <w:r>
          <w:t xml:space="preserve"> </w:t>
        </w:r>
      </w:ins>
      <w:ins w:id="2013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36"/>
    <w:bookmarkStart w:id="137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7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7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137"/>
    <w:bookmarkStart w:id="138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8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in the new outcome.</w:t>
      </w:r>
    </w:p>
    <w:bookmarkEnd w:id="138"/>
    <w:bookmarkStart w:id="140" w:name="exr-epe-split-noise"/>
    <w:p>
      <w:pPr>
        <w:pStyle w:val="FirstParagraph"/>
      </w:pPr>
      <w:del w:id="2014" w:author="PR Preview" w:date="2026-01-01T00:00:00Z">
        <w:r>
          <w:rPr>
            <w:b/>
            <w:bCs/>
          </w:rPr>
          <w:delText xml:space="preserve">Exercise 5 (Separate the noise)</w:delText>
        </w:r>
      </w:del>
      <w:del w:id="2015" w:author="PR Preview" w:date="2026-01-01T00:00:00Z">
        <w:r>
          <w:delText xml:space="preserve"> </w:delText>
        </w:r>
      </w:del>
      <w:del w:id="2016" w:author="PR Preview" w:date="2026-01-01T00:00:00Z">
        <w:r>
          <w:delText xml:space="preserve">Suppose that, given</w:delText>
        </w:r>
      </w:del>
      <w:del w:id="2017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del w:id="2018" w:author="PR Preview" w:date="2026-01-01T00:00:00Z">
        <w:r>
          <w:delText xml:space="preserve">,</w:delText>
        </w:r>
      </w:del>
      <w:del w:id="2019" w:author="PR Preview" w:date="2026-01-01T00:00:00Z">
        <w:r>
          <w:delText xml:space="preserve"> </w:delText>
        </w:r>
      </w:del>
      <w:del w:id="2020" w:author="PR Preview" w:date="2026-01-01T00:00:00Z">
        <w:r>
          <w:delText xml:space="preserve">the new outcome is</w:delText>
        </w:r>
      </w:del>
      <w:del w:id="2021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ν</m:t>
        </m:r>
      </m:oMath>
      <w:del w:id="2022" w:author="PR Preview" w:date="2026-01-01T00:00:00Z">
        <w:r>
          <w:delText xml:space="preserve">,</w:delText>
        </w:r>
      </w:del>
      <w:del w:id="2023" w:author="PR Preview" w:date="2026-01-01T00:00:00Z">
        <w:r>
          <w:delText xml:space="preserve"> </w:delText>
        </w:r>
      </w:del>
      <w:del w:id="2024" w:author="PR Preview" w:date="2026-01-01T00:00:00Z">
        <w:r>
          <w:delText xml:space="preserve">where the noise</w:delText>
        </w:r>
      </w:del>
      <w:del w:id="2025" w:author="PR Preview" w:date="2026-01-01T00:00:00Z">
        <w:r>
          <w:delText xml:space="preserve"> </w:delText>
        </w:r>
      </w:del>
      <m:oMath>
        <m:r>
          <m:t>ν</m:t>
        </m:r>
      </m:oMath>
      <w:del w:id="2026" w:author="PR Preview" w:date="2026-01-01T00:00:00Z">
        <w:r>
          <w:delText xml:space="preserve"> </w:delText>
        </w:r>
      </w:del>
      <w:del w:id="2027" w:author="PR Preview" w:date="2026-01-01T00:00:00Z">
        <w:r>
          <w:delText xml:space="preserve">has mean</w:delText>
        </w:r>
      </w:del>
      <w:del w:id="2028" w:author="PR Preview" w:date="2026-01-01T00:00:00Z">
        <w:r>
          <w:delText xml:space="preserve"> </w:delText>
        </w:r>
      </w:del>
      <m:oMath>
        <m:r>
          <m:t>0</m:t>
        </m:r>
      </m:oMath>
      <w:del w:id="2029" w:author="PR Preview" w:date="2026-01-01T00:00:00Z">
        <w:r>
          <w:delText xml:space="preserve"> </w:delText>
        </w:r>
      </w:del>
      <w:del w:id="2030" w:author="PR Preview" w:date="2026-01-01T00:00:00Z">
        <w:r>
          <w:delText xml:space="preserve">and variance</w:delText>
        </w:r>
      </w:del>
      <w:del w:id="2031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2032" w:author="PR Preview" w:date="2026-01-01T00:00:00Z">
        <w:r>
          <w:delText xml:space="preserve">,</w:delText>
        </w:r>
      </w:del>
      <w:del w:id="2033" w:author="PR Preview" w:date="2026-01-01T00:00:00Z">
        <w:r>
          <w:delText xml:space="preserve"> </w:delText>
        </w:r>
      </w:del>
      <w:del w:id="2034" w:author="PR Preview" w:date="2026-01-01T00:00:00Z">
        <w:r>
          <w:delText xml:space="preserve">and that</w:delText>
        </w:r>
      </w:del>
      <w:del w:id="2035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del w:id="2036" w:author="PR Preview" w:date="2026-01-01T00:00:00Z">
        <w:r>
          <w:delText xml:space="preserve"> </w:delText>
        </w:r>
      </w:del>
      <w:del w:id="2037" w:author="PR Preview" w:date="2026-01-01T00:00:00Z">
        <w:r>
          <w:delText xml:space="preserve">is independent of the random</w:delText>
        </w:r>
      </w:del>
      <w:del w:id="2038" w:author="PR Preview" w:date="2026-01-01T00:00:00Z">
        <w:r>
          <w:delText xml:space="preserve"> </w:delText>
        </w:r>
      </w:del>
      <w:hyperlink w:anchor="def-training-set">
        <w:del w:id="2039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204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041" w:author="PR Preview" w:date="2026-01-01T00:00:00Z">
        <w:r>
          <w:delText xml:space="preserve">.</w:delText>
        </w:r>
      </w:del>
      <w:del w:id="2042" w:author="PR Preview" w:date="2026-01-01T00:00:00Z">
        <w:r>
          <w:delText xml:space="preserve"> </w:delText>
        </w:r>
      </w:del>
      <w:del w:id="2043" w:author="PR Preview" w:date="2026-01-01T00:00:00Z">
        <w:r>
          <w:delText xml:space="preserve">Take every expectation below to be conditional on</w:delText>
        </w:r>
      </w:del>
      <w:del w:id="2044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del w:id="2045" w:author="PR Preview" w:date="2026-01-01T00:00:00Z">
        <w:r>
          <w:delText xml:space="preserve">.</w:delText>
        </w:r>
      </w:del>
      <w:del w:id="2046" w:author="PR Preview" w:date="2026-01-01T00:00:00Z">
        <w:r>
          <w:delText xml:space="preserve"> </w:delText>
        </w:r>
      </w:del>
      <w:del w:id="2047" w:author="PR Preview" w:date="2026-01-01T00:00:00Z">
        <w:r>
          <w:delText xml:space="preserve">Add and subtract</w:delText>
        </w:r>
      </w:del>
      <w:del w:id="2048" w:author="PR Preview" w:date="2026-01-01T00:00:00Z">
        <w:r>
          <w:delText xml:space="preserve"> </w:delText>
        </w:r>
      </w:del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2049" w:author="PR Preview" w:date="2026-01-01T00:00:00Z">
        <w:r>
          <w:delText xml:space="preserve"> </w:delText>
        </w:r>
      </w:del>
      <w:del w:id="2050" w:author="PR Preview" w:date="2026-01-01T00:00:00Z">
        <w:r>
          <w:delText xml:space="preserve">inside the square of the</w:delText>
        </w:r>
      </w:del>
      <w:del w:id="2051" w:author="PR Preview" w:date="2026-01-01T00:00:00Z">
        <w:r>
          <w:delText xml:space="preserve"> </w:delText>
        </w:r>
      </w:del>
      <w:hyperlink w:anchor="def-epe">
        <w:del w:id="2052" w:author="PR Preview" w:date="2026-01-01T00:00:00Z">
          <w:r>
            <w:rPr>
              <w:rStyle w:val="Hyperlink"/>
            </w:rPr>
            <w:delText xml:space="preserve">expected prediction error</w:delText>
          </w:r>
        </w:del>
      </w:hyperlink>
      <w:del w:id="2053" w:author="PR Preview" w:date="2026-01-01T00:00:00Z">
        <w:r>
          <w:delText xml:space="preserve">,</w:delText>
        </w:r>
      </w:del>
    </w:p>
    <w:p>
      <w:pPr>
        <w:pStyle w:val="FirstParagraph"/>
      </w:pPr>
      <w:ins w:id="2054" w:author="PR Preview" w:date="2026-01-01T00:00:00Z">
        <w:r>
          <w:rPr>
            <w:b/>
            <w:bCs/>
          </w:rPr>
          <w:t xml:space="preserve">Exercise 5 (Separate the noise)</w:t>
        </w:r>
      </w:ins>
      <w:ins w:id="2055" w:author="PR Preview" w:date="2026-01-01T00:00:00Z">
        <w:r>
          <w:t xml:space="preserve"> </w:t>
        </w:r>
      </w:ins>
      <w:ins w:id="2056" w:author="PR Preview" w:date="2026-01-01T00:00:00Z">
        <w:r>
          <w:t xml:space="preserve">Let</w:t>
        </w:r>
      </w:ins>
      <w:ins w:id="2057" w:author="PR Preview" w:date="2026-01-01T00:00:00Z">
        <w:r>
          <w:t xml:space="preserve"> </w:t>
        </w:r>
      </w:ins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ins w:id="2058" w:author="PR Preview" w:date="2026-01-01T00:00:00Z">
        <w:r>
          <w:t xml:space="preserve"> </w:t>
        </w:r>
      </w:ins>
      <w:ins w:id="2059" w:author="PR Preview" w:date="2026-01-01T00:00:00Z">
        <w:r>
          <w:t xml:space="preserve">be a</w:t>
        </w:r>
      </w:ins>
      <w:ins w:id="2060" w:author="PR Preview" w:date="2026-01-01T00:00:00Z">
        <w:r>
          <w:t xml:space="preserve"> </w:t>
        </w:r>
      </w:ins>
      <w:hyperlink w:anchor="def-new-observation">
        <w:ins w:id="2061" w:author="PR Preview" w:date="2026-01-01T00:00:00Z">
          <w:r>
            <w:rPr>
              <w:rStyle w:val="Hyperlink"/>
            </w:rPr>
            <w:t xml:space="preserve">new observation</w:t>
          </w:r>
        </w:ins>
      </w:hyperlink>
      <w:ins w:id="2062" w:author="PR Preview" w:date="2026-01-01T00:00:00Z">
        <w:r>
          <w:t xml:space="preserve"> </w:t>
        </w:r>
      </w:ins>
      <w:ins w:id="2063" w:author="PR Preview" w:date="2026-01-01T00:00:00Z">
        <w:r>
          <w:t xml:space="preserve">relative to the random</w:t>
        </w:r>
      </w:ins>
      <w:ins w:id="2064" w:author="PR Preview" w:date="2026-01-01T00:00:00Z">
        <w:r>
          <w:t xml:space="preserve"> </w:t>
        </w:r>
      </w:ins>
      <w:hyperlink w:anchor="def-training-set">
        <w:ins w:id="2065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206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067" w:author="PR Preview" w:date="2026-01-01T00:00:00Z">
        <w:r>
          <w:t xml:space="preserve">.</w:t>
        </w:r>
      </w:ins>
      <w:ins w:id="2068" w:author="PR Preview" w:date="2026-01-01T00:00:00Z">
        <w:r>
          <w:t xml:space="preserve"> </w:t>
        </w:r>
      </w:ins>
      <w:ins w:id="2069" w:author="PR Preview" w:date="2026-01-01T00:00:00Z">
        <w:r>
          <w:t xml:space="preserve">Fix</w:t>
        </w:r>
      </w:ins>
      <w:ins w:id="2070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ins w:id="2071" w:author="PR Preview" w:date="2026-01-01T00:00:00Z">
        <w:r>
          <w:t xml:space="preserve">.</w:t>
        </w:r>
      </w:ins>
      <w:ins w:id="2072" w:author="PR Preview" w:date="2026-01-01T00:00:00Z">
        <w:r>
          <w:t xml:space="preserve"> </w:t>
        </w:r>
      </w:ins>
      <w:ins w:id="2073" w:author="PR Preview" w:date="2026-01-01T00:00:00Z">
        <w:r>
          <w:t xml:space="preserve">Let</w:t>
        </w:r>
      </w:ins>
      <w:ins w:id="2074" w:author="PR Preview" w:date="2026-01-01T00:00:00Z">
        <w:r>
          <w:t xml:space="preserve"> </w:t>
        </w:r>
      </w:ins>
      <m:oMath>
        <m:r>
          <m:t>ν</m:t>
        </m:r>
      </m:oMath>
      <w:ins w:id="2075" w:author="PR Preview" w:date="2026-01-01T00:00:00Z">
        <w:r>
          <w:t xml:space="preserve"> </w:t>
        </w:r>
      </w:ins>
      <w:ins w:id="2076" w:author="PR Preview" w:date="2026-01-01T00:00:00Z">
        <w:r>
          <w:t xml:space="preserve">be the</w:t>
        </w:r>
      </w:ins>
      <w:ins w:id="2077" w:author="PR Preview" w:date="2026-01-01T00:00:00Z">
        <w:r>
          <w:t xml:space="preserve"> </w:t>
        </w:r>
      </w:ins>
      <w:hyperlink w:anchor="def-noise">
        <w:ins w:id="2078" w:author="PR Preview" w:date="2026-01-01T00:00:00Z">
          <w:r>
            <w:rPr>
              <w:rStyle w:val="Hyperlink"/>
            </w:rPr>
            <w:t xml:space="preserve">noise</w:t>
          </w:r>
        </w:ins>
      </w:hyperlink>
      <w:ins w:id="2079" w:author="PR Preview" w:date="2026-01-01T00:00:00Z">
        <w:r>
          <w:t xml:space="preserve"> </w:t>
        </w:r>
      </w:ins>
      <w:ins w:id="2080" w:author="PR Preview" w:date="2026-01-01T00:00:00Z">
        <w:r>
          <w:t xml:space="preserve">of</w:t>
        </w:r>
      </w:ins>
      <w:ins w:id="2081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ins w:id="2082" w:author="PR Preview" w:date="2026-01-01T00:00:00Z">
        <w:r>
          <w:t xml:space="preserve">.</w:t>
        </w:r>
      </w:ins>
      <w:ins w:id="2083" w:author="PR Preview" w:date="2026-01-01T00:00:00Z">
        <w:r>
          <w:t xml:space="preserve"> </w:t>
        </w:r>
      </w:ins>
      <w:ins w:id="2084" w:author="PR Preview" w:date="2026-01-01T00:00:00Z">
        <w:r>
          <w:t xml:space="preserve">Let</w:t>
        </w:r>
      </w:ins>
      <w:ins w:id="2085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ins w:id="2086" w:author="PR Preview" w:date="2026-01-01T00:00:00Z">
        <w:r>
          <w:t xml:space="preserve"> </w:t>
        </w:r>
      </w:ins>
      <w:ins w:id="2087" w:author="PR Preview" w:date="2026-01-01T00:00:00Z">
        <w:r>
          <w:t xml:space="preserve">be its</w:t>
        </w:r>
      </w:ins>
      <w:ins w:id="2088" w:author="PR Preview" w:date="2026-01-01T00:00:00Z">
        <w:r>
          <w:t xml:space="preserve"> </w:t>
        </w:r>
      </w:ins>
      <w:hyperlink r:id="rId139">
        <w:ins w:id="2089" w:author="PR Preview" w:date="2026-01-01T00:00:00Z">
          <w:r>
            <w:rPr>
              <w:rStyle w:val="Hyperlink"/>
            </w:rPr>
            <w:t xml:space="preserve">population variance</w:t>
          </w:r>
        </w:ins>
      </w:hyperlink>
      <w:ins w:id="2090" w:author="PR Preview" w:date="2026-01-01T00:00:00Z">
        <w:r>
          <w:t xml:space="preserve">, which we take to be finite.</w:t>
        </w:r>
      </w:ins>
      <w:ins w:id="2091" w:author="PR Preview" w:date="2026-01-01T00:00:00Z">
        <w:r>
          <w:t xml:space="preserve"> </w:t>
        </w:r>
      </w:ins>
      <w:ins w:id="2092" w:author="PR Preview" w:date="2026-01-01T00:00:00Z">
        <w:r>
          <w:t xml:space="preserve">Take every expectation below to be conditional on</w:t>
        </w:r>
      </w:ins>
      <w:ins w:id="2093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ins w:id="2094" w:author="PR Preview" w:date="2026-01-01T00:00:00Z">
        <w:r>
          <w:t xml:space="preserve">.</w:t>
        </w:r>
      </w:ins>
      <w:ins w:id="2095" w:author="PR Preview" w:date="2026-01-01T00:00:00Z">
        <w:r>
          <w:t xml:space="preserve"> </w:t>
        </w:r>
      </w:ins>
      <w:ins w:id="2096" w:author="PR Preview" w:date="2026-01-01T00:00:00Z">
        <w:r>
          <w:t xml:space="preserve">Add and subtract</w:t>
        </w:r>
      </w:ins>
      <w:ins w:id="2097" w:author="PR Preview" w:date="2026-01-01T00:00:00Z">
        <w:r>
          <w:t xml:space="preserve"> </w:t>
        </w:r>
      </w:ins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2098" w:author="PR Preview" w:date="2026-01-01T00:00:00Z">
        <w:r>
          <w:t xml:space="preserve"> </w:t>
        </w:r>
      </w:ins>
      <w:ins w:id="2099" w:author="PR Preview" w:date="2026-01-01T00:00:00Z">
        <w:r>
          <w:t xml:space="preserve">inside the square of the</w:t>
        </w:r>
      </w:ins>
      <w:ins w:id="2100" w:author="PR Preview" w:date="2026-01-01T00:00:00Z">
        <w:r>
          <w:t xml:space="preserve"> </w:t>
        </w:r>
      </w:ins>
      <w:hyperlink w:anchor="def-epe">
        <w:ins w:id="2101" w:author="PR Preview" w:date="2026-01-01T00:00:00Z">
          <w:r>
            <w:rPr>
              <w:rStyle w:val="Hyperlink"/>
            </w:rPr>
            <w:t xml:space="preserve">expected prediction error</w:t>
          </w:r>
        </w:ins>
      </w:hyperlink>
      <w:ins w:id="2102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del w:id="2103" w:author="PR Preview" w:date="2026-01-01T00:00:00Z">
        <w:r>
          <w:delText xml:space="preserve">Two of the three terms simplify.</w:delText>
        </w:r>
      </w:del>
      <w:del w:id="2104" w:author="PR Preview" w:date="2026-01-01T00:00:00Z">
        <w:r>
          <w:delText xml:space="preserve"> </w:delText>
        </w:r>
      </w:del>
      <w:del w:id="2105" w:author="PR Preview" w:date="2026-01-01T00:00:00Z">
        <w:r>
          <w:delText xml:space="preserve">Say what each becomes,</w:delText>
        </w:r>
      </w:del>
      <w:del w:id="2106" w:author="PR Preview" w:date="2026-01-01T00:00:00Z">
        <w:r>
          <w:delText xml:space="preserve"> </w:delText>
        </w:r>
      </w:del>
      <w:del w:id="2107" w:author="PR Preview" w:date="2026-01-01T00:00:00Z">
        <w:r>
          <w:delText xml:space="preserve">and name the assumptions that make the cross term zero.</w:delText>
        </w:r>
      </w:del>
    </w:p>
    <w:p>
      <w:pPr>
        <w:pStyle w:val="BodyText"/>
      </w:pPr>
      <w:ins w:id="2108" w:author="PR Preview" w:date="2026-01-01T00:00:00Z">
        <w:r>
          <w:t xml:space="preserve">Two of the three terms simplify.</w:t>
        </w:r>
      </w:ins>
      <w:ins w:id="2109" w:author="PR Preview" w:date="2026-01-01T00:00:00Z">
        <w:r>
          <w:t xml:space="preserve"> </w:t>
        </w:r>
      </w:ins>
      <w:ins w:id="2110" w:author="PR Preview" w:date="2026-01-01T00:00:00Z">
        <w:r>
          <w:t xml:space="preserve">Say what each becomes,</w:t>
        </w:r>
      </w:ins>
      <w:ins w:id="2111" w:author="PR Preview" w:date="2026-01-01T00:00:00Z">
        <w:r>
          <w:t xml:space="preserve"> </w:t>
        </w:r>
      </w:ins>
      <w:ins w:id="2112" w:author="PR Preview" w:date="2026-01-01T00:00:00Z">
        <w:r>
          <w:t xml:space="preserve">and name which facts about the noise hold by definition</w:t>
        </w:r>
      </w:ins>
      <w:ins w:id="2113" w:author="PR Preview" w:date="2026-01-01T00:00:00Z">
        <w:r>
          <w:t xml:space="preserve"> </w:t>
        </w:r>
      </w:ins>
      <w:ins w:id="2114" w:author="PR Preview" w:date="2026-01-01T00:00:00Z">
        <w:r>
          <w:t xml:space="preserve">and which hypothesis makes the cross term zero.</w:t>
        </w:r>
      </w:ins>
    </w:p>
    <w:bookmarkEnd w:id="140"/>
    <w:bookmarkStart w:id="148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prediction, used 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ν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4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42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ν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ν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43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43"/>
    </w:p>
    <w:p>
      <w:pPr>
        <w:pStyle w:val="FirstParagraph"/>
      </w:pPr>
      <w:del w:id="2115" w:author="PR Preview" w:date="2026-01-01T00:00:00Z">
        <w:r>
          <w:delText xml:space="preserve">The cross term vanished because the noise has mean</w:delText>
        </w:r>
      </w:del>
      <w:del w:id="2116" w:author="PR Preview" w:date="2026-01-01T00:00:00Z">
        <w:r>
          <w:delText xml:space="preserve"> </w:delText>
        </w:r>
      </w:del>
      <m:oMath>
        <m:r>
          <m:t>0</m:t>
        </m:r>
      </m:oMath>
      <w:del w:id="2117" w:author="PR Preview" w:date="2026-01-01T00:00:00Z">
        <w:r>
          <w:delText xml:space="preserve"> </w:delText>
        </w:r>
      </w:del>
      <w:del w:id="2118" w:author="PR Preview" w:date="2026-01-01T00:00:00Z">
        <w:r>
          <w:delText xml:space="preserve">and,</w:delText>
        </w:r>
      </w:del>
      <w:del w:id="2119" w:author="PR Preview" w:date="2026-01-01T00:00:00Z">
        <w:r>
          <w:delText xml:space="preserve"> </w:delText>
        </w:r>
      </w:del>
      <w:del w:id="2120" w:author="PR Preview" w:date="2026-01-01T00:00:00Z">
        <w:r>
          <w:delText xml:space="preserve">for a new outcome, is independent of the training set.</w:delText>
        </w:r>
      </w:del>
      <w:del w:id="2121" w:author="PR Preview" w:date="2026-01-01T00:00:00Z">
        <w:r>
          <w:delText xml:space="preserve"> </w:delText>
        </w:r>
      </w:del>
      <w:del w:id="2122" w:author="PR Preview" w:date="2026-01-01T00:00:00Z">
        <w:r>
          <w:delText xml:space="preserve">Without the zero mean, independence alone would leave</w:delText>
        </w:r>
      </w:del>
      <w:del w:id="2123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</m:oMath>
      <w:del w:id="2124" w:author="PR Preview" w:date="2026-01-01T00:00:00Z">
        <w:r>
          <w:delText xml:space="preserve"> </w:delText>
        </w:r>
      </w:del>
      <w:del w:id="2125" w:author="PR Preview" w:date="2026-01-01T00:00:00Z">
        <w:r>
          <w:delText xml:space="preserve">times</w:delText>
        </w:r>
      </w:del>
      <w:del w:id="2126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μ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del w:id="2127" w:author="PR Preview" w:date="2026-01-01T00:00:00Z">
        <w:r>
          <w:delText xml:space="preserve">, which need not be zero.</w:delText>
        </w:r>
      </w:del>
      <w:del w:id="2128" w:author="PR Preview" w:date="2026-01-01T00:00:00Z">
        <w:r>
          <w:delText xml:space="preserve"> </w:delText>
        </w:r>
      </w:del>
      <w:del w:id="2129" w:author="PR Preview" w:date="2026-01-01T00:00:00Z">
        <w:r>
          <w:delText xml:space="preserve">That holds for a fresh observation,</w:delText>
        </w:r>
      </w:del>
      <w:del w:id="2130" w:author="PR Preview" w:date="2026-01-01T00:00:00Z">
        <w:r>
          <w:delText xml:space="preserve"> </w:delText>
        </w:r>
      </w:del>
      <w:del w:id="2131" w:author="PR Preview" w:date="2026-01-01T00:00:00Z">
        <w:r>
          <w:delText xml:space="preserve">and it fails for an observation the procedure was trained on,</w:delText>
        </w:r>
      </w:del>
      <w:del w:id="2132" w:author="PR Preview" w:date="2026-01-01T00:00:00Z">
        <w:r>
          <w:delText xml:space="preserve"> </w:delText>
        </w:r>
      </w:del>
      <w:del w:id="2133" w:author="PR Preview" w:date="2026-01-01T00:00:00Z">
        <w:r>
          <w:delText xml:space="preserve">whose noise helped determine the prediction.</w:delText>
        </w:r>
      </w:del>
    </w:p>
    <w:p>
      <w:pPr>
        <w:pStyle w:val="BodyText"/>
      </w:pPr>
      <w:del w:id="2134" w:author="PR Preview" w:date="2026-01-01T00:00:00Z">
        <w:r>
          <w:rPr>
            <w:b/>
            <w:bCs/>
          </w:rPr>
          <w:delText xml:space="preserve">Theorem 2 (The pMSE of a prediction is the pMSE of the mean estimate plus the noise variance)</w:delText>
        </w:r>
      </w:del>
      <w:del w:id="2135" w:author="PR Preview" w:date="2026-01-01T00:00:00Z">
        <w:r>
          <w:delText xml:space="preserve"> </w:delText>
        </w:r>
      </w:del>
      <w:del w:id="2136" w:author="PR Preview" w:date="2026-01-01T00:00:00Z">
        <w:r>
          <w:delText xml:space="preserve">Suppose that, given</w:delText>
        </w:r>
      </w:del>
      <w:del w:id="2137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del w:id="2138" w:author="PR Preview" w:date="2026-01-01T00:00:00Z">
        <w:r>
          <w:delText xml:space="preserve">,</w:delText>
        </w:r>
      </w:del>
      <w:del w:id="2139" w:author="PR Preview" w:date="2026-01-01T00:00:00Z">
        <w:r>
          <w:delText xml:space="preserve"> </w:delText>
        </w:r>
      </w:del>
      <w:del w:id="2140" w:author="PR Preview" w:date="2026-01-01T00:00:00Z">
        <w:r>
          <w:delText xml:space="preserve">the new outcome is</w:delText>
        </w:r>
      </w:del>
      <w:del w:id="2141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ν</m:t>
        </m:r>
      </m:oMath>
      <w:del w:id="2142" w:author="PR Preview" w:date="2026-01-01T00:00:00Z">
        <w:r>
          <w:delText xml:space="preserve">,</w:delText>
        </w:r>
      </w:del>
      <w:del w:id="2143" w:author="PR Preview" w:date="2026-01-01T00:00:00Z">
        <w:r>
          <w:delText xml:space="preserve"> </w:delText>
        </w:r>
      </w:del>
      <w:del w:id="2144" w:author="PR Preview" w:date="2026-01-01T00:00:00Z">
        <w:r>
          <w:delText xml:space="preserve">where the noise</w:delText>
        </w:r>
      </w:del>
      <w:del w:id="2145" w:author="PR Preview" w:date="2026-01-01T00:00:00Z">
        <w:r>
          <w:delText xml:space="preserve"> </w:delText>
        </w:r>
      </w:del>
      <m:oMath>
        <m:r>
          <m:t>ν</m:t>
        </m:r>
      </m:oMath>
      <w:del w:id="2146" w:author="PR Preview" w:date="2026-01-01T00:00:00Z">
        <w:r>
          <w:delText xml:space="preserve"> </w:delText>
        </w:r>
      </w:del>
      <w:del w:id="2147" w:author="PR Preview" w:date="2026-01-01T00:00:00Z">
        <w:r>
          <w:delText xml:space="preserve">has mean</w:delText>
        </w:r>
      </w:del>
      <w:del w:id="2148" w:author="PR Preview" w:date="2026-01-01T00:00:00Z">
        <w:r>
          <w:delText xml:space="preserve"> </w:delText>
        </w:r>
      </w:del>
      <m:oMath>
        <m:r>
          <m:t>0</m:t>
        </m:r>
      </m:oMath>
      <w:del w:id="2149" w:author="PR Preview" w:date="2026-01-01T00:00:00Z">
        <w:r>
          <w:delText xml:space="preserve"> </w:delText>
        </w:r>
      </w:del>
      <w:del w:id="2150" w:author="PR Preview" w:date="2026-01-01T00:00:00Z">
        <w:r>
          <w:delText xml:space="preserve">and variance</w:delText>
        </w:r>
      </w:del>
      <w:del w:id="2151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2152" w:author="PR Preview" w:date="2026-01-01T00:00:00Z">
        <w:r>
          <w:delText xml:space="preserve">,</w:delText>
        </w:r>
      </w:del>
      <w:del w:id="2153" w:author="PR Preview" w:date="2026-01-01T00:00:00Z">
        <w:r>
          <w:delText xml:space="preserve"> </w:delText>
        </w:r>
      </w:del>
      <w:del w:id="2154" w:author="PR Preview" w:date="2026-01-01T00:00:00Z">
        <w:r>
          <w:delText xml:space="preserve">and that</w:delText>
        </w:r>
      </w:del>
      <w:del w:id="2155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del w:id="2156" w:author="PR Preview" w:date="2026-01-01T00:00:00Z">
        <w:r>
          <w:delText xml:space="preserve"> </w:delText>
        </w:r>
      </w:del>
      <w:del w:id="2157" w:author="PR Preview" w:date="2026-01-01T00:00:00Z">
        <w:r>
          <w:delText xml:space="preserve">is independent of the random</w:delText>
        </w:r>
      </w:del>
      <w:del w:id="2158" w:author="PR Preview" w:date="2026-01-01T00:00:00Z">
        <w:r>
          <w:delText xml:space="preserve"> </w:delText>
        </w:r>
      </w:del>
      <w:hyperlink w:anchor="def-training-set">
        <w:del w:id="2159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216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161" w:author="PR Preview" w:date="2026-01-01T00:00:00Z">
        <w:r>
          <w:delText xml:space="preserve">.</w:delText>
        </w:r>
      </w:del>
      <w:del w:id="2162" w:author="PR Preview" w:date="2026-01-01T00:00:00Z">
        <w:r>
          <w:delText xml:space="preserve"> </w:delText>
        </w:r>
      </w:del>
      <w:del w:id="2163" w:author="PR Preview" w:date="2026-01-01T00:00:00Z">
        <w:r>
          <w:delText xml:space="preserve">Then, given</w:delText>
        </w:r>
      </w:del>
      <w:del w:id="2164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del w:id="2165" w:author="PR Preview" w:date="2026-01-01T00:00:00Z">
        <w:r>
          <w:delText xml:space="preserve">,</w:delText>
        </w:r>
      </w:del>
      <w:del w:id="2166" w:author="PR Preview" w:date="2026-01-01T00:00:00Z">
        <w:r>
          <w:delText xml:space="preserve"> </w:delText>
        </w:r>
      </w:del>
      <w:del w:id="2167" w:author="PR Preview" w:date="2026-01-01T00:00:00Z">
        <w:r>
          <w:delText xml:space="preserve">the</w:delText>
        </w:r>
      </w:del>
      <w:del w:id="2168" w:author="PR Preview" w:date="2026-01-01T00:00:00Z">
        <w:r>
          <w:delText xml:space="preserve"> </w:delText>
        </w:r>
      </w:del>
      <w:hyperlink w:anchor="def-epe">
        <w:del w:id="2169" w:author="PR Preview" w:date="2026-01-01T00:00:00Z">
          <w:r>
            <w:rPr>
              <w:rStyle w:val="Hyperlink"/>
            </w:rPr>
            <w:delText xml:space="preserve">expected squared prediction error</w:delText>
          </w:r>
        </w:del>
      </w:hyperlink>
      <w:del w:id="2170" w:author="PR Preview" w:date="2026-01-01T00:00:00Z">
        <w:r>
          <w:delText xml:space="preserve"> </w:delText>
        </w:r>
      </w:del>
      <w:del w:id="2171" w:author="PR Preview" w:date="2026-01-01T00:00:00Z">
        <w:r>
          <w:delText xml:space="preserve">(ESPE) of</w:delText>
        </w:r>
      </w:del>
      <w:del w:id="2172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2173" w:author="PR Preview" w:date="2026-01-01T00:00:00Z">
        <w:r>
          <w:delText xml:space="preserve"> </w:delText>
        </w:r>
      </w:del>
      <w:del w:id="2174" w:author="PR Preview" w:date="2026-01-01T00:00:00Z">
        <w:r>
          <w:delText xml:space="preserve">is the</w:delText>
        </w:r>
      </w:del>
      <w:del w:id="2175" w:author="PR Preview" w:date="2026-01-01T00:00:00Z">
        <w:r>
          <w:delText xml:space="preserve"> </w:delText>
        </w:r>
      </w:del>
      <w:hyperlink w:anchor="def-irreducible-error">
        <w:del w:id="2176" w:author="PR Preview" w:date="2026-01-01T00:00:00Z">
          <w:r>
            <w:rPr>
              <w:rStyle w:val="Hyperlink"/>
            </w:rPr>
            <w:delText xml:space="preserve">irreducible error</w:delText>
          </w:r>
        </w:del>
      </w:hyperlink>
      <w:del w:id="2177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2178" w:author="PR Preview" w:date="2026-01-01T00:00:00Z">
        <w:r>
          <w:delText xml:space="preserve"> </w:delText>
        </w:r>
      </w:del>
      <w:del w:id="2179" w:author="PR Preview" w:date="2026-01-01T00:00:00Z">
        <w:r>
          <w:delText xml:space="preserve">plus its</w:delText>
        </w:r>
      </w:del>
      <w:del w:id="2180" w:author="PR Preview" w:date="2026-01-01T00:00:00Z">
        <w:r>
          <w:delText xml:space="preserve"> </w:delText>
        </w:r>
      </w:del>
      <w:hyperlink r:id="rId121">
        <w:del w:id="2181" w:author="PR Preview" w:date="2026-01-01T00:00:00Z">
          <w:r>
            <w:rPr>
              <w:rStyle w:val="Hyperlink"/>
            </w:rPr>
            <w:delText xml:space="preserve">expected squared estimation error</w:delText>
          </w:r>
        </w:del>
      </w:hyperlink>
      <w:del w:id="2182" w:author="PR Preview" w:date="2026-01-01T00:00:00Z">
        <w:r>
          <w:delText xml:space="preserve"> </w:delText>
        </w:r>
      </w:del>
      <w:del w:id="2183" w:author="PR Preview" w:date="2026-01-01T00:00:00Z">
        <w:r>
          <w:delText xml:space="preserve">(ESEE)</w:delText>
        </w:r>
      </w:del>
      <w:del w:id="2184" w:author="PR Preview" w:date="2026-01-01T00:00:00Z">
        <w:r>
          <w:delText xml:space="preserve"> </w:delText>
        </w:r>
      </w:del>
      <w:del w:id="2185" w:author="PR Preview" w:date="2026-01-01T00:00:00Z">
        <w:r>
          <w:delText xml:space="preserve">as an</w:delText>
        </w:r>
      </w:del>
      <w:del w:id="2186" w:author="PR Preview" w:date="2026-01-01T00:00:00Z">
        <w:r>
          <w:delText xml:space="preserve"> </w:delText>
        </w:r>
      </w:del>
      <w:hyperlink r:id="rId133">
        <w:del w:id="2187" w:author="PR Preview" w:date="2026-01-01T00:00:00Z">
          <w:r>
            <w:rPr>
              <w:rStyle w:val="Hyperlink"/>
            </w:rPr>
            <w:delText xml:space="preserve">estimator</w:delText>
          </w:r>
        </w:del>
      </w:hyperlink>
      <w:del w:id="2188" w:author="PR Preview" w:date="2026-01-01T00:00:00Z">
        <w:r>
          <w:delText xml:space="preserve"> </w:delText>
        </w:r>
      </w:del>
      <w:del w:id="2189" w:author="PR Preview" w:date="2026-01-01T00:00:00Z">
        <w:r>
          <w:delText xml:space="preserve">of</w:delText>
        </w:r>
      </w:del>
      <w:del w:id="2190" w:author="PR Preview" w:date="2026-01-01T00:00:00Z">
        <w:r>
          <w:delText xml:space="preserve"> </w:delText>
        </w:r>
      </w:del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2191" w:author="PR Preview" w:date="2026-01-01T00:00:00Z">
        <w:r>
          <w:delText xml:space="preserve">:</w:delText>
        </w:r>
      </w:del>
    </w:p>
    <w:p>
      <w:pPr>
        <w:pStyle w:val="FirstParagraph"/>
      </w:pPr>
      <w:ins w:id="2192" w:author="PR Preview" w:date="2026-01-01T00:00:00Z">
        <w:r>
          <w:t xml:space="preserve">The noise has</w:t>
        </w:r>
      </w:ins>
      <w:ins w:id="2193" w:author="PR Preview" w:date="2026-01-01T00:00:00Z">
        <w:r>
          <w:t xml:space="preserve"> </w:t>
        </w:r>
      </w:ins>
      <w:hyperlink r:id="rId60">
        <w:ins w:id="2194" w:author="PR Preview" w:date="2026-01-01T00:00:00Z">
          <w:r>
            <w:rPr>
              <w:rStyle w:val="Hyperlink"/>
            </w:rPr>
            <w:t xml:space="preserve">population mean</w:t>
          </w:r>
        </w:ins>
      </w:hyperlink>
      <w:ins w:id="2195" w:author="PR Preview" w:date="2026-01-01T00:00:00Z">
        <w:r>
          <w:t xml:space="preserve"> </w:t>
        </w:r>
      </w:ins>
      <m:oMath>
        <m:r>
          <m:t>0</m:t>
        </m:r>
      </m:oMath>
      <w:ins w:id="2196" w:author="PR Preview" w:date="2026-01-01T00:00:00Z">
        <w:r>
          <w:t xml:space="preserve"> </w:t>
        </w:r>
      </w:ins>
      <w:ins w:id="2197" w:author="PR Preview" w:date="2026-01-01T00:00:00Z">
        <w:r>
          <w:t xml:space="preserve">by</w:t>
        </w:r>
      </w:ins>
      <w:ins w:id="2198" w:author="PR Preview" w:date="2026-01-01T00:00:00Z">
        <w:r>
          <w:t xml:space="preserve"> </w:t>
        </w:r>
      </w:ins>
      <w:hyperlink w:anchor="thm-noise-mean-zero">
        <w:ins w:id="2199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2200" w:author="PR Preview" w:date="2026-01-01T00:00:00Z">
        <w:r>
          <w:t xml:space="preserve">,</w:t>
        </w:r>
      </w:ins>
      <w:ins w:id="2201" w:author="PR Preview" w:date="2026-01-01T00:00:00Z">
        <w:r>
          <w:t xml:space="preserve"> </w:t>
        </w:r>
      </w:ins>
      <w:ins w:id="2202" w:author="PR Preview" w:date="2026-01-01T00:00:00Z">
        <w:r>
          <w:t xml:space="preserve">so the algebra used only one hypothesis about the</w:t>
        </w:r>
      </w:ins>
      <w:ins w:id="2203" w:author="PR Preview" w:date="2026-01-01T00:00:00Z">
        <w:r>
          <w:t xml:space="preserve"> </w:t>
        </w:r>
      </w:ins>
      <w:hyperlink w:anchor="def-new-observation">
        <w:ins w:id="2204" w:author="PR Preview" w:date="2026-01-01T00:00:00Z">
          <w:r>
            <w:rPr>
              <w:rStyle w:val="Hyperlink"/>
            </w:rPr>
            <w:t xml:space="preserve">new observation</w:t>
          </w:r>
        </w:ins>
      </w:hyperlink>
      <w:ins w:id="2205" w:author="PR Preview" w:date="2026-01-01T00:00:00Z">
        <w:r>
          <w:t xml:space="preserve">: it is independent of the</w:t>
        </w:r>
      </w:ins>
      <w:ins w:id="2206" w:author="PR Preview" w:date="2026-01-01T00:00:00Z">
        <w:r>
          <w:t xml:space="preserve"> </w:t>
        </w:r>
      </w:ins>
      <w:hyperlink w:anchor="def-training-set">
        <w:ins w:id="2207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2208" w:author="PR Preview" w:date="2026-01-01T00:00:00Z">
        <w:r>
          <w:t xml:space="preserve">.</w:t>
        </w:r>
      </w:ins>
      <w:ins w:id="2209" w:author="PR Preview" w:date="2026-01-01T00:00:00Z">
        <w:r>
          <w:t xml:space="preserve"> </w:t>
        </w:r>
      </w:ins>
      <w:ins w:id="2210" w:author="PR Preview" w:date="2026-01-01T00:00:00Z">
        <w:r>
          <w:t xml:space="preserve">Independence holds for a fresh observation,</w:t>
        </w:r>
      </w:ins>
      <w:ins w:id="2211" w:author="PR Preview" w:date="2026-01-01T00:00:00Z">
        <w:r>
          <w:t xml:space="preserve"> </w:t>
        </w:r>
      </w:ins>
      <w:ins w:id="2212" w:author="PR Preview" w:date="2026-01-01T00:00:00Z">
        <w:r>
          <w:t xml:space="preserve">and it fails for an observation the procedure was trained on,</w:t>
        </w:r>
      </w:ins>
      <w:ins w:id="2213" w:author="PR Preview" w:date="2026-01-01T00:00:00Z">
        <w:r>
          <w:t xml:space="preserve"> </w:t>
        </w:r>
      </w:ins>
      <w:ins w:id="2214" w:author="PR Preview" w:date="2026-01-01T00:00:00Z">
        <w:r>
          <w:t xml:space="preserve">whose noise helped determine the prediction.</w:t>
        </w:r>
      </w:ins>
      <w:ins w:id="2215" w:author="PR Preview" w:date="2026-01-01T00:00:00Z">
        <w:r>
          <w:t xml:space="preserve"> </w:t>
        </w:r>
      </w:ins>
      <w:ins w:id="2216" w:author="PR Preview" w:date="2026-01-01T00:00:00Z">
        <w:r>
          <w:t xml:space="preserve">It also fails when the new observation depends on the training data</w:t>
        </w:r>
      </w:ins>
      <w:ins w:id="2217" w:author="PR Preview" w:date="2026-01-01T00:00:00Z">
        <w:r>
          <w:t xml:space="preserve"> </w:t>
        </w:r>
      </w:ins>
      <w:ins w:id="2218" w:author="PR Preview" w:date="2026-01-01T00:00:00Z">
        <w:r>
          <w:t xml:space="preserve">(for example, a later time in the same series),</w:t>
        </w:r>
      </w:ins>
      <w:ins w:id="2219" w:author="PR Preview" w:date="2026-01-01T00:00:00Z">
        <w:r>
          <w:t xml:space="preserve"> </w:t>
        </w:r>
      </w:ins>
      <w:ins w:id="2220" w:author="PR Preview" w:date="2026-01-01T00:00:00Z">
        <w:r>
          <w:t xml:space="preserve">or when the same</w:t>
        </w:r>
      </w:ins>
      <w:ins w:id="2221" w:author="PR Preview" w:date="2026-01-01T00:00:00Z">
        <w:r>
          <w:t xml:space="preserve"> </w:t>
        </w:r>
      </w:ins>
      <w:hyperlink w:anchor="def-test-set">
        <w:ins w:id="2222" w:author="PR Preview" w:date="2026-01-01T00:00:00Z">
          <w:r>
            <w:rPr>
              <w:rStyle w:val="Hyperlink"/>
            </w:rPr>
            <w:t xml:space="preserve">test set</w:t>
          </w:r>
        </w:ins>
      </w:hyperlink>
      <w:ins w:id="2223" w:author="PR Preview" w:date="2026-01-01T00:00:00Z">
        <w:r>
          <w:t xml:space="preserve"> </w:t>
        </w:r>
      </w:ins>
      <w:ins w:id="2224" w:author="PR Preview" w:date="2026-01-01T00:00:00Z">
        <w:r>
          <w:t xml:space="preserve">was used to choose the procedure.</w:t>
        </w:r>
      </w:ins>
    </w:p>
    <w:p>
      <w:pPr>
        <w:pStyle w:val="BodyText"/>
      </w:pPr>
      <w:ins w:id="2225" w:author="PR Preview" w:date="2026-01-01T00:00:00Z">
        <w:r>
          <w:t xml:space="preserve">The algebra did not use that the new pair has the same</w:t>
        </w:r>
      </w:ins>
      <w:ins w:id="2226" w:author="PR Preview" w:date="2026-01-01T00:00:00Z">
        <w:r>
          <w:t xml:space="preserve"> </w:t>
        </w:r>
      </w:ins>
      <w:hyperlink r:id="rId144">
        <w:ins w:id="2227" w:author="PR Preview" w:date="2026-01-01T00:00:00Z">
          <w:r>
            <w:rPr>
              <w:rStyle w:val="Hyperlink"/>
            </w:rPr>
            <w:t xml:space="preserve">population distribution</w:t>
          </w:r>
        </w:ins>
      </w:hyperlink>
      <w:ins w:id="2228" w:author="PR Preview" w:date="2026-01-01T00:00:00Z">
        <w:r>
          <w:t xml:space="preserve"> </w:t>
        </w:r>
      </w:ins>
      <w:ins w:id="2229" w:author="PR Preview" w:date="2026-01-01T00:00:00Z">
        <w:r>
          <w:t xml:space="preserve">as the training data.</w:t>
        </w:r>
      </w:ins>
      <w:ins w:id="2230" w:author="PR Preview" w:date="2026-01-01T00:00:00Z">
        <w:r>
          <w:t xml:space="preserve"> </w:t>
        </w:r>
      </w:ins>
      <w:ins w:id="2231" w:author="PR Preview" w:date="2026-01-01T00:00:00Z">
        <w:r>
          <w:t xml:space="preserve">Suppose the new pair came from a</w:t>
        </w:r>
      </w:ins>
      <w:ins w:id="2232" w:author="PR Preview" w:date="2026-01-01T00:00:00Z">
        <w:r>
          <w:t xml:space="preserve"> </w:t>
        </w:r>
      </w:ins>
      <w:hyperlink r:id="rId145">
        <w:ins w:id="2233" w:author="PR Preview" w:date="2026-01-01T00:00:00Z">
          <w:r>
            <w:rPr>
              <w:rStyle w:val="Hyperlink"/>
            </w:rPr>
            <w:t xml:space="preserve">population</w:t>
          </w:r>
        </w:ins>
      </w:hyperlink>
      <w:ins w:id="2234" w:author="PR Preview" w:date="2026-01-01T00:00:00Z">
        <w:r>
          <w:t xml:space="preserve"> </w:t>
        </w:r>
      </w:ins>
      <w:ins w:id="2235" w:author="PR Preview" w:date="2026-01-01T00:00:00Z">
        <w:r>
          <w:t xml:space="preserve">whose mean function differed from the training population’s.</w:t>
        </w:r>
      </w:ins>
      <w:ins w:id="2236" w:author="PR Preview" w:date="2026-01-01T00:00:00Z">
        <w:r>
          <w:t xml:space="preserve"> </w:t>
        </w:r>
      </w:ins>
      <w:ins w:id="2237" w:author="PR Preview" w:date="2026-01-01T00:00:00Z">
        <w:r>
          <w:t xml:space="preserve">Then</w:t>
        </w:r>
      </w:ins>
      <w:ins w:id="2238" w:author="PR Preview" w:date="2026-01-01T00:00:00Z">
        <w:r>
          <w:t xml:space="preserve"> </w:t>
        </w:r>
      </w:ins>
      <w:hyperlink w:anchor="eq-epe-after-noise">
        <w:ins w:id="2239" w:author="PR Preview" w:date="2026-01-01T00:00:00Z">
          <w:r>
            <w:rPr>
              <w:rStyle w:val="Hyperlink"/>
            </w:rPr>
            <w:t xml:space="preserve">Equation 31</w:t>
          </w:r>
        </w:ins>
      </w:hyperlink>
      <w:ins w:id="2240" w:author="PR Preview" w:date="2026-01-01T00:00:00Z">
        <w:r>
          <w:t xml:space="preserve"> </w:t>
        </w:r>
      </w:ins>
      <w:ins w:id="2241" w:author="PR Preview" w:date="2026-01-01T00:00:00Z">
        <w:r>
          <w:t xml:space="preserve">would still hold, with the new population’s mean function and noise variance.</w:t>
        </w:r>
      </w:ins>
      <w:ins w:id="2242" w:author="PR Preview" w:date="2026-01-01T00:00:00Z">
        <w:r>
          <w:t xml:space="preserve"> </w:t>
        </w:r>
      </w:ins>
      <w:ins w:id="2243" w:author="PR Preview" w:date="2026-01-01T00:00:00Z">
        <w:r>
          <w:t xml:space="preserve">Its</w:t>
        </w:r>
      </w:ins>
      <w:ins w:id="2244" w:author="PR Preview" w:date="2026-01-01T00:00:00Z">
        <w:r>
          <w:t xml:space="preserve"> </w:t>
        </w:r>
      </w:ins>
      <w:hyperlink r:id="rId132">
        <w:ins w:id="2245" w:author="PR Preview" w:date="2026-01-01T00:00:00Z">
          <w:r>
            <w:rPr>
              <w:rStyle w:val="Hyperlink"/>
            </w:rPr>
            <w:t xml:space="preserve">estimation-error</w:t>
          </w:r>
        </w:ins>
      </w:hyperlink>
      <w:ins w:id="2246" w:author="PR Preview" w:date="2026-01-01T00:00:00Z">
        <w:r>
          <w:t xml:space="preserve"> </w:t>
        </w:r>
      </w:ins>
      <w:ins w:id="2247" w:author="PR Preview" w:date="2026-01-01T00:00:00Z">
        <w:r>
          <w:t xml:space="preserve">term would include the</w:t>
        </w:r>
      </w:ins>
      <w:ins w:id="2248" w:author="PR Preview" w:date="2026-01-01T00:00:00Z">
        <w:r>
          <w:t xml:space="preserve"> </w:t>
        </w:r>
      </w:ins>
      <w:hyperlink r:id="rId146">
        <w:ins w:id="2249" w:author="PR Preview" w:date="2026-01-01T00:00:00Z">
          <w:r>
            <w:rPr>
              <w:rStyle w:val="Hyperlink"/>
            </w:rPr>
            <w:t xml:space="preserve">bias</w:t>
          </w:r>
        </w:ins>
      </w:hyperlink>
      <w:ins w:id="2250" w:author="PR Preview" w:date="2026-01-01T00:00:00Z">
        <w:r>
          <w:t xml:space="preserve"> </w:t>
        </w:r>
      </w:ins>
      <w:ins w:id="2251" w:author="PR Preview" w:date="2026-01-01T00:00:00Z">
        <w:r>
          <w:t xml:space="preserve">from that difference.</w:t>
        </w:r>
      </w:ins>
      <w:ins w:id="2252" w:author="PR Preview" w:date="2026-01-01T00:00:00Z">
        <w:r>
          <w:t xml:space="preserve"> </w:t>
        </w:r>
      </w:ins>
      <w:ins w:id="2253" w:author="PR Preview" w:date="2026-01-01T00:00:00Z">
        <w:r>
          <w:t xml:space="preserve">So it would no longer measure how well the procedure</w:t>
        </w:r>
      </w:ins>
      <w:ins w:id="2254" w:author="PR Preview" w:date="2026-01-01T00:00:00Z">
        <w:r>
          <w:t xml:space="preserve"> </w:t>
        </w:r>
      </w:ins>
      <w:hyperlink r:id="rId147">
        <w:ins w:id="2255" w:author="PR Preview" w:date="2026-01-01T00:00:00Z">
          <w:r>
            <w:rPr>
              <w:rStyle w:val="Hyperlink"/>
            </w:rPr>
            <w:t xml:space="preserve">estimates</w:t>
          </w:r>
        </w:ins>
      </w:hyperlink>
      <w:ins w:id="2256" w:author="PR Preview" w:date="2026-01-01T00:00:00Z">
        <w:r>
          <w:t xml:space="preserve"> </w:t>
        </w:r>
      </w:ins>
      <w:ins w:id="2257" w:author="PR Preview" w:date="2026-01-01T00:00:00Z">
        <w:r>
          <w:t xml:space="preserve">the training population’s mean function.</w:t>
        </w:r>
      </w:ins>
    </w:p>
    <w:bookmarkEnd w:id="148"/>
    <w:bookmarkStart w:id="150" w:name="thm-epe-split-noise"/>
    <w:p>
      <w:pPr>
        <w:pStyle w:val="BodyText"/>
      </w:pPr>
      <w:ins w:id="2258" w:author="PR Preview" w:date="2026-01-01T00:00:00Z">
        <w:r>
          <w:rPr>
            <w:b/>
            <w:bCs/>
          </w:rPr>
          <w:t xml:space="preserve">Theorem 3 (The pMSE of a prediction is the pMSE of the mean estimate plus the noise variance)</w:t>
        </w:r>
      </w:ins>
      <w:ins w:id="2259" w:author="PR Preview" w:date="2026-01-01T00:00:00Z">
        <w:r>
          <w:t xml:space="preserve"> </w:t>
        </w:r>
      </w:ins>
      <w:ins w:id="2260" w:author="PR Preview" w:date="2026-01-01T00:00:00Z">
        <w:r>
          <w:t xml:space="preserve">Let</w:t>
        </w:r>
      </w:ins>
      <w:ins w:id="2261" w:author="PR Preview" w:date="2026-01-01T00:00:00Z">
        <w:r>
          <w:t xml:space="preserve"> </w:t>
        </w:r>
      </w:ins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ins w:id="2262" w:author="PR Preview" w:date="2026-01-01T00:00:00Z">
        <w:r>
          <w:t xml:space="preserve"> </w:t>
        </w:r>
      </w:ins>
      <w:ins w:id="2263" w:author="PR Preview" w:date="2026-01-01T00:00:00Z">
        <w:r>
          <w:t xml:space="preserve">be a</w:t>
        </w:r>
      </w:ins>
      <w:ins w:id="2264" w:author="PR Preview" w:date="2026-01-01T00:00:00Z">
        <w:r>
          <w:t xml:space="preserve"> </w:t>
        </w:r>
      </w:ins>
      <w:hyperlink w:anchor="def-new-observation">
        <w:ins w:id="2265" w:author="PR Preview" w:date="2026-01-01T00:00:00Z">
          <w:r>
            <w:rPr>
              <w:rStyle w:val="Hyperlink"/>
            </w:rPr>
            <w:t xml:space="preserve">new observation</w:t>
          </w:r>
        </w:ins>
      </w:hyperlink>
      <w:ins w:id="2266" w:author="PR Preview" w:date="2026-01-01T00:00:00Z">
        <w:r>
          <w:t xml:space="preserve"> </w:t>
        </w:r>
      </w:ins>
      <w:ins w:id="2267" w:author="PR Preview" w:date="2026-01-01T00:00:00Z">
        <w:r>
          <w:t xml:space="preserve">relative to the random</w:t>
        </w:r>
      </w:ins>
      <w:ins w:id="2268" w:author="PR Preview" w:date="2026-01-01T00:00:00Z">
        <w:r>
          <w:t xml:space="preserve"> </w:t>
        </w:r>
      </w:ins>
      <w:hyperlink w:anchor="def-training-set">
        <w:ins w:id="2269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227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271" w:author="PR Preview" w:date="2026-01-01T00:00:00Z">
        <w:r>
          <w:t xml:space="preserve">.</w:t>
        </w:r>
      </w:ins>
      <w:ins w:id="2272" w:author="PR Preview" w:date="2026-01-01T00:00:00Z">
        <w:r>
          <w:t xml:space="preserve"> </w:t>
        </w:r>
      </w:ins>
      <w:ins w:id="2273" w:author="PR Preview" w:date="2026-01-01T00:00:00Z">
        <w:r>
          <w:t xml:space="preserve">Fix</w:t>
        </w:r>
      </w:ins>
      <w:ins w:id="2274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ins w:id="2275" w:author="PR Preview" w:date="2026-01-01T00:00:00Z">
        <w:r>
          <w:t xml:space="preserve">.</w:t>
        </w:r>
      </w:ins>
      <w:ins w:id="2276" w:author="PR Preview" w:date="2026-01-01T00:00:00Z">
        <w:r>
          <w:t xml:space="preserve"> </w:t>
        </w:r>
      </w:ins>
      <w:ins w:id="2277" w:author="PR Preview" w:date="2026-01-01T00:00:00Z">
        <w:r>
          <w:t xml:space="preserve">Let</w:t>
        </w:r>
      </w:ins>
      <w:ins w:id="2278" w:author="PR Preview" w:date="2026-01-01T00:00:00Z">
        <w:r>
          <w:t xml:space="preserve"> </w:t>
        </w:r>
      </w:ins>
      <m:oMath>
        <m:r>
          <m:t>ν</m:t>
        </m:r>
      </m:oMath>
      <w:ins w:id="2279" w:author="PR Preview" w:date="2026-01-01T00:00:00Z">
        <w:r>
          <w:t xml:space="preserve"> </w:t>
        </w:r>
      </w:ins>
      <w:ins w:id="2280" w:author="PR Preview" w:date="2026-01-01T00:00:00Z">
        <w:r>
          <w:t xml:space="preserve">be the</w:t>
        </w:r>
      </w:ins>
      <w:ins w:id="2281" w:author="PR Preview" w:date="2026-01-01T00:00:00Z">
        <w:r>
          <w:t xml:space="preserve"> </w:t>
        </w:r>
      </w:ins>
      <w:hyperlink w:anchor="def-noise">
        <w:ins w:id="2282" w:author="PR Preview" w:date="2026-01-01T00:00:00Z">
          <w:r>
            <w:rPr>
              <w:rStyle w:val="Hyperlink"/>
            </w:rPr>
            <w:t xml:space="preserve">noise</w:t>
          </w:r>
        </w:ins>
      </w:hyperlink>
      <w:ins w:id="2283" w:author="PR Preview" w:date="2026-01-01T00:00:00Z">
        <w:r>
          <w:t xml:space="preserve"> </w:t>
        </w:r>
      </w:ins>
      <w:ins w:id="2284" w:author="PR Preview" w:date="2026-01-01T00:00:00Z">
        <w:r>
          <w:t xml:space="preserve">of</w:t>
        </w:r>
      </w:ins>
      <w:ins w:id="2285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ins w:id="2286" w:author="PR Preview" w:date="2026-01-01T00:00:00Z">
        <w:r>
          <w:t xml:space="preserve">.</w:t>
        </w:r>
      </w:ins>
      <w:ins w:id="2287" w:author="PR Preview" w:date="2026-01-01T00:00:00Z">
        <w:r>
          <w:t xml:space="preserve"> </w:t>
        </w:r>
      </w:ins>
      <w:ins w:id="2288" w:author="PR Preview" w:date="2026-01-01T00:00:00Z">
        <w:r>
          <w:t xml:space="preserve">Let</w:t>
        </w:r>
      </w:ins>
      <w:ins w:id="2289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ins w:id="2290" w:author="PR Preview" w:date="2026-01-01T00:00:00Z">
        <w:r>
          <w:t xml:space="preserve"> </w:t>
        </w:r>
      </w:ins>
      <w:ins w:id="2291" w:author="PR Preview" w:date="2026-01-01T00:00:00Z">
        <w:r>
          <w:t xml:space="preserve">be its</w:t>
        </w:r>
      </w:ins>
      <w:ins w:id="2292" w:author="PR Preview" w:date="2026-01-01T00:00:00Z">
        <w:r>
          <w:t xml:space="preserve"> </w:t>
        </w:r>
      </w:ins>
      <w:hyperlink r:id="rId139">
        <w:ins w:id="2293" w:author="PR Preview" w:date="2026-01-01T00:00:00Z">
          <w:r>
            <w:rPr>
              <w:rStyle w:val="Hyperlink"/>
            </w:rPr>
            <w:t xml:space="preserve">population variance</w:t>
          </w:r>
        </w:ins>
      </w:hyperlink>
      <w:ins w:id="2294" w:author="PR Preview" w:date="2026-01-01T00:00:00Z">
        <w:r>
          <w:t xml:space="preserve">, which we take to be finite.</w:t>
        </w:r>
      </w:ins>
      <w:ins w:id="2295" w:author="PR Preview" w:date="2026-01-01T00:00:00Z">
        <w:r>
          <w:t xml:space="preserve"> </w:t>
        </w:r>
      </w:ins>
      <w:ins w:id="2296" w:author="PR Preview" w:date="2026-01-01T00:00:00Z">
        <w:r>
          <w:t xml:space="preserve">Then, given</w:t>
        </w:r>
      </w:ins>
      <w:ins w:id="2297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ins w:id="2298" w:author="PR Preview" w:date="2026-01-01T00:00:00Z">
        <w:r>
          <w:t xml:space="preserve">,</w:t>
        </w:r>
      </w:ins>
      <w:ins w:id="2299" w:author="PR Preview" w:date="2026-01-01T00:00:00Z">
        <w:r>
          <w:t xml:space="preserve"> </w:t>
        </w:r>
      </w:ins>
      <w:ins w:id="2300" w:author="PR Preview" w:date="2026-01-01T00:00:00Z">
        <w:r>
          <w:t xml:space="preserve">the</w:t>
        </w:r>
      </w:ins>
      <w:ins w:id="2301" w:author="PR Preview" w:date="2026-01-01T00:00:00Z">
        <w:r>
          <w:t xml:space="preserve"> </w:t>
        </w:r>
      </w:ins>
      <w:hyperlink w:anchor="def-epe">
        <w:ins w:id="2302" w:author="PR Preview" w:date="2026-01-01T00:00:00Z">
          <w:r>
            <w:rPr>
              <w:rStyle w:val="Hyperlink"/>
            </w:rPr>
            <w:t xml:space="preserve">expected squared prediction error</w:t>
          </w:r>
        </w:ins>
      </w:hyperlink>
      <w:ins w:id="2303" w:author="PR Preview" w:date="2026-01-01T00:00:00Z">
        <w:r>
          <w:t xml:space="preserve"> </w:t>
        </w:r>
      </w:ins>
      <w:ins w:id="2304" w:author="PR Preview" w:date="2026-01-01T00:00:00Z">
        <w:r>
          <w:t xml:space="preserve">(ESPE) of</w:t>
        </w:r>
      </w:ins>
      <w:ins w:id="2305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2306" w:author="PR Preview" w:date="2026-01-01T00:00:00Z">
        <w:r>
          <w:t xml:space="preserve"> </w:t>
        </w:r>
      </w:ins>
      <w:ins w:id="2307" w:author="PR Preview" w:date="2026-01-01T00:00:00Z">
        <w:r>
          <w:t xml:space="preserve">is the sum of two terms.</w:t>
        </w:r>
      </w:ins>
      <w:ins w:id="2308" w:author="PR Preview" w:date="2026-01-01T00:00:00Z">
        <w:r>
          <w:t xml:space="preserve"> </w:t>
        </w:r>
      </w:ins>
      <w:ins w:id="2309" w:author="PR Preview" w:date="2026-01-01T00:00:00Z">
        <w:r>
          <w:t xml:space="preserve">The first is the</w:t>
        </w:r>
      </w:ins>
      <w:ins w:id="2310" w:author="PR Preview" w:date="2026-01-01T00:00:00Z">
        <w:r>
          <w:t xml:space="preserve"> </w:t>
        </w:r>
      </w:ins>
      <w:hyperlink w:anchor="def-irreducible-error">
        <w:ins w:id="2311" w:author="PR Preview" w:date="2026-01-01T00:00:00Z">
          <w:r>
            <w:rPr>
              <w:rStyle w:val="Hyperlink"/>
            </w:rPr>
            <w:t xml:space="preserve">irreducible error</w:t>
          </w:r>
        </w:ins>
      </w:hyperlink>
      <w:ins w:id="2312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2313" w:author="PR Preview" w:date="2026-01-01T00:00:00Z">
        <w:r>
          <w:t xml:space="preserve">.</w:t>
        </w:r>
      </w:ins>
      <w:ins w:id="2314" w:author="PR Preview" w:date="2026-01-01T00:00:00Z">
        <w:r>
          <w:t xml:space="preserve"> </w:t>
        </w:r>
      </w:ins>
      <w:ins w:id="2315" w:author="PR Preview" w:date="2026-01-01T00:00:00Z">
        <w:r>
          <w:t xml:space="preserve">The second is the</w:t>
        </w:r>
      </w:ins>
      <w:ins w:id="2316" w:author="PR Preview" w:date="2026-01-01T00:00:00Z">
        <w:r>
          <w:t xml:space="preserve"> </w:t>
        </w:r>
      </w:ins>
      <w:hyperlink r:id="rId121">
        <w:ins w:id="2317" w:author="PR Preview" w:date="2026-01-01T00:00:00Z">
          <w:r>
            <w:rPr>
              <w:rStyle w:val="Hyperlink"/>
            </w:rPr>
            <w:t xml:space="preserve">expected squared estimation error</w:t>
          </w:r>
        </w:ins>
      </w:hyperlink>
      <w:ins w:id="2318" w:author="PR Preview" w:date="2026-01-01T00:00:00Z">
        <w:r>
          <w:t xml:space="preserve"> </w:t>
        </w:r>
      </w:ins>
      <w:ins w:id="2319" w:author="PR Preview" w:date="2026-01-01T00:00:00Z">
        <w:r>
          <w:t xml:space="preserve">(ESEE) of</w:t>
        </w:r>
      </w:ins>
      <w:ins w:id="2320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2321" w:author="PR Preview" w:date="2026-01-01T00:00:00Z">
        <w:r>
          <w:t xml:space="preserve"> </w:t>
        </w:r>
      </w:ins>
      <w:ins w:id="2322" w:author="PR Preview" w:date="2026-01-01T00:00:00Z">
        <w:r>
          <w:t xml:space="preserve">as an</w:t>
        </w:r>
      </w:ins>
      <w:ins w:id="2323" w:author="PR Preview" w:date="2026-01-01T00:00:00Z">
        <w:r>
          <w:t xml:space="preserve"> </w:t>
        </w:r>
      </w:ins>
      <w:hyperlink r:id="rId133">
        <w:ins w:id="2324" w:author="PR Preview" w:date="2026-01-01T00:00:00Z">
          <w:r>
            <w:rPr>
              <w:rStyle w:val="Hyperlink"/>
            </w:rPr>
            <w:t xml:space="preserve">estimator</w:t>
          </w:r>
        </w:ins>
      </w:hyperlink>
      <w:ins w:id="2325" w:author="PR Preview" w:date="2026-01-01T00:00:00Z">
        <w:r>
          <w:t xml:space="preserve"> </w:t>
        </w:r>
      </w:ins>
      <w:ins w:id="2326" w:author="PR Preview" w:date="2026-01-01T00:00:00Z">
        <w:r>
          <w:t xml:space="preserve">of</w:t>
        </w:r>
      </w:ins>
      <w:ins w:id="2327" w:author="PR Preview" w:date="2026-01-01T00:00:00Z">
        <w:r>
          <w:t xml:space="preserve"> </w:t>
        </w:r>
      </w:ins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2328" w:author="PR Preview" w:date="2026-01-01T00:00:00Z">
        <w:r>
          <w:t xml:space="preserve">:</w:t>
        </w:r>
      </w:ins>
    </w:p>
    <w:p>
      <w:pPr>
        <w:pStyle w:val="BodyText"/>
      </w:pPr>
      <w:bookmarkStart w:id="149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49"/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151" w:name="exm-epe-split-noise"/>
    <w:p>
      <w:pPr>
        <w:pStyle w:val="BodyText"/>
      </w:pPr>
      <w:del w:id="2329" w:author="PR Preview" w:date="2026-01-01T00:00:00Z">
        <w:r>
          <w:rPr>
            <w:b/>
            <w:bCs/>
          </w:rPr>
          <w:delText xml:space="preserve">Example 21 (The two pMSEs differ by the noise variance)</w:delText>
        </w:r>
      </w:del>
      <w:del w:id="2330" w:author="PR Preview" w:date="2026-01-01T00:00:00Z">
        <w:r>
          <w:delText xml:space="preserve"> </w:delText>
        </w:r>
      </w:del>
      <w:del w:id="2331" w:author="PR Preview" w:date="2026-01-01T00:00:00Z">
        <w:r>
          <w:delText xml:space="preserve">Take a population whose mean function is known:</w:delText>
        </w:r>
      </w:del>
      <w:del w:id="2332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del w:id="2333" w:author="PR Preview" w:date="2026-01-01T00:00:00Z">
        <w:r>
          <w:delText xml:space="preserve"> </w:delText>
        </w:r>
      </w:del>
      <w:del w:id="2334" w:author="PR Preview" w:date="2026-01-01T00:00:00Z">
        <w:r>
          <w:delText xml:space="preserve">with</w:delText>
        </w:r>
      </w:del>
      <w:del w:id="2335" w:author="PR Preview" w:date="2026-01-01T00:00:00Z">
        <w:r>
          <w:delText xml:space="preserve"> </w:delText>
        </w:r>
      </w:del>
      <m:oMath>
        <m:r>
          <m:t>σ</m:t>
        </m:r>
        <m:r>
          <m:rPr>
            <m:sty m:val="p"/>
          </m:rPr>
          <m:t>=</m:t>
        </m:r>
        <m:r>
          <m:t>0.3</m:t>
        </m:r>
      </m:oMath>
      <w:del w:id="2336" w:author="PR Preview" w:date="2026-01-01T00:00:00Z">
        <w:r>
          <w:delText xml:space="preserve">.</w:delText>
        </w:r>
      </w:del>
      <w:del w:id="2337" w:author="PR Preview" w:date="2026-01-01T00:00:00Z">
        <w:r>
          <w:delText xml:space="preserve"> </w:delText>
        </w:r>
      </w:del>
      <w:del w:id="2338" w:author="PR Preview" w:date="2026-01-01T00:00:00Z">
        <w:r>
          <w:delText xml:space="preserve">Fix</w:delText>
        </w:r>
      </w:del>
      <w:del w:id="2339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0.25</m:t>
        </m:r>
      </m:oMath>
      <w:del w:id="2340" w:author="PR Preview" w:date="2026-01-01T00:00:00Z">
        <w:r>
          <w:delText xml:space="preserve">, where</w:delText>
        </w:r>
      </w:del>
      <w:del w:id="2341" w:author="PR Preview" w:date="2026-01-01T00:00:00Z">
        <w:r>
          <w:delText xml:space="preserve"> </w:delText>
        </w:r>
      </w:del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del w:id="2342" w:author="PR Preview" w:date="2026-01-01T00:00:00Z">
        <w:r>
          <w:delText xml:space="preserve">,</w:delText>
        </w:r>
      </w:del>
      <w:del w:id="2343" w:author="PR Preview" w:date="2026-01-01T00:00:00Z">
        <w:r>
          <w:delText xml:space="preserve"> </w:delText>
        </w:r>
      </w:del>
      <w:del w:id="2344" w:author="PR Preview" w:date="2026-01-01T00:00:00Z">
        <w:r>
          <w:delText xml:space="preserve">and fit a cubic polynomial by least squares to</w:delText>
        </w:r>
      </w:del>
      <w:del w:id="2345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30</m:t>
        </m:r>
      </m:oMath>
      <w:del w:id="2346" w:author="PR Preview" w:date="2026-01-01T00:00:00Z">
        <w:r>
          <w:delText xml:space="preserve"> </w:delText>
        </w:r>
      </w:del>
      <w:del w:id="2347" w:author="PR Preview" w:date="2026-01-01T00:00:00Z">
        <w:r>
          <w:delText xml:space="preserve">observations.</w:delText>
        </w:r>
      </w:del>
      <w:del w:id="2348" w:author="PR Preview" w:date="2026-01-01T00:00:00Z">
        <w:r>
          <w:delText xml:space="preserve"> </w:delText>
        </w:r>
      </w:del>
      <w:del w:id="2349" w:author="PR Preview" w:date="2026-01-01T00:00:00Z">
        <w:r>
          <w:delText xml:space="preserve">We draw</w:delText>
        </w:r>
      </w:del>
      <w:del w:id="2350" w:author="PR Preview" w:date="2026-01-01T00:00:00Z">
        <w:r>
          <w:delText xml:space="preserve"> </w:delText>
        </w:r>
      </w:del>
      <m:oMath>
        <m:r>
          <m:t>5</m:t>
        </m:r>
        <m:r>
          <m:rPr>
            <m:sty m:val="p"/>
          </m:rPr>
          <m:t>,</m:t>
        </m:r>
        <m:r>
          <m:t>000</m:t>
        </m:r>
      </m:oMath>
      <w:del w:id="2351" w:author="PR Preview" w:date="2026-01-01T00:00:00Z">
        <w:r>
          <w:delText xml:space="preserve"> </w:delText>
        </w:r>
      </w:del>
      <w:del w:id="2352" w:author="PR Preview" w:date="2026-01-01T00:00:00Z">
        <w:r>
          <w:delText xml:space="preserve">training sets,</w:delText>
        </w:r>
      </w:del>
      <w:del w:id="2353" w:author="PR Preview" w:date="2026-01-01T00:00:00Z">
        <w:r>
          <w:delText xml:space="preserve"> </w:delText>
        </w:r>
      </w:del>
      <w:del w:id="2354" w:author="PR Preview" w:date="2026-01-01T00:00:00Z">
        <w:r>
          <w:delText xml:space="preserve">each with its own new outcome at</w:delText>
        </w:r>
      </w:del>
      <w:del w:id="2355" w:author="PR Preview" w:date="2026-01-01T00:00:00Z">
        <w:r>
          <w:delText xml:space="preserve"> </w:delText>
        </w:r>
      </w:del>
      <m:oMath>
        <m:r>
          <m:t>x</m:t>
        </m:r>
      </m:oMath>
      <w:del w:id="2356" w:author="PR Preview" w:date="2026-01-01T00:00:00Z">
        <w:r>
          <w:delText xml:space="preserve">,</w:delText>
        </w:r>
      </w:del>
      <w:del w:id="2357" w:author="PR Preview" w:date="2026-01-01T00:00:00Z">
        <w:r>
          <w:delText xml:space="preserve"> </w:delText>
        </w:r>
      </w:del>
      <w:del w:id="2358" w:author="PR Preview" w:date="2026-01-01T00:00:00Z">
        <w:r>
          <w:delText xml:space="preserve">and average the squared errors of the two targets over them.</w:delText>
        </w:r>
      </w:del>
    </w:p>
    <w:p>
      <w:pPr>
        <w:pStyle w:val="BodyText"/>
      </w:pPr>
      <w:ins w:id="2359" w:author="PR Preview" w:date="2026-01-01T00:00:00Z">
        <w:r>
          <w:rPr>
            <w:b/>
            <w:bCs/>
          </w:rPr>
          <w:t xml:space="preserve">Example 23 (The two pMSEs differ by the noise variance)</w:t>
        </w:r>
      </w:ins>
      <w:ins w:id="2360" w:author="PR Preview" w:date="2026-01-01T00:00:00Z">
        <w:r>
          <w:t xml:space="preserve"> </w:t>
        </w:r>
      </w:ins>
      <w:ins w:id="2361" w:author="PR Preview" w:date="2026-01-01T00:00:00Z">
        <w:r>
          <w:t xml:space="preserve">Take a population whose mean function is known:</w:t>
        </w:r>
      </w:ins>
      <w:ins w:id="2362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ins w:id="2363" w:author="PR Preview" w:date="2026-01-01T00:00:00Z">
        <w:r>
          <w:t xml:space="preserve"> </w:t>
        </w:r>
      </w:ins>
      <w:ins w:id="2364" w:author="PR Preview" w:date="2026-01-01T00:00:00Z">
        <w:r>
          <w:t xml:space="preserve">with</w:t>
        </w:r>
      </w:ins>
      <w:ins w:id="2365" w:author="PR Preview" w:date="2026-01-01T00:00:00Z">
        <w:r>
          <w:t xml:space="preserve"> </w:t>
        </w:r>
      </w:ins>
      <m:oMath>
        <m:r>
          <m:t>σ</m:t>
        </m:r>
        <m:r>
          <m:rPr>
            <m:sty m:val="p"/>
          </m:rPr>
          <m:t>=</m:t>
        </m:r>
        <m:r>
          <m:t>0.3</m:t>
        </m:r>
      </m:oMath>
      <w:ins w:id="2366" w:author="PR Preview" w:date="2026-01-01T00:00:00Z">
        <w:r>
          <w:t xml:space="preserve">.</w:t>
        </w:r>
      </w:ins>
      <w:ins w:id="2367" w:author="PR Preview" w:date="2026-01-01T00:00:00Z">
        <w:r>
          <w:t xml:space="preserve"> </w:t>
        </w:r>
      </w:ins>
      <w:ins w:id="2368" w:author="PR Preview" w:date="2026-01-01T00:00:00Z">
        <w:r>
          <w:t xml:space="preserve">Fix</w:t>
        </w:r>
      </w:ins>
      <w:ins w:id="2369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0.25</m:t>
        </m:r>
      </m:oMath>
      <w:ins w:id="2370" w:author="PR Preview" w:date="2026-01-01T00:00:00Z">
        <w:r>
          <w:t xml:space="preserve">, where</w:t>
        </w:r>
      </w:ins>
      <w:ins w:id="2371" w:author="PR Preview" w:date="2026-01-01T00:00:00Z">
        <w:r>
          <w:t xml:space="preserve"> </w:t>
        </w:r>
      </w:ins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2372" w:author="PR Preview" w:date="2026-01-01T00:00:00Z">
        <w:r>
          <w:t xml:space="preserve">,</w:t>
        </w:r>
      </w:ins>
      <w:ins w:id="2373" w:author="PR Preview" w:date="2026-01-01T00:00:00Z">
        <w:r>
          <w:t xml:space="preserve"> </w:t>
        </w:r>
      </w:ins>
      <w:ins w:id="2374" w:author="PR Preview" w:date="2026-01-01T00:00:00Z">
        <w:r>
          <w:t xml:space="preserve">and fit a cubic polynomial by least squares to</w:t>
        </w:r>
      </w:ins>
      <w:ins w:id="2375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30</m:t>
        </m:r>
      </m:oMath>
      <w:ins w:id="2376" w:author="PR Preview" w:date="2026-01-01T00:00:00Z">
        <w:r>
          <w:t xml:space="preserve"> </w:t>
        </w:r>
      </w:ins>
      <w:ins w:id="2377" w:author="PR Preview" w:date="2026-01-01T00:00:00Z">
        <w:r>
          <w:t xml:space="preserve">observations.</w:t>
        </w:r>
      </w:ins>
      <w:ins w:id="2378" w:author="PR Preview" w:date="2026-01-01T00:00:00Z">
        <w:r>
          <w:t xml:space="preserve"> </w:t>
        </w:r>
      </w:ins>
      <w:ins w:id="2379" w:author="PR Preview" w:date="2026-01-01T00:00:00Z">
        <w:r>
          <w:t xml:space="preserve">We draw</w:t>
        </w:r>
      </w:ins>
      <w:ins w:id="2380" w:author="PR Preview" w:date="2026-01-01T00:00:00Z">
        <w:r>
          <w:t xml:space="preserve"> </w:t>
        </w:r>
      </w:ins>
      <m:oMath>
        <m:r>
          <m:t>5</m:t>
        </m:r>
        <m:r>
          <m:rPr>
            <m:sty m:val="p"/>
          </m:rPr>
          <m:t>,</m:t>
        </m:r>
        <m:r>
          <m:t>000</m:t>
        </m:r>
      </m:oMath>
      <w:ins w:id="2381" w:author="PR Preview" w:date="2026-01-01T00:00:00Z">
        <w:r>
          <w:t xml:space="preserve"> </w:t>
        </w:r>
      </w:ins>
      <w:ins w:id="2382" w:author="PR Preview" w:date="2026-01-01T00:00:00Z">
        <w:r>
          <w:t xml:space="preserve">training sets,</w:t>
        </w:r>
      </w:ins>
      <w:ins w:id="2383" w:author="PR Preview" w:date="2026-01-01T00:00:00Z">
        <w:r>
          <w:t xml:space="preserve"> </w:t>
        </w:r>
      </w:ins>
      <w:ins w:id="2384" w:author="PR Preview" w:date="2026-01-01T00:00:00Z">
        <w:r>
          <w:t xml:space="preserve">each with its own new outcome at</w:t>
        </w:r>
      </w:ins>
      <w:ins w:id="2385" w:author="PR Preview" w:date="2026-01-01T00:00:00Z">
        <w:r>
          <w:t xml:space="preserve"> </w:t>
        </w:r>
      </w:ins>
      <m:oMath>
        <m:r>
          <m:t>x</m:t>
        </m:r>
      </m:oMath>
      <w:ins w:id="2386" w:author="PR Preview" w:date="2026-01-01T00:00:00Z">
        <w:r>
          <w:t xml:space="preserve">,</w:t>
        </w:r>
      </w:ins>
      <w:ins w:id="2387" w:author="PR Preview" w:date="2026-01-01T00:00:00Z">
        <w:r>
          <w:t xml:space="preserve"> </w:t>
        </w:r>
      </w:ins>
      <w:ins w:id="2388" w:author="PR Preview" w:date="2026-01-01T00:00:00Z">
        <w:r>
          <w:t xml:space="preserve">and average the squared errors of the two targets over them.</w:t>
        </w:r>
      </w:ins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del w:id="2389" w:author="PR Preview" w:date="2026-01-01T00:00:00Z">
        <w:r>
          <w:delText xml:space="preserve">The pMSE of the prediction of the new outcome is</w:delText>
        </w:r>
      </w:del>
      <w:del w:id="2390" w:author="PR Preview" w:date="2026-01-01T00:00:00Z">
        <w:r>
          <w:delText xml:space="preserve"> </w:delText>
        </w:r>
      </w:del>
      <w:del w:id="2391" w:author="PR Preview" w:date="2026-01-01T00:00:00Z">
        <w:r>
          <w:delText xml:space="preserve">0.099.</w:delText>
        </w:r>
      </w:del>
      <w:del w:id="2392" w:author="PR Preview" w:date="2026-01-01T00:00:00Z">
        <w:r>
          <w:delText xml:space="preserve"> </w:delText>
        </w:r>
      </w:del>
      <w:del w:id="2393" w:author="PR Preview" w:date="2026-01-01T00:00:00Z">
        <w:r>
          <w:delText xml:space="preserve">The pMSE of the prediction as an estimate of the mean is</w:delText>
        </w:r>
      </w:del>
      <w:del w:id="2394" w:author="PR Preview" w:date="2026-01-01T00:00:00Z">
        <w:r>
          <w:delText xml:space="preserve"> </w:delText>
        </w:r>
      </w:del>
      <w:del w:id="2395" w:author="PR Preview" w:date="2026-01-01T00:00:00Z">
        <w:r>
          <w:delText xml:space="preserve">0.011.</w:delText>
        </w:r>
      </w:del>
      <w:del w:id="2396" w:author="PR Preview" w:date="2026-01-01T00:00:00Z">
        <w:r>
          <w:delText xml:space="preserve"> </w:delText>
        </w:r>
      </w:del>
      <w:del w:id="2397" w:author="PR Preview" w:date="2026-01-01T00:00:00Z">
        <w:r>
          <w:delText xml:space="preserve">Their difference, 0.087,</w:delText>
        </w:r>
      </w:del>
      <w:del w:id="2398" w:author="PR Preview" w:date="2026-01-01T00:00:00Z">
        <w:r>
          <w:delText xml:space="preserve"> </w:delText>
        </w:r>
      </w:del>
      <w:del w:id="2399" w:author="PR Preview" w:date="2026-01-01T00:00:00Z">
        <w:r>
          <w:delText xml:space="preserve">is close to</w:delText>
        </w:r>
      </w:del>
      <w:del w:id="2400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del w:id="2401" w:author="PR Preview" w:date="2026-01-01T00:00:00Z">
        <w:r>
          <w:delText xml:space="preserve"> </w:delText>
        </w:r>
      </w:del>
      <w:del w:id="2402" w:author="PR Preview" w:date="2026-01-01T00:00:00Z">
        <w:r>
          <w:delText xml:space="preserve">0.09,</w:delText>
        </w:r>
      </w:del>
      <w:del w:id="2403" w:author="PR Preview" w:date="2026-01-01T00:00:00Z">
        <w:r>
          <w:delText xml:space="preserve"> </w:delText>
        </w:r>
      </w:del>
      <w:del w:id="2404" w:author="PR Preview" w:date="2026-01-01T00:00:00Z">
        <w:r>
          <w:delText xml:space="preserve">as</w:delText>
        </w:r>
      </w:del>
      <w:del w:id="2405" w:author="PR Preview" w:date="2026-01-01T00:00:00Z">
        <w:r>
          <w:delText xml:space="preserve"> </w:delText>
        </w:r>
      </w:del>
      <w:hyperlink w:anchor="thm-epe-split-noise">
        <w:del w:id="2406" w:author="PR Preview" w:date="2026-01-01T00:00:00Z">
          <w:r>
            <w:rPr>
              <w:rStyle w:val="Hyperlink"/>
            </w:rPr>
            <w:delText xml:space="preserve">Theorem 2</w:delText>
          </w:r>
        </w:del>
      </w:hyperlink>
      <w:del w:id="2407" w:author="PR Preview" w:date="2026-01-01T00:00:00Z">
        <w:r>
          <w:delText xml:space="preserve"> </w:delText>
        </w:r>
      </w:del>
      <w:del w:id="2408" w:author="PR Preview" w:date="2026-01-01T00:00:00Z">
        <w:r>
          <w:delText xml:space="preserve">says.</w:delText>
        </w:r>
      </w:del>
      <w:del w:id="2409" w:author="PR Preview" w:date="2026-01-01T00:00:00Z">
        <w:r>
          <w:delText xml:space="preserve"> </w:delText>
        </w:r>
      </w:del>
      <w:del w:id="2410" w:author="PR Preview" w:date="2026-01-01T00:00:00Z">
        <w:r>
          <w:delText xml:space="preserve">It is not exactly equal because</w:delText>
        </w:r>
      </w:del>
      <w:del w:id="2411" w:author="PR Preview" w:date="2026-01-01T00:00:00Z">
        <w:r>
          <w:delText xml:space="preserve"> </w:delText>
        </w:r>
      </w:del>
      <m:oMath>
        <m:r>
          <m:t>5</m:t>
        </m:r>
        <m:r>
          <m:rPr>
            <m:sty m:val="p"/>
          </m:rPr>
          <m:t>,</m:t>
        </m:r>
        <m:r>
          <m:t>000</m:t>
        </m:r>
      </m:oMath>
      <w:del w:id="2412" w:author="PR Preview" w:date="2026-01-01T00:00:00Z">
        <w:r>
          <w:delText xml:space="preserve"> </w:delText>
        </w:r>
      </w:del>
      <w:del w:id="2413" w:author="PR Preview" w:date="2026-01-01T00:00:00Z">
        <w:r>
          <w:delText xml:space="preserve">training sets give only a Monte Carlo approximation to each expectation.</w:delText>
        </w:r>
      </w:del>
    </w:p>
    <w:p>
      <w:pPr>
        <w:pStyle w:val="BodyText"/>
      </w:pPr>
      <w:del w:id="2414" w:author="PR Preview" w:date="2026-01-01T00:00:00Z">
        <w:r>
          <w:rPr>
            <w:b/>
            <w:bCs/>
          </w:rPr>
          <w:delText xml:space="preserve">Exercise 6 (Separate the bias)</w:delText>
        </w:r>
      </w:del>
      <w:del w:id="2415" w:author="PR Preview" w:date="2026-01-01T00:00:00Z">
        <w:r>
          <w:delText xml:space="preserve"> </w:delText>
        </w:r>
      </w:del>
      <w:hyperlink w:anchor="eq-epe-after-noise">
        <w:del w:id="2416" w:author="PR Preview" w:date="2026-01-01T00:00:00Z">
          <w:r>
            <w:rPr>
              <w:rStyle w:val="Hyperlink"/>
            </w:rPr>
            <w:delText xml:space="preserve">Equation 29</w:delText>
          </w:r>
        </w:del>
      </w:hyperlink>
      <w:del w:id="2417" w:author="PR Preview" w:date="2026-01-01T00:00:00Z">
        <w:r>
          <w:delText xml:space="preserve"> </w:delText>
        </w:r>
      </w:del>
      <w:del w:id="2418" w:author="PR Preview" w:date="2026-01-01T00:00:00Z">
        <w:r>
          <w:delText xml:space="preserve">leaves one term that still mixes two ideas:</w:delText>
        </w:r>
      </w:del>
    </w:p>
    <w:p>
      <w:pPr>
        <w:pStyle w:val="FirstParagraph"/>
      </w:pPr>
      <w:ins w:id="2419" w:author="PR Preview" w:date="2026-01-01T00:00:00Z">
        <w:r>
          <w:t xml:space="preserve">The pMSE of the prediction of the new outcome is</w:t>
        </w:r>
      </w:ins>
      <w:ins w:id="2420" w:author="PR Preview" w:date="2026-01-01T00:00:00Z">
        <w:r>
          <w:t xml:space="preserve"> </w:t>
        </w:r>
      </w:ins>
      <w:ins w:id="2421" w:author="PR Preview" w:date="2026-01-01T00:00:00Z">
        <w:r>
          <w:t xml:space="preserve">0.099.</w:t>
        </w:r>
      </w:ins>
      <w:ins w:id="2422" w:author="PR Preview" w:date="2026-01-01T00:00:00Z">
        <w:r>
          <w:t xml:space="preserve"> </w:t>
        </w:r>
      </w:ins>
      <w:ins w:id="2423" w:author="PR Preview" w:date="2026-01-01T00:00:00Z">
        <w:r>
          <w:t xml:space="preserve">The pMSE of the prediction as an estimate of the mean is</w:t>
        </w:r>
      </w:ins>
      <w:ins w:id="2424" w:author="PR Preview" w:date="2026-01-01T00:00:00Z">
        <w:r>
          <w:t xml:space="preserve"> </w:t>
        </w:r>
      </w:ins>
      <w:ins w:id="2425" w:author="PR Preview" w:date="2026-01-01T00:00:00Z">
        <w:r>
          <w:t xml:space="preserve">0.011.</w:t>
        </w:r>
      </w:ins>
      <w:ins w:id="2426" w:author="PR Preview" w:date="2026-01-01T00:00:00Z">
        <w:r>
          <w:t xml:space="preserve"> </w:t>
        </w:r>
      </w:ins>
      <w:ins w:id="2427" w:author="PR Preview" w:date="2026-01-01T00:00:00Z">
        <w:r>
          <w:t xml:space="preserve">Their difference, 0.087,</w:t>
        </w:r>
      </w:ins>
      <w:ins w:id="2428" w:author="PR Preview" w:date="2026-01-01T00:00:00Z">
        <w:r>
          <w:t xml:space="preserve"> </w:t>
        </w:r>
      </w:ins>
      <w:ins w:id="2429" w:author="PR Preview" w:date="2026-01-01T00:00:00Z">
        <w:r>
          <w:t xml:space="preserve">is close to</w:t>
        </w:r>
      </w:ins>
      <w:ins w:id="2430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ins w:id="2431" w:author="PR Preview" w:date="2026-01-01T00:00:00Z">
        <w:r>
          <w:t xml:space="preserve"> </w:t>
        </w:r>
      </w:ins>
      <w:ins w:id="2432" w:author="PR Preview" w:date="2026-01-01T00:00:00Z">
        <w:r>
          <w:t xml:space="preserve">0.09,</w:t>
        </w:r>
      </w:ins>
      <w:ins w:id="2433" w:author="PR Preview" w:date="2026-01-01T00:00:00Z">
        <w:r>
          <w:t xml:space="preserve"> </w:t>
        </w:r>
      </w:ins>
      <w:ins w:id="2434" w:author="PR Preview" w:date="2026-01-01T00:00:00Z">
        <w:r>
          <w:t xml:space="preserve">as</w:t>
        </w:r>
      </w:ins>
      <w:ins w:id="2435" w:author="PR Preview" w:date="2026-01-01T00:00:00Z">
        <w:r>
          <w:t xml:space="preserve"> </w:t>
        </w:r>
      </w:ins>
      <w:hyperlink w:anchor="thm-epe-split-noise">
        <w:ins w:id="2436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2437" w:author="PR Preview" w:date="2026-01-01T00:00:00Z">
        <w:r>
          <w:t xml:space="preserve"> </w:t>
        </w:r>
      </w:ins>
      <w:ins w:id="2438" w:author="PR Preview" w:date="2026-01-01T00:00:00Z">
        <w:r>
          <w:t xml:space="preserve">says.</w:t>
        </w:r>
      </w:ins>
      <w:ins w:id="2439" w:author="PR Preview" w:date="2026-01-01T00:00:00Z">
        <w:r>
          <w:t xml:space="preserve"> </w:t>
        </w:r>
      </w:ins>
      <w:ins w:id="2440" w:author="PR Preview" w:date="2026-01-01T00:00:00Z">
        <w:r>
          <w:t xml:space="preserve">It is not exactly equal because</w:t>
        </w:r>
      </w:ins>
      <w:ins w:id="2441" w:author="PR Preview" w:date="2026-01-01T00:00:00Z">
        <w:r>
          <w:t xml:space="preserve"> </w:t>
        </w:r>
      </w:ins>
      <m:oMath>
        <m:r>
          <m:t>5</m:t>
        </m:r>
        <m:r>
          <m:rPr>
            <m:sty m:val="p"/>
          </m:rPr>
          <m:t>,</m:t>
        </m:r>
        <m:r>
          <m:t>000</m:t>
        </m:r>
      </m:oMath>
      <w:ins w:id="2442" w:author="PR Preview" w:date="2026-01-01T00:00:00Z">
        <w:r>
          <w:t xml:space="preserve"> </w:t>
        </w:r>
      </w:ins>
      <w:ins w:id="2443" w:author="PR Preview" w:date="2026-01-01T00:00:00Z">
        <w:r>
          <w:t xml:space="preserve">training sets give only a Monte Carlo approximation to each expectation.</w:t>
        </w:r>
      </w:ins>
    </w:p>
    <w:bookmarkEnd w:id="151"/>
    <w:bookmarkStart w:id="152" w:name="exr-epe-split-bias"/>
    <w:p>
      <w:pPr>
        <w:pStyle w:val="BodyText"/>
      </w:pPr>
      <w:ins w:id="2444" w:author="PR Preview" w:date="2026-01-01T00:00:00Z">
        <w:r>
          <w:rPr>
            <w:b/>
            <w:bCs/>
          </w:rPr>
          <w:t xml:space="preserve">Exercise 6 (Separate the bias)</w:t>
        </w:r>
      </w:ins>
      <w:ins w:id="2445" w:author="PR Preview" w:date="2026-01-01T00:00:00Z">
        <w:r>
          <w:t xml:space="preserve"> </w:t>
        </w:r>
      </w:ins>
      <w:hyperlink w:anchor="eq-epe-after-noise">
        <w:ins w:id="2446" w:author="PR Preview" w:date="2026-01-01T00:00:00Z">
          <w:r>
            <w:rPr>
              <w:rStyle w:val="Hyperlink"/>
            </w:rPr>
            <w:t xml:space="preserve">Equation 31</w:t>
          </w:r>
        </w:ins>
      </w:hyperlink>
      <w:ins w:id="2447" w:author="PR Preview" w:date="2026-01-01T00:00:00Z">
        <w:r>
          <w:t xml:space="preserve"> </w:t>
        </w:r>
      </w:ins>
      <w:ins w:id="2448" w:author="PR Preview" w:date="2026-01-01T00:00:00Z">
        <w:r>
          <w:t xml:space="preserve">leaves one term that still mixes two ideas: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del w:id="2449" w:author="PR Preview" w:date="2026-01-01T00:00:00Z">
        <w:r>
          <w:delText xml:space="preserve">Split it with the same technique as before:</w:delText>
        </w:r>
      </w:del>
      <w:del w:id="2450" w:author="PR Preview" w:date="2026-01-01T00:00:00Z">
        <w:r>
          <w:delText xml:space="preserve"> </w:delText>
        </w:r>
      </w:del>
      <w:del w:id="2451" w:author="PR Preview" w:date="2026-01-01T00:00:00Z">
        <w:r>
          <w:delText xml:space="preserve">add and subtract the expected prediction</w:delText>
        </w:r>
      </w:del>
      <w:del w:id="2452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del w:id="2453" w:author="PR Preview" w:date="2026-01-01T00:00:00Z">
        <w:r>
          <w:delText xml:space="preserve"> </w:delText>
        </w:r>
      </w:del>
      <w:del w:id="2454" w:author="PR Preview" w:date="2026-01-01T00:00:00Z">
        <w:r>
          <w:delText xml:space="preserve">(</w:delText>
        </w:r>
      </w:del>
      <w:hyperlink w:anchor="eq-average-fit">
        <w:del w:id="2455" w:author="PR Preview" w:date="2026-01-01T00:00:00Z">
          <w:r>
            <w:rPr>
              <w:rStyle w:val="Hyperlink"/>
            </w:rPr>
            <w:delText xml:space="preserve">Equation 27</w:delText>
          </w:r>
        </w:del>
      </w:hyperlink>
      <w:del w:id="2456" w:author="PR Preview" w:date="2026-01-01T00:00:00Z">
        <w:r>
          <w:delText xml:space="preserve">),</w:delText>
        </w:r>
      </w:del>
      <w:del w:id="2457" w:author="PR Preview" w:date="2026-01-01T00:00:00Z">
        <w:r>
          <w:delText xml:space="preserve"> </w:delText>
        </w:r>
      </w:del>
      <w:del w:id="2458" w:author="PR Preview" w:date="2026-01-01T00:00:00Z">
        <w:r>
          <w:delText xml:space="preserve">expand, and take the expectation term by term.</w:delText>
        </w:r>
      </w:del>
    </w:p>
    <w:p>
      <w:pPr>
        <w:pStyle w:val="BodyText"/>
      </w:pPr>
      <w:ins w:id="2459" w:author="PR Preview" w:date="2026-01-01T00:00:00Z">
        <w:r>
          <w:t xml:space="preserve">Split it with the same technique as before:</w:t>
        </w:r>
      </w:ins>
      <w:ins w:id="2460" w:author="PR Preview" w:date="2026-01-01T00:00:00Z">
        <w:r>
          <w:t xml:space="preserve"> </w:t>
        </w:r>
      </w:ins>
      <w:ins w:id="2461" w:author="PR Preview" w:date="2026-01-01T00:00:00Z">
        <w:r>
          <w:t xml:space="preserve">add and subtract the expected prediction</w:t>
        </w:r>
      </w:ins>
      <w:ins w:id="2462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ins w:id="2463" w:author="PR Preview" w:date="2026-01-01T00:00:00Z">
        <w:r>
          <w:t xml:space="preserve"> </w:t>
        </w:r>
      </w:ins>
      <w:ins w:id="2464" w:author="PR Preview" w:date="2026-01-01T00:00:00Z">
        <w:r>
          <w:t xml:space="preserve">(</w:t>
        </w:r>
      </w:ins>
      <w:hyperlink w:anchor="eq-average-fit">
        <w:ins w:id="2465" w:author="PR Preview" w:date="2026-01-01T00:00:00Z">
          <w:r>
            <w:rPr>
              <w:rStyle w:val="Hyperlink"/>
            </w:rPr>
            <w:t xml:space="preserve">Equation 29</w:t>
          </w:r>
        </w:ins>
      </w:hyperlink>
      <w:ins w:id="2466" w:author="PR Preview" w:date="2026-01-01T00:00:00Z">
        <w:r>
          <w:t xml:space="preserve">),</w:t>
        </w:r>
      </w:ins>
      <w:ins w:id="2467" w:author="PR Preview" w:date="2026-01-01T00:00:00Z">
        <w:r>
          <w:t xml:space="preserve"> </w:t>
        </w:r>
      </w:ins>
      <w:ins w:id="2468" w:author="PR Preview" w:date="2026-01-01T00:00:00Z">
        <w:r>
          <w:t xml:space="preserve">expand, and take the expectation term by term.</w:t>
        </w:r>
      </w:ins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52"/>
    <w:bookmarkStart w:id="154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39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53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53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54"/>
    <w:bookmarkStart w:id="156" w:name="thm-epe-decomposition"/>
    <w:p>
      <w:pPr>
        <w:pStyle w:val="BodyText"/>
      </w:pPr>
      <w:del w:id="2469" w:author="PR Preview" w:date="2026-01-01T00:00:00Z">
        <w:r>
          <w:rPr>
            <w:b/>
            <w:bCs/>
          </w:rPr>
          <w:delText xml:space="preserve">Theorem 3 (Bias, variance and noise)</w:delText>
        </w:r>
      </w:del>
      <w:del w:id="2470" w:author="PR Preview" w:date="2026-01-01T00:00:00Z">
        <w:r>
          <w:delText xml:space="preserve"> </w:delText>
        </w:r>
      </w:del>
      <w:del w:id="2471" w:author="PR Preview" w:date="2026-01-01T00:00:00Z">
        <w:r>
          <w:delText xml:space="preserve">Let</w:delText>
        </w:r>
      </w:del>
      <w:del w:id="2472" w:author="PR Preview" w:date="2026-01-01T00:00:00Z">
        <w:r>
          <w:delText xml:space="preserve"> </w:delText>
        </w:r>
      </w:del>
      <m:oMath>
        <m:r>
          <m:t>μ</m:t>
        </m:r>
      </m:oMath>
      <w:del w:id="2473" w:author="PR Preview" w:date="2026-01-01T00:00:00Z">
        <w:r>
          <w:delText xml:space="preserve"> </w:delText>
        </w:r>
      </w:del>
      <w:del w:id="2474" w:author="PR Preview" w:date="2026-01-01T00:00:00Z">
        <w:r>
          <w:delText xml:space="preserve">be the</w:delText>
        </w:r>
      </w:del>
      <w:del w:id="2475" w:author="PR Preview" w:date="2026-01-01T00:00:00Z">
        <w:r>
          <w:delText xml:space="preserve"> </w:delText>
        </w:r>
      </w:del>
      <w:hyperlink w:anchor="def-mean-function">
        <w:del w:id="2476" w:author="PR Preview" w:date="2026-01-01T00:00:00Z">
          <w:r>
            <w:rPr>
              <w:rStyle w:val="Hyperlink"/>
            </w:rPr>
            <w:delText xml:space="preserve">mean function</w:delText>
          </w:r>
        </w:del>
      </w:hyperlink>
      <w:del w:id="2477" w:author="PR Preview" w:date="2026-01-01T00:00:00Z">
        <w:r>
          <w:delText xml:space="preserve"> </w:delText>
        </w:r>
      </w:del>
      <w:del w:id="2478" w:author="PR Preview" w:date="2026-01-01T00:00:00Z">
        <w:r>
          <w:delText xml:space="preserve">of the outcome given the covariate.</w:delText>
        </w:r>
      </w:del>
      <w:del w:id="2479" w:author="PR Preview" w:date="2026-01-01T00:00:00Z">
        <w:r>
          <w:delText xml:space="preserve"> </w:delText>
        </w:r>
      </w:del>
      <w:del w:id="2480" w:author="PR Preview" w:date="2026-01-01T00:00:00Z">
        <w:r>
          <w:delText xml:space="preserve">Suppose that, given</w:delText>
        </w:r>
      </w:del>
      <w:del w:id="2481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del w:id="2482" w:author="PR Preview" w:date="2026-01-01T00:00:00Z">
        <w:r>
          <w:delText xml:space="preserve">,</w:delText>
        </w:r>
      </w:del>
      <w:del w:id="2483" w:author="PR Preview" w:date="2026-01-01T00:00:00Z">
        <w:r>
          <w:delText xml:space="preserve"> </w:delText>
        </w:r>
      </w:del>
      <w:del w:id="2484" w:author="PR Preview" w:date="2026-01-01T00:00:00Z">
        <w:r>
          <w:delText xml:space="preserve">the new outcome is</w:delText>
        </w:r>
      </w:del>
      <w:del w:id="2485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ν</m:t>
        </m:r>
      </m:oMath>
      <w:del w:id="2486" w:author="PR Preview" w:date="2026-01-01T00:00:00Z">
        <w:r>
          <w:delText xml:space="preserve">,</w:delText>
        </w:r>
      </w:del>
      <w:del w:id="2487" w:author="PR Preview" w:date="2026-01-01T00:00:00Z">
        <w:r>
          <w:delText xml:space="preserve"> </w:delText>
        </w:r>
      </w:del>
      <w:del w:id="2488" w:author="PR Preview" w:date="2026-01-01T00:00:00Z">
        <w:r>
          <w:delText xml:space="preserve">where</w:delText>
        </w:r>
      </w:del>
      <w:del w:id="2489" w:author="PR Preview" w:date="2026-01-01T00:00:00Z">
        <w:r>
          <w:delText xml:space="preserve"> </w:delText>
        </w:r>
      </w:del>
      <m:oMath>
        <m:r>
          <m:t>ν</m:t>
        </m:r>
      </m:oMath>
      <w:del w:id="2490" w:author="PR Preview" w:date="2026-01-01T00:00:00Z">
        <w:r>
          <w:delText xml:space="preserve">, the noise in the outcome at</w:delText>
        </w:r>
      </w:del>
      <w:del w:id="2491" w:author="PR Preview" w:date="2026-01-01T00:00:00Z">
        <w:r>
          <w:delText xml:space="preserve"> </w:delText>
        </w:r>
      </w:del>
      <m:oMath>
        <m:r>
          <m:t>x</m:t>
        </m:r>
      </m:oMath>
      <w:del w:id="2492" w:author="PR Preview" w:date="2026-01-01T00:00:00Z">
        <w:r>
          <w:delText xml:space="preserve">, has mean</w:delText>
        </w:r>
      </w:del>
      <w:del w:id="2493" w:author="PR Preview" w:date="2026-01-01T00:00:00Z">
        <w:r>
          <w:delText xml:space="preserve"> </w:delText>
        </w:r>
      </w:del>
      <m:oMath>
        <m:r>
          <m:t>0</m:t>
        </m:r>
      </m:oMath>
      <w:del w:id="2494" w:author="PR Preview" w:date="2026-01-01T00:00:00Z">
        <w:r>
          <w:delText xml:space="preserve"> </w:delText>
        </w:r>
      </w:del>
      <w:del w:id="2495" w:author="PR Preview" w:date="2026-01-01T00:00:00Z">
        <w:r>
          <w:delText xml:space="preserve">and variance</w:delText>
        </w:r>
      </w:del>
      <w:del w:id="2496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2497" w:author="PR Preview" w:date="2026-01-01T00:00:00Z">
        <w:r>
          <w:delText xml:space="preserve">,</w:delText>
        </w:r>
      </w:del>
      <w:del w:id="2498" w:author="PR Preview" w:date="2026-01-01T00:00:00Z">
        <w:r>
          <w:delText xml:space="preserve"> </w:delText>
        </w:r>
      </w:del>
      <w:del w:id="2499" w:author="PR Preview" w:date="2026-01-01T00:00:00Z">
        <w:r>
          <w:delText xml:space="preserve">and that</w:delText>
        </w:r>
      </w:del>
      <w:del w:id="2500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del w:id="2501" w:author="PR Preview" w:date="2026-01-01T00:00:00Z">
        <w:r>
          <w:delText xml:space="preserve"> </w:delText>
        </w:r>
      </w:del>
      <w:del w:id="2502" w:author="PR Preview" w:date="2026-01-01T00:00:00Z">
        <w:r>
          <w:delText xml:space="preserve">is independent of the random training set</w:delText>
        </w:r>
      </w:del>
      <w:del w:id="2503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504" w:author="PR Preview" w:date="2026-01-01T00:00:00Z">
        <w:r>
          <w:delText xml:space="preserve">,</w:delText>
        </w:r>
      </w:del>
      <w:del w:id="2505" w:author="PR Preview" w:date="2026-01-01T00:00:00Z">
        <w:r>
          <w:delText xml:space="preserve"> </w:delText>
        </w:r>
      </w:del>
      <w:del w:id="2506" w:author="PR Preview" w:date="2026-01-01T00:00:00Z">
        <w:r>
          <w:delText xml:space="preserve">and that</w:delText>
        </w:r>
      </w:del>
      <w:del w:id="2507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del w:id="2508" w:author="PR Preview" w:date="2026-01-01T00:00:00Z">
        <w:r>
          <w:delText xml:space="preserve">.</w:delText>
        </w:r>
      </w:del>
      <w:del w:id="2509" w:author="PR Preview" w:date="2026-01-01T00:00:00Z">
        <w:r>
          <w:delText xml:space="preserve"> </w:delText>
        </w:r>
      </w:del>
      <w:del w:id="2510" w:author="PR Preview" w:date="2026-01-01T00:00:00Z">
        <w:r>
          <w:delText xml:space="preserve">Then the</w:delText>
        </w:r>
      </w:del>
      <w:del w:id="2511" w:author="PR Preview" w:date="2026-01-01T00:00:00Z">
        <w:r>
          <w:delText xml:space="preserve"> </w:delText>
        </w:r>
      </w:del>
      <w:hyperlink w:anchor="def-epe">
        <w:del w:id="2512" w:author="PR Preview" w:date="2026-01-01T00:00:00Z">
          <w:r>
            <w:rPr>
              <w:rStyle w:val="Hyperlink"/>
            </w:rPr>
            <w:delText xml:space="preserve">expected prediction error at</w:delText>
          </w:r>
        </w:del>
        <w:del w:id="2513" w:author="PR Preview" w:date="2026-01-01T00:00:00Z">
          <w:r>
            <w:rPr>
              <w:rStyle w:val="Hyperlink"/>
            </w:rPr>
            <w:delText xml:space="preserve"> </w:delText>
          </w:r>
        </w:del>
        <m:oMath>
          <m:r>
            <m:t>x</m:t>
          </m:r>
        </m:oMath>
      </w:hyperlink>
      <w:del w:id="2514" w:author="PR Preview" w:date="2026-01-01T00:00:00Z">
        <w:r>
          <w:delText xml:space="preserve"> </w:delText>
        </w:r>
      </w:del>
      <w:del w:id="2515" w:author="PR Preview" w:date="2026-01-01T00:00:00Z">
        <w:r>
          <w:delText xml:space="preserve">is the squared</w:delText>
        </w:r>
      </w:del>
      <w:del w:id="2516" w:author="PR Preview" w:date="2026-01-01T00:00:00Z">
        <w:r>
          <w:delText xml:space="preserve"> </w:delText>
        </w:r>
      </w:del>
      <w:hyperlink w:anchor="def-prediction-bias">
        <w:del w:id="2517" w:author="PR Preview" w:date="2026-01-01T00:00:00Z">
          <w:r>
            <w:rPr>
              <w:rStyle w:val="Hyperlink"/>
            </w:rPr>
            <w:delText xml:space="preserve">bias</w:delText>
          </w:r>
        </w:del>
      </w:hyperlink>
      <w:del w:id="2518" w:author="PR Preview" w:date="2026-01-01T00:00:00Z">
        <w:r>
          <w:delText xml:space="preserve"> </w:delText>
        </w:r>
      </w:del>
      <w:del w:id="2519" w:author="PR Preview" w:date="2026-01-01T00:00:00Z">
        <w:r>
          <w:delText xml:space="preserve">of the prediction</w:delText>
        </w:r>
      </w:del>
      <w:del w:id="2520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2521" w:author="PR Preview" w:date="2026-01-01T00:00:00Z">
        <w:r>
          <w:delText xml:space="preserve">, used as an</w:delText>
        </w:r>
      </w:del>
      <w:del w:id="2522" w:author="PR Preview" w:date="2026-01-01T00:00:00Z">
        <w:r>
          <w:delText xml:space="preserve"> </w:delText>
        </w:r>
      </w:del>
      <w:hyperlink r:id="rId133">
        <w:del w:id="2523" w:author="PR Preview" w:date="2026-01-01T00:00:00Z">
          <w:r>
            <w:rPr>
              <w:rStyle w:val="Hyperlink"/>
            </w:rPr>
            <w:delText xml:space="preserve">estimator</w:delText>
          </w:r>
        </w:del>
      </w:hyperlink>
      <w:del w:id="2524" w:author="PR Preview" w:date="2026-01-01T00:00:00Z">
        <w:r>
          <w:delText xml:space="preserve"> </w:delText>
        </w:r>
      </w:del>
      <w:del w:id="2525" w:author="PR Preview" w:date="2026-01-01T00:00:00Z">
        <w:r>
          <w:delText xml:space="preserve">of</w:delText>
        </w:r>
      </w:del>
      <w:del w:id="2526" w:author="PR Preview" w:date="2026-01-01T00:00:00Z">
        <w:r>
          <w:delText xml:space="preserve"> </w:delText>
        </w:r>
      </w:del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2527" w:author="PR Preview" w:date="2026-01-01T00:00:00Z">
        <w:r>
          <w:delText xml:space="preserve">,</w:delText>
        </w:r>
      </w:del>
      <w:del w:id="2528" w:author="PR Preview" w:date="2026-01-01T00:00:00Z">
        <w:r>
          <w:delText xml:space="preserve"> </w:delText>
        </w:r>
      </w:del>
      <w:del w:id="2529" w:author="PR Preview" w:date="2026-01-01T00:00:00Z">
        <w:r>
          <w:delText xml:space="preserve">plus its</w:delText>
        </w:r>
      </w:del>
      <w:del w:id="2530" w:author="PR Preview" w:date="2026-01-01T00:00:00Z">
        <w:r>
          <w:delText xml:space="preserve"> </w:delText>
        </w:r>
      </w:del>
      <w:hyperlink r:id="rId139">
        <w:del w:id="2531" w:author="PR Preview" w:date="2026-01-01T00:00:00Z">
          <w:r>
            <w:rPr>
              <w:rStyle w:val="Hyperlink"/>
            </w:rPr>
            <w:delText xml:space="preserve">variance</w:delText>
          </w:r>
        </w:del>
      </w:hyperlink>
      <w:del w:id="2532" w:author="PR Preview" w:date="2026-01-01T00:00:00Z">
        <w:r>
          <w:delText xml:space="preserve">,</w:delText>
        </w:r>
      </w:del>
      <w:del w:id="2533" w:author="PR Preview" w:date="2026-01-01T00:00:00Z">
        <w:r>
          <w:delText xml:space="preserve"> </w:delText>
        </w:r>
      </w:del>
      <w:del w:id="2534" w:author="PR Preview" w:date="2026-01-01T00:00:00Z">
        <w:r>
          <w:delText xml:space="preserve">plus</w:delText>
        </w:r>
      </w:del>
      <w:del w:id="2535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2536" w:author="PR Preview" w:date="2026-01-01T00:00:00Z">
        <w:r>
          <w:delText xml:space="preserve">:</w:delText>
        </w:r>
      </w:del>
    </w:p>
    <w:p>
      <w:pPr>
        <w:pStyle w:val="BodyText"/>
      </w:pPr>
      <w:bookmarkStart w:id="141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41"/>
    </w:p>
    <w:p>
      <w:pPr>
        <w:pStyle w:val="FirstParagraph"/>
      </w:pPr>
      <w:del w:id="2537" w:author="PR Preview" w:date="2026-01-01T00:00:00Z">
        <w:r>
          <w:rPr>
            <w:i/>
            <w:iCs/>
          </w:rPr>
          <w:delText xml:space="preserve">Proof</w:delText>
        </w:r>
      </w:del>
      <w:del w:id="2538" w:author="PR Preview" w:date="2026-01-01T00:00:00Z">
        <w:r>
          <w:delText xml:space="preserve">. </w:delText>
        </w:r>
      </w:del>
      <w:del w:id="2539" w:author="PR Preview" w:date="2026-01-01T00:00:00Z">
        <w:r>
          <w:delText xml:space="preserve">Every expectation below is conditional on</w:delText>
        </w:r>
      </w:del>
      <w:del w:id="2540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del w:id="2541" w:author="PR Preview" w:date="2026-01-01T00:00:00Z">
        <w:r>
          <w:delText xml:space="preserve">, as in the exercises.</w:delText>
        </w:r>
      </w:del>
      <w:del w:id="2542" w:author="PR Preview" w:date="2026-01-01T00:00:00Z">
        <w:r>
          <w:delText xml:space="preserve"> </w:delText>
        </w:r>
      </w:del>
      <w:del w:id="2543" w:author="PR Preview" w:date="2026-01-01T00:00:00Z">
        <w:r>
          <w:delText xml:space="preserve">By</w:delText>
        </w:r>
      </w:del>
      <w:del w:id="2544" w:author="PR Preview" w:date="2026-01-01T00:00:00Z">
        <w:r>
          <w:delText xml:space="preserve"> </w:delText>
        </w:r>
      </w:del>
      <w:hyperlink w:anchor="sol-epe-split-noise">
        <w:del w:id="2545" w:author="PR Preview" w:date="2026-01-01T00:00:00Z">
          <w:r>
            <w:rPr>
              <w:rStyle w:val="Hyperlink"/>
            </w:rPr>
            <w:delText xml:space="preserve">Solution 5</w:delText>
          </w:r>
        </w:del>
      </w:hyperlink>
      <w:del w:id="2546" w:author="PR Preview" w:date="2026-01-01T00:00:00Z">
        <w:r>
          <w:delText xml:space="preserve">, the expected squared prediction error is the noise variance plus the pMSE of the prediction, used as an</w:delText>
        </w:r>
      </w:del>
      <w:del w:id="2547" w:author="PR Preview" w:date="2026-01-01T00:00:00Z">
        <w:r>
          <w:delText xml:space="preserve"> </w:delText>
        </w:r>
      </w:del>
      <w:hyperlink r:id="rId133">
        <w:del w:id="2548" w:author="PR Preview" w:date="2026-01-01T00:00:00Z">
          <w:r>
            <w:rPr>
              <w:rStyle w:val="Hyperlink"/>
            </w:rPr>
            <w:delText xml:space="preserve">estimator</w:delText>
          </w:r>
        </w:del>
      </w:hyperlink>
      <w:del w:id="2549" w:author="PR Preview" w:date="2026-01-01T00:00:00Z">
        <w:r>
          <w:delText xml:space="preserve"> </w:delText>
        </w:r>
      </w:del>
      <w:del w:id="2550" w:author="PR Preview" w:date="2026-01-01T00:00:00Z">
        <w:r>
          <w:delText xml:space="preserve">of</w:delText>
        </w:r>
      </w:del>
      <w:del w:id="2551" w:author="PR Preview" w:date="2026-01-01T00:00:00Z">
        <w:r>
          <w:delText xml:space="preserve"> </w:delText>
        </w:r>
      </w:del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2552" w:author="PR Preview" w:date="2026-01-01T00:00:00Z">
        <w:r>
          <w:delText xml:space="preserve">.</w:delText>
        </w:r>
      </w:del>
      <w:del w:id="2553" w:author="PR Preview" w:date="2026-01-01T00:00:00Z">
        <w:r>
          <w:delText xml:space="preserve"> </w:delText>
        </w:r>
      </w:del>
      <w:del w:id="2554" w:author="PR Preview" w:date="2026-01-01T00:00:00Z">
        <w:r>
          <w:delText xml:space="preserve">By</w:delText>
        </w:r>
      </w:del>
      <w:del w:id="2555" w:author="PR Preview" w:date="2026-01-01T00:00:00Z">
        <w:r>
          <w:delText xml:space="preserve"> </w:delText>
        </w:r>
      </w:del>
      <w:hyperlink w:anchor="sol-epe-split-bias">
        <w:del w:id="2556" w:author="PR Preview" w:date="2026-01-01T00:00:00Z">
          <w:r>
            <w:rPr>
              <w:rStyle w:val="Hyperlink"/>
            </w:rPr>
            <w:delText xml:space="preserve">Solution 6</w:delText>
          </w:r>
        </w:del>
      </w:hyperlink>
      <w:del w:id="2557" w:author="PR Preview" w:date="2026-01-01T00:00:00Z">
        <w:r>
          <w:delText xml:space="preserve">, that pMSE is the squared bias plus the variance.</w:delText>
        </w:r>
      </w:del>
      <w:del w:id="2558" w:author="PR Preview" w:date="2026-01-01T00:00:00Z">
        <w:r>
          <w:delText xml:space="preserve"> </w:delText>
        </w:r>
      </w:del>
      <w:del w:id="2559" w:author="PR Preview" w:date="2026-01-01T00:00:00Z">
        <w:r>
          <w:delText xml:space="preserve">Substituting</w:delText>
        </w:r>
      </w:del>
      <w:del w:id="2560" w:author="PR Preview" w:date="2026-01-01T00:00:00Z">
        <w:r>
          <w:delText xml:space="preserve"> </w:delText>
        </w:r>
      </w:del>
      <w:hyperlink w:anchor="eq-epe-after-bias">
        <w:del w:id="2561" w:author="PR Preview" w:date="2026-01-01T00:00:00Z">
          <w:r>
            <w:rPr>
              <w:rStyle w:val="Hyperlink"/>
            </w:rPr>
            <w:delText xml:space="preserve">Equation 31</w:delText>
          </w:r>
        </w:del>
      </w:hyperlink>
      <w:del w:id="2562" w:author="PR Preview" w:date="2026-01-01T00:00:00Z">
        <w:r>
          <w:delText xml:space="preserve"> </w:delText>
        </w:r>
      </w:del>
      <w:del w:id="2563" w:author="PR Preview" w:date="2026-01-01T00:00:00Z">
        <w:r>
          <w:delText xml:space="preserve">into</w:delText>
        </w:r>
      </w:del>
      <w:del w:id="2564" w:author="PR Preview" w:date="2026-01-01T00:00:00Z">
        <w:r>
          <w:delText xml:space="preserve"> </w:delText>
        </w:r>
      </w:del>
      <w:hyperlink w:anchor="eq-epe-after-noise">
        <w:del w:id="2565" w:author="PR Preview" w:date="2026-01-01T00:00:00Z">
          <w:r>
            <w:rPr>
              <w:rStyle w:val="Hyperlink"/>
            </w:rPr>
            <w:delText xml:space="preserve">Equation 29</w:delText>
          </w:r>
        </w:del>
      </w:hyperlink>
      <w:del w:id="2566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del w:id="2567" w:author="PR Preview" w:date="2026-01-01T00:00:00Z">
        <w:r>
          <w:rPr>
            <w:b/>
            <w:bCs/>
          </w:rPr>
          <w:delText xml:space="preserve">Definition 34 (Irreducible error)</w:delText>
        </w:r>
      </w:del>
      <w:del w:id="2568" w:author="PR Preview" w:date="2026-01-01T00:00:00Z">
        <w:r>
          <w:delText xml:space="preserve"> </w:delText>
        </w:r>
      </w:del>
      <w:del w:id="2569" w:author="PR Preview" w:date="2026-01-01T00:00:00Z">
        <w:r>
          <w:delText xml:space="preserve">In</w:delText>
        </w:r>
      </w:del>
      <w:del w:id="2570" w:author="PR Preview" w:date="2026-01-01T00:00:00Z">
        <w:r>
          <w:delText xml:space="preserve"> </w:delText>
        </w:r>
      </w:del>
      <w:hyperlink w:anchor="thm-epe-decomposition">
        <w:del w:id="2571" w:author="PR Preview" w:date="2026-01-01T00:00:00Z">
          <w:r>
            <w:rPr>
              <w:rStyle w:val="Hyperlink"/>
            </w:rPr>
            <w:delText xml:space="preserve">Theorem 3</w:delText>
          </w:r>
        </w:del>
      </w:hyperlink>
      <w:del w:id="2572" w:author="PR Preview" w:date="2026-01-01T00:00:00Z">
        <w:r>
          <w:delText xml:space="preserve">,</w:delText>
        </w:r>
      </w:del>
      <w:del w:id="2573" w:author="PR Preview" w:date="2026-01-01T00:00:00Z">
        <w:r>
          <w:delText xml:space="preserve"> </w:delText>
        </w:r>
      </w:del>
      <w:del w:id="2574" w:author="PR Preview" w:date="2026-01-01T00:00:00Z">
        <w:r>
          <w:delText xml:space="preserve">the term</w:delText>
        </w:r>
      </w:del>
      <w:del w:id="2575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del w:id="2576" w:author="PR Preview" w:date="2026-01-01T00:00:00Z">
        <w:r>
          <w:delText xml:space="preserve"> </w:delText>
        </w:r>
      </w:del>
      <w:del w:id="2577" w:author="PR Preview" w:date="2026-01-01T00:00:00Z">
        <w:r>
          <w:delText xml:space="preserve">is the</w:delText>
        </w:r>
      </w:del>
      <w:del w:id="2578" w:author="PR Preview" w:date="2026-01-01T00:00:00Z">
        <w:r>
          <w:delText xml:space="preserve"> </w:delText>
        </w:r>
      </w:del>
      <w:del w:id="2579" w:author="PR Preview" w:date="2026-01-01T00:00:00Z">
        <w:r>
          <w:rPr>
            <w:b/>
            <w:bCs/>
          </w:rPr>
          <w:delText xml:space="preserve">irreducible error</w:delText>
        </w:r>
      </w:del>
      <w:del w:id="2580" w:author="PR Preview" w:date="2026-01-01T00:00:00Z">
        <w:r>
          <w:delText xml:space="preserve">.</w:delText>
        </w:r>
      </w:del>
      <w:del w:id="2581" w:author="PR Preview" w:date="2026-01-01T00:00:00Z">
        <w:r>
          <w:delText xml:space="preserve"> </w:delText>
        </w:r>
      </w:del>
      <w:del w:id="2582" w:author="PR Preview" w:date="2026-01-01T00:00:00Z">
        <w:r>
          <w:delText xml:space="preserve">It does not depend on the fitting procedure</w:delText>
        </w:r>
      </w:del>
      <w:del w:id="2583" w:author="PR Preview" w:date="2026-01-01T00:00:00Z">
        <w:r>
          <w:delText xml:space="preserve"> </w:delText>
        </w:r>
      </w:del>
      <m:oMath>
        <m:r>
          <m:t>g</m:t>
        </m:r>
      </m:oMath>
      <w:del w:id="2584" w:author="PR Preview" w:date="2026-01-01T00:00:00Z">
        <w:r>
          <w:delText xml:space="preserve">,</w:delText>
        </w:r>
      </w:del>
      <w:del w:id="2585" w:author="PR Preview" w:date="2026-01-01T00:00:00Z">
        <w:r>
          <w:delText xml:space="preserve"> </w:delText>
        </w:r>
      </w:del>
      <w:del w:id="2586" w:author="PR Preview" w:date="2026-01-01T00:00:00Z">
        <w:r>
          <w:delText xml:space="preserve">so no choice of prediction can remove it.</w:delText>
        </w:r>
      </w:del>
      <w:del w:id="2587" w:author="PR Preview" w:date="2026-01-01T00:00:00Z">
        <w:r>
          <w:delText xml:space="preserve"> </w:delText>
        </w:r>
      </w:del>
      <w:del w:id="2588" w:author="PR Preview" w:date="2026-01-01T00:00:00Z">
        <w:r>
          <w:delText xml:space="preserve">The theorem concerns the single covariate value</w:delText>
        </w:r>
      </w:del>
      <w:del w:id="2589" w:author="PR Preview" w:date="2026-01-01T00:00:00Z">
        <w:r>
          <w:delText xml:space="preserve"> </w:delText>
        </w:r>
      </w:del>
      <m:oMath>
        <m:r>
          <m:t>x</m:t>
        </m:r>
      </m:oMath>
      <w:del w:id="2590" w:author="PR Preview" w:date="2026-01-01T00:00:00Z">
        <w:r>
          <w:delText xml:space="preserve">,</w:delText>
        </w:r>
      </w:del>
      <w:del w:id="2591" w:author="PR Preview" w:date="2026-01-01T00:00:00Z">
        <w:r>
          <w:delText xml:space="preserve"> </w:delText>
        </w:r>
      </w:del>
      <w:del w:id="2592" w:author="PR Preview" w:date="2026-01-01T00:00:00Z">
        <w:r>
          <w:delText xml:space="preserve">so</w:delText>
        </w:r>
      </w:del>
      <w:del w:id="2593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2594" w:author="PR Preview" w:date="2026-01-01T00:00:00Z">
        <w:r>
          <w:delText xml:space="preserve"> </w:delText>
        </w:r>
      </w:del>
      <w:del w:id="2595" w:author="PR Preview" w:date="2026-01-01T00:00:00Z">
        <w:r>
          <w:delText xml:space="preserve">may differ from one covariate value to another:</w:delText>
        </w:r>
      </w:del>
      <w:del w:id="2596" w:author="PR Preview" w:date="2026-01-01T00:00:00Z">
        <w:r>
          <w:delText xml:space="preserve"> </w:delText>
        </w:r>
      </w:del>
      <w:del w:id="2597" w:author="PR Preview" w:date="2026-01-01T00:00:00Z">
        <w:r>
          <w:delText xml:space="preserve">it does not assume constant noise variance across covariate values.</w:delText>
        </w:r>
      </w:del>
      <w:del w:id="2598" w:author="PR Preview" w:date="2026-01-01T00:00:00Z">
        <w:r>
          <w:delText xml:space="preserve"> </w:delText>
        </w:r>
      </w:del>
      <w:del w:id="2599" w:author="PR Preview" w:date="2026-01-01T00:00:00Z">
        <w:r>
          <w:delText xml:space="preserve">For example, in</w:delText>
        </w:r>
      </w:del>
      <w:del w:id="2600" w:author="PR Preview" w:date="2026-01-01T00:00:00Z">
        <w:r>
          <w:delText xml:space="preserve"> </w:delText>
        </w:r>
      </w:del>
      <w:hyperlink w:anchor="exr-epe-three-sources">
        <w:del w:id="2601" w:author="PR Preview" w:date="2026-01-01T00:00:00Z">
          <w:r>
            <w:rPr>
              <w:rStyle w:val="Hyperlink"/>
            </w:rPr>
            <w:delText xml:space="preserve">Exercise 4</w:delText>
          </w:r>
        </w:del>
      </w:hyperlink>
      <w:del w:id="2602" w:author="PR Preview" w:date="2026-01-01T00:00:00Z">
        <w:r>
          <w:delText xml:space="preserve">,</w:delText>
        </w:r>
      </w:del>
      <w:del w:id="2603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del w:id="2604" w:author="PR Preview" w:date="2026-01-01T00:00:00Z">
        <w:r>
          <w:delText xml:space="preserve">,</w:delText>
        </w:r>
      </w:del>
      <w:del w:id="2605" w:author="PR Preview" w:date="2026-01-01T00:00:00Z">
        <w:r>
          <w:delText xml:space="preserve"> </w:delText>
        </w:r>
      </w:del>
      <w:del w:id="2606" w:author="PR Preview" w:date="2026-01-01T00:00:00Z">
        <w:r>
          <w:delText xml:space="preserve">so every prediction there has expected squared error at least</w:delText>
        </w:r>
      </w:del>
      <w:del w:id="2607" w:author="PR Preview" w:date="2026-01-01T00:00:00Z">
        <w:r>
          <w:delText xml:space="preserve"> </w:delText>
        </w:r>
      </w:del>
      <m:oMath>
        <m:r>
          <m:t>3</m:t>
        </m:r>
      </m:oMath>
      <w:del w:id="2608" w:author="PR Preview" w:date="2026-01-01T00:00:00Z">
        <w:r>
          <w:delText xml:space="preserve">.</w:delText>
        </w:r>
      </w:del>
    </w:p>
    <w:p>
      <w:pPr>
        <w:pStyle w:val="BodyText"/>
      </w:pPr>
      <w:ins w:id="2609" w:author="PR Preview" w:date="2026-01-01T00:00:00Z">
        <w:r>
          <w:rPr>
            <w:b/>
            <w:bCs/>
          </w:rPr>
          <w:t xml:space="preserve">Theorem 4 (Bias, variance and noise)</w:t>
        </w:r>
      </w:ins>
      <w:ins w:id="2610" w:author="PR Preview" w:date="2026-01-01T00:00:00Z">
        <w:r>
          <w:t xml:space="preserve"> </w:t>
        </w:r>
      </w:ins>
      <w:ins w:id="2611" w:author="PR Preview" w:date="2026-01-01T00:00:00Z">
        <w:r>
          <w:t xml:space="preserve">Let</w:t>
        </w:r>
      </w:ins>
      <w:ins w:id="2612" w:author="PR Preview" w:date="2026-01-01T00:00:00Z">
        <w:r>
          <w:t xml:space="preserve"> </w:t>
        </w:r>
      </w:ins>
      <m:oMath>
        <m:r>
          <m:t>μ</m:t>
        </m:r>
      </m:oMath>
      <w:ins w:id="2613" w:author="PR Preview" w:date="2026-01-01T00:00:00Z">
        <w:r>
          <w:t xml:space="preserve"> </w:t>
        </w:r>
      </w:ins>
      <w:ins w:id="2614" w:author="PR Preview" w:date="2026-01-01T00:00:00Z">
        <w:r>
          <w:t xml:space="preserve">be the</w:t>
        </w:r>
      </w:ins>
      <w:ins w:id="2615" w:author="PR Preview" w:date="2026-01-01T00:00:00Z">
        <w:r>
          <w:t xml:space="preserve"> </w:t>
        </w:r>
      </w:ins>
      <w:hyperlink w:anchor="def-mean-function">
        <w:ins w:id="2616" w:author="PR Preview" w:date="2026-01-01T00:00:00Z">
          <w:r>
            <w:rPr>
              <w:rStyle w:val="Hyperlink"/>
            </w:rPr>
            <w:t xml:space="preserve">mean function</w:t>
          </w:r>
        </w:ins>
      </w:hyperlink>
      <w:ins w:id="2617" w:author="PR Preview" w:date="2026-01-01T00:00:00Z">
        <w:r>
          <w:t xml:space="preserve"> </w:t>
        </w:r>
      </w:ins>
      <w:ins w:id="2618" w:author="PR Preview" w:date="2026-01-01T00:00:00Z">
        <w:r>
          <w:t xml:space="preserve">of the outcome given the covariate.</w:t>
        </w:r>
      </w:ins>
      <w:ins w:id="2619" w:author="PR Preview" w:date="2026-01-01T00:00:00Z">
        <w:r>
          <w:t xml:space="preserve"> </w:t>
        </w:r>
      </w:ins>
      <w:ins w:id="2620" w:author="PR Preview" w:date="2026-01-01T00:00:00Z">
        <w:r>
          <w:t xml:space="preserve">Suppose that, given</w:t>
        </w:r>
      </w:ins>
      <w:ins w:id="2621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ins w:id="2622" w:author="PR Preview" w:date="2026-01-01T00:00:00Z">
        <w:r>
          <w:t xml:space="preserve">,</w:t>
        </w:r>
      </w:ins>
      <w:ins w:id="2623" w:author="PR Preview" w:date="2026-01-01T00:00:00Z">
        <w:r>
          <w:t xml:space="preserve"> </w:t>
        </w:r>
      </w:ins>
      <w:ins w:id="2624" w:author="PR Preview" w:date="2026-01-01T00:00:00Z">
        <w:r>
          <w:t xml:space="preserve">the new outcome is</w:t>
        </w:r>
      </w:ins>
      <w:ins w:id="2625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ν</m:t>
        </m:r>
      </m:oMath>
      <w:ins w:id="2626" w:author="PR Preview" w:date="2026-01-01T00:00:00Z">
        <w:r>
          <w:t xml:space="preserve">,</w:t>
        </w:r>
      </w:ins>
      <w:ins w:id="2627" w:author="PR Preview" w:date="2026-01-01T00:00:00Z">
        <w:r>
          <w:t xml:space="preserve"> </w:t>
        </w:r>
      </w:ins>
      <w:ins w:id="2628" w:author="PR Preview" w:date="2026-01-01T00:00:00Z">
        <w:r>
          <w:t xml:space="preserve">where</w:t>
        </w:r>
      </w:ins>
      <w:ins w:id="2629" w:author="PR Preview" w:date="2026-01-01T00:00:00Z">
        <w:r>
          <w:t xml:space="preserve"> </w:t>
        </w:r>
      </w:ins>
      <m:oMath>
        <m:r>
          <m:t>ν</m:t>
        </m:r>
      </m:oMath>
      <w:ins w:id="2630" w:author="PR Preview" w:date="2026-01-01T00:00:00Z">
        <w:r>
          <w:t xml:space="preserve">, the noise in the outcome at</w:t>
        </w:r>
      </w:ins>
      <w:ins w:id="2631" w:author="PR Preview" w:date="2026-01-01T00:00:00Z">
        <w:r>
          <w:t xml:space="preserve"> </w:t>
        </w:r>
      </w:ins>
      <m:oMath>
        <m:r>
          <m:t>x</m:t>
        </m:r>
      </m:oMath>
      <w:ins w:id="2632" w:author="PR Preview" w:date="2026-01-01T00:00:00Z">
        <w:r>
          <w:t xml:space="preserve">, has mean</w:t>
        </w:r>
      </w:ins>
      <w:ins w:id="2633" w:author="PR Preview" w:date="2026-01-01T00:00:00Z">
        <w:r>
          <w:t xml:space="preserve"> </w:t>
        </w:r>
      </w:ins>
      <m:oMath>
        <m:r>
          <m:t>0</m:t>
        </m:r>
      </m:oMath>
      <w:ins w:id="2634" w:author="PR Preview" w:date="2026-01-01T00:00:00Z">
        <w:r>
          <w:t xml:space="preserve"> </w:t>
        </w:r>
      </w:ins>
      <w:ins w:id="2635" w:author="PR Preview" w:date="2026-01-01T00:00:00Z">
        <w:r>
          <w:t xml:space="preserve">and variance</w:t>
        </w:r>
      </w:ins>
      <w:ins w:id="2636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2637" w:author="PR Preview" w:date="2026-01-01T00:00:00Z">
        <w:r>
          <w:t xml:space="preserve">,</w:t>
        </w:r>
      </w:ins>
      <w:ins w:id="2638" w:author="PR Preview" w:date="2026-01-01T00:00:00Z">
        <w:r>
          <w:t xml:space="preserve"> </w:t>
        </w:r>
      </w:ins>
      <w:ins w:id="2639" w:author="PR Preview" w:date="2026-01-01T00:00:00Z">
        <w:r>
          <w:t xml:space="preserve">and that</w:t>
        </w:r>
      </w:ins>
      <w:ins w:id="2640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ins w:id="2641" w:author="PR Preview" w:date="2026-01-01T00:00:00Z">
        <w:r>
          <w:t xml:space="preserve"> </w:t>
        </w:r>
      </w:ins>
      <w:ins w:id="2642" w:author="PR Preview" w:date="2026-01-01T00:00:00Z">
        <w:r>
          <w:t xml:space="preserve">is independent of the random training set</w:t>
        </w:r>
      </w:ins>
      <w:ins w:id="264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644" w:author="PR Preview" w:date="2026-01-01T00:00:00Z">
        <w:r>
          <w:t xml:space="preserve">,</w:t>
        </w:r>
      </w:ins>
      <w:ins w:id="2645" w:author="PR Preview" w:date="2026-01-01T00:00:00Z">
        <w:r>
          <w:t xml:space="preserve"> </w:t>
        </w:r>
      </w:ins>
      <w:ins w:id="2646" w:author="PR Preview" w:date="2026-01-01T00:00:00Z">
        <w:r>
          <w:t xml:space="preserve">and that</w:t>
        </w:r>
      </w:ins>
      <w:ins w:id="2647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ins w:id="2648" w:author="PR Preview" w:date="2026-01-01T00:00:00Z">
        <w:r>
          <w:t xml:space="preserve">.</w:t>
        </w:r>
      </w:ins>
      <w:ins w:id="2649" w:author="PR Preview" w:date="2026-01-01T00:00:00Z">
        <w:r>
          <w:t xml:space="preserve"> </w:t>
        </w:r>
      </w:ins>
      <w:ins w:id="2650" w:author="PR Preview" w:date="2026-01-01T00:00:00Z">
        <w:r>
          <w:t xml:space="preserve">Then the</w:t>
        </w:r>
      </w:ins>
      <w:ins w:id="2651" w:author="PR Preview" w:date="2026-01-01T00:00:00Z">
        <w:r>
          <w:t xml:space="preserve"> </w:t>
        </w:r>
      </w:ins>
      <w:hyperlink w:anchor="def-epe">
        <w:ins w:id="2652" w:author="PR Preview" w:date="2026-01-01T00:00:00Z">
          <w:r>
            <w:rPr>
              <w:rStyle w:val="Hyperlink"/>
            </w:rPr>
            <w:t xml:space="preserve">expected prediction error at</w:t>
          </w:r>
        </w:ins>
        <w:ins w:id="2653" w:author="PR Preview" w:date="2026-01-01T00:00:00Z">
          <w:r>
            <w:rPr>
              <w:rStyle w:val="Hyperlink"/>
            </w:rPr>
            <w:t xml:space="preserve"> </w:t>
          </w:r>
        </w:ins>
        <m:oMath>
          <m:r>
            <m:t>x</m:t>
          </m:r>
        </m:oMath>
      </w:hyperlink>
      <w:ins w:id="2654" w:author="PR Preview" w:date="2026-01-01T00:00:00Z">
        <w:r>
          <w:t xml:space="preserve"> </w:t>
        </w:r>
      </w:ins>
      <w:ins w:id="2655" w:author="PR Preview" w:date="2026-01-01T00:00:00Z">
        <w:r>
          <w:t xml:space="preserve">is the squared</w:t>
        </w:r>
      </w:ins>
      <w:ins w:id="2656" w:author="PR Preview" w:date="2026-01-01T00:00:00Z">
        <w:r>
          <w:t xml:space="preserve"> </w:t>
        </w:r>
      </w:ins>
      <w:hyperlink w:anchor="def-prediction-bias">
        <w:ins w:id="2657" w:author="PR Preview" w:date="2026-01-01T00:00:00Z">
          <w:r>
            <w:rPr>
              <w:rStyle w:val="Hyperlink"/>
            </w:rPr>
            <w:t xml:space="preserve">bias</w:t>
          </w:r>
        </w:ins>
      </w:hyperlink>
      <w:ins w:id="2658" w:author="PR Preview" w:date="2026-01-01T00:00:00Z">
        <w:r>
          <w:t xml:space="preserve"> </w:t>
        </w:r>
      </w:ins>
      <w:ins w:id="2659" w:author="PR Preview" w:date="2026-01-01T00:00:00Z">
        <w:r>
          <w:t xml:space="preserve">of the prediction</w:t>
        </w:r>
      </w:ins>
      <w:ins w:id="2660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2661" w:author="PR Preview" w:date="2026-01-01T00:00:00Z">
        <w:r>
          <w:t xml:space="preserve">, used as an</w:t>
        </w:r>
      </w:ins>
      <w:ins w:id="2662" w:author="PR Preview" w:date="2026-01-01T00:00:00Z">
        <w:r>
          <w:t xml:space="preserve"> </w:t>
        </w:r>
      </w:ins>
      <w:hyperlink r:id="rId133">
        <w:ins w:id="2663" w:author="PR Preview" w:date="2026-01-01T00:00:00Z">
          <w:r>
            <w:rPr>
              <w:rStyle w:val="Hyperlink"/>
            </w:rPr>
            <w:t xml:space="preserve">estimator</w:t>
          </w:r>
        </w:ins>
      </w:hyperlink>
      <w:ins w:id="2664" w:author="PR Preview" w:date="2026-01-01T00:00:00Z">
        <w:r>
          <w:t xml:space="preserve"> </w:t>
        </w:r>
      </w:ins>
      <w:ins w:id="2665" w:author="PR Preview" w:date="2026-01-01T00:00:00Z">
        <w:r>
          <w:t xml:space="preserve">of</w:t>
        </w:r>
      </w:ins>
      <w:ins w:id="2666" w:author="PR Preview" w:date="2026-01-01T00:00:00Z">
        <w:r>
          <w:t xml:space="preserve"> </w:t>
        </w:r>
      </w:ins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2667" w:author="PR Preview" w:date="2026-01-01T00:00:00Z">
        <w:r>
          <w:t xml:space="preserve">,</w:t>
        </w:r>
      </w:ins>
      <w:ins w:id="2668" w:author="PR Preview" w:date="2026-01-01T00:00:00Z">
        <w:r>
          <w:t xml:space="preserve"> </w:t>
        </w:r>
      </w:ins>
      <w:ins w:id="2669" w:author="PR Preview" w:date="2026-01-01T00:00:00Z">
        <w:r>
          <w:t xml:space="preserve">plus its</w:t>
        </w:r>
      </w:ins>
      <w:ins w:id="2670" w:author="PR Preview" w:date="2026-01-01T00:00:00Z">
        <w:r>
          <w:t xml:space="preserve"> </w:t>
        </w:r>
      </w:ins>
      <w:hyperlink r:id="rId139">
        <w:ins w:id="2671" w:author="PR Preview" w:date="2026-01-01T00:00:00Z">
          <w:r>
            <w:rPr>
              <w:rStyle w:val="Hyperlink"/>
            </w:rPr>
            <w:t xml:space="preserve">variance</w:t>
          </w:r>
        </w:ins>
      </w:hyperlink>
      <w:ins w:id="2672" w:author="PR Preview" w:date="2026-01-01T00:00:00Z">
        <w:r>
          <w:t xml:space="preserve">,</w:t>
        </w:r>
      </w:ins>
      <w:ins w:id="2673" w:author="PR Preview" w:date="2026-01-01T00:00:00Z">
        <w:r>
          <w:t xml:space="preserve"> </w:t>
        </w:r>
      </w:ins>
      <w:ins w:id="2674" w:author="PR Preview" w:date="2026-01-01T00:00:00Z">
        <w:r>
          <w:t xml:space="preserve">plus</w:t>
        </w:r>
      </w:ins>
      <w:ins w:id="2675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2676" w:author="PR Preview" w:date="2026-01-01T00:00:00Z">
        <w:r>
          <w:t xml:space="preserve">:</w:t>
        </w:r>
      </w:ins>
    </w:p>
    <w:p>
      <w:pPr>
        <w:pStyle w:val="BodyText"/>
      </w:pPr>
      <w:bookmarkStart w:id="155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55"/>
    </w:p>
    <w:bookmarkEnd w:id="156"/>
    <w:p>
      <w:pPr>
        <w:pStyle w:val="FirstParagraph"/>
      </w:pPr>
      <w:ins w:id="2677" w:author="PR Preview" w:date="2026-01-01T00:00:00Z">
        <w:r>
          <w:rPr>
            <w:i/>
            <w:iCs/>
          </w:rPr>
          <w:t xml:space="preserve">Proof</w:t>
        </w:r>
      </w:ins>
      <w:ins w:id="2678" w:author="PR Preview" w:date="2026-01-01T00:00:00Z">
        <w:r>
          <w:t xml:space="preserve">. </w:t>
        </w:r>
      </w:ins>
      <w:ins w:id="2679" w:author="PR Preview" w:date="2026-01-01T00:00:00Z">
        <w:r>
          <w:t xml:space="preserve">Every expectation below is conditional on</w:t>
        </w:r>
      </w:ins>
      <w:ins w:id="2680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ins w:id="2681" w:author="PR Preview" w:date="2026-01-01T00:00:00Z">
        <w:r>
          <w:t xml:space="preserve">, as in the exercises.</w:t>
        </w:r>
      </w:ins>
      <w:ins w:id="2682" w:author="PR Preview" w:date="2026-01-01T00:00:00Z">
        <w:r>
          <w:t xml:space="preserve"> </w:t>
        </w:r>
      </w:ins>
      <w:ins w:id="2683" w:author="PR Preview" w:date="2026-01-01T00:00:00Z">
        <w:r>
          <w:t xml:space="preserve">By</w:t>
        </w:r>
      </w:ins>
      <w:ins w:id="2684" w:author="PR Preview" w:date="2026-01-01T00:00:00Z">
        <w:r>
          <w:t xml:space="preserve"> </w:t>
        </w:r>
      </w:ins>
      <w:hyperlink w:anchor="sol-epe-split-noise">
        <w:ins w:id="2685" w:author="PR Preview" w:date="2026-01-01T00:00:00Z">
          <w:r>
            <w:rPr>
              <w:rStyle w:val="Hyperlink"/>
            </w:rPr>
            <w:t xml:space="preserve">Solution 5</w:t>
          </w:r>
        </w:ins>
      </w:hyperlink>
      <w:ins w:id="2686" w:author="PR Preview" w:date="2026-01-01T00:00:00Z">
        <w:r>
          <w:t xml:space="preserve">, the expected squared prediction error is the noise variance plus the pMSE of the prediction, used as an</w:t>
        </w:r>
      </w:ins>
      <w:ins w:id="2687" w:author="PR Preview" w:date="2026-01-01T00:00:00Z">
        <w:r>
          <w:t xml:space="preserve"> </w:t>
        </w:r>
      </w:ins>
      <w:hyperlink r:id="rId133">
        <w:ins w:id="2688" w:author="PR Preview" w:date="2026-01-01T00:00:00Z">
          <w:r>
            <w:rPr>
              <w:rStyle w:val="Hyperlink"/>
            </w:rPr>
            <w:t xml:space="preserve">estimator</w:t>
          </w:r>
        </w:ins>
      </w:hyperlink>
      <w:ins w:id="2689" w:author="PR Preview" w:date="2026-01-01T00:00:00Z">
        <w:r>
          <w:t xml:space="preserve"> </w:t>
        </w:r>
      </w:ins>
      <w:ins w:id="2690" w:author="PR Preview" w:date="2026-01-01T00:00:00Z">
        <w:r>
          <w:t xml:space="preserve">of</w:t>
        </w:r>
      </w:ins>
      <w:ins w:id="2691" w:author="PR Preview" w:date="2026-01-01T00:00:00Z">
        <w:r>
          <w:t xml:space="preserve"> </w:t>
        </w:r>
      </w:ins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2692" w:author="PR Preview" w:date="2026-01-01T00:00:00Z">
        <w:r>
          <w:t xml:space="preserve">.</w:t>
        </w:r>
      </w:ins>
      <w:ins w:id="2693" w:author="PR Preview" w:date="2026-01-01T00:00:00Z">
        <w:r>
          <w:t xml:space="preserve"> </w:t>
        </w:r>
      </w:ins>
      <w:ins w:id="2694" w:author="PR Preview" w:date="2026-01-01T00:00:00Z">
        <w:r>
          <w:t xml:space="preserve">By</w:t>
        </w:r>
      </w:ins>
      <w:ins w:id="2695" w:author="PR Preview" w:date="2026-01-01T00:00:00Z">
        <w:r>
          <w:t xml:space="preserve"> </w:t>
        </w:r>
      </w:ins>
      <w:hyperlink w:anchor="sol-epe-split-bias">
        <w:ins w:id="2696" w:author="PR Preview" w:date="2026-01-01T00:00:00Z">
          <w:r>
            <w:rPr>
              <w:rStyle w:val="Hyperlink"/>
            </w:rPr>
            <w:t xml:space="preserve">Solution 6</w:t>
          </w:r>
        </w:ins>
      </w:hyperlink>
      <w:ins w:id="2697" w:author="PR Preview" w:date="2026-01-01T00:00:00Z">
        <w:r>
          <w:t xml:space="preserve">, that pMSE is the squared bias plus the variance.</w:t>
        </w:r>
      </w:ins>
      <w:ins w:id="2698" w:author="PR Preview" w:date="2026-01-01T00:00:00Z">
        <w:r>
          <w:t xml:space="preserve"> </w:t>
        </w:r>
      </w:ins>
      <w:ins w:id="2699" w:author="PR Preview" w:date="2026-01-01T00:00:00Z">
        <w:r>
          <w:t xml:space="preserve">Substituting</w:t>
        </w:r>
      </w:ins>
      <w:ins w:id="2700" w:author="PR Preview" w:date="2026-01-01T00:00:00Z">
        <w:r>
          <w:t xml:space="preserve"> </w:t>
        </w:r>
      </w:ins>
      <w:hyperlink w:anchor="eq-epe-after-bias">
        <w:ins w:id="2701" w:author="PR Preview" w:date="2026-01-01T00:00:00Z">
          <w:r>
            <w:rPr>
              <w:rStyle w:val="Hyperlink"/>
            </w:rPr>
            <w:t xml:space="preserve">Equation 33</w:t>
          </w:r>
        </w:ins>
      </w:hyperlink>
      <w:ins w:id="2702" w:author="PR Preview" w:date="2026-01-01T00:00:00Z">
        <w:r>
          <w:t xml:space="preserve"> </w:t>
        </w:r>
      </w:ins>
      <w:ins w:id="2703" w:author="PR Preview" w:date="2026-01-01T00:00:00Z">
        <w:r>
          <w:t xml:space="preserve">into</w:t>
        </w:r>
      </w:ins>
      <w:ins w:id="2704" w:author="PR Preview" w:date="2026-01-01T00:00:00Z">
        <w:r>
          <w:t xml:space="preserve"> </w:t>
        </w:r>
      </w:ins>
      <w:hyperlink w:anchor="eq-epe-after-noise">
        <w:ins w:id="2705" w:author="PR Preview" w:date="2026-01-01T00:00:00Z">
          <w:r>
            <w:rPr>
              <w:rStyle w:val="Hyperlink"/>
            </w:rPr>
            <w:t xml:space="preserve">Equation 31</w:t>
          </w:r>
        </w:ins>
      </w:hyperlink>
      <w:ins w:id="2706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57" w:name="def-irreducible-error"/>
    <w:p>
      <w:pPr>
        <w:pStyle w:val="FirstParagraph"/>
      </w:pPr>
      <w:ins w:id="2707" w:author="PR Preview" w:date="2026-01-01T00:00:00Z">
        <w:r>
          <w:rPr>
            <w:b/>
            <w:bCs/>
          </w:rPr>
          <w:t xml:space="preserve">Definition 35 (Irreducible error)</w:t>
        </w:r>
      </w:ins>
      <w:ins w:id="2708" w:author="PR Preview" w:date="2026-01-01T00:00:00Z">
        <w:r>
          <w:t xml:space="preserve"> </w:t>
        </w:r>
      </w:ins>
      <w:ins w:id="2709" w:author="PR Preview" w:date="2026-01-01T00:00:00Z">
        <w:r>
          <w:t xml:space="preserve">In</w:t>
        </w:r>
      </w:ins>
      <w:ins w:id="2710" w:author="PR Preview" w:date="2026-01-01T00:00:00Z">
        <w:r>
          <w:t xml:space="preserve"> </w:t>
        </w:r>
      </w:ins>
      <w:hyperlink w:anchor="thm-epe-decomposition">
        <w:ins w:id="2711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2712" w:author="PR Preview" w:date="2026-01-01T00:00:00Z">
        <w:r>
          <w:t xml:space="preserve">,</w:t>
        </w:r>
      </w:ins>
      <w:ins w:id="2713" w:author="PR Preview" w:date="2026-01-01T00:00:00Z">
        <w:r>
          <w:t xml:space="preserve"> </w:t>
        </w:r>
      </w:ins>
      <w:ins w:id="2714" w:author="PR Preview" w:date="2026-01-01T00:00:00Z">
        <w:r>
          <w:t xml:space="preserve">the term</w:t>
        </w:r>
      </w:ins>
      <w:ins w:id="2715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ins w:id="2716" w:author="PR Preview" w:date="2026-01-01T00:00:00Z">
        <w:r>
          <w:t xml:space="preserve"> </w:t>
        </w:r>
      </w:ins>
      <w:ins w:id="2717" w:author="PR Preview" w:date="2026-01-01T00:00:00Z">
        <w:r>
          <w:t xml:space="preserve">is the</w:t>
        </w:r>
      </w:ins>
      <w:ins w:id="2718" w:author="PR Preview" w:date="2026-01-01T00:00:00Z">
        <w:r>
          <w:t xml:space="preserve"> </w:t>
        </w:r>
      </w:ins>
      <w:ins w:id="2719" w:author="PR Preview" w:date="2026-01-01T00:00:00Z">
        <w:r>
          <w:rPr>
            <w:b/>
            <w:bCs/>
          </w:rPr>
          <w:t xml:space="preserve">irreducible error</w:t>
        </w:r>
      </w:ins>
      <w:ins w:id="2720" w:author="PR Preview" w:date="2026-01-01T00:00:00Z">
        <w:r>
          <w:t xml:space="preserve">.</w:t>
        </w:r>
      </w:ins>
      <w:ins w:id="2721" w:author="PR Preview" w:date="2026-01-01T00:00:00Z">
        <w:r>
          <w:t xml:space="preserve"> </w:t>
        </w:r>
      </w:ins>
      <w:ins w:id="2722" w:author="PR Preview" w:date="2026-01-01T00:00:00Z">
        <w:r>
          <w:t xml:space="preserve">It does not depend on the fitting procedure</w:t>
        </w:r>
      </w:ins>
      <w:ins w:id="2723" w:author="PR Preview" w:date="2026-01-01T00:00:00Z">
        <w:r>
          <w:t xml:space="preserve"> </w:t>
        </w:r>
      </w:ins>
      <m:oMath>
        <m:r>
          <m:t>g</m:t>
        </m:r>
      </m:oMath>
      <w:ins w:id="2724" w:author="PR Preview" w:date="2026-01-01T00:00:00Z">
        <w:r>
          <w:t xml:space="preserve">,</w:t>
        </w:r>
      </w:ins>
      <w:ins w:id="2725" w:author="PR Preview" w:date="2026-01-01T00:00:00Z">
        <w:r>
          <w:t xml:space="preserve"> </w:t>
        </w:r>
      </w:ins>
      <w:ins w:id="2726" w:author="PR Preview" w:date="2026-01-01T00:00:00Z">
        <w:r>
          <w:t xml:space="preserve">so no choice of prediction can remove it.</w:t>
        </w:r>
      </w:ins>
      <w:ins w:id="2727" w:author="PR Preview" w:date="2026-01-01T00:00:00Z">
        <w:r>
          <w:t xml:space="preserve"> </w:t>
        </w:r>
      </w:ins>
      <w:ins w:id="2728" w:author="PR Preview" w:date="2026-01-01T00:00:00Z">
        <w:r>
          <w:t xml:space="preserve">The theorem concerns the single covariate value</w:t>
        </w:r>
      </w:ins>
      <w:ins w:id="2729" w:author="PR Preview" w:date="2026-01-01T00:00:00Z">
        <w:r>
          <w:t xml:space="preserve"> </w:t>
        </w:r>
      </w:ins>
      <m:oMath>
        <m:r>
          <m:t>x</m:t>
        </m:r>
      </m:oMath>
      <w:ins w:id="2730" w:author="PR Preview" w:date="2026-01-01T00:00:00Z">
        <w:r>
          <w:t xml:space="preserve">,</w:t>
        </w:r>
      </w:ins>
      <w:ins w:id="2731" w:author="PR Preview" w:date="2026-01-01T00:00:00Z">
        <w:r>
          <w:t xml:space="preserve"> </w:t>
        </w:r>
      </w:ins>
      <w:ins w:id="2732" w:author="PR Preview" w:date="2026-01-01T00:00:00Z">
        <w:r>
          <w:t xml:space="preserve">so</w:t>
        </w:r>
      </w:ins>
      <w:ins w:id="2733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2734" w:author="PR Preview" w:date="2026-01-01T00:00:00Z">
        <w:r>
          <w:t xml:space="preserve"> </w:t>
        </w:r>
      </w:ins>
      <w:ins w:id="2735" w:author="PR Preview" w:date="2026-01-01T00:00:00Z">
        <w:r>
          <w:t xml:space="preserve">may differ from one covariate value to another:</w:t>
        </w:r>
      </w:ins>
      <w:ins w:id="2736" w:author="PR Preview" w:date="2026-01-01T00:00:00Z">
        <w:r>
          <w:t xml:space="preserve"> </w:t>
        </w:r>
      </w:ins>
      <w:ins w:id="2737" w:author="PR Preview" w:date="2026-01-01T00:00:00Z">
        <w:r>
          <w:t xml:space="preserve">it does not assume constant noise variance across covariate values.</w:t>
        </w:r>
      </w:ins>
      <w:ins w:id="2738" w:author="PR Preview" w:date="2026-01-01T00:00:00Z">
        <w:r>
          <w:t xml:space="preserve"> </w:t>
        </w:r>
      </w:ins>
      <w:ins w:id="2739" w:author="PR Preview" w:date="2026-01-01T00:00:00Z">
        <w:r>
          <w:t xml:space="preserve">For example, in</w:t>
        </w:r>
      </w:ins>
      <w:ins w:id="2740" w:author="PR Preview" w:date="2026-01-01T00:00:00Z">
        <w:r>
          <w:t xml:space="preserve"> </w:t>
        </w:r>
      </w:ins>
      <w:hyperlink w:anchor="exr-epe-three-sources">
        <w:ins w:id="2741" w:author="PR Preview" w:date="2026-01-01T00:00:00Z">
          <w:r>
            <w:rPr>
              <w:rStyle w:val="Hyperlink"/>
            </w:rPr>
            <w:t xml:space="preserve">Exercise 4</w:t>
          </w:r>
        </w:ins>
      </w:hyperlink>
      <w:ins w:id="2742" w:author="PR Preview" w:date="2026-01-01T00:00:00Z">
        <w:r>
          <w:t xml:space="preserve">,</w:t>
        </w:r>
      </w:ins>
      <w:ins w:id="2743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ins w:id="2744" w:author="PR Preview" w:date="2026-01-01T00:00:00Z">
        <w:r>
          <w:t xml:space="preserve">,</w:t>
        </w:r>
      </w:ins>
      <w:ins w:id="2745" w:author="PR Preview" w:date="2026-01-01T00:00:00Z">
        <w:r>
          <w:t xml:space="preserve"> </w:t>
        </w:r>
      </w:ins>
      <w:ins w:id="2746" w:author="PR Preview" w:date="2026-01-01T00:00:00Z">
        <w:r>
          <w:t xml:space="preserve">so every prediction there has expected squared error at least</w:t>
        </w:r>
      </w:ins>
      <w:ins w:id="2747" w:author="PR Preview" w:date="2026-01-01T00:00:00Z">
        <w:r>
          <w:t xml:space="preserve"> </w:t>
        </w:r>
      </w:ins>
      <m:oMath>
        <m:r>
          <m:t>3</m:t>
        </m:r>
      </m:oMath>
      <w:ins w:id="2748" w:author="PR Preview" w:date="2026-01-01T00:00:00Z">
        <w:r>
          <w:t xml:space="preserve">.</w:t>
        </w:r>
      </w:ins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15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159" w:name="rem-generalization-error"/>
    <w:p>
      <w:pPr>
        <w:pStyle w:val="BodyText"/>
      </w:pPr>
      <w:r>
        <w:rPr>
          <w:i/>
          <w:iCs/>
        </w:rPr>
        <w:t xml:space="preserve">Remark 11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158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66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del w:id="2749" w:author="PR Preview" w:date="2026-01-01T00:00:00Z">
        <w:r>
          <w:delText xml:space="preserve">The argument</w:delText>
        </w:r>
      </w:del>
      <w:del w:id="2750" w:author="PR Preview" w:date="2026-01-01T00:00:00Z">
        <w:r>
          <w:delText xml:space="preserve"> </w:delText>
        </w:r>
      </w:del>
      <m:oMath>
        <m:r>
          <m:t>n</m:t>
        </m:r>
      </m:oMath>
      <w:del w:id="2751" w:author="PR Preview" w:date="2026-01-01T00:00:00Z">
        <w:r>
          <w:delText xml:space="preserve"> </w:delText>
        </w:r>
      </w:del>
      <w:del w:id="2752" w:author="PR Preview" w:date="2026-01-01T00:00:00Z">
        <w:r>
          <w:delText xml:space="preserve">of the</w:delText>
        </w:r>
      </w:del>
      <w:del w:id="2753" w:author="PR Preview" w:date="2026-01-01T00:00:00Z">
        <w:r>
          <w:delText xml:space="preserve"> </w:delText>
        </w:r>
      </w:del>
      <w:hyperlink w:anchor="def-expected-generalization-error">
        <w:del w:id="2754" w:author="PR Preview" w:date="2026-01-01T00:00:00Z">
          <w:r>
            <w:rPr>
              <w:rStyle w:val="Hyperlink"/>
            </w:rPr>
            <w:delText xml:space="preserve">expected generalization error</w:delText>
          </w:r>
        </w:del>
      </w:hyperlink>
      <w:del w:id="2755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del w:id="2756" w:author="PR Preview" w:date="2026-01-01T00:00:00Z">
        <w:r>
          <w:delText xml:space="preserve"> </w:delText>
        </w:r>
      </w:del>
      <w:del w:id="2757" w:author="PR Preview" w:date="2026-01-01T00:00:00Z">
        <w:r>
          <w:delText xml:space="preserve">of a fitting procedure</w:delText>
        </w:r>
      </w:del>
      <w:del w:id="2758" w:author="PR Preview" w:date="2026-01-01T00:00:00Z">
        <w:r>
          <w:delText xml:space="preserve"> </w:delText>
        </w:r>
      </w:del>
      <m:oMath>
        <m:r>
          <m:t>g</m:t>
        </m:r>
      </m:oMath>
      <w:del w:id="2759" w:author="PR Preview" w:date="2026-01-01T00:00:00Z">
        <w:r>
          <w:delText xml:space="preserve"> </w:delText>
        </w:r>
      </w:del>
      <w:del w:id="2760" w:author="PR Preview" w:date="2026-01-01T00:00:00Z">
        <w:r>
          <w:delText xml:space="preserve">records that it depends on how many observations each training set has.</w:delText>
        </w:r>
      </w:del>
      <w:del w:id="2761" w:author="PR Preview" w:date="2026-01-01T00:00:00Z">
        <w:r>
          <w:delText xml:space="preserve"> </w:delText>
        </w:r>
      </w:del>
      <w:del w:id="2762" w:author="PR Preview" w:date="2026-01-01T00:00:00Z">
        <w:r>
          <w:delText xml:space="preserve">By</w:delText>
        </w:r>
      </w:del>
      <w:del w:id="2763" w:author="PR Preview" w:date="2026-01-01T00:00:00Z">
        <w:r>
          <w:delText xml:space="preserve"> </w:delText>
        </w:r>
      </w:del>
      <w:hyperlink w:anchor="thm-expected-error-epe">
        <w:del w:id="2764" w:author="PR Preview" w:date="2026-01-01T00:00:00Z">
          <w:r>
            <w:rPr>
              <w:rStyle w:val="Hyperlink"/>
            </w:rPr>
            <w:delText xml:space="preserve">Theorem 1</w:delText>
          </w:r>
        </w:del>
      </w:hyperlink>
      <w:del w:id="2765" w:author="PR Preview" w:date="2026-01-01T00:00:00Z">
        <w:r>
          <w:delText xml:space="preserve">,</w:delText>
        </w:r>
      </w:del>
      <w:del w:id="2766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del w:id="2767" w:author="PR Preview" w:date="2026-01-01T00:00:00Z">
        <w:r>
          <w:delText xml:space="preserve"> </w:delText>
        </w:r>
      </w:del>
      <w:del w:id="2768" w:author="PR Preview" w:date="2026-01-01T00:00:00Z">
        <w:r>
          <w:delText xml:space="preserve">averages</w:delText>
        </w:r>
      </w:del>
      <w:del w:id="2769" w:author="PR Preview" w:date="2026-01-01T00:00:00Z">
        <w:r>
          <w:delText xml:space="preserve"> </w:delText>
        </w:r>
      </w:del>
      <w:del w:id="2770" w:author="PR Preview" w:date="2026-01-01T00:00:00Z">
        <w:r>
          <w:delText xml:space="preserve">the expected prediction error at each covariate value,</w:delText>
        </w:r>
      </w:del>
      <w:del w:id="2771" w:author="PR Preview" w:date="2026-01-01T00:00:00Z">
        <w:r>
          <w:delText xml:space="preserve"> </w:delText>
        </w:r>
      </w:del>
      <w:del w:id="2772" w:author="PR Preview" w:date="2026-01-01T00:00:00Z">
        <w:r>
          <w:delText xml:space="preserve">and</w:delText>
        </w:r>
      </w:del>
      <w:del w:id="2773" w:author="PR Preview" w:date="2026-01-01T00:00:00Z">
        <w:r>
          <w:delText xml:space="preserve"> </w:delText>
        </w:r>
      </w:del>
      <w:hyperlink w:anchor="thm-epe-decomposition">
        <w:del w:id="2774" w:author="PR Preview" w:date="2026-01-01T00:00:00Z">
          <w:r>
            <w:rPr>
              <w:rStyle w:val="Hyperlink"/>
            </w:rPr>
            <w:delText xml:space="preserve">Theorem 3</w:delText>
          </w:r>
        </w:del>
      </w:hyperlink>
      <w:del w:id="2775" w:author="PR Preview" w:date="2026-01-01T00:00:00Z">
        <w:r>
          <w:delText xml:space="preserve"> </w:delText>
        </w:r>
      </w:del>
      <w:del w:id="2776" w:author="PR Preview" w:date="2026-01-01T00:00:00Z">
        <w:r>
          <w:delText xml:space="preserve">splits each of those expected prediction errors,</w:delText>
        </w:r>
      </w:del>
      <w:del w:id="2777" w:author="PR Preview" w:date="2026-01-01T00:00:00Z">
        <w:r>
          <w:delText xml:space="preserve"> </w:delText>
        </w:r>
      </w:del>
      <w:del w:id="2778" w:author="PR Preview" w:date="2026-01-01T00:00:00Z">
        <w:r>
          <w:delText xml:space="preserve">under squared-error loss,</w:delText>
        </w:r>
      </w:del>
      <w:del w:id="2779" w:author="PR Preview" w:date="2026-01-01T00:00:00Z">
        <w:r>
          <w:delText xml:space="preserve"> </w:delText>
        </w:r>
      </w:del>
      <w:del w:id="2780" w:author="PR Preview" w:date="2026-01-01T00:00:00Z">
        <w:r>
          <w:delText xml:space="preserve">into a squared bias, a variance and a noise variance.</w:delText>
        </w:r>
      </w:del>
    </w:p>
    <w:p>
      <w:pPr>
        <w:pStyle w:val="BodyText"/>
      </w:pPr>
      <w:del w:id="2781" w:author="PR Preview" w:date="2026-01-01T00:00:00Z">
        <w:r>
          <w:rPr>
            <w:b/>
            <w:bCs/>
          </w:rPr>
          <w:delText xml:space="preserve">Definition 35 (Flexibility)</w:delText>
        </w:r>
      </w:del>
      <w:del w:id="2782" w:author="PR Preview" w:date="2026-01-01T00:00:00Z">
        <w:r>
          <w:delText xml:space="preserve"> </w:delText>
        </w:r>
      </w:del>
      <w:del w:id="2783" w:author="PR Preview" w:date="2026-01-01T00:00:00Z">
        <w:r>
          <w:delText xml:space="preserve">Let</w:delText>
        </w:r>
      </w:del>
      <w:del w:id="2784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</m:oMath>
      <w:del w:id="2785" w:author="PR Preview" w:date="2026-01-01T00:00:00Z">
        <w:r>
          <w:delText xml:space="preserve"> </w:delText>
        </w:r>
      </w:del>
      <w:del w:id="2786" w:author="PR Preview" w:date="2026-01-01T00:00:00Z">
        <w:r>
          <w:delText xml:space="preserve">and</w:delText>
        </w:r>
      </w:del>
      <w:del w:id="2787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2</m:t>
            </m:r>
          </m:sub>
        </m:sSub>
      </m:oMath>
      <w:del w:id="2788" w:author="PR Preview" w:date="2026-01-01T00:00:00Z">
        <w:r>
          <w:delText xml:space="preserve"> </w:delText>
        </w:r>
      </w:del>
      <w:del w:id="2789" w:author="PR Preview" w:date="2026-01-01T00:00:00Z">
        <w:r>
          <w:delText xml:space="preserve">be</w:delText>
        </w:r>
      </w:del>
      <w:del w:id="2790" w:author="PR Preview" w:date="2026-01-01T00:00:00Z">
        <w:r>
          <w:delText xml:space="preserve"> </w:delText>
        </w:r>
      </w:del>
      <w:hyperlink w:anchor="def-fitting-procedure">
        <w:del w:id="2791" w:author="PR Preview" w:date="2026-01-01T00:00:00Z">
          <w:r>
            <w:rPr>
              <w:rStyle w:val="Hyperlink"/>
            </w:rPr>
            <w:delText xml:space="preserve">fitting procedures</w:delText>
          </w:r>
        </w:del>
      </w:hyperlink>
      <w:del w:id="2792" w:author="PR Preview" w:date="2026-01-01T00:00:00Z">
        <w:r>
          <w:delText xml:space="preserve"> </w:delText>
        </w:r>
      </w:del>
      <w:del w:id="2793" w:author="PR Preview" w:date="2026-01-01T00:00:00Z">
        <w:r>
          <w:delText xml:space="preserve">that each choose, by least squares,</w:delText>
        </w:r>
      </w:del>
      <w:del w:id="2794" w:author="PR Preview" w:date="2026-01-01T00:00:00Z">
        <w:r>
          <w:delText xml:space="preserve"> </w:delText>
        </w:r>
      </w:del>
      <w:del w:id="2795" w:author="PR Preview" w:date="2026-01-01T00:00:00Z">
        <w:r>
          <w:delText xml:space="preserve">a</w:delText>
        </w:r>
      </w:del>
      <w:del w:id="2796" w:author="PR Preview" w:date="2026-01-01T00:00:00Z">
        <w:r>
          <w:delText xml:space="preserve"> </w:delText>
        </w:r>
      </w:del>
      <w:hyperlink w:anchor="def-prediction-rule">
        <w:del w:id="2797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2798" w:author="PR Preview" w:date="2026-01-01T00:00:00Z">
        <w:r>
          <w:delText xml:space="preserve"> </w:delText>
        </w:r>
      </w:del>
      <w:del w:id="2799" w:author="PR Preview" w:date="2026-01-01T00:00:00Z">
        <w:r>
          <w:delText xml:space="preserve">from a set of candidate functions,</w:delText>
        </w:r>
      </w:del>
      <w:del w:id="280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del w:id="2801" w:author="PR Preview" w:date="2026-01-01T00:00:00Z">
        <w:r>
          <w:delText xml:space="preserve"> </w:delText>
        </w:r>
      </w:del>
      <w:del w:id="2802" w:author="PR Preview" w:date="2026-01-01T00:00:00Z">
        <w:r>
          <w:delText xml:space="preserve">and</w:delText>
        </w:r>
      </w:del>
      <w:del w:id="2803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del w:id="2804" w:author="PR Preview" w:date="2026-01-01T00:00:00Z">
        <w:r>
          <w:delText xml:space="preserve"> </w:delText>
        </w:r>
      </w:del>
      <w:del w:id="2805" w:author="PR Preview" w:date="2026-01-01T00:00:00Z">
        <w:r>
          <w:delText xml:space="preserve">respectively.</w:delText>
        </w:r>
      </w:del>
      <w:del w:id="2806" w:author="PR Preview" w:date="2026-01-01T00:00:00Z">
        <w:r>
          <w:delText xml:space="preserve"> </w:delText>
        </w:r>
      </w:del>
      <w:del w:id="2807" w:author="PR Preview" w:date="2026-01-01T00:00:00Z">
        <w:r>
          <w:delText xml:space="preserve">The procedure</w:delText>
        </w:r>
      </w:del>
      <w:del w:id="2808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2</m:t>
            </m:r>
          </m:sub>
        </m:sSub>
      </m:oMath>
      <w:del w:id="2809" w:author="PR Preview" w:date="2026-01-01T00:00:00Z">
        <w:r>
          <w:delText xml:space="preserve"> </w:delText>
        </w:r>
      </w:del>
      <w:del w:id="2810" w:author="PR Preview" w:date="2026-01-01T00:00:00Z">
        <w:r>
          <w:delText xml:space="preserve">is</w:delText>
        </w:r>
      </w:del>
      <w:del w:id="2811" w:author="PR Preview" w:date="2026-01-01T00:00:00Z">
        <w:r>
          <w:delText xml:space="preserve"> </w:delText>
        </w:r>
      </w:del>
      <w:del w:id="2812" w:author="PR Preview" w:date="2026-01-01T00:00:00Z">
        <w:r>
          <w:rPr>
            <w:b/>
            <w:bCs/>
          </w:rPr>
          <w:delText xml:space="preserve">at least as flexible</w:delText>
        </w:r>
      </w:del>
      <w:del w:id="2813" w:author="PR Preview" w:date="2026-01-01T00:00:00Z">
        <w:r>
          <w:delText xml:space="preserve"> </w:delText>
        </w:r>
      </w:del>
      <w:del w:id="2814" w:author="PR Preview" w:date="2026-01-01T00:00:00Z">
        <w:r>
          <w:delText xml:space="preserve">as</w:delText>
        </w:r>
      </w:del>
      <w:del w:id="2815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</m:oMath>
      <w:del w:id="2816" w:author="PR Preview" w:date="2026-01-01T00:00:00Z">
        <w:r>
          <w:delText xml:space="preserve"> </w:delText>
        </w:r>
      </w:del>
      <w:del w:id="2817" w:author="PR Preview" w:date="2026-01-01T00:00:00Z">
        <w:r>
          <w:delText xml:space="preserve">if every candidate of</w:delText>
        </w:r>
      </w:del>
      <w:del w:id="2818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</m:oMath>
      <w:del w:id="2819" w:author="PR Preview" w:date="2026-01-01T00:00:00Z">
        <w:r>
          <w:delText xml:space="preserve"> </w:delText>
        </w:r>
      </w:del>
      <w:del w:id="2820" w:author="PR Preview" w:date="2026-01-01T00:00:00Z">
        <w:r>
          <w:delText xml:space="preserve">is also a candidate of</w:delText>
        </w:r>
      </w:del>
      <w:del w:id="2821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2</m:t>
            </m:r>
          </m:sub>
        </m:sSub>
      </m:oMath>
      <w:del w:id="2822" w:author="PR Preview" w:date="2026-01-01T00:00:00Z">
        <w:r>
          <w:delText xml:space="preserve">:</w:delText>
        </w:r>
      </w:del>
    </w:p>
    <w:p>
      <w:pPr>
        <w:pStyle w:val="BodyText"/>
      </w:pPr>
      <w:ins w:id="2823" w:author="PR Preview" w:date="2026-01-01T00:00:00Z">
        <w:r>
          <w:t xml:space="preserve">The argument</w:t>
        </w:r>
      </w:ins>
      <w:ins w:id="2824" w:author="PR Preview" w:date="2026-01-01T00:00:00Z">
        <w:r>
          <w:t xml:space="preserve"> </w:t>
        </w:r>
      </w:ins>
      <m:oMath>
        <m:r>
          <m:t>n</m:t>
        </m:r>
      </m:oMath>
      <w:ins w:id="2825" w:author="PR Preview" w:date="2026-01-01T00:00:00Z">
        <w:r>
          <w:t xml:space="preserve"> </w:t>
        </w:r>
      </w:ins>
      <w:ins w:id="2826" w:author="PR Preview" w:date="2026-01-01T00:00:00Z">
        <w:r>
          <w:t xml:space="preserve">of the</w:t>
        </w:r>
      </w:ins>
      <w:ins w:id="2827" w:author="PR Preview" w:date="2026-01-01T00:00:00Z">
        <w:r>
          <w:t xml:space="preserve"> </w:t>
        </w:r>
      </w:ins>
      <w:hyperlink w:anchor="def-expected-generalization-error">
        <w:ins w:id="2828" w:author="PR Preview" w:date="2026-01-01T00:00:00Z">
          <w:r>
            <w:rPr>
              <w:rStyle w:val="Hyperlink"/>
            </w:rPr>
            <w:t xml:space="preserve">expected generalization error</w:t>
          </w:r>
        </w:ins>
      </w:hyperlink>
      <w:ins w:id="2829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ins w:id="2830" w:author="PR Preview" w:date="2026-01-01T00:00:00Z">
        <w:r>
          <w:t xml:space="preserve"> </w:t>
        </w:r>
      </w:ins>
      <w:ins w:id="2831" w:author="PR Preview" w:date="2026-01-01T00:00:00Z">
        <w:r>
          <w:t xml:space="preserve">of a fitting procedure</w:t>
        </w:r>
      </w:ins>
      <w:ins w:id="2832" w:author="PR Preview" w:date="2026-01-01T00:00:00Z">
        <w:r>
          <w:t xml:space="preserve"> </w:t>
        </w:r>
      </w:ins>
      <m:oMath>
        <m:r>
          <m:t>g</m:t>
        </m:r>
      </m:oMath>
      <w:ins w:id="2833" w:author="PR Preview" w:date="2026-01-01T00:00:00Z">
        <w:r>
          <w:t xml:space="preserve"> </w:t>
        </w:r>
      </w:ins>
      <w:ins w:id="2834" w:author="PR Preview" w:date="2026-01-01T00:00:00Z">
        <w:r>
          <w:t xml:space="preserve">records that it depends on how many observations each training set has.</w:t>
        </w:r>
      </w:ins>
      <w:ins w:id="2835" w:author="PR Preview" w:date="2026-01-01T00:00:00Z">
        <w:r>
          <w:t xml:space="preserve"> </w:t>
        </w:r>
      </w:ins>
      <w:ins w:id="2836" w:author="PR Preview" w:date="2026-01-01T00:00:00Z">
        <w:r>
          <w:t xml:space="preserve">By</w:t>
        </w:r>
      </w:ins>
      <w:ins w:id="2837" w:author="PR Preview" w:date="2026-01-01T00:00:00Z">
        <w:r>
          <w:t xml:space="preserve"> </w:t>
        </w:r>
      </w:ins>
      <w:hyperlink w:anchor="thm-expected-error-epe">
        <w:ins w:id="2838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2839" w:author="PR Preview" w:date="2026-01-01T00:00:00Z">
        <w:r>
          <w:t xml:space="preserve">,</w:t>
        </w:r>
      </w:ins>
      <w:ins w:id="2840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ins w:id="2841" w:author="PR Preview" w:date="2026-01-01T00:00:00Z">
        <w:r>
          <w:t xml:space="preserve"> </w:t>
        </w:r>
      </w:ins>
      <w:ins w:id="2842" w:author="PR Preview" w:date="2026-01-01T00:00:00Z">
        <w:r>
          <w:t xml:space="preserve">averages</w:t>
        </w:r>
      </w:ins>
      <w:ins w:id="2843" w:author="PR Preview" w:date="2026-01-01T00:00:00Z">
        <w:r>
          <w:t xml:space="preserve"> </w:t>
        </w:r>
      </w:ins>
      <w:ins w:id="2844" w:author="PR Preview" w:date="2026-01-01T00:00:00Z">
        <w:r>
          <w:t xml:space="preserve">the expected prediction error at each covariate value,</w:t>
        </w:r>
      </w:ins>
      <w:ins w:id="2845" w:author="PR Preview" w:date="2026-01-01T00:00:00Z">
        <w:r>
          <w:t xml:space="preserve"> </w:t>
        </w:r>
      </w:ins>
      <w:ins w:id="2846" w:author="PR Preview" w:date="2026-01-01T00:00:00Z">
        <w:r>
          <w:t xml:space="preserve">and</w:t>
        </w:r>
      </w:ins>
      <w:ins w:id="2847" w:author="PR Preview" w:date="2026-01-01T00:00:00Z">
        <w:r>
          <w:t xml:space="preserve"> </w:t>
        </w:r>
      </w:ins>
      <w:hyperlink w:anchor="thm-epe-decomposition">
        <w:ins w:id="2848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2849" w:author="PR Preview" w:date="2026-01-01T00:00:00Z">
        <w:r>
          <w:t xml:space="preserve"> </w:t>
        </w:r>
      </w:ins>
      <w:ins w:id="2850" w:author="PR Preview" w:date="2026-01-01T00:00:00Z">
        <w:r>
          <w:t xml:space="preserve">splits each of those expected prediction errors,</w:t>
        </w:r>
      </w:ins>
      <w:ins w:id="2851" w:author="PR Preview" w:date="2026-01-01T00:00:00Z">
        <w:r>
          <w:t xml:space="preserve"> </w:t>
        </w:r>
      </w:ins>
      <w:ins w:id="2852" w:author="PR Preview" w:date="2026-01-01T00:00:00Z">
        <w:r>
          <w:t xml:space="preserve">under squared-error loss,</w:t>
        </w:r>
      </w:ins>
      <w:ins w:id="2853" w:author="PR Preview" w:date="2026-01-01T00:00:00Z">
        <w:r>
          <w:t xml:space="preserve"> </w:t>
        </w:r>
      </w:ins>
      <w:ins w:id="2854" w:author="PR Preview" w:date="2026-01-01T00:00:00Z">
        <w:r>
          <w:t xml:space="preserve">into a squared bias, a variance and a noise variance.</w:t>
        </w:r>
      </w:ins>
    </w:p>
    <w:bookmarkEnd w:id="159"/>
    <w:bookmarkStart w:id="161" w:name="def-flexibility"/>
    <w:p>
      <w:pPr>
        <w:pStyle w:val="BodyText"/>
      </w:pPr>
      <w:ins w:id="2855" w:author="PR Preview" w:date="2026-01-01T00:00:00Z">
        <w:r>
          <w:rPr>
            <w:b/>
            <w:bCs/>
          </w:rPr>
          <w:t xml:space="preserve">Definition 36 (Flexibility)</w:t>
        </w:r>
      </w:ins>
      <w:ins w:id="2856" w:author="PR Preview" w:date="2026-01-01T00:00:00Z">
        <w:r>
          <w:t xml:space="preserve"> </w:t>
        </w:r>
      </w:ins>
      <w:ins w:id="2857" w:author="PR Preview" w:date="2026-01-01T00:00:00Z">
        <w:r>
          <w:t xml:space="preserve">Let</w:t>
        </w:r>
      </w:ins>
      <w:ins w:id="2858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</m:oMath>
      <w:ins w:id="2859" w:author="PR Preview" w:date="2026-01-01T00:00:00Z">
        <w:r>
          <w:t xml:space="preserve"> </w:t>
        </w:r>
      </w:ins>
      <w:ins w:id="2860" w:author="PR Preview" w:date="2026-01-01T00:00:00Z">
        <w:r>
          <w:t xml:space="preserve">and</w:t>
        </w:r>
      </w:ins>
      <w:ins w:id="2861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2</m:t>
            </m:r>
          </m:sub>
        </m:sSub>
      </m:oMath>
      <w:ins w:id="2862" w:author="PR Preview" w:date="2026-01-01T00:00:00Z">
        <w:r>
          <w:t xml:space="preserve"> </w:t>
        </w:r>
      </w:ins>
      <w:ins w:id="2863" w:author="PR Preview" w:date="2026-01-01T00:00:00Z">
        <w:r>
          <w:t xml:space="preserve">be</w:t>
        </w:r>
      </w:ins>
      <w:ins w:id="2864" w:author="PR Preview" w:date="2026-01-01T00:00:00Z">
        <w:r>
          <w:t xml:space="preserve"> </w:t>
        </w:r>
      </w:ins>
      <w:hyperlink w:anchor="def-fitting-procedure">
        <w:ins w:id="2865" w:author="PR Preview" w:date="2026-01-01T00:00:00Z">
          <w:r>
            <w:rPr>
              <w:rStyle w:val="Hyperlink"/>
            </w:rPr>
            <w:t xml:space="preserve">fitting procedures</w:t>
          </w:r>
        </w:ins>
      </w:hyperlink>
      <w:ins w:id="2866" w:author="PR Preview" w:date="2026-01-01T00:00:00Z">
        <w:r>
          <w:t xml:space="preserve"> </w:t>
        </w:r>
      </w:ins>
      <w:ins w:id="2867" w:author="PR Preview" w:date="2026-01-01T00:00:00Z">
        <w:r>
          <w:t xml:space="preserve">that each choose, by least squares,</w:t>
        </w:r>
      </w:ins>
      <w:ins w:id="2868" w:author="PR Preview" w:date="2026-01-01T00:00:00Z">
        <w:r>
          <w:t xml:space="preserve"> </w:t>
        </w:r>
      </w:ins>
      <w:ins w:id="2869" w:author="PR Preview" w:date="2026-01-01T00:00:00Z">
        <w:r>
          <w:t xml:space="preserve">a</w:t>
        </w:r>
      </w:ins>
      <w:ins w:id="2870" w:author="PR Preview" w:date="2026-01-01T00:00:00Z">
        <w:r>
          <w:t xml:space="preserve"> </w:t>
        </w:r>
      </w:ins>
      <w:hyperlink w:anchor="def-prediction-rule">
        <w:ins w:id="2871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2872" w:author="PR Preview" w:date="2026-01-01T00:00:00Z">
        <w:r>
          <w:t xml:space="preserve"> </w:t>
        </w:r>
      </w:ins>
      <w:ins w:id="2873" w:author="PR Preview" w:date="2026-01-01T00:00:00Z">
        <w:r>
          <w:t xml:space="preserve">from a set of candidate functions,</w:t>
        </w:r>
      </w:ins>
      <w:ins w:id="287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ins w:id="2875" w:author="PR Preview" w:date="2026-01-01T00:00:00Z">
        <w:r>
          <w:t xml:space="preserve"> </w:t>
        </w:r>
      </w:ins>
      <w:ins w:id="2876" w:author="PR Preview" w:date="2026-01-01T00:00:00Z">
        <w:r>
          <w:t xml:space="preserve">and</w:t>
        </w:r>
      </w:ins>
      <w:ins w:id="287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ins w:id="2878" w:author="PR Preview" w:date="2026-01-01T00:00:00Z">
        <w:r>
          <w:t xml:space="preserve"> </w:t>
        </w:r>
      </w:ins>
      <w:ins w:id="2879" w:author="PR Preview" w:date="2026-01-01T00:00:00Z">
        <w:r>
          <w:t xml:space="preserve">respectively.</w:t>
        </w:r>
      </w:ins>
      <w:ins w:id="2880" w:author="PR Preview" w:date="2026-01-01T00:00:00Z">
        <w:r>
          <w:t xml:space="preserve"> </w:t>
        </w:r>
      </w:ins>
      <w:ins w:id="2881" w:author="PR Preview" w:date="2026-01-01T00:00:00Z">
        <w:r>
          <w:t xml:space="preserve">The procedure</w:t>
        </w:r>
      </w:ins>
      <w:ins w:id="2882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2</m:t>
            </m:r>
          </m:sub>
        </m:sSub>
      </m:oMath>
      <w:ins w:id="2883" w:author="PR Preview" w:date="2026-01-01T00:00:00Z">
        <w:r>
          <w:t xml:space="preserve"> </w:t>
        </w:r>
      </w:ins>
      <w:ins w:id="2884" w:author="PR Preview" w:date="2026-01-01T00:00:00Z">
        <w:r>
          <w:t xml:space="preserve">is</w:t>
        </w:r>
      </w:ins>
      <w:ins w:id="2885" w:author="PR Preview" w:date="2026-01-01T00:00:00Z">
        <w:r>
          <w:t xml:space="preserve"> </w:t>
        </w:r>
      </w:ins>
      <w:ins w:id="2886" w:author="PR Preview" w:date="2026-01-01T00:00:00Z">
        <w:r>
          <w:rPr>
            <w:b/>
            <w:bCs/>
          </w:rPr>
          <w:t xml:space="preserve">at least as flexible</w:t>
        </w:r>
      </w:ins>
      <w:ins w:id="2887" w:author="PR Preview" w:date="2026-01-01T00:00:00Z">
        <w:r>
          <w:t xml:space="preserve"> </w:t>
        </w:r>
      </w:ins>
      <w:ins w:id="2888" w:author="PR Preview" w:date="2026-01-01T00:00:00Z">
        <w:r>
          <w:t xml:space="preserve">as</w:t>
        </w:r>
      </w:ins>
      <w:ins w:id="2889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</m:oMath>
      <w:ins w:id="2890" w:author="PR Preview" w:date="2026-01-01T00:00:00Z">
        <w:r>
          <w:t xml:space="preserve"> </w:t>
        </w:r>
      </w:ins>
      <w:ins w:id="2891" w:author="PR Preview" w:date="2026-01-01T00:00:00Z">
        <w:r>
          <w:t xml:space="preserve">if every candidate of</w:t>
        </w:r>
      </w:ins>
      <w:ins w:id="2892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</m:oMath>
      <w:ins w:id="2893" w:author="PR Preview" w:date="2026-01-01T00:00:00Z">
        <w:r>
          <w:t xml:space="preserve"> </w:t>
        </w:r>
      </w:ins>
      <w:ins w:id="2894" w:author="PR Preview" w:date="2026-01-01T00:00:00Z">
        <w:r>
          <w:t xml:space="preserve">is also a candidate of</w:t>
        </w:r>
      </w:ins>
      <w:ins w:id="2895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2</m:t>
            </m:r>
          </m:sub>
        </m:sSub>
      </m:oMath>
      <w:ins w:id="2896" w:author="PR Preview" w:date="2026-01-01T00:00:00Z">
        <w:r>
          <w:t xml:space="preserve">:</w:t>
        </w:r>
      </w:ins>
    </w:p>
    <w:p>
      <w:pPr>
        <w:pStyle w:val="BodyText"/>
      </w:pPr>
      <w:bookmarkStart w:id="160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60"/>
    </w:p>
    <w:bookmarkEnd w:id="161"/>
    <w:bookmarkStart w:id="162" w:name="rem-source-flexibility"/>
    <w:p>
      <w:pPr>
        <w:pStyle w:val="FirstParagraph"/>
      </w:pPr>
      <w:r>
        <w:rPr>
          <w:i/>
          <w:iCs/>
        </w:rPr>
        <w:t xml:space="preserve">Remark 12</w:t>
      </w:r>
      <w:r>
        <w:t xml:space="preserve"> (Source: Flexibility). </w:t>
      </w:r>
      <w:r>
        <w:t xml:space="preserve">James et al. (2021, sec. 2.1.3)</w:t>
      </w:r>
      <w:r>
        <w:t xml:space="preserve"> </w:t>
      </w:r>
      <w:r>
        <w:t xml:space="preserve">use flexibility without a formal definition.</w:t>
      </w:r>
    </w:p>
    <w:bookmarkEnd w:id="162"/>
    <w:bookmarkStart w:id="163" w:name="rem-flexibility"/>
    <w:p>
      <w:pPr>
        <w:pStyle w:val="BodyText"/>
      </w:pPr>
      <w:del w:id="2897" w:author="PR Preview" w:date="2026-01-01T00:00:00Z">
        <w:r>
          <w:rPr>
            <w:i/>
            <w:iCs/>
          </w:rPr>
          <w:delText xml:space="preserve">Remark 13</w:delText>
        </w:r>
      </w:del>
      <w:del w:id="2898" w:author="PR Preview" w:date="2026-01-01T00:00:00Z">
        <w:r>
          <w:delText xml:space="preserve"> (Polynomial degree orders flexibility). </w:delText>
        </w:r>
      </w:del>
      <w:del w:id="2899" w:author="PR Preview" w:date="2026-01-01T00:00:00Z">
        <w:r>
          <w:delText xml:space="preserve">Least-squares polynomial fits are ordered by degree:</w:delText>
        </w:r>
      </w:del>
      <w:del w:id="2900" w:author="PR Preview" w:date="2026-01-01T00:00:00Z">
        <w:r>
          <w:delText xml:space="preserve"> </w:delText>
        </w:r>
      </w:del>
      <w:del w:id="2901" w:author="PR Preview" w:date="2026-01-01T00:00:00Z">
        <w:r>
          <w:delText xml:space="preserve">a polynomial of degree</w:delText>
        </w:r>
      </w:del>
      <w:del w:id="2902" w:author="PR Preview" w:date="2026-01-01T00:00:00Z">
        <w:r>
          <w:delText xml:space="preserve"> </w:delText>
        </w:r>
      </w:del>
      <m:oMath>
        <m:r>
          <m:t>d</m:t>
        </m:r>
      </m:oMath>
      <w:del w:id="2903" w:author="PR Preview" w:date="2026-01-01T00:00:00Z">
        <w:r>
          <w:delText xml:space="preserve"> </w:delText>
        </w:r>
      </w:del>
      <w:del w:id="2904" w:author="PR Preview" w:date="2026-01-01T00:00:00Z">
        <w:r>
          <w:delText xml:space="preserve">is also a polynomial of degree</w:delText>
        </w:r>
      </w:del>
      <w:del w:id="2905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+</m:t>
        </m:r>
        <m:r>
          <m:t>1</m:t>
        </m:r>
      </m:oMath>
      <w:del w:id="2906" w:author="PR Preview" w:date="2026-01-01T00:00:00Z">
        <w:r>
          <w:delText xml:space="preserve"> </w:delText>
        </w:r>
      </w:del>
      <w:del w:id="2907" w:author="PR Preview" w:date="2026-01-01T00:00:00Z">
        <w:r>
          <w:delText xml:space="preserve">whose coefficient of</w:delText>
        </w:r>
      </w:del>
      <w:del w:id="2908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del w:id="2909" w:author="PR Preview" w:date="2026-01-01T00:00:00Z">
        <w:r>
          <w:delText xml:space="preserve"> </w:delText>
        </w:r>
      </w:del>
      <w:del w:id="2910" w:author="PR Preview" w:date="2026-01-01T00:00:00Z">
        <w:r>
          <w:delText xml:space="preserve">is zero,</w:delText>
        </w:r>
      </w:del>
      <w:del w:id="2911" w:author="PR Preview" w:date="2026-01-01T00:00:00Z">
        <w:r>
          <w:delText xml:space="preserve"> </w:delText>
        </w:r>
      </w:del>
      <w:del w:id="2912" w:author="PR Preview" w:date="2026-01-01T00:00:00Z">
        <w:r>
          <w:delText xml:space="preserve">so the fit of degree</w:delText>
        </w:r>
      </w:del>
      <w:del w:id="2913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+</m:t>
        </m:r>
        <m:r>
          <m:t>1</m:t>
        </m:r>
      </m:oMath>
      <w:del w:id="2914" w:author="PR Preview" w:date="2026-01-01T00:00:00Z">
        <w:r>
          <w:delText xml:space="preserve"> </w:delText>
        </w:r>
      </w:del>
      <w:del w:id="2915" w:author="PR Preview" w:date="2026-01-01T00:00:00Z">
        <w:r>
          <w:delText xml:space="preserve">is</w:delText>
        </w:r>
      </w:del>
      <w:del w:id="2916" w:author="PR Preview" w:date="2026-01-01T00:00:00Z">
        <w:r>
          <w:delText xml:space="preserve"> </w:delText>
        </w:r>
      </w:del>
      <w:hyperlink w:anchor="def-flexibility">
        <w:del w:id="2917" w:author="PR Preview" w:date="2026-01-01T00:00:00Z">
          <w:r>
            <w:rPr>
              <w:rStyle w:val="Hyperlink"/>
            </w:rPr>
            <w:delText xml:space="preserve">at least as flexible</w:delText>
          </w:r>
        </w:del>
      </w:hyperlink>
      <w:del w:id="2918" w:author="PR Preview" w:date="2026-01-01T00:00:00Z">
        <w:r>
          <w:delText xml:space="preserve"> </w:delText>
        </w:r>
      </w:del>
      <w:del w:id="2919" w:author="PR Preview" w:date="2026-01-01T00:00:00Z">
        <w:r>
          <w:delText xml:space="preserve">as the fit of degree</w:delText>
        </w:r>
      </w:del>
      <w:del w:id="2920" w:author="PR Preview" w:date="2026-01-01T00:00:00Z">
        <w:r>
          <w:delText xml:space="preserve"> </w:delText>
        </w:r>
      </w:del>
      <m:oMath>
        <m:r>
          <m:t>d</m:t>
        </m:r>
      </m:oMath>
      <w:del w:id="2921" w:author="PR Preview" w:date="2026-01-01T00:00:00Z">
        <w:r>
          <w:delText xml:space="preserve">.</w:delText>
        </w:r>
      </w:del>
      <w:del w:id="2922" w:author="PR Preview" w:date="2026-01-01T00:00:00Z">
        <w:r>
          <w:delText xml:space="preserve"> </w:delText>
        </w:r>
      </w:del>
      <w:del w:id="2923" w:author="PR Preview" w:date="2026-01-01T00:00:00Z">
        <w:r>
          <w:delText xml:space="preserve">The four fits of</w:delText>
        </w:r>
      </w:del>
      <w:del w:id="2924" w:author="PR Preview" w:date="2026-01-01T00:00:00Z">
        <w:r>
          <w:delText xml:space="preserve"> </w:delText>
        </w:r>
      </w:del>
      <w:hyperlink w:anchor="exr-overfitting">
        <w:del w:id="2925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2926" w:author="PR Preview" w:date="2026-01-01T00:00:00Z">
        <w:r>
          <w:delText xml:space="preserve"> </w:delText>
        </w:r>
      </w:del>
      <w:del w:id="2927" w:author="PR Preview" w:date="2026-01-01T00:00:00Z">
        <w:r>
          <w:delText xml:space="preserve">are ordered this way.</w:delText>
        </w:r>
      </w:del>
      <w:del w:id="2928" w:author="PR Preview" w:date="2026-01-01T00:00:00Z">
        <w:r>
          <w:delText xml:space="preserve"> </w:delText>
        </w:r>
      </w:del>
      <w:hyperlink w:anchor="def-flexibility">
        <w:del w:id="2929" w:author="PR Preview" w:date="2026-01-01T00:00:00Z">
          <w:r>
            <w:rPr>
              <w:rStyle w:val="Hyperlink"/>
            </w:rPr>
            <w:delText xml:space="preserve">Definition 35</w:delText>
          </w:r>
        </w:del>
      </w:hyperlink>
      <w:del w:id="2930" w:author="PR Preview" w:date="2026-01-01T00:00:00Z">
        <w:r>
          <w:delText xml:space="preserve"> </w:delText>
        </w:r>
      </w:del>
      <w:del w:id="2931" w:author="PR Preview" w:date="2026-01-01T00:00:00Z">
        <w:r>
          <w:delText xml:space="preserve">is narrower than the informal use of the word</w:delText>
        </w:r>
      </w:del>
      <w:del w:id="2932" w:author="PR Preview" w:date="2026-01-01T00:00:00Z">
        <w:r>
          <w:delText xml:space="preserve"> </w:delText>
        </w:r>
      </w:del>
      <w:del w:id="2933" w:author="PR Preview" w:date="2026-01-01T00:00:00Z">
        <w:r>
          <w:delText xml:space="preserve">in</w:delText>
        </w:r>
      </w:del>
      <w:del w:id="2934" w:author="PR Preview" w:date="2026-01-01T00:00:00Z">
        <w:r>
          <w:delText xml:space="preserve"> </w:delText>
        </w:r>
      </w:del>
      <w:del w:id="2935" w:author="PR Preview" w:date="2026-01-01T00:00:00Z">
        <w:r>
          <w:delText xml:space="preserve">James et al. (2021, sec. 2.1.3)</w:delText>
        </w:r>
      </w:del>
      <w:del w:id="2936" w:author="PR Preview" w:date="2026-01-01T00:00:00Z">
        <w:r>
          <w:delText xml:space="preserve">:</w:delText>
        </w:r>
      </w:del>
      <w:del w:id="2937" w:author="PR Preview" w:date="2026-01-01T00:00:00Z">
        <w:r>
          <w:delText xml:space="preserve"> </w:delText>
        </w:r>
      </w:del>
      <w:del w:id="2938" w:author="PR Preview" w:date="2026-01-01T00:00:00Z">
        <w:r>
          <w:delText xml:space="preserve">it orders only procedures whose candidate sets are nested.</w:delText>
        </w:r>
      </w:del>
      <w:del w:id="2939" w:author="PR Preview" w:date="2026-01-01T00:00:00Z">
        <w:r>
          <w:delText xml:space="preserve"> </w:delText>
        </w:r>
      </w:del>
      <w:del w:id="2940" w:author="PR Preview" w:date="2026-01-01T00:00:00Z">
        <w:r>
          <w:delText xml:space="preserve">Other procedures can be compared by other measures,</w:delText>
        </w:r>
      </w:del>
      <w:del w:id="2941" w:author="PR Preview" w:date="2026-01-01T00:00:00Z">
        <w:r>
          <w:delText xml:space="preserve"> </w:delText>
        </w:r>
      </w:del>
      <w:del w:id="2942" w:author="PR Preview" w:date="2026-01-01T00:00:00Z">
        <w:r>
          <w:delText xml:space="preserve">such as the effective number of parameters</w:delText>
        </w:r>
      </w:del>
      <w:del w:id="2943" w:author="PR Preview" w:date="2026-01-01T00:00:00Z">
        <w:r>
          <w:delText xml:space="preserve"> </w:delText>
        </w:r>
      </w:del>
      <w:del w:id="2944" w:author="PR Preview" w:date="2026-01-01T00:00:00Z">
        <w:r>
          <w:delText xml:space="preserve">(Hastie et al. 2009, sec. 7.6)</w:delText>
        </w:r>
      </w:del>
      <w:del w:id="2945" w:author="PR Preview" w:date="2026-01-01T00:00:00Z">
        <w:r>
          <w:delText xml:space="preserve">.</w:delText>
        </w:r>
      </w:del>
    </w:p>
    <w:p>
      <w:pPr>
        <w:pStyle w:val="BodyText"/>
      </w:pPr>
      <w:del w:id="2946" w:author="PR Preview" w:date="2026-01-01T00:00:00Z">
        <w:r>
          <w:rPr>
            <w:b/>
            <w:bCs/>
          </w:rPr>
          <w:delText xml:space="preserve">Definition 36 (Bias–variance trade-off)</w:delText>
        </w:r>
      </w:del>
      <w:del w:id="2947" w:author="PR Preview" w:date="2026-01-01T00:00:00Z">
        <w:r>
          <w:delText xml:space="preserve"> </w:delText>
        </w:r>
      </w:del>
      <w:del w:id="2948" w:author="PR Preview" w:date="2026-01-01T00:00:00Z">
        <w:r>
          <w:delText xml:space="preserve">Let</w:delText>
        </w:r>
      </w:del>
      <w:del w:id="2949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del w:id="2950" w:author="PR Preview" w:date="2026-01-01T00:00:00Z">
        <w:r>
          <w:delText xml:space="preserve"> </w:delText>
        </w:r>
      </w:del>
      <w:del w:id="2951" w:author="PR Preview" w:date="2026-01-01T00:00:00Z">
        <w:r>
          <w:delText xml:space="preserve">be</w:delText>
        </w:r>
      </w:del>
      <w:del w:id="2952" w:author="PR Preview" w:date="2026-01-01T00:00:00Z">
        <w:r>
          <w:delText xml:space="preserve"> </w:delText>
        </w:r>
      </w:del>
      <w:hyperlink w:anchor="def-fitting-procedure">
        <w:del w:id="2953" w:author="PR Preview" w:date="2026-01-01T00:00:00Z">
          <w:r>
            <w:rPr>
              <w:rStyle w:val="Hyperlink"/>
            </w:rPr>
            <w:delText xml:space="preserve">fitting procedures</w:delText>
          </w:r>
        </w:del>
      </w:hyperlink>
      <w:del w:id="2954" w:author="PR Preview" w:date="2026-01-01T00:00:00Z">
        <w:r>
          <w:delText xml:space="preserve">,</w:delText>
        </w:r>
      </w:del>
      <w:del w:id="2955" w:author="PR Preview" w:date="2026-01-01T00:00:00Z">
        <w:r>
          <w:delText xml:space="preserve"> </w:delText>
        </w:r>
      </w:del>
      <w:del w:id="2956" w:author="PR Preview" w:date="2026-01-01T00:00:00Z">
        <w:r>
          <w:delText xml:space="preserve">each</w:delText>
        </w:r>
      </w:del>
      <w:del w:id="2957" w:author="PR Preview" w:date="2026-01-01T00:00:00Z">
        <w:r>
          <w:delText xml:space="preserve"> </w:delText>
        </w:r>
      </w:del>
      <w:hyperlink w:anchor="def-flexibility">
        <w:del w:id="2958" w:author="PR Preview" w:date="2026-01-01T00:00:00Z">
          <w:r>
            <w:rPr>
              <w:rStyle w:val="Hyperlink"/>
            </w:rPr>
            <w:delText xml:space="preserve">at least as flexible</w:delText>
          </w:r>
        </w:del>
      </w:hyperlink>
      <w:del w:id="2959" w:author="PR Preview" w:date="2026-01-01T00:00:00Z">
        <w:r>
          <w:delText xml:space="preserve"> </w:delText>
        </w:r>
      </w:del>
      <w:del w:id="2960" w:author="PR Preview" w:date="2026-01-01T00:00:00Z">
        <w:r>
          <w:delText xml:space="preserve">as the one before,</w:delText>
        </w:r>
      </w:del>
      <w:del w:id="2961" w:author="PR Preview" w:date="2026-01-01T00:00:00Z">
        <w:r>
          <w:delText xml:space="preserve"> </w:delText>
        </w:r>
      </w:del>
      <w:del w:id="2962" w:author="PR Preview" w:date="2026-01-01T00:00:00Z">
        <w:r>
          <w:delText xml:space="preserve">and let</w:delText>
        </w:r>
      </w:del>
      <w:del w:id="2963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964" w:author="PR Preview" w:date="2026-01-01T00:00:00Z">
        <w:r>
          <w:delText xml:space="preserve"> </w:delText>
        </w:r>
      </w:del>
      <w:del w:id="2965" w:author="PR Preview" w:date="2026-01-01T00:00:00Z">
        <w:r>
          <w:delText xml:space="preserve">be a random</w:delText>
        </w:r>
      </w:del>
      <w:del w:id="2966" w:author="PR Preview" w:date="2026-01-01T00:00:00Z">
        <w:r>
          <w:delText xml:space="preserve"> </w:delText>
        </w:r>
      </w:del>
      <w:hyperlink w:anchor="def-training-set">
        <w:del w:id="2967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2968" w:author="PR Preview" w:date="2026-01-01T00:00:00Z">
        <w:r>
          <w:delText xml:space="preserve">.</w:delText>
        </w:r>
      </w:del>
      <w:del w:id="2969" w:author="PR Preview" w:date="2026-01-01T00:00:00Z">
        <w:r>
          <w:delText xml:space="preserve"> </w:delText>
        </w:r>
      </w:del>
      <w:del w:id="2970" w:author="PR Preview" w:date="2026-01-01T00:00:00Z">
        <w:r>
          <w:delText xml:space="preserve">At a covariate value</w:delText>
        </w:r>
      </w:del>
      <w:del w:id="2971" w:author="PR Preview" w:date="2026-01-01T00:00:00Z">
        <w:r>
          <w:delText xml:space="preserve"> </w:delText>
        </w:r>
      </w:del>
      <m:oMath>
        <m:r>
          <m:t>x</m:t>
        </m:r>
      </m:oMath>
      <w:del w:id="2972" w:author="PR Preview" w:date="2026-01-01T00:00:00Z">
        <w:r>
          <w:delText xml:space="preserve">,</w:delText>
        </w:r>
      </w:del>
      <w:del w:id="2973" w:author="PR Preview" w:date="2026-01-01T00:00:00Z">
        <w:r>
          <w:delText xml:space="preserve"> </w:delText>
        </w:r>
      </w:del>
      <w:del w:id="2974" w:author="PR Preview" w:date="2026-01-01T00:00:00Z">
        <w:r>
          <w:delText xml:space="preserve">with</w:delText>
        </w:r>
      </w:del>
      <w:del w:id="2975" w:author="PR Preview" w:date="2026-01-01T00:00:00Z">
        <w:r>
          <w:delText xml:space="preserve"> </w:delText>
        </w:r>
      </w:del>
      <m:oMath>
        <m:r>
          <m:t>μ</m:t>
        </m:r>
      </m:oMath>
      <w:del w:id="2976" w:author="PR Preview" w:date="2026-01-01T00:00:00Z">
        <w:r>
          <w:delText xml:space="preserve"> </w:delText>
        </w:r>
      </w:del>
      <w:del w:id="2977" w:author="PR Preview" w:date="2026-01-01T00:00:00Z">
        <w:r>
          <w:delText xml:space="preserve">the</w:delText>
        </w:r>
      </w:del>
      <w:del w:id="2978" w:author="PR Preview" w:date="2026-01-01T00:00:00Z">
        <w:r>
          <w:delText xml:space="preserve"> </w:delText>
        </w:r>
      </w:del>
      <w:hyperlink w:anchor="def-mean-function">
        <w:del w:id="2979" w:author="PR Preview" w:date="2026-01-01T00:00:00Z">
          <w:r>
            <w:rPr>
              <w:rStyle w:val="Hyperlink"/>
            </w:rPr>
            <w:delText xml:space="preserve">mean function</w:delText>
          </w:r>
        </w:del>
      </w:hyperlink>
      <w:del w:id="2980" w:author="PR Preview" w:date="2026-01-01T00:00:00Z">
        <w:r>
          <w:delText xml:space="preserve">,</w:delText>
        </w:r>
      </w:del>
      <w:del w:id="2981" w:author="PR Preview" w:date="2026-01-01T00:00:00Z">
        <w:r>
          <w:delText xml:space="preserve"> </w:delText>
        </w:r>
      </w:del>
      <w:del w:id="2982" w:author="PR Preview" w:date="2026-01-01T00:00:00Z">
        <w:r>
          <w:delText xml:space="preserve">there is a</w:delText>
        </w:r>
      </w:del>
      <w:del w:id="2983" w:author="PR Preview" w:date="2026-01-01T00:00:00Z">
        <w:r>
          <w:delText xml:space="preserve"> </w:delText>
        </w:r>
      </w:del>
      <w:del w:id="2984" w:author="PR Preview" w:date="2026-01-01T00:00:00Z">
        <w:r>
          <w:rPr>
            <w:b/>
            <w:bCs/>
          </w:rPr>
          <w:delText xml:space="preserve">bias–variance trade-off</w:delText>
        </w:r>
      </w:del>
      <w:del w:id="2985" w:author="PR Preview" w:date="2026-01-01T00:00:00Z">
        <w:r>
          <w:delText xml:space="preserve"> </w:delText>
        </w:r>
      </w:del>
      <w:del w:id="2986" w:author="PR Preview" w:date="2026-01-01T00:00:00Z">
        <w:r>
          <w:delText xml:space="preserve">among them</w:delText>
        </w:r>
      </w:del>
      <w:del w:id="2987" w:author="PR Preview" w:date="2026-01-01T00:00:00Z">
        <w:r>
          <w:delText xml:space="preserve"> </w:delText>
        </w:r>
      </w:del>
      <w:del w:id="2988" w:author="PR Preview" w:date="2026-01-01T00:00:00Z">
        <w:r>
          <w:delText xml:space="preserve">when, from each procedure to the next,</w:delText>
        </w:r>
      </w:del>
      <w:del w:id="2989" w:author="PR Preview" w:date="2026-01-01T00:00:00Z">
        <w:r>
          <w:delText xml:space="preserve"> </w:delText>
        </w:r>
      </w:del>
      <w:del w:id="2990" w:author="PR Preview" w:date="2026-01-01T00:00:00Z">
        <w:r>
          <w:delText xml:space="preserve">the squared</w:delText>
        </w:r>
      </w:del>
      <w:del w:id="2991" w:author="PR Preview" w:date="2026-01-01T00:00:00Z">
        <w:r>
          <w:delText xml:space="preserve"> </w:delText>
        </w:r>
      </w:del>
      <w:hyperlink w:anchor="def-prediction-bias">
        <w:del w:id="2992" w:author="PR Preview" w:date="2026-01-01T00:00:00Z">
          <w:r>
            <w:rPr>
              <w:rStyle w:val="Hyperlink"/>
            </w:rPr>
            <w:delText xml:space="preserve">bias</w:delText>
          </w:r>
        </w:del>
      </w:hyperlink>
      <w:del w:id="2993" w:author="PR Preview" w:date="2026-01-01T00:00:00Z">
        <w:r>
          <w:delText xml:space="preserve"> </w:delText>
        </w:r>
      </w:del>
      <w:del w:id="2994" w:author="PR Preview" w:date="2026-01-01T00:00:00Z">
        <w:r>
          <w:delText xml:space="preserve">of the prediction, used as an</w:delText>
        </w:r>
      </w:del>
      <w:del w:id="2995" w:author="PR Preview" w:date="2026-01-01T00:00:00Z">
        <w:r>
          <w:delText xml:space="preserve"> </w:delText>
        </w:r>
      </w:del>
      <w:hyperlink r:id="rId133">
        <w:del w:id="2996" w:author="PR Preview" w:date="2026-01-01T00:00:00Z">
          <w:r>
            <w:rPr>
              <w:rStyle w:val="Hyperlink"/>
            </w:rPr>
            <w:delText xml:space="preserve">estimator</w:delText>
          </w:r>
        </w:del>
      </w:hyperlink>
      <w:del w:id="2997" w:author="PR Preview" w:date="2026-01-01T00:00:00Z">
        <w:r>
          <w:delText xml:space="preserve"> </w:delText>
        </w:r>
      </w:del>
      <w:del w:id="2998" w:author="PR Preview" w:date="2026-01-01T00:00:00Z">
        <w:r>
          <w:delText xml:space="preserve">of</w:delText>
        </w:r>
      </w:del>
      <w:del w:id="2999" w:author="PR Preview" w:date="2026-01-01T00:00:00Z">
        <w:r>
          <w:delText xml:space="preserve"> </w:delText>
        </w:r>
      </w:del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3000" w:author="PR Preview" w:date="2026-01-01T00:00:00Z">
        <w:r>
          <w:delText xml:space="preserve">, does not rise</w:delText>
        </w:r>
      </w:del>
      <w:del w:id="3001" w:author="PR Preview" w:date="2026-01-01T00:00:00Z">
        <w:r>
          <w:delText xml:space="preserve"> </w:delText>
        </w:r>
      </w:del>
      <w:del w:id="3002" w:author="PR Preview" w:date="2026-01-01T00:00:00Z">
        <w:r>
          <w:delText xml:space="preserve">and its</w:delText>
        </w:r>
      </w:del>
      <w:del w:id="3003" w:author="PR Preview" w:date="2026-01-01T00:00:00Z">
        <w:r>
          <w:delText xml:space="preserve"> </w:delText>
        </w:r>
      </w:del>
      <w:hyperlink r:id="rId139">
        <w:del w:id="3004" w:author="PR Preview" w:date="2026-01-01T00:00:00Z">
          <w:r>
            <w:rPr>
              <w:rStyle w:val="Hyperlink"/>
            </w:rPr>
            <w:delText xml:space="preserve">variance</w:delText>
          </w:r>
        </w:del>
      </w:hyperlink>
      <w:del w:id="3005" w:author="PR Preview" w:date="2026-01-01T00:00:00Z">
        <w:r>
          <w:delText xml:space="preserve"> </w:delText>
        </w:r>
      </w:del>
      <w:del w:id="3006" w:author="PR Preview" w:date="2026-01-01T00:00:00Z">
        <w:r>
          <w:delText xml:space="preserve">does not fall:</w:delText>
        </w:r>
      </w:del>
    </w:p>
    <w:p>
      <w:pPr>
        <w:pStyle w:val="BodyText"/>
      </w:pPr>
      <w:ins w:id="3007" w:author="PR Preview" w:date="2026-01-01T00:00:00Z">
        <w:r>
          <w:rPr>
            <w:i/>
            <w:iCs/>
          </w:rPr>
          <w:t xml:space="preserve">Remark 13</w:t>
        </w:r>
      </w:ins>
      <w:ins w:id="3008" w:author="PR Preview" w:date="2026-01-01T00:00:00Z">
        <w:r>
          <w:t xml:space="preserve"> (Polynomial degree orders flexibility). </w:t>
        </w:r>
      </w:ins>
      <w:ins w:id="3009" w:author="PR Preview" w:date="2026-01-01T00:00:00Z">
        <w:r>
          <w:t xml:space="preserve">Least-squares polynomial fits are ordered by degree:</w:t>
        </w:r>
      </w:ins>
      <w:ins w:id="3010" w:author="PR Preview" w:date="2026-01-01T00:00:00Z">
        <w:r>
          <w:t xml:space="preserve"> </w:t>
        </w:r>
      </w:ins>
      <w:ins w:id="3011" w:author="PR Preview" w:date="2026-01-01T00:00:00Z">
        <w:r>
          <w:t xml:space="preserve">a polynomial of degree</w:t>
        </w:r>
      </w:ins>
      <w:ins w:id="3012" w:author="PR Preview" w:date="2026-01-01T00:00:00Z">
        <w:r>
          <w:t xml:space="preserve"> </w:t>
        </w:r>
      </w:ins>
      <m:oMath>
        <m:r>
          <m:t>d</m:t>
        </m:r>
      </m:oMath>
      <w:ins w:id="3013" w:author="PR Preview" w:date="2026-01-01T00:00:00Z">
        <w:r>
          <w:t xml:space="preserve"> </w:t>
        </w:r>
      </w:ins>
      <w:ins w:id="3014" w:author="PR Preview" w:date="2026-01-01T00:00:00Z">
        <w:r>
          <w:t xml:space="preserve">is also a polynomial of degree</w:t>
        </w:r>
      </w:ins>
      <w:ins w:id="3015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+</m:t>
        </m:r>
        <m:r>
          <m:t>1</m:t>
        </m:r>
      </m:oMath>
      <w:ins w:id="3016" w:author="PR Preview" w:date="2026-01-01T00:00:00Z">
        <w:r>
          <w:t xml:space="preserve"> </w:t>
        </w:r>
      </w:ins>
      <w:ins w:id="3017" w:author="PR Preview" w:date="2026-01-01T00:00:00Z">
        <w:r>
          <w:t xml:space="preserve">whose coefficient of</w:t>
        </w:r>
      </w:ins>
      <w:ins w:id="3018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ins w:id="3019" w:author="PR Preview" w:date="2026-01-01T00:00:00Z">
        <w:r>
          <w:t xml:space="preserve"> </w:t>
        </w:r>
      </w:ins>
      <w:ins w:id="3020" w:author="PR Preview" w:date="2026-01-01T00:00:00Z">
        <w:r>
          <w:t xml:space="preserve">is zero,</w:t>
        </w:r>
      </w:ins>
      <w:ins w:id="3021" w:author="PR Preview" w:date="2026-01-01T00:00:00Z">
        <w:r>
          <w:t xml:space="preserve"> </w:t>
        </w:r>
      </w:ins>
      <w:ins w:id="3022" w:author="PR Preview" w:date="2026-01-01T00:00:00Z">
        <w:r>
          <w:t xml:space="preserve">so the fit of degree</w:t>
        </w:r>
      </w:ins>
      <w:ins w:id="3023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+</m:t>
        </m:r>
        <m:r>
          <m:t>1</m:t>
        </m:r>
      </m:oMath>
      <w:ins w:id="3024" w:author="PR Preview" w:date="2026-01-01T00:00:00Z">
        <w:r>
          <w:t xml:space="preserve"> </w:t>
        </w:r>
      </w:ins>
      <w:ins w:id="3025" w:author="PR Preview" w:date="2026-01-01T00:00:00Z">
        <w:r>
          <w:t xml:space="preserve">is</w:t>
        </w:r>
      </w:ins>
      <w:ins w:id="3026" w:author="PR Preview" w:date="2026-01-01T00:00:00Z">
        <w:r>
          <w:t xml:space="preserve"> </w:t>
        </w:r>
      </w:ins>
      <w:hyperlink w:anchor="def-flexibility">
        <w:ins w:id="3027" w:author="PR Preview" w:date="2026-01-01T00:00:00Z">
          <w:r>
            <w:rPr>
              <w:rStyle w:val="Hyperlink"/>
            </w:rPr>
            <w:t xml:space="preserve">at least as flexible</w:t>
          </w:r>
        </w:ins>
      </w:hyperlink>
      <w:ins w:id="3028" w:author="PR Preview" w:date="2026-01-01T00:00:00Z">
        <w:r>
          <w:t xml:space="preserve"> </w:t>
        </w:r>
      </w:ins>
      <w:ins w:id="3029" w:author="PR Preview" w:date="2026-01-01T00:00:00Z">
        <w:r>
          <w:t xml:space="preserve">as the fit of degree</w:t>
        </w:r>
      </w:ins>
      <w:ins w:id="3030" w:author="PR Preview" w:date="2026-01-01T00:00:00Z">
        <w:r>
          <w:t xml:space="preserve"> </w:t>
        </w:r>
      </w:ins>
      <m:oMath>
        <m:r>
          <m:t>d</m:t>
        </m:r>
      </m:oMath>
      <w:ins w:id="3031" w:author="PR Preview" w:date="2026-01-01T00:00:00Z">
        <w:r>
          <w:t xml:space="preserve">.</w:t>
        </w:r>
      </w:ins>
      <w:ins w:id="3032" w:author="PR Preview" w:date="2026-01-01T00:00:00Z">
        <w:r>
          <w:t xml:space="preserve"> </w:t>
        </w:r>
      </w:ins>
      <w:ins w:id="3033" w:author="PR Preview" w:date="2026-01-01T00:00:00Z">
        <w:r>
          <w:t xml:space="preserve">The four fits of</w:t>
        </w:r>
      </w:ins>
      <w:ins w:id="3034" w:author="PR Preview" w:date="2026-01-01T00:00:00Z">
        <w:r>
          <w:t xml:space="preserve"> </w:t>
        </w:r>
      </w:ins>
      <w:hyperlink w:anchor="exr-overfitting">
        <w:ins w:id="3035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3036" w:author="PR Preview" w:date="2026-01-01T00:00:00Z">
        <w:r>
          <w:t xml:space="preserve"> </w:t>
        </w:r>
      </w:ins>
      <w:ins w:id="3037" w:author="PR Preview" w:date="2026-01-01T00:00:00Z">
        <w:r>
          <w:t xml:space="preserve">are ordered this way.</w:t>
        </w:r>
      </w:ins>
      <w:ins w:id="3038" w:author="PR Preview" w:date="2026-01-01T00:00:00Z">
        <w:r>
          <w:t xml:space="preserve"> </w:t>
        </w:r>
      </w:ins>
      <w:hyperlink w:anchor="def-flexibility">
        <w:ins w:id="3039" w:author="PR Preview" w:date="2026-01-01T00:00:00Z">
          <w:r>
            <w:rPr>
              <w:rStyle w:val="Hyperlink"/>
            </w:rPr>
            <w:t xml:space="preserve">Definition 36</w:t>
          </w:r>
        </w:ins>
      </w:hyperlink>
      <w:ins w:id="3040" w:author="PR Preview" w:date="2026-01-01T00:00:00Z">
        <w:r>
          <w:t xml:space="preserve"> </w:t>
        </w:r>
      </w:ins>
      <w:ins w:id="3041" w:author="PR Preview" w:date="2026-01-01T00:00:00Z">
        <w:r>
          <w:t xml:space="preserve">is narrower than the informal use of the word</w:t>
        </w:r>
      </w:ins>
      <w:ins w:id="3042" w:author="PR Preview" w:date="2026-01-01T00:00:00Z">
        <w:r>
          <w:t xml:space="preserve"> </w:t>
        </w:r>
      </w:ins>
      <w:ins w:id="3043" w:author="PR Preview" w:date="2026-01-01T00:00:00Z">
        <w:r>
          <w:t xml:space="preserve">in</w:t>
        </w:r>
      </w:ins>
      <w:ins w:id="3044" w:author="PR Preview" w:date="2026-01-01T00:00:00Z">
        <w:r>
          <w:t xml:space="preserve"> </w:t>
        </w:r>
      </w:ins>
      <w:ins w:id="3045" w:author="PR Preview" w:date="2026-01-01T00:00:00Z">
        <w:r>
          <w:t xml:space="preserve">James et al. (2021, sec. 2.1.3)</w:t>
        </w:r>
      </w:ins>
      <w:ins w:id="3046" w:author="PR Preview" w:date="2026-01-01T00:00:00Z">
        <w:r>
          <w:t xml:space="preserve">:</w:t>
        </w:r>
      </w:ins>
      <w:ins w:id="3047" w:author="PR Preview" w:date="2026-01-01T00:00:00Z">
        <w:r>
          <w:t xml:space="preserve"> </w:t>
        </w:r>
      </w:ins>
      <w:ins w:id="3048" w:author="PR Preview" w:date="2026-01-01T00:00:00Z">
        <w:r>
          <w:t xml:space="preserve">it orders only procedures whose candidate sets are nested.</w:t>
        </w:r>
      </w:ins>
      <w:ins w:id="3049" w:author="PR Preview" w:date="2026-01-01T00:00:00Z">
        <w:r>
          <w:t xml:space="preserve"> </w:t>
        </w:r>
      </w:ins>
      <w:ins w:id="3050" w:author="PR Preview" w:date="2026-01-01T00:00:00Z">
        <w:r>
          <w:t xml:space="preserve">Other procedures can be compared by other measures,</w:t>
        </w:r>
      </w:ins>
      <w:ins w:id="3051" w:author="PR Preview" w:date="2026-01-01T00:00:00Z">
        <w:r>
          <w:t xml:space="preserve"> </w:t>
        </w:r>
      </w:ins>
      <w:ins w:id="3052" w:author="PR Preview" w:date="2026-01-01T00:00:00Z">
        <w:r>
          <w:t xml:space="preserve">such as the effective number of parameters</w:t>
        </w:r>
      </w:ins>
      <w:ins w:id="3053" w:author="PR Preview" w:date="2026-01-01T00:00:00Z">
        <w:r>
          <w:t xml:space="preserve"> </w:t>
        </w:r>
      </w:ins>
      <w:ins w:id="3054" w:author="PR Preview" w:date="2026-01-01T00:00:00Z">
        <w:r>
          <w:t xml:space="preserve">(Hastie et al. 2009, sec. 7.6)</w:t>
        </w:r>
      </w:ins>
      <w:ins w:id="3055" w:author="PR Preview" w:date="2026-01-01T00:00:00Z">
        <w:r>
          <w:t xml:space="preserve">.</w:t>
        </w:r>
      </w:ins>
    </w:p>
    <w:bookmarkEnd w:id="163"/>
    <w:bookmarkStart w:id="165" w:name="def-bias-variance-tradeoff"/>
    <w:p>
      <w:pPr>
        <w:pStyle w:val="BodyText"/>
      </w:pPr>
      <w:ins w:id="3056" w:author="PR Preview" w:date="2026-01-01T00:00:00Z">
        <w:r>
          <w:rPr>
            <w:b/>
            <w:bCs/>
          </w:rPr>
          <w:t xml:space="preserve">Definition 37 (Bias–variance trade-off)</w:t>
        </w:r>
      </w:ins>
      <w:ins w:id="3057" w:author="PR Preview" w:date="2026-01-01T00:00:00Z">
        <w:r>
          <w:t xml:space="preserve"> </w:t>
        </w:r>
      </w:ins>
      <w:ins w:id="3058" w:author="PR Preview" w:date="2026-01-01T00:00:00Z">
        <w:r>
          <w:t xml:space="preserve">Let</w:t>
        </w:r>
      </w:ins>
      <w:ins w:id="3059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ins w:id="3060" w:author="PR Preview" w:date="2026-01-01T00:00:00Z">
        <w:r>
          <w:t xml:space="preserve"> </w:t>
        </w:r>
      </w:ins>
      <w:ins w:id="3061" w:author="PR Preview" w:date="2026-01-01T00:00:00Z">
        <w:r>
          <w:t xml:space="preserve">be</w:t>
        </w:r>
      </w:ins>
      <w:ins w:id="3062" w:author="PR Preview" w:date="2026-01-01T00:00:00Z">
        <w:r>
          <w:t xml:space="preserve"> </w:t>
        </w:r>
      </w:ins>
      <w:hyperlink w:anchor="def-fitting-procedure">
        <w:ins w:id="3063" w:author="PR Preview" w:date="2026-01-01T00:00:00Z">
          <w:r>
            <w:rPr>
              <w:rStyle w:val="Hyperlink"/>
            </w:rPr>
            <w:t xml:space="preserve">fitting procedures</w:t>
          </w:r>
        </w:ins>
      </w:hyperlink>
      <w:ins w:id="3064" w:author="PR Preview" w:date="2026-01-01T00:00:00Z">
        <w:r>
          <w:t xml:space="preserve">,</w:t>
        </w:r>
      </w:ins>
      <w:ins w:id="3065" w:author="PR Preview" w:date="2026-01-01T00:00:00Z">
        <w:r>
          <w:t xml:space="preserve"> </w:t>
        </w:r>
      </w:ins>
      <w:ins w:id="3066" w:author="PR Preview" w:date="2026-01-01T00:00:00Z">
        <w:r>
          <w:t xml:space="preserve">each</w:t>
        </w:r>
      </w:ins>
      <w:ins w:id="3067" w:author="PR Preview" w:date="2026-01-01T00:00:00Z">
        <w:r>
          <w:t xml:space="preserve"> </w:t>
        </w:r>
      </w:ins>
      <w:hyperlink w:anchor="def-flexibility">
        <w:ins w:id="3068" w:author="PR Preview" w:date="2026-01-01T00:00:00Z">
          <w:r>
            <w:rPr>
              <w:rStyle w:val="Hyperlink"/>
            </w:rPr>
            <w:t xml:space="preserve">at least as flexible</w:t>
          </w:r>
        </w:ins>
      </w:hyperlink>
      <w:ins w:id="3069" w:author="PR Preview" w:date="2026-01-01T00:00:00Z">
        <w:r>
          <w:t xml:space="preserve"> </w:t>
        </w:r>
      </w:ins>
      <w:ins w:id="3070" w:author="PR Preview" w:date="2026-01-01T00:00:00Z">
        <w:r>
          <w:t xml:space="preserve">as the one before,</w:t>
        </w:r>
      </w:ins>
      <w:ins w:id="3071" w:author="PR Preview" w:date="2026-01-01T00:00:00Z">
        <w:r>
          <w:t xml:space="preserve"> </w:t>
        </w:r>
      </w:ins>
      <w:ins w:id="3072" w:author="PR Preview" w:date="2026-01-01T00:00:00Z">
        <w:r>
          <w:t xml:space="preserve">and let</w:t>
        </w:r>
      </w:ins>
      <w:ins w:id="307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074" w:author="PR Preview" w:date="2026-01-01T00:00:00Z">
        <w:r>
          <w:t xml:space="preserve"> </w:t>
        </w:r>
      </w:ins>
      <w:ins w:id="3075" w:author="PR Preview" w:date="2026-01-01T00:00:00Z">
        <w:r>
          <w:t xml:space="preserve">be a random</w:t>
        </w:r>
      </w:ins>
      <w:ins w:id="3076" w:author="PR Preview" w:date="2026-01-01T00:00:00Z">
        <w:r>
          <w:t xml:space="preserve"> </w:t>
        </w:r>
      </w:ins>
      <w:hyperlink w:anchor="def-training-set">
        <w:ins w:id="3077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3078" w:author="PR Preview" w:date="2026-01-01T00:00:00Z">
        <w:r>
          <w:t xml:space="preserve">.</w:t>
        </w:r>
      </w:ins>
      <w:ins w:id="3079" w:author="PR Preview" w:date="2026-01-01T00:00:00Z">
        <w:r>
          <w:t xml:space="preserve"> </w:t>
        </w:r>
      </w:ins>
      <w:ins w:id="3080" w:author="PR Preview" w:date="2026-01-01T00:00:00Z">
        <w:r>
          <w:t xml:space="preserve">At a covariate value</w:t>
        </w:r>
      </w:ins>
      <w:ins w:id="3081" w:author="PR Preview" w:date="2026-01-01T00:00:00Z">
        <w:r>
          <w:t xml:space="preserve"> </w:t>
        </w:r>
      </w:ins>
      <m:oMath>
        <m:r>
          <m:t>x</m:t>
        </m:r>
      </m:oMath>
      <w:ins w:id="3082" w:author="PR Preview" w:date="2026-01-01T00:00:00Z">
        <w:r>
          <w:t xml:space="preserve">,</w:t>
        </w:r>
      </w:ins>
      <w:ins w:id="3083" w:author="PR Preview" w:date="2026-01-01T00:00:00Z">
        <w:r>
          <w:t xml:space="preserve"> </w:t>
        </w:r>
      </w:ins>
      <w:ins w:id="3084" w:author="PR Preview" w:date="2026-01-01T00:00:00Z">
        <w:r>
          <w:t xml:space="preserve">with</w:t>
        </w:r>
      </w:ins>
      <w:ins w:id="3085" w:author="PR Preview" w:date="2026-01-01T00:00:00Z">
        <w:r>
          <w:t xml:space="preserve"> </w:t>
        </w:r>
      </w:ins>
      <m:oMath>
        <m:r>
          <m:t>μ</m:t>
        </m:r>
      </m:oMath>
      <w:ins w:id="3086" w:author="PR Preview" w:date="2026-01-01T00:00:00Z">
        <w:r>
          <w:t xml:space="preserve"> </w:t>
        </w:r>
      </w:ins>
      <w:ins w:id="3087" w:author="PR Preview" w:date="2026-01-01T00:00:00Z">
        <w:r>
          <w:t xml:space="preserve">the</w:t>
        </w:r>
      </w:ins>
      <w:ins w:id="3088" w:author="PR Preview" w:date="2026-01-01T00:00:00Z">
        <w:r>
          <w:t xml:space="preserve"> </w:t>
        </w:r>
      </w:ins>
      <w:hyperlink w:anchor="def-mean-function">
        <w:ins w:id="3089" w:author="PR Preview" w:date="2026-01-01T00:00:00Z">
          <w:r>
            <w:rPr>
              <w:rStyle w:val="Hyperlink"/>
            </w:rPr>
            <w:t xml:space="preserve">mean function</w:t>
          </w:r>
        </w:ins>
      </w:hyperlink>
      <w:ins w:id="3090" w:author="PR Preview" w:date="2026-01-01T00:00:00Z">
        <w:r>
          <w:t xml:space="preserve">,</w:t>
        </w:r>
      </w:ins>
      <w:ins w:id="3091" w:author="PR Preview" w:date="2026-01-01T00:00:00Z">
        <w:r>
          <w:t xml:space="preserve"> </w:t>
        </w:r>
      </w:ins>
      <w:ins w:id="3092" w:author="PR Preview" w:date="2026-01-01T00:00:00Z">
        <w:r>
          <w:t xml:space="preserve">there is a</w:t>
        </w:r>
      </w:ins>
      <w:ins w:id="3093" w:author="PR Preview" w:date="2026-01-01T00:00:00Z">
        <w:r>
          <w:t xml:space="preserve"> </w:t>
        </w:r>
      </w:ins>
      <w:ins w:id="3094" w:author="PR Preview" w:date="2026-01-01T00:00:00Z">
        <w:r>
          <w:rPr>
            <w:b/>
            <w:bCs/>
          </w:rPr>
          <w:t xml:space="preserve">bias–variance trade-off</w:t>
        </w:r>
      </w:ins>
      <w:ins w:id="3095" w:author="PR Preview" w:date="2026-01-01T00:00:00Z">
        <w:r>
          <w:t xml:space="preserve"> </w:t>
        </w:r>
      </w:ins>
      <w:ins w:id="3096" w:author="PR Preview" w:date="2026-01-01T00:00:00Z">
        <w:r>
          <w:t xml:space="preserve">among them</w:t>
        </w:r>
      </w:ins>
      <w:ins w:id="3097" w:author="PR Preview" w:date="2026-01-01T00:00:00Z">
        <w:r>
          <w:t xml:space="preserve"> </w:t>
        </w:r>
      </w:ins>
      <w:ins w:id="3098" w:author="PR Preview" w:date="2026-01-01T00:00:00Z">
        <w:r>
          <w:t xml:space="preserve">when, from each procedure to the next,</w:t>
        </w:r>
      </w:ins>
      <w:ins w:id="3099" w:author="PR Preview" w:date="2026-01-01T00:00:00Z">
        <w:r>
          <w:t xml:space="preserve"> </w:t>
        </w:r>
      </w:ins>
      <w:ins w:id="3100" w:author="PR Preview" w:date="2026-01-01T00:00:00Z">
        <w:r>
          <w:t xml:space="preserve">the squared</w:t>
        </w:r>
      </w:ins>
      <w:ins w:id="3101" w:author="PR Preview" w:date="2026-01-01T00:00:00Z">
        <w:r>
          <w:t xml:space="preserve"> </w:t>
        </w:r>
      </w:ins>
      <w:hyperlink w:anchor="def-prediction-bias">
        <w:ins w:id="3102" w:author="PR Preview" w:date="2026-01-01T00:00:00Z">
          <w:r>
            <w:rPr>
              <w:rStyle w:val="Hyperlink"/>
            </w:rPr>
            <w:t xml:space="preserve">bias</w:t>
          </w:r>
        </w:ins>
      </w:hyperlink>
      <w:ins w:id="3103" w:author="PR Preview" w:date="2026-01-01T00:00:00Z">
        <w:r>
          <w:t xml:space="preserve"> </w:t>
        </w:r>
      </w:ins>
      <w:ins w:id="3104" w:author="PR Preview" w:date="2026-01-01T00:00:00Z">
        <w:r>
          <w:t xml:space="preserve">of the prediction, used as an</w:t>
        </w:r>
      </w:ins>
      <w:ins w:id="3105" w:author="PR Preview" w:date="2026-01-01T00:00:00Z">
        <w:r>
          <w:t xml:space="preserve"> </w:t>
        </w:r>
      </w:ins>
      <w:hyperlink r:id="rId133">
        <w:ins w:id="3106" w:author="PR Preview" w:date="2026-01-01T00:00:00Z">
          <w:r>
            <w:rPr>
              <w:rStyle w:val="Hyperlink"/>
            </w:rPr>
            <w:t xml:space="preserve">estimator</w:t>
          </w:r>
        </w:ins>
      </w:hyperlink>
      <w:ins w:id="3107" w:author="PR Preview" w:date="2026-01-01T00:00:00Z">
        <w:r>
          <w:t xml:space="preserve"> </w:t>
        </w:r>
      </w:ins>
      <w:ins w:id="3108" w:author="PR Preview" w:date="2026-01-01T00:00:00Z">
        <w:r>
          <w:t xml:space="preserve">of</w:t>
        </w:r>
      </w:ins>
      <w:ins w:id="3109" w:author="PR Preview" w:date="2026-01-01T00:00:00Z">
        <w:r>
          <w:t xml:space="preserve"> </w:t>
        </w:r>
      </w:ins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3110" w:author="PR Preview" w:date="2026-01-01T00:00:00Z">
        <w:r>
          <w:t xml:space="preserve">, does not rise</w:t>
        </w:r>
      </w:ins>
      <w:ins w:id="3111" w:author="PR Preview" w:date="2026-01-01T00:00:00Z">
        <w:r>
          <w:t xml:space="preserve"> </w:t>
        </w:r>
      </w:ins>
      <w:ins w:id="3112" w:author="PR Preview" w:date="2026-01-01T00:00:00Z">
        <w:r>
          <w:t xml:space="preserve">and its</w:t>
        </w:r>
      </w:ins>
      <w:ins w:id="3113" w:author="PR Preview" w:date="2026-01-01T00:00:00Z">
        <w:r>
          <w:t xml:space="preserve"> </w:t>
        </w:r>
      </w:ins>
      <w:hyperlink r:id="rId139">
        <w:ins w:id="3114" w:author="PR Preview" w:date="2026-01-01T00:00:00Z">
          <w:r>
            <w:rPr>
              <w:rStyle w:val="Hyperlink"/>
            </w:rPr>
            <w:t xml:space="preserve">variance</w:t>
          </w:r>
        </w:ins>
      </w:hyperlink>
      <w:ins w:id="3115" w:author="PR Preview" w:date="2026-01-01T00:00:00Z">
        <w:r>
          <w:t xml:space="preserve"> </w:t>
        </w:r>
      </w:ins>
      <w:ins w:id="3116" w:author="PR Preview" w:date="2026-01-01T00:00:00Z">
        <w:r>
          <w:t xml:space="preserve">does not fall:</w:t>
        </w:r>
      </w:ins>
    </w:p>
    <w:p>
      <w:pPr>
        <w:pStyle w:val="BodyText"/>
      </w:pPr>
      <w:bookmarkStart w:id="164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6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2.2.2)</w:t>
      </w:r>
      <w:r>
        <w:t xml:space="preserve">;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165"/>
    <w:bookmarkStart w:id="166" w:name="rem-overfitting-tradeoff"/>
    <w:p>
      <w:pPr>
        <w:pStyle w:val="BodyText"/>
      </w:pPr>
      <w:del w:id="3117" w:author="PR Preview" w:date="2026-01-01T00:00:00Z">
        <w:r>
          <w:rPr>
            <w:i/>
            <w:iCs/>
          </w:rPr>
          <w:delText xml:space="preserve">Remark 14</w:delText>
        </w:r>
      </w:del>
      <w:del w:id="3118" w:author="PR Preview" w:date="2026-01-01T00:00:00Z">
        <w:r>
          <w:delText xml:space="preserve"> (Overfitting and the trade-off). </w:delText>
        </w:r>
      </w:del>
      <w:del w:id="3119" w:author="PR Preview" w:date="2026-01-01T00:00:00Z">
        <w:r>
          <w:delText xml:space="preserve">By</w:delText>
        </w:r>
      </w:del>
      <w:del w:id="3120" w:author="PR Preview" w:date="2026-01-01T00:00:00Z">
        <w:r>
          <w:delText xml:space="preserve"> </w:delText>
        </w:r>
      </w:del>
      <w:hyperlink w:anchor="thm-epe-decomposition">
        <w:del w:id="3121" w:author="PR Preview" w:date="2026-01-01T00:00:00Z">
          <w:r>
            <w:rPr>
              <w:rStyle w:val="Hyperlink"/>
            </w:rPr>
            <w:delText xml:space="preserve">Theorem 3</w:delText>
          </w:r>
        </w:del>
      </w:hyperlink>
      <w:del w:id="3122" w:author="PR Preview" w:date="2026-01-01T00:00:00Z">
        <w:r>
          <w:delText xml:space="preserve">,</w:delText>
        </w:r>
      </w:del>
      <w:del w:id="3123" w:author="PR Preview" w:date="2026-01-01T00:00:00Z">
        <w:r>
          <w:delText xml:space="preserve"> </w:delText>
        </w:r>
      </w:del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3124" w:author="PR Preview" w:date="2026-01-01T00:00:00Z">
        <w:r>
          <w:delText xml:space="preserve"> </w:delText>
        </w:r>
      </w:del>
      <w:del w:id="3125" w:author="PR Preview" w:date="2026-01-01T00:00:00Z">
        <w:r>
          <w:delText xml:space="preserve">is the squared bias plus the variance plus</w:delText>
        </w:r>
      </w:del>
      <w:del w:id="3126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3127" w:author="PR Preview" w:date="2026-01-01T00:00:00Z">
        <w:r>
          <w:delText xml:space="preserve">.</w:delText>
        </w:r>
      </w:del>
      <w:del w:id="3128" w:author="PR Preview" w:date="2026-01-01T00:00:00Z">
        <w:r>
          <w:delText xml:space="preserve"> </w:delText>
        </w:r>
      </w:del>
      <w:del w:id="3129" w:author="PR Preview" w:date="2026-01-01T00:00:00Z">
        <w:r>
          <w:delText xml:space="preserve">Under a</w:delText>
        </w:r>
      </w:del>
      <w:del w:id="3130" w:author="PR Preview" w:date="2026-01-01T00:00:00Z">
        <w:r>
          <w:delText xml:space="preserve"> </w:delText>
        </w:r>
      </w:del>
      <w:hyperlink w:anchor="def-bias-variance-tradeoff">
        <w:del w:id="3131" w:author="PR Preview" w:date="2026-01-01T00:00:00Z">
          <w:r>
            <w:rPr>
              <w:rStyle w:val="Hyperlink"/>
            </w:rPr>
            <w:delText xml:space="preserve">bias–variance trade-off</w:delText>
          </w:r>
        </w:del>
      </w:hyperlink>
      <w:del w:id="3132" w:author="PR Preview" w:date="2026-01-01T00:00:00Z">
        <w:r>
          <w:delText xml:space="preserve"> </w:delText>
        </w:r>
      </w:del>
      <w:del w:id="3133" w:author="PR Preview" w:date="2026-01-01T00:00:00Z">
        <w:r>
          <w:delText xml:space="preserve">among</w:delText>
        </w:r>
      </w:del>
      <w:del w:id="3134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del w:id="3135" w:author="PR Preview" w:date="2026-01-01T00:00:00Z">
        <w:r>
          <w:delText xml:space="preserve">,</w:delText>
        </w:r>
      </w:del>
      <w:del w:id="3136" w:author="PR Preview" w:date="2026-01-01T00:00:00Z">
        <w:r>
          <w:delText xml:space="preserve"> </w:delText>
        </w:r>
      </w:del>
      <w:del w:id="3137" w:author="PR Preview" w:date="2026-01-01T00:00:00Z">
        <w:r>
          <w:delText xml:space="preserve">moving from</w:delText>
        </w:r>
      </w:del>
      <w:del w:id="3138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del w:id="3139" w:author="PR Preview" w:date="2026-01-01T00:00:00Z">
        <w:r>
          <w:delText xml:space="preserve"> </w:delText>
        </w:r>
      </w:del>
      <w:del w:id="3140" w:author="PR Preview" w:date="2026-01-01T00:00:00Z">
        <w:r>
          <w:delText xml:space="preserve">to</w:delText>
        </w:r>
      </w:del>
      <w:del w:id="3141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del w:id="3142" w:author="PR Preview" w:date="2026-01-01T00:00:00Z">
        <w:r>
          <w:delText xml:space="preserve"> </w:delText>
        </w:r>
      </w:del>
      <w:del w:id="3143" w:author="PR Preview" w:date="2026-01-01T00:00:00Z">
        <w:r>
          <w:delText xml:space="preserve">lowers the expected squared prediction error at</w:delText>
        </w:r>
      </w:del>
      <w:del w:id="3144" w:author="PR Preview" w:date="2026-01-01T00:00:00Z">
        <w:r>
          <w:delText xml:space="preserve"> </w:delText>
        </w:r>
      </w:del>
      <m:oMath>
        <m:r>
          <m:t>x</m:t>
        </m:r>
      </m:oMath>
      <w:del w:id="3145" w:author="PR Preview" w:date="2026-01-01T00:00:00Z">
        <w:r>
          <w:delText xml:space="preserve"> </w:delText>
        </w:r>
      </w:del>
      <w:del w:id="3146" w:author="PR Preview" w:date="2026-01-01T00:00:00Z">
        <w:r>
          <w:delText xml:space="preserve">when the squared bias falls by more than the variance rises,</w:delText>
        </w:r>
      </w:del>
      <w:del w:id="3147" w:author="PR Preview" w:date="2026-01-01T00:00:00Z">
        <w:r>
          <w:delText xml:space="preserve"> </w:delText>
        </w:r>
      </w:del>
      <w:del w:id="3148" w:author="PR Preview" w:date="2026-01-01T00:00:00Z">
        <w:r>
          <w:delText xml:space="preserve">and raises it otherwise.</w:delText>
        </w:r>
      </w:del>
      <w:del w:id="3149" w:author="PR Preview" w:date="2026-01-01T00:00:00Z">
        <w:r>
          <w:delText xml:space="preserve"> </w:delText>
        </w:r>
      </w:del>
      <w:del w:id="3150" w:author="PR Preview" w:date="2026-01-01T00:00:00Z">
        <w:r>
          <w:delText xml:space="preserve">The smallest of</w:delText>
        </w:r>
      </w:del>
      <w:del w:id="3151" w:author="PR Preview" w:date="2026-01-01T00:00:00Z">
        <w:r>
          <w:delText xml:space="preserve"> </w:delText>
        </w:r>
      </w:del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3152" w:author="PR Preview" w:date="2026-01-01T00:00:00Z">
        <w:r>
          <w:delText xml:space="preserve"> </w:delText>
        </w:r>
      </w:del>
      <w:del w:id="3153" w:author="PR Preview" w:date="2026-01-01T00:00:00Z">
        <w:r>
          <w:delText xml:space="preserve">is often at some</w:delText>
        </w:r>
      </w:del>
      <w:del w:id="3154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l</m:t>
            </m:r>
          </m:sub>
        </m:sSub>
      </m:oMath>
      <w:del w:id="3155" w:author="PR Preview" w:date="2026-01-01T00:00:00Z">
        <w:r>
          <w:delText xml:space="preserve"> </w:delText>
        </w:r>
      </w:del>
      <w:del w:id="3156" w:author="PR Preview" w:date="2026-01-01T00:00:00Z">
        <w:r>
          <w:delText xml:space="preserve">with</w:delText>
        </w:r>
      </w:del>
      <w:del w:id="3157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del w:id="3158" w:author="PR Preview" w:date="2026-01-01T00:00:00Z">
        <w:r>
          <w:delText xml:space="preserve"> </w:delText>
        </w:r>
      </w:del>
      <w:del w:id="3159" w:author="PR Preview" w:date="2026-01-01T00:00:00Z">
        <w:r>
          <w:delText xml:space="preserve">(James et al. 2021, sec. 2.2.2)</w:delText>
        </w:r>
      </w:del>
      <w:del w:id="3160" w:author="PR Preview" w:date="2026-01-01T00:00:00Z">
        <w:r>
          <w:delText xml:space="preserve">,</w:delText>
        </w:r>
      </w:del>
      <w:del w:id="3161" w:author="PR Preview" w:date="2026-01-01T00:00:00Z">
        <w:r>
          <w:delText xml:space="preserve"> </w:delText>
        </w:r>
      </w:del>
      <w:del w:id="3162" w:author="PR Preview" w:date="2026-01-01T00:00:00Z">
        <w:r>
          <w:delText xml:space="preserve">but not always:</w:delText>
        </w:r>
      </w:del>
      <w:del w:id="3163" w:author="PR Preview" w:date="2026-01-01T00:00:00Z">
        <w:r>
          <w:delText xml:space="preserve"> </w:delText>
        </w:r>
      </w:del>
      <w:del w:id="3164" w:author="PR Preview" w:date="2026-01-01T00:00:00Z">
        <w:r>
          <w:delText xml:space="preserve">if the mean function</w:delText>
        </w:r>
      </w:del>
      <w:del w:id="3165" w:author="PR Preview" w:date="2026-01-01T00:00:00Z">
        <w:r>
          <w:delText xml:space="preserve"> </w:delText>
        </w:r>
      </w:del>
      <m:oMath>
        <m:r>
          <m:t>μ</m:t>
        </m:r>
      </m:oMath>
      <w:del w:id="3166" w:author="PR Preview" w:date="2026-01-01T00:00:00Z">
        <w:r>
          <w:delText xml:space="preserve"> </w:delText>
        </w:r>
      </w:del>
      <w:del w:id="3167" w:author="PR Preview" w:date="2026-01-01T00:00:00Z">
        <w:r>
          <w:delText xml:space="preserve">is among the functions that candidate</w:delText>
        </w:r>
      </w:del>
      <w:del w:id="3168" w:author="PR Preview" w:date="2026-01-01T00:00:00Z">
        <w:r>
          <w:delText xml:space="preserve"> </w:delText>
        </w:r>
      </w:del>
      <m:oMath>
        <m:r>
          <m:t>1</m:t>
        </m:r>
      </m:oMath>
      <w:del w:id="3169" w:author="PR Preview" w:date="2026-01-01T00:00:00Z">
        <w:r>
          <w:delText xml:space="preserve"> </w:delText>
        </w:r>
      </w:del>
      <w:del w:id="3170" w:author="PR Preview" w:date="2026-01-01T00:00:00Z">
        <w:r>
          <w:delText xml:space="preserve">can fit,</w:delText>
        </w:r>
      </w:del>
      <w:del w:id="3171" w:author="PR Preview" w:date="2026-01-01T00:00:00Z">
        <w:r>
          <w:delText xml:space="preserve"> </w:delText>
        </w:r>
      </w:del>
      <w:del w:id="3172" w:author="PR Preview" w:date="2026-01-01T00:00:00Z">
        <w:r>
          <w:delText xml:space="preserve">the squared bias of</w:delText>
        </w:r>
      </w:del>
      <w:del w:id="3173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del w:id="3174" w:author="PR Preview" w:date="2026-01-01T00:00:00Z">
        <w:r>
          <w:delText xml:space="preserve"> </w:delText>
        </w:r>
      </w:del>
      <w:del w:id="3175" w:author="PR Preview" w:date="2026-01-01T00:00:00Z">
        <w:r>
          <w:delText xml:space="preserve">can be zero,</w:delText>
        </w:r>
      </w:del>
      <w:del w:id="3176" w:author="PR Preview" w:date="2026-01-01T00:00:00Z">
        <w:r>
          <w:delText xml:space="preserve"> </w:delText>
        </w:r>
      </w:del>
      <w:del w:id="3177" w:author="PR Preview" w:date="2026-01-01T00:00:00Z">
        <w:r>
          <w:delText xml:space="preserve">and then no more flexible</w:delText>
        </w:r>
      </w:del>
      <w:del w:id="3178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del w:id="3179" w:author="PR Preview" w:date="2026-01-01T00:00:00Z">
        <w:r>
          <w:delText xml:space="preserve"> </w:delText>
        </w:r>
      </w:del>
      <w:del w:id="3180" w:author="PR Preview" w:date="2026-01-01T00:00:00Z">
        <w:r>
          <w:delText xml:space="preserve">has a smaller squared bias</w:delText>
        </w:r>
      </w:del>
      <w:del w:id="3181" w:author="PR Preview" w:date="2026-01-01T00:00:00Z">
        <w:r>
          <w:delText xml:space="preserve"> </w:delText>
        </w:r>
      </w:del>
      <w:del w:id="3182" w:author="PR Preview" w:date="2026-01-01T00:00:00Z">
        <w:r>
          <w:delText xml:space="preserve">and, under the trade-off, none has a smaller variance,</w:delText>
        </w:r>
      </w:del>
      <w:del w:id="3183" w:author="PR Preview" w:date="2026-01-01T00:00:00Z">
        <w:r>
          <w:delText xml:space="preserve"> </w:delText>
        </w:r>
      </w:del>
      <w:del w:id="3184" w:author="PR Preview" w:date="2026-01-01T00:00:00Z">
        <w:r>
          <w:delText xml:space="preserve">so none has a smaller expected squared prediction error.</w:delText>
        </w:r>
      </w:del>
      <w:del w:id="3185" w:author="PR Preview" w:date="2026-01-01T00:00:00Z">
        <w:r>
          <w:delText xml:space="preserve"> </w:delText>
        </w:r>
      </w:del>
      <w:del w:id="3186" w:author="PR Preview" w:date="2026-01-01T00:00:00Z">
        <w:r>
          <w:delText xml:space="preserve">Past the candidate with the smallest expected squared prediction error,</w:delText>
        </w:r>
      </w:del>
      <w:del w:id="3187" w:author="PR Preview" w:date="2026-01-01T00:00:00Z">
        <w:r>
          <w:delText xml:space="preserve"> </w:delText>
        </w:r>
      </w:del>
      <w:del w:id="3188" w:author="PR Preview" w:date="2026-01-01T00:00:00Z">
        <w:r>
          <w:delText xml:space="preserve">the more flexible candidates have lowered their squared bias by less than they have raised their variance,</w:delText>
        </w:r>
      </w:del>
      <w:del w:id="3189" w:author="PR Preview" w:date="2026-01-01T00:00:00Z">
        <w:r>
          <w:delText xml:space="preserve"> </w:delText>
        </w:r>
      </w:del>
      <w:del w:id="3190" w:author="PR Preview" w:date="2026-01-01T00:00:00Z">
        <w:r>
          <w:delText xml:space="preserve">and their fitted models tend to</w:delText>
        </w:r>
      </w:del>
      <w:del w:id="3191" w:author="PR Preview" w:date="2026-01-01T00:00:00Z">
        <w:r>
          <w:delText xml:space="preserve"> </w:delText>
        </w:r>
      </w:del>
      <w:hyperlink w:anchor="def-overfitting">
        <w:del w:id="3192" w:author="PR Preview" w:date="2026-01-01T00:00:00Z">
          <w:r>
            <w:rPr>
              <w:rStyle w:val="Hyperlink"/>
            </w:rPr>
            <w:delText xml:space="preserve">overfit</w:delText>
          </w:r>
        </w:del>
      </w:hyperlink>
      <w:del w:id="3193" w:author="PR Preview" w:date="2026-01-01T00:00:00Z">
        <w:r>
          <w:delText xml:space="preserve">:</w:delText>
        </w:r>
      </w:del>
      <w:del w:id="3194" w:author="PR Preview" w:date="2026-01-01T00:00:00Z">
        <w:r>
          <w:delText xml:space="preserve"> </w:delText>
        </w:r>
      </w:del>
      <w:del w:id="3195" w:author="PR Preview" w:date="2026-01-01T00:00:00Z">
        <w:r>
          <w:delText xml:space="preserve">they fit their training sets more closely than the fitted model of the candidate with the smallest expected squared prediction error</w:delText>
        </w:r>
      </w:del>
      <w:del w:id="3196" w:author="PR Preview" w:date="2026-01-01T00:00:00Z">
        <w:r>
          <w:delText xml:space="preserve"> </w:delText>
        </w:r>
      </w:del>
      <w:del w:id="3197" w:author="PR Preview" w:date="2026-01-01T00:00:00Z">
        <w:r>
          <w:delText xml:space="preserve">but predict new observations worse.</w:delText>
        </w:r>
      </w:del>
    </w:p>
    <w:p>
      <w:pPr>
        <w:pStyle w:val="BodyText"/>
      </w:pPr>
      <w:ins w:id="3198" w:author="PR Preview" w:date="2026-01-01T00:00:00Z">
        <w:r>
          <w:rPr>
            <w:i/>
            <w:iCs/>
          </w:rPr>
          <w:t xml:space="preserve">Remark 14</w:t>
        </w:r>
      </w:ins>
      <w:ins w:id="3199" w:author="PR Preview" w:date="2026-01-01T00:00:00Z">
        <w:r>
          <w:t xml:space="preserve"> (Overfitting and the trade-off). </w:t>
        </w:r>
      </w:ins>
      <w:ins w:id="3200" w:author="PR Preview" w:date="2026-01-01T00:00:00Z">
        <w:r>
          <w:t xml:space="preserve">By</w:t>
        </w:r>
      </w:ins>
      <w:ins w:id="3201" w:author="PR Preview" w:date="2026-01-01T00:00:00Z">
        <w:r>
          <w:t xml:space="preserve"> </w:t>
        </w:r>
      </w:ins>
      <w:hyperlink w:anchor="thm-epe-decomposition">
        <w:ins w:id="3202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3203" w:author="PR Preview" w:date="2026-01-01T00:00:00Z">
        <w:r>
          <w:t xml:space="preserve">,</w:t>
        </w:r>
      </w:ins>
      <w:ins w:id="3204" w:author="PR Preview" w:date="2026-01-01T00:00:00Z">
        <w:r>
          <w:t xml:space="preserve"> </w:t>
        </w:r>
      </w:ins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3205" w:author="PR Preview" w:date="2026-01-01T00:00:00Z">
        <w:r>
          <w:t xml:space="preserve"> </w:t>
        </w:r>
      </w:ins>
      <w:ins w:id="3206" w:author="PR Preview" w:date="2026-01-01T00:00:00Z">
        <w:r>
          <w:t xml:space="preserve">is the squared bias plus the variance plus</w:t>
        </w:r>
      </w:ins>
      <w:ins w:id="3207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3208" w:author="PR Preview" w:date="2026-01-01T00:00:00Z">
        <w:r>
          <w:t xml:space="preserve">.</w:t>
        </w:r>
      </w:ins>
      <w:ins w:id="3209" w:author="PR Preview" w:date="2026-01-01T00:00:00Z">
        <w:r>
          <w:t xml:space="preserve"> </w:t>
        </w:r>
      </w:ins>
      <w:ins w:id="3210" w:author="PR Preview" w:date="2026-01-01T00:00:00Z">
        <w:r>
          <w:t xml:space="preserve">Under a</w:t>
        </w:r>
      </w:ins>
      <w:ins w:id="3211" w:author="PR Preview" w:date="2026-01-01T00:00:00Z">
        <w:r>
          <w:t xml:space="preserve"> </w:t>
        </w:r>
      </w:ins>
      <w:hyperlink w:anchor="def-bias-variance-tradeoff">
        <w:ins w:id="3212" w:author="PR Preview" w:date="2026-01-01T00:00:00Z">
          <w:r>
            <w:rPr>
              <w:rStyle w:val="Hyperlink"/>
            </w:rPr>
            <w:t xml:space="preserve">bias–variance trade-off</w:t>
          </w:r>
        </w:ins>
      </w:hyperlink>
      <w:ins w:id="3213" w:author="PR Preview" w:date="2026-01-01T00:00:00Z">
        <w:r>
          <w:t xml:space="preserve"> </w:t>
        </w:r>
      </w:ins>
      <w:ins w:id="3214" w:author="PR Preview" w:date="2026-01-01T00:00:00Z">
        <w:r>
          <w:t xml:space="preserve">among</w:t>
        </w:r>
      </w:ins>
      <w:ins w:id="3215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ins w:id="3216" w:author="PR Preview" w:date="2026-01-01T00:00:00Z">
        <w:r>
          <w:t xml:space="preserve">,</w:t>
        </w:r>
      </w:ins>
      <w:ins w:id="3217" w:author="PR Preview" w:date="2026-01-01T00:00:00Z">
        <w:r>
          <w:t xml:space="preserve"> </w:t>
        </w:r>
      </w:ins>
      <w:ins w:id="3218" w:author="PR Preview" w:date="2026-01-01T00:00:00Z">
        <w:r>
          <w:t xml:space="preserve">moving from</w:t>
        </w:r>
      </w:ins>
      <w:ins w:id="3219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ins w:id="3220" w:author="PR Preview" w:date="2026-01-01T00:00:00Z">
        <w:r>
          <w:t xml:space="preserve"> </w:t>
        </w:r>
      </w:ins>
      <w:ins w:id="3221" w:author="PR Preview" w:date="2026-01-01T00:00:00Z">
        <w:r>
          <w:t xml:space="preserve">to</w:t>
        </w:r>
      </w:ins>
      <w:ins w:id="3222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ins w:id="3223" w:author="PR Preview" w:date="2026-01-01T00:00:00Z">
        <w:r>
          <w:t xml:space="preserve"> </w:t>
        </w:r>
      </w:ins>
      <w:ins w:id="3224" w:author="PR Preview" w:date="2026-01-01T00:00:00Z">
        <w:r>
          <w:t xml:space="preserve">lowers the expected squared prediction error at</w:t>
        </w:r>
      </w:ins>
      <w:ins w:id="3225" w:author="PR Preview" w:date="2026-01-01T00:00:00Z">
        <w:r>
          <w:t xml:space="preserve"> </w:t>
        </w:r>
      </w:ins>
      <m:oMath>
        <m:r>
          <m:t>x</m:t>
        </m:r>
      </m:oMath>
      <w:ins w:id="3226" w:author="PR Preview" w:date="2026-01-01T00:00:00Z">
        <w:r>
          <w:t xml:space="preserve"> </w:t>
        </w:r>
      </w:ins>
      <w:ins w:id="3227" w:author="PR Preview" w:date="2026-01-01T00:00:00Z">
        <w:r>
          <w:t xml:space="preserve">when the squared bias falls by more than the variance rises,</w:t>
        </w:r>
      </w:ins>
      <w:ins w:id="3228" w:author="PR Preview" w:date="2026-01-01T00:00:00Z">
        <w:r>
          <w:t xml:space="preserve"> </w:t>
        </w:r>
      </w:ins>
      <w:ins w:id="3229" w:author="PR Preview" w:date="2026-01-01T00:00:00Z">
        <w:r>
          <w:t xml:space="preserve">and raises it otherwise.</w:t>
        </w:r>
      </w:ins>
      <w:ins w:id="3230" w:author="PR Preview" w:date="2026-01-01T00:00:00Z">
        <w:r>
          <w:t xml:space="preserve"> </w:t>
        </w:r>
      </w:ins>
      <w:ins w:id="3231" w:author="PR Preview" w:date="2026-01-01T00:00:00Z">
        <w:r>
          <w:t xml:space="preserve">The smallest of</w:t>
        </w:r>
      </w:ins>
      <w:ins w:id="3232" w:author="PR Preview" w:date="2026-01-01T00:00:00Z">
        <w:r>
          <w:t xml:space="preserve"> </w:t>
        </w:r>
      </w:ins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3233" w:author="PR Preview" w:date="2026-01-01T00:00:00Z">
        <w:r>
          <w:t xml:space="preserve"> </w:t>
        </w:r>
      </w:ins>
      <w:ins w:id="3234" w:author="PR Preview" w:date="2026-01-01T00:00:00Z">
        <w:r>
          <w:t xml:space="preserve">is often at some</w:t>
        </w:r>
      </w:ins>
      <w:ins w:id="3235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l</m:t>
            </m:r>
          </m:sub>
        </m:sSub>
      </m:oMath>
      <w:ins w:id="3236" w:author="PR Preview" w:date="2026-01-01T00:00:00Z">
        <w:r>
          <w:t xml:space="preserve"> </w:t>
        </w:r>
      </w:ins>
      <w:ins w:id="3237" w:author="PR Preview" w:date="2026-01-01T00:00:00Z">
        <w:r>
          <w:t xml:space="preserve">with</w:t>
        </w:r>
      </w:ins>
      <w:ins w:id="3238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ins w:id="3239" w:author="PR Preview" w:date="2026-01-01T00:00:00Z">
        <w:r>
          <w:t xml:space="preserve"> </w:t>
        </w:r>
      </w:ins>
      <w:ins w:id="3240" w:author="PR Preview" w:date="2026-01-01T00:00:00Z">
        <w:r>
          <w:t xml:space="preserve">(James et al. 2021, sec. 2.2.2)</w:t>
        </w:r>
      </w:ins>
      <w:ins w:id="3241" w:author="PR Preview" w:date="2026-01-01T00:00:00Z">
        <w:r>
          <w:t xml:space="preserve">,</w:t>
        </w:r>
      </w:ins>
      <w:ins w:id="3242" w:author="PR Preview" w:date="2026-01-01T00:00:00Z">
        <w:r>
          <w:t xml:space="preserve"> </w:t>
        </w:r>
      </w:ins>
      <w:ins w:id="3243" w:author="PR Preview" w:date="2026-01-01T00:00:00Z">
        <w:r>
          <w:t xml:space="preserve">but not always:</w:t>
        </w:r>
      </w:ins>
      <w:ins w:id="3244" w:author="PR Preview" w:date="2026-01-01T00:00:00Z">
        <w:r>
          <w:t xml:space="preserve"> </w:t>
        </w:r>
      </w:ins>
      <w:ins w:id="3245" w:author="PR Preview" w:date="2026-01-01T00:00:00Z">
        <w:r>
          <w:t xml:space="preserve">if the mean function</w:t>
        </w:r>
      </w:ins>
      <w:ins w:id="3246" w:author="PR Preview" w:date="2026-01-01T00:00:00Z">
        <w:r>
          <w:t xml:space="preserve"> </w:t>
        </w:r>
      </w:ins>
      <m:oMath>
        <m:r>
          <m:t>μ</m:t>
        </m:r>
      </m:oMath>
      <w:ins w:id="3247" w:author="PR Preview" w:date="2026-01-01T00:00:00Z">
        <w:r>
          <w:t xml:space="preserve"> </w:t>
        </w:r>
      </w:ins>
      <w:ins w:id="3248" w:author="PR Preview" w:date="2026-01-01T00:00:00Z">
        <w:r>
          <w:t xml:space="preserve">is among the functions that candidate</w:t>
        </w:r>
      </w:ins>
      <w:ins w:id="3249" w:author="PR Preview" w:date="2026-01-01T00:00:00Z">
        <w:r>
          <w:t xml:space="preserve"> </w:t>
        </w:r>
      </w:ins>
      <m:oMath>
        <m:r>
          <m:t>1</m:t>
        </m:r>
      </m:oMath>
      <w:ins w:id="3250" w:author="PR Preview" w:date="2026-01-01T00:00:00Z">
        <w:r>
          <w:t xml:space="preserve"> </w:t>
        </w:r>
      </w:ins>
      <w:ins w:id="3251" w:author="PR Preview" w:date="2026-01-01T00:00:00Z">
        <w:r>
          <w:t xml:space="preserve">can fit,</w:t>
        </w:r>
      </w:ins>
      <w:ins w:id="3252" w:author="PR Preview" w:date="2026-01-01T00:00:00Z">
        <w:r>
          <w:t xml:space="preserve"> </w:t>
        </w:r>
      </w:ins>
      <w:ins w:id="3253" w:author="PR Preview" w:date="2026-01-01T00:00:00Z">
        <w:r>
          <w:t xml:space="preserve">the squared bias of</w:t>
        </w:r>
      </w:ins>
      <w:ins w:id="3254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ins w:id="3255" w:author="PR Preview" w:date="2026-01-01T00:00:00Z">
        <w:r>
          <w:t xml:space="preserve"> </w:t>
        </w:r>
      </w:ins>
      <w:ins w:id="3256" w:author="PR Preview" w:date="2026-01-01T00:00:00Z">
        <w:r>
          <w:t xml:space="preserve">can be zero,</w:t>
        </w:r>
      </w:ins>
      <w:ins w:id="3257" w:author="PR Preview" w:date="2026-01-01T00:00:00Z">
        <w:r>
          <w:t xml:space="preserve"> </w:t>
        </w:r>
      </w:ins>
      <w:ins w:id="3258" w:author="PR Preview" w:date="2026-01-01T00:00:00Z">
        <w:r>
          <w:t xml:space="preserve">and then no more flexible</w:t>
        </w:r>
      </w:ins>
      <w:ins w:id="3259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ins w:id="3260" w:author="PR Preview" w:date="2026-01-01T00:00:00Z">
        <w:r>
          <w:t xml:space="preserve"> </w:t>
        </w:r>
      </w:ins>
      <w:ins w:id="3261" w:author="PR Preview" w:date="2026-01-01T00:00:00Z">
        <w:r>
          <w:t xml:space="preserve">has a smaller squared bias</w:t>
        </w:r>
      </w:ins>
      <w:ins w:id="3262" w:author="PR Preview" w:date="2026-01-01T00:00:00Z">
        <w:r>
          <w:t xml:space="preserve"> </w:t>
        </w:r>
      </w:ins>
      <w:ins w:id="3263" w:author="PR Preview" w:date="2026-01-01T00:00:00Z">
        <w:r>
          <w:t xml:space="preserve">and, under the trade-off, none has a smaller variance,</w:t>
        </w:r>
      </w:ins>
      <w:ins w:id="3264" w:author="PR Preview" w:date="2026-01-01T00:00:00Z">
        <w:r>
          <w:t xml:space="preserve"> </w:t>
        </w:r>
      </w:ins>
      <w:ins w:id="3265" w:author="PR Preview" w:date="2026-01-01T00:00:00Z">
        <w:r>
          <w:t xml:space="preserve">so none has a smaller expected squared prediction error.</w:t>
        </w:r>
      </w:ins>
      <w:ins w:id="3266" w:author="PR Preview" w:date="2026-01-01T00:00:00Z">
        <w:r>
          <w:t xml:space="preserve"> </w:t>
        </w:r>
      </w:ins>
      <w:ins w:id="3267" w:author="PR Preview" w:date="2026-01-01T00:00:00Z">
        <w:r>
          <w:t xml:space="preserve">Past the candidate with the smallest expected squared prediction error,</w:t>
        </w:r>
      </w:ins>
      <w:ins w:id="3268" w:author="PR Preview" w:date="2026-01-01T00:00:00Z">
        <w:r>
          <w:t xml:space="preserve"> </w:t>
        </w:r>
      </w:ins>
      <w:ins w:id="3269" w:author="PR Preview" w:date="2026-01-01T00:00:00Z">
        <w:r>
          <w:t xml:space="preserve">the more flexible candidates have lowered their squared bias by less than they have raised their variance,</w:t>
        </w:r>
      </w:ins>
      <w:ins w:id="3270" w:author="PR Preview" w:date="2026-01-01T00:00:00Z">
        <w:r>
          <w:t xml:space="preserve"> </w:t>
        </w:r>
      </w:ins>
      <w:ins w:id="3271" w:author="PR Preview" w:date="2026-01-01T00:00:00Z">
        <w:r>
          <w:t xml:space="preserve">and their fitted models tend to</w:t>
        </w:r>
      </w:ins>
      <w:ins w:id="3272" w:author="PR Preview" w:date="2026-01-01T00:00:00Z">
        <w:r>
          <w:t xml:space="preserve"> </w:t>
        </w:r>
      </w:ins>
      <w:hyperlink w:anchor="def-overfitting">
        <w:ins w:id="3273" w:author="PR Preview" w:date="2026-01-01T00:00:00Z">
          <w:r>
            <w:rPr>
              <w:rStyle w:val="Hyperlink"/>
            </w:rPr>
            <w:t xml:space="preserve">overfit</w:t>
          </w:r>
        </w:ins>
      </w:hyperlink>
      <w:ins w:id="3274" w:author="PR Preview" w:date="2026-01-01T00:00:00Z">
        <w:r>
          <w:t xml:space="preserve">:</w:t>
        </w:r>
      </w:ins>
      <w:ins w:id="3275" w:author="PR Preview" w:date="2026-01-01T00:00:00Z">
        <w:r>
          <w:t xml:space="preserve"> </w:t>
        </w:r>
      </w:ins>
      <w:ins w:id="3276" w:author="PR Preview" w:date="2026-01-01T00:00:00Z">
        <w:r>
          <w:t xml:space="preserve">they fit their training sets more closely than the fitted model of the candidate with the smallest expected squared prediction error</w:t>
        </w:r>
      </w:ins>
      <w:ins w:id="3277" w:author="PR Preview" w:date="2026-01-01T00:00:00Z">
        <w:r>
          <w:t xml:space="preserve"> </w:t>
        </w:r>
      </w:ins>
      <w:ins w:id="3278" w:author="PR Preview" w:date="2026-01-01T00:00:00Z">
        <w:r>
          <w:t xml:space="preserve">but predict new observations worse.</w:t>
        </w:r>
      </w:ins>
    </w:p>
    <w:bookmarkEnd w:id="166"/>
    <w:bookmarkStart w:id="167" w:name="rem-overfitting-causes"/>
    <w:p>
      <w:pPr>
        <w:pStyle w:val="BodyText"/>
      </w:pPr>
      <w:r>
        <w:rPr>
          <w:i/>
          <w:iCs/>
        </w:rPr>
        <w:t xml:space="preserve">Remark 15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14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67"/>
    <w:bookmarkStart w:id="168" w:name="exr-held-out-unbiased"/>
    <w:p>
      <w:pPr>
        <w:pStyle w:val="BodyText"/>
      </w:pPr>
      <w:del w:id="3279" w:author="PR Preview" w:date="2026-01-01T00:00:00Z">
        <w:r>
          <w:rPr>
            <w:b/>
            <w:bCs/>
          </w:rPr>
          <w:delText xml:space="preserve">Exercise 7 (Held-out predictions and the generalization error)</w:delText>
        </w:r>
      </w:del>
      <w:del w:id="3280" w:author="PR Preview" w:date="2026-01-01T00:00:00Z">
        <w:r>
          <w:delText xml:space="preserve"> </w:delText>
        </w:r>
      </w:del>
      <w:del w:id="3281" w:author="PR Preview" w:date="2026-01-01T00:00:00Z">
        <w:r>
          <w:delText xml:space="preserve">A</w:delText>
        </w:r>
      </w:del>
      <w:del w:id="3282" w:author="PR Preview" w:date="2026-01-01T00:00:00Z">
        <w:r>
          <w:delText xml:space="preserve"> </w:delText>
        </w:r>
      </w:del>
      <w:hyperlink w:anchor="def-prediction-rule">
        <w:del w:id="3283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3284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3285" w:author="PR Preview" w:date="2026-01-01T00:00:00Z">
        <w:r>
          <w:delText xml:space="preserve"> </w:delText>
        </w:r>
      </w:del>
      <w:del w:id="3286" w:author="PR Preview" w:date="2026-01-01T00:00:00Z">
        <w:r>
          <w:delText xml:space="preserve">is fitted to a</w:delText>
        </w:r>
      </w:del>
      <w:del w:id="3287" w:author="PR Preview" w:date="2026-01-01T00:00:00Z">
        <w:r>
          <w:delText xml:space="preserve"> </w:delText>
        </w:r>
      </w:del>
      <w:hyperlink w:anchor="def-training-set">
        <w:del w:id="3288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328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290" w:author="PR Preview" w:date="2026-01-01T00:00:00Z">
        <w:r>
          <w:delText xml:space="preserve">.</w:delText>
        </w:r>
      </w:del>
      <w:del w:id="3291" w:author="PR Preview" w:date="2026-01-01T00:00:00Z">
        <w:r>
          <w:delText xml:space="preserve"> </w:delText>
        </w:r>
      </w:del>
      <w:del w:id="3292" w:author="PR Preview" w:date="2026-01-01T00:00:00Z">
        <w:r>
          <w:delText xml:space="preserve">A</w:delText>
        </w:r>
      </w:del>
      <w:del w:id="3293" w:author="PR Preview" w:date="2026-01-01T00:00:00Z">
        <w:r>
          <w:delText xml:space="preserve"> </w:delText>
        </w:r>
      </w:del>
      <w:hyperlink w:anchor="def-held-out-set">
        <w:del w:id="3294" w:author="PR Preview" w:date="2026-01-01T00:00:00Z">
          <w:r>
            <w:rPr>
              <w:rStyle w:val="Hyperlink"/>
            </w:rPr>
            <w:delText xml:space="preserve">held-out set</w:delText>
          </w:r>
        </w:del>
      </w:hyperlink>
      <w:del w:id="3295" w:author="PR Preview" w:date="2026-01-01T00:00:00Z">
        <w:r>
          <w:delText xml:space="preserve"> </w:delText>
        </w:r>
      </w:del>
      <w:del w:id="3296" w:author="PR Preview" w:date="2026-01-01T00:00:00Z">
        <w:r>
          <w:delText xml:space="preserve">of</w:delText>
        </w:r>
      </w:del>
      <w:del w:id="3297" w:author="PR Preview" w:date="2026-01-01T00:00:00Z">
        <w:r>
          <w:delText xml:space="preserve"> </w:delText>
        </w:r>
      </w:del>
      <m:oMath>
        <m:r>
          <m:t>m</m:t>
        </m:r>
      </m:oMath>
      <w:del w:id="3298" w:author="PR Preview" w:date="2026-01-01T00:00:00Z">
        <w:r>
          <w:delText xml:space="preserve"> </w:delText>
        </w:r>
      </w:del>
      <w:del w:id="3299" w:author="PR Preview" w:date="2026-01-01T00:00:00Z">
        <w:r>
          <w:delText xml:space="preserve">observations</w:delText>
        </w:r>
      </w:del>
      <w:del w:id="330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del w:id="3301" w:author="PR Preview" w:date="2026-01-01T00:00:00Z">
        <w:r>
          <w:delText xml:space="preserve"> </w:delText>
        </w:r>
      </w:del>
      <w:del w:id="3302" w:author="PR Preview" w:date="2026-01-01T00:00:00Z">
        <w:r>
          <w:delText xml:space="preserve">is drawn from the same population as the new observation</w:delText>
        </w:r>
      </w:del>
      <w:del w:id="330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del w:id="3304" w:author="PR Preview" w:date="2026-01-01T00:00:00Z">
        <w:r>
          <w:delText xml:space="preserve"> </w:delText>
        </w:r>
      </w:del>
      <w:del w:id="3305" w:author="PR Preview" w:date="2026-01-01T00:00:00Z">
        <w:r>
          <w:delText xml:space="preserve">of</w:delText>
        </w:r>
      </w:del>
      <w:del w:id="3306" w:author="PR Preview" w:date="2026-01-01T00:00:00Z">
        <w:r>
          <w:delText xml:space="preserve"> </w:delText>
        </w:r>
      </w:del>
      <w:hyperlink w:anchor="def-generalization-error">
        <w:del w:id="3307" w:author="PR Preview" w:date="2026-01-01T00:00:00Z">
          <w:r>
            <w:rPr>
              <w:rStyle w:val="Hyperlink"/>
            </w:rPr>
            <w:delText xml:space="preserve">Definition 18</w:delText>
          </w:r>
        </w:del>
      </w:hyperlink>
      <w:del w:id="3308" w:author="PR Preview" w:date="2026-01-01T00:00:00Z">
        <w:r>
          <w:delText xml:space="preserve">,</w:delText>
        </w:r>
      </w:del>
      <w:del w:id="3309" w:author="PR Preview" w:date="2026-01-01T00:00:00Z">
        <w:r>
          <w:delText xml:space="preserve"> </w:delText>
        </w:r>
      </w:del>
      <w:del w:id="3310" w:author="PR Preview" w:date="2026-01-01T00:00:00Z">
        <w:r>
          <w:delText xml:space="preserve">each independently of</w:delText>
        </w:r>
      </w:del>
      <w:del w:id="3311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312" w:author="PR Preview" w:date="2026-01-01T00:00:00Z">
        <w:r>
          <w:delText xml:space="preserve">.</w:delText>
        </w:r>
      </w:del>
      <w:del w:id="3313" w:author="PR Preview" w:date="2026-01-01T00:00:00Z">
        <w:r>
          <w:delText xml:space="preserve"> </w:delText>
        </w:r>
      </w:del>
      <w:del w:id="3314" w:author="PR Preview" w:date="2026-01-01T00:00:00Z">
        <w:r>
          <w:delText xml:space="preserve">Write</w:delText>
        </w:r>
      </w:del>
      <w:del w:id="3315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del w:id="3316" w:author="PR Preview" w:date="2026-01-01T00:00:00Z">
        <w:r>
          <w:delText xml:space="preserve"> </w:delText>
        </w:r>
      </w:del>
      <w:del w:id="3317" w:author="PR Preview" w:date="2026-01-01T00:00:00Z">
        <w:r>
          <w:delText xml:space="preserve">for the</w:delText>
        </w:r>
      </w:del>
      <w:del w:id="3318" w:author="PR Preview" w:date="2026-01-01T00:00:00Z">
        <w:r>
          <w:delText xml:space="preserve"> </w:delText>
        </w:r>
      </w:del>
      <w:hyperlink w:anchor="def-observation-loss">
        <w:del w:id="3319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3320" w:author="PR Preview" w:date="2026-01-01T00:00:00Z">
        <w:r>
          <w:delText xml:space="preserve"> </w:delText>
        </w:r>
      </w:del>
      <w:del w:id="3321" w:author="PR Preview" w:date="2026-01-01T00:00:00Z">
        <w:r>
          <w:delText xml:space="preserve">of</w:delText>
        </w:r>
      </w:del>
      <w:del w:id="3322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3323" w:author="PR Preview" w:date="2026-01-01T00:00:00Z">
        <w:r>
          <w:delText xml:space="preserve"> </w:delText>
        </w:r>
      </w:del>
      <w:del w:id="3324" w:author="PR Preview" w:date="2026-01-01T00:00:00Z">
        <w:r>
          <w:delText xml:space="preserve">on held-out observation</w:delText>
        </w:r>
      </w:del>
      <w:del w:id="3325" w:author="PR Preview" w:date="2026-01-01T00:00:00Z">
        <w:r>
          <w:delText xml:space="preserve"> </w:delText>
        </w:r>
      </w:del>
      <m:oMath>
        <m:r>
          <m:t>j</m:t>
        </m:r>
      </m:oMath>
      <w:del w:id="3326" w:author="PR Preview" w:date="2026-01-01T00:00:00Z">
        <w:r>
          <w:delText xml:space="preserve">.</w:delText>
        </w:r>
      </w:del>
    </w:p>
    <w:p>
      <w:pPr>
        <w:pStyle w:val="BodyText"/>
      </w:pPr>
      <w:ins w:id="3327" w:author="PR Preview" w:date="2026-01-01T00:00:00Z">
        <w:r>
          <w:rPr>
            <w:b/>
            <w:bCs/>
          </w:rPr>
          <w:t xml:space="preserve">Exercise 7 (Held-out predictions and the generalization error)</w:t>
        </w:r>
      </w:ins>
      <w:ins w:id="3328" w:author="PR Preview" w:date="2026-01-01T00:00:00Z">
        <w:r>
          <w:t xml:space="preserve"> </w:t>
        </w:r>
      </w:ins>
      <w:ins w:id="3329" w:author="PR Preview" w:date="2026-01-01T00:00:00Z">
        <w:r>
          <w:t xml:space="preserve">A</w:t>
        </w:r>
      </w:ins>
      <w:ins w:id="3330" w:author="PR Preview" w:date="2026-01-01T00:00:00Z">
        <w:r>
          <w:t xml:space="preserve"> </w:t>
        </w:r>
      </w:ins>
      <w:hyperlink w:anchor="def-prediction-rule">
        <w:ins w:id="3331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3332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3333" w:author="PR Preview" w:date="2026-01-01T00:00:00Z">
        <w:r>
          <w:t xml:space="preserve"> </w:t>
        </w:r>
      </w:ins>
      <w:ins w:id="3334" w:author="PR Preview" w:date="2026-01-01T00:00:00Z">
        <w:r>
          <w:t xml:space="preserve">is fitted to a</w:t>
        </w:r>
      </w:ins>
      <w:ins w:id="3335" w:author="PR Preview" w:date="2026-01-01T00:00:00Z">
        <w:r>
          <w:t xml:space="preserve"> </w:t>
        </w:r>
      </w:ins>
      <w:hyperlink w:anchor="def-training-set">
        <w:ins w:id="3336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333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338" w:author="PR Preview" w:date="2026-01-01T00:00:00Z">
        <w:r>
          <w:t xml:space="preserve">.</w:t>
        </w:r>
      </w:ins>
      <w:ins w:id="3339" w:author="PR Preview" w:date="2026-01-01T00:00:00Z">
        <w:r>
          <w:t xml:space="preserve"> </w:t>
        </w:r>
      </w:ins>
      <w:ins w:id="3340" w:author="PR Preview" w:date="2026-01-01T00:00:00Z">
        <w:r>
          <w:t xml:space="preserve">A</w:t>
        </w:r>
      </w:ins>
      <w:ins w:id="3341" w:author="PR Preview" w:date="2026-01-01T00:00:00Z">
        <w:r>
          <w:t xml:space="preserve"> </w:t>
        </w:r>
      </w:ins>
      <w:hyperlink w:anchor="def-held-out-set">
        <w:ins w:id="3342" w:author="PR Preview" w:date="2026-01-01T00:00:00Z">
          <w:r>
            <w:rPr>
              <w:rStyle w:val="Hyperlink"/>
            </w:rPr>
            <w:t xml:space="preserve">held-out set</w:t>
          </w:r>
        </w:ins>
      </w:hyperlink>
      <w:ins w:id="3343" w:author="PR Preview" w:date="2026-01-01T00:00:00Z">
        <w:r>
          <w:t xml:space="preserve"> </w:t>
        </w:r>
      </w:ins>
      <w:ins w:id="3344" w:author="PR Preview" w:date="2026-01-01T00:00:00Z">
        <w:r>
          <w:t xml:space="preserve">of</w:t>
        </w:r>
      </w:ins>
      <w:ins w:id="3345" w:author="PR Preview" w:date="2026-01-01T00:00:00Z">
        <w:r>
          <w:t xml:space="preserve"> </w:t>
        </w:r>
      </w:ins>
      <m:oMath>
        <m:r>
          <m:t>m</m:t>
        </m:r>
      </m:oMath>
      <w:ins w:id="3346" w:author="PR Preview" w:date="2026-01-01T00:00:00Z">
        <w:r>
          <w:t xml:space="preserve"> </w:t>
        </w:r>
      </w:ins>
      <w:ins w:id="3347" w:author="PR Preview" w:date="2026-01-01T00:00:00Z">
        <w:r>
          <w:t xml:space="preserve">observations</w:t>
        </w:r>
      </w:ins>
      <w:ins w:id="334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ins w:id="3349" w:author="PR Preview" w:date="2026-01-01T00:00:00Z">
        <w:r>
          <w:t xml:space="preserve"> </w:t>
        </w:r>
      </w:ins>
      <w:ins w:id="3350" w:author="PR Preview" w:date="2026-01-01T00:00:00Z">
        <w:r>
          <w:t xml:space="preserve">is drawn from the same population as the new observation</w:t>
        </w:r>
      </w:ins>
      <w:ins w:id="335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ins w:id="3352" w:author="PR Preview" w:date="2026-01-01T00:00:00Z">
        <w:r>
          <w:t xml:space="preserve"> </w:t>
        </w:r>
      </w:ins>
      <w:ins w:id="3353" w:author="PR Preview" w:date="2026-01-01T00:00:00Z">
        <w:r>
          <w:t xml:space="preserve">of</w:t>
        </w:r>
      </w:ins>
      <w:ins w:id="3354" w:author="PR Preview" w:date="2026-01-01T00:00:00Z">
        <w:r>
          <w:t xml:space="preserve"> </w:t>
        </w:r>
      </w:ins>
      <w:hyperlink w:anchor="def-generalization-error">
        <w:ins w:id="3355" w:author="PR Preview" w:date="2026-01-01T00:00:00Z">
          <w:r>
            <w:rPr>
              <w:rStyle w:val="Hyperlink"/>
            </w:rPr>
            <w:t xml:space="preserve">Definition 19</w:t>
          </w:r>
        </w:ins>
      </w:hyperlink>
      <w:ins w:id="3356" w:author="PR Preview" w:date="2026-01-01T00:00:00Z">
        <w:r>
          <w:t xml:space="preserve">,</w:t>
        </w:r>
      </w:ins>
      <w:ins w:id="3357" w:author="PR Preview" w:date="2026-01-01T00:00:00Z">
        <w:r>
          <w:t xml:space="preserve"> </w:t>
        </w:r>
      </w:ins>
      <w:ins w:id="3358" w:author="PR Preview" w:date="2026-01-01T00:00:00Z">
        <w:r>
          <w:t xml:space="preserve">each independently of</w:t>
        </w:r>
      </w:ins>
      <w:ins w:id="335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360" w:author="PR Preview" w:date="2026-01-01T00:00:00Z">
        <w:r>
          <w:t xml:space="preserve">.</w:t>
        </w:r>
      </w:ins>
      <w:ins w:id="3361" w:author="PR Preview" w:date="2026-01-01T00:00:00Z">
        <w:r>
          <w:t xml:space="preserve"> </w:t>
        </w:r>
      </w:ins>
      <w:ins w:id="3362" w:author="PR Preview" w:date="2026-01-01T00:00:00Z">
        <w:r>
          <w:t xml:space="preserve">Write</w:t>
        </w:r>
      </w:ins>
      <w:ins w:id="3363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ins w:id="3364" w:author="PR Preview" w:date="2026-01-01T00:00:00Z">
        <w:r>
          <w:t xml:space="preserve"> </w:t>
        </w:r>
      </w:ins>
      <w:ins w:id="3365" w:author="PR Preview" w:date="2026-01-01T00:00:00Z">
        <w:r>
          <w:t xml:space="preserve">for the</w:t>
        </w:r>
      </w:ins>
      <w:ins w:id="3366" w:author="PR Preview" w:date="2026-01-01T00:00:00Z">
        <w:r>
          <w:t xml:space="preserve"> </w:t>
        </w:r>
      </w:ins>
      <w:hyperlink w:anchor="def-observation-loss">
        <w:ins w:id="3367" w:author="PR Preview" w:date="2026-01-01T00:00:00Z">
          <w:r>
            <w:rPr>
              <w:rStyle w:val="Hyperlink"/>
            </w:rPr>
            <w:t xml:space="preserve">loss</w:t>
          </w:r>
        </w:ins>
      </w:hyperlink>
      <w:ins w:id="3368" w:author="PR Preview" w:date="2026-01-01T00:00:00Z">
        <w:r>
          <w:t xml:space="preserve"> </w:t>
        </w:r>
      </w:ins>
      <w:ins w:id="3369" w:author="PR Preview" w:date="2026-01-01T00:00:00Z">
        <w:r>
          <w:t xml:space="preserve">of</w:t>
        </w:r>
      </w:ins>
      <w:ins w:id="3370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3371" w:author="PR Preview" w:date="2026-01-01T00:00:00Z">
        <w:r>
          <w:t xml:space="preserve"> </w:t>
        </w:r>
      </w:ins>
      <w:ins w:id="3372" w:author="PR Preview" w:date="2026-01-01T00:00:00Z">
        <w:r>
          <w:t xml:space="preserve">on held-out observation</w:t>
        </w:r>
      </w:ins>
      <w:ins w:id="3373" w:author="PR Preview" w:date="2026-01-01T00:00:00Z">
        <w:r>
          <w:t xml:space="preserve"> </w:t>
        </w:r>
      </w:ins>
      <m:oMath>
        <m:r>
          <m:t>j</m:t>
        </m:r>
      </m:oMath>
      <w:ins w:id="3374" w:author="PR Preview" w:date="2026-01-01T00:00:00Z">
        <w:r>
          <w:t xml:space="preserve">.</w:t>
        </w:r>
      </w:ins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8"/>
    <w:bookmarkStart w:id="169" w:name="sol-held-out-unbiased"/>
    <w:p>
      <w:pPr>
        <w:pStyle w:val="FirstParagraph"/>
      </w:pPr>
      <w:del w:id="3375" w:author="PR Preview" w:date="2026-01-01T00:00:00Z">
        <w:r>
          <w:rPr>
            <w:i/>
            <w:iCs/>
          </w:rPr>
          <w:delText xml:space="preserve">Solution 7</w:delText>
        </w:r>
      </w:del>
      <w:del w:id="3376" w:author="PR Preview" w:date="2026-01-01T00:00:00Z">
        <w:r>
          <w:delText xml:space="preserve">. </w:delText>
        </w:r>
      </w:del>
      <w:del w:id="3377" w:author="PR Preview" w:date="2026-01-01T00:00:00Z">
        <w:r>
          <w:delText xml:space="preserve">Given</w:delText>
        </w:r>
      </w:del>
      <w:del w:id="337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379" w:author="PR Preview" w:date="2026-01-01T00:00:00Z">
        <w:r>
          <w:delText xml:space="preserve">, the rule</w:delText>
        </w:r>
      </w:del>
      <w:del w:id="3380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3381" w:author="PR Preview" w:date="2026-01-01T00:00:00Z">
        <w:r>
          <w:delText xml:space="preserve"> </w:delText>
        </w:r>
      </w:del>
      <w:del w:id="3382" w:author="PR Preview" w:date="2026-01-01T00:00:00Z">
        <w:r>
          <w:delText xml:space="preserve">is fixed.</w:delText>
        </w:r>
      </w:del>
      <w:del w:id="3383" w:author="PR Preview" w:date="2026-01-01T00:00:00Z">
        <w:r>
          <w:delText xml:space="preserve"> </w:delText>
        </w:r>
      </w:del>
      <w:del w:id="3384" w:author="PR Preview" w:date="2026-01-01T00:00:00Z">
        <w:r>
          <w:delText xml:space="preserve">Each held-out pair has the same distribution as</w:delText>
        </w:r>
      </w:del>
      <w:del w:id="338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del w:id="3386" w:author="PR Preview" w:date="2026-01-01T00:00:00Z">
        <w:r>
          <w:delText xml:space="preserve"> </w:delText>
        </w:r>
      </w:del>
      <w:del w:id="3387" w:author="PR Preview" w:date="2026-01-01T00:00:00Z">
        <w:r>
          <w:delText xml:space="preserve">and is independent of</w:delText>
        </w:r>
      </w:del>
      <w:del w:id="338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389" w:author="PR Preview" w:date="2026-01-01T00:00:00Z">
        <w:r>
          <w:delText xml:space="preserve">,</w:delText>
        </w:r>
      </w:del>
      <w:del w:id="3390" w:author="PR Preview" w:date="2026-01-01T00:00:00Z">
        <w:r>
          <w:delText xml:space="preserve"> </w:delText>
        </w:r>
      </w:del>
      <w:del w:id="3391" w:author="PR Preview" w:date="2026-01-01T00:00:00Z">
        <w:r>
          <w:delText xml:space="preserve">so each loss has conditional expectation</w:delText>
        </w:r>
      </w:del>
      <w:del w:id="3392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3393" w:author="PR Preview" w:date="2026-01-01T00:00:00Z">
        <w:r>
          <w:delText xml:space="preserve"> </w:delText>
        </w:r>
      </w:del>
      <w:del w:id="3394" w:author="PR Preview" w:date="2026-01-01T00:00:00Z">
        <w:r>
          <w:delText xml:space="preserve">by</w:delText>
        </w:r>
      </w:del>
      <w:del w:id="3395" w:author="PR Preview" w:date="2026-01-01T00:00:00Z">
        <w:r>
          <w:delText xml:space="preserve"> </w:delText>
        </w:r>
      </w:del>
      <w:hyperlink w:anchor="eq-generalization-error">
        <w:del w:id="3396" w:author="PR Preview" w:date="2026-01-01T00:00:00Z">
          <w:r>
            <w:rPr>
              <w:rStyle w:val="Hyperlink"/>
            </w:rPr>
            <w:delText xml:space="preserve">Equation 11</w:delText>
          </w:r>
        </w:del>
      </w:hyperlink>
      <w:del w:id="3397" w:author="PR Preview" w:date="2026-01-01T00:00:00Z">
        <w:r>
          <w:delText xml:space="preserve">.</w:delText>
        </w:r>
      </w:del>
      <w:del w:id="3398" w:author="PR Preview" w:date="2026-01-01T00:00:00Z">
        <w:r>
          <w:delText xml:space="preserve"> </w:delText>
        </w:r>
      </w:del>
      <w:del w:id="3399" w:author="PR Preview" w:date="2026-01-01T00:00:00Z">
        <w:r>
          <w:delText xml:space="preserve">Then</w:delText>
        </w:r>
      </w:del>
    </w:p>
    <w:p>
      <w:pPr>
        <w:pStyle w:val="FirstParagraph"/>
      </w:pPr>
      <w:ins w:id="3400" w:author="PR Preview" w:date="2026-01-01T00:00:00Z">
        <w:r>
          <w:rPr>
            <w:i/>
            <w:iCs/>
          </w:rPr>
          <w:t xml:space="preserve">Solution 7</w:t>
        </w:r>
      </w:ins>
      <w:ins w:id="3401" w:author="PR Preview" w:date="2026-01-01T00:00:00Z">
        <w:r>
          <w:t xml:space="preserve">. </w:t>
        </w:r>
      </w:ins>
      <w:ins w:id="3402" w:author="PR Preview" w:date="2026-01-01T00:00:00Z">
        <w:r>
          <w:t xml:space="preserve">Given</w:t>
        </w:r>
      </w:ins>
      <w:ins w:id="340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404" w:author="PR Preview" w:date="2026-01-01T00:00:00Z">
        <w:r>
          <w:t xml:space="preserve">, the rule</w:t>
        </w:r>
      </w:ins>
      <w:ins w:id="3405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3406" w:author="PR Preview" w:date="2026-01-01T00:00:00Z">
        <w:r>
          <w:t xml:space="preserve"> </w:t>
        </w:r>
      </w:ins>
      <w:ins w:id="3407" w:author="PR Preview" w:date="2026-01-01T00:00:00Z">
        <w:r>
          <w:t xml:space="preserve">is fixed.</w:t>
        </w:r>
      </w:ins>
      <w:ins w:id="3408" w:author="PR Preview" w:date="2026-01-01T00:00:00Z">
        <w:r>
          <w:t xml:space="preserve"> </w:t>
        </w:r>
      </w:ins>
      <w:ins w:id="3409" w:author="PR Preview" w:date="2026-01-01T00:00:00Z">
        <w:r>
          <w:t xml:space="preserve">Each held-out pair has the same distribution as</w:t>
        </w:r>
      </w:ins>
      <w:ins w:id="341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ins w:id="3411" w:author="PR Preview" w:date="2026-01-01T00:00:00Z">
        <w:r>
          <w:t xml:space="preserve"> </w:t>
        </w:r>
      </w:ins>
      <w:ins w:id="3412" w:author="PR Preview" w:date="2026-01-01T00:00:00Z">
        <w:r>
          <w:t xml:space="preserve">and is independent of</w:t>
        </w:r>
      </w:ins>
      <w:ins w:id="341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414" w:author="PR Preview" w:date="2026-01-01T00:00:00Z">
        <w:r>
          <w:t xml:space="preserve">,</w:t>
        </w:r>
      </w:ins>
      <w:ins w:id="3415" w:author="PR Preview" w:date="2026-01-01T00:00:00Z">
        <w:r>
          <w:t xml:space="preserve"> </w:t>
        </w:r>
      </w:ins>
      <w:ins w:id="3416" w:author="PR Preview" w:date="2026-01-01T00:00:00Z">
        <w:r>
          <w:t xml:space="preserve">so each loss has conditional expectation</w:t>
        </w:r>
      </w:ins>
      <w:ins w:id="3417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3418" w:author="PR Preview" w:date="2026-01-01T00:00:00Z">
        <w:r>
          <w:t xml:space="preserve"> </w:t>
        </w:r>
      </w:ins>
      <w:ins w:id="3419" w:author="PR Preview" w:date="2026-01-01T00:00:00Z">
        <w:r>
          <w:t xml:space="preserve">by</w:t>
        </w:r>
      </w:ins>
      <w:ins w:id="3420" w:author="PR Preview" w:date="2026-01-01T00:00:00Z">
        <w:r>
          <w:t xml:space="preserve"> </w:t>
        </w:r>
      </w:ins>
      <w:hyperlink w:anchor="eq-generalization-error">
        <w:ins w:id="3421" w:author="PR Preview" w:date="2026-01-01T00:00:00Z">
          <w:r>
            <w:rPr>
              <w:rStyle w:val="Hyperlink"/>
            </w:rPr>
            <w:t xml:space="preserve">Equation 13</w:t>
          </w:r>
        </w:ins>
      </w:hyperlink>
      <w:ins w:id="3422" w:author="PR Preview" w:date="2026-01-01T00:00:00Z">
        <w:r>
          <w:t xml:space="preserve">.</w:t>
        </w:r>
      </w:ins>
      <w:ins w:id="3423" w:author="PR Preview" w:date="2026-01-01T00:00:00Z">
        <w:r>
          <w:t xml:space="preserve"> </w:t>
        </w:r>
      </w:ins>
      <w:ins w:id="3424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69"/>
    <w:bookmarkStart w:id="170" w:name="thm-held-out-unbiased"/>
    <w:p>
      <w:pPr>
        <w:pStyle w:val="BodyText"/>
      </w:pPr>
      <w:del w:id="3425" w:author="PR Preview" w:date="2026-01-01T00:00:00Z">
        <w:r>
          <w:rPr>
            <w:b/>
            <w:bCs/>
          </w:rPr>
          <w:delText xml:space="preserve">Theorem 4 (The held-out sample mean loss estimates the generalization error)</w:delText>
        </w:r>
      </w:del>
      <w:del w:id="3426" w:author="PR Preview" w:date="2026-01-01T00:00:00Z">
        <w:r>
          <w:delText xml:space="preserve"> </w:delText>
        </w:r>
      </w:del>
      <w:del w:id="3427" w:author="PR Preview" w:date="2026-01-01T00:00:00Z">
        <w:r>
          <w:delText xml:space="preserve">Let a</w:delText>
        </w:r>
      </w:del>
      <w:del w:id="3428" w:author="PR Preview" w:date="2026-01-01T00:00:00Z">
        <w:r>
          <w:delText xml:space="preserve"> </w:delText>
        </w:r>
      </w:del>
      <w:hyperlink w:anchor="def-prediction-rule">
        <w:del w:id="3429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3430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3431" w:author="PR Preview" w:date="2026-01-01T00:00:00Z">
        <w:r>
          <w:delText xml:space="preserve"> </w:delText>
        </w:r>
      </w:del>
      <w:del w:id="3432" w:author="PR Preview" w:date="2026-01-01T00:00:00Z">
        <w:r>
          <w:delText xml:space="preserve">be fitted to a</w:delText>
        </w:r>
      </w:del>
      <w:del w:id="3433" w:author="PR Preview" w:date="2026-01-01T00:00:00Z">
        <w:r>
          <w:delText xml:space="preserve"> </w:delText>
        </w:r>
      </w:del>
      <w:hyperlink w:anchor="def-training-set">
        <w:del w:id="3434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3435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436" w:author="PR Preview" w:date="2026-01-01T00:00:00Z">
        <w:r>
          <w:delText xml:space="preserve">,</w:delText>
        </w:r>
      </w:del>
      <w:del w:id="3437" w:author="PR Preview" w:date="2026-01-01T00:00:00Z">
        <w:r>
          <w:delText xml:space="preserve"> </w:delText>
        </w:r>
      </w:del>
      <w:del w:id="3438" w:author="PR Preview" w:date="2026-01-01T00:00:00Z">
        <w:r>
          <w:delText xml:space="preserve">and let a</w:delText>
        </w:r>
      </w:del>
      <w:del w:id="3439" w:author="PR Preview" w:date="2026-01-01T00:00:00Z">
        <w:r>
          <w:delText xml:space="preserve"> </w:delText>
        </w:r>
      </w:del>
      <w:hyperlink w:anchor="def-held-out-set">
        <w:del w:id="3440" w:author="PR Preview" w:date="2026-01-01T00:00:00Z">
          <w:r>
            <w:rPr>
              <w:rStyle w:val="Hyperlink"/>
            </w:rPr>
            <w:delText xml:space="preserve">held-out set</w:delText>
          </w:r>
        </w:del>
      </w:hyperlink>
      <w:del w:id="3441" w:author="PR Preview" w:date="2026-01-01T00:00:00Z">
        <w:r>
          <w:delText xml:space="preserve"> </w:delText>
        </w:r>
      </w:del>
      <w:del w:id="3442" w:author="PR Preview" w:date="2026-01-01T00:00:00Z">
        <w:r>
          <w:delText xml:space="preserve">of</w:delText>
        </w:r>
      </w:del>
      <w:del w:id="3443" w:author="PR Preview" w:date="2026-01-01T00:00:00Z">
        <w:r>
          <w:delText xml:space="preserve"> </w:delText>
        </w:r>
      </w:del>
      <m:oMath>
        <m:r>
          <m:t>m</m:t>
        </m:r>
      </m:oMath>
      <w:del w:id="3444" w:author="PR Preview" w:date="2026-01-01T00:00:00Z">
        <w:r>
          <w:delText xml:space="preserve"> </w:delText>
        </w:r>
      </w:del>
      <w:del w:id="3445" w:author="PR Preview" w:date="2026-01-01T00:00:00Z">
        <w:r>
          <w:delText xml:space="preserve">observations</w:delText>
        </w:r>
      </w:del>
      <w:del w:id="344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del w:id="3447" w:author="PR Preview" w:date="2026-01-01T00:00:00Z">
        <w:r>
          <w:delText xml:space="preserve"> </w:delText>
        </w:r>
      </w:del>
      <w:del w:id="3448" w:author="PR Preview" w:date="2026-01-01T00:00:00Z">
        <w:r>
          <w:delText xml:space="preserve">be drawn from the same population as</w:delText>
        </w:r>
      </w:del>
      <w:del w:id="344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del w:id="3450" w:author="PR Preview" w:date="2026-01-01T00:00:00Z">
        <w:r>
          <w:delText xml:space="preserve">,</w:delText>
        </w:r>
      </w:del>
      <w:del w:id="3451" w:author="PR Preview" w:date="2026-01-01T00:00:00Z">
        <w:r>
          <w:delText xml:space="preserve"> </w:delText>
        </w:r>
      </w:del>
      <w:del w:id="3452" w:author="PR Preview" w:date="2026-01-01T00:00:00Z">
        <w:r>
          <w:delText xml:space="preserve">each independently of</w:delText>
        </w:r>
      </w:del>
      <w:del w:id="3453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454" w:author="PR Preview" w:date="2026-01-01T00:00:00Z">
        <w:r>
          <w:delText xml:space="preserve">.</w:delText>
        </w:r>
      </w:del>
      <w:del w:id="3455" w:author="PR Preview" w:date="2026-01-01T00:00:00Z">
        <w:r>
          <w:delText xml:space="preserve"> </w:delText>
        </w:r>
      </w:del>
      <w:del w:id="3456" w:author="PR Preview" w:date="2026-01-01T00:00:00Z">
        <w:r>
          <w:delText xml:space="preserve">Write</w:delText>
        </w:r>
      </w:del>
      <w:del w:id="3457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del w:id="3458" w:author="PR Preview" w:date="2026-01-01T00:00:00Z">
        <w:r>
          <w:delText xml:space="preserve"> </w:delText>
        </w:r>
      </w:del>
      <w:del w:id="3459" w:author="PR Preview" w:date="2026-01-01T00:00:00Z">
        <w:r>
          <w:delText xml:space="preserve">for the</w:delText>
        </w:r>
      </w:del>
      <w:del w:id="3460" w:author="PR Preview" w:date="2026-01-01T00:00:00Z">
        <w:r>
          <w:delText xml:space="preserve"> </w:delText>
        </w:r>
      </w:del>
      <w:hyperlink w:anchor="def-observation-loss">
        <w:del w:id="3461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3462" w:author="PR Preview" w:date="2026-01-01T00:00:00Z">
        <w:r>
          <w:delText xml:space="preserve"> </w:delText>
        </w:r>
      </w:del>
      <w:del w:id="3463" w:author="PR Preview" w:date="2026-01-01T00:00:00Z">
        <w:r>
          <w:delText xml:space="preserve">of</w:delText>
        </w:r>
      </w:del>
      <w:del w:id="3464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3465" w:author="PR Preview" w:date="2026-01-01T00:00:00Z">
        <w:r>
          <w:delText xml:space="preserve"> </w:delText>
        </w:r>
      </w:del>
      <w:del w:id="3466" w:author="PR Preview" w:date="2026-01-01T00:00:00Z">
        <w:r>
          <w:delText xml:space="preserve">on held-out observation</w:delText>
        </w:r>
      </w:del>
      <w:del w:id="3467" w:author="PR Preview" w:date="2026-01-01T00:00:00Z">
        <w:r>
          <w:delText xml:space="preserve"> </w:delText>
        </w:r>
      </w:del>
      <m:oMath>
        <m:r>
          <m:t>j</m:t>
        </m:r>
      </m:oMath>
      <w:del w:id="3468" w:author="PR Preview" w:date="2026-01-01T00:00:00Z">
        <w:r>
          <w:delText xml:space="preserve">.</w:delText>
        </w:r>
      </w:del>
      <w:del w:id="3469" w:author="PR Preview" w:date="2026-01-01T00:00:00Z">
        <w:r>
          <w:delText xml:space="preserve"> </w:delText>
        </w:r>
      </w:del>
      <w:del w:id="3470" w:author="PR Preview" w:date="2026-01-01T00:00:00Z">
        <w:r>
          <w:delText xml:space="preserve">Then, given</w:delText>
        </w:r>
      </w:del>
      <w:del w:id="3471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472" w:author="PR Preview" w:date="2026-01-01T00:00:00Z">
        <w:r>
          <w:delText xml:space="preserve">,</w:delText>
        </w:r>
      </w:del>
      <w:del w:id="3473" w:author="PR Preview" w:date="2026-01-01T00:00:00Z">
        <w:r>
          <w:delText xml:space="preserve"> </w:delText>
        </w:r>
      </w:del>
      <w:del w:id="3474" w:author="PR Preview" w:date="2026-01-01T00:00:00Z">
        <w:r>
          <w:delText xml:space="preserve">the expected sample mean loss of the held-out predictions</w:delText>
        </w:r>
      </w:del>
      <w:del w:id="3475" w:author="PR Preview" w:date="2026-01-01T00:00:00Z">
        <w:r>
          <w:delText xml:space="preserve"> </w:delText>
        </w:r>
      </w:del>
      <w:del w:id="3476" w:author="PR Preview" w:date="2026-01-01T00:00:00Z">
        <w:r>
          <w:delText xml:space="preserve">is the</w:delText>
        </w:r>
      </w:del>
      <w:del w:id="3477" w:author="PR Preview" w:date="2026-01-01T00:00:00Z">
        <w:r>
          <w:delText xml:space="preserve"> </w:delText>
        </w:r>
      </w:del>
      <w:hyperlink w:anchor="def-generalization-error">
        <w:del w:id="3478" w:author="PR Preview" w:date="2026-01-01T00:00:00Z">
          <w:r>
            <w:rPr>
              <w:rStyle w:val="Hyperlink"/>
            </w:rPr>
            <w:delText xml:space="preserve">generalization error</w:delText>
          </w:r>
        </w:del>
      </w:hyperlink>
      <w:del w:id="3479" w:author="PR Preview" w:date="2026-01-01T00:00:00Z">
        <w:r>
          <w:delText xml:space="preserve">:</w:delText>
        </w:r>
      </w:del>
    </w:p>
    <w:p>
      <w:pPr>
        <w:pStyle w:val="BodyText"/>
      </w:pPr>
      <w:ins w:id="3480" w:author="PR Preview" w:date="2026-01-01T00:00:00Z">
        <w:r>
          <w:rPr>
            <w:b/>
            <w:bCs/>
          </w:rPr>
          <w:t xml:space="preserve">Theorem 5 (The held-out sample mean loss estimates the generalization error)</w:t>
        </w:r>
      </w:ins>
      <w:ins w:id="3481" w:author="PR Preview" w:date="2026-01-01T00:00:00Z">
        <w:r>
          <w:t xml:space="preserve"> </w:t>
        </w:r>
      </w:ins>
      <w:ins w:id="3482" w:author="PR Preview" w:date="2026-01-01T00:00:00Z">
        <w:r>
          <w:t xml:space="preserve">Let a</w:t>
        </w:r>
      </w:ins>
      <w:ins w:id="3483" w:author="PR Preview" w:date="2026-01-01T00:00:00Z">
        <w:r>
          <w:t xml:space="preserve"> </w:t>
        </w:r>
      </w:ins>
      <w:hyperlink w:anchor="def-prediction-rule">
        <w:ins w:id="3484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3485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3486" w:author="PR Preview" w:date="2026-01-01T00:00:00Z">
        <w:r>
          <w:t xml:space="preserve"> </w:t>
        </w:r>
      </w:ins>
      <w:ins w:id="3487" w:author="PR Preview" w:date="2026-01-01T00:00:00Z">
        <w:r>
          <w:t xml:space="preserve">be fitted to a</w:t>
        </w:r>
      </w:ins>
      <w:ins w:id="3488" w:author="PR Preview" w:date="2026-01-01T00:00:00Z">
        <w:r>
          <w:t xml:space="preserve"> </w:t>
        </w:r>
      </w:ins>
      <w:hyperlink w:anchor="def-training-set">
        <w:ins w:id="3489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349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491" w:author="PR Preview" w:date="2026-01-01T00:00:00Z">
        <w:r>
          <w:t xml:space="preserve">,</w:t>
        </w:r>
      </w:ins>
      <w:ins w:id="3492" w:author="PR Preview" w:date="2026-01-01T00:00:00Z">
        <w:r>
          <w:t xml:space="preserve"> </w:t>
        </w:r>
      </w:ins>
      <w:ins w:id="3493" w:author="PR Preview" w:date="2026-01-01T00:00:00Z">
        <w:r>
          <w:t xml:space="preserve">and let a</w:t>
        </w:r>
      </w:ins>
      <w:ins w:id="3494" w:author="PR Preview" w:date="2026-01-01T00:00:00Z">
        <w:r>
          <w:t xml:space="preserve"> </w:t>
        </w:r>
      </w:ins>
      <w:hyperlink w:anchor="def-held-out-set">
        <w:ins w:id="3495" w:author="PR Preview" w:date="2026-01-01T00:00:00Z">
          <w:r>
            <w:rPr>
              <w:rStyle w:val="Hyperlink"/>
            </w:rPr>
            <w:t xml:space="preserve">held-out set</w:t>
          </w:r>
        </w:ins>
      </w:hyperlink>
      <w:ins w:id="3496" w:author="PR Preview" w:date="2026-01-01T00:00:00Z">
        <w:r>
          <w:t xml:space="preserve"> </w:t>
        </w:r>
      </w:ins>
      <w:ins w:id="3497" w:author="PR Preview" w:date="2026-01-01T00:00:00Z">
        <w:r>
          <w:t xml:space="preserve">of</w:t>
        </w:r>
      </w:ins>
      <w:ins w:id="3498" w:author="PR Preview" w:date="2026-01-01T00:00:00Z">
        <w:r>
          <w:t xml:space="preserve"> </w:t>
        </w:r>
      </w:ins>
      <m:oMath>
        <m:r>
          <m:t>m</m:t>
        </m:r>
      </m:oMath>
      <w:ins w:id="3499" w:author="PR Preview" w:date="2026-01-01T00:00:00Z">
        <w:r>
          <w:t xml:space="preserve"> </w:t>
        </w:r>
      </w:ins>
      <w:ins w:id="3500" w:author="PR Preview" w:date="2026-01-01T00:00:00Z">
        <w:r>
          <w:t xml:space="preserve">observations</w:t>
        </w:r>
      </w:ins>
      <w:ins w:id="350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ins w:id="3502" w:author="PR Preview" w:date="2026-01-01T00:00:00Z">
        <w:r>
          <w:t xml:space="preserve"> </w:t>
        </w:r>
      </w:ins>
      <w:ins w:id="3503" w:author="PR Preview" w:date="2026-01-01T00:00:00Z">
        <w:r>
          <w:t xml:space="preserve">be drawn from the same population as</w:t>
        </w:r>
      </w:ins>
      <w:ins w:id="350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ins w:id="3505" w:author="PR Preview" w:date="2026-01-01T00:00:00Z">
        <w:r>
          <w:t xml:space="preserve">,</w:t>
        </w:r>
      </w:ins>
      <w:ins w:id="3506" w:author="PR Preview" w:date="2026-01-01T00:00:00Z">
        <w:r>
          <w:t xml:space="preserve"> </w:t>
        </w:r>
      </w:ins>
      <w:ins w:id="3507" w:author="PR Preview" w:date="2026-01-01T00:00:00Z">
        <w:r>
          <w:t xml:space="preserve">each independently of</w:t>
        </w:r>
      </w:ins>
      <w:ins w:id="350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509" w:author="PR Preview" w:date="2026-01-01T00:00:00Z">
        <w:r>
          <w:t xml:space="preserve">.</w:t>
        </w:r>
      </w:ins>
      <w:ins w:id="3510" w:author="PR Preview" w:date="2026-01-01T00:00:00Z">
        <w:r>
          <w:t xml:space="preserve"> </w:t>
        </w:r>
      </w:ins>
      <w:ins w:id="3511" w:author="PR Preview" w:date="2026-01-01T00:00:00Z">
        <w:r>
          <w:t xml:space="preserve">Write</w:t>
        </w:r>
      </w:ins>
      <w:ins w:id="3512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ins w:id="3513" w:author="PR Preview" w:date="2026-01-01T00:00:00Z">
        <w:r>
          <w:t xml:space="preserve"> </w:t>
        </w:r>
      </w:ins>
      <w:ins w:id="3514" w:author="PR Preview" w:date="2026-01-01T00:00:00Z">
        <w:r>
          <w:t xml:space="preserve">for the</w:t>
        </w:r>
      </w:ins>
      <w:ins w:id="3515" w:author="PR Preview" w:date="2026-01-01T00:00:00Z">
        <w:r>
          <w:t xml:space="preserve"> </w:t>
        </w:r>
      </w:ins>
      <w:hyperlink w:anchor="def-observation-loss">
        <w:ins w:id="3516" w:author="PR Preview" w:date="2026-01-01T00:00:00Z">
          <w:r>
            <w:rPr>
              <w:rStyle w:val="Hyperlink"/>
            </w:rPr>
            <w:t xml:space="preserve">loss</w:t>
          </w:r>
        </w:ins>
      </w:hyperlink>
      <w:ins w:id="3517" w:author="PR Preview" w:date="2026-01-01T00:00:00Z">
        <w:r>
          <w:t xml:space="preserve"> </w:t>
        </w:r>
      </w:ins>
      <w:ins w:id="3518" w:author="PR Preview" w:date="2026-01-01T00:00:00Z">
        <w:r>
          <w:t xml:space="preserve">of</w:t>
        </w:r>
      </w:ins>
      <w:ins w:id="3519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3520" w:author="PR Preview" w:date="2026-01-01T00:00:00Z">
        <w:r>
          <w:t xml:space="preserve"> </w:t>
        </w:r>
      </w:ins>
      <w:ins w:id="3521" w:author="PR Preview" w:date="2026-01-01T00:00:00Z">
        <w:r>
          <w:t xml:space="preserve">on held-out observation</w:t>
        </w:r>
      </w:ins>
      <w:ins w:id="3522" w:author="PR Preview" w:date="2026-01-01T00:00:00Z">
        <w:r>
          <w:t xml:space="preserve"> </w:t>
        </w:r>
      </w:ins>
      <m:oMath>
        <m:r>
          <m:t>j</m:t>
        </m:r>
      </m:oMath>
      <w:ins w:id="3523" w:author="PR Preview" w:date="2026-01-01T00:00:00Z">
        <w:r>
          <w:t xml:space="preserve">.</w:t>
        </w:r>
      </w:ins>
      <w:ins w:id="3524" w:author="PR Preview" w:date="2026-01-01T00:00:00Z">
        <w:r>
          <w:t xml:space="preserve"> </w:t>
        </w:r>
      </w:ins>
      <w:ins w:id="3525" w:author="PR Preview" w:date="2026-01-01T00:00:00Z">
        <w:r>
          <w:t xml:space="preserve">Then, given</w:t>
        </w:r>
      </w:ins>
      <w:ins w:id="352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527" w:author="PR Preview" w:date="2026-01-01T00:00:00Z">
        <w:r>
          <w:t xml:space="preserve">,</w:t>
        </w:r>
      </w:ins>
      <w:ins w:id="3528" w:author="PR Preview" w:date="2026-01-01T00:00:00Z">
        <w:r>
          <w:t xml:space="preserve"> </w:t>
        </w:r>
      </w:ins>
      <w:ins w:id="3529" w:author="PR Preview" w:date="2026-01-01T00:00:00Z">
        <w:r>
          <w:t xml:space="preserve">the expected sample mean loss of the held-out predictions</w:t>
        </w:r>
      </w:ins>
      <w:ins w:id="3530" w:author="PR Preview" w:date="2026-01-01T00:00:00Z">
        <w:r>
          <w:t xml:space="preserve"> </w:t>
        </w:r>
      </w:ins>
      <w:ins w:id="3531" w:author="PR Preview" w:date="2026-01-01T00:00:00Z">
        <w:r>
          <w:t xml:space="preserve">is the</w:t>
        </w:r>
      </w:ins>
      <w:ins w:id="3532" w:author="PR Preview" w:date="2026-01-01T00:00:00Z">
        <w:r>
          <w:t xml:space="preserve"> </w:t>
        </w:r>
      </w:ins>
      <w:hyperlink w:anchor="def-generalization-error">
        <w:ins w:id="3533" w:author="PR Preview" w:date="2026-01-01T00:00:00Z">
          <w:r>
            <w:rPr>
              <w:rStyle w:val="Hyperlink"/>
            </w:rPr>
            <w:t xml:space="preserve">generalization error</w:t>
          </w:r>
        </w:ins>
      </w:hyperlink>
      <w:ins w:id="3534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71" w:name="rem-training-mse-optimistic"/>
    <w:p>
      <w:pPr>
        <w:pStyle w:val="BodyText"/>
      </w:pPr>
      <w:del w:id="3535" w:author="PR Preview" w:date="2026-01-01T00:00:00Z">
        <w:r>
          <w:rPr>
            <w:i/>
            <w:iCs/>
          </w:rPr>
          <w:delText xml:space="preserve">Remark 16</w:delText>
        </w:r>
      </w:del>
      <w:del w:id="3536" w:author="PR Preview" w:date="2026-01-01T00:00:00Z">
        <w:r>
          <w:delText xml:space="preserve"> (Training error is optimistic). </w:delText>
        </w:r>
      </w:del>
      <w:del w:id="3537" w:author="PR Preview" w:date="2026-01-01T00:00:00Z">
        <w:r>
          <w:delText xml:space="preserve">The same argument fails for the training set.</w:delText>
        </w:r>
      </w:del>
      <w:del w:id="3538" w:author="PR Preview" w:date="2026-01-01T00:00:00Z">
        <w:r>
          <w:delText xml:space="preserve"> </w:delText>
        </w:r>
      </w:del>
      <w:del w:id="3539" w:author="PR Preview" w:date="2026-01-01T00:00:00Z">
        <w:r>
          <w:delText xml:space="preserve">The training pairs are not independent of</w:delText>
        </w:r>
      </w:del>
      <w:del w:id="354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541" w:author="PR Preview" w:date="2026-01-01T00:00:00Z">
        <w:r>
          <w:delText xml:space="preserve">:</w:delText>
        </w:r>
      </w:del>
      <w:del w:id="3542" w:author="PR Preview" w:date="2026-01-01T00:00:00Z">
        <w:r>
          <w:delText xml:space="preserve"> </w:delText>
        </w:r>
      </w:del>
      <w:del w:id="3543" w:author="PR Preview" w:date="2026-01-01T00:00:00Z">
        <w:r>
          <w:delText xml:space="preserve">they are</w:delText>
        </w:r>
      </w:del>
      <w:del w:id="354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545" w:author="PR Preview" w:date="2026-01-01T00:00:00Z">
        <w:r>
          <w:delText xml:space="preserve">,</w:delText>
        </w:r>
      </w:del>
      <w:del w:id="3546" w:author="PR Preview" w:date="2026-01-01T00:00:00Z">
        <w:r>
          <w:delText xml:space="preserve"> </w:delText>
        </w:r>
      </w:del>
      <w:del w:id="3547" w:author="PR Preview" w:date="2026-01-01T00:00:00Z">
        <w:r>
          <w:delText xml:space="preserve">and</w:delText>
        </w:r>
      </w:del>
      <w:del w:id="3548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3549" w:author="PR Preview" w:date="2026-01-01T00:00:00Z">
        <w:r>
          <w:delText xml:space="preserve"> </w:delText>
        </w:r>
      </w:del>
      <w:del w:id="3550" w:author="PR Preview" w:date="2026-01-01T00:00:00Z">
        <w:r>
          <w:delText xml:space="preserve">was fitted to make their prediction errors small.</w:delText>
        </w:r>
      </w:del>
      <w:del w:id="3551" w:author="PR Preview" w:date="2026-01-01T00:00:00Z">
        <w:r>
          <w:delText xml:space="preserve"> </w:delText>
        </w:r>
      </w:del>
      <w:del w:id="3552" w:author="PR Preview" w:date="2026-01-01T00:00:00Z">
        <w:r>
          <w:delText xml:space="preserve">So the argument of</w:delText>
        </w:r>
      </w:del>
      <w:del w:id="3553" w:author="PR Preview" w:date="2026-01-01T00:00:00Z">
        <w:r>
          <w:delText xml:space="preserve"> </w:delText>
        </w:r>
      </w:del>
      <w:hyperlink w:anchor="thm-held-out-unbiased">
        <w:del w:id="3554" w:author="PR Preview" w:date="2026-01-01T00:00:00Z">
          <w:r>
            <w:rPr>
              <w:rStyle w:val="Hyperlink"/>
            </w:rPr>
            <w:delText xml:space="preserve">Theorem 4</w:delText>
          </w:r>
        </w:del>
      </w:hyperlink>
      <w:del w:id="3555" w:author="PR Preview" w:date="2026-01-01T00:00:00Z">
        <w:r>
          <w:delText xml:space="preserve">,</w:delText>
        </w:r>
      </w:del>
      <w:del w:id="3556" w:author="PR Preview" w:date="2026-01-01T00:00:00Z">
        <w:r>
          <w:delText xml:space="preserve"> </w:delText>
        </w:r>
      </w:del>
      <w:del w:id="3557" w:author="PR Preview" w:date="2026-01-01T00:00:00Z">
        <w:r>
          <w:delText xml:space="preserve">that each loss has conditional expectation</w:delText>
        </w:r>
      </w:del>
      <w:del w:id="3558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3559" w:author="PR Preview" w:date="2026-01-01T00:00:00Z">
        <w:r>
          <w:delText xml:space="preserve">,</w:delText>
        </w:r>
      </w:del>
      <w:del w:id="3560" w:author="PR Preview" w:date="2026-01-01T00:00:00Z">
        <w:r>
          <w:delText xml:space="preserve"> </w:delText>
        </w:r>
      </w:del>
      <w:del w:id="3561" w:author="PR Preview" w:date="2026-01-01T00:00:00Z">
        <w:r>
          <w:delText xml:space="preserve">does not hold for them,</w:delText>
        </w:r>
      </w:del>
      <w:del w:id="3562" w:author="PR Preview" w:date="2026-01-01T00:00:00Z">
        <w:r>
          <w:delText xml:space="preserve"> </w:delText>
        </w:r>
      </w:del>
      <w:del w:id="3563" w:author="PR Preview" w:date="2026-01-01T00:00:00Z">
        <w:r>
          <w:delText xml:space="preserve">and the</w:delText>
        </w:r>
      </w:del>
      <w:del w:id="3564" w:author="PR Preview" w:date="2026-01-01T00:00:00Z">
        <w:r>
          <w:delText xml:space="preserve"> </w:delText>
        </w:r>
      </w:del>
      <w:hyperlink w:anchor="def-training-mse">
        <w:del w:id="3565" w:author="PR Preview" w:date="2026-01-01T00:00:00Z">
          <w:r>
            <w:rPr>
              <w:rStyle w:val="Hyperlink"/>
            </w:rPr>
            <w:delText xml:space="preserve">training error</w:delText>
          </w:r>
        </w:del>
      </w:hyperlink>
      <w:del w:id="3566" w:author="PR Preview" w:date="2026-01-01T00:00:00Z">
        <w:r>
          <w:delText xml:space="preserve"> </w:delText>
        </w:r>
      </w:del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del w:id="3567" w:author="PR Preview" w:date="2026-01-01T00:00:00Z">
        <w:r>
          <w:delText xml:space="preserve"> </w:delText>
        </w:r>
      </w:del>
      <w:del w:id="3568" w:author="PR Preview" w:date="2026-01-01T00:00:00Z">
        <w:r>
          <w:delText xml:space="preserve">is typically</w:delText>
        </w:r>
      </w:del>
      <w:del w:id="3569" w:author="PR Preview" w:date="2026-01-01T00:00:00Z">
        <w:r>
          <w:delText xml:space="preserve"> </w:delText>
        </w:r>
      </w:del>
      <w:del w:id="3570" w:author="PR Preview" w:date="2026-01-01T00:00:00Z">
        <w:r>
          <w:rPr>
            <w:i/>
            <w:iCs/>
          </w:rPr>
          <w:delText xml:space="preserve">smaller</w:delText>
        </w:r>
      </w:del>
      <w:del w:id="3571" w:author="PR Preview" w:date="2026-01-01T00:00:00Z">
        <w:r>
          <w:delText xml:space="preserve"> </w:delText>
        </w:r>
      </w:del>
      <w:del w:id="3572" w:author="PR Preview" w:date="2026-01-01T00:00:00Z">
        <w:r>
          <w:delText xml:space="preserve">than</w:delText>
        </w:r>
      </w:del>
      <w:del w:id="3573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3574" w:author="PR Preview" w:date="2026-01-01T00:00:00Z">
        <w:r>
          <w:delText xml:space="preserve"> </w:delText>
        </w:r>
      </w:del>
      <w:del w:id="3575" w:author="PR Preview" w:date="2026-01-01T00:00:00Z">
        <w:r>
          <w:delText xml:space="preserve">(Hastie et al. 2009, sec. 7.4)</w:delText>
        </w:r>
      </w:del>
      <w:del w:id="3576" w:author="PR Preview" w:date="2026-01-01T00:00:00Z">
        <w:r>
          <w:delText xml:space="preserve">.</w:delText>
        </w:r>
      </w:del>
      <w:del w:id="3577" w:author="PR Preview" w:date="2026-01-01T00:00:00Z">
        <w:r>
          <w:delText xml:space="preserve"> </w:delText>
        </w:r>
      </w:del>
      <w:hyperlink w:anchor="exr-overfitting">
        <w:del w:id="3578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3579" w:author="PR Preview" w:date="2026-01-01T00:00:00Z">
        <w:r>
          <w:delText xml:space="preserve"> </w:delText>
        </w:r>
      </w:del>
      <w:del w:id="3580" w:author="PR Preview" w:date="2026-01-01T00:00:00Z">
        <w:r>
          <w:delText xml:space="preserve">shows the pattern:</w:delText>
        </w:r>
      </w:del>
      <w:del w:id="3581" w:author="PR Preview" w:date="2026-01-01T00:00:00Z">
        <w:r>
          <w:delText xml:space="preserve"> </w:delText>
        </w:r>
      </w:del>
      <w:del w:id="3582" w:author="PR Preview" w:date="2026-01-01T00:00:00Z">
        <w:r>
          <w:delText xml:space="preserve">training sRMSE keeps falling as the degree grows,</w:delText>
        </w:r>
      </w:del>
      <w:del w:id="3583" w:author="PR Preview" w:date="2026-01-01T00:00:00Z">
        <w:r>
          <w:delText xml:space="preserve"> </w:delText>
        </w:r>
      </w:del>
      <w:del w:id="3584" w:author="PR Preview" w:date="2026-01-01T00:00:00Z">
        <w:r>
          <w:delText xml:space="preserve">while held-out sRMSE does not.</w:delText>
        </w:r>
      </w:del>
    </w:p>
    <w:p>
      <w:pPr>
        <w:pStyle w:val="BodyText"/>
      </w:pPr>
      <w:del w:id="3585" w:author="PR Preview" w:date="2026-01-01T00:00:00Z">
        <w:r>
          <w:rPr>
            <w:b/>
            <w:bCs/>
          </w:rPr>
          <w:delText xml:space="preserve">Example 22 (Training error and generalization error by degree)</w:delText>
        </w:r>
      </w:del>
      <w:del w:id="3586" w:author="PR Preview" w:date="2026-01-01T00:00:00Z">
        <w:r>
          <w:delText xml:space="preserve"> </w:delText>
        </w:r>
      </w:del>
      <w:del w:id="3587" w:author="PR Preview" w:date="2026-01-01T00:00:00Z">
        <w:r>
          <w:delText xml:space="preserve">Real data never reveal</w:delText>
        </w:r>
      </w:del>
      <w:del w:id="3588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3589" w:author="PR Preview" w:date="2026-01-01T00:00:00Z">
        <w:r>
          <w:delText xml:space="preserve">,</w:delText>
        </w:r>
      </w:del>
      <w:del w:id="3590" w:author="PR Preview" w:date="2026-01-01T00:00:00Z">
        <w:r>
          <w:delText xml:space="preserve"> </w:delText>
        </w:r>
      </w:del>
      <w:del w:id="3591" w:author="PR Preview" w:date="2026-01-01T00:00:00Z">
        <w:r>
          <w:delText xml:space="preserve">but a simulation can,</w:delText>
        </w:r>
      </w:del>
      <w:del w:id="3592" w:author="PR Preview" w:date="2026-01-01T00:00:00Z">
        <w:r>
          <w:delText xml:space="preserve"> </w:delText>
        </w:r>
      </w:del>
      <w:del w:id="3593" w:author="PR Preview" w:date="2026-01-01T00:00:00Z">
        <w:r>
          <w:delText xml:space="preserve">because it can draw as many new observations as we like.</w:delText>
        </w:r>
      </w:del>
      <w:del w:id="3594" w:author="PR Preview" w:date="2026-01-01T00:00:00Z">
        <w:r>
          <w:delText xml:space="preserve"> </w:delText>
        </w:r>
      </w:del>
      <w:del w:id="3595" w:author="PR Preview" w:date="2026-01-01T00:00:00Z">
        <w:r>
          <w:delText xml:space="preserve">Here the population is known:</w:delText>
        </w:r>
      </w:del>
      <w:del w:id="3596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3597" w:author="PR Preview" w:date="2026-01-01T00:00:00Z">
        <w:r>
          <w:delText xml:space="preserve"> </w:delText>
        </w:r>
      </w:del>
      <w:del w:id="3598" w:author="PR Preview" w:date="2026-01-01T00:00:00Z">
        <w:r>
          <w:delText xml:space="preserve">and</w:delText>
        </w:r>
      </w:del>
      <w:del w:id="3599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del w:id="3600" w:author="PR Preview" w:date="2026-01-01T00:00:00Z">
        <w:r>
          <w:delText xml:space="preserve">,</w:delText>
        </w:r>
      </w:del>
      <w:del w:id="3601" w:author="PR Preview" w:date="2026-01-01T00:00:00Z">
        <w:r>
          <w:delText xml:space="preserve"> </w:delText>
        </w:r>
      </w:del>
      <w:del w:id="3602" w:author="PR Preview" w:date="2026-01-01T00:00:00Z">
        <w:r>
          <w:delText xml:space="preserve">with</w:delText>
        </w:r>
      </w:del>
      <w:del w:id="3603" w:author="PR Preview" w:date="2026-01-01T00:00:00Z">
        <w:r>
          <w:delText xml:space="preserve"> </w:delText>
        </w:r>
      </w:del>
      <m:oMath>
        <m:r>
          <m:t>σ</m:t>
        </m:r>
        <m:r>
          <m:rPr>
            <m:sty m:val="p"/>
          </m:rPr>
          <m:t>=</m:t>
        </m:r>
        <m:r>
          <m:t>0.3</m:t>
        </m:r>
      </m:oMath>
      <w:del w:id="3604" w:author="PR Preview" w:date="2026-01-01T00:00:00Z">
        <w:r>
          <w:delText xml:space="preserve">.</w:delText>
        </w:r>
      </w:del>
      <w:del w:id="3605" w:author="PR Preview" w:date="2026-01-01T00:00:00Z">
        <w:r>
          <w:delText xml:space="preserve"> </w:delText>
        </w:r>
      </w:del>
      <w:del w:id="3606" w:author="PR Preview" w:date="2026-01-01T00:00:00Z">
        <w:r>
          <w:delText xml:space="preserve">We draw one training set of</w:delText>
        </w:r>
      </w:del>
      <w:del w:id="3607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30</m:t>
        </m:r>
      </m:oMath>
      <w:del w:id="3608" w:author="PR Preview" w:date="2026-01-01T00:00:00Z">
        <w:r>
          <w:delText xml:space="preserve"> </w:delText>
        </w:r>
      </w:del>
      <w:del w:id="3609" w:author="PR Preview" w:date="2026-01-01T00:00:00Z">
        <w:r>
          <w:delText xml:space="preserve">observations,</w:delText>
        </w:r>
      </w:del>
      <w:del w:id="3610" w:author="PR Preview" w:date="2026-01-01T00:00:00Z">
        <w:r>
          <w:delText xml:space="preserve"> </w:delText>
        </w:r>
      </w:del>
      <w:del w:id="3611" w:author="PR Preview" w:date="2026-01-01T00:00:00Z">
        <w:r>
          <w:delText xml:space="preserve">fit a polynomial in</w:delText>
        </w:r>
      </w:del>
      <w:del w:id="3612" w:author="PR Preview" w:date="2026-01-01T00:00:00Z">
        <w:r>
          <w:delText xml:space="preserve"> </w:delText>
        </w:r>
      </w:del>
      <m:oMath>
        <m:r>
          <m:t>x</m:t>
        </m:r>
      </m:oMath>
      <w:del w:id="3613" w:author="PR Preview" w:date="2026-01-01T00:00:00Z">
        <w:r>
          <w:delText xml:space="preserve"> </w:delText>
        </w:r>
      </w:del>
      <w:del w:id="3614" w:author="PR Preview" w:date="2026-01-01T00:00:00Z">
        <w:r>
          <w:delText xml:space="preserve">of each degree from 1 to 10 by least squares,</w:delText>
        </w:r>
      </w:del>
      <w:del w:id="3615" w:author="PR Preview" w:date="2026-01-01T00:00:00Z">
        <w:r>
          <w:delText xml:space="preserve"> </w:delText>
        </w:r>
      </w:del>
      <w:del w:id="3616" w:author="PR Preview" w:date="2026-01-01T00:00:00Z">
        <w:r>
          <w:delText xml:space="preserve">and score each fit on the training set</w:delText>
        </w:r>
      </w:del>
      <w:del w:id="3617" w:author="PR Preview" w:date="2026-01-01T00:00:00Z">
        <w:r>
          <w:delText xml:space="preserve"> </w:delText>
        </w:r>
      </w:del>
      <w:del w:id="3618" w:author="PR Preview" w:date="2026-01-01T00:00:00Z">
        <w:r>
          <w:delText xml:space="preserve">and on</w:delText>
        </w:r>
      </w:del>
      <w:del w:id="3619" w:author="PR Preview" w:date="2026-01-01T00:00:00Z">
        <w:r>
          <w:delText xml:space="preserve"> </w:delText>
        </w:r>
      </w:del>
      <m:oMath>
        <m:r>
          <m:t>10</m:t>
        </m:r>
        <m:r>
          <m:rPr>
            <m:sty m:val="p"/>
          </m:rPr>
          <m:t>,</m:t>
        </m:r>
        <m:r>
          <m:t>000</m:t>
        </m:r>
      </m:oMath>
      <w:del w:id="3620" w:author="PR Preview" w:date="2026-01-01T00:00:00Z">
        <w:r>
          <w:delText xml:space="preserve"> </w:delText>
        </w:r>
      </w:del>
      <w:del w:id="3621" w:author="PR Preview" w:date="2026-01-01T00:00:00Z">
        <w:r>
          <w:delText xml:space="preserve">new observations.</w:delText>
        </w:r>
      </w:del>
      <w:del w:id="3622" w:author="PR Preview" w:date="2026-01-01T00:00:00Z">
        <w:r>
          <w:delText xml:space="preserve"> </w:delText>
        </w:r>
      </w:del>
      <w:del w:id="3623" w:author="PR Preview" w:date="2026-01-01T00:00:00Z">
        <w:r>
          <w:delText xml:space="preserve">By</w:delText>
        </w:r>
      </w:del>
      <w:del w:id="3624" w:author="PR Preview" w:date="2026-01-01T00:00:00Z">
        <w:r>
          <w:delText xml:space="preserve"> </w:delText>
        </w:r>
      </w:del>
      <w:hyperlink w:anchor="thm-held-out-unbiased">
        <w:del w:id="3625" w:author="PR Preview" w:date="2026-01-01T00:00:00Z">
          <w:r>
            <w:rPr>
              <w:rStyle w:val="Hyperlink"/>
            </w:rPr>
            <w:delText xml:space="preserve">Theorem 4</w:delText>
          </w:r>
        </w:del>
      </w:hyperlink>
      <w:del w:id="3626" w:author="PR Preview" w:date="2026-01-01T00:00:00Z">
        <w:r>
          <w:delText xml:space="preserve">,</w:delText>
        </w:r>
      </w:del>
      <w:del w:id="3627" w:author="PR Preview" w:date="2026-01-01T00:00:00Z">
        <w:r>
          <w:delText xml:space="preserve"> </w:delText>
        </w:r>
      </w:del>
      <w:del w:id="3628" w:author="PR Preview" w:date="2026-01-01T00:00:00Z">
        <w:r>
          <w:delText xml:space="preserve">the second score has expectation</w:delText>
        </w:r>
      </w:del>
      <w:del w:id="3629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3630" w:author="PR Preview" w:date="2026-01-01T00:00:00Z">
        <w:r>
          <w:delText xml:space="preserve"> </w:delText>
        </w:r>
      </w:del>
      <w:del w:id="3631" w:author="PR Preview" w:date="2026-01-01T00:00:00Z">
        <w:r>
          <w:delText xml:space="preserve">given the training set,</w:delText>
        </w:r>
      </w:del>
      <w:del w:id="3632" w:author="PR Preview" w:date="2026-01-01T00:00:00Z">
        <w:r>
          <w:delText xml:space="preserve"> </w:delText>
        </w:r>
      </w:del>
      <w:del w:id="3633" w:author="PR Preview" w:date="2026-01-01T00:00:00Z">
        <w:r>
          <w:delText xml:space="preserve">and with</w:delText>
        </w:r>
      </w:del>
      <w:del w:id="3634" w:author="PR Preview" w:date="2026-01-01T00:00:00Z">
        <w:r>
          <w:delText xml:space="preserve"> </w:delText>
        </w:r>
      </w:del>
      <m:oMath>
        <m:r>
          <m:t>10</m:t>
        </m:r>
        <m:r>
          <m:rPr>
            <m:sty m:val="p"/>
          </m:rPr>
          <m:t>,</m:t>
        </m:r>
        <m:r>
          <m:t>000</m:t>
        </m:r>
      </m:oMath>
      <w:del w:id="3635" w:author="PR Preview" w:date="2026-01-01T00:00:00Z">
        <w:r>
          <w:delText xml:space="preserve"> </w:delText>
        </w:r>
      </w:del>
      <w:del w:id="3636" w:author="PR Preview" w:date="2026-01-01T00:00:00Z">
        <w:r>
          <w:delText xml:space="preserve">observations it is a precise estimate of it.</w:delText>
        </w:r>
      </w:del>
    </w:p>
    <w:p>
      <w:pPr>
        <w:pStyle w:val="BodyText"/>
      </w:pPr>
      <w:ins w:id="3637" w:author="PR Preview" w:date="2026-01-01T00:00:00Z">
        <w:r>
          <w:rPr>
            <w:i/>
            <w:iCs/>
          </w:rPr>
          <w:t xml:space="preserve">Remark 16</w:t>
        </w:r>
      </w:ins>
      <w:ins w:id="3638" w:author="PR Preview" w:date="2026-01-01T00:00:00Z">
        <w:r>
          <w:t xml:space="preserve"> (Training error is optimistic). </w:t>
        </w:r>
      </w:ins>
      <w:ins w:id="3639" w:author="PR Preview" w:date="2026-01-01T00:00:00Z">
        <w:r>
          <w:t xml:space="preserve">The same argument fails for the training set.</w:t>
        </w:r>
      </w:ins>
      <w:ins w:id="3640" w:author="PR Preview" w:date="2026-01-01T00:00:00Z">
        <w:r>
          <w:t xml:space="preserve"> </w:t>
        </w:r>
      </w:ins>
      <w:ins w:id="3641" w:author="PR Preview" w:date="2026-01-01T00:00:00Z">
        <w:r>
          <w:t xml:space="preserve">The training pairs are not independent of</w:t>
        </w:r>
      </w:ins>
      <w:ins w:id="364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643" w:author="PR Preview" w:date="2026-01-01T00:00:00Z">
        <w:r>
          <w:t xml:space="preserve">:</w:t>
        </w:r>
      </w:ins>
      <w:ins w:id="3644" w:author="PR Preview" w:date="2026-01-01T00:00:00Z">
        <w:r>
          <w:t xml:space="preserve"> </w:t>
        </w:r>
      </w:ins>
      <w:ins w:id="3645" w:author="PR Preview" w:date="2026-01-01T00:00:00Z">
        <w:r>
          <w:t xml:space="preserve">they are</w:t>
        </w:r>
      </w:ins>
      <w:ins w:id="364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647" w:author="PR Preview" w:date="2026-01-01T00:00:00Z">
        <w:r>
          <w:t xml:space="preserve">,</w:t>
        </w:r>
      </w:ins>
      <w:ins w:id="3648" w:author="PR Preview" w:date="2026-01-01T00:00:00Z">
        <w:r>
          <w:t xml:space="preserve"> </w:t>
        </w:r>
      </w:ins>
      <w:ins w:id="3649" w:author="PR Preview" w:date="2026-01-01T00:00:00Z">
        <w:r>
          <w:t xml:space="preserve">and</w:t>
        </w:r>
      </w:ins>
      <w:ins w:id="3650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3651" w:author="PR Preview" w:date="2026-01-01T00:00:00Z">
        <w:r>
          <w:t xml:space="preserve"> </w:t>
        </w:r>
      </w:ins>
      <w:ins w:id="3652" w:author="PR Preview" w:date="2026-01-01T00:00:00Z">
        <w:r>
          <w:t xml:space="preserve">was fitted to make their prediction errors small.</w:t>
        </w:r>
      </w:ins>
      <w:ins w:id="3653" w:author="PR Preview" w:date="2026-01-01T00:00:00Z">
        <w:r>
          <w:t xml:space="preserve"> </w:t>
        </w:r>
      </w:ins>
      <w:ins w:id="3654" w:author="PR Preview" w:date="2026-01-01T00:00:00Z">
        <w:r>
          <w:t xml:space="preserve">So the argument of</w:t>
        </w:r>
      </w:ins>
      <w:ins w:id="3655" w:author="PR Preview" w:date="2026-01-01T00:00:00Z">
        <w:r>
          <w:t xml:space="preserve"> </w:t>
        </w:r>
      </w:ins>
      <w:hyperlink w:anchor="thm-held-out-unbiased">
        <w:ins w:id="3656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3657" w:author="PR Preview" w:date="2026-01-01T00:00:00Z">
        <w:r>
          <w:t xml:space="preserve">,</w:t>
        </w:r>
      </w:ins>
      <w:ins w:id="3658" w:author="PR Preview" w:date="2026-01-01T00:00:00Z">
        <w:r>
          <w:t xml:space="preserve"> </w:t>
        </w:r>
      </w:ins>
      <w:ins w:id="3659" w:author="PR Preview" w:date="2026-01-01T00:00:00Z">
        <w:r>
          <w:t xml:space="preserve">that each loss has conditional expectation</w:t>
        </w:r>
      </w:ins>
      <w:ins w:id="3660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3661" w:author="PR Preview" w:date="2026-01-01T00:00:00Z">
        <w:r>
          <w:t xml:space="preserve">,</w:t>
        </w:r>
      </w:ins>
      <w:ins w:id="3662" w:author="PR Preview" w:date="2026-01-01T00:00:00Z">
        <w:r>
          <w:t xml:space="preserve"> </w:t>
        </w:r>
      </w:ins>
      <w:ins w:id="3663" w:author="PR Preview" w:date="2026-01-01T00:00:00Z">
        <w:r>
          <w:t xml:space="preserve">does not hold for them,</w:t>
        </w:r>
      </w:ins>
      <w:ins w:id="3664" w:author="PR Preview" w:date="2026-01-01T00:00:00Z">
        <w:r>
          <w:t xml:space="preserve"> </w:t>
        </w:r>
      </w:ins>
      <w:ins w:id="3665" w:author="PR Preview" w:date="2026-01-01T00:00:00Z">
        <w:r>
          <w:t xml:space="preserve">and the</w:t>
        </w:r>
      </w:ins>
      <w:ins w:id="3666" w:author="PR Preview" w:date="2026-01-01T00:00:00Z">
        <w:r>
          <w:t xml:space="preserve"> </w:t>
        </w:r>
      </w:ins>
      <w:hyperlink w:anchor="def-training-mse">
        <w:ins w:id="3667" w:author="PR Preview" w:date="2026-01-01T00:00:00Z">
          <w:r>
            <w:rPr>
              <w:rStyle w:val="Hyperlink"/>
            </w:rPr>
            <w:t xml:space="preserve">training error</w:t>
          </w:r>
        </w:ins>
      </w:hyperlink>
      <w:ins w:id="3668" w:author="PR Preview" w:date="2026-01-01T00:00:00Z">
        <w:r>
          <w:t xml:space="preserve"> </w:t>
        </w:r>
      </w:ins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ins w:id="3669" w:author="PR Preview" w:date="2026-01-01T00:00:00Z">
        <w:r>
          <w:t xml:space="preserve"> </w:t>
        </w:r>
      </w:ins>
      <w:ins w:id="3670" w:author="PR Preview" w:date="2026-01-01T00:00:00Z">
        <w:r>
          <w:t xml:space="preserve">is typically</w:t>
        </w:r>
      </w:ins>
      <w:ins w:id="3671" w:author="PR Preview" w:date="2026-01-01T00:00:00Z">
        <w:r>
          <w:t xml:space="preserve"> </w:t>
        </w:r>
      </w:ins>
      <w:ins w:id="3672" w:author="PR Preview" w:date="2026-01-01T00:00:00Z">
        <w:r>
          <w:rPr>
            <w:i/>
            <w:iCs/>
          </w:rPr>
          <w:t xml:space="preserve">smaller</w:t>
        </w:r>
      </w:ins>
      <w:ins w:id="3673" w:author="PR Preview" w:date="2026-01-01T00:00:00Z">
        <w:r>
          <w:t xml:space="preserve"> </w:t>
        </w:r>
      </w:ins>
      <w:ins w:id="3674" w:author="PR Preview" w:date="2026-01-01T00:00:00Z">
        <w:r>
          <w:t xml:space="preserve">than</w:t>
        </w:r>
      </w:ins>
      <w:ins w:id="3675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3676" w:author="PR Preview" w:date="2026-01-01T00:00:00Z">
        <w:r>
          <w:t xml:space="preserve"> </w:t>
        </w:r>
      </w:ins>
      <w:ins w:id="3677" w:author="PR Preview" w:date="2026-01-01T00:00:00Z">
        <w:r>
          <w:t xml:space="preserve">(Hastie et al. 2009, sec. 7.4)</w:t>
        </w:r>
      </w:ins>
      <w:ins w:id="3678" w:author="PR Preview" w:date="2026-01-01T00:00:00Z">
        <w:r>
          <w:t xml:space="preserve">.</w:t>
        </w:r>
      </w:ins>
      <w:ins w:id="3679" w:author="PR Preview" w:date="2026-01-01T00:00:00Z">
        <w:r>
          <w:t xml:space="preserve"> </w:t>
        </w:r>
      </w:ins>
      <w:hyperlink w:anchor="exr-overfitting">
        <w:ins w:id="3680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3681" w:author="PR Preview" w:date="2026-01-01T00:00:00Z">
        <w:r>
          <w:t xml:space="preserve"> </w:t>
        </w:r>
      </w:ins>
      <w:ins w:id="3682" w:author="PR Preview" w:date="2026-01-01T00:00:00Z">
        <w:r>
          <w:t xml:space="preserve">shows the pattern:</w:t>
        </w:r>
      </w:ins>
      <w:ins w:id="3683" w:author="PR Preview" w:date="2026-01-01T00:00:00Z">
        <w:r>
          <w:t xml:space="preserve"> </w:t>
        </w:r>
      </w:ins>
      <w:ins w:id="3684" w:author="PR Preview" w:date="2026-01-01T00:00:00Z">
        <w:r>
          <w:t xml:space="preserve">training sRMSE keeps falling as the degree grows,</w:t>
        </w:r>
      </w:ins>
      <w:ins w:id="3685" w:author="PR Preview" w:date="2026-01-01T00:00:00Z">
        <w:r>
          <w:t xml:space="preserve"> </w:t>
        </w:r>
      </w:ins>
      <w:ins w:id="3686" w:author="PR Preview" w:date="2026-01-01T00:00:00Z">
        <w:r>
          <w:t xml:space="preserve">while held-out sRMSE does not.</w:t>
        </w:r>
      </w:ins>
    </w:p>
    <w:bookmarkEnd w:id="171"/>
    <w:bookmarkStart w:id="176" w:name="exm-train-test-error-simulated"/>
    <w:p>
      <w:pPr>
        <w:pStyle w:val="BodyText"/>
      </w:pPr>
      <w:ins w:id="3687" w:author="PR Preview" w:date="2026-01-01T00:00:00Z">
        <w:r>
          <w:rPr>
            <w:b/>
            <w:bCs/>
          </w:rPr>
          <w:t xml:space="preserve">Example 24 (Training error and generalization error by degree)</w:t>
        </w:r>
      </w:ins>
      <w:ins w:id="3688" w:author="PR Preview" w:date="2026-01-01T00:00:00Z">
        <w:r>
          <w:t xml:space="preserve"> </w:t>
        </w:r>
      </w:ins>
      <w:ins w:id="3689" w:author="PR Preview" w:date="2026-01-01T00:00:00Z">
        <w:r>
          <w:t xml:space="preserve">Real data never reveal</w:t>
        </w:r>
      </w:ins>
      <w:ins w:id="3690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3691" w:author="PR Preview" w:date="2026-01-01T00:00:00Z">
        <w:r>
          <w:t xml:space="preserve">,</w:t>
        </w:r>
      </w:ins>
      <w:ins w:id="3692" w:author="PR Preview" w:date="2026-01-01T00:00:00Z">
        <w:r>
          <w:t xml:space="preserve"> </w:t>
        </w:r>
      </w:ins>
      <w:ins w:id="3693" w:author="PR Preview" w:date="2026-01-01T00:00:00Z">
        <w:r>
          <w:t xml:space="preserve">but a simulation can,</w:t>
        </w:r>
      </w:ins>
      <w:ins w:id="3694" w:author="PR Preview" w:date="2026-01-01T00:00:00Z">
        <w:r>
          <w:t xml:space="preserve"> </w:t>
        </w:r>
      </w:ins>
      <w:ins w:id="3695" w:author="PR Preview" w:date="2026-01-01T00:00:00Z">
        <w:r>
          <w:t xml:space="preserve">because it can draw as many new observations as we like.</w:t>
        </w:r>
      </w:ins>
      <w:ins w:id="3696" w:author="PR Preview" w:date="2026-01-01T00:00:00Z">
        <w:r>
          <w:t xml:space="preserve"> </w:t>
        </w:r>
      </w:ins>
      <w:ins w:id="3697" w:author="PR Preview" w:date="2026-01-01T00:00:00Z">
        <w:r>
          <w:t xml:space="preserve">Here the population is known:</w:t>
        </w:r>
      </w:ins>
      <w:ins w:id="3698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3699" w:author="PR Preview" w:date="2026-01-01T00:00:00Z">
        <w:r>
          <w:t xml:space="preserve"> </w:t>
        </w:r>
      </w:ins>
      <w:ins w:id="3700" w:author="PR Preview" w:date="2026-01-01T00:00:00Z">
        <w:r>
          <w:t xml:space="preserve">and</w:t>
        </w:r>
      </w:ins>
      <w:ins w:id="3701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ins w:id="3702" w:author="PR Preview" w:date="2026-01-01T00:00:00Z">
        <w:r>
          <w:t xml:space="preserve">,</w:t>
        </w:r>
      </w:ins>
      <w:ins w:id="3703" w:author="PR Preview" w:date="2026-01-01T00:00:00Z">
        <w:r>
          <w:t xml:space="preserve"> </w:t>
        </w:r>
      </w:ins>
      <w:ins w:id="3704" w:author="PR Preview" w:date="2026-01-01T00:00:00Z">
        <w:r>
          <w:t xml:space="preserve">with</w:t>
        </w:r>
      </w:ins>
      <w:ins w:id="3705" w:author="PR Preview" w:date="2026-01-01T00:00:00Z">
        <w:r>
          <w:t xml:space="preserve"> </w:t>
        </w:r>
      </w:ins>
      <m:oMath>
        <m:r>
          <m:t>σ</m:t>
        </m:r>
        <m:r>
          <m:rPr>
            <m:sty m:val="p"/>
          </m:rPr>
          <m:t>=</m:t>
        </m:r>
        <m:r>
          <m:t>0.3</m:t>
        </m:r>
      </m:oMath>
      <w:ins w:id="3706" w:author="PR Preview" w:date="2026-01-01T00:00:00Z">
        <w:r>
          <w:t xml:space="preserve">.</w:t>
        </w:r>
      </w:ins>
      <w:ins w:id="3707" w:author="PR Preview" w:date="2026-01-01T00:00:00Z">
        <w:r>
          <w:t xml:space="preserve"> </w:t>
        </w:r>
      </w:ins>
      <w:ins w:id="3708" w:author="PR Preview" w:date="2026-01-01T00:00:00Z">
        <w:r>
          <w:t xml:space="preserve">We draw one training set of</w:t>
        </w:r>
      </w:ins>
      <w:ins w:id="3709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30</m:t>
        </m:r>
      </m:oMath>
      <w:ins w:id="3710" w:author="PR Preview" w:date="2026-01-01T00:00:00Z">
        <w:r>
          <w:t xml:space="preserve"> </w:t>
        </w:r>
      </w:ins>
      <w:ins w:id="3711" w:author="PR Preview" w:date="2026-01-01T00:00:00Z">
        <w:r>
          <w:t xml:space="preserve">observations,</w:t>
        </w:r>
      </w:ins>
      <w:ins w:id="3712" w:author="PR Preview" w:date="2026-01-01T00:00:00Z">
        <w:r>
          <w:t xml:space="preserve"> </w:t>
        </w:r>
      </w:ins>
      <w:ins w:id="3713" w:author="PR Preview" w:date="2026-01-01T00:00:00Z">
        <w:r>
          <w:t xml:space="preserve">fit a polynomial in</w:t>
        </w:r>
      </w:ins>
      <w:ins w:id="3714" w:author="PR Preview" w:date="2026-01-01T00:00:00Z">
        <w:r>
          <w:t xml:space="preserve"> </w:t>
        </w:r>
      </w:ins>
      <m:oMath>
        <m:r>
          <m:t>x</m:t>
        </m:r>
      </m:oMath>
      <w:ins w:id="3715" w:author="PR Preview" w:date="2026-01-01T00:00:00Z">
        <w:r>
          <w:t xml:space="preserve"> </w:t>
        </w:r>
      </w:ins>
      <w:ins w:id="3716" w:author="PR Preview" w:date="2026-01-01T00:00:00Z">
        <w:r>
          <w:t xml:space="preserve">of each degree from 1 to 10 by least squares,</w:t>
        </w:r>
      </w:ins>
      <w:ins w:id="3717" w:author="PR Preview" w:date="2026-01-01T00:00:00Z">
        <w:r>
          <w:t xml:space="preserve"> </w:t>
        </w:r>
      </w:ins>
      <w:ins w:id="3718" w:author="PR Preview" w:date="2026-01-01T00:00:00Z">
        <w:r>
          <w:t xml:space="preserve">and score each fit on the training set</w:t>
        </w:r>
      </w:ins>
      <w:ins w:id="3719" w:author="PR Preview" w:date="2026-01-01T00:00:00Z">
        <w:r>
          <w:t xml:space="preserve"> </w:t>
        </w:r>
      </w:ins>
      <w:ins w:id="3720" w:author="PR Preview" w:date="2026-01-01T00:00:00Z">
        <w:r>
          <w:t xml:space="preserve">and on</w:t>
        </w:r>
      </w:ins>
      <w:ins w:id="3721" w:author="PR Preview" w:date="2026-01-01T00:00:00Z">
        <w:r>
          <w:t xml:space="preserve"> </w:t>
        </w:r>
      </w:ins>
      <m:oMath>
        <m:r>
          <m:t>10</m:t>
        </m:r>
        <m:r>
          <m:rPr>
            <m:sty m:val="p"/>
          </m:rPr>
          <m:t>,</m:t>
        </m:r>
        <m:r>
          <m:t>000</m:t>
        </m:r>
      </m:oMath>
      <w:ins w:id="3722" w:author="PR Preview" w:date="2026-01-01T00:00:00Z">
        <w:r>
          <w:t xml:space="preserve"> </w:t>
        </w:r>
      </w:ins>
      <w:ins w:id="3723" w:author="PR Preview" w:date="2026-01-01T00:00:00Z">
        <w:r>
          <w:t xml:space="preserve">new observations.</w:t>
        </w:r>
      </w:ins>
      <w:ins w:id="3724" w:author="PR Preview" w:date="2026-01-01T00:00:00Z">
        <w:r>
          <w:t xml:space="preserve"> </w:t>
        </w:r>
      </w:ins>
      <w:ins w:id="3725" w:author="PR Preview" w:date="2026-01-01T00:00:00Z">
        <w:r>
          <w:t xml:space="preserve">By</w:t>
        </w:r>
      </w:ins>
      <w:ins w:id="3726" w:author="PR Preview" w:date="2026-01-01T00:00:00Z">
        <w:r>
          <w:t xml:space="preserve"> </w:t>
        </w:r>
      </w:ins>
      <w:hyperlink w:anchor="thm-held-out-unbiased">
        <w:ins w:id="3727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3728" w:author="PR Preview" w:date="2026-01-01T00:00:00Z">
        <w:r>
          <w:t xml:space="preserve">,</w:t>
        </w:r>
      </w:ins>
      <w:ins w:id="3729" w:author="PR Preview" w:date="2026-01-01T00:00:00Z">
        <w:r>
          <w:t xml:space="preserve"> </w:t>
        </w:r>
      </w:ins>
      <w:ins w:id="3730" w:author="PR Preview" w:date="2026-01-01T00:00:00Z">
        <w:r>
          <w:t xml:space="preserve">the second score has expectation</w:t>
        </w:r>
      </w:ins>
      <w:ins w:id="3731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3732" w:author="PR Preview" w:date="2026-01-01T00:00:00Z">
        <w:r>
          <w:t xml:space="preserve"> </w:t>
        </w:r>
      </w:ins>
      <w:ins w:id="3733" w:author="PR Preview" w:date="2026-01-01T00:00:00Z">
        <w:r>
          <w:t xml:space="preserve">given the training set,</w:t>
        </w:r>
      </w:ins>
      <w:ins w:id="3734" w:author="PR Preview" w:date="2026-01-01T00:00:00Z">
        <w:r>
          <w:t xml:space="preserve"> </w:t>
        </w:r>
      </w:ins>
      <w:ins w:id="3735" w:author="PR Preview" w:date="2026-01-01T00:00:00Z">
        <w:r>
          <w:t xml:space="preserve">and with</w:t>
        </w:r>
      </w:ins>
      <w:ins w:id="3736" w:author="PR Preview" w:date="2026-01-01T00:00:00Z">
        <w:r>
          <w:t xml:space="preserve"> </w:t>
        </w:r>
      </w:ins>
      <m:oMath>
        <m:r>
          <m:t>10</m:t>
        </m:r>
        <m:r>
          <m:rPr>
            <m:sty m:val="p"/>
          </m:rPr>
          <m:t>,</m:t>
        </m:r>
        <m:r>
          <m:t>000</m:t>
        </m:r>
      </m:oMath>
      <w:ins w:id="3737" w:author="PR Preview" w:date="2026-01-01T00:00:00Z">
        <w:r>
          <w:t xml:space="preserve"> </w:t>
        </w:r>
      </w:ins>
      <w:ins w:id="3738" w:author="PR Preview" w:date="2026-01-01T00:00:00Z">
        <w:r>
          <w:t xml:space="preserve">observations it is a precise estimate of it.</w:t>
        </w:r>
      </w:ins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5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75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pRMSE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76"/>
    <w:bookmarkEnd w:id="177"/>
    <w:bookmarkStart w:id="226" w:name="sec-data-splits"/>
    <w:p>
      <w:pPr>
        <w:pStyle w:val="Heading2"/>
      </w:pPr>
      <w:r>
        <w:t xml:space="preserve">5 Training, validation, and test sets</w:t>
      </w:r>
    </w:p>
    <w:bookmarkStart w:id="178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78"/>
    <w:bookmarkStart w:id="179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79"/>
    <w:bookmarkStart w:id="181" w:name="def-data-splits"/>
    <w:p>
      <w:pPr>
        <w:pStyle w:val="BodyText"/>
      </w:pPr>
      <w:del w:id="3739" w:author="PR Preview" w:date="2026-01-01T00:00:00Z">
        <w:r>
          <w:rPr>
            <w:b/>
            <w:bCs/>
          </w:rPr>
          <w:delText xml:space="preserve">Definition 37 (Training/validation/test split)</w:delText>
        </w:r>
      </w:del>
      <w:del w:id="3740" w:author="PR Preview" w:date="2026-01-01T00:00:00Z">
        <w:r>
          <w:delText xml:space="preserve"> </w:delText>
        </w:r>
      </w:del>
      <w:del w:id="3741" w:author="PR Preview" w:date="2026-01-01T00:00:00Z">
        <w:r>
          <w:delText xml:space="preserve">A</w:delText>
        </w:r>
      </w:del>
      <w:del w:id="3742" w:author="PR Preview" w:date="2026-01-01T00:00:00Z">
        <w:r>
          <w:delText xml:space="preserve"> </w:delText>
        </w:r>
      </w:del>
      <w:del w:id="3743" w:author="PR Preview" w:date="2026-01-01T00:00:00Z">
        <w:r>
          <w:rPr>
            <w:b/>
            <w:bCs/>
          </w:rPr>
          <w:delText xml:space="preserve">training/validation/test split</w:delText>
        </w:r>
      </w:del>
      <w:del w:id="3744" w:author="PR Preview" w:date="2026-01-01T00:00:00Z">
        <w:r>
          <w:delText xml:space="preserve"> </w:delText>
        </w:r>
      </w:del>
      <w:del w:id="3745" w:author="PR Preview" w:date="2026-01-01T00:00:00Z">
        <w:r>
          <w:delText xml:space="preserve">divides the observations</w:delText>
        </w:r>
      </w:del>
      <w:del w:id="3746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del w:id="3747" w:author="PR Preview" w:date="2026-01-01T00:00:00Z">
        <w:r>
          <w:delText xml:space="preserve"> </w:delText>
        </w:r>
      </w:del>
      <w:del w:id="3748" w:author="PR Preview" w:date="2026-01-01T00:00:00Z">
        <w:r>
          <w:delText xml:space="preserve">of a data set</w:delText>
        </w:r>
      </w:del>
      <w:del w:id="3749" w:author="PR Preview" w:date="2026-01-01T00:00:00Z">
        <w:r>
          <w:delText xml:space="preserve"> </w:delText>
        </w:r>
      </w:del>
      <w:del w:id="3750" w:author="PR Preview" w:date="2026-01-01T00:00:00Z">
        <w:r>
          <w:delText xml:space="preserve">into three disjoint sets of indices,</w:delText>
        </w:r>
      </w:del>
      <w:del w:id="3751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752" w:author="PR Preview" w:date="2026-01-01T00:00:00Z">
        <w:r>
          <w:delText xml:space="preserve">,</w:delText>
        </w:r>
      </w:del>
      <w:del w:id="3753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del w:id="3754" w:author="PR Preview" w:date="2026-01-01T00:00:00Z">
        <w:r>
          <w:delText xml:space="preserve"> </w:delText>
        </w:r>
      </w:del>
      <w:del w:id="3755" w:author="PR Preview" w:date="2026-01-01T00:00:00Z">
        <w:r>
          <w:delText xml:space="preserve">and</w:delText>
        </w:r>
      </w:del>
      <w:del w:id="3756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del w:id="3757" w:author="PR Preview" w:date="2026-01-01T00:00:00Z">
        <w:r>
          <w:delText xml:space="preserve">,</w:delText>
        </w:r>
      </w:del>
      <w:del w:id="3758" w:author="PR Preview" w:date="2026-01-01T00:00:00Z">
        <w:r>
          <w:delText xml:space="preserve"> </w:delText>
        </w:r>
      </w:del>
      <w:del w:id="3759" w:author="PR Preview" w:date="2026-01-01T00:00:00Z">
        <w:r>
          <w:delText xml:space="preserve">and takes the observations in</w:delText>
        </w:r>
      </w:del>
      <w:del w:id="3760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761" w:author="PR Preview" w:date="2026-01-01T00:00:00Z">
        <w:r>
          <w:delText xml:space="preserve"> </w:delText>
        </w:r>
      </w:del>
      <w:del w:id="3762" w:author="PR Preview" w:date="2026-01-01T00:00:00Z">
        <w:r>
          <w:delText xml:space="preserve">as the</w:delText>
        </w:r>
      </w:del>
      <w:del w:id="3763" w:author="PR Preview" w:date="2026-01-01T00:00:00Z">
        <w:r>
          <w:delText xml:space="preserve"> </w:delText>
        </w:r>
      </w:del>
      <w:hyperlink w:anchor="def-training-set">
        <w:del w:id="3764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3765" w:author="PR Preview" w:date="2026-01-01T00:00:00Z">
        <w:r>
          <w:delText xml:space="preserve">:</w:delText>
        </w:r>
      </w:del>
    </w:p>
    <w:p>
      <w:pPr>
        <w:pStyle w:val="BodyText"/>
      </w:pPr>
      <w:ins w:id="3766" w:author="PR Preview" w:date="2026-01-01T00:00:00Z">
        <w:r>
          <w:rPr>
            <w:b/>
            <w:bCs/>
          </w:rPr>
          <w:t xml:space="preserve">Definition 38 (Training/validation/test split)</w:t>
        </w:r>
      </w:ins>
      <w:ins w:id="3767" w:author="PR Preview" w:date="2026-01-01T00:00:00Z">
        <w:r>
          <w:t xml:space="preserve"> </w:t>
        </w:r>
      </w:ins>
      <w:ins w:id="3768" w:author="PR Preview" w:date="2026-01-01T00:00:00Z">
        <w:r>
          <w:t xml:space="preserve">A</w:t>
        </w:r>
      </w:ins>
      <w:ins w:id="3769" w:author="PR Preview" w:date="2026-01-01T00:00:00Z">
        <w:r>
          <w:t xml:space="preserve"> </w:t>
        </w:r>
      </w:ins>
      <w:ins w:id="3770" w:author="PR Preview" w:date="2026-01-01T00:00:00Z">
        <w:r>
          <w:rPr>
            <w:b/>
            <w:bCs/>
          </w:rPr>
          <w:t xml:space="preserve">training/validation/test split</w:t>
        </w:r>
      </w:ins>
      <w:ins w:id="3771" w:author="PR Preview" w:date="2026-01-01T00:00:00Z">
        <w:r>
          <w:t xml:space="preserve"> </w:t>
        </w:r>
      </w:ins>
      <w:ins w:id="3772" w:author="PR Preview" w:date="2026-01-01T00:00:00Z">
        <w:r>
          <w:t xml:space="preserve">divides the observations</w:t>
        </w:r>
      </w:ins>
      <w:ins w:id="3773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ins w:id="3774" w:author="PR Preview" w:date="2026-01-01T00:00:00Z">
        <w:r>
          <w:t xml:space="preserve"> </w:t>
        </w:r>
      </w:ins>
      <w:ins w:id="3775" w:author="PR Preview" w:date="2026-01-01T00:00:00Z">
        <w:r>
          <w:t xml:space="preserve">of a data set</w:t>
        </w:r>
      </w:ins>
      <w:ins w:id="3776" w:author="PR Preview" w:date="2026-01-01T00:00:00Z">
        <w:r>
          <w:t xml:space="preserve"> </w:t>
        </w:r>
      </w:ins>
      <w:ins w:id="3777" w:author="PR Preview" w:date="2026-01-01T00:00:00Z">
        <w:r>
          <w:t xml:space="preserve">into three disjoint sets of indices,</w:t>
        </w:r>
      </w:ins>
      <w:ins w:id="3778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779" w:author="PR Preview" w:date="2026-01-01T00:00:00Z">
        <w:r>
          <w:t xml:space="preserve">,</w:t>
        </w:r>
      </w:ins>
      <w:ins w:id="3780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ins w:id="3781" w:author="PR Preview" w:date="2026-01-01T00:00:00Z">
        <w:r>
          <w:t xml:space="preserve"> </w:t>
        </w:r>
      </w:ins>
      <w:ins w:id="3782" w:author="PR Preview" w:date="2026-01-01T00:00:00Z">
        <w:r>
          <w:t xml:space="preserve">and</w:t>
        </w:r>
      </w:ins>
      <w:ins w:id="3783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ins w:id="3784" w:author="PR Preview" w:date="2026-01-01T00:00:00Z">
        <w:r>
          <w:t xml:space="preserve">,</w:t>
        </w:r>
      </w:ins>
      <w:ins w:id="3785" w:author="PR Preview" w:date="2026-01-01T00:00:00Z">
        <w:r>
          <w:t xml:space="preserve"> </w:t>
        </w:r>
      </w:ins>
      <w:ins w:id="3786" w:author="PR Preview" w:date="2026-01-01T00:00:00Z">
        <w:r>
          <w:t xml:space="preserve">and takes the observations in</w:t>
        </w:r>
      </w:ins>
      <w:ins w:id="3787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788" w:author="PR Preview" w:date="2026-01-01T00:00:00Z">
        <w:r>
          <w:t xml:space="preserve"> </w:t>
        </w:r>
      </w:ins>
      <w:ins w:id="3789" w:author="PR Preview" w:date="2026-01-01T00:00:00Z">
        <w:r>
          <w:t xml:space="preserve">as the</w:t>
        </w:r>
      </w:ins>
      <w:ins w:id="3790" w:author="PR Preview" w:date="2026-01-01T00:00:00Z">
        <w:r>
          <w:t xml:space="preserve"> </w:t>
        </w:r>
      </w:ins>
      <w:hyperlink w:anchor="def-training-set">
        <w:ins w:id="3791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3792" w:author="PR Preview" w:date="2026-01-01T00:00:00Z">
        <w:r>
          <w:t xml:space="preserve">:</w:t>
        </w:r>
      </w:ins>
    </w:p>
    <w:p>
      <w:pPr>
        <w:pStyle w:val="BodyText"/>
      </w:pPr>
      <w:bookmarkStart w:id="180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8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198–201)</w:t>
      </w:r>
      <w:r>
        <w:t xml:space="preserve">;</w:t>
      </w:r>
      <w:r>
        <w:t xml:space="preserve"> </w:t>
      </w:r>
      <w:r>
        <w:t xml:space="preserve">Wikipedia contributors (2026i)</w:t>
      </w:r>
      <w:r>
        <w:t xml:space="preserve">.</w:t>
      </w:r>
    </w:p>
    <w:bookmarkEnd w:id="181"/>
    <w:bookmarkStart w:id="182" w:name="exm-data-splits-sizes"/>
    <w:p>
      <w:pPr>
        <w:pStyle w:val="BodyText"/>
      </w:pPr>
      <w:del w:id="3793" w:author="PR Preview" w:date="2026-01-01T00:00:00Z">
        <w:r>
          <w:rPr>
            <w:b/>
            <w:bCs/>
          </w:rPr>
          <w:delText xml:space="preserve">Example 23 (Split sizes for 32 cars)</w:delText>
        </w:r>
      </w:del>
      <w:del w:id="3794" w:author="PR Preview" w:date="2026-01-01T00:00:00Z">
        <w:r>
          <w:delText xml:space="preserve"> </w:delText>
        </w:r>
      </w:del>
      <w:del w:id="3795" w:author="PR Preview" w:date="2026-01-01T00:00:00Z">
        <w:r>
          <w:delText xml:space="preserve">In</w:delText>
        </w:r>
      </w:del>
      <w:del w:id="3796" w:author="PR Preview" w:date="2026-01-01T00:00:00Z">
        <w:r>
          <w:delText xml:space="preserve"> </w:delText>
        </w:r>
      </w:del>
      <w:hyperlink w:anchor="exr-data-splits">
        <w:del w:id="3797" w:author="PR Preview" w:date="2026-01-01T00:00:00Z">
          <w:r>
            <w:rPr>
              <w:rStyle w:val="Hyperlink"/>
            </w:rPr>
            <w:delText xml:space="preserve">Exercise 8</w:delText>
          </w:r>
        </w:del>
      </w:hyperlink>
      <w:del w:id="3798" w:author="PR Preview" w:date="2026-01-01T00:00:00Z">
        <w:r>
          <w:delText xml:space="preserve">,</w:delText>
        </w:r>
      </w:del>
      <w:del w:id="3799" w:author="PR Preview" w:date="2026-01-01T00:00:00Z">
        <w:r>
          <w:delText xml:space="preserve"> </w:delText>
        </w:r>
      </w:del>
      <w:del w:id="3800" w:author="PR Preview" w:date="2026-01-01T00:00:00Z">
        <w:r>
          <w:delText xml:space="preserve">a rule of 60% / 20% / 20% on</w:delText>
        </w:r>
      </w:del>
      <w:del w:id="3801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32</m:t>
        </m:r>
      </m:oMath>
      <w:del w:id="3802" w:author="PR Preview" w:date="2026-01-01T00:00:00Z">
        <w:r>
          <w:delText xml:space="preserve"> </w:delText>
        </w:r>
      </w:del>
      <w:del w:id="3803" w:author="PR Preview" w:date="2026-01-01T00:00:00Z">
        <w:r>
          <w:delText xml:space="preserve">cars</w:delText>
        </w:r>
      </w:del>
      <w:del w:id="3804" w:author="PR Preview" w:date="2026-01-01T00:00:00Z">
        <w:r>
          <w:delText xml:space="preserve"> </w:delText>
        </w:r>
      </w:del>
      <w:del w:id="3805" w:author="PR Preview" w:date="2026-01-01T00:00:00Z">
        <w:r>
          <w:delText xml:space="preserve">gives sets of 19, 6, and 7 cars,</w:delText>
        </w:r>
      </w:del>
      <w:del w:id="3806" w:author="PR Preview" w:date="2026-01-01T00:00:00Z">
        <w:r>
          <w:delText xml:space="preserve"> </w:delText>
        </w:r>
      </w:del>
      <w:del w:id="3807" w:author="PR Preview" w:date="2026-01-01T00:00:00Z">
        <w:r>
          <w:delText xml:space="preserve">and the 7 test cars are used only once, after the model is chosen.</w:delText>
        </w:r>
      </w:del>
    </w:p>
    <w:p>
      <w:pPr>
        <w:pStyle w:val="BodyText"/>
      </w:pPr>
      <w:del w:id="3808" w:author="PR Preview" w:date="2026-01-01T00:00:00Z">
        <w:r>
          <w:rPr>
            <w:b/>
            <w:bCs/>
          </w:rPr>
          <w:delText xml:space="preserve">Definition 38 (Tuning parameter)</w:delText>
        </w:r>
      </w:del>
      <w:del w:id="3809" w:author="PR Preview" w:date="2026-01-01T00:00:00Z">
        <w:r>
          <w:delText xml:space="preserve"> </w:delText>
        </w:r>
      </w:del>
      <w:del w:id="3810" w:author="PR Preview" w:date="2026-01-01T00:00:00Z">
        <w:r>
          <w:delText xml:space="preserve">A</w:delText>
        </w:r>
      </w:del>
      <w:del w:id="3811" w:author="PR Preview" w:date="2026-01-01T00:00:00Z">
        <w:r>
          <w:delText xml:space="preserve"> </w:delText>
        </w:r>
      </w:del>
      <w:del w:id="3812" w:author="PR Preview" w:date="2026-01-01T00:00:00Z">
        <w:r>
          <w:rPr>
            <w:b/>
            <w:bCs/>
          </w:rPr>
          <w:delText xml:space="preserve">tuning parameter</w:delText>
        </w:r>
      </w:del>
      <w:del w:id="3813" w:author="PR Preview" w:date="2026-01-01T00:00:00Z">
        <w:r>
          <w:delText xml:space="preserve"> </w:delText>
        </w:r>
      </w:del>
      <w:del w:id="3814" w:author="PR Preview" w:date="2026-01-01T00:00:00Z">
        <w:r>
          <w:delText xml:space="preserve">of a</w:delText>
        </w:r>
      </w:del>
      <w:del w:id="3815" w:author="PR Preview" w:date="2026-01-01T00:00:00Z">
        <w:r>
          <w:delText xml:space="preserve"> </w:delText>
        </w:r>
      </w:del>
      <w:hyperlink w:anchor="def-fitting-procedure">
        <w:del w:id="3816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3817" w:author="PR Preview" w:date="2026-01-01T00:00:00Z">
        <w:r>
          <w:delText xml:space="preserve"> </w:delText>
        </w:r>
      </w:del>
      <w:del w:id="3818" w:author="PR Preview" w:date="2026-01-01T00:00:00Z">
        <w:r>
          <w:delText xml:space="preserve">is a setting</w:delText>
        </w:r>
      </w:del>
      <w:del w:id="3819" w:author="PR Preview" w:date="2026-01-01T00:00:00Z">
        <w:r>
          <w:delText xml:space="preserve"> </w:delText>
        </w:r>
      </w:del>
      <m:oMath>
        <m:r>
          <m:t>λ</m:t>
        </m:r>
      </m:oMath>
      <w:del w:id="3820" w:author="PR Preview" w:date="2026-01-01T00:00:00Z">
        <w:r>
          <w:delText xml:space="preserve"> </w:delText>
        </w:r>
      </w:del>
      <w:del w:id="3821" w:author="PR Preview" w:date="2026-01-01T00:00:00Z">
        <w:r>
          <w:delText xml:space="preserve">that the procedure needs</w:delText>
        </w:r>
      </w:del>
      <w:del w:id="3822" w:author="PR Preview" w:date="2026-01-01T00:00:00Z">
        <w:r>
          <w:delText xml:space="preserve"> </w:delText>
        </w:r>
      </w:del>
      <w:del w:id="3823" w:author="PR Preview" w:date="2026-01-01T00:00:00Z">
        <w:r>
          <w:delText xml:space="preserve">but does not compute from the</w:delText>
        </w:r>
      </w:del>
      <w:del w:id="3824" w:author="PR Preview" w:date="2026-01-01T00:00:00Z">
        <w:r>
          <w:delText xml:space="preserve"> </w:delText>
        </w:r>
      </w:del>
      <w:hyperlink w:anchor="def-training-set">
        <w:del w:id="3825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3826" w:author="PR Preview" w:date="2026-01-01T00:00:00Z">
        <w:r>
          <w:delText xml:space="preserve">:</w:delText>
        </w:r>
      </w:del>
    </w:p>
    <w:p>
      <w:pPr>
        <w:pStyle w:val="BodyText"/>
      </w:pPr>
      <w:ins w:id="3827" w:author="PR Preview" w:date="2026-01-01T00:00:00Z">
        <w:r>
          <w:rPr>
            <w:b/>
            <w:bCs/>
          </w:rPr>
          <w:t xml:space="preserve">Example 25 (Split sizes for 32 cars)</w:t>
        </w:r>
      </w:ins>
      <w:ins w:id="3828" w:author="PR Preview" w:date="2026-01-01T00:00:00Z">
        <w:r>
          <w:t xml:space="preserve"> </w:t>
        </w:r>
      </w:ins>
      <w:ins w:id="3829" w:author="PR Preview" w:date="2026-01-01T00:00:00Z">
        <w:r>
          <w:t xml:space="preserve">In</w:t>
        </w:r>
      </w:ins>
      <w:ins w:id="3830" w:author="PR Preview" w:date="2026-01-01T00:00:00Z">
        <w:r>
          <w:t xml:space="preserve"> </w:t>
        </w:r>
      </w:ins>
      <w:hyperlink w:anchor="exr-data-splits">
        <w:ins w:id="3831" w:author="PR Preview" w:date="2026-01-01T00:00:00Z">
          <w:r>
            <w:rPr>
              <w:rStyle w:val="Hyperlink"/>
            </w:rPr>
            <w:t xml:space="preserve">Exercise 8</w:t>
          </w:r>
        </w:ins>
      </w:hyperlink>
      <w:ins w:id="3832" w:author="PR Preview" w:date="2026-01-01T00:00:00Z">
        <w:r>
          <w:t xml:space="preserve">,</w:t>
        </w:r>
      </w:ins>
      <w:ins w:id="3833" w:author="PR Preview" w:date="2026-01-01T00:00:00Z">
        <w:r>
          <w:t xml:space="preserve"> </w:t>
        </w:r>
      </w:ins>
      <w:ins w:id="3834" w:author="PR Preview" w:date="2026-01-01T00:00:00Z">
        <w:r>
          <w:t xml:space="preserve">a rule of 60% / 20% / 20% on</w:t>
        </w:r>
      </w:ins>
      <w:ins w:id="3835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32</m:t>
        </m:r>
      </m:oMath>
      <w:ins w:id="3836" w:author="PR Preview" w:date="2026-01-01T00:00:00Z">
        <w:r>
          <w:t xml:space="preserve"> </w:t>
        </w:r>
      </w:ins>
      <w:ins w:id="3837" w:author="PR Preview" w:date="2026-01-01T00:00:00Z">
        <w:r>
          <w:t xml:space="preserve">cars</w:t>
        </w:r>
      </w:ins>
      <w:ins w:id="3838" w:author="PR Preview" w:date="2026-01-01T00:00:00Z">
        <w:r>
          <w:t xml:space="preserve"> </w:t>
        </w:r>
      </w:ins>
      <w:ins w:id="3839" w:author="PR Preview" w:date="2026-01-01T00:00:00Z">
        <w:r>
          <w:t xml:space="preserve">gives sets of 19, 6, and 7 cars,</w:t>
        </w:r>
      </w:ins>
      <w:ins w:id="3840" w:author="PR Preview" w:date="2026-01-01T00:00:00Z">
        <w:r>
          <w:t xml:space="preserve"> </w:t>
        </w:r>
      </w:ins>
      <w:ins w:id="3841" w:author="PR Preview" w:date="2026-01-01T00:00:00Z">
        <w:r>
          <w:t xml:space="preserve">and the 7 test cars are used only once, after the model is chosen.</w:t>
        </w:r>
      </w:ins>
    </w:p>
    <w:bookmarkEnd w:id="182"/>
    <w:bookmarkStart w:id="184" w:name="def-tuning-parameter"/>
    <w:p>
      <w:pPr>
        <w:pStyle w:val="BodyText"/>
      </w:pPr>
      <w:ins w:id="3842" w:author="PR Preview" w:date="2026-01-01T00:00:00Z">
        <w:r>
          <w:rPr>
            <w:b/>
            <w:bCs/>
          </w:rPr>
          <w:t xml:space="preserve">Definition 39 (Tuning parameter)</w:t>
        </w:r>
      </w:ins>
      <w:ins w:id="3843" w:author="PR Preview" w:date="2026-01-01T00:00:00Z">
        <w:r>
          <w:t xml:space="preserve"> </w:t>
        </w:r>
      </w:ins>
      <w:ins w:id="3844" w:author="PR Preview" w:date="2026-01-01T00:00:00Z">
        <w:r>
          <w:t xml:space="preserve">A</w:t>
        </w:r>
      </w:ins>
      <w:ins w:id="3845" w:author="PR Preview" w:date="2026-01-01T00:00:00Z">
        <w:r>
          <w:t xml:space="preserve"> </w:t>
        </w:r>
      </w:ins>
      <w:ins w:id="3846" w:author="PR Preview" w:date="2026-01-01T00:00:00Z">
        <w:r>
          <w:rPr>
            <w:b/>
            <w:bCs/>
          </w:rPr>
          <w:t xml:space="preserve">tuning parameter</w:t>
        </w:r>
      </w:ins>
      <w:ins w:id="3847" w:author="PR Preview" w:date="2026-01-01T00:00:00Z">
        <w:r>
          <w:t xml:space="preserve"> </w:t>
        </w:r>
      </w:ins>
      <w:ins w:id="3848" w:author="PR Preview" w:date="2026-01-01T00:00:00Z">
        <w:r>
          <w:t xml:space="preserve">of a</w:t>
        </w:r>
      </w:ins>
      <w:ins w:id="3849" w:author="PR Preview" w:date="2026-01-01T00:00:00Z">
        <w:r>
          <w:t xml:space="preserve"> </w:t>
        </w:r>
      </w:ins>
      <w:hyperlink w:anchor="def-fitting-procedure">
        <w:ins w:id="3850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3851" w:author="PR Preview" w:date="2026-01-01T00:00:00Z">
        <w:r>
          <w:t xml:space="preserve"> </w:t>
        </w:r>
      </w:ins>
      <w:ins w:id="3852" w:author="PR Preview" w:date="2026-01-01T00:00:00Z">
        <w:r>
          <w:t xml:space="preserve">is a setting</w:t>
        </w:r>
      </w:ins>
      <w:ins w:id="3853" w:author="PR Preview" w:date="2026-01-01T00:00:00Z">
        <w:r>
          <w:t xml:space="preserve"> </w:t>
        </w:r>
      </w:ins>
      <m:oMath>
        <m:r>
          <m:t>λ</m:t>
        </m:r>
      </m:oMath>
      <w:ins w:id="3854" w:author="PR Preview" w:date="2026-01-01T00:00:00Z">
        <w:r>
          <w:t xml:space="preserve"> </w:t>
        </w:r>
      </w:ins>
      <w:ins w:id="3855" w:author="PR Preview" w:date="2026-01-01T00:00:00Z">
        <w:r>
          <w:t xml:space="preserve">that the procedure needs</w:t>
        </w:r>
      </w:ins>
      <w:ins w:id="3856" w:author="PR Preview" w:date="2026-01-01T00:00:00Z">
        <w:r>
          <w:t xml:space="preserve"> </w:t>
        </w:r>
      </w:ins>
      <w:ins w:id="3857" w:author="PR Preview" w:date="2026-01-01T00:00:00Z">
        <w:r>
          <w:t xml:space="preserve">but does not compute from the</w:t>
        </w:r>
      </w:ins>
      <w:ins w:id="3858" w:author="PR Preview" w:date="2026-01-01T00:00:00Z">
        <w:r>
          <w:t xml:space="preserve"> </w:t>
        </w:r>
      </w:ins>
      <w:hyperlink w:anchor="def-training-set">
        <w:ins w:id="3859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3860" w:author="PR Preview" w:date="2026-01-01T00:00:00Z">
        <w:r>
          <w:t xml:space="preserve">:</w:t>
        </w:r>
      </w:ins>
    </w:p>
    <w:p>
      <w:pPr>
        <w:pStyle w:val="BodyText"/>
      </w:pPr>
      <w:bookmarkStart w:id="183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8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184"/>
    <w:bookmarkStart w:id="185" w:name="exm-tuning-parameter"/>
    <w:p>
      <w:pPr>
        <w:pStyle w:val="BodyText"/>
      </w:pPr>
      <w:del w:id="3861" w:author="PR Preview" w:date="2026-01-01T00:00:00Z">
        <w:r>
          <w:rPr>
            <w:b/>
            <w:bCs/>
          </w:rPr>
          <w:delText xml:space="preserve">Example 24 (Polynomial degree)</w:delText>
        </w:r>
      </w:del>
      <w:del w:id="3862" w:author="PR Preview" w:date="2026-01-01T00:00:00Z">
        <w:r>
          <w:delText xml:space="preserve"> </w:delText>
        </w:r>
      </w:del>
      <w:del w:id="3863" w:author="PR Preview" w:date="2026-01-01T00:00:00Z">
        <w:r>
          <w:delText xml:space="preserve">In</w:delText>
        </w:r>
      </w:del>
      <w:del w:id="3864" w:author="PR Preview" w:date="2026-01-01T00:00:00Z">
        <w:r>
          <w:delText xml:space="preserve"> </w:delText>
        </w:r>
      </w:del>
      <w:hyperlink w:anchor="exr-overfitting">
        <w:del w:id="3865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3866" w:author="PR Preview" w:date="2026-01-01T00:00:00Z">
        <w:r>
          <w:delText xml:space="preserve">,</w:delText>
        </w:r>
      </w:del>
      <w:del w:id="3867" w:author="PR Preview" w:date="2026-01-01T00:00:00Z">
        <w:r>
          <w:delText xml:space="preserve"> </w:delText>
        </w:r>
      </w:del>
      <w:del w:id="3868" w:author="PR Preview" w:date="2026-01-01T00:00:00Z">
        <w:r>
          <w:delText xml:space="preserve">least squares computes the coefficients of each polynomial from the 20 training cars,</w:delText>
        </w:r>
      </w:del>
      <w:del w:id="3869" w:author="PR Preview" w:date="2026-01-01T00:00:00Z">
        <w:r>
          <w:delText xml:space="preserve"> </w:delText>
        </w:r>
      </w:del>
      <w:del w:id="3870" w:author="PR Preview" w:date="2026-01-01T00:00:00Z">
        <w:r>
          <w:delText xml:space="preserve">but the degree</w:delText>
        </w:r>
      </w:del>
      <w:del w:id="3871" w:author="PR Preview" w:date="2026-01-01T00:00:00Z">
        <w:r>
          <w:delText xml:space="preserve"> </w:delText>
        </w:r>
      </w:del>
      <m:oMath>
        <m:r>
          <m:t>d</m:t>
        </m:r>
      </m:oMath>
      <w:del w:id="3872" w:author="PR Preview" w:date="2026-01-01T00:00:00Z">
        <w:r>
          <w:delText xml:space="preserve"> </w:delText>
        </w:r>
      </w:del>
      <w:del w:id="3873" w:author="PR Preview" w:date="2026-01-01T00:00:00Z">
        <w:r>
          <w:delText xml:space="preserve">is fixed before the fit.</w:delText>
        </w:r>
      </w:del>
      <w:del w:id="3874" w:author="PR Preview" w:date="2026-01-01T00:00:00Z">
        <w:r>
          <w:delText xml:space="preserve"> </w:delText>
        </w:r>
      </w:del>
      <w:del w:id="3875" w:author="PR Preview" w:date="2026-01-01T00:00:00Z">
        <w:r>
          <w:delText xml:space="preserve">So the degree is a</w:delText>
        </w:r>
      </w:del>
      <w:del w:id="3876" w:author="PR Preview" w:date="2026-01-01T00:00:00Z">
        <w:r>
          <w:delText xml:space="preserve"> </w:delText>
        </w:r>
      </w:del>
      <w:hyperlink w:anchor="def-tuning-parameter">
        <w:del w:id="3877" w:author="PR Preview" w:date="2026-01-01T00:00:00Z">
          <w:r>
            <w:rPr>
              <w:rStyle w:val="Hyperlink"/>
            </w:rPr>
            <w:delText xml:space="preserve">tuning parameter</w:delText>
          </w:r>
        </w:del>
      </w:hyperlink>
      <w:del w:id="3878" w:author="PR Preview" w:date="2026-01-01T00:00:00Z">
        <w:r>
          <w:delText xml:space="preserve"> </w:delText>
        </w:r>
      </w:del>
      <w:del w:id="3879" w:author="PR Preview" w:date="2026-01-01T00:00:00Z">
        <w:r>
          <w:delText xml:space="preserve">of least-squares polynomial fitting,</w:delText>
        </w:r>
      </w:del>
      <w:del w:id="3880" w:author="PR Preview" w:date="2026-01-01T00:00:00Z">
        <w:r>
          <w:delText xml:space="preserve"> </w:delText>
        </w:r>
      </w:del>
      <w:del w:id="3881" w:author="PR Preview" w:date="2026-01-01T00:00:00Z">
        <w:r>
          <w:delText xml:space="preserve">and the four fits are</w:delText>
        </w:r>
      </w:del>
      <w:del w:id="3882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del w:id="3883" w:author="PR Preview" w:date="2026-01-01T00:00:00Z">
        <w:r>
          <w:delText xml:space="preserve"> </w:delText>
        </w:r>
      </w:del>
      <w:del w:id="3884" w:author="PR Preview" w:date="2026-01-01T00:00:00Z">
        <w:r>
          <w:delText xml:space="preserve">with</w:delText>
        </w:r>
      </w:del>
      <w:del w:id="3885" w:author="PR Preview" w:date="2026-01-01T00:00:00Z">
        <w:r>
          <w:delText xml:space="preserve"> </w:delText>
        </w:r>
      </w:del>
      <m:oMath>
        <m:r>
          <m:t>λ</m:t>
        </m:r>
        <m:r>
          <m:rPr>
            <m:sty m:val="p"/>
          </m:rPr>
          <m:t>=</m:t>
        </m:r>
        <m:r>
          <m:t>d</m:t>
        </m:r>
      </m:oMath>
      <w:del w:id="3886" w:author="PR Preview" w:date="2026-01-01T00:00:00Z">
        <w:r>
          <w:delText xml:space="preserve">.</w:delText>
        </w:r>
      </w:del>
    </w:p>
    <w:p>
      <w:pPr>
        <w:pStyle w:val="BodyText"/>
      </w:pPr>
      <w:del w:id="3887" w:author="PR Preview" w:date="2026-01-01T00:00:00Z">
        <w:r>
          <w:rPr>
            <w:b/>
            <w:bCs/>
          </w:rPr>
          <w:delText xml:space="preserve">Definition 39 (Model selection)</w:delText>
        </w:r>
      </w:del>
      <w:del w:id="3888" w:author="PR Preview" w:date="2026-01-01T00:00:00Z">
        <w:r>
          <w:delText xml:space="preserve"> </w:delText>
        </w:r>
      </w:del>
      <w:del w:id="3889" w:author="PR Preview" w:date="2026-01-01T00:00:00Z">
        <w:r>
          <w:rPr>
            <w:b/>
            <w:bCs/>
          </w:rPr>
          <w:delText xml:space="preserve">Model selection</w:delText>
        </w:r>
      </w:del>
      <w:del w:id="3890" w:author="PR Preview" w:date="2026-01-01T00:00:00Z">
        <w:r>
          <w:delText xml:space="preserve"> </w:delText>
        </w:r>
      </w:del>
      <w:del w:id="3891" w:author="PR Preview" w:date="2026-01-01T00:00:00Z">
        <w:r>
          <w:delText xml:space="preserve">is choosing one</w:delText>
        </w:r>
      </w:del>
      <w:del w:id="3892" w:author="PR Preview" w:date="2026-01-01T00:00:00Z">
        <w:r>
          <w:delText xml:space="preserve"> </w:delText>
        </w:r>
      </w:del>
      <w:hyperlink w:anchor="def-fitted-model">
        <w:del w:id="3893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3894" w:author="PR Preview" w:date="2026-01-01T00:00:00Z">
        <w:r>
          <w:delText xml:space="preserve"> </w:delText>
        </w:r>
      </w:del>
      <w:del w:id="3895" w:author="PR Preview" w:date="2026-01-01T00:00:00Z">
        <w:r>
          <w:delText xml:space="preserve">from a set of candidate fitted models from different</w:delText>
        </w:r>
      </w:del>
      <w:del w:id="3896" w:author="PR Preview" w:date="2026-01-01T00:00:00Z">
        <w:r>
          <w:delText xml:space="preserve"> </w:delText>
        </w:r>
      </w:del>
      <w:hyperlink w:anchor="def-model-family">
        <w:del w:id="3897" w:author="PR Preview" w:date="2026-01-01T00:00:00Z">
          <w:r>
            <w:rPr>
              <w:rStyle w:val="Hyperlink"/>
            </w:rPr>
            <w:delText xml:space="preserve">model families</w:delText>
          </w:r>
        </w:del>
      </w:hyperlink>
      <w:del w:id="3898" w:author="PR Preview" w:date="2026-01-01T00:00:00Z">
        <w:r>
          <w:delText xml:space="preserve">,</w:delText>
        </w:r>
      </w:del>
      <w:del w:id="3899" w:author="PR Preview" w:date="2026-01-01T00:00:00Z">
        <w:r>
          <w:delText xml:space="preserve"> </w:delText>
        </w:r>
      </w:del>
      <w:del w:id="3900" w:author="PR Preview" w:date="2026-01-01T00:00:00Z">
        <w:r>
          <w:delText xml:space="preserve">using observations that were</w:delText>
        </w:r>
      </w:del>
      <w:del w:id="3901" w:author="PR Preview" w:date="2026-01-01T00:00:00Z">
        <w:r>
          <w:delText xml:space="preserve"> </w:delText>
        </w:r>
      </w:del>
      <w:hyperlink w:anchor="def-held-out-set">
        <w:del w:id="3902" w:author="PR Preview" w:date="2026-01-01T00:00:00Z">
          <w:r>
            <w:rPr>
              <w:rStyle w:val="Hyperlink"/>
            </w:rPr>
            <w:delText xml:space="preserve">held out</w:delText>
          </w:r>
        </w:del>
      </w:hyperlink>
      <w:del w:id="3903" w:author="PR Preview" w:date="2026-01-01T00:00:00Z">
        <w:r>
          <w:delText xml:space="preserve"> </w:delText>
        </w:r>
      </w:del>
      <w:del w:id="3904" w:author="PR Preview" w:date="2026-01-01T00:00:00Z">
        <w:r>
          <w:delText xml:space="preserve">from fitting.</w:delText>
        </w:r>
      </w:del>
    </w:p>
    <w:p>
      <w:pPr>
        <w:pStyle w:val="BodyText"/>
      </w:pPr>
      <w:ins w:id="3905" w:author="PR Preview" w:date="2026-01-01T00:00:00Z">
        <w:r>
          <w:rPr>
            <w:b/>
            <w:bCs/>
          </w:rPr>
          <w:t xml:space="preserve">Example 26 (Polynomial degree)</w:t>
        </w:r>
      </w:ins>
      <w:ins w:id="3906" w:author="PR Preview" w:date="2026-01-01T00:00:00Z">
        <w:r>
          <w:t xml:space="preserve"> </w:t>
        </w:r>
      </w:ins>
      <w:ins w:id="3907" w:author="PR Preview" w:date="2026-01-01T00:00:00Z">
        <w:r>
          <w:t xml:space="preserve">In</w:t>
        </w:r>
      </w:ins>
      <w:ins w:id="3908" w:author="PR Preview" w:date="2026-01-01T00:00:00Z">
        <w:r>
          <w:t xml:space="preserve"> </w:t>
        </w:r>
      </w:ins>
      <w:hyperlink w:anchor="exr-overfitting">
        <w:ins w:id="3909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3910" w:author="PR Preview" w:date="2026-01-01T00:00:00Z">
        <w:r>
          <w:t xml:space="preserve">,</w:t>
        </w:r>
      </w:ins>
      <w:ins w:id="3911" w:author="PR Preview" w:date="2026-01-01T00:00:00Z">
        <w:r>
          <w:t xml:space="preserve"> </w:t>
        </w:r>
      </w:ins>
      <w:ins w:id="3912" w:author="PR Preview" w:date="2026-01-01T00:00:00Z">
        <w:r>
          <w:t xml:space="preserve">least squares computes the coefficients of each polynomial from the 20 training cars,</w:t>
        </w:r>
      </w:ins>
      <w:ins w:id="3913" w:author="PR Preview" w:date="2026-01-01T00:00:00Z">
        <w:r>
          <w:t xml:space="preserve"> </w:t>
        </w:r>
      </w:ins>
      <w:ins w:id="3914" w:author="PR Preview" w:date="2026-01-01T00:00:00Z">
        <w:r>
          <w:t xml:space="preserve">but the degree</w:t>
        </w:r>
      </w:ins>
      <w:ins w:id="3915" w:author="PR Preview" w:date="2026-01-01T00:00:00Z">
        <w:r>
          <w:t xml:space="preserve"> </w:t>
        </w:r>
      </w:ins>
      <m:oMath>
        <m:r>
          <m:t>d</m:t>
        </m:r>
      </m:oMath>
      <w:ins w:id="3916" w:author="PR Preview" w:date="2026-01-01T00:00:00Z">
        <w:r>
          <w:t xml:space="preserve"> </w:t>
        </w:r>
      </w:ins>
      <w:ins w:id="3917" w:author="PR Preview" w:date="2026-01-01T00:00:00Z">
        <w:r>
          <w:t xml:space="preserve">is fixed before the fit.</w:t>
        </w:r>
      </w:ins>
      <w:ins w:id="3918" w:author="PR Preview" w:date="2026-01-01T00:00:00Z">
        <w:r>
          <w:t xml:space="preserve"> </w:t>
        </w:r>
      </w:ins>
      <w:ins w:id="3919" w:author="PR Preview" w:date="2026-01-01T00:00:00Z">
        <w:r>
          <w:t xml:space="preserve">So the degree is a</w:t>
        </w:r>
      </w:ins>
      <w:ins w:id="3920" w:author="PR Preview" w:date="2026-01-01T00:00:00Z">
        <w:r>
          <w:t xml:space="preserve"> </w:t>
        </w:r>
      </w:ins>
      <w:hyperlink w:anchor="def-tuning-parameter">
        <w:ins w:id="3921" w:author="PR Preview" w:date="2026-01-01T00:00:00Z">
          <w:r>
            <w:rPr>
              <w:rStyle w:val="Hyperlink"/>
            </w:rPr>
            <w:t xml:space="preserve">tuning parameter</w:t>
          </w:r>
        </w:ins>
      </w:hyperlink>
      <w:ins w:id="3922" w:author="PR Preview" w:date="2026-01-01T00:00:00Z">
        <w:r>
          <w:t xml:space="preserve"> </w:t>
        </w:r>
      </w:ins>
      <w:ins w:id="3923" w:author="PR Preview" w:date="2026-01-01T00:00:00Z">
        <w:r>
          <w:t xml:space="preserve">of least-squares polynomial fitting,</w:t>
        </w:r>
      </w:ins>
      <w:ins w:id="3924" w:author="PR Preview" w:date="2026-01-01T00:00:00Z">
        <w:r>
          <w:t xml:space="preserve"> </w:t>
        </w:r>
      </w:ins>
      <w:ins w:id="3925" w:author="PR Preview" w:date="2026-01-01T00:00:00Z">
        <w:r>
          <w:t xml:space="preserve">and the four fits are</w:t>
        </w:r>
      </w:ins>
      <w:ins w:id="3926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ins w:id="3927" w:author="PR Preview" w:date="2026-01-01T00:00:00Z">
        <w:r>
          <w:t xml:space="preserve"> </w:t>
        </w:r>
      </w:ins>
      <w:ins w:id="3928" w:author="PR Preview" w:date="2026-01-01T00:00:00Z">
        <w:r>
          <w:t xml:space="preserve">with</w:t>
        </w:r>
      </w:ins>
      <w:ins w:id="3929" w:author="PR Preview" w:date="2026-01-01T00:00:00Z">
        <w:r>
          <w:t xml:space="preserve"> </w:t>
        </w:r>
      </w:ins>
      <m:oMath>
        <m:r>
          <m:t>λ</m:t>
        </m:r>
        <m:r>
          <m:rPr>
            <m:sty m:val="p"/>
          </m:rPr>
          <m:t>=</m:t>
        </m:r>
        <m:r>
          <m:t>d</m:t>
        </m:r>
      </m:oMath>
      <w:ins w:id="3930" w:author="PR Preview" w:date="2026-01-01T00:00:00Z">
        <w:r>
          <w:t xml:space="preserve">.</w:t>
        </w:r>
      </w:ins>
    </w:p>
    <w:bookmarkEnd w:id="185"/>
    <w:bookmarkStart w:id="186" w:name="def-model-selection"/>
    <w:p>
      <w:pPr>
        <w:pStyle w:val="BodyText"/>
      </w:pPr>
      <w:ins w:id="3931" w:author="PR Preview" w:date="2026-01-01T00:00:00Z">
        <w:r>
          <w:rPr>
            <w:b/>
            <w:bCs/>
          </w:rPr>
          <w:t xml:space="preserve">Definition 40 (Model selection)</w:t>
        </w:r>
      </w:ins>
      <w:ins w:id="3932" w:author="PR Preview" w:date="2026-01-01T00:00:00Z">
        <w:r>
          <w:t xml:space="preserve"> </w:t>
        </w:r>
      </w:ins>
      <w:ins w:id="3933" w:author="PR Preview" w:date="2026-01-01T00:00:00Z">
        <w:r>
          <w:rPr>
            <w:b/>
            <w:bCs/>
          </w:rPr>
          <w:t xml:space="preserve">Model selection</w:t>
        </w:r>
      </w:ins>
      <w:ins w:id="3934" w:author="PR Preview" w:date="2026-01-01T00:00:00Z">
        <w:r>
          <w:t xml:space="preserve"> </w:t>
        </w:r>
      </w:ins>
      <w:ins w:id="3935" w:author="PR Preview" w:date="2026-01-01T00:00:00Z">
        <w:r>
          <w:t xml:space="preserve">is choosing one</w:t>
        </w:r>
      </w:ins>
      <w:ins w:id="3936" w:author="PR Preview" w:date="2026-01-01T00:00:00Z">
        <w:r>
          <w:t xml:space="preserve"> </w:t>
        </w:r>
      </w:ins>
      <w:hyperlink w:anchor="def-fitted-model">
        <w:ins w:id="3937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3938" w:author="PR Preview" w:date="2026-01-01T00:00:00Z">
        <w:r>
          <w:t xml:space="preserve"> </w:t>
        </w:r>
      </w:ins>
      <w:ins w:id="3939" w:author="PR Preview" w:date="2026-01-01T00:00:00Z">
        <w:r>
          <w:t xml:space="preserve">from a set of candidate fitted models from different</w:t>
        </w:r>
      </w:ins>
      <w:ins w:id="3940" w:author="PR Preview" w:date="2026-01-01T00:00:00Z">
        <w:r>
          <w:t xml:space="preserve"> </w:t>
        </w:r>
      </w:ins>
      <w:hyperlink w:anchor="def-model-family">
        <w:ins w:id="3941" w:author="PR Preview" w:date="2026-01-01T00:00:00Z">
          <w:r>
            <w:rPr>
              <w:rStyle w:val="Hyperlink"/>
            </w:rPr>
            <w:t xml:space="preserve">model families</w:t>
          </w:r>
        </w:ins>
      </w:hyperlink>
      <w:ins w:id="3942" w:author="PR Preview" w:date="2026-01-01T00:00:00Z">
        <w:r>
          <w:t xml:space="preserve">,</w:t>
        </w:r>
      </w:ins>
      <w:ins w:id="3943" w:author="PR Preview" w:date="2026-01-01T00:00:00Z">
        <w:r>
          <w:t xml:space="preserve"> </w:t>
        </w:r>
      </w:ins>
      <w:ins w:id="3944" w:author="PR Preview" w:date="2026-01-01T00:00:00Z">
        <w:r>
          <w:t xml:space="preserve">using observations that were</w:t>
        </w:r>
      </w:ins>
      <w:ins w:id="3945" w:author="PR Preview" w:date="2026-01-01T00:00:00Z">
        <w:r>
          <w:t xml:space="preserve"> </w:t>
        </w:r>
      </w:ins>
      <w:hyperlink w:anchor="def-held-out-set">
        <w:ins w:id="3946" w:author="PR Preview" w:date="2026-01-01T00:00:00Z">
          <w:r>
            <w:rPr>
              <w:rStyle w:val="Hyperlink"/>
            </w:rPr>
            <w:t xml:space="preserve">held out</w:t>
          </w:r>
        </w:ins>
      </w:hyperlink>
      <w:ins w:id="3947" w:author="PR Preview" w:date="2026-01-01T00:00:00Z">
        <w:r>
          <w:t xml:space="preserve"> </w:t>
        </w:r>
      </w:ins>
      <w:ins w:id="3948" w:author="PR Preview" w:date="2026-01-01T00:00:00Z">
        <w:r>
          <w:t xml:space="preserve">from fitting.</w:t>
        </w:r>
      </w:ins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(2026f)</w:t>
      </w:r>
      <w:r>
        <w:t xml:space="preserve">.</w:t>
      </w:r>
    </w:p>
    <w:bookmarkEnd w:id="186"/>
    <w:bookmarkStart w:id="187" w:name="exm-model-selection"/>
    <w:p>
      <w:pPr>
        <w:pStyle w:val="BodyText"/>
      </w:pPr>
      <w:del w:id="3949" w:author="PR Preview" w:date="2026-01-01T00:00:00Z">
        <w:r>
          <w:rPr>
            <w:b/>
            <w:bCs/>
          </w:rPr>
          <w:delText xml:space="preserve">Example 25 (Choosing a polynomial degree)</w:delText>
        </w:r>
      </w:del>
      <w:del w:id="3950" w:author="PR Preview" w:date="2026-01-01T00:00:00Z">
        <w:r>
          <w:delText xml:space="preserve"> </w:delText>
        </w:r>
      </w:del>
      <w:del w:id="3951" w:author="PR Preview" w:date="2026-01-01T00:00:00Z">
        <w:r>
          <w:delText xml:space="preserve">In</w:delText>
        </w:r>
      </w:del>
      <w:del w:id="3952" w:author="PR Preview" w:date="2026-01-01T00:00:00Z">
        <w:r>
          <w:delText xml:space="preserve"> </w:delText>
        </w:r>
      </w:del>
      <w:hyperlink w:anchor="exm-tuning-parameter">
        <w:del w:id="3953" w:author="PR Preview" w:date="2026-01-01T00:00:00Z">
          <w:r>
            <w:rPr>
              <w:rStyle w:val="Hyperlink"/>
            </w:rPr>
            <w:delText xml:space="preserve">Example 24</w:delText>
          </w:r>
        </w:del>
      </w:hyperlink>
      <w:del w:id="3954" w:author="PR Preview" w:date="2026-01-01T00:00:00Z">
        <w:r>
          <w:delText xml:space="preserve">,</w:delText>
        </w:r>
      </w:del>
      <w:del w:id="3955" w:author="PR Preview" w:date="2026-01-01T00:00:00Z">
        <w:r>
          <w:delText xml:space="preserve"> </w:delText>
        </w:r>
      </w:del>
      <w:del w:id="3956" w:author="PR Preview" w:date="2026-01-01T00:00:00Z">
        <w:r>
          <w:delText xml:space="preserve">the candidates are the least-squares fitted models from four polynomial model families,</w:delText>
        </w:r>
      </w:del>
      <w:del w:id="3957" w:author="PR Preview" w:date="2026-01-01T00:00:00Z">
        <w:r>
          <w:delText xml:space="preserve"> </w:delText>
        </w:r>
      </w:del>
      <w:del w:id="3958" w:author="PR Preview" w:date="2026-01-01T00:00:00Z">
        <w:r>
          <w:delText xml:space="preserve">the families of degree</w:delText>
        </w:r>
      </w:del>
      <w:del w:id="3959" w:author="PR Preview" w:date="2026-01-01T00:00:00Z">
        <w:r>
          <w:delText xml:space="preserve"> </w:delText>
        </w:r>
      </w:del>
      <m:oMath>
        <m:r>
          <m:t>1</m:t>
        </m:r>
      </m:oMath>
      <w:del w:id="3960" w:author="PR Preview" w:date="2026-01-01T00:00:00Z">
        <w:r>
          <w:delText xml:space="preserve"> </w:delText>
        </w:r>
      </w:del>
      <w:del w:id="3961" w:author="PR Preview" w:date="2026-01-01T00:00:00Z">
        <w:r>
          <w:delText xml:space="preserve">(</w:delText>
        </w:r>
      </w:del>
      <w:del w:id="3962" w:author="PR Preview" w:date="2026-01-01T00:00:00Z">
        <w:r>
          <w:delText xml:space="preserve">“linear”</w:delText>
        </w:r>
      </w:del>
      <w:del w:id="3963" w:author="PR Preview" w:date="2026-01-01T00:00:00Z">
        <w:r>
          <w:delText xml:space="preserve">),</w:delText>
        </w:r>
      </w:del>
      <w:del w:id="3964" w:author="PR Preview" w:date="2026-01-01T00:00:00Z">
        <w:r>
          <w:delText xml:space="preserve"> </w:delText>
        </w:r>
      </w:del>
      <m:oMath>
        <m:r>
          <m:t>2</m:t>
        </m:r>
      </m:oMath>
      <w:del w:id="3965" w:author="PR Preview" w:date="2026-01-01T00:00:00Z">
        <w:r>
          <w:delText xml:space="preserve"> </w:delText>
        </w:r>
      </w:del>
      <w:del w:id="3966" w:author="PR Preview" w:date="2026-01-01T00:00:00Z">
        <w:r>
          <w:delText xml:space="preserve">(</w:delText>
        </w:r>
      </w:del>
      <w:del w:id="3967" w:author="PR Preview" w:date="2026-01-01T00:00:00Z">
        <w:r>
          <w:delText xml:space="preserve">“quadratic”</w:delText>
        </w:r>
      </w:del>
      <w:del w:id="3968" w:author="PR Preview" w:date="2026-01-01T00:00:00Z">
        <w:r>
          <w:delText xml:space="preserve">),</w:delText>
        </w:r>
      </w:del>
      <w:del w:id="3969" w:author="PR Preview" w:date="2026-01-01T00:00:00Z">
        <w:r>
          <w:delText xml:space="preserve"> </w:delText>
        </w:r>
      </w:del>
      <m:oMath>
        <m:r>
          <m:t>3</m:t>
        </m:r>
      </m:oMath>
      <w:del w:id="3970" w:author="PR Preview" w:date="2026-01-01T00:00:00Z">
        <w:r>
          <w:delText xml:space="preserve"> </w:delText>
        </w:r>
      </w:del>
      <w:del w:id="3971" w:author="PR Preview" w:date="2026-01-01T00:00:00Z">
        <w:r>
          <w:delText xml:space="preserve">(</w:delText>
        </w:r>
      </w:del>
      <w:del w:id="3972" w:author="PR Preview" w:date="2026-01-01T00:00:00Z">
        <w:r>
          <w:delText xml:space="preserve">“cubic”</w:delText>
        </w:r>
      </w:del>
      <w:del w:id="3973" w:author="PR Preview" w:date="2026-01-01T00:00:00Z">
        <w:r>
          <w:delText xml:space="preserve">) and</w:delText>
        </w:r>
      </w:del>
      <w:del w:id="3974" w:author="PR Preview" w:date="2026-01-01T00:00:00Z">
        <w:r>
          <w:delText xml:space="preserve"> </w:delText>
        </w:r>
      </w:del>
      <m:oMath>
        <m:r>
          <m:t>4</m:t>
        </m:r>
      </m:oMath>
      <w:del w:id="3975" w:author="PR Preview" w:date="2026-01-01T00:00:00Z">
        <w:r>
          <w:delText xml:space="preserve"> </w:delText>
        </w:r>
      </w:del>
      <w:del w:id="3976" w:author="PR Preview" w:date="2026-01-01T00:00:00Z">
        <w:r>
          <w:delText xml:space="preserve">(</w:delText>
        </w:r>
      </w:del>
      <w:del w:id="3977" w:author="PR Preview" w:date="2026-01-01T00:00:00Z">
        <w:r>
          <w:delText xml:space="preserve">“quartic”</w:delText>
        </w:r>
      </w:del>
      <w:del w:id="3978" w:author="PR Preview" w:date="2026-01-01T00:00:00Z">
        <w:r>
          <w:delText xml:space="preserve">).</w:delText>
        </w:r>
      </w:del>
      <w:del w:id="3979" w:author="PR Preview" w:date="2026-01-01T00:00:00Z">
        <w:r>
          <w:delText xml:space="preserve"> </w:delText>
        </w:r>
      </w:del>
      <w:del w:id="3980" w:author="PR Preview" w:date="2026-01-01T00:00:00Z">
        <w:r>
          <w:delText xml:space="preserve">Choosing among these four fitted models is model selection,</w:delText>
        </w:r>
      </w:del>
      <w:del w:id="3981" w:author="PR Preview" w:date="2026-01-01T00:00:00Z">
        <w:r>
          <w:delText xml:space="preserve"> </w:delText>
        </w:r>
      </w:del>
      <w:del w:id="3982" w:author="PR Preview" w:date="2026-01-01T00:00:00Z">
        <w:r>
          <w:delText xml:space="preserve">and the observations it uses are cars held out from fitting.</w:delText>
        </w:r>
      </w:del>
    </w:p>
    <w:p>
      <w:pPr>
        <w:pStyle w:val="BodyText"/>
      </w:pPr>
      <w:del w:id="3983" w:author="PR Preview" w:date="2026-01-01T00:00:00Z">
        <w:r>
          <w:rPr>
            <w:b/>
            <w:bCs/>
          </w:rPr>
          <w:delText xml:space="preserve">Definition 40 (Validation set)</w:delText>
        </w:r>
      </w:del>
      <w:del w:id="3984" w:author="PR Preview" w:date="2026-01-01T00:00:00Z">
        <w:r>
          <w:delText xml:space="preserve"> </w:delText>
        </w:r>
      </w:del>
      <w:del w:id="3985" w:author="PR Preview" w:date="2026-01-01T00:00:00Z">
        <w:r>
          <w:delText xml:space="preserve">The</w:delText>
        </w:r>
      </w:del>
      <w:del w:id="3986" w:author="PR Preview" w:date="2026-01-01T00:00:00Z">
        <w:r>
          <w:delText xml:space="preserve"> </w:delText>
        </w:r>
      </w:del>
      <w:del w:id="3987" w:author="PR Preview" w:date="2026-01-01T00:00:00Z">
        <w:r>
          <w:rPr>
            <w:b/>
            <w:bCs/>
          </w:rPr>
          <w:delText xml:space="preserve">validation set</w:delText>
        </w:r>
      </w:del>
      <w:del w:id="3988" w:author="PR Preview" w:date="2026-01-01T00:00:00Z">
        <w:r>
          <w:delText xml:space="preserve"> </w:delText>
        </w:r>
      </w:del>
      <w:del w:id="3989" w:author="PR Preview" w:date="2026-01-01T00:00:00Z">
        <w:r>
          <w:delText xml:space="preserve">of a</w:delText>
        </w:r>
      </w:del>
      <w:del w:id="3990" w:author="PR Preview" w:date="2026-01-01T00:00:00Z">
        <w:r>
          <w:delText xml:space="preserve"> </w:delText>
        </w:r>
      </w:del>
      <w:hyperlink w:anchor="def-data-splits">
        <w:del w:id="3991" w:author="PR Preview" w:date="2026-01-01T00:00:00Z">
          <w:r>
            <w:rPr>
              <w:rStyle w:val="Hyperlink"/>
            </w:rPr>
            <w:delText xml:space="preserve">training/validation/test split</w:delText>
          </w:r>
        </w:del>
      </w:hyperlink>
      <w:del w:id="3992" w:author="PR Preview" w:date="2026-01-01T00:00:00Z">
        <w:r>
          <w:delText xml:space="preserve"> </w:delText>
        </w:r>
      </w:del>
      <w:del w:id="3993" w:author="PR Preview" w:date="2026-01-01T00:00:00Z">
        <w:r>
          <w:delText xml:space="preserve">is the</w:delText>
        </w:r>
      </w:del>
      <w:del w:id="3994" w:author="PR Preview" w:date="2026-01-01T00:00:00Z">
        <w:r>
          <w:delText xml:space="preserve"> </w:delText>
        </w:r>
      </w:del>
      <w:hyperlink w:anchor="def-held-out-set">
        <w:del w:id="3995" w:author="PR Preview" w:date="2026-01-01T00:00:00Z">
          <w:r>
            <w:rPr>
              <w:rStyle w:val="Hyperlink"/>
            </w:rPr>
            <w:delText xml:space="preserve">held-out set</w:delText>
          </w:r>
        </w:del>
      </w:hyperlink>
      <w:del w:id="3996" w:author="PR Preview" w:date="2026-01-01T00:00:00Z">
        <w:r>
          <w:delText xml:space="preserve"> </w:delText>
        </w:r>
      </w:del>
      <w:del w:id="3997" w:author="PR Preview" w:date="2026-01-01T00:00:00Z">
        <w:r>
          <w:delText xml:space="preserve">of observations indexed by</w:delText>
        </w:r>
      </w:del>
      <w:del w:id="3998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del w:id="3999" w:author="PR Preview" w:date="2026-01-01T00:00:00Z">
        <w:r>
          <w:delText xml:space="preserve">,</w:delText>
        </w:r>
      </w:del>
      <w:del w:id="4000" w:author="PR Preview" w:date="2026-01-01T00:00:00Z">
        <w:r>
          <w:delText xml:space="preserve"> </w:delText>
        </w:r>
      </w:del>
      <w:del w:id="4001" w:author="PR Preview" w:date="2026-01-01T00:00:00Z">
        <w:r>
          <w:delText xml:space="preserve">used for</w:delText>
        </w:r>
      </w:del>
      <w:del w:id="4002" w:author="PR Preview" w:date="2026-01-01T00:00:00Z">
        <w:r>
          <w:delText xml:space="preserve"> </w:delText>
        </w:r>
      </w:del>
      <w:hyperlink w:anchor="def-model-selection">
        <w:del w:id="4003" w:author="PR Preview" w:date="2026-01-01T00:00:00Z">
          <w:r>
            <w:rPr>
              <w:rStyle w:val="Hyperlink"/>
            </w:rPr>
            <w:delText xml:space="preserve">model selection</w:delText>
          </w:r>
        </w:del>
      </w:hyperlink>
      <w:del w:id="4004" w:author="PR Preview" w:date="2026-01-01T00:00:00Z">
        <w:r>
          <w:delText xml:space="preserve"> </w:delText>
        </w:r>
      </w:del>
      <w:del w:id="4005" w:author="PR Preview" w:date="2026-01-01T00:00:00Z">
        <w:r>
          <w:delText xml:space="preserve">among candidate</w:delText>
        </w:r>
      </w:del>
      <w:del w:id="4006" w:author="PR Preview" w:date="2026-01-01T00:00:00Z">
        <w:r>
          <w:delText xml:space="preserve"> </w:delText>
        </w:r>
      </w:del>
      <w:hyperlink w:anchor="def-fitted-model">
        <w:del w:id="4007" w:author="PR Preview" w:date="2026-01-01T00:00:00Z">
          <w:r>
            <w:rPr>
              <w:rStyle w:val="Hyperlink"/>
            </w:rPr>
            <w:delText xml:space="preserve">fitted models</w:delText>
          </w:r>
        </w:del>
      </w:hyperlink>
      <w:del w:id="4008" w:author="PR Preview" w:date="2026-01-01T00:00:00Z">
        <w:r>
          <w:delText xml:space="preserve"> </w:delText>
        </w:r>
      </w:del>
      <w:del w:id="4009" w:author="PR Preview" w:date="2026-01-01T00:00:00Z">
        <w:r>
          <w:delText xml:space="preserve">fitted to the training set:</w:delText>
        </w:r>
      </w:del>
    </w:p>
    <w:p>
      <w:pPr>
        <w:pStyle w:val="BodyText"/>
      </w:pPr>
      <w:ins w:id="4010" w:author="PR Preview" w:date="2026-01-01T00:00:00Z">
        <w:r>
          <w:rPr>
            <w:b/>
            <w:bCs/>
          </w:rPr>
          <w:t xml:space="preserve">Example 27 (Choosing a polynomial degree)</w:t>
        </w:r>
      </w:ins>
      <w:ins w:id="4011" w:author="PR Preview" w:date="2026-01-01T00:00:00Z">
        <w:r>
          <w:t xml:space="preserve"> </w:t>
        </w:r>
      </w:ins>
      <w:ins w:id="4012" w:author="PR Preview" w:date="2026-01-01T00:00:00Z">
        <w:r>
          <w:t xml:space="preserve">In</w:t>
        </w:r>
      </w:ins>
      <w:ins w:id="4013" w:author="PR Preview" w:date="2026-01-01T00:00:00Z">
        <w:r>
          <w:t xml:space="preserve"> </w:t>
        </w:r>
      </w:ins>
      <w:hyperlink w:anchor="exm-tuning-parameter">
        <w:ins w:id="4014" w:author="PR Preview" w:date="2026-01-01T00:00:00Z">
          <w:r>
            <w:rPr>
              <w:rStyle w:val="Hyperlink"/>
            </w:rPr>
            <w:t xml:space="preserve">Example 26</w:t>
          </w:r>
        </w:ins>
      </w:hyperlink>
      <w:ins w:id="4015" w:author="PR Preview" w:date="2026-01-01T00:00:00Z">
        <w:r>
          <w:t xml:space="preserve">,</w:t>
        </w:r>
      </w:ins>
      <w:ins w:id="4016" w:author="PR Preview" w:date="2026-01-01T00:00:00Z">
        <w:r>
          <w:t xml:space="preserve"> </w:t>
        </w:r>
      </w:ins>
      <w:ins w:id="4017" w:author="PR Preview" w:date="2026-01-01T00:00:00Z">
        <w:r>
          <w:t xml:space="preserve">the candidates are the least-squares fitted models from four polynomial model families,</w:t>
        </w:r>
      </w:ins>
      <w:ins w:id="4018" w:author="PR Preview" w:date="2026-01-01T00:00:00Z">
        <w:r>
          <w:t xml:space="preserve"> </w:t>
        </w:r>
      </w:ins>
      <w:ins w:id="4019" w:author="PR Preview" w:date="2026-01-01T00:00:00Z">
        <w:r>
          <w:t xml:space="preserve">the families of degree</w:t>
        </w:r>
      </w:ins>
      <w:ins w:id="4020" w:author="PR Preview" w:date="2026-01-01T00:00:00Z">
        <w:r>
          <w:t xml:space="preserve"> </w:t>
        </w:r>
      </w:ins>
      <m:oMath>
        <m:r>
          <m:t>1</m:t>
        </m:r>
      </m:oMath>
      <w:ins w:id="4021" w:author="PR Preview" w:date="2026-01-01T00:00:00Z">
        <w:r>
          <w:t xml:space="preserve"> </w:t>
        </w:r>
      </w:ins>
      <w:ins w:id="4022" w:author="PR Preview" w:date="2026-01-01T00:00:00Z">
        <w:r>
          <w:t xml:space="preserve">(</w:t>
        </w:r>
      </w:ins>
      <w:ins w:id="4023" w:author="PR Preview" w:date="2026-01-01T00:00:00Z">
        <w:r>
          <w:t xml:space="preserve">“linear”</w:t>
        </w:r>
      </w:ins>
      <w:ins w:id="4024" w:author="PR Preview" w:date="2026-01-01T00:00:00Z">
        <w:r>
          <w:t xml:space="preserve">),</w:t>
        </w:r>
      </w:ins>
      <w:ins w:id="4025" w:author="PR Preview" w:date="2026-01-01T00:00:00Z">
        <w:r>
          <w:t xml:space="preserve"> </w:t>
        </w:r>
      </w:ins>
      <m:oMath>
        <m:r>
          <m:t>2</m:t>
        </m:r>
      </m:oMath>
      <w:ins w:id="4026" w:author="PR Preview" w:date="2026-01-01T00:00:00Z">
        <w:r>
          <w:t xml:space="preserve"> </w:t>
        </w:r>
      </w:ins>
      <w:ins w:id="4027" w:author="PR Preview" w:date="2026-01-01T00:00:00Z">
        <w:r>
          <w:t xml:space="preserve">(</w:t>
        </w:r>
      </w:ins>
      <w:ins w:id="4028" w:author="PR Preview" w:date="2026-01-01T00:00:00Z">
        <w:r>
          <w:t xml:space="preserve">“quadratic”</w:t>
        </w:r>
      </w:ins>
      <w:ins w:id="4029" w:author="PR Preview" w:date="2026-01-01T00:00:00Z">
        <w:r>
          <w:t xml:space="preserve">),</w:t>
        </w:r>
      </w:ins>
      <w:ins w:id="4030" w:author="PR Preview" w:date="2026-01-01T00:00:00Z">
        <w:r>
          <w:t xml:space="preserve"> </w:t>
        </w:r>
      </w:ins>
      <m:oMath>
        <m:r>
          <m:t>3</m:t>
        </m:r>
      </m:oMath>
      <w:ins w:id="4031" w:author="PR Preview" w:date="2026-01-01T00:00:00Z">
        <w:r>
          <w:t xml:space="preserve"> </w:t>
        </w:r>
      </w:ins>
      <w:ins w:id="4032" w:author="PR Preview" w:date="2026-01-01T00:00:00Z">
        <w:r>
          <w:t xml:space="preserve">(</w:t>
        </w:r>
      </w:ins>
      <w:ins w:id="4033" w:author="PR Preview" w:date="2026-01-01T00:00:00Z">
        <w:r>
          <w:t xml:space="preserve">“cubic”</w:t>
        </w:r>
      </w:ins>
      <w:ins w:id="4034" w:author="PR Preview" w:date="2026-01-01T00:00:00Z">
        <w:r>
          <w:t xml:space="preserve">) and</w:t>
        </w:r>
      </w:ins>
      <w:ins w:id="4035" w:author="PR Preview" w:date="2026-01-01T00:00:00Z">
        <w:r>
          <w:t xml:space="preserve"> </w:t>
        </w:r>
      </w:ins>
      <m:oMath>
        <m:r>
          <m:t>4</m:t>
        </m:r>
      </m:oMath>
      <w:ins w:id="4036" w:author="PR Preview" w:date="2026-01-01T00:00:00Z">
        <w:r>
          <w:t xml:space="preserve"> </w:t>
        </w:r>
      </w:ins>
      <w:ins w:id="4037" w:author="PR Preview" w:date="2026-01-01T00:00:00Z">
        <w:r>
          <w:t xml:space="preserve">(</w:t>
        </w:r>
      </w:ins>
      <w:ins w:id="4038" w:author="PR Preview" w:date="2026-01-01T00:00:00Z">
        <w:r>
          <w:t xml:space="preserve">“quartic”</w:t>
        </w:r>
      </w:ins>
      <w:ins w:id="4039" w:author="PR Preview" w:date="2026-01-01T00:00:00Z">
        <w:r>
          <w:t xml:space="preserve">).</w:t>
        </w:r>
      </w:ins>
      <w:ins w:id="4040" w:author="PR Preview" w:date="2026-01-01T00:00:00Z">
        <w:r>
          <w:t xml:space="preserve"> </w:t>
        </w:r>
      </w:ins>
      <w:ins w:id="4041" w:author="PR Preview" w:date="2026-01-01T00:00:00Z">
        <w:r>
          <w:t xml:space="preserve">Choosing among these four fitted models is model selection,</w:t>
        </w:r>
      </w:ins>
      <w:ins w:id="4042" w:author="PR Preview" w:date="2026-01-01T00:00:00Z">
        <w:r>
          <w:t xml:space="preserve"> </w:t>
        </w:r>
      </w:ins>
      <w:ins w:id="4043" w:author="PR Preview" w:date="2026-01-01T00:00:00Z">
        <w:r>
          <w:t xml:space="preserve">and the observations it uses are cars held out from fitting.</w:t>
        </w:r>
      </w:ins>
    </w:p>
    <w:bookmarkEnd w:id="187"/>
    <w:bookmarkStart w:id="189" w:name="def-validation-set"/>
    <w:p>
      <w:pPr>
        <w:pStyle w:val="BodyText"/>
      </w:pPr>
      <w:ins w:id="4044" w:author="PR Preview" w:date="2026-01-01T00:00:00Z">
        <w:r>
          <w:rPr>
            <w:b/>
            <w:bCs/>
          </w:rPr>
          <w:t xml:space="preserve">Definition 41 (Validation set)</w:t>
        </w:r>
      </w:ins>
      <w:ins w:id="4045" w:author="PR Preview" w:date="2026-01-01T00:00:00Z">
        <w:r>
          <w:t xml:space="preserve"> </w:t>
        </w:r>
      </w:ins>
      <w:ins w:id="4046" w:author="PR Preview" w:date="2026-01-01T00:00:00Z">
        <w:r>
          <w:t xml:space="preserve">The</w:t>
        </w:r>
      </w:ins>
      <w:ins w:id="4047" w:author="PR Preview" w:date="2026-01-01T00:00:00Z">
        <w:r>
          <w:t xml:space="preserve"> </w:t>
        </w:r>
      </w:ins>
      <w:ins w:id="4048" w:author="PR Preview" w:date="2026-01-01T00:00:00Z">
        <w:r>
          <w:rPr>
            <w:b/>
            <w:bCs/>
          </w:rPr>
          <w:t xml:space="preserve">validation set</w:t>
        </w:r>
      </w:ins>
      <w:ins w:id="4049" w:author="PR Preview" w:date="2026-01-01T00:00:00Z">
        <w:r>
          <w:t xml:space="preserve"> </w:t>
        </w:r>
      </w:ins>
      <w:ins w:id="4050" w:author="PR Preview" w:date="2026-01-01T00:00:00Z">
        <w:r>
          <w:t xml:space="preserve">of a</w:t>
        </w:r>
      </w:ins>
      <w:ins w:id="4051" w:author="PR Preview" w:date="2026-01-01T00:00:00Z">
        <w:r>
          <w:t xml:space="preserve"> </w:t>
        </w:r>
      </w:ins>
      <w:hyperlink w:anchor="def-data-splits">
        <w:ins w:id="4052" w:author="PR Preview" w:date="2026-01-01T00:00:00Z">
          <w:r>
            <w:rPr>
              <w:rStyle w:val="Hyperlink"/>
            </w:rPr>
            <w:t xml:space="preserve">training/validation/test split</w:t>
          </w:r>
        </w:ins>
      </w:hyperlink>
      <w:ins w:id="4053" w:author="PR Preview" w:date="2026-01-01T00:00:00Z">
        <w:r>
          <w:t xml:space="preserve"> </w:t>
        </w:r>
      </w:ins>
      <w:ins w:id="4054" w:author="PR Preview" w:date="2026-01-01T00:00:00Z">
        <w:r>
          <w:t xml:space="preserve">is the</w:t>
        </w:r>
      </w:ins>
      <w:ins w:id="4055" w:author="PR Preview" w:date="2026-01-01T00:00:00Z">
        <w:r>
          <w:t xml:space="preserve"> </w:t>
        </w:r>
      </w:ins>
      <w:hyperlink w:anchor="def-held-out-set">
        <w:ins w:id="4056" w:author="PR Preview" w:date="2026-01-01T00:00:00Z">
          <w:r>
            <w:rPr>
              <w:rStyle w:val="Hyperlink"/>
            </w:rPr>
            <w:t xml:space="preserve">held-out set</w:t>
          </w:r>
        </w:ins>
      </w:hyperlink>
      <w:ins w:id="4057" w:author="PR Preview" w:date="2026-01-01T00:00:00Z">
        <w:r>
          <w:t xml:space="preserve"> </w:t>
        </w:r>
      </w:ins>
      <w:ins w:id="4058" w:author="PR Preview" w:date="2026-01-01T00:00:00Z">
        <w:r>
          <w:t xml:space="preserve">of observations indexed by</w:t>
        </w:r>
      </w:ins>
      <w:ins w:id="4059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ins w:id="4060" w:author="PR Preview" w:date="2026-01-01T00:00:00Z">
        <w:r>
          <w:t xml:space="preserve">,</w:t>
        </w:r>
      </w:ins>
      <w:ins w:id="4061" w:author="PR Preview" w:date="2026-01-01T00:00:00Z">
        <w:r>
          <w:t xml:space="preserve"> </w:t>
        </w:r>
      </w:ins>
      <w:ins w:id="4062" w:author="PR Preview" w:date="2026-01-01T00:00:00Z">
        <w:r>
          <w:t xml:space="preserve">used for</w:t>
        </w:r>
      </w:ins>
      <w:ins w:id="4063" w:author="PR Preview" w:date="2026-01-01T00:00:00Z">
        <w:r>
          <w:t xml:space="preserve"> </w:t>
        </w:r>
      </w:ins>
      <w:hyperlink w:anchor="def-model-selection">
        <w:ins w:id="4064" w:author="PR Preview" w:date="2026-01-01T00:00:00Z">
          <w:r>
            <w:rPr>
              <w:rStyle w:val="Hyperlink"/>
            </w:rPr>
            <w:t xml:space="preserve">model selection</w:t>
          </w:r>
        </w:ins>
      </w:hyperlink>
      <w:ins w:id="4065" w:author="PR Preview" w:date="2026-01-01T00:00:00Z">
        <w:r>
          <w:t xml:space="preserve"> </w:t>
        </w:r>
      </w:ins>
      <w:ins w:id="4066" w:author="PR Preview" w:date="2026-01-01T00:00:00Z">
        <w:r>
          <w:t xml:space="preserve">among candidate</w:t>
        </w:r>
      </w:ins>
      <w:ins w:id="4067" w:author="PR Preview" w:date="2026-01-01T00:00:00Z">
        <w:r>
          <w:t xml:space="preserve"> </w:t>
        </w:r>
      </w:ins>
      <w:hyperlink w:anchor="def-fitted-model">
        <w:ins w:id="4068" w:author="PR Preview" w:date="2026-01-01T00:00:00Z">
          <w:r>
            <w:rPr>
              <w:rStyle w:val="Hyperlink"/>
            </w:rPr>
            <w:t xml:space="preserve">fitted models</w:t>
          </w:r>
        </w:ins>
      </w:hyperlink>
      <w:ins w:id="4069" w:author="PR Preview" w:date="2026-01-01T00:00:00Z">
        <w:r>
          <w:t xml:space="preserve"> </w:t>
        </w:r>
      </w:ins>
      <w:ins w:id="4070" w:author="PR Preview" w:date="2026-01-01T00:00:00Z">
        <w:r>
          <w:t xml:space="preserve">fitted to the training set:</w:t>
        </w:r>
      </w:ins>
    </w:p>
    <w:p>
      <w:pPr>
        <w:pStyle w:val="BodyText"/>
      </w:pPr>
      <w:bookmarkStart w:id="188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8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(2026i)</w:t>
      </w:r>
      <w:r>
        <w:t xml:space="preserve">.</w:t>
      </w:r>
    </w:p>
    <w:bookmarkEnd w:id="189"/>
    <w:bookmarkStart w:id="191" w:name="def-validation-error"/>
    <w:p>
      <w:pPr>
        <w:pStyle w:val="BodyText"/>
      </w:pPr>
      <w:del w:id="4071" w:author="PR Preview" w:date="2026-01-01T00:00:00Z">
        <w:r>
          <w:rPr>
            <w:b/>
            <w:bCs/>
          </w:rPr>
          <w:delText xml:space="preserve">Definition 41 (Validation error)</w:delText>
        </w:r>
      </w:del>
      <w:del w:id="4072" w:author="PR Preview" w:date="2026-01-01T00:00:00Z">
        <w:r>
          <w:delText xml:space="preserve"> </w:delText>
        </w:r>
      </w:del>
      <w:del w:id="4073" w:author="PR Preview" w:date="2026-01-01T00:00:00Z">
        <w:r>
          <w:delText xml:space="preserve">The</w:delText>
        </w:r>
      </w:del>
      <w:del w:id="4074" w:author="PR Preview" w:date="2026-01-01T00:00:00Z">
        <w:r>
          <w:delText xml:space="preserve"> </w:delText>
        </w:r>
      </w:del>
      <w:del w:id="4075" w:author="PR Preview" w:date="2026-01-01T00:00:00Z">
        <w:r>
          <w:rPr>
            <w:b/>
            <w:bCs/>
          </w:rPr>
          <w:delText xml:space="preserve">validation error</w:delText>
        </w:r>
      </w:del>
      <w:del w:id="4076" w:author="PR Preview" w:date="2026-01-01T00:00:00Z">
        <w:r>
          <w:delText xml:space="preserve"> </w:delText>
        </w:r>
      </w:del>
      <w:del w:id="4077" w:author="PR Preview" w:date="2026-01-01T00:00:00Z">
        <w:r>
          <w:delText xml:space="preserve">of a</w:delText>
        </w:r>
      </w:del>
      <w:del w:id="4078" w:author="PR Preview" w:date="2026-01-01T00:00:00Z">
        <w:r>
          <w:delText xml:space="preserve"> </w:delText>
        </w:r>
      </w:del>
      <w:hyperlink w:anchor="def-prediction-rule">
        <w:del w:id="4079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4080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4081" w:author="PR Preview" w:date="2026-01-01T00:00:00Z">
        <w:r>
          <w:delText xml:space="preserve"> </w:delText>
        </w:r>
      </w:del>
      <w:del w:id="4082" w:author="PR Preview" w:date="2026-01-01T00:00:00Z">
        <w:r>
          <w:delText xml:space="preserve">fitted to a</w:delText>
        </w:r>
      </w:del>
      <w:del w:id="4083" w:author="PR Preview" w:date="2026-01-01T00:00:00Z">
        <w:r>
          <w:delText xml:space="preserve"> </w:delText>
        </w:r>
      </w:del>
      <w:hyperlink w:anchor="def-training-set">
        <w:del w:id="4084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4085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4086" w:author="PR Preview" w:date="2026-01-01T00:00:00Z">
        <w:r>
          <w:delText xml:space="preserve"> </w:delText>
        </w:r>
      </w:del>
      <w:del w:id="4087" w:author="PR Preview" w:date="2026-01-01T00:00:00Z">
        <w:r>
          <w:delText xml:space="preserve">is its sample mean</w:delText>
        </w:r>
      </w:del>
      <w:del w:id="4088" w:author="PR Preview" w:date="2026-01-01T00:00:00Z">
        <w:r>
          <w:delText xml:space="preserve"> </w:delText>
        </w:r>
      </w:del>
      <w:hyperlink w:anchor="def-observation-loss">
        <w:del w:id="4089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4090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t>i</m:t>
            </m:r>
          </m:sub>
        </m:sSub>
      </m:oMath>
      <w:del w:id="4091" w:author="PR Preview" w:date="2026-01-01T00:00:00Z">
        <w:r>
          <w:delText xml:space="preserve"> </w:delText>
        </w:r>
      </w:del>
      <w:del w:id="4092" w:author="PR Preview" w:date="2026-01-01T00:00:00Z">
        <w:r>
          <w:delText xml:space="preserve">on the</w:delText>
        </w:r>
      </w:del>
      <w:del w:id="4093" w:author="PR Preview" w:date="2026-01-01T00:00:00Z">
        <w:r>
          <w:delText xml:space="preserve"> </w:delText>
        </w:r>
      </w:del>
      <w:hyperlink w:anchor="def-validation-set">
        <w:del w:id="4094" w:author="PR Preview" w:date="2026-01-01T00:00:00Z">
          <w:r>
            <w:rPr>
              <w:rStyle w:val="Hyperlink"/>
            </w:rPr>
            <w:delText xml:space="preserve">validation set</w:delText>
          </w:r>
        </w:del>
      </w:hyperlink>
      <w:del w:id="4095" w:author="PR Preview" w:date="2026-01-01T00:00:00Z">
        <w:r>
          <w:delText xml:space="preserve">, indexed by</w:delText>
        </w:r>
      </w:del>
      <w:del w:id="4096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del w:id="4097" w:author="PR Preview" w:date="2026-01-01T00:00:00Z">
        <w:r>
          <w:delText xml:space="preserve">:</w:delText>
        </w:r>
      </w:del>
    </w:p>
    <w:p>
      <w:pPr>
        <w:pStyle w:val="BodyText"/>
      </w:pPr>
      <w:bookmarkStart w:id="176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76"/>
    </w:p>
    <w:p>
      <w:pPr>
        <w:pStyle w:val="FirstParagraph"/>
      </w:pPr>
      <w:del w:id="4098" w:author="PR Preview" w:date="2026-01-01T00:00:00Z">
        <w:r>
          <w:rPr>
            <w:b/>
            <w:bCs/>
          </w:rPr>
          <w:delText xml:space="preserve">Definition 42 (Validation choice)</w:delText>
        </w:r>
      </w:del>
      <w:del w:id="4099" w:author="PR Preview" w:date="2026-01-01T00:00:00Z">
        <w:r>
          <w:delText xml:space="preserve"> </w:delText>
        </w:r>
      </w:del>
      <w:del w:id="4100" w:author="PR Preview" w:date="2026-01-01T00:00:00Z">
        <w:r>
          <w:delText xml:space="preserve">Given candidate</w:delText>
        </w:r>
      </w:del>
      <w:del w:id="4101" w:author="PR Preview" w:date="2026-01-01T00:00:00Z">
        <w:r>
          <w:delText xml:space="preserve"> </w:delText>
        </w:r>
      </w:del>
      <w:hyperlink w:anchor="def-fitting-procedure">
        <w:del w:id="4102" w:author="PR Preview" w:date="2026-01-01T00:00:00Z">
          <w:r>
            <w:rPr>
              <w:rStyle w:val="Hyperlink"/>
            </w:rPr>
            <w:delText xml:space="preserve">fitting procedures</w:delText>
          </w:r>
        </w:del>
      </w:hyperlink>
      <w:del w:id="4103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del w:id="4104" w:author="PR Preview" w:date="2026-01-01T00:00:00Z">
        <w:r>
          <w:delText xml:space="preserve">,</w:delText>
        </w:r>
      </w:del>
      <w:del w:id="4105" w:author="PR Preview" w:date="2026-01-01T00:00:00Z">
        <w:r>
          <w:delText xml:space="preserve"> </w:delText>
        </w:r>
      </w:del>
      <w:del w:id="4106" w:author="PR Preview" w:date="2026-01-01T00:00:00Z">
        <w:r>
          <w:delText xml:space="preserve">the</w:delText>
        </w:r>
      </w:del>
      <w:del w:id="4107" w:author="PR Preview" w:date="2026-01-01T00:00:00Z">
        <w:r>
          <w:delText xml:space="preserve"> </w:delText>
        </w:r>
      </w:del>
      <w:del w:id="4108" w:author="PR Preview" w:date="2026-01-01T00:00:00Z">
        <w:r>
          <w:rPr>
            <w:b/>
            <w:bCs/>
          </w:rPr>
          <w:delText xml:space="preserve">validation choice</w:delText>
        </w:r>
      </w:del>
      <w:del w:id="4109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l</m:t>
            </m:r>
          </m:e>
        </m:acc>
      </m:oMath>
      <w:del w:id="4110" w:author="PR Preview" w:date="2026-01-01T00:00:00Z">
        <w:r>
          <w:delText xml:space="preserve"> </w:delText>
        </w:r>
      </w:del>
      <w:del w:id="4111" w:author="PR Preview" w:date="2026-01-01T00:00:00Z">
        <w:r>
          <w:delText xml:space="preserve">is the index of the candidate whose</w:delText>
        </w:r>
      </w:del>
      <w:del w:id="4112" w:author="PR Preview" w:date="2026-01-01T00:00:00Z">
        <w:r>
          <w:delText xml:space="preserve"> </w:delText>
        </w:r>
      </w:del>
      <w:hyperlink w:anchor="def-prediction-rule">
        <w:del w:id="4113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4114" w:author="PR Preview" w:date="2026-01-01T00:00:00Z">
        <w:r>
          <w:delText xml:space="preserve">,</w:delText>
        </w:r>
      </w:del>
      <w:del w:id="4115" w:author="PR Preview" w:date="2026-01-01T00:00:00Z">
        <w:r>
          <w:delText xml:space="preserve"> </w:delText>
        </w:r>
      </w:del>
      <w:del w:id="4116" w:author="PR Preview" w:date="2026-01-01T00:00:00Z">
        <w:r>
          <w:delText xml:space="preserve">fitted to the training set</w:delText>
        </w:r>
      </w:del>
      <w:del w:id="411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4118" w:author="PR Preview" w:date="2026-01-01T00:00:00Z">
        <w:r>
          <w:delText xml:space="preserve">,</w:delText>
        </w:r>
      </w:del>
      <w:del w:id="4119" w:author="PR Preview" w:date="2026-01-01T00:00:00Z">
        <w:r>
          <w:delText xml:space="preserve"> </w:delText>
        </w:r>
      </w:del>
      <w:del w:id="4120" w:author="PR Preview" w:date="2026-01-01T00:00:00Z">
        <w:r>
          <w:delText xml:space="preserve">has the smallest</w:delText>
        </w:r>
      </w:del>
      <w:del w:id="4121" w:author="PR Preview" w:date="2026-01-01T00:00:00Z">
        <w:r>
          <w:delText xml:space="preserve"> </w:delText>
        </w:r>
      </w:del>
      <w:hyperlink w:anchor="def-validation-error">
        <w:del w:id="4122" w:author="PR Preview" w:date="2026-01-01T00:00:00Z">
          <w:r>
            <w:rPr>
              <w:rStyle w:val="Hyperlink"/>
            </w:rPr>
            <w:delText xml:space="preserve">validation error</w:delText>
          </w:r>
        </w:del>
      </w:hyperlink>
      <w:del w:id="4123" w:author="PR Preview" w:date="2026-01-01T00:00:00Z">
        <w:r>
          <w:delText xml:space="preserve">:</w:delText>
        </w:r>
      </w:del>
    </w:p>
    <w:p>
      <w:pPr>
        <w:pStyle w:val="BodyText"/>
      </w:pPr>
      <w:bookmarkStart w:id="178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78"/>
    </w:p>
    <w:p>
      <w:pPr>
        <w:pStyle w:val="FirstParagraph"/>
      </w:pPr>
      <w:del w:id="4124" w:author="PR Preview" w:date="2026-01-01T00:00:00Z">
        <w:r>
          <w:rPr>
            <w:b/>
            <w:bCs/>
          </w:rPr>
          <w:delText xml:space="preserve">Definition 43 (Test set)</w:delText>
        </w:r>
      </w:del>
      <w:del w:id="4125" w:author="PR Preview" w:date="2026-01-01T00:00:00Z">
        <w:r>
          <w:delText xml:space="preserve"> </w:delText>
        </w:r>
      </w:del>
      <w:del w:id="4126" w:author="PR Preview" w:date="2026-01-01T00:00:00Z">
        <w:r>
          <w:delText xml:space="preserve">The</w:delText>
        </w:r>
      </w:del>
      <w:del w:id="4127" w:author="PR Preview" w:date="2026-01-01T00:00:00Z">
        <w:r>
          <w:delText xml:space="preserve"> </w:delText>
        </w:r>
      </w:del>
      <w:del w:id="4128" w:author="PR Preview" w:date="2026-01-01T00:00:00Z">
        <w:r>
          <w:rPr>
            <w:b/>
            <w:bCs/>
          </w:rPr>
          <w:delText xml:space="preserve">test set</w:delText>
        </w:r>
      </w:del>
      <w:del w:id="4129" w:author="PR Preview" w:date="2026-01-01T00:00:00Z">
        <w:r>
          <w:delText xml:space="preserve"> </w:delText>
        </w:r>
      </w:del>
      <w:del w:id="4130" w:author="PR Preview" w:date="2026-01-01T00:00:00Z">
        <w:r>
          <w:delText xml:space="preserve">of a</w:delText>
        </w:r>
      </w:del>
      <w:del w:id="4131" w:author="PR Preview" w:date="2026-01-01T00:00:00Z">
        <w:r>
          <w:delText xml:space="preserve"> </w:delText>
        </w:r>
      </w:del>
      <w:hyperlink w:anchor="def-data-splits">
        <w:del w:id="4132" w:author="PR Preview" w:date="2026-01-01T00:00:00Z">
          <w:r>
            <w:rPr>
              <w:rStyle w:val="Hyperlink"/>
            </w:rPr>
            <w:delText xml:space="preserve">training/validation/test split</w:delText>
          </w:r>
        </w:del>
      </w:hyperlink>
      <w:del w:id="4133" w:author="PR Preview" w:date="2026-01-01T00:00:00Z">
        <w:r>
          <w:delText xml:space="preserve"> </w:delText>
        </w:r>
      </w:del>
      <w:del w:id="4134" w:author="PR Preview" w:date="2026-01-01T00:00:00Z">
        <w:r>
          <w:delText xml:space="preserve">is the</w:delText>
        </w:r>
      </w:del>
      <w:del w:id="4135" w:author="PR Preview" w:date="2026-01-01T00:00:00Z">
        <w:r>
          <w:delText xml:space="preserve"> </w:delText>
        </w:r>
      </w:del>
      <w:hyperlink w:anchor="def-held-out-set">
        <w:del w:id="4136" w:author="PR Preview" w:date="2026-01-01T00:00:00Z">
          <w:r>
            <w:rPr>
              <w:rStyle w:val="Hyperlink"/>
            </w:rPr>
            <w:delText xml:space="preserve">held-out set</w:delText>
          </w:r>
        </w:del>
      </w:hyperlink>
      <w:del w:id="4137" w:author="PR Preview" w:date="2026-01-01T00:00:00Z">
        <w:r>
          <w:delText xml:space="preserve"> </w:delText>
        </w:r>
      </w:del>
      <w:del w:id="4138" w:author="PR Preview" w:date="2026-01-01T00:00:00Z">
        <w:r>
          <w:delText xml:space="preserve">of observations indexed by</w:delText>
        </w:r>
      </w:del>
      <w:del w:id="4139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del w:id="4140" w:author="PR Preview" w:date="2026-01-01T00:00:00Z">
        <w:r>
          <w:delText xml:space="preserve">,</w:delText>
        </w:r>
      </w:del>
      <w:del w:id="4141" w:author="PR Preview" w:date="2026-01-01T00:00:00Z">
        <w:r>
          <w:delText xml:space="preserve"> </w:delText>
        </w:r>
      </w:del>
      <w:del w:id="4142" w:author="PR Preview" w:date="2026-01-01T00:00:00Z">
        <w:r>
          <w:delText xml:space="preserve">on which the</w:delText>
        </w:r>
      </w:del>
      <w:del w:id="4143" w:author="PR Preview" w:date="2026-01-01T00:00:00Z">
        <w:r>
          <w:delText xml:space="preserve"> </w:delText>
        </w:r>
      </w:del>
      <w:hyperlink w:anchor="def-fitted-model">
        <w:del w:id="4144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4145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del w:id="4146" w:author="PR Preview" w:date="2026-01-01T00:00:00Z">
        <w:r>
          <w:delText xml:space="preserve"> </w:delText>
        </w:r>
      </w:del>
      <w:del w:id="4147" w:author="PR Preview" w:date="2026-01-01T00:00:00Z">
        <w:r>
          <w:delText xml:space="preserve">that the</w:delText>
        </w:r>
      </w:del>
      <w:del w:id="4148" w:author="PR Preview" w:date="2026-01-01T00:00:00Z">
        <w:r>
          <w:delText xml:space="preserve"> </w:delText>
        </w:r>
      </w:del>
      <w:hyperlink w:anchor="def-validation-choice">
        <w:del w:id="4149" w:author="PR Preview" w:date="2026-01-01T00:00:00Z">
          <w:r>
            <w:rPr>
              <w:rStyle w:val="Hyperlink"/>
            </w:rPr>
            <w:delText xml:space="preserve">validation choice</w:delText>
          </w:r>
        </w:del>
      </w:hyperlink>
      <w:del w:id="4150" w:author="PR Preview" w:date="2026-01-01T00:00:00Z">
        <w:r>
          <w:delText xml:space="preserve"> </w:delText>
        </w:r>
      </w:del>
      <w:del w:id="4151" w:author="PR Preview" w:date="2026-01-01T00:00:00Z">
        <w:r>
          <w:delText xml:space="preserve">picks is scored:</w:delText>
        </w:r>
      </w:del>
    </w:p>
    <w:p>
      <w:pPr>
        <w:pStyle w:val="BodyText"/>
      </w:pPr>
      <w:ins w:id="4152" w:author="PR Preview" w:date="2026-01-01T00:00:00Z">
        <w:r>
          <w:rPr>
            <w:b/>
            <w:bCs/>
          </w:rPr>
          <w:t xml:space="preserve">Definition 42 (Validation error)</w:t>
        </w:r>
      </w:ins>
      <w:ins w:id="4153" w:author="PR Preview" w:date="2026-01-01T00:00:00Z">
        <w:r>
          <w:t xml:space="preserve"> </w:t>
        </w:r>
      </w:ins>
      <w:ins w:id="4154" w:author="PR Preview" w:date="2026-01-01T00:00:00Z">
        <w:r>
          <w:t xml:space="preserve">The</w:t>
        </w:r>
      </w:ins>
      <w:ins w:id="4155" w:author="PR Preview" w:date="2026-01-01T00:00:00Z">
        <w:r>
          <w:t xml:space="preserve"> </w:t>
        </w:r>
      </w:ins>
      <w:ins w:id="4156" w:author="PR Preview" w:date="2026-01-01T00:00:00Z">
        <w:r>
          <w:rPr>
            <w:b/>
            <w:bCs/>
          </w:rPr>
          <w:t xml:space="preserve">validation error</w:t>
        </w:r>
      </w:ins>
      <w:ins w:id="4157" w:author="PR Preview" w:date="2026-01-01T00:00:00Z">
        <w:r>
          <w:t xml:space="preserve"> </w:t>
        </w:r>
      </w:ins>
      <w:ins w:id="4158" w:author="PR Preview" w:date="2026-01-01T00:00:00Z">
        <w:r>
          <w:t xml:space="preserve">of a</w:t>
        </w:r>
      </w:ins>
      <w:ins w:id="4159" w:author="PR Preview" w:date="2026-01-01T00:00:00Z">
        <w:r>
          <w:t xml:space="preserve"> </w:t>
        </w:r>
      </w:ins>
      <w:hyperlink w:anchor="def-prediction-rule">
        <w:ins w:id="4160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4161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4162" w:author="PR Preview" w:date="2026-01-01T00:00:00Z">
        <w:r>
          <w:t xml:space="preserve"> </w:t>
        </w:r>
      </w:ins>
      <w:ins w:id="4163" w:author="PR Preview" w:date="2026-01-01T00:00:00Z">
        <w:r>
          <w:t xml:space="preserve">fitted to a</w:t>
        </w:r>
      </w:ins>
      <w:ins w:id="4164" w:author="PR Preview" w:date="2026-01-01T00:00:00Z">
        <w:r>
          <w:t xml:space="preserve"> </w:t>
        </w:r>
      </w:ins>
      <w:hyperlink w:anchor="def-training-set">
        <w:ins w:id="4165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416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4167" w:author="PR Preview" w:date="2026-01-01T00:00:00Z">
        <w:r>
          <w:t xml:space="preserve"> </w:t>
        </w:r>
      </w:ins>
      <w:ins w:id="4168" w:author="PR Preview" w:date="2026-01-01T00:00:00Z">
        <w:r>
          <w:t xml:space="preserve">is its sample mean</w:t>
        </w:r>
      </w:ins>
      <w:ins w:id="4169" w:author="PR Preview" w:date="2026-01-01T00:00:00Z">
        <w:r>
          <w:t xml:space="preserve"> </w:t>
        </w:r>
      </w:ins>
      <w:hyperlink w:anchor="def-observation-loss">
        <w:ins w:id="4170" w:author="PR Preview" w:date="2026-01-01T00:00:00Z">
          <w:r>
            <w:rPr>
              <w:rStyle w:val="Hyperlink"/>
            </w:rPr>
            <w:t xml:space="preserve">loss</w:t>
          </w:r>
        </w:ins>
      </w:hyperlink>
      <w:ins w:id="4171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t>i</m:t>
            </m:r>
          </m:sub>
        </m:sSub>
      </m:oMath>
      <w:ins w:id="4172" w:author="PR Preview" w:date="2026-01-01T00:00:00Z">
        <w:r>
          <w:t xml:space="preserve"> </w:t>
        </w:r>
      </w:ins>
      <w:ins w:id="4173" w:author="PR Preview" w:date="2026-01-01T00:00:00Z">
        <w:r>
          <w:t xml:space="preserve">on the</w:t>
        </w:r>
      </w:ins>
      <w:ins w:id="4174" w:author="PR Preview" w:date="2026-01-01T00:00:00Z">
        <w:r>
          <w:t xml:space="preserve"> </w:t>
        </w:r>
      </w:ins>
      <w:hyperlink w:anchor="def-validation-set">
        <w:ins w:id="4175" w:author="PR Preview" w:date="2026-01-01T00:00:00Z">
          <w:r>
            <w:rPr>
              <w:rStyle w:val="Hyperlink"/>
            </w:rPr>
            <w:t xml:space="preserve">validation set</w:t>
          </w:r>
        </w:ins>
      </w:hyperlink>
      <w:ins w:id="4176" w:author="PR Preview" w:date="2026-01-01T00:00:00Z">
        <w:r>
          <w:t xml:space="preserve">, indexed by</w:t>
        </w:r>
      </w:ins>
      <w:ins w:id="4177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ins w:id="4178" w:author="PR Preview" w:date="2026-01-01T00:00:00Z">
        <w:r>
          <w:t xml:space="preserve">:</w:t>
        </w:r>
      </w:ins>
    </w:p>
    <w:p>
      <w:pPr>
        <w:pStyle w:val="BodyText"/>
      </w:pPr>
      <w:bookmarkStart w:id="190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90"/>
    </w:p>
    <w:bookmarkEnd w:id="191"/>
    <w:bookmarkStart w:id="193" w:name="def-validation-choice"/>
    <w:p>
      <w:pPr>
        <w:pStyle w:val="FirstParagraph"/>
      </w:pPr>
      <w:ins w:id="4179" w:author="PR Preview" w:date="2026-01-01T00:00:00Z">
        <w:r>
          <w:rPr>
            <w:b/>
            <w:bCs/>
          </w:rPr>
          <w:t xml:space="preserve">Definition 43 (Validation choice)</w:t>
        </w:r>
      </w:ins>
      <w:ins w:id="4180" w:author="PR Preview" w:date="2026-01-01T00:00:00Z">
        <w:r>
          <w:t xml:space="preserve"> </w:t>
        </w:r>
      </w:ins>
      <w:ins w:id="4181" w:author="PR Preview" w:date="2026-01-01T00:00:00Z">
        <w:r>
          <w:t xml:space="preserve">Given candidate</w:t>
        </w:r>
      </w:ins>
      <w:ins w:id="4182" w:author="PR Preview" w:date="2026-01-01T00:00:00Z">
        <w:r>
          <w:t xml:space="preserve"> </w:t>
        </w:r>
      </w:ins>
      <w:hyperlink w:anchor="def-fitting-procedure">
        <w:ins w:id="4183" w:author="PR Preview" w:date="2026-01-01T00:00:00Z">
          <w:r>
            <w:rPr>
              <w:rStyle w:val="Hyperlink"/>
            </w:rPr>
            <w:t xml:space="preserve">fitting procedures</w:t>
          </w:r>
        </w:ins>
      </w:hyperlink>
      <w:ins w:id="4184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ins w:id="4185" w:author="PR Preview" w:date="2026-01-01T00:00:00Z">
        <w:r>
          <w:t xml:space="preserve">,</w:t>
        </w:r>
      </w:ins>
      <w:ins w:id="4186" w:author="PR Preview" w:date="2026-01-01T00:00:00Z">
        <w:r>
          <w:t xml:space="preserve"> </w:t>
        </w:r>
      </w:ins>
      <w:ins w:id="4187" w:author="PR Preview" w:date="2026-01-01T00:00:00Z">
        <w:r>
          <w:t xml:space="preserve">the</w:t>
        </w:r>
      </w:ins>
      <w:ins w:id="4188" w:author="PR Preview" w:date="2026-01-01T00:00:00Z">
        <w:r>
          <w:t xml:space="preserve"> </w:t>
        </w:r>
      </w:ins>
      <w:ins w:id="4189" w:author="PR Preview" w:date="2026-01-01T00:00:00Z">
        <w:r>
          <w:rPr>
            <w:b/>
            <w:bCs/>
          </w:rPr>
          <w:t xml:space="preserve">validation choice</w:t>
        </w:r>
      </w:ins>
      <w:ins w:id="4190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l</m:t>
            </m:r>
          </m:e>
        </m:acc>
      </m:oMath>
      <w:ins w:id="4191" w:author="PR Preview" w:date="2026-01-01T00:00:00Z">
        <w:r>
          <w:t xml:space="preserve"> </w:t>
        </w:r>
      </w:ins>
      <w:ins w:id="4192" w:author="PR Preview" w:date="2026-01-01T00:00:00Z">
        <w:r>
          <w:t xml:space="preserve">is the index of the candidate whose</w:t>
        </w:r>
      </w:ins>
      <w:ins w:id="4193" w:author="PR Preview" w:date="2026-01-01T00:00:00Z">
        <w:r>
          <w:t xml:space="preserve"> </w:t>
        </w:r>
      </w:ins>
      <w:hyperlink w:anchor="def-prediction-rule">
        <w:ins w:id="4194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4195" w:author="PR Preview" w:date="2026-01-01T00:00:00Z">
        <w:r>
          <w:t xml:space="preserve">,</w:t>
        </w:r>
      </w:ins>
      <w:ins w:id="4196" w:author="PR Preview" w:date="2026-01-01T00:00:00Z">
        <w:r>
          <w:t xml:space="preserve"> </w:t>
        </w:r>
      </w:ins>
      <w:ins w:id="4197" w:author="PR Preview" w:date="2026-01-01T00:00:00Z">
        <w:r>
          <w:t xml:space="preserve">fitted to the training set</w:t>
        </w:r>
      </w:ins>
      <w:ins w:id="419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4199" w:author="PR Preview" w:date="2026-01-01T00:00:00Z">
        <w:r>
          <w:t xml:space="preserve">,</w:t>
        </w:r>
      </w:ins>
      <w:ins w:id="4200" w:author="PR Preview" w:date="2026-01-01T00:00:00Z">
        <w:r>
          <w:t xml:space="preserve"> </w:t>
        </w:r>
      </w:ins>
      <w:ins w:id="4201" w:author="PR Preview" w:date="2026-01-01T00:00:00Z">
        <w:r>
          <w:t xml:space="preserve">has the smallest</w:t>
        </w:r>
      </w:ins>
      <w:ins w:id="4202" w:author="PR Preview" w:date="2026-01-01T00:00:00Z">
        <w:r>
          <w:t xml:space="preserve"> </w:t>
        </w:r>
      </w:ins>
      <w:hyperlink w:anchor="def-validation-error">
        <w:ins w:id="4203" w:author="PR Preview" w:date="2026-01-01T00:00:00Z">
          <w:r>
            <w:rPr>
              <w:rStyle w:val="Hyperlink"/>
            </w:rPr>
            <w:t xml:space="preserve">validation error</w:t>
          </w:r>
        </w:ins>
      </w:hyperlink>
      <w:ins w:id="4204" w:author="PR Preview" w:date="2026-01-01T00:00:00Z">
        <w:r>
          <w:t xml:space="preserve">:</w:t>
        </w:r>
      </w:ins>
    </w:p>
    <w:p>
      <w:pPr>
        <w:pStyle w:val="BodyText"/>
      </w:pPr>
      <w:bookmarkStart w:id="192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92"/>
    </w:p>
    <w:bookmarkEnd w:id="193"/>
    <w:bookmarkStart w:id="195" w:name="def-test-set"/>
    <w:p>
      <w:pPr>
        <w:pStyle w:val="FirstParagraph"/>
      </w:pPr>
      <w:ins w:id="4205" w:author="PR Preview" w:date="2026-01-01T00:00:00Z">
        <w:r>
          <w:rPr>
            <w:b/>
            <w:bCs/>
          </w:rPr>
          <w:t xml:space="preserve">Definition 44 (Test set)</w:t>
        </w:r>
      </w:ins>
      <w:ins w:id="4206" w:author="PR Preview" w:date="2026-01-01T00:00:00Z">
        <w:r>
          <w:t xml:space="preserve"> </w:t>
        </w:r>
      </w:ins>
      <w:ins w:id="4207" w:author="PR Preview" w:date="2026-01-01T00:00:00Z">
        <w:r>
          <w:t xml:space="preserve">The</w:t>
        </w:r>
      </w:ins>
      <w:ins w:id="4208" w:author="PR Preview" w:date="2026-01-01T00:00:00Z">
        <w:r>
          <w:t xml:space="preserve"> </w:t>
        </w:r>
      </w:ins>
      <w:ins w:id="4209" w:author="PR Preview" w:date="2026-01-01T00:00:00Z">
        <w:r>
          <w:rPr>
            <w:b/>
            <w:bCs/>
          </w:rPr>
          <w:t xml:space="preserve">test set</w:t>
        </w:r>
      </w:ins>
      <w:ins w:id="4210" w:author="PR Preview" w:date="2026-01-01T00:00:00Z">
        <w:r>
          <w:t xml:space="preserve"> </w:t>
        </w:r>
      </w:ins>
      <w:ins w:id="4211" w:author="PR Preview" w:date="2026-01-01T00:00:00Z">
        <w:r>
          <w:t xml:space="preserve">of a</w:t>
        </w:r>
      </w:ins>
      <w:ins w:id="4212" w:author="PR Preview" w:date="2026-01-01T00:00:00Z">
        <w:r>
          <w:t xml:space="preserve"> </w:t>
        </w:r>
      </w:ins>
      <w:hyperlink w:anchor="def-data-splits">
        <w:ins w:id="4213" w:author="PR Preview" w:date="2026-01-01T00:00:00Z">
          <w:r>
            <w:rPr>
              <w:rStyle w:val="Hyperlink"/>
            </w:rPr>
            <w:t xml:space="preserve">training/validation/test split</w:t>
          </w:r>
        </w:ins>
      </w:hyperlink>
      <w:ins w:id="4214" w:author="PR Preview" w:date="2026-01-01T00:00:00Z">
        <w:r>
          <w:t xml:space="preserve"> </w:t>
        </w:r>
      </w:ins>
      <w:ins w:id="4215" w:author="PR Preview" w:date="2026-01-01T00:00:00Z">
        <w:r>
          <w:t xml:space="preserve">is the</w:t>
        </w:r>
      </w:ins>
      <w:ins w:id="4216" w:author="PR Preview" w:date="2026-01-01T00:00:00Z">
        <w:r>
          <w:t xml:space="preserve"> </w:t>
        </w:r>
      </w:ins>
      <w:hyperlink w:anchor="def-held-out-set">
        <w:ins w:id="4217" w:author="PR Preview" w:date="2026-01-01T00:00:00Z">
          <w:r>
            <w:rPr>
              <w:rStyle w:val="Hyperlink"/>
            </w:rPr>
            <w:t xml:space="preserve">held-out set</w:t>
          </w:r>
        </w:ins>
      </w:hyperlink>
      <w:ins w:id="4218" w:author="PR Preview" w:date="2026-01-01T00:00:00Z">
        <w:r>
          <w:t xml:space="preserve"> </w:t>
        </w:r>
      </w:ins>
      <w:ins w:id="4219" w:author="PR Preview" w:date="2026-01-01T00:00:00Z">
        <w:r>
          <w:t xml:space="preserve">of observations indexed by</w:t>
        </w:r>
      </w:ins>
      <w:ins w:id="4220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ins w:id="4221" w:author="PR Preview" w:date="2026-01-01T00:00:00Z">
        <w:r>
          <w:t xml:space="preserve">,</w:t>
        </w:r>
      </w:ins>
      <w:ins w:id="4222" w:author="PR Preview" w:date="2026-01-01T00:00:00Z">
        <w:r>
          <w:t xml:space="preserve"> </w:t>
        </w:r>
      </w:ins>
      <w:ins w:id="4223" w:author="PR Preview" w:date="2026-01-01T00:00:00Z">
        <w:r>
          <w:t xml:space="preserve">on which the</w:t>
        </w:r>
      </w:ins>
      <w:ins w:id="4224" w:author="PR Preview" w:date="2026-01-01T00:00:00Z">
        <w:r>
          <w:t xml:space="preserve"> </w:t>
        </w:r>
      </w:ins>
      <w:hyperlink w:anchor="def-fitted-model">
        <w:ins w:id="4225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4226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ins w:id="4227" w:author="PR Preview" w:date="2026-01-01T00:00:00Z">
        <w:r>
          <w:t xml:space="preserve"> </w:t>
        </w:r>
      </w:ins>
      <w:ins w:id="4228" w:author="PR Preview" w:date="2026-01-01T00:00:00Z">
        <w:r>
          <w:t xml:space="preserve">that the</w:t>
        </w:r>
      </w:ins>
      <w:ins w:id="4229" w:author="PR Preview" w:date="2026-01-01T00:00:00Z">
        <w:r>
          <w:t xml:space="preserve"> </w:t>
        </w:r>
      </w:ins>
      <w:hyperlink w:anchor="def-validation-choice">
        <w:ins w:id="4230" w:author="PR Preview" w:date="2026-01-01T00:00:00Z">
          <w:r>
            <w:rPr>
              <w:rStyle w:val="Hyperlink"/>
            </w:rPr>
            <w:t xml:space="preserve">validation choice</w:t>
          </w:r>
        </w:ins>
      </w:hyperlink>
      <w:ins w:id="4231" w:author="PR Preview" w:date="2026-01-01T00:00:00Z">
        <w:r>
          <w:t xml:space="preserve"> </w:t>
        </w:r>
      </w:ins>
      <w:ins w:id="4232" w:author="PR Preview" w:date="2026-01-01T00:00:00Z">
        <w:r>
          <w:t xml:space="preserve">picks is scored:</w:t>
        </w:r>
      </w:ins>
    </w:p>
    <w:p>
      <w:pPr>
        <w:pStyle w:val="BodyText"/>
      </w:pPr>
      <w:bookmarkStart w:id="194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(2026i)</w:t>
      </w:r>
      <w:r>
        <w:t xml:space="preserve">.</w:t>
      </w:r>
    </w:p>
    <w:bookmarkEnd w:id="195"/>
    <w:bookmarkStart w:id="197" w:name="def-test-error"/>
    <w:p>
      <w:pPr>
        <w:pStyle w:val="BodyText"/>
      </w:pPr>
      <w:del w:id="4233" w:author="PR Preview" w:date="2026-01-01T00:00:00Z">
        <w:r>
          <w:rPr>
            <w:b/>
            <w:bCs/>
          </w:rPr>
          <w:delText xml:space="preserve">Definition 44 (Test error)</w:delText>
        </w:r>
      </w:del>
      <w:del w:id="4234" w:author="PR Preview" w:date="2026-01-01T00:00:00Z">
        <w:r>
          <w:delText xml:space="preserve"> </w:delText>
        </w:r>
      </w:del>
      <w:del w:id="4235" w:author="PR Preview" w:date="2026-01-01T00:00:00Z">
        <w:r>
          <w:delText xml:space="preserve">The</w:delText>
        </w:r>
      </w:del>
      <w:del w:id="4236" w:author="PR Preview" w:date="2026-01-01T00:00:00Z">
        <w:r>
          <w:delText xml:space="preserve"> </w:delText>
        </w:r>
      </w:del>
      <w:del w:id="4237" w:author="PR Preview" w:date="2026-01-01T00:00:00Z">
        <w:r>
          <w:rPr>
            <w:b/>
            <w:bCs/>
          </w:rPr>
          <w:delText xml:space="preserve">test error</w:delText>
        </w:r>
      </w:del>
      <w:del w:id="4238" w:author="PR Preview" w:date="2026-01-01T00:00:00Z">
        <w:r>
          <w:delText xml:space="preserve"> </w:delText>
        </w:r>
      </w:del>
      <w:del w:id="4239" w:author="PR Preview" w:date="2026-01-01T00:00:00Z">
        <w:r>
          <w:delText xml:space="preserve">of a</w:delText>
        </w:r>
      </w:del>
      <w:del w:id="4240" w:author="PR Preview" w:date="2026-01-01T00:00:00Z">
        <w:r>
          <w:delText xml:space="preserve"> </w:delText>
        </w:r>
      </w:del>
      <w:hyperlink w:anchor="def-prediction-rule">
        <w:del w:id="4241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4242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4243" w:author="PR Preview" w:date="2026-01-01T00:00:00Z">
        <w:r>
          <w:delText xml:space="preserve"> </w:delText>
        </w:r>
      </w:del>
      <w:del w:id="4244" w:author="PR Preview" w:date="2026-01-01T00:00:00Z">
        <w:r>
          <w:delText xml:space="preserve">fitted to a</w:delText>
        </w:r>
      </w:del>
      <w:del w:id="4245" w:author="PR Preview" w:date="2026-01-01T00:00:00Z">
        <w:r>
          <w:delText xml:space="preserve"> </w:delText>
        </w:r>
      </w:del>
      <w:hyperlink w:anchor="def-training-set">
        <w:del w:id="4246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424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4248" w:author="PR Preview" w:date="2026-01-01T00:00:00Z">
        <w:r>
          <w:delText xml:space="preserve"> </w:delText>
        </w:r>
      </w:del>
      <w:del w:id="4249" w:author="PR Preview" w:date="2026-01-01T00:00:00Z">
        <w:r>
          <w:delText xml:space="preserve">is its sample mean</w:delText>
        </w:r>
      </w:del>
      <w:del w:id="4250" w:author="PR Preview" w:date="2026-01-01T00:00:00Z">
        <w:r>
          <w:delText xml:space="preserve"> </w:delText>
        </w:r>
      </w:del>
      <w:hyperlink w:anchor="def-observation-loss">
        <w:del w:id="4251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4252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t>i</m:t>
            </m:r>
          </m:sub>
        </m:sSub>
      </m:oMath>
      <w:del w:id="4253" w:author="PR Preview" w:date="2026-01-01T00:00:00Z">
        <w:r>
          <w:delText xml:space="preserve"> </w:delText>
        </w:r>
      </w:del>
      <w:del w:id="4254" w:author="PR Preview" w:date="2026-01-01T00:00:00Z">
        <w:r>
          <w:delText xml:space="preserve">on the</w:delText>
        </w:r>
      </w:del>
      <w:del w:id="4255" w:author="PR Preview" w:date="2026-01-01T00:00:00Z">
        <w:r>
          <w:delText xml:space="preserve"> </w:delText>
        </w:r>
      </w:del>
      <w:hyperlink w:anchor="def-test-set">
        <w:del w:id="4256" w:author="PR Preview" w:date="2026-01-01T00:00:00Z">
          <w:r>
            <w:rPr>
              <w:rStyle w:val="Hyperlink"/>
            </w:rPr>
            <w:delText xml:space="preserve">test set</w:delText>
          </w:r>
        </w:del>
      </w:hyperlink>
      <w:del w:id="4257" w:author="PR Preview" w:date="2026-01-01T00:00:00Z">
        <w:r>
          <w:delText xml:space="preserve">, indexed by</w:delText>
        </w:r>
      </w:del>
      <w:del w:id="4258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del w:id="4259" w:author="PR Preview" w:date="2026-01-01T00:00:00Z">
        <w:r>
          <w:delText xml:space="preserve">:</w:delText>
        </w:r>
      </w:del>
    </w:p>
    <w:p>
      <w:pPr>
        <w:pStyle w:val="BodyText"/>
      </w:pPr>
      <w:ins w:id="4260" w:author="PR Preview" w:date="2026-01-01T00:00:00Z">
        <w:r>
          <w:rPr>
            <w:b/>
            <w:bCs/>
          </w:rPr>
          <w:t xml:space="preserve">Definition 45 (Test error)</w:t>
        </w:r>
      </w:ins>
      <w:ins w:id="4261" w:author="PR Preview" w:date="2026-01-01T00:00:00Z">
        <w:r>
          <w:t xml:space="preserve"> </w:t>
        </w:r>
      </w:ins>
      <w:ins w:id="4262" w:author="PR Preview" w:date="2026-01-01T00:00:00Z">
        <w:r>
          <w:t xml:space="preserve">The</w:t>
        </w:r>
      </w:ins>
      <w:ins w:id="4263" w:author="PR Preview" w:date="2026-01-01T00:00:00Z">
        <w:r>
          <w:t xml:space="preserve"> </w:t>
        </w:r>
      </w:ins>
      <w:ins w:id="4264" w:author="PR Preview" w:date="2026-01-01T00:00:00Z">
        <w:r>
          <w:rPr>
            <w:b/>
            <w:bCs/>
          </w:rPr>
          <w:t xml:space="preserve">test error</w:t>
        </w:r>
      </w:ins>
      <w:ins w:id="4265" w:author="PR Preview" w:date="2026-01-01T00:00:00Z">
        <w:r>
          <w:t xml:space="preserve"> </w:t>
        </w:r>
      </w:ins>
      <w:ins w:id="4266" w:author="PR Preview" w:date="2026-01-01T00:00:00Z">
        <w:r>
          <w:t xml:space="preserve">of a</w:t>
        </w:r>
      </w:ins>
      <w:ins w:id="4267" w:author="PR Preview" w:date="2026-01-01T00:00:00Z">
        <w:r>
          <w:t xml:space="preserve"> </w:t>
        </w:r>
      </w:ins>
      <w:hyperlink w:anchor="def-prediction-rule">
        <w:ins w:id="4268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4269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4270" w:author="PR Preview" w:date="2026-01-01T00:00:00Z">
        <w:r>
          <w:t xml:space="preserve"> </w:t>
        </w:r>
      </w:ins>
      <w:ins w:id="4271" w:author="PR Preview" w:date="2026-01-01T00:00:00Z">
        <w:r>
          <w:t xml:space="preserve">fitted to a</w:t>
        </w:r>
      </w:ins>
      <w:ins w:id="4272" w:author="PR Preview" w:date="2026-01-01T00:00:00Z">
        <w:r>
          <w:t xml:space="preserve"> </w:t>
        </w:r>
      </w:ins>
      <w:hyperlink w:anchor="def-training-set">
        <w:ins w:id="4273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427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4275" w:author="PR Preview" w:date="2026-01-01T00:00:00Z">
        <w:r>
          <w:t xml:space="preserve"> </w:t>
        </w:r>
      </w:ins>
      <w:ins w:id="4276" w:author="PR Preview" w:date="2026-01-01T00:00:00Z">
        <w:r>
          <w:t xml:space="preserve">is its sample mean</w:t>
        </w:r>
      </w:ins>
      <w:ins w:id="4277" w:author="PR Preview" w:date="2026-01-01T00:00:00Z">
        <w:r>
          <w:t xml:space="preserve"> </w:t>
        </w:r>
      </w:ins>
      <w:hyperlink w:anchor="def-observation-loss">
        <w:ins w:id="4278" w:author="PR Preview" w:date="2026-01-01T00:00:00Z">
          <w:r>
            <w:rPr>
              <w:rStyle w:val="Hyperlink"/>
            </w:rPr>
            <w:t xml:space="preserve">loss</w:t>
          </w:r>
        </w:ins>
      </w:hyperlink>
      <w:ins w:id="4279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t>i</m:t>
            </m:r>
          </m:sub>
        </m:sSub>
      </m:oMath>
      <w:ins w:id="4280" w:author="PR Preview" w:date="2026-01-01T00:00:00Z">
        <w:r>
          <w:t xml:space="preserve"> </w:t>
        </w:r>
      </w:ins>
      <w:ins w:id="4281" w:author="PR Preview" w:date="2026-01-01T00:00:00Z">
        <w:r>
          <w:t xml:space="preserve">on the</w:t>
        </w:r>
      </w:ins>
      <w:ins w:id="4282" w:author="PR Preview" w:date="2026-01-01T00:00:00Z">
        <w:r>
          <w:t xml:space="preserve"> </w:t>
        </w:r>
      </w:ins>
      <w:hyperlink w:anchor="def-test-set">
        <w:ins w:id="4283" w:author="PR Preview" w:date="2026-01-01T00:00:00Z">
          <w:r>
            <w:rPr>
              <w:rStyle w:val="Hyperlink"/>
            </w:rPr>
            <w:t xml:space="preserve">test set</w:t>
          </w:r>
        </w:ins>
      </w:hyperlink>
      <w:ins w:id="4284" w:author="PR Preview" w:date="2026-01-01T00:00:00Z">
        <w:r>
          <w:t xml:space="preserve">, indexed by</w:t>
        </w:r>
      </w:ins>
      <w:ins w:id="4285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ins w:id="4286" w:author="PR Preview" w:date="2026-01-01T00:00:00Z">
        <w:r>
          <w:t xml:space="preserve">:</w:t>
        </w:r>
      </w:ins>
    </w:p>
    <w:p>
      <w:pPr>
        <w:pStyle w:val="BodyText"/>
      </w:pPr>
      <w:bookmarkStart w:id="196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96"/>
    </w:p>
    <w:bookmarkEnd w:id="197"/>
    <w:bookmarkStart w:id="201" w:name="rem-data-splits"/>
    <w:p>
      <w:pPr>
        <w:pStyle w:val="FirstParagraph"/>
      </w:pPr>
      <w:r>
        <w:rPr>
          <w:i/>
          <w:iCs/>
        </w:rPr>
        <w:t xml:space="preserve">Remark 17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9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9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98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99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00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01"/>
    <w:bookmarkStart w:id="202" w:name="rem-validation-test-error"/>
    <w:p>
      <w:pPr>
        <w:pStyle w:val="BodyText"/>
      </w:pPr>
      <w:r>
        <w:rPr>
          <w:i/>
          <w:iCs/>
        </w:rPr>
        <w:t xml:space="preserve">Remark 18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that scores the rule.</w:t>
      </w:r>
      <w:r>
        <w:t xml:space="preserve"> </w:t>
      </w:r>
      <w:r>
        <w:t xml:space="preserve">The rule was not fitted to the validation or test set,</w:t>
      </w:r>
      <w:r>
        <w:t xml:space="preserve"> </w:t>
      </w:r>
      <w:r>
        <w:t xml:space="preserve">so each estimates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rule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rule with the smallest validation error,</w:t>
      </w:r>
      <w:r>
        <w:t xml:space="preserve"> </w:t>
      </w:r>
      <w:r>
        <w:t xml:space="preserve">so the validation error of the chosen rule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(2009, sec. 7.2)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02"/>
    <w:bookmarkStart w:id="225" w:name="exm-train-validation-test-split"/>
    <w:p>
      <w:pPr>
        <w:pStyle w:val="BodyText"/>
      </w:pPr>
      <w:del w:id="4287" w:author="PR Preview" w:date="2026-01-01T00:00:00Z">
        <w:r>
          <w:rPr>
            <w:b/>
            <w:bCs/>
          </w:rPr>
          <w:delText xml:space="preserve">Example 26 (Numerical example)</w:delText>
        </w:r>
      </w:del>
      <w:del w:id="4288" w:author="PR Preview" w:date="2026-01-01T00:00:00Z">
        <w:r>
          <w:delText xml:space="preserve"> </w:delText>
        </w:r>
      </w:del>
      <w:del w:id="4289" w:author="PR Preview" w:date="2026-01-01T00:00:00Z">
        <w:r>
          <w:delText xml:space="preserve">This example (</w:delText>
        </w:r>
      </w:del>
      <w:hyperlink w:anchor="exm-train-validation-test-split">
        <w:del w:id="4290" w:author="PR Preview" w:date="2026-01-01T00:00:00Z">
          <w:r>
            <w:rPr>
              <w:rStyle w:val="Hyperlink"/>
            </w:rPr>
            <w:delText xml:space="preserve">Example 26</w:delText>
          </w:r>
        </w:del>
      </w:hyperlink>
      <w:del w:id="4291" w:author="PR Preview" w:date="2026-01-01T00:00:00Z">
        <w:r>
          <w:delText xml:space="preserve">)</w:delText>
        </w:r>
      </w:del>
      <w:del w:id="4292" w:author="PR Preview" w:date="2026-01-01T00:00:00Z">
        <w:r>
          <w:delText xml:space="preserve"> </w:delText>
        </w:r>
      </w:del>
      <w:del w:id="4293" w:author="PR Preview" w:date="2026-01-01T00:00:00Z">
        <w:r>
          <w:delText xml:space="preserve">uses R’s built-in</w:delText>
        </w:r>
      </w:del>
      <w:del w:id="4294" w:author="PR Preview" w:date="2026-01-01T00:00:00Z">
        <w:r>
          <w:delText xml:space="preserve"> </w:delText>
        </w:r>
      </w:del>
      <w:del w:id="4295" w:author="PR Preview" w:date="2026-01-01T00:00:00Z">
        <w:r>
          <w:rPr>
            <w:rStyle w:val="VerbatimChar"/>
          </w:rPr>
          <w:delText xml:space="preserve">mtcars</w:delText>
        </w:r>
      </w:del>
      <w:del w:id="4296" w:author="PR Preview" w:date="2026-01-01T00:00:00Z">
        <w:r>
          <w:delText xml:space="preserve"> </w:delText>
        </w:r>
      </w:del>
      <w:del w:id="4297" w:author="PR Preview" w:date="2026-01-01T00:00:00Z">
        <w:r>
          <w:delText xml:space="preserve">dataset</w:delText>
        </w:r>
      </w:del>
      <w:del w:id="4298" w:author="PR Preview" w:date="2026-01-01T00:00:00Z">
        <w:r>
          <w:delText xml:space="preserve"> </w:delText>
        </w:r>
      </w:del>
      <w:del w:id="4299" w:author="PR Preview" w:date="2026-01-01T00:00:00Z">
        <w:r>
          <w:delText xml:space="preserve">(</w:delText>
        </w:r>
      </w:del>
      <m:oMath>
        <m:r>
          <m:t>n</m:t>
        </m:r>
        <m:r>
          <m:rPr>
            <m:sty m:val="p"/>
          </m:rPr>
          <m:t>=</m:t>
        </m:r>
        <m:r>
          <m:t>32</m:t>
        </m:r>
      </m:oMath>
      <w:del w:id="4300" w:author="PR Preview" w:date="2026-01-01T00:00:00Z">
        <w:r>
          <w:delText xml:space="preserve"> </w:delText>
        </w:r>
      </w:del>
      <w:del w:id="4301" w:author="PR Preview" w:date="2026-01-01T00:00:00Z">
        <w:r>
          <w:delText xml:space="preserve">cars)</w:delText>
        </w:r>
      </w:del>
      <w:del w:id="4302" w:author="PR Preview" w:date="2026-01-01T00:00:00Z">
        <w:r>
          <w:delText xml:space="preserve"> </w:delText>
        </w:r>
      </w:del>
      <w:del w:id="4303" w:author="PR Preview" w:date="2026-01-01T00:00:00Z">
        <w:r>
          <w:delText xml:space="preserve">to predict fuel efficiency (</w:delText>
        </w:r>
      </w:del>
      <w:del w:id="4304" w:author="PR Preview" w:date="2026-01-01T00:00:00Z">
        <w:r>
          <w:rPr>
            <w:rStyle w:val="VerbatimChar"/>
          </w:rPr>
          <w:delText xml:space="preserve">mpg</w:delText>
        </w:r>
      </w:del>
      <w:del w:id="4305" w:author="PR Preview" w:date="2026-01-01T00:00:00Z">
        <w:r>
          <w:delText xml:space="preserve">)</w:delText>
        </w:r>
      </w:del>
      <w:del w:id="4306" w:author="PR Preview" w:date="2026-01-01T00:00:00Z">
        <w:r>
          <w:delText xml:space="preserve"> </w:delText>
        </w:r>
      </w:del>
      <w:del w:id="4307" w:author="PR Preview" w:date="2026-01-01T00:00:00Z">
        <w:r>
          <w:delText xml:space="preserve">from vehicle weight (</w:delText>
        </w:r>
      </w:del>
      <w:del w:id="4308" w:author="PR Preview" w:date="2026-01-01T00:00:00Z">
        <w:r>
          <w:rPr>
            <w:rStyle w:val="VerbatimChar"/>
          </w:rPr>
          <w:delText xml:space="preserve">wt</w:delText>
        </w:r>
      </w:del>
      <w:del w:id="4309" w:author="PR Preview" w:date="2026-01-01T00:00:00Z">
        <w:r>
          <w:delText xml:space="preserve">).</w:delText>
        </w:r>
      </w:del>
      <w:del w:id="4310" w:author="PR Preview" w:date="2026-01-01T00:00:00Z">
        <w:r>
          <w:delText xml:space="preserve"> </w:delText>
        </w:r>
      </w:del>
      <w:del w:id="4311" w:author="PR Preview" w:date="2026-01-01T00:00:00Z">
        <w:r>
          <w:delText xml:space="preserve">It uses one random split</w:delText>
        </w:r>
      </w:del>
      <w:del w:id="4312" w:author="PR Preview" w:date="2026-01-01T00:00:00Z">
        <w:r>
          <w:delText xml:space="preserve"> </w:delText>
        </w:r>
      </w:del>
      <w:del w:id="4313" w:author="PR Preview" w:date="2026-01-01T00:00:00Z">
        <w:r>
          <w:delText xml:space="preserve">to compare linear,</w:delText>
        </w:r>
      </w:del>
      <w:del w:id="4314" w:author="PR Preview" w:date="2026-01-01T00:00:00Z">
        <w:r>
          <w:delText xml:space="preserve"> </w:delText>
        </w:r>
      </w:del>
      <w:del w:id="4315" w:author="PR Preview" w:date="2026-01-01T00:00:00Z">
        <w:r>
          <w:delText xml:space="preserve">quadratic,</w:delText>
        </w:r>
      </w:del>
      <w:del w:id="4316" w:author="PR Preview" w:date="2026-01-01T00:00:00Z">
        <w:r>
          <w:delText xml:space="preserve"> </w:delText>
        </w:r>
      </w:del>
      <w:del w:id="4317" w:author="PR Preview" w:date="2026-01-01T00:00:00Z">
        <w:r>
          <w:delText xml:space="preserve">cubic,</w:delText>
        </w:r>
      </w:del>
      <w:del w:id="4318" w:author="PR Preview" w:date="2026-01-01T00:00:00Z">
        <w:r>
          <w:delText xml:space="preserve"> </w:delText>
        </w:r>
      </w:del>
      <w:del w:id="4319" w:author="PR Preview" w:date="2026-01-01T00:00:00Z">
        <w:r>
          <w:delText xml:space="preserve">and quartic models</w:delText>
        </w:r>
      </w:del>
      <w:del w:id="4320" w:author="PR Preview" w:date="2026-01-01T00:00:00Z">
        <w:r>
          <w:delText xml:space="preserve"> </w:delText>
        </w:r>
      </w:del>
      <w:del w:id="4321" w:author="PR Preview" w:date="2026-01-01T00:00:00Z">
        <w:r>
          <w:delText xml:space="preserve">(</w:delText>
        </w:r>
      </w:del>
      <w:del w:id="4322" w:author="PR Preview" w:date="2026-01-01T00:00:00Z">
        <w:r>
          <w:rPr>
            <w:rStyle w:val="VerbatimChar"/>
          </w:rPr>
          <w:delText xml:space="preserve">mpg ~ wt</w:delText>
        </w:r>
      </w:del>
      <w:del w:id="4323" w:author="PR Preview" w:date="2026-01-01T00:00:00Z">
        <w:r>
          <w:delText xml:space="preserve">,</w:delText>
        </w:r>
      </w:del>
      <w:del w:id="4324" w:author="PR Preview" w:date="2026-01-01T00:00:00Z">
        <w:r>
          <w:delText xml:space="preserve"> </w:delText>
        </w:r>
      </w:del>
      <w:del w:id="4325" w:author="PR Preview" w:date="2026-01-01T00:00:00Z">
        <w:r>
          <w:rPr>
            <w:rStyle w:val="VerbatimChar"/>
          </w:rPr>
          <w:delText xml:space="preserve">mpg ~ wt + I(wt^2)</w:delText>
        </w:r>
      </w:del>
      <w:del w:id="4326" w:author="PR Preview" w:date="2026-01-01T00:00:00Z">
        <w:r>
          <w:delText xml:space="preserve">,</w:delText>
        </w:r>
      </w:del>
      <w:del w:id="4327" w:author="PR Preview" w:date="2026-01-01T00:00:00Z">
        <w:r>
          <w:delText xml:space="preserve"> </w:delText>
        </w:r>
      </w:del>
      <w:del w:id="4328" w:author="PR Preview" w:date="2026-01-01T00:00:00Z">
        <w:r>
          <w:rPr>
            <w:rStyle w:val="VerbatimChar"/>
          </w:rPr>
          <w:delText xml:space="preserve">mpg ~ wt + I(wt^2) + I(wt^3)</w:delText>
        </w:r>
      </w:del>
      <w:del w:id="4329" w:author="PR Preview" w:date="2026-01-01T00:00:00Z">
        <w:r>
          <w:delText xml:space="preserve">,</w:delText>
        </w:r>
      </w:del>
      <w:del w:id="4330" w:author="PR Preview" w:date="2026-01-01T00:00:00Z">
        <w:r>
          <w:delText xml:space="preserve"> </w:delText>
        </w:r>
      </w:del>
      <w:del w:id="4331" w:author="PR Preview" w:date="2026-01-01T00:00:00Z">
        <w:r>
          <w:delText xml:space="preserve">and</w:delText>
        </w:r>
      </w:del>
      <w:del w:id="4332" w:author="PR Preview" w:date="2026-01-01T00:00:00Z">
        <w:r>
          <w:delText xml:space="preserve"> </w:delText>
        </w:r>
      </w:del>
      <w:del w:id="4333" w:author="PR Preview" w:date="2026-01-01T00:00:00Z">
        <w:r>
          <w:rPr>
            <w:rStyle w:val="VerbatimChar"/>
          </w:rPr>
          <w:delText xml:space="preserve">mpg ~ wt + I(wt^2) + I(wt^3) + I(wt^4)</w:delText>
        </w:r>
      </w:del>
      <w:del w:id="4334" w:author="PR Preview" w:date="2026-01-01T00:00:00Z">
        <w:r>
          <w:delText xml:space="preserve">)</w:delText>
        </w:r>
      </w:del>
      <w:del w:id="4335" w:author="PR Preview" w:date="2026-01-01T00:00:00Z">
        <w:r>
          <w:delText xml:space="preserve"> </w:delText>
        </w:r>
      </w:del>
      <w:del w:id="4336" w:author="PR Preview" w:date="2026-01-01T00:00:00Z">
        <w:r>
          <w:delText xml:space="preserve">on a validation set,</w:delText>
        </w:r>
      </w:del>
      <w:del w:id="4337" w:author="PR Preview" w:date="2026-01-01T00:00:00Z">
        <w:r>
          <w:delText xml:space="preserve"> </w:delText>
        </w:r>
      </w:del>
      <w:del w:id="4338" w:author="PR Preview" w:date="2026-01-01T00:00:00Z">
        <w:r>
          <w:delText xml:space="preserve">then reports the chosen model’s test sRMSE</w:delText>
        </w:r>
      </w:del>
      <w:del w:id="4339" w:author="PR Preview" w:date="2026-01-01T00:00:00Z">
        <w:r>
          <w:delText xml:space="preserve"> </w:delText>
        </w:r>
      </w:del>
      <w:del w:id="4340" w:author="PR Preview" w:date="2026-01-01T00:00:00Z">
        <w:r>
          <w:delText xml:space="preserve">on untouched test data</w:delText>
        </w:r>
      </w:del>
      <w:del w:id="4341" w:author="PR Preview" w:date="2026-01-01T00:00:00Z">
        <w:r>
          <w:delText xml:space="preserve"> </w:delText>
        </w:r>
      </w:del>
      <w:del w:id="4342" w:author="PR Preview" w:date="2026-01-01T00:00:00Z">
        <w:r>
          <w:delText xml:space="preserve">(James et al. 2021, 213)</w:delText>
        </w:r>
      </w:del>
      <w:del w:id="4343" w:author="PR Preview" w:date="2026-01-01T00:00:00Z">
        <w:r>
          <w:delText xml:space="preserve">.</w:delText>
        </w:r>
      </w:del>
    </w:p>
    <w:p>
      <w:pPr>
        <w:pStyle w:val="BodyText"/>
      </w:pPr>
      <w:ins w:id="4344" w:author="PR Preview" w:date="2026-01-01T00:00:00Z">
        <w:r>
          <w:rPr>
            <w:b/>
            <w:bCs/>
          </w:rPr>
          <w:t xml:space="preserve">Example 28 (Numerical example)</w:t>
        </w:r>
      </w:ins>
      <w:ins w:id="4345" w:author="PR Preview" w:date="2026-01-01T00:00:00Z">
        <w:r>
          <w:t xml:space="preserve"> </w:t>
        </w:r>
      </w:ins>
      <w:ins w:id="4346" w:author="PR Preview" w:date="2026-01-01T00:00:00Z">
        <w:r>
          <w:t xml:space="preserve">This example (</w:t>
        </w:r>
      </w:ins>
      <w:hyperlink w:anchor="exm-train-validation-test-split">
        <w:ins w:id="4347" w:author="PR Preview" w:date="2026-01-01T00:00:00Z">
          <w:r>
            <w:rPr>
              <w:rStyle w:val="Hyperlink"/>
            </w:rPr>
            <w:t xml:space="preserve">Example 28</w:t>
          </w:r>
        </w:ins>
      </w:hyperlink>
      <w:ins w:id="4348" w:author="PR Preview" w:date="2026-01-01T00:00:00Z">
        <w:r>
          <w:t xml:space="preserve">)</w:t>
        </w:r>
      </w:ins>
      <w:ins w:id="4349" w:author="PR Preview" w:date="2026-01-01T00:00:00Z">
        <w:r>
          <w:t xml:space="preserve"> </w:t>
        </w:r>
      </w:ins>
      <w:ins w:id="4350" w:author="PR Preview" w:date="2026-01-01T00:00:00Z">
        <w:r>
          <w:t xml:space="preserve">uses R’s built-in</w:t>
        </w:r>
      </w:ins>
      <w:ins w:id="4351" w:author="PR Preview" w:date="2026-01-01T00:00:00Z">
        <w:r>
          <w:t xml:space="preserve"> </w:t>
        </w:r>
      </w:ins>
      <w:ins w:id="4352" w:author="PR Preview" w:date="2026-01-01T00:00:00Z">
        <w:r>
          <w:rPr>
            <w:rStyle w:val="VerbatimChar"/>
          </w:rPr>
          <w:t xml:space="preserve">mtcars</w:t>
        </w:r>
      </w:ins>
      <w:ins w:id="4353" w:author="PR Preview" w:date="2026-01-01T00:00:00Z">
        <w:r>
          <w:t xml:space="preserve"> </w:t>
        </w:r>
      </w:ins>
      <w:ins w:id="4354" w:author="PR Preview" w:date="2026-01-01T00:00:00Z">
        <w:r>
          <w:t xml:space="preserve">dataset</w:t>
        </w:r>
      </w:ins>
      <w:ins w:id="4355" w:author="PR Preview" w:date="2026-01-01T00:00:00Z">
        <w:r>
          <w:t xml:space="preserve"> </w:t>
        </w:r>
      </w:ins>
      <w:ins w:id="4356" w:author="PR Preview" w:date="2026-01-01T00:00:00Z">
        <w:r>
          <w:t xml:space="preserve">(</w:t>
        </w:r>
      </w:ins>
      <m:oMath>
        <m:r>
          <m:t>n</m:t>
        </m:r>
        <m:r>
          <m:rPr>
            <m:sty m:val="p"/>
          </m:rPr>
          <m:t>=</m:t>
        </m:r>
        <m:r>
          <m:t>32</m:t>
        </m:r>
      </m:oMath>
      <w:ins w:id="4357" w:author="PR Preview" w:date="2026-01-01T00:00:00Z">
        <w:r>
          <w:t xml:space="preserve"> </w:t>
        </w:r>
      </w:ins>
      <w:ins w:id="4358" w:author="PR Preview" w:date="2026-01-01T00:00:00Z">
        <w:r>
          <w:t xml:space="preserve">cars)</w:t>
        </w:r>
      </w:ins>
      <w:ins w:id="4359" w:author="PR Preview" w:date="2026-01-01T00:00:00Z">
        <w:r>
          <w:t xml:space="preserve"> </w:t>
        </w:r>
      </w:ins>
      <w:ins w:id="4360" w:author="PR Preview" w:date="2026-01-01T00:00:00Z">
        <w:r>
          <w:t xml:space="preserve">to predict fuel efficiency (</w:t>
        </w:r>
      </w:ins>
      <w:ins w:id="4361" w:author="PR Preview" w:date="2026-01-01T00:00:00Z">
        <w:r>
          <w:rPr>
            <w:rStyle w:val="VerbatimChar"/>
          </w:rPr>
          <w:t xml:space="preserve">mpg</w:t>
        </w:r>
      </w:ins>
      <w:ins w:id="4362" w:author="PR Preview" w:date="2026-01-01T00:00:00Z">
        <w:r>
          <w:t xml:space="preserve">)</w:t>
        </w:r>
      </w:ins>
      <w:ins w:id="4363" w:author="PR Preview" w:date="2026-01-01T00:00:00Z">
        <w:r>
          <w:t xml:space="preserve"> </w:t>
        </w:r>
      </w:ins>
      <w:ins w:id="4364" w:author="PR Preview" w:date="2026-01-01T00:00:00Z">
        <w:r>
          <w:t xml:space="preserve">from vehicle weight (</w:t>
        </w:r>
      </w:ins>
      <w:ins w:id="4365" w:author="PR Preview" w:date="2026-01-01T00:00:00Z">
        <w:r>
          <w:rPr>
            <w:rStyle w:val="VerbatimChar"/>
          </w:rPr>
          <w:t xml:space="preserve">wt</w:t>
        </w:r>
      </w:ins>
      <w:ins w:id="4366" w:author="PR Preview" w:date="2026-01-01T00:00:00Z">
        <w:r>
          <w:t xml:space="preserve">).</w:t>
        </w:r>
      </w:ins>
      <w:ins w:id="4367" w:author="PR Preview" w:date="2026-01-01T00:00:00Z">
        <w:r>
          <w:t xml:space="preserve"> </w:t>
        </w:r>
      </w:ins>
      <w:ins w:id="4368" w:author="PR Preview" w:date="2026-01-01T00:00:00Z">
        <w:r>
          <w:t xml:space="preserve">It uses one random split</w:t>
        </w:r>
      </w:ins>
      <w:ins w:id="4369" w:author="PR Preview" w:date="2026-01-01T00:00:00Z">
        <w:r>
          <w:t xml:space="preserve"> </w:t>
        </w:r>
      </w:ins>
      <w:ins w:id="4370" w:author="PR Preview" w:date="2026-01-01T00:00:00Z">
        <w:r>
          <w:t xml:space="preserve">to compare linear,</w:t>
        </w:r>
      </w:ins>
      <w:ins w:id="4371" w:author="PR Preview" w:date="2026-01-01T00:00:00Z">
        <w:r>
          <w:t xml:space="preserve"> </w:t>
        </w:r>
      </w:ins>
      <w:ins w:id="4372" w:author="PR Preview" w:date="2026-01-01T00:00:00Z">
        <w:r>
          <w:t xml:space="preserve">quadratic,</w:t>
        </w:r>
      </w:ins>
      <w:ins w:id="4373" w:author="PR Preview" w:date="2026-01-01T00:00:00Z">
        <w:r>
          <w:t xml:space="preserve"> </w:t>
        </w:r>
      </w:ins>
      <w:ins w:id="4374" w:author="PR Preview" w:date="2026-01-01T00:00:00Z">
        <w:r>
          <w:t xml:space="preserve">cubic,</w:t>
        </w:r>
      </w:ins>
      <w:ins w:id="4375" w:author="PR Preview" w:date="2026-01-01T00:00:00Z">
        <w:r>
          <w:t xml:space="preserve"> </w:t>
        </w:r>
      </w:ins>
      <w:ins w:id="4376" w:author="PR Preview" w:date="2026-01-01T00:00:00Z">
        <w:r>
          <w:t xml:space="preserve">and quartic models</w:t>
        </w:r>
      </w:ins>
      <w:ins w:id="4377" w:author="PR Preview" w:date="2026-01-01T00:00:00Z">
        <w:r>
          <w:t xml:space="preserve"> </w:t>
        </w:r>
      </w:ins>
      <w:ins w:id="4378" w:author="PR Preview" w:date="2026-01-01T00:00:00Z">
        <w:r>
          <w:t xml:space="preserve">(</w:t>
        </w:r>
      </w:ins>
      <w:ins w:id="4379" w:author="PR Preview" w:date="2026-01-01T00:00:00Z">
        <w:r>
          <w:rPr>
            <w:rStyle w:val="VerbatimChar"/>
          </w:rPr>
          <w:t xml:space="preserve">mpg ~ wt</w:t>
        </w:r>
      </w:ins>
      <w:ins w:id="4380" w:author="PR Preview" w:date="2026-01-01T00:00:00Z">
        <w:r>
          <w:t xml:space="preserve">,</w:t>
        </w:r>
      </w:ins>
      <w:ins w:id="4381" w:author="PR Preview" w:date="2026-01-01T00:00:00Z">
        <w:r>
          <w:t xml:space="preserve"> </w:t>
        </w:r>
      </w:ins>
      <w:ins w:id="4382" w:author="PR Preview" w:date="2026-01-01T00:00:00Z">
        <w:r>
          <w:rPr>
            <w:rStyle w:val="VerbatimChar"/>
          </w:rPr>
          <w:t xml:space="preserve">mpg ~ wt + I(wt^2)</w:t>
        </w:r>
      </w:ins>
      <w:ins w:id="4383" w:author="PR Preview" w:date="2026-01-01T00:00:00Z">
        <w:r>
          <w:t xml:space="preserve">,</w:t>
        </w:r>
      </w:ins>
      <w:ins w:id="4384" w:author="PR Preview" w:date="2026-01-01T00:00:00Z">
        <w:r>
          <w:t xml:space="preserve"> </w:t>
        </w:r>
      </w:ins>
      <w:ins w:id="4385" w:author="PR Preview" w:date="2026-01-01T00:00:00Z">
        <w:r>
          <w:rPr>
            <w:rStyle w:val="VerbatimChar"/>
          </w:rPr>
          <w:t xml:space="preserve">mpg ~ wt + I(wt^2) + I(wt^3)</w:t>
        </w:r>
      </w:ins>
      <w:ins w:id="4386" w:author="PR Preview" w:date="2026-01-01T00:00:00Z">
        <w:r>
          <w:t xml:space="preserve">,</w:t>
        </w:r>
      </w:ins>
      <w:ins w:id="4387" w:author="PR Preview" w:date="2026-01-01T00:00:00Z">
        <w:r>
          <w:t xml:space="preserve"> </w:t>
        </w:r>
      </w:ins>
      <w:ins w:id="4388" w:author="PR Preview" w:date="2026-01-01T00:00:00Z">
        <w:r>
          <w:t xml:space="preserve">and</w:t>
        </w:r>
      </w:ins>
      <w:ins w:id="4389" w:author="PR Preview" w:date="2026-01-01T00:00:00Z">
        <w:r>
          <w:t xml:space="preserve"> </w:t>
        </w:r>
      </w:ins>
      <w:ins w:id="4390" w:author="PR Preview" w:date="2026-01-01T00:00:00Z">
        <w:r>
          <w:rPr>
            <w:rStyle w:val="VerbatimChar"/>
          </w:rPr>
          <w:t xml:space="preserve">mpg ~ wt + I(wt^2) + I(wt^3) + I(wt^4)</w:t>
        </w:r>
      </w:ins>
      <w:ins w:id="4391" w:author="PR Preview" w:date="2026-01-01T00:00:00Z">
        <w:r>
          <w:t xml:space="preserve">)</w:t>
        </w:r>
      </w:ins>
      <w:ins w:id="4392" w:author="PR Preview" w:date="2026-01-01T00:00:00Z">
        <w:r>
          <w:t xml:space="preserve"> </w:t>
        </w:r>
      </w:ins>
      <w:ins w:id="4393" w:author="PR Preview" w:date="2026-01-01T00:00:00Z">
        <w:r>
          <w:t xml:space="preserve">on a validation set,</w:t>
        </w:r>
      </w:ins>
      <w:ins w:id="4394" w:author="PR Preview" w:date="2026-01-01T00:00:00Z">
        <w:r>
          <w:t xml:space="preserve"> </w:t>
        </w:r>
      </w:ins>
      <w:ins w:id="4395" w:author="PR Preview" w:date="2026-01-01T00:00:00Z">
        <w:r>
          <w:t xml:space="preserve">then reports the chosen model’s test sRMSE</w:t>
        </w:r>
      </w:ins>
      <w:ins w:id="4396" w:author="PR Preview" w:date="2026-01-01T00:00:00Z">
        <w:r>
          <w:t xml:space="preserve"> </w:t>
        </w:r>
      </w:ins>
      <w:ins w:id="4397" w:author="PR Preview" w:date="2026-01-01T00:00:00Z">
        <w:r>
          <w:t xml:space="preserve">on untouched test data</w:t>
        </w:r>
      </w:ins>
      <w:ins w:id="4398" w:author="PR Preview" w:date="2026-01-01T00:00:00Z">
        <w:r>
          <w:t xml:space="preserve"> </w:t>
        </w:r>
      </w:ins>
      <w:ins w:id="4399" w:author="PR Preview" w:date="2026-01-01T00:00:00Z">
        <w:r>
          <w:t xml:space="preserve">(James et al. 2021, 213)</w:t>
        </w:r>
      </w:ins>
      <w:ins w:id="4400" w:author="PR Preview" w:date="2026-01-01T00:00:00Z">
        <w:r>
          <w:t xml:space="preserve">.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3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03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7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2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20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1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2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21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5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2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2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2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20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1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2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225"/>
    <w:bookmarkEnd w:id="226"/>
    <w:bookmarkStart w:id="262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27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0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0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0"/>
        </w:numPr>
      </w:pPr>
      <w:r>
        <w:t xml:space="preserve">How many times is a given car used for fitting, and how many times for prediction?</w:t>
      </w:r>
    </w:p>
    <w:bookmarkEnd w:id="227"/>
    <w:bookmarkStart w:id="228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11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1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1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1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28"/>
    <w:bookmarkStart w:id="230" w:name="def-folds"/>
    <w:p>
      <w:pPr>
        <w:pStyle w:val="FirstParagraph"/>
      </w:pPr>
      <w:del w:id="4401" w:author="PR Preview" w:date="2026-01-01T00:00:00Z">
        <w:r>
          <w:rPr>
            <w:b/>
            <w:bCs/>
          </w:rPr>
          <w:delText xml:space="preserve">Definition 45 (Folds)</w:delText>
        </w:r>
      </w:del>
      <w:del w:id="4402" w:author="PR Preview" w:date="2026-01-01T00:00:00Z">
        <w:r>
          <w:delText xml:space="preserve"> </w:delText>
        </w:r>
      </w:del>
      <w:del w:id="4403" w:author="PR Preview" w:date="2026-01-01T00:00:00Z">
        <w:r>
          <w:delText xml:space="preserve">A division of a</w:delText>
        </w:r>
      </w:del>
      <w:del w:id="4404" w:author="PR Preview" w:date="2026-01-01T00:00:00Z">
        <w:r>
          <w:delText xml:space="preserve"> </w:delText>
        </w:r>
      </w:del>
      <w:hyperlink w:anchor="def-training-set">
        <w:del w:id="4405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440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4407" w:author="PR Preview" w:date="2026-01-01T00:00:00Z">
        <w:r>
          <w:delText xml:space="preserve">,</w:delText>
        </w:r>
      </w:del>
      <w:del w:id="4408" w:author="PR Preview" w:date="2026-01-01T00:00:00Z">
        <w:r>
          <w:delText xml:space="preserve"> </w:delText>
        </w:r>
      </w:del>
      <w:del w:id="4409" w:author="PR Preview" w:date="2026-01-01T00:00:00Z">
        <w:r>
          <w:delText xml:space="preserve">indexed by</w:delText>
        </w:r>
      </w:del>
      <w:del w:id="4410" w:author="PR Preview" w:date="2026-01-01T00:00:00Z">
        <w:r>
          <w:delText xml:space="preserve"> </w:delText>
        </w:r>
      </w:del>
      <m:oMath>
        <m:r>
          <m:t>I</m:t>
        </m:r>
      </m:oMath>
      <w:del w:id="4411" w:author="PR Preview" w:date="2026-01-01T00:00:00Z">
        <w:r>
          <w:delText xml:space="preserve">, into</w:delText>
        </w:r>
      </w:del>
      <w:del w:id="4412" w:author="PR Preview" w:date="2026-01-01T00:00:00Z">
        <w:r>
          <w:delText xml:space="preserve"> </w:delText>
        </w:r>
      </w:del>
      <m:oMath>
        <m:r>
          <m:t>k</m:t>
        </m:r>
      </m:oMath>
      <w:del w:id="4413" w:author="PR Preview" w:date="2026-01-01T00:00:00Z">
        <w:r>
          <w:delText xml:space="preserve"> </w:delText>
        </w:r>
      </w:del>
      <w:del w:id="4414" w:author="PR Preview" w:date="2026-01-01T00:00:00Z">
        <w:r>
          <w:rPr>
            <w:b/>
            <w:bCs/>
          </w:rPr>
          <w:delText xml:space="preserve">folds</w:delText>
        </w:r>
      </w:del>
      <w:del w:id="4415" w:author="PR Preview" w:date="2026-01-01T00:00:00Z">
        <w:r>
          <w:delText xml:space="preserve"> </w:delText>
        </w:r>
      </w:del>
      <w:del w:id="4416" w:author="PR Preview" w:date="2026-01-01T00:00:00Z">
        <w:r>
          <w:delText xml:space="preserve">is a partition of</w:delText>
        </w:r>
      </w:del>
      <w:del w:id="4417" w:author="PR Preview" w:date="2026-01-01T00:00:00Z">
        <w:r>
          <w:delText xml:space="preserve"> </w:delText>
        </w:r>
      </w:del>
      <m:oMath>
        <m:r>
          <m:t>I</m:t>
        </m:r>
      </m:oMath>
      <w:del w:id="4418" w:author="PR Preview" w:date="2026-01-01T00:00:00Z">
        <w:r>
          <w:delText xml:space="preserve"> </w:delText>
        </w:r>
      </w:del>
      <w:del w:id="4419" w:author="PR Preview" w:date="2026-01-01T00:00:00Z">
        <w:r>
          <w:delText xml:space="preserve">into</w:delText>
        </w:r>
      </w:del>
      <w:del w:id="4420" w:author="PR Preview" w:date="2026-01-01T00:00:00Z">
        <w:r>
          <w:delText xml:space="preserve"> </w:delText>
        </w:r>
      </w:del>
      <m:oMath>
        <m:r>
          <m:t>k</m:t>
        </m:r>
      </m:oMath>
      <w:del w:id="4421" w:author="PR Preview" w:date="2026-01-01T00:00:00Z">
        <w:r>
          <w:delText xml:space="preserve"> </w:delText>
        </w:r>
      </w:del>
      <w:del w:id="4422" w:author="PR Preview" w:date="2026-01-01T00:00:00Z">
        <w:r>
          <w:delText xml:space="preserve">nonempty, disjoint subsets</w:delText>
        </w:r>
      </w:del>
      <w:del w:id="4423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del w:id="4424" w:author="PR Preview" w:date="2026-01-01T00:00:00Z">
        <w:r>
          <w:delText xml:space="preserve">:</w:delText>
        </w:r>
      </w:del>
    </w:p>
    <w:p>
      <w:pPr>
        <w:pStyle w:val="FirstParagraph"/>
      </w:pPr>
      <w:ins w:id="4425" w:author="PR Preview" w:date="2026-01-01T00:00:00Z">
        <w:r>
          <w:rPr>
            <w:b/>
            <w:bCs/>
          </w:rPr>
          <w:t xml:space="preserve">Definition 46 (Folds)</w:t>
        </w:r>
      </w:ins>
      <w:ins w:id="4426" w:author="PR Preview" w:date="2026-01-01T00:00:00Z">
        <w:r>
          <w:t xml:space="preserve"> </w:t>
        </w:r>
      </w:ins>
      <w:ins w:id="4427" w:author="PR Preview" w:date="2026-01-01T00:00:00Z">
        <w:r>
          <w:t xml:space="preserve">A division of a</w:t>
        </w:r>
      </w:ins>
      <w:ins w:id="4428" w:author="PR Preview" w:date="2026-01-01T00:00:00Z">
        <w:r>
          <w:t xml:space="preserve"> </w:t>
        </w:r>
      </w:ins>
      <w:hyperlink w:anchor="def-training-set">
        <w:ins w:id="4429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443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4431" w:author="PR Preview" w:date="2026-01-01T00:00:00Z">
        <w:r>
          <w:t xml:space="preserve">,</w:t>
        </w:r>
      </w:ins>
      <w:ins w:id="4432" w:author="PR Preview" w:date="2026-01-01T00:00:00Z">
        <w:r>
          <w:t xml:space="preserve"> </w:t>
        </w:r>
      </w:ins>
      <w:ins w:id="4433" w:author="PR Preview" w:date="2026-01-01T00:00:00Z">
        <w:r>
          <w:t xml:space="preserve">indexed by</w:t>
        </w:r>
      </w:ins>
      <w:ins w:id="4434" w:author="PR Preview" w:date="2026-01-01T00:00:00Z">
        <w:r>
          <w:t xml:space="preserve"> </w:t>
        </w:r>
      </w:ins>
      <m:oMath>
        <m:r>
          <m:t>I</m:t>
        </m:r>
      </m:oMath>
      <w:ins w:id="4435" w:author="PR Preview" w:date="2026-01-01T00:00:00Z">
        <w:r>
          <w:t xml:space="preserve">, into</w:t>
        </w:r>
      </w:ins>
      <w:ins w:id="4436" w:author="PR Preview" w:date="2026-01-01T00:00:00Z">
        <w:r>
          <w:t xml:space="preserve"> </w:t>
        </w:r>
      </w:ins>
      <m:oMath>
        <m:r>
          <m:t>k</m:t>
        </m:r>
      </m:oMath>
      <w:ins w:id="4437" w:author="PR Preview" w:date="2026-01-01T00:00:00Z">
        <w:r>
          <w:t xml:space="preserve"> </w:t>
        </w:r>
      </w:ins>
      <w:ins w:id="4438" w:author="PR Preview" w:date="2026-01-01T00:00:00Z">
        <w:r>
          <w:rPr>
            <w:b/>
            <w:bCs/>
          </w:rPr>
          <w:t xml:space="preserve">folds</w:t>
        </w:r>
      </w:ins>
      <w:ins w:id="4439" w:author="PR Preview" w:date="2026-01-01T00:00:00Z">
        <w:r>
          <w:t xml:space="preserve"> </w:t>
        </w:r>
      </w:ins>
      <w:ins w:id="4440" w:author="PR Preview" w:date="2026-01-01T00:00:00Z">
        <w:r>
          <w:t xml:space="preserve">is a partition of</w:t>
        </w:r>
      </w:ins>
      <w:ins w:id="4441" w:author="PR Preview" w:date="2026-01-01T00:00:00Z">
        <w:r>
          <w:t xml:space="preserve"> </w:t>
        </w:r>
      </w:ins>
      <m:oMath>
        <m:r>
          <m:t>I</m:t>
        </m:r>
      </m:oMath>
      <w:ins w:id="4442" w:author="PR Preview" w:date="2026-01-01T00:00:00Z">
        <w:r>
          <w:t xml:space="preserve"> </w:t>
        </w:r>
      </w:ins>
      <w:ins w:id="4443" w:author="PR Preview" w:date="2026-01-01T00:00:00Z">
        <w:r>
          <w:t xml:space="preserve">into</w:t>
        </w:r>
      </w:ins>
      <w:ins w:id="4444" w:author="PR Preview" w:date="2026-01-01T00:00:00Z">
        <w:r>
          <w:t xml:space="preserve"> </w:t>
        </w:r>
      </w:ins>
      <m:oMath>
        <m:r>
          <m:t>k</m:t>
        </m:r>
      </m:oMath>
      <w:ins w:id="4445" w:author="PR Preview" w:date="2026-01-01T00:00:00Z">
        <w:r>
          <w:t xml:space="preserve"> </w:t>
        </w:r>
      </w:ins>
      <w:ins w:id="4446" w:author="PR Preview" w:date="2026-01-01T00:00:00Z">
        <w:r>
          <w:t xml:space="preserve">nonempty, disjoint subsets</w:t>
        </w:r>
      </w:ins>
      <w:ins w:id="444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ins w:id="4448" w:author="PR Preview" w:date="2026-01-01T00:00:00Z">
        <w:r>
          <w:t xml:space="preserve">:</w:t>
        </w:r>
      </w:ins>
    </w:p>
    <w:p>
      <w:pPr>
        <w:pStyle w:val="BodyText"/>
      </w:pPr>
      <w:bookmarkStart w:id="229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9"/>
    </w:p>
    <w:bookmarkEnd w:id="230"/>
    <w:bookmarkStart w:id="231" w:name="rem-source-folds"/>
    <w:p>
      <w:pPr>
        <w:pStyle w:val="FirstParagraph"/>
      </w:pPr>
      <w:r>
        <w:rPr>
          <w:i/>
          <w:iCs/>
        </w:rPr>
        <w:t xml:space="preserve">Remark 19</w:t>
      </w:r>
      <w:r>
        <w:t xml:space="preserve"> (Source: Folds). </w:t>
      </w:r>
      <w:r>
        <w:t xml:space="preserve">James et al. (2021, sec. 5.1.3)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31"/>
    <w:bookmarkStart w:id="233" w:name="def-fold-size"/>
    <w:p>
      <w:pPr>
        <w:pStyle w:val="BodyText"/>
      </w:pPr>
      <w:del w:id="4449" w:author="PR Preview" w:date="2026-01-01T00:00:00Z">
        <w:r>
          <w:rPr>
            <w:b/>
            <w:bCs/>
          </w:rPr>
          <w:delText xml:space="preserve">Definition 46 (Fold size)</w:delText>
        </w:r>
      </w:del>
      <w:del w:id="4450" w:author="PR Preview" w:date="2026-01-01T00:00:00Z">
        <w:r>
          <w:delText xml:space="preserve"> </w:delText>
        </w:r>
      </w:del>
      <w:del w:id="4451" w:author="PR Preview" w:date="2026-01-01T00:00:00Z">
        <w:r>
          <w:delText xml:space="preserve">The</w:delText>
        </w:r>
      </w:del>
      <w:del w:id="4452" w:author="PR Preview" w:date="2026-01-01T00:00:00Z">
        <w:r>
          <w:delText xml:space="preserve"> </w:delText>
        </w:r>
      </w:del>
      <w:del w:id="4453" w:author="PR Preview" w:date="2026-01-01T00:00:00Z">
        <w:r>
          <w:rPr>
            <w:b/>
            <w:bCs/>
          </w:rPr>
          <w:delText xml:space="preserve">size</w:delText>
        </w:r>
      </w:del>
      <w:del w:id="4454" w:author="PR Preview" w:date="2026-01-01T00:00:00Z">
        <w:r>
          <w:delText xml:space="preserve"> </w:delText>
        </w:r>
      </w:del>
      <m:oMath>
        <m:sSub>
          <m:e>
            <m:r>
              <m:t>n</m:t>
            </m:r>
          </m:e>
          <m:sub>
            <m:r>
              <m:t>j</m:t>
            </m:r>
          </m:sub>
        </m:sSub>
      </m:oMath>
      <w:del w:id="4455" w:author="PR Preview" w:date="2026-01-01T00:00:00Z">
        <w:r>
          <w:delText xml:space="preserve"> </w:delText>
        </w:r>
      </w:del>
      <w:del w:id="4456" w:author="PR Preview" w:date="2026-01-01T00:00:00Z">
        <w:r>
          <w:delText xml:space="preserve">of</w:delText>
        </w:r>
      </w:del>
      <w:del w:id="4457" w:author="PR Preview" w:date="2026-01-01T00:00:00Z">
        <w:r>
          <w:delText xml:space="preserve"> </w:delText>
        </w:r>
      </w:del>
      <w:hyperlink w:anchor="def-folds">
        <w:del w:id="4458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445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4460" w:author="PR Preview" w:date="2026-01-01T00:00:00Z">
        <w:r>
          <w:delText xml:space="preserve"> </w:delText>
        </w:r>
      </w:del>
      <w:del w:id="4461" w:author="PR Preview" w:date="2026-01-01T00:00:00Z">
        <w:r>
          <w:delText xml:space="preserve">is the number of observations it contains:</w:delText>
        </w:r>
      </w:del>
    </w:p>
    <w:p>
      <w:pPr>
        <w:pStyle w:val="BodyText"/>
      </w:pPr>
      <w:bookmarkStart w:id="218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18"/>
    </w:p>
    <w:p>
      <w:pPr>
        <w:pStyle w:val="FirstParagraph"/>
      </w:pPr>
      <w:del w:id="4462" w:author="PR Preview" w:date="2026-01-01T00:00:00Z">
        <w:r>
          <w:rPr>
            <w:b/>
            <w:bCs/>
          </w:rPr>
          <w:delText xml:space="preserve">Definition 47 (Fold assignment)</w:delText>
        </w:r>
      </w:del>
      <w:del w:id="4463" w:author="PR Preview" w:date="2026-01-01T00:00:00Z">
        <w:r>
          <w:delText xml:space="preserve"> </w:delText>
        </w:r>
      </w:del>
      <w:del w:id="4464" w:author="PR Preview" w:date="2026-01-01T00:00:00Z">
        <w:r>
          <w:delText xml:space="preserve">Given</w:delText>
        </w:r>
      </w:del>
      <w:del w:id="4465" w:author="PR Preview" w:date="2026-01-01T00:00:00Z">
        <w:r>
          <w:delText xml:space="preserve"> </w:delText>
        </w:r>
      </w:del>
      <w:hyperlink w:anchor="def-folds">
        <w:del w:id="4466" w:author="PR Preview" w:date="2026-01-01T00:00:00Z">
          <w:r>
            <w:rPr>
              <w:rStyle w:val="Hyperlink"/>
            </w:rPr>
            <w:delText xml:space="preserve">folds</w:delText>
          </w:r>
        </w:del>
      </w:hyperlink>
      <w:del w:id="446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del w:id="4468" w:author="PR Preview" w:date="2026-01-01T00:00:00Z">
        <w:r>
          <w:delText xml:space="preserve">,</w:delText>
        </w:r>
      </w:del>
      <w:del w:id="4469" w:author="PR Preview" w:date="2026-01-01T00:00:00Z">
        <w:r>
          <w:delText xml:space="preserve"> </w:delText>
        </w:r>
      </w:del>
      <w:del w:id="4470" w:author="PR Preview" w:date="2026-01-01T00:00:00Z">
        <w:r>
          <w:delText xml:space="preserve">the</w:delText>
        </w:r>
      </w:del>
      <w:del w:id="4471" w:author="PR Preview" w:date="2026-01-01T00:00:00Z">
        <w:r>
          <w:delText xml:space="preserve"> </w:delText>
        </w:r>
      </w:del>
      <w:del w:id="4472" w:author="PR Preview" w:date="2026-01-01T00:00:00Z">
        <w:r>
          <w:rPr>
            <w:b/>
            <w:bCs/>
          </w:rPr>
          <w:delText xml:space="preserve">fold assignment</w:delText>
        </w:r>
      </w:del>
      <w:del w:id="4473" w:author="PR Preview" w:date="2026-01-01T00:00:00Z">
        <w:r>
          <w:delText xml:space="preserve"> </w:delText>
        </w:r>
      </w:del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del w:id="4474" w:author="PR Preview" w:date="2026-01-01T00:00:00Z">
        <w:r>
          <w:delText xml:space="preserve"> </w:delText>
        </w:r>
      </w:del>
      <w:del w:id="4475" w:author="PR Preview" w:date="2026-01-01T00:00:00Z">
        <w:r>
          <w:delText xml:space="preserve">of observation</w:delText>
        </w:r>
      </w:del>
      <w:del w:id="4476" w:author="PR Preview" w:date="2026-01-01T00:00:00Z">
        <w:r>
          <w:delText xml:space="preserve"> </w:delText>
        </w:r>
      </w:del>
      <m:oMath>
        <m:r>
          <m:t>i</m:t>
        </m:r>
      </m:oMath>
      <w:del w:id="4477" w:author="PR Preview" w:date="2026-01-01T00:00:00Z">
        <w:r>
          <w:delText xml:space="preserve"> </w:delText>
        </w:r>
      </w:del>
      <w:del w:id="4478" w:author="PR Preview" w:date="2026-01-01T00:00:00Z">
        <w:r>
          <w:delText xml:space="preserve">is the index of the fold that contains it:</w:delText>
        </w:r>
      </w:del>
    </w:p>
    <w:p>
      <w:pPr>
        <w:pStyle w:val="BodyText"/>
      </w:pPr>
      <w:ins w:id="4479" w:author="PR Preview" w:date="2026-01-01T00:00:00Z">
        <w:r>
          <w:rPr>
            <w:b/>
            <w:bCs/>
          </w:rPr>
          <w:t xml:space="preserve">Definition 47 (Fold size)</w:t>
        </w:r>
      </w:ins>
      <w:ins w:id="4480" w:author="PR Preview" w:date="2026-01-01T00:00:00Z">
        <w:r>
          <w:t xml:space="preserve"> </w:t>
        </w:r>
      </w:ins>
      <w:ins w:id="4481" w:author="PR Preview" w:date="2026-01-01T00:00:00Z">
        <w:r>
          <w:t xml:space="preserve">The</w:t>
        </w:r>
      </w:ins>
      <w:ins w:id="4482" w:author="PR Preview" w:date="2026-01-01T00:00:00Z">
        <w:r>
          <w:t xml:space="preserve"> </w:t>
        </w:r>
      </w:ins>
      <w:ins w:id="4483" w:author="PR Preview" w:date="2026-01-01T00:00:00Z">
        <w:r>
          <w:rPr>
            <w:b/>
            <w:bCs/>
          </w:rPr>
          <w:t xml:space="preserve">size</w:t>
        </w:r>
      </w:ins>
      <w:ins w:id="4484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j</m:t>
            </m:r>
          </m:sub>
        </m:sSub>
      </m:oMath>
      <w:ins w:id="4485" w:author="PR Preview" w:date="2026-01-01T00:00:00Z">
        <w:r>
          <w:t xml:space="preserve"> </w:t>
        </w:r>
      </w:ins>
      <w:ins w:id="4486" w:author="PR Preview" w:date="2026-01-01T00:00:00Z">
        <w:r>
          <w:t xml:space="preserve">of</w:t>
        </w:r>
      </w:ins>
      <w:ins w:id="4487" w:author="PR Preview" w:date="2026-01-01T00:00:00Z">
        <w:r>
          <w:t xml:space="preserve"> </w:t>
        </w:r>
      </w:ins>
      <w:hyperlink w:anchor="def-folds">
        <w:ins w:id="4488" w:author="PR Preview" w:date="2026-01-01T00:00:00Z">
          <w:r>
            <w:rPr>
              <w:rStyle w:val="Hyperlink"/>
            </w:rPr>
            <w:t xml:space="preserve">fold</w:t>
          </w:r>
        </w:ins>
      </w:hyperlink>
      <w:ins w:id="448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4490" w:author="PR Preview" w:date="2026-01-01T00:00:00Z">
        <w:r>
          <w:t xml:space="preserve"> </w:t>
        </w:r>
      </w:ins>
      <w:ins w:id="4491" w:author="PR Preview" w:date="2026-01-01T00:00:00Z">
        <w:r>
          <w:t xml:space="preserve">is the number of observations it contains:</w:t>
        </w:r>
      </w:ins>
    </w:p>
    <w:p>
      <w:pPr>
        <w:pStyle w:val="BodyText"/>
      </w:pPr>
      <w:bookmarkStart w:id="232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2"/>
    </w:p>
    <w:bookmarkEnd w:id="233"/>
    <w:bookmarkStart w:id="235" w:name="def-fold-assignment"/>
    <w:p>
      <w:pPr>
        <w:pStyle w:val="FirstParagraph"/>
      </w:pPr>
      <w:ins w:id="4492" w:author="PR Preview" w:date="2026-01-01T00:00:00Z">
        <w:r>
          <w:rPr>
            <w:b/>
            <w:bCs/>
          </w:rPr>
          <w:t xml:space="preserve">Definition 48 (Fold assignment)</w:t>
        </w:r>
      </w:ins>
      <w:ins w:id="4493" w:author="PR Preview" w:date="2026-01-01T00:00:00Z">
        <w:r>
          <w:t xml:space="preserve"> </w:t>
        </w:r>
      </w:ins>
      <w:ins w:id="4494" w:author="PR Preview" w:date="2026-01-01T00:00:00Z">
        <w:r>
          <w:t xml:space="preserve">Given</w:t>
        </w:r>
      </w:ins>
      <w:ins w:id="4495" w:author="PR Preview" w:date="2026-01-01T00:00:00Z">
        <w:r>
          <w:t xml:space="preserve"> </w:t>
        </w:r>
      </w:ins>
      <w:hyperlink w:anchor="def-folds">
        <w:ins w:id="4496" w:author="PR Preview" w:date="2026-01-01T00:00:00Z">
          <w:r>
            <w:rPr>
              <w:rStyle w:val="Hyperlink"/>
            </w:rPr>
            <w:t xml:space="preserve">folds</w:t>
          </w:r>
        </w:ins>
      </w:hyperlink>
      <w:ins w:id="449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ins w:id="4498" w:author="PR Preview" w:date="2026-01-01T00:00:00Z">
        <w:r>
          <w:t xml:space="preserve">,</w:t>
        </w:r>
      </w:ins>
      <w:ins w:id="4499" w:author="PR Preview" w:date="2026-01-01T00:00:00Z">
        <w:r>
          <w:t xml:space="preserve"> </w:t>
        </w:r>
      </w:ins>
      <w:ins w:id="4500" w:author="PR Preview" w:date="2026-01-01T00:00:00Z">
        <w:r>
          <w:t xml:space="preserve">the</w:t>
        </w:r>
      </w:ins>
      <w:ins w:id="4501" w:author="PR Preview" w:date="2026-01-01T00:00:00Z">
        <w:r>
          <w:t xml:space="preserve"> </w:t>
        </w:r>
      </w:ins>
      <w:ins w:id="4502" w:author="PR Preview" w:date="2026-01-01T00:00:00Z">
        <w:r>
          <w:rPr>
            <w:b/>
            <w:bCs/>
          </w:rPr>
          <w:t xml:space="preserve">fold assignment</w:t>
        </w:r>
      </w:ins>
      <w:ins w:id="4503" w:author="PR Preview" w:date="2026-01-01T00:00:00Z">
        <w:r>
          <w:t xml:space="preserve"> </w:t>
        </w:r>
      </w:ins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ins w:id="4504" w:author="PR Preview" w:date="2026-01-01T00:00:00Z">
        <w:r>
          <w:t xml:space="preserve"> </w:t>
        </w:r>
      </w:ins>
      <w:ins w:id="4505" w:author="PR Preview" w:date="2026-01-01T00:00:00Z">
        <w:r>
          <w:t xml:space="preserve">of observation</w:t>
        </w:r>
      </w:ins>
      <w:ins w:id="4506" w:author="PR Preview" w:date="2026-01-01T00:00:00Z">
        <w:r>
          <w:t xml:space="preserve"> </w:t>
        </w:r>
      </w:ins>
      <m:oMath>
        <m:r>
          <m:t>i</m:t>
        </m:r>
      </m:oMath>
      <w:ins w:id="4507" w:author="PR Preview" w:date="2026-01-01T00:00:00Z">
        <w:r>
          <w:t xml:space="preserve"> </w:t>
        </w:r>
      </w:ins>
      <w:ins w:id="4508" w:author="PR Preview" w:date="2026-01-01T00:00:00Z">
        <w:r>
          <w:t xml:space="preserve">is the index of the fold that contains it:</w:t>
        </w:r>
      </w:ins>
    </w:p>
    <w:p>
      <w:pPr>
        <w:pStyle w:val="BodyText"/>
      </w:pPr>
      <w:bookmarkStart w:id="234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4"/>
    </w:p>
    <w:bookmarkEnd w:id="235"/>
    <w:bookmarkStart w:id="236" w:name="rem-source-fold-assignment"/>
    <w:p>
      <w:pPr>
        <w:pStyle w:val="FirstParagraph"/>
      </w:pPr>
      <w:r>
        <w:rPr>
          <w:i/>
          <w:iCs/>
        </w:rPr>
        <w:t xml:space="preserve">Remark 20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7.10.1)</w:t>
      </w:r>
      <w:r>
        <w:t xml:space="preserve">.</w:t>
      </w:r>
    </w:p>
    <w:bookmarkEnd w:id="236"/>
    <w:bookmarkStart w:id="238" w:name="def-fold-out-rule"/>
    <w:p>
      <w:pPr>
        <w:pStyle w:val="BodyText"/>
      </w:pPr>
      <w:del w:id="4509" w:author="PR Preview" w:date="2026-01-01T00:00:00Z">
        <w:r>
          <w:rPr>
            <w:b/>
            <w:bCs/>
          </w:rPr>
          <w:delText xml:space="preserve">Definition 48 (Fold-out rule)</w:delText>
        </w:r>
      </w:del>
      <w:del w:id="4510" w:author="PR Preview" w:date="2026-01-01T00:00:00Z">
        <w:r>
          <w:delText xml:space="preserve"> </w:delText>
        </w:r>
      </w:del>
      <w:del w:id="4511" w:author="PR Preview" w:date="2026-01-01T00:00:00Z">
        <w:r>
          <w:delText xml:space="preserve">For</w:delText>
        </w:r>
      </w:del>
      <w:del w:id="4512" w:author="PR Preview" w:date="2026-01-01T00:00:00Z">
        <w:r>
          <w:delText xml:space="preserve"> </w:delText>
        </w:r>
      </w:del>
      <w:hyperlink w:anchor="def-folds">
        <w:del w:id="4513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451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4515" w:author="PR Preview" w:date="2026-01-01T00:00:00Z">
        <w:r>
          <w:delText xml:space="preserve">,</w:delText>
        </w:r>
      </w:del>
      <w:del w:id="4516" w:author="PR Preview" w:date="2026-01-01T00:00:00Z">
        <w:r>
          <w:delText xml:space="preserve"> </w:delText>
        </w:r>
      </w:del>
      <w:del w:id="4517" w:author="PR Preview" w:date="2026-01-01T00:00:00Z">
        <w:r>
          <w:delText xml:space="preserve">the</w:delText>
        </w:r>
      </w:del>
      <w:del w:id="4518" w:author="PR Preview" w:date="2026-01-01T00:00:00Z">
        <w:r>
          <w:delText xml:space="preserve"> </w:delText>
        </w:r>
      </w:del>
      <w:del w:id="4519" w:author="PR Preview" w:date="2026-01-01T00:00:00Z">
        <w:r>
          <w:rPr>
            <w:b/>
            <w:bCs/>
          </w:rPr>
          <w:delText xml:space="preserve">fold-out rule</w:delText>
        </w:r>
      </w:del>
      <w:del w:id="4520" w:author="PR Preview" w:date="2026-01-01T00:00:00Z">
        <w:r>
          <w:delText xml:space="preserve"> </w:delText>
        </w:r>
      </w:del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del w:id="4521" w:author="PR Preview" w:date="2026-01-01T00:00:00Z">
        <w:r>
          <w:delText xml:space="preserve"> </w:delText>
        </w:r>
      </w:del>
      <w:del w:id="4522" w:author="PR Preview" w:date="2026-01-01T00:00:00Z">
        <w:r>
          <w:delText xml:space="preserve">is the</w:delText>
        </w:r>
      </w:del>
      <w:del w:id="4523" w:author="PR Preview" w:date="2026-01-01T00:00:00Z">
        <w:r>
          <w:delText xml:space="preserve"> </w:delText>
        </w:r>
      </w:del>
      <w:hyperlink w:anchor="def-prediction-rule">
        <w:del w:id="4524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4525" w:author="PR Preview" w:date="2026-01-01T00:00:00Z">
        <w:r>
          <w:delText xml:space="preserve"> </w:delText>
        </w:r>
      </w:del>
      <w:del w:id="4526" w:author="PR Preview" w:date="2026-01-01T00:00:00Z">
        <w:r>
          <w:delText xml:space="preserve">that a</w:delText>
        </w:r>
      </w:del>
      <w:del w:id="4527" w:author="PR Preview" w:date="2026-01-01T00:00:00Z">
        <w:r>
          <w:delText xml:space="preserve"> </w:delText>
        </w:r>
      </w:del>
      <w:hyperlink w:anchor="def-fitting-procedure">
        <w:del w:id="4528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4529" w:author="PR Preview" w:date="2026-01-01T00:00:00Z">
        <w:r>
          <w:delText xml:space="preserve"> </w:delText>
        </w:r>
      </w:del>
      <m:oMath>
        <m:r>
          <m:t>g</m:t>
        </m:r>
      </m:oMath>
      <w:del w:id="4530" w:author="PR Preview" w:date="2026-01-01T00:00:00Z">
        <w:r>
          <w:delText xml:space="preserve"> </w:delText>
        </w:r>
      </w:del>
      <w:del w:id="4531" w:author="PR Preview" w:date="2026-01-01T00:00:00Z">
        <w:r>
          <w:delText xml:space="preserve">produces</w:delText>
        </w:r>
      </w:del>
      <w:del w:id="4532" w:author="PR Preview" w:date="2026-01-01T00:00:00Z">
        <w:r>
          <w:delText xml:space="preserve"> </w:delText>
        </w:r>
      </w:del>
      <w:del w:id="4533" w:author="PR Preview" w:date="2026-01-01T00:00:00Z">
        <w:r>
          <w:delText xml:space="preserve">from the observations outside that fold:</w:delText>
        </w:r>
      </w:del>
    </w:p>
    <w:p>
      <w:pPr>
        <w:pStyle w:val="BodyText"/>
      </w:pPr>
      <w:ins w:id="4534" w:author="PR Preview" w:date="2026-01-01T00:00:00Z">
        <w:r>
          <w:rPr>
            <w:b/>
            <w:bCs/>
          </w:rPr>
          <w:t xml:space="preserve">Definition 49 (Fold-out rule)</w:t>
        </w:r>
      </w:ins>
      <w:ins w:id="4535" w:author="PR Preview" w:date="2026-01-01T00:00:00Z">
        <w:r>
          <w:t xml:space="preserve"> </w:t>
        </w:r>
      </w:ins>
      <w:ins w:id="4536" w:author="PR Preview" w:date="2026-01-01T00:00:00Z">
        <w:r>
          <w:t xml:space="preserve">For</w:t>
        </w:r>
      </w:ins>
      <w:ins w:id="4537" w:author="PR Preview" w:date="2026-01-01T00:00:00Z">
        <w:r>
          <w:t xml:space="preserve"> </w:t>
        </w:r>
      </w:ins>
      <w:hyperlink w:anchor="def-folds">
        <w:ins w:id="4538" w:author="PR Preview" w:date="2026-01-01T00:00:00Z">
          <w:r>
            <w:rPr>
              <w:rStyle w:val="Hyperlink"/>
            </w:rPr>
            <w:t xml:space="preserve">fold</w:t>
          </w:r>
        </w:ins>
      </w:hyperlink>
      <w:ins w:id="453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4540" w:author="PR Preview" w:date="2026-01-01T00:00:00Z">
        <w:r>
          <w:t xml:space="preserve">,</w:t>
        </w:r>
      </w:ins>
      <w:ins w:id="4541" w:author="PR Preview" w:date="2026-01-01T00:00:00Z">
        <w:r>
          <w:t xml:space="preserve"> </w:t>
        </w:r>
      </w:ins>
      <w:ins w:id="4542" w:author="PR Preview" w:date="2026-01-01T00:00:00Z">
        <w:r>
          <w:t xml:space="preserve">the</w:t>
        </w:r>
      </w:ins>
      <w:ins w:id="4543" w:author="PR Preview" w:date="2026-01-01T00:00:00Z">
        <w:r>
          <w:t xml:space="preserve"> </w:t>
        </w:r>
      </w:ins>
      <w:ins w:id="4544" w:author="PR Preview" w:date="2026-01-01T00:00:00Z">
        <w:r>
          <w:rPr>
            <w:b/>
            <w:bCs/>
          </w:rPr>
          <w:t xml:space="preserve">fold-out rule</w:t>
        </w:r>
      </w:ins>
      <w:ins w:id="4545" w:author="PR Preview" w:date="2026-01-01T00:00:00Z">
        <w:r>
          <w:t xml:space="preserve"> </w:t>
        </w:r>
      </w:ins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ins w:id="4546" w:author="PR Preview" w:date="2026-01-01T00:00:00Z">
        <w:r>
          <w:t xml:space="preserve"> </w:t>
        </w:r>
      </w:ins>
      <w:ins w:id="4547" w:author="PR Preview" w:date="2026-01-01T00:00:00Z">
        <w:r>
          <w:t xml:space="preserve">is the</w:t>
        </w:r>
      </w:ins>
      <w:ins w:id="4548" w:author="PR Preview" w:date="2026-01-01T00:00:00Z">
        <w:r>
          <w:t xml:space="preserve"> </w:t>
        </w:r>
      </w:ins>
      <w:hyperlink w:anchor="def-prediction-rule">
        <w:ins w:id="4549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4550" w:author="PR Preview" w:date="2026-01-01T00:00:00Z">
        <w:r>
          <w:t xml:space="preserve"> </w:t>
        </w:r>
      </w:ins>
      <w:ins w:id="4551" w:author="PR Preview" w:date="2026-01-01T00:00:00Z">
        <w:r>
          <w:t xml:space="preserve">that a</w:t>
        </w:r>
      </w:ins>
      <w:ins w:id="4552" w:author="PR Preview" w:date="2026-01-01T00:00:00Z">
        <w:r>
          <w:t xml:space="preserve"> </w:t>
        </w:r>
      </w:ins>
      <w:hyperlink w:anchor="def-fitting-procedure">
        <w:ins w:id="4553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4554" w:author="PR Preview" w:date="2026-01-01T00:00:00Z">
        <w:r>
          <w:t xml:space="preserve"> </w:t>
        </w:r>
      </w:ins>
      <m:oMath>
        <m:r>
          <m:t>g</m:t>
        </m:r>
      </m:oMath>
      <w:ins w:id="4555" w:author="PR Preview" w:date="2026-01-01T00:00:00Z">
        <w:r>
          <w:t xml:space="preserve"> </w:t>
        </w:r>
      </w:ins>
      <w:ins w:id="4556" w:author="PR Preview" w:date="2026-01-01T00:00:00Z">
        <w:r>
          <w:t xml:space="preserve">produces</w:t>
        </w:r>
      </w:ins>
      <w:ins w:id="4557" w:author="PR Preview" w:date="2026-01-01T00:00:00Z">
        <w:r>
          <w:t xml:space="preserve"> </w:t>
        </w:r>
      </w:ins>
      <w:ins w:id="4558" w:author="PR Preview" w:date="2026-01-01T00:00:00Z">
        <w:r>
          <w:t xml:space="preserve">from the observations outside that fold:</w:t>
        </w:r>
      </w:ins>
    </w:p>
    <w:p>
      <w:pPr>
        <w:pStyle w:val="BodyText"/>
      </w:pPr>
      <w:bookmarkStart w:id="237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7"/>
    </w:p>
    <w:bookmarkEnd w:id="238"/>
    <w:bookmarkStart w:id="239" w:name="rem-source-fold-out-rule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Fold-out rule).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39"/>
    <w:bookmarkStart w:id="240" w:name="def-kfold"/>
    <w:p>
      <w:pPr>
        <w:pStyle w:val="BodyText"/>
      </w:pPr>
      <w:del w:id="4559" w:author="PR Preview" w:date="2026-01-01T00:00:00Z">
        <w:r>
          <w:rPr>
            <w:b/>
            <w:bCs/>
          </w:rPr>
          <w:delText xml:space="preserve">Definition 49 (</w:delText>
        </w:r>
      </w:del>
      <m:oMath>
        <m:r>
          <m:t>k</m:t>
        </m:r>
      </m:oMath>
      <w:del w:id="4560" w:author="PR Preview" w:date="2026-01-01T00:00:00Z">
        <w:r>
          <w:rPr>
            <w:b/>
            <w:bCs/>
          </w:rPr>
          <w:delText xml:space="preserve">-fold cross-validation)</w:delText>
        </w:r>
      </w:del>
      <w:del w:id="4561" w:author="PR Preview" w:date="2026-01-01T00:00:00Z">
        <w:r>
          <w:delText xml:space="preserve"> </w:delText>
        </w:r>
      </w:del>
      <w:del w:id="4562" w:author="PR Preview" w:date="2026-01-01T00:00:00Z">
        <w:r>
          <w:delText xml:space="preserve">In</w:delText>
        </w:r>
      </w:del>
      <w:del w:id="4563" w:author="PR Preview" w:date="2026-01-01T00:00:00Z">
        <w:r>
          <w:delText xml:space="preserve"> </w:delText>
        </w:r>
      </w:del>
      <m:oMath>
        <m:r>
          <m:t>k</m:t>
        </m:r>
      </m:oMath>
      <w:del w:id="4564" w:author="PR Preview" w:date="2026-01-01T00:00:00Z">
        <w:r>
          <w:rPr>
            <w:b/>
            <w:bCs/>
          </w:rPr>
          <w:delText xml:space="preserve">-fold cross-validation</w:delText>
        </w:r>
      </w:del>
      <w:del w:id="4565" w:author="PR Preview" w:date="2026-01-01T00:00:00Z">
        <w:r>
          <w:delText xml:space="preserve">:</w:delText>
        </w:r>
      </w:del>
    </w:p>
    <w:p>
      <w:pPr>
        <w:pStyle w:val="BodyText"/>
      </w:pPr>
      <w:ins w:id="4566" w:author="PR Preview" w:date="2026-01-01T00:00:00Z">
        <w:r>
          <w:rPr>
            <w:b/>
            <w:bCs/>
          </w:rPr>
          <w:t xml:space="preserve">Definition 50 (</w:t>
        </w:r>
      </w:ins>
      <m:oMath>
        <m:r>
          <m:t>k</m:t>
        </m:r>
      </m:oMath>
      <w:ins w:id="4567" w:author="PR Preview" w:date="2026-01-01T00:00:00Z">
        <w:r>
          <w:rPr>
            <w:b/>
            <w:bCs/>
          </w:rPr>
          <w:t xml:space="preserve">-fold cross-validation)</w:t>
        </w:r>
      </w:ins>
      <w:ins w:id="4568" w:author="PR Preview" w:date="2026-01-01T00:00:00Z">
        <w:r>
          <w:t xml:space="preserve"> </w:t>
        </w:r>
      </w:ins>
      <w:ins w:id="4569" w:author="PR Preview" w:date="2026-01-01T00:00:00Z">
        <w:r>
          <w:t xml:space="preserve">In</w:t>
        </w:r>
      </w:ins>
      <w:ins w:id="4570" w:author="PR Preview" w:date="2026-01-01T00:00:00Z">
        <w:r>
          <w:t xml:space="preserve"> </w:t>
        </w:r>
      </w:ins>
      <m:oMath>
        <m:r>
          <m:t>k</m:t>
        </m:r>
      </m:oMath>
      <w:ins w:id="4571" w:author="PR Preview" w:date="2026-01-01T00:00:00Z">
        <w:r>
          <w:rPr>
            <w:b/>
            <w:bCs/>
          </w:rPr>
          <w:t xml:space="preserve">-fold cross-validation</w:t>
        </w:r>
      </w:ins>
      <w:ins w:id="4572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12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2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3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3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240"/>
    <w:bookmarkStart w:id="241" w:name="rem-kfold-vs-validation-set"/>
    <w:p>
      <w:pPr>
        <w:pStyle w:val="BodyText"/>
      </w:pPr>
      <w:del w:id="4573" w:author="PR Preview" w:date="2026-01-01T00:00:00Z">
        <w:r>
          <w:rPr>
            <w:i/>
            <w:iCs/>
          </w:rPr>
          <w:delText xml:space="preserve">Remark 22</w:delText>
        </w:r>
      </w:del>
      <w:del w:id="4574" w:author="PR Preview" w:date="2026-01-01T00:00:00Z">
        <w:r>
          <w:delText xml:space="preserve"> (Cross-validation instead of a single validation set). </w:delText>
        </w:r>
      </w:del>
      <w:del w:id="4575" w:author="PR Preview" w:date="2026-01-01T00:00:00Z">
        <w:r>
          <w:delText xml:space="preserve">If data are limited,</w:delText>
        </w:r>
      </w:del>
      <w:del w:id="4576" w:author="PR Preview" w:date="2026-01-01T00:00:00Z">
        <w:r>
          <w:delText xml:space="preserve"> </w:delText>
        </w:r>
      </w:del>
      <m:oMath>
        <m:r>
          <m:t>k</m:t>
        </m:r>
      </m:oMath>
      <w:del w:id="4577" w:author="PR Preview" w:date="2026-01-01T00:00:00Z">
        <w:r>
          <w:delText xml:space="preserve">-fold cross-validation</w:delText>
        </w:r>
      </w:del>
      <w:del w:id="4578" w:author="PR Preview" w:date="2026-01-01T00:00:00Z">
        <w:r>
          <w:delText xml:space="preserve"> </w:delText>
        </w:r>
      </w:del>
      <w:del w:id="4579" w:author="PR Preview" w:date="2026-01-01T00:00:00Z">
        <w:r>
          <w:delText xml:space="preserve">can replace the single validation set of</w:delText>
        </w:r>
      </w:del>
      <w:del w:id="4580" w:author="PR Preview" w:date="2026-01-01T00:00:00Z">
        <w:r>
          <w:delText xml:space="preserve"> </w:delText>
        </w:r>
      </w:del>
      <w:hyperlink w:anchor="def-data-splits">
        <w:del w:id="4581" w:author="PR Preview" w:date="2026-01-01T00:00:00Z">
          <w:r>
            <w:rPr>
              <w:rStyle w:val="Hyperlink"/>
            </w:rPr>
            <w:delText xml:space="preserve">Definition 37</w:delText>
          </w:r>
        </w:del>
      </w:hyperlink>
      <w:del w:id="4582" w:author="PR Preview" w:date="2026-01-01T00:00:00Z">
        <w:r>
          <w:delText xml:space="preserve"> </w:delText>
        </w:r>
      </w:del>
      <w:del w:id="4583" w:author="PR Preview" w:date="2026-01-01T00:00:00Z">
        <w:r>
          <w:delText xml:space="preserve">for more stable tuning.</w:delText>
        </w:r>
      </w:del>
      <w:del w:id="4584" w:author="PR Preview" w:date="2026-01-01T00:00:00Z">
        <w:r>
          <w:delText xml:space="preserve"> </w:delText>
        </w:r>
      </w:del>
      <w:del w:id="4585" w:author="PR Preview" w:date="2026-01-01T00:00:00Z">
        <w:r>
          <w:delText xml:space="preserve">In</w:delText>
        </w:r>
      </w:del>
      <w:del w:id="4586" w:author="PR Preview" w:date="2026-01-01T00:00:00Z">
        <w:r>
          <w:delText xml:space="preserve"> </w:delText>
        </w:r>
      </w:del>
      <w:hyperlink w:anchor="exr-kfold">
        <w:del w:id="4587" w:author="PR Preview" w:date="2026-01-01T00:00:00Z">
          <w:r>
            <w:rPr>
              <w:rStyle w:val="Hyperlink"/>
            </w:rPr>
            <w:delText xml:space="preserve">Exercise 9</w:delText>
          </w:r>
        </w:del>
      </w:hyperlink>
      <w:del w:id="4588" w:author="PR Preview" w:date="2026-01-01T00:00:00Z">
        <w:r>
          <w:delText xml:space="preserve">,</w:delText>
        </w:r>
      </w:del>
      <w:del w:id="4589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4</m:t>
        </m:r>
      </m:oMath>
      <w:del w:id="4590" w:author="PR Preview" w:date="2026-01-01T00:00:00Z">
        <w:r>
          <w:delText xml:space="preserve"> </w:delText>
        </w:r>
      </w:del>
      <w:del w:id="4591" w:author="PR Preview" w:date="2026-01-01T00:00:00Z">
        <w:r>
          <w:delText xml:space="preserve">folds of 8 cars each</w:delText>
        </w:r>
      </w:del>
      <w:del w:id="4592" w:author="PR Preview" w:date="2026-01-01T00:00:00Z">
        <w:r>
          <w:delText xml:space="preserve"> </w:delText>
        </w:r>
      </w:del>
      <w:del w:id="4593" w:author="PR Preview" w:date="2026-01-01T00:00:00Z">
        <w:r>
          <w:delText xml:space="preserve">give 4 fits on 24 cars each.</w:delText>
        </w:r>
      </w:del>
    </w:p>
    <w:p>
      <w:pPr>
        <w:pStyle w:val="BodyText"/>
      </w:pPr>
      <w:del w:id="4594" w:author="PR Preview" w:date="2026-01-01T00:00:00Z">
        <w:r>
          <w:rPr>
            <w:b/>
            <w:bCs/>
          </w:rPr>
          <w:delText xml:space="preserve">Definition 50 (Cross-validation estimate)</w:delText>
        </w:r>
      </w:del>
      <w:del w:id="4595" w:author="PR Preview" w:date="2026-01-01T00:00:00Z">
        <w:r>
          <w:delText xml:space="preserve"> </w:delText>
        </w:r>
      </w:del>
      <w:del w:id="4596" w:author="PR Preview" w:date="2026-01-01T00:00:00Z">
        <w:r>
          <w:delText xml:space="preserve">The</w:delText>
        </w:r>
      </w:del>
      <w:del w:id="4597" w:author="PR Preview" w:date="2026-01-01T00:00:00Z">
        <w:r>
          <w:delText xml:space="preserve"> </w:delText>
        </w:r>
      </w:del>
      <m:oMath>
        <m:r>
          <m:t>k</m:t>
        </m:r>
      </m:oMath>
      <w:del w:id="4598" w:author="PR Preview" w:date="2026-01-01T00:00:00Z">
        <w:r>
          <w:rPr>
            <w:b/>
            <w:bCs/>
          </w:rPr>
          <w:delText xml:space="preserve">-fold cross-validation estimate</w:delText>
        </w:r>
      </w:del>
      <w:del w:id="4599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4600" w:author="PR Preview" w:date="2026-01-01T00:00:00Z">
        <w:r>
          <w:delText xml:space="preserve"> </w:delText>
        </w:r>
      </w:del>
      <w:del w:id="4601" w:author="PR Preview" w:date="2026-01-01T00:00:00Z">
        <w:r>
          <w:delText xml:space="preserve">is the</w:delText>
        </w:r>
      </w:del>
      <w:del w:id="4602" w:author="PR Preview" w:date="2026-01-01T00:00:00Z">
        <w:r>
          <w:delText xml:space="preserve"> </w:delText>
        </w:r>
      </w:del>
      <w:hyperlink r:id="rId77">
        <w:del w:id="4603" w:author="PR Preview" w:date="2026-01-01T00:00:00Z">
          <w:r>
            <w:rPr>
              <w:rStyle w:val="Hyperlink"/>
            </w:rPr>
            <w:delText xml:space="preserve">sMSE</w:delText>
          </w:r>
        </w:del>
      </w:hyperlink>
      <w:del w:id="4604" w:author="PR Preview" w:date="2026-01-01T00:00:00Z">
        <w:r>
          <w:delText xml:space="preserve"> </w:delText>
        </w:r>
      </w:del>
      <w:del w:id="4605" w:author="PR Preview" w:date="2026-01-01T00:00:00Z">
        <w:r>
          <w:delText xml:space="preserve">of the predictions that each observation</w:delText>
        </w:r>
      </w:del>
      <w:del w:id="4606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I</m:t>
        </m:r>
      </m:oMath>
      <w:del w:id="4607" w:author="PR Preview" w:date="2026-01-01T00:00:00Z">
        <w:r>
          <w:delText xml:space="preserve"> </w:delText>
        </w:r>
      </w:del>
      <w:del w:id="4608" w:author="PR Preview" w:date="2026-01-01T00:00:00Z">
        <w:r>
          <w:delText xml:space="preserve">of the training set receives</w:delText>
        </w:r>
      </w:del>
      <w:del w:id="4609" w:author="PR Preview" w:date="2026-01-01T00:00:00Z">
        <w:r>
          <w:delText xml:space="preserve"> </w:delText>
        </w:r>
      </w:del>
      <w:del w:id="4610" w:author="PR Preview" w:date="2026-01-01T00:00:00Z">
        <w:r>
          <w:delText xml:space="preserve">from the</w:delText>
        </w:r>
      </w:del>
      <w:del w:id="4611" w:author="PR Preview" w:date="2026-01-01T00:00:00Z">
        <w:r>
          <w:delText xml:space="preserve"> </w:delText>
        </w:r>
      </w:del>
      <w:hyperlink w:anchor="def-fold-out-rule">
        <w:del w:id="4612" w:author="PR Preview" w:date="2026-01-01T00:00:00Z">
          <w:r>
            <w:rPr>
              <w:rStyle w:val="Hyperlink"/>
            </w:rPr>
            <w:delText xml:space="preserve">fold-out rule</w:delText>
          </w:r>
        </w:del>
      </w:hyperlink>
      <w:del w:id="4613" w:author="PR Preview" w:date="2026-01-01T00:00:00Z">
        <w:r>
          <w:delText xml:space="preserve"> </w:delText>
        </w:r>
      </w:del>
      <w:del w:id="4614" w:author="PR Preview" w:date="2026-01-01T00:00:00Z">
        <w:r>
          <w:delText xml:space="preserve">of its</w:delText>
        </w:r>
      </w:del>
      <w:del w:id="4615" w:author="PR Preview" w:date="2026-01-01T00:00:00Z">
        <w:r>
          <w:delText xml:space="preserve"> </w:delText>
        </w:r>
      </w:del>
      <w:hyperlink w:anchor="def-fold-assignment">
        <w:del w:id="4616" w:author="PR Preview" w:date="2026-01-01T00:00:00Z">
          <w:r>
            <w:rPr>
              <w:rStyle w:val="Hyperlink"/>
            </w:rPr>
            <w:delText xml:space="preserve">fold assignment</w:delText>
          </w:r>
        </w:del>
      </w:hyperlink>
      <w:del w:id="4617" w:author="PR Preview" w:date="2026-01-01T00:00:00Z">
        <w:r>
          <w:delText xml:space="preserve"> </w:delText>
        </w:r>
      </w:del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del w:id="4618" w:author="PR Preview" w:date="2026-01-01T00:00:00Z">
        <w:r>
          <w:delText xml:space="preserve"> </w:delText>
        </w:r>
      </w:del>
      <w:del w:id="4619" w:author="PR Preview" w:date="2026-01-01T00:00:00Z">
        <w:r>
          <w:delText xml:space="preserve">in</w:delText>
        </w:r>
      </w:del>
      <w:del w:id="4620" w:author="PR Preview" w:date="2026-01-01T00:00:00Z">
        <w:r>
          <w:delText xml:space="preserve"> </w:delText>
        </w:r>
      </w:del>
      <w:hyperlink w:anchor="def-kfold">
        <m:oMath>
          <m:r>
            <m:t>k</m:t>
          </m:r>
        </m:oMath>
        <w:del w:id="4621" w:author="PR Preview" w:date="2026-01-01T00:00:00Z">
          <w:r>
            <w:rPr>
              <w:rStyle w:val="Hyperlink"/>
            </w:rPr>
            <w:delText xml:space="preserve">-fold cross-validation</w:delText>
          </w:r>
        </w:del>
      </w:hyperlink>
      <w:del w:id="4622" w:author="PR Preview" w:date="2026-01-01T00:00:00Z">
        <w:r>
          <w:delText xml:space="preserve">:</w:delText>
        </w:r>
      </w:del>
    </w:p>
    <w:p>
      <w:pPr>
        <w:pStyle w:val="BodyText"/>
      </w:pPr>
      <w:ins w:id="4623" w:author="PR Preview" w:date="2026-01-01T00:00:00Z">
        <w:r>
          <w:rPr>
            <w:i/>
            <w:iCs/>
          </w:rPr>
          <w:t xml:space="preserve">Remark 22</w:t>
        </w:r>
      </w:ins>
      <w:ins w:id="4624" w:author="PR Preview" w:date="2026-01-01T00:00:00Z">
        <w:r>
          <w:t xml:space="preserve"> (Cross-validation instead of a single validation set). </w:t>
        </w:r>
      </w:ins>
      <w:ins w:id="4625" w:author="PR Preview" w:date="2026-01-01T00:00:00Z">
        <w:r>
          <w:t xml:space="preserve">If data are limited,</w:t>
        </w:r>
      </w:ins>
      <w:ins w:id="4626" w:author="PR Preview" w:date="2026-01-01T00:00:00Z">
        <w:r>
          <w:t xml:space="preserve"> </w:t>
        </w:r>
      </w:ins>
      <m:oMath>
        <m:r>
          <m:t>k</m:t>
        </m:r>
      </m:oMath>
      <w:ins w:id="4627" w:author="PR Preview" w:date="2026-01-01T00:00:00Z">
        <w:r>
          <w:t xml:space="preserve">-fold cross-validation</w:t>
        </w:r>
      </w:ins>
      <w:ins w:id="4628" w:author="PR Preview" w:date="2026-01-01T00:00:00Z">
        <w:r>
          <w:t xml:space="preserve"> </w:t>
        </w:r>
      </w:ins>
      <w:ins w:id="4629" w:author="PR Preview" w:date="2026-01-01T00:00:00Z">
        <w:r>
          <w:t xml:space="preserve">can replace the single validation set of</w:t>
        </w:r>
      </w:ins>
      <w:ins w:id="4630" w:author="PR Preview" w:date="2026-01-01T00:00:00Z">
        <w:r>
          <w:t xml:space="preserve"> </w:t>
        </w:r>
      </w:ins>
      <w:hyperlink w:anchor="def-data-splits">
        <w:ins w:id="4631" w:author="PR Preview" w:date="2026-01-01T00:00:00Z">
          <w:r>
            <w:rPr>
              <w:rStyle w:val="Hyperlink"/>
            </w:rPr>
            <w:t xml:space="preserve">Definition 38</w:t>
          </w:r>
        </w:ins>
      </w:hyperlink>
      <w:ins w:id="4632" w:author="PR Preview" w:date="2026-01-01T00:00:00Z">
        <w:r>
          <w:t xml:space="preserve"> </w:t>
        </w:r>
      </w:ins>
      <w:ins w:id="4633" w:author="PR Preview" w:date="2026-01-01T00:00:00Z">
        <w:r>
          <w:t xml:space="preserve">for more stable tuning.</w:t>
        </w:r>
      </w:ins>
      <w:ins w:id="4634" w:author="PR Preview" w:date="2026-01-01T00:00:00Z">
        <w:r>
          <w:t xml:space="preserve"> </w:t>
        </w:r>
      </w:ins>
      <w:ins w:id="4635" w:author="PR Preview" w:date="2026-01-01T00:00:00Z">
        <w:r>
          <w:t xml:space="preserve">In</w:t>
        </w:r>
      </w:ins>
      <w:ins w:id="4636" w:author="PR Preview" w:date="2026-01-01T00:00:00Z">
        <w:r>
          <w:t xml:space="preserve"> </w:t>
        </w:r>
      </w:ins>
      <w:hyperlink w:anchor="exr-kfold">
        <w:ins w:id="4637" w:author="PR Preview" w:date="2026-01-01T00:00:00Z">
          <w:r>
            <w:rPr>
              <w:rStyle w:val="Hyperlink"/>
            </w:rPr>
            <w:t xml:space="preserve">Exercise 9</w:t>
          </w:r>
        </w:ins>
      </w:hyperlink>
      <w:ins w:id="4638" w:author="PR Preview" w:date="2026-01-01T00:00:00Z">
        <w:r>
          <w:t xml:space="preserve">,</w:t>
        </w:r>
      </w:ins>
      <w:ins w:id="4639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4</m:t>
        </m:r>
      </m:oMath>
      <w:ins w:id="4640" w:author="PR Preview" w:date="2026-01-01T00:00:00Z">
        <w:r>
          <w:t xml:space="preserve"> </w:t>
        </w:r>
      </w:ins>
      <w:ins w:id="4641" w:author="PR Preview" w:date="2026-01-01T00:00:00Z">
        <w:r>
          <w:t xml:space="preserve">folds of 8 cars each</w:t>
        </w:r>
      </w:ins>
      <w:ins w:id="4642" w:author="PR Preview" w:date="2026-01-01T00:00:00Z">
        <w:r>
          <w:t xml:space="preserve"> </w:t>
        </w:r>
      </w:ins>
      <w:ins w:id="4643" w:author="PR Preview" w:date="2026-01-01T00:00:00Z">
        <w:r>
          <w:t xml:space="preserve">give 4 fits on 24 cars each.</w:t>
        </w:r>
      </w:ins>
    </w:p>
    <w:bookmarkEnd w:id="241"/>
    <w:bookmarkStart w:id="243" w:name="def-cv-estimate"/>
    <w:p>
      <w:pPr>
        <w:pStyle w:val="BodyText"/>
      </w:pPr>
      <w:ins w:id="4644" w:author="PR Preview" w:date="2026-01-01T00:00:00Z">
        <w:r>
          <w:rPr>
            <w:b/>
            <w:bCs/>
          </w:rPr>
          <w:t xml:space="preserve">Definition 51 (Cross-validation estimate)</w:t>
        </w:r>
      </w:ins>
      <w:ins w:id="4645" w:author="PR Preview" w:date="2026-01-01T00:00:00Z">
        <w:r>
          <w:t xml:space="preserve"> </w:t>
        </w:r>
      </w:ins>
      <w:ins w:id="4646" w:author="PR Preview" w:date="2026-01-01T00:00:00Z">
        <w:r>
          <w:t xml:space="preserve">The</w:t>
        </w:r>
      </w:ins>
      <w:ins w:id="4647" w:author="PR Preview" w:date="2026-01-01T00:00:00Z">
        <w:r>
          <w:t xml:space="preserve"> </w:t>
        </w:r>
      </w:ins>
      <m:oMath>
        <m:r>
          <m:t>k</m:t>
        </m:r>
      </m:oMath>
      <w:ins w:id="4648" w:author="PR Preview" w:date="2026-01-01T00:00:00Z">
        <w:r>
          <w:rPr>
            <w:b/>
            <w:bCs/>
          </w:rPr>
          <w:t xml:space="preserve">-fold cross-validation estimate</w:t>
        </w:r>
      </w:ins>
      <w:ins w:id="4649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4650" w:author="PR Preview" w:date="2026-01-01T00:00:00Z">
        <w:r>
          <w:t xml:space="preserve"> </w:t>
        </w:r>
      </w:ins>
      <w:ins w:id="4651" w:author="PR Preview" w:date="2026-01-01T00:00:00Z">
        <w:r>
          <w:t xml:space="preserve">is the</w:t>
        </w:r>
      </w:ins>
      <w:ins w:id="4652" w:author="PR Preview" w:date="2026-01-01T00:00:00Z">
        <w:r>
          <w:t xml:space="preserve"> </w:t>
        </w:r>
      </w:ins>
      <w:hyperlink r:id="rId77">
        <w:ins w:id="4653" w:author="PR Preview" w:date="2026-01-01T00:00:00Z">
          <w:r>
            <w:rPr>
              <w:rStyle w:val="Hyperlink"/>
            </w:rPr>
            <w:t xml:space="preserve">sMSE</w:t>
          </w:r>
        </w:ins>
      </w:hyperlink>
      <w:ins w:id="4654" w:author="PR Preview" w:date="2026-01-01T00:00:00Z">
        <w:r>
          <w:t xml:space="preserve"> </w:t>
        </w:r>
      </w:ins>
      <w:ins w:id="4655" w:author="PR Preview" w:date="2026-01-01T00:00:00Z">
        <w:r>
          <w:t xml:space="preserve">of the predictions that each observation</w:t>
        </w:r>
      </w:ins>
      <w:ins w:id="4656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I</m:t>
        </m:r>
      </m:oMath>
      <w:ins w:id="4657" w:author="PR Preview" w:date="2026-01-01T00:00:00Z">
        <w:r>
          <w:t xml:space="preserve"> </w:t>
        </w:r>
      </w:ins>
      <w:ins w:id="4658" w:author="PR Preview" w:date="2026-01-01T00:00:00Z">
        <w:r>
          <w:t xml:space="preserve">of the training set receives</w:t>
        </w:r>
      </w:ins>
      <w:ins w:id="4659" w:author="PR Preview" w:date="2026-01-01T00:00:00Z">
        <w:r>
          <w:t xml:space="preserve"> </w:t>
        </w:r>
      </w:ins>
      <w:ins w:id="4660" w:author="PR Preview" w:date="2026-01-01T00:00:00Z">
        <w:r>
          <w:t xml:space="preserve">from the</w:t>
        </w:r>
      </w:ins>
      <w:ins w:id="4661" w:author="PR Preview" w:date="2026-01-01T00:00:00Z">
        <w:r>
          <w:t xml:space="preserve"> </w:t>
        </w:r>
      </w:ins>
      <w:hyperlink w:anchor="def-fold-out-rule">
        <w:ins w:id="4662" w:author="PR Preview" w:date="2026-01-01T00:00:00Z">
          <w:r>
            <w:rPr>
              <w:rStyle w:val="Hyperlink"/>
            </w:rPr>
            <w:t xml:space="preserve">fold-out rule</w:t>
          </w:r>
        </w:ins>
      </w:hyperlink>
      <w:ins w:id="4663" w:author="PR Preview" w:date="2026-01-01T00:00:00Z">
        <w:r>
          <w:t xml:space="preserve"> </w:t>
        </w:r>
      </w:ins>
      <w:ins w:id="4664" w:author="PR Preview" w:date="2026-01-01T00:00:00Z">
        <w:r>
          <w:t xml:space="preserve">of its</w:t>
        </w:r>
      </w:ins>
      <w:ins w:id="4665" w:author="PR Preview" w:date="2026-01-01T00:00:00Z">
        <w:r>
          <w:t xml:space="preserve"> </w:t>
        </w:r>
      </w:ins>
      <w:hyperlink w:anchor="def-fold-assignment">
        <w:ins w:id="4666" w:author="PR Preview" w:date="2026-01-01T00:00:00Z">
          <w:r>
            <w:rPr>
              <w:rStyle w:val="Hyperlink"/>
            </w:rPr>
            <w:t xml:space="preserve">fold assignment</w:t>
          </w:r>
        </w:ins>
      </w:hyperlink>
      <w:ins w:id="4667" w:author="PR Preview" w:date="2026-01-01T00:00:00Z">
        <w:r>
          <w:t xml:space="preserve"> </w:t>
        </w:r>
      </w:ins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ins w:id="4668" w:author="PR Preview" w:date="2026-01-01T00:00:00Z">
        <w:r>
          <w:t xml:space="preserve"> </w:t>
        </w:r>
      </w:ins>
      <w:ins w:id="4669" w:author="PR Preview" w:date="2026-01-01T00:00:00Z">
        <w:r>
          <w:t xml:space="preserve">in</w:t>
        </w:r>
      </w:ins>
      <w:ins w:id="4670" w:author="PR Preview" w:date="2026-01-01T00:00:00Z">
        <w:r>
          <w:t xml:space="preserve"> </w:t>
        </w:r>
      </w:ins>
      <w:hyperlink w:anchor="def-kfold">
        <m:oMath>
          <m:r>
            <m:t>k</m:t>
          </m:r>
        </m:oMath>
        <w:ins w:id="4671" w:author="PR Preview" w:date="2026-01-01T00:00:00Z">
          <w:r>
            <w:rPr>
              <w:rStyle w:val="Hyperlink"/>
            </w:rPr>
            <w:t xml:space="preserve">-fold cross-validation</w:t>
          </w:r>
        </w:ins>
      </w:hyperlink>
      <w:ins w:id="4672" w:author="PR Preview" w:date="2026-01-01T00:00:00Z">
        <w:r>
          <w:t xml:space="preserve">:</w:t>
        </w:r>
      </w:ins>
    </w:p>
    <w:p>
      <w:pPr>
        <w:pStyle w:val="BodyText"/>
      </w:pPr>
      <w:bookmarkStart w:id="242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42"/>
    </w:p>
    <w:bookmarkEnd w:id="243"/>
    <w:bookmarkStart w:id="244" w:name="rem-source-cv-estimate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Cross-validation estimate). </w:t>
      </w:r>
      <w:r>
        <w:t xml:space="preserve">Hastie et al. (2009, sec. 7.10.1)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44"/>
    <w:bookmarkStart w:id="245" w:name="exr-cv-estimate-by-fold"/>
    <w:p>
      <w:pPr>
        <w:pStyle w:val="BodyText"/>
      </w:pPr>
      <w:del w:id="4673" w:author="PR Preview" w:date="2026-01-01T00:00:00Z">
        <w:r>
          <w:rPr>
            <w:b/>
            <w:bCs/>
          </w:rPr>
          <w:delText xml:space="preserve">Exercise 10 (The cross-validation estimate, fold by fold)</w:delText>
        </w:r>
      </w:del>
      <w:del w:id="4674" w:author="PR Preview" w:date="2026-01-01T00:00:00Z">
        <w:r>
          <w:delText xml:space="preserve"> </w:delText>
        </w:r>
      </w:del>
      <w:del w:id="4675" w:author="PR Preview" w:date="2026-01-01T00:00:00Z">
        <w:r>
          <w:delText xml:space="preserve">Rewrite the</w:delText>
        </w:r>
      </w:del>
      <w:del w:id="4676" w:author="PR Preview" w:date="2026-01-01T00:00:00Z">
        <w:r>
          <w:delText xml:space="preserve"> </w:delText>
        </w:r>
      </w:del>
      <w:hyperlink w:anchor="def-cv-estimate">
        <w:del w:id="4677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4678" w:author="PR Preview" w:date="2026-01-01T00:00:00Z">
        <w:r>
          <w:delText xml:space="preserve"> </w:delText>
        </w:r>
      </w:del>
      <w:hyperlink w:anchor="eq-cv-estimate">
        <w:del w:id="4679" w:author="PR Preview" w:date="2026-01-01T00:00:00Z">
          <w:r>
            <w:rPr>
              <w:rStyle w:val="Hyperlink"/>
            </w:rPr>
            <w:delText xml:space="preserve">Equation 46</w:delText>
          </w:r>
        </w:del>
      </w:hyperlink>
      <w:del w:id="4680" w:author="PR Preview" w:date="2026-01-01T00:00:00Z">
        <w:r>
          <w:delText xml:space="preserve"> </w:delText>
        </w:r>
      </w:del>
      <w:del w:id="4681" w:author="PR Preview" w:date="2026-01-01T00:00:00Z">
        <w:r>
          <w:delText xml:space="preserve">as</w:delText>
        </w:r>
      </w:del>
      <w:del w:id="4682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/</m:t>
        </m:r>
        <m:r>
          <m:t>n</m:t>
        </m:r>
      </m:oMath>
      <w:del w:id="4683" w:author="PR Preview" w:date="2026-01-01T00:00:00Z">
        <w:r>
          <w:delText xml:space="preserve"> </w:delText>
        </w:r>
      </w:del>
      <w:del w:id="4684" w:author="PR Preview" w:date="2026-01-01T00:00:00Z">
        <w:r>
          <w:delText xml:space="preserve">times a double sum:</w:delText>
        </w:r>
      </w:del>
      <w:del w:id="4685" w:author="PR Preview" w:date="2026-01-01T00:00:00Z">
        <w:r>
          <w:delText xml:space="preserve"> </w:delText>
        </w:r>
      </w:del>
      <w:del w:id="4686" w:author="PR Preview" w:date="2026-01-01T00:00:00Z">
        <w:r>
          <w:delText xml:space="preserve">an outer sum over the fold numbers</w:delText>
        </w:r>
      </w:del>
      <w:del w:id="4687" w:author="PR Preview" w:date="2026-01-01T00:00:00Z">
        <w:r>
          <w:delText xml:space="preserve"> </w:delText>
        </w:r>
      </w:del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del w:id="4688" w:author="PR Preview" w:date="2026-01-01T00:00:00Z">
        <w:r>
          <w:delText xml:space="preserve"> </w:delText>
        </w:r>
      </w:del>
      <w:del w:id="4689" w:author="PR Preview" w:date="2026-01-01T00:00:00Z">
        <w:r>
          <w:delText xml:space="preserve">and an inner sum over the observations</w:delText>
        </w:r>
      </w:del>
      <w:del w:id="4690" w:author="PR Preview" w:date="2026-01-01T00:00:00Z">
        <w:r>
          <w:delText xml:space="preserve"> </w:delText>
        </w:r>
      </w:del>
      <m:oMath>
        <m:r>
          <m:t>i</m:t>
        </m:r>
      </m:oMath>
      <w:del w:id="4691" w:author="PR Preview" w:date="2026-01-01T00:00:00Z">
        <w:r>
          <w:delText xml:space="preserve"> </w:delText>
        </w:r>
      </w:del>
      <w:del w:id="4692" w:author="PR Preview" w:date="2026-01-01T00:00:00Z">
        <w:r>
          <w:delText xml:space="preserve">in</w:delText>
        </w:r>
      </w:del>
      <w:del w:id="4693" w:author="PR Preview" w:date="2026-01-01T00:00:00Z">
        <w:r>
          <w:delText xml:space="preserve"> </w:delText>
        </w:r>
      </w:del>
      <w:hyperlink w:anchor="def-folds">
        <w:del w:id="4694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4695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4696" w:author="PR Preview" w:date="2026-01-01T00:00:00Z">
        <w:r>
          <w:delText xml:space="preserve">.</w:delText>
        </w:r>
      </w:del>
      <w:del w:id="4697" w:author="PR Preview" w:date="2026-01-01T00:00:00Z">
        <w:r>
          <w:delText xml:space="preserve"> </w:delText>
        </w:r>
      </w:del>
      <w:del w:id="4698" w:author="PR Preview" w:date="2026-01-01T00:00:00Z">
        <w:r>
          <w:delText xml:space="preserve">Then simplify the summand, so that it no longer uses the fold assignment</w:delText>
        </w:r>
      </w:del>
      <w:del w:id="4699" w:author="PR Preview" w:date="2026-01-01T00:00:00Z">
        <w:r>
          <w:delText xml:space="preserve"> </w:delText>
        </w:r>
      </w:del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del w:id="4700" w:author="PR Preview" w:date="2026-01-01T00:00:00Z">
        <w:r>
          <w:delText xml:space="preserve">.</w:delText>
        </w:r>
      </w:del>
    </w:p>
    <w:p>
      <w:pPr>
        <w:pStyle w:val="BodyText"/>
      </w:pPr>
      <w:del w:id="4701" w:author="PR Preview" w:date="2026-01-01T00:00:00Z">
        <w:r>
          <w:rPr>
            <w:i/>
            <w:iCs/>
          </w:rPr>
          <w:delText xml:space="preserve">Solution 10</w:delText>
        </w:r>
      </w:del>
      <w:del w:id="4702" w:author="PR Preview" w:date="2026-01-01T00:00:00Z">
        <w:r>
          <w:delText xml:space="preserve">. </w:delText>
        </w:r>
      </w:del>
      <w:del w:id="4703" w:author="PR Preview" w:date="2026-01-01T00:00:00Z">
        <w:r>
          <w:delText xml:space="preserve">The folds</w:delText>
        </w:r>
      </w:del>
      <w:del w:id="470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del w:id="4705" w:author="PR Preview" w:date="2026-01-01T00:00:00Z">
        <w:r>
          <w:delText xml:space="preserve"> </w:delText>
        </w:r>
      </w:del>
      <w:del w:id="4706" w:author="PR Preview" w:date="2026-01-01T00:00:00Z">
        <w:r>
          <w:delText xml:space="preserve">partition</w:delText>
        </w:r>
      </w:del>
      <w:del w:id="4707" w:author="PR Preview" w:date="2026-01-01T00:00:00Z">
        <w:r>
          <w:delText xml:space="preserve"> </w:delText>
        </w:r>
      </w:del>
      <m:oMath>
        <m:r>
          <m:t>I</m:t>
        </m:r>
      </m:oMath>
      <w:del w:id="4708" w:author="PR Preview" w:date="2026-01-01T00:00:00Z">
        <w:r>
          <w:delText xml:space="preserve"> </w:delText>
        </w:r>
      </w:del>
      <w:del w:id="4709" w:author="PR Preview" w:date="2026-01-01T00:00:00Z">
        <w:r>
          <w:delText xml:space="preserve">(</w:delText>
        </w:r>
      </w:del>
      <w:hyperlink w:anchor="def-folds">
        <w:del w:id="4710" w:author="PR Preview" w:date="2026-01-01T00:00:00Z">
          <w:r>
            <w:rPr>
              <w:rStyle w:val="Hyperlink"/>
            </w:rPr>
            <w:delText xml:space="preserve">Definition 45</w:delText>
          </w:r>
        </w:del>
      </w:hyperlink>
      <w:del w:id="4711" w:author="PR Preview" w:date="2026-01-01T00:00:00Z">
        <w:r>
          <w:delText xml:space="preserve">),</w:delText>
        </w:r>
      </w:del>
      <w:del w:id="4712" w:author="PR Preview" w:date="2026-01-01T00:00:00Z">
        <w:r>
          <w:delText xml:space="preserve"> </w:delText>
        </w:r>
      </w:del>
      <w:del w:id="4713" w:author="PR Preview" w:date="2026-01-01T00:00:00Z">
        <w:r>
          <w:delText xml:space="preserve">so summing over the observations of each fold and then over the folds</w:delText>
        </w:r>
      </w:del>
      <w:del w:id="4714" w:author="PR Preview" w:date="2026-01-01T00:00:00Z">
        <w:r>
          <w:delText xml:space="preserve"> </w:delText>
        </w:r>
      </w:del>
      <w:del w:id="4715" w:author="PR Preview" w:date="2026-01-01T00:00:00Z">
        <w:r>
          <w:delText xml:space="preserve">adds each term of</w:delText>
        </w:r>
      </w:del>
      <w:del w:id="4716" w:author="PR Preview" w:date="2026-01-01T00:00:00Z">
        <w:r>
          <w:delText xml:space="preserve"> </w:delText>
        </w:r>
      </w:del>
      <w:hyperlink w:anchor="eq-cv-estimate">
        <w:del w:id="4717" w:author="PR Preview" w:date="2026-01-01T00:00:00Z">
          <w:r>
            <w:rPr>
              <w:rStyle w:val="Hyperlink"/>
            </w:rPr>
            <w:delText xml:space="preserve">Equation 46</w:delText>
          </w:r>
        </w:del>
      </w:hyperlink>
      <w:del w:id="4718" w:author="PR Preview" w:date="2026-01-01T00:00:00Z">
        <w:r>
          <w:delText xml:space="preserve"> </w:delText>
        </w:r>
      </w:del>
      <w:del w:id="4719" w:author="PR Preview" w:date="2026-01-01T00:00:00Z">
        <w:r>
          <w:delText xml:space="preserve">exactly once.</w:delText>
        </w:r>
      </w:del>
      <w:del w:id="4720" w:author="PR Preview" w:date="2026-01-01T00:00:00Z">
        <w:r>
          <w:delText xml:space="preserve"> </w:delText>
        </w:r>
      </w:del>
      <w:del w:id="4721" w:author="PR Preview" w:date="2026-01-01T00:00:00Z">
        <w:r>
          <w:delText xml:space="preserve">For</w:delText>
        </w:r>
      </w:del>
      <w:del w:id="4722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4723" w:author="PR Preview" w:date="2026-01-01T00:00:00Z">
        <w:r>
          <w:delText xml:space="preserve">,</w:delText>
        </w:r>
      </w:del>
      <w:del w:id="4724" w:author="PR Preview" w:date="2026-01-01T00:00:00Z">
        <w:r>
          <w:delText xml:space="preserve"> </w:delText>
        </w:r>
      </w:del>
      <w:hyperlink w:anchor="eq-fold-assignment">
        <w:del w:id="4725" w:author="PR Preview" w:date="2026-01-01T00:00:00Z">
          <w:r>
            <w:rPr>
              <w:rStyle w:val="Hyperlink"/>
            </w:rPr>
            <w:delText xml:space="preserve">Equation 44</w:delText>
          </w:r>
        </w:del>
      </w:hyperlink>
      <w:del w:id="4726" w:author="PR Preview" w:date="2026-01-01T00:00:00Z">
        <w:r>
          <w:delText xml:space="preserve"> </w:delText>
        </w:r>
      </w:del>
      <w:del w:id="4727" w:author="PR Preview" w:date="2026-01-01T00:00:00Z">
        <w:r>
          <w:delText xml:space="preserve">also puts</w:delText>
        </w:r>
      </w:del>
      <w:del w:id="4728" w:author="PR Preview" w:date="2026-01-01T00:00:00Z">
        <w:r>
          <w:delText xml:space="preserve"> </w:delText>
        </w:r>
      </w:del>
      <m:oMath>
        <m:r>
          <m:t>i</m:t>
        </m:r>
      </m:oMath>
      <w:del w:id="4729" w:author="PR Preview" w:date="2026-01-01T00:00:00Z">
        <w:r>
          <w:delText xml:space="preserve"> </w:delText>
        </w:r>
      </w:del>
      <w:del w:id="4730" w:author="PR Preview" w:date="2026-01-01T00:00:00Z">
        <w:r>
          <w:delText xml:space="preserve">in</w:delText>
        </w:r>
      </w:del>
      <w:del w:id="4731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del w:id="4732" w:author="PR Preview" w:date="2026-01-01T00:00:00Z">
        <w:r>
          <w:delText xml:space="preserve">,</w:delText>
        </w:r>
      </w:del>
      <w:del w:id="4733" w:author="PR Preview" w:date="2026-01-01T00:00:00Z">
        <w:r>
          <w:delText xml:space="preserve"> </w:delText>
        </w:r>
      </w:del>
      <w:del w:id="4734" w:author="PR Preview" w:date="2026-01-01T00:00:00Z">
        <w:r>
          <w:delText xml:space="preserve">and the folds are disjoint,</w:delText>
        </w:r>
      </w:del>
      <w:del w:id="4735" w:author="PR Preview" w:date="2026-01-01T00:00:00Z">
        <w:r>
          <w:delText xml:space="preserve"> </w:delText>
        </w:r>
      </w:del>
      <w:del w:id="4736" w:author="PR Preview" w:date="2026-01-01T00:00:00Z">
        <w:r>
          <w:delText xml:space="preserve">so</w:delText>
        </w:r>
      </w:del>
      <w:del w:id="4737" w:author="PR Preview" w:date="2026-01-01T00:00:00Z">
        <w:r>
          <w:delText xml:space="preserve"> </w:delText>
        </w:r>
      </w:del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del w:id="4738" w:author="PR Preview" w:date="2026-01-01T00:00:00Z">
        <w:r>
          <w:delText xml:space="preserve">.</w:delText>
        </w:r>
      </w:del>
      <w:del w:id="4739" w:author="PR Preview" w:date="2026-01-01T00:00:00Z">
        <w:r>
          <w:delText xml:space="preserve"> </w:delText>
        </w:r>
      </w:del>
      <w:del w:id="4740" w:author="PR Preview" w:date="2026-01-01T00:00:00Z">
        <w:r>
          <w:delText xml:space="preserve">Then</w:delText>
        </w:r>
      </w:del>
    </w:p>
    <w:p>
      <w:pPr>
        <w:pStyle w:val="BodyText"/>
      </w:pPr>
      <w:ins w:id="4741" w:author="PR Preview" w:date="2026-01-01T00:00:00Z">
        <w:r>
          <w:rPr>
            <w:b/>
            <w:bCs/>
          </w:rPr>
          <w:t xml:space="preserve">Exercise 10 (The cross-validation estimate, fold by fold)</w:t>
        </w:r>
      </w:ins>
      <w:ins w:id="4742" w:author="PR Preview" w:date="2026-01-01T00:00:00Z">
        <w:r>
          <w:t xml:space="preserve"> </w:t>
        </w:r>
      </w:ins>
      <w:ins w:id="4743" w:author="PR Preview" w:date="2026-01-01T00:00:00Z">
        <w:r>
          <w:t xml:space="preserve">Rewrite the</w:t>
        </w:r>
      </w:ins>
      <w:ins w:id="4744" w:author="PR Preview" w:date="2026-01-01T00:00:00Z">
        <w:r>
          <w:t xml:space="preserve"> </w:t>
        </w:r>
      </w:ins>
      <w:hyperlink w:anchor="def-cv-estimate">
        <w:ins w:id="4745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4746" w:author="PR Preview" w:date="2026-01-01T00:00:00Z">
        <w:r>
          <w:t xml:space="preserve"> </w:t>
        </w:r>
      </w:ins>
      <w:hyperlink w:anchor="eq-cv-estimate">
        <w:ins w:id="4747" w:author="PR Preview" w:date="2026-01-01T00:00:00Z">
          <w:r>
            <w:rPr>
              <w:rStyle w:val="Hyperlink"/>
            </w:rPr>
            <w:t xml:space="preserve">Equation 48</w:t>
          </w:r>
        </w:ins>
      </w:hyperlink>
      <w:ins w:id="4748" w:author="PR Preview" w:date="2026-01-01T00:00:00Z">
        <w:r>
          <w:t xml:space="preserve"> </w:t>
        </w:r>
      </w:ins>
      <w:ins w:id="4749" w:author="PR Preview" w:date="2026-01-01T00:00:00Z">
        <w:r>
          <w:t xml:space="preserve">as</w:t>
        </w:r>
      </w:ins>
      <w:ins w:id="4750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>
          <m:t>n</m:t>
        </m:r>
      </m:oMath>
      <w:ins w:id="4751" w:author="PR Preview" w:date="2026-01-01T00:00:00Z">
        <w:r>
          <w:t xml:space="preserve"> </w:t>
        </w:r>
      </w:ins>
      <w:ins w:id="4752" w:author="PR Preview" w:date="2026-01-01T00:00:00Z">
        <w:r>
          <w:t xml:space="preserve">times a double sum:</w:t>
        </w:r>
      </w:ins>
      <w:ins w:id="4753" w:author="PR Preview" w:date="2026-01-01T00:00:00Z">
        <w:r>
          <w:t xml:space="preserve"> </w:t>
        </w:r>
      </w:ins>
      <w:ins w:id="4754" w:author="PR Preview" w:date="2026-01-01T00:00:00Z">
        <w:r>
          <w:t xml:space="preserve">an outer sum over the fold numbers</w:t>
        </w:r>
      </w:ins>
      <w:ins w:id="4755" w:author="PR Preview" w:date="2026-01-01T00:00:00Z">
        <w:r>
          <w:t xml:space="preserve"> </w:t>
        </w:r>
      </w:ins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ins w:id="4756" w:author="PR Preview" w:date="2026-01-01T00:00:00Z">
        <w:r>
          <w:t xml:space="preserve"> </w:t>
        </w:r>
      </w:ins>
      <w:ins w:id="4757" w:author="PR Preview" w:date="2026-01-01T00:00:00Z">
        <w:r>
          <w:t xml:space="preserve">and an inner sum over the observations</w:t>
        </w:r>
      </w:ins>
      <w:ins w:id="4758" w:author="PR Preview" w:date="2026-01-01T00:00:00Z">
        <w:r>
          <w:t xml:space="preserve"> </w:t>
        </w:r>
      </w:ins>
      <m:oMath>
        <m:r>
          <m:t>i</m:t>
        </m:r>
      </m:oMath>
      <w:ins w:id="4759" w:author="PR Preview" w:date="2026-01-01T00:00:00Z">
        <w:r>
          <w:t xml:space="preserve"> </w:t>
        </w:r>
      </w:ins>
      <w:ins w:id="4760" w:author="PR Preview" w:date="2026-01-01T00:00:00Z">
        <w:r>
          <w:t xml:space="preserve">in</w:t>
        </w:r>
      </w:ins>
      <w:ins w:id="4761" w:author="PR Preview" w:date="2026-01-01T00:00:00Z">
        <w:r>
          <w:t xml:space="preserve"> </w:t>
        </w:r>
      </w:ins>
      <w:hyperlink w:anchor="def-folds">
        <w:ins w:id="4762" w:author="PR Preview" w:date="2026-01-01T00:00:00Z">
          <w:r>
            <w:rPr>
              <w:rStyle w:val="Hyperlink"/>
            </w:rPr>
            <w:t xml:space="preserve">fold</w:t>
          </w:r>
        </w:ins>
      </w:hyperlink>
      <w:ins w:id="476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4764" w:author="PR Preview" w:date="2026-01-01T00:00:00Z">
        <w:r>
          <w:t xml:space="preserve">.</w:t>
        </w:r>
      </w:ins>
      <w:ins w:id="4765" w:author="PR Preview" w:date="2026-01-01T00:00:00Z">
        <w:r>
          <w:t xml:space="preserve"> </w:t>
        </w:r>
      </w:ins>
      <w:ins w:id="4766" w:author="PR Preview" w:date="2026-01-01T00:00:00Z">
        <w:r>
          <w:t xml:space="preserve">Then simplify the summand, so that it no longer uses the fold assignment</w:t>
        </w:r>
      </w:ins>
      <w:ins w:id="4767" w:author="PR Preview" w:date="2026-01-01T00:00:00Z">
        <w:r>
          <w:t xml:space="preserve"> </w:t>
        </w:r>
      </w:ins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ins w:id="4768" w:author="PR Preview" w:date="2026-01-01T00:00:00Z">
        <w:r>
          <w:t xml:space="preserve">.</w:t>
        </w:r>
      </w:ins>
    </w:p>
    <w:bookmarkEnd w:id="245"/>
    <w:bookmarkStart w:id="246" w:name="sol-cv-estimate-by-fold"/>
    <w:p>
      <w:pPr>
        <w:pStyle w:val="BodyText"/>
      </w:pPr>
      <w:ins w:id="4769" w:author="PR Preview" w:date="2026-01-01T00:00:00Z">
        <w:r>
          <w:rPr>
            <w:i/>
            <w:iCs/>
          </w:rPr>
          <w:t xml:space="preserve">Solution 10</w:t>
        </w:r>
      </w:ins>
      <w:ins w:id="4770" w:author="PR Preview" w:date="2026-01-01T00:00:00Z">
        <w:r>
          <w:t xml:space="preserve">. </w:t>
        </w:r>
      </w:ins>
      <w:ins w:id="4771" w:author="PR Preview" w:date="2026-01-01T00:00:00Z">
        <w:r>
          <w:t xml:space="preserve">The folds</w:t>
        </w:r>
      </w:ins>
      <w:ins w:id="477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ins w:id="4773" w:author="PR Preview" w:date="2026-01-01T00:00:00Z">
        <w:r>
          <w:t xml:space="preserve"> </w:t>
        </w:r>
      </w:ins>
      <w:ins w:id="4774" w:author="PR Preview" w:date="2026-01-01T00:00:00Z">
        <w:r>
          <w:t xml:space="preserve">partition</w:t>
        </w:r>
      </w:ins>
      <w:ins w:id="4775" w:author="PR Preview" w:date="2026-01-01T00:00:00Z">
        <w:r>
          <w:t xml:space="preserve"> </w:t>
        </w:r>
      </w:ins>
      <m:oMath>
        <m:r>
          <m:t>I</m:t>
        </m:r>
      </m:oMath>
      <w:ins w:id="4776" w:author="PR Preview" w:date="2026-01-01T00:00:00Z">
        <w:r>
          <w:t xml:space="preserve"> </w:t>
        </w:r>
      </w:ins>
      <w:ins w:id="4777" w:author="PR Preview" w:date="2026-01-01T00:00:00Z">
        <w:r>
          <w:t xml:space="preserve">(</w:t>
        </w:r>
      </w:ins>
      <w:hyperlink w:anchor="def-folds">
        <w:ins w:id="4778" w:author="PR Preview" w:date="2026-01-01T00:00:00Z">
          <w:r>
            <w:rPr>
              <w:rStyle w:val="Hyperlink"/>
            </w:rPr>
            <w:t xml:space="preserve">Definition 46</w:t>
          </w:r>
        </w:ins>
      </w:hyperlink>
      <w:ins w:id="4779" w:author="PR Preview" w:date="2026-01-01T00:00:00Z">
        <w:r>
          <w:t xml:space="preserve">),</w:t>
        </w:r>
      </w:ins>
      <w:ins w:id="4780" w:author="PR Preview" w:date="2026-01-01T00:00:00Z">
        <w:r>
          <w:t xml:space="preserve"> </w:t>
        </w:r>
      </w:ins>
      <w:ins w:id="4781" w:author="PR Preview" w:date="2026-01-01T00:00:00Z">
        <w:r>
          <w:t xml:space="preserve">so summing over the observations of each fold and then over the folds</w:t>
        </w:r>
      </w:ins>
      <w:ins w:id="4782" w:author="PR Preview" w:date="2026-01-01T00:00:00Z">
        <w:r>
          <w:t xml:space="preserve"> </w:t>
        </w:r>
      </w:ins>
      <w:ins w:id="4783" w:author="PR Preview" w:date="2026-01-01T00:00:00Z">
        <w:r>
          <w:t xml:space="preserve">adds each term of</w:t>
        </w:r>
      </w:ins>
      <w:ins w:id="4784" w:author="PR Preview" w:date="2026-01-01T00:00:00Z">
        <w:r>
          <w:t xml:space="preserve"> </w:t>
        </w:r>
      </w:ins>
      <w:hyperlink w:anchor="eq-cv-estimate">
        <w:ins w:id="4785" w:author="PR Preview" w:date="2026-01-01T00:00:00Z">
          <w:r>
            <w:rPr>
              <w:rStyle w:val="Hyperlink"/>
            </w:rPr>
            <w:t xml:space="preserve">Equation 48</w:t>
          </w:r>
        </w:ins>
      </w:hyperlink>
      <w:ins w:id="4786" w:author="PR Preview" w:date="2026-01-01T00:00:00Z">
        <w:r>
          <w:t xml:space="preserve"> </w:t>
        </w:r>
      </w:ins>
      <w:ins w:id="4787" w:author="PR Preview" w:date="2026-01-01T00:00:00Z">
        <w:r>
          <w:t xml:space="preserve">exactly once.</w:t>
        </w:r>
      </w:ins>
      <w:ins w:id="4788" w:author="PR Preview" w:date="2026-01-01T00:00:00Z">
        <w:r>
          <w:t xml:space="preserve"> </w:t>
        </w:r>
      </w:ins>
      <w:ins w:id="4789" w:author="PR Preview" w:date="2026-01-01T00:00:00Z">
        <w:r>
          <w:t xml:space="preserve">For</w:t>
        </w:r>
      </w:ins>
      <w:ins w:id="4790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4791" w:author="PR Preview" w:date="2026-01-01T00:00:00Z">
        <w:r>
          <w:t xml:space="preserve">,</w:t>
        </w:r>
      </w:ins>
      <w:ins w:id="4792" w:author="PR Preview" w:date="2026-01-01T00:00:00Z">
        <w:r>
          <w:t xml:space="preserve"> </w:t>
        </w:r>
      </w:ins>
      <w:hyperlink w:anchor="eq-fold-assignment">
        <w:ins w:id="4793" w:author="PR Preview" w:date="2026-01-01T00:00:00Z">
          <w:r>
            <w:rPr>
              <w:rStyle w:val="Hyperlink"/>
            </w:rPr>
            <w:t xml:space="preserve">Equation 46</w:t>
          </w:r>
        </w:ins>
      </w:hyperlink>
      <w:ins w:id="4794" w:author="PR Preview" w:date="2026-01-01T00:00:00Z">
        <w:r>
          <w:t xml:space="preserve"> </w:t>
        </w:r>
      </w:ins>
      <w:ins w:id="4795" w:author="PR Preview" w:date="2026-01-01T00:00:00Z">
        <w:r>
          <w:t xml:space="preserve">also puts</w:t>
        </w:r>
      </w:ins>
      <w:ins w:id="4796" w:author="PR Preview" w:date="2026-01-01T00:00:00Z">
        <w:r>
          <w:t xml:space="preserve"> </w:t>
        </w:r>
      </w:ins>
      <m:oMath>
        <m:r>
          <m:t>i</m:t>
        </m:r>
      </m:oMath>
      <w:ins w:id="4797" w:author="PR Preview" w:date="2026-01-01T00:00:00Z">
        <w:r>
          <w:t xml:space="preserve"> </w:t>
        </w:r>
      </w:ins>
      <w:ins w:id="4798" w:author="PR Preview" w:date="2026-01-01T00:00:00Z">
        <w:r>
          <w:t xml:space="preserve">in</w:t>
        </w:r>
      </w:ins>
      <w:ins w:id="479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ins w:id="4800" w:author="PR Preview" w:date="2026-01-01T00:00:00Z">
        <w:r>
          <w:t xml:space="preserve">,</w:t>
        </w:r>
      </w:ins>
      <w:ins w:id="4801" w:author="PR Preview" w:date="2026-01-01T00:00:00Z">
        <w:r>
          <w:t xml:space="preserve"> </w:t>
        </w:r>
      </w:ins>
      <w:ins w:id="4802" w:author="PR Preview" w:date="2026-01-01T00:00:00Z">
        <w:r>
          <w:t xml:space="preserve">and the folds are disjoint,</w:t>
        </w:r>
      </w:ins>
      <w:ins w:id="4803" w:author="PR Preview" w:date="2026-01-01T00:00:00Z">
        <w:r>
          <w:t xml:space="preserve"> </w:t>
        </w:r>
      </w:ins>
      <w:ins w:id="4804" w:author="PR Preview" w:date="2026-01-01T00:00:00Z">
        <w:r>
          <w:t xml:space="preserve">so</w:t>
        </w:r>
      </w:ins>
      <w:ins w:id="4805" w:author="PR Preview" w:date="2026-01-01T00:00:00Z">
        <w:r>
          <w:t xml:space="preserve"> </w:t>
        </w:r>
      </w:ins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ins w:id="4806" w:author="PR Preview" w:date="2026-01-01T00:00:00Z">
        <w:r>
          <w:t xml:space="preserve">.</w:t>
        </w:r>
      </w:ins>
      <w:ins w:id="4807" w:author="PR Preview" w:date="2026-01-01T00:00:00Z">
        <w:r>
          <w:t xml:space="preserve"> </w:t>
        </w:r>
      </w:ins>
      <w:ins w:id="4808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246"/>
    <w:bookmarkStart w:id="248" w:name="thm-cv-estimate-by-fold"/>
    <w:p>
      <w:pPr>
        <w:pStyle w:val="BodyText"/>
      </w:pPr>
      <w:del w:id="4809" w:author="PR Preview" w:date="2026-01-01T00:00:00Z">
        <w:r>
          <w:rPr>
            <w:b/>
            <w:bCs/>
          </w:rPr>
          <w:delText xml:space="preserve">Theorem 5 (The cross-validation estimate, fold by fold)</w:delText>
        </w:r>
      </w:del>
      <w:del w:id="4810" w:author="PR Preview" w:date="2026-01-01T00:00:00Z">
        <w:r>
          <w:delText xml:space="preserve"> </w:delText>
        </w:r>
      </w:del>
      <w:del w:id="4811" w:author="PR Preview" w:date="2026-01-01T00:00:00Z">
        <w:r>
          <w:delText xml:space="preserve">The</w:delText>
        </w:r>
      </w:del>
      <w:del w:id="4812" w:author="PR Preview" w:date="2026-01-01T00:00:00Z">
        <w:r>
          <w:delText xml:space="preserve"> </w:delText>
        </w:r>
      </w:del>
      <w:hyperlink w:anchor="def-cv-estimate">
        <w:del w:id="4813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4814" w:author="PR Preview" w:date="2026-01-01T00:00:00Z">
        <w:r>
          <w:delText xml:space="preserve"> </w:delText>
        </w:r>
      </w:del>
      <w:del w:id="4815" w:author="PR Preview" w:date="2026-01-01T00:00:00Z">
        <w:r>
          <w:delText xml:space="preserve">sums,</w:delText>
        </w:r>
      </w:del>
      <w:del w:id="4816" w:author="PR Preview" w:date="2026-01-01T00:00:00Z">
        <w:r>
          <w:delText xml:space="preserve"> </w:delText>
        </w:r>
      </w:del>
      <w:del w:id="4817" w:author="PR Preview" w:date="2026-01-01T00:00:00Z">
        <w:r>
          <w:delText xml:space="preserve">fold by fold,</w:delText>
        </w:r>
      </w:del>
      <w:del w:id="4818" w:author="PR Preview" w:date="2026-01-01T00:00:00Z">
        <w:r>
          <w:delText xml:space="preserve"> </w:delText>
        </w:r>
      </w:del>
      <w:del w:id="4819" w:author="PR Preview" w:date="2026-01-01T00:00:00Z">
        <w:r>
          <w:delText xml:space="preserve">the squared errors of each fold’s observations</w:delText>
        </w:r>
      </w:del>
      <w:del w:id="4820" w:author="PR Preview" w:date="2026-01-01T00:00:00Z">
        <w:r>
          <w:delText xml:space="preserve"> </w:delText>
        </w:r>
      </w:del>
      <w:del w:id="4821" w:author="PR Preview" w:date="2026-01-01T00:00:00Z">
        <w:r>
          <w:delText xml:space="preserve">under the rule fitted without that</w:delText>
        </w:r>
      </w:del>
      <w:del w:id="4822" w:author="PR Preview" w:date="2026-01-01T00:00:00Z">
        <w:r>
          <w:delText xml:space="preserve"> </w:delText>
        </w:r>
      </w:del>
      <w:hyperlink w:anchor="def-folds">
        <w:del w:id="4823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4824" w:author="PR Preview" w:date="2026-01-01T00:00:00Z">
        <w:r>
          <w:delText xml:space="preserve">,</w:delText>
        </w:r>
      </w:del>
      <w:del w:id="4825" w:author="PR Preview" w:date="2026-01-01T00:00:00Z">
        <w:r>
          <w:delText xml:space="preserve"> </w:delText>
        </w:r>
      </w:del>
      <w:del w:id="4826" w:author="PR Preview" w:date="2026-01-01T00:00:00Z">
        <w:r>
          <w:delText xml:space="preserve">and divides the total by</w:delText>
        </w:r>
      </w:del>
      <w:del w:id="4827" w:author="PR Preview" w:date="2026-01-01T00:00:00Z">
        <w:r>
          <w:delText xml:space="preserve"> </w:delText>
        </w:r>
      </w:del>
      <m:oMath>
        <m:r>
          <m:t>n</m:t>
        </m:r>
      </m:oMath>
      <w:del w:id="4828" w:author="PR Preview" w:date="2026-01-01T00:00:00Z">
        <w:r>
          <w:delText xml:space="preserve">:</w:delText>
        </w:r>
      </w:del>
    </w:p>
    <w:p>
      <w:pPr>
        <w:pStyle w:val="BodyText"/>
      </w:pPr>
      <w:ins w:id="4829" w:author="PR Preview" w:date="2026-01-01T00:00:00Z">
        <w:r>
          <w:rPr>
            <w:b/>
            <w:bCs/>
          </w:rPr>
          <w:t xml:space="preserve">Theorem 6 (The cross-validation estimate, fold by fold)</w:t>
        </w:r>
      </w:ins>
      <w:ins w:id="4830" w:author="PR Preview" w:date="2026-01-01T00:00:00Z">
        <w:r>
          <w:t xml:space="preserve"> </w:t>
        </w:r>
      </w:ins>
      <w:ins w:id="4831" w:author="PR Preview" w:date="2026-01-01T00:00:00Z">
        <w:r>
          <w:t xml:space="preserve">The</w:t>
        </w:r>
      </w:ins>
      <w:ins w:id="4832" w:author="PR Preview" w:date="2026-01-01T00:00:00Z">
        <w:r>
          <w:t xml:space="preserve"> </w:t>
        </w:r>
      </w:ins>
      <w:hyperlink w:anchor="def-cv-estimate">
        <w:ins w:id="4833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4834" w:author="PR Preview" w:date="2026-01-01T00:00:00Z">
        <w:r>
          <w:t xml:space="preserve"> </w:t>
        </w:r>
      </w:ins>
      <w:ins w:id="4835" w:author="PR Preview" w:date="2026-01-01T00:00:00Z">
        <w:r>
          <w:t xml:space="preserve">sums,</w:t>
        </w:r>
      </w:ins>
      <w:ins w:id="4836" w:author="PR Preview" w:date="2026-01-01T00:00:00Z">
        <w:r>
          <w:t xml:space="preserve"> </w:t>
        </w:r>
      </w:ins>
      <w:ins w:id="4837" w:author="PR Preview" w:date="2026-01-01T00:00:00Z">
        <w:r>
          <w:t xml:space="preserve">fold by fold,</w:t>
        </w:r>
      </w:ins>
      <w:ins w:id="4838" w:author="PR Preview" w:date="2026-01-01T00:00:00Z">
        <w:r>
          <w:t xml:space="preserve"> </w:t>
        </w:r>
      </w:ins>
      <w:ins w:id="4839" w:author="PR Preview" w:date="2026-01-01T00:00:00Z">
        <w:r>
          <w:t xml:space="preserve">the squared errors of each fold’s observations</w:t>
        </w:r>
      </w:ins>
      <w:ins w:id="4840" w:author="PR Preview" w:date="2026-01-01T00:00:00Z">
        <w:r>
          <w:t xml:space="preserve"> </w:t>
        </w:r>
      </w:ins>
      <w:ins w:id="4841" w:author="PR Preview" w:date="2026-01-01T00:00:00Z">
        <w:r>
          <w:t xml:space="preserve">under the rule fitted without that</w:t>
        </w:r>
      </w:ins>
      <w:ins w:id="4842" w:author="PR Preview" w:date="2026-01-01T00:00:00Z">
        <w:r>
          <w:t xml:space="preserve"> </w:t>
        </w:r>
      </w:ins>
      <w:hyperlink w:anchor="def-folds">
        <w:ins w:id="4843" w:author="PR Preview" w:date="2026-01-01T00:00:00Z">
          <w:r>
            <w:rPr>
              <w:rStyle w:val="Hyperlink"/>
            </w:rPr>
            <w:t xml:space="preserve">fold</w:t>
          </w:r>
        </w:ins>
      </w:hyperlink>
      <w:ins w:id="4844" w:author="PR Preview" w:date="2026-01-01T00:00:00Z">
        <w:r>
          <w:t xml:space="preserve">,</w:t>
        </w:r>
      </w:ins>
      <w:ins w:id="4845" w:author="PR Preview" w:date="2026-01-01T00:00:00Z">
        <w:r>
          <w:t xml:space="preserve"> </w:t>
        </w:r>
      </w:ins>
      <w:ins w:id="4846" w:author="PR Preview" w:date="2026-01-01T00:00:00Z">
        <w:r>
          <w:t xml:space="preserve">and divides the total by</w:t>
        </w:r>
      </w:ins>
      <w:ins w:id="4847" w:author="PR Preview" w:date="2026-01-01T00:00:00Z">
        <w:r>
          <w:t xml:space="preserve"> </w:t>
        </w:r>
      </w:ins>
      <m:oMath>
        <m:r>
          <m:t>n</m:t>
        </m:r>
      </m:oMath>
      <w:ins w:id="4848" w:author="PR Preview" w:date="2026-01-01T00:00:00Z">
        <w:r>
          <w:t xml:space="preserve">:</w:t>
        </w:r>
      </w:ins>
    </w:p>
    <w:p>
      <w:pPr>
        <w:pStyle w:val="BodyText"/>
      </w:pPr>
      <w:bookmarkStart w:id="247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47"/>
    </w:p>
    <w:bookmarkEnd w:id="2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250" w:name="def-fold-mse"/>
    <w:p>
      <w:pPr>
        <w:pStyle w:val="BodyText"/>
      </w:pPr>
      <w:del w:id="4849" w:author="PR Preview" w:date="2026-01-01T00:00:00Z">
        <w:r>
          <w:rPr>
            <w:b/>
            <w:bCs/>
          </w:rPr>
          <w:delText xml:space="preserve">Definition 51 (Fold mean squared error)</w:delText>
        </w:r>
      </w:del>
      <w:del w:id="4850" w:author="PR Preview" w:date="2026-01-01T00:00:00Z">
        <w:r>
          <w:delText xml:space="preserve"> </w:delText>
        </w:r>
      </w:del>
      <w:del w:id="4851" w:author="PR Preview" w:date="2026-01-01T00:00:00Z">
        <w:r>
          <w:delText xml:space="preserve">The</w:delText>
        </w:r>
      </w:del>
      <w:del w:id="4852" w:author="PR Preview" w:date="2026-01-01T00:00:00Z">
        <w:r>
          <w:delText xml:space="preserve"> </w:delText>
        </w:r>
      </w:del>
      <w:del w:id="4853" w:author="PR Preview" w:date="2026-01-01T00:00:00Z">
        <w:r>
          <w:rPr>
            <w:b/>
            <w:bCs/>
          </w:rPr>
          <w:delText xml:space="preserve">fold mean squared error</w:delText>
        </w:r>
      </w:del>
      <w:del w:id="4854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del w:id="4855" w:author="PR Preview" w:date="2026-01-01T00:00:00Z">
        <w:r>
          <w:delText xml:space="preserve"> </w:delText>
        </w:r>
      </w:del>
      <w:del w:id="4856" w:author="PR Preview" w:date="2026-01-01T00:00:00Z">
        <w:r>
          <w:delText xml:space="preserve">of</w:delText>
        </w:r>
      </w:del>
      <w:del w:id="4857" w:author="PR Preview" w:date="2026-01-01T00:00:00Z">
        <w:r>
          <w:delText xml:space="preserve"> </w:delText>
        </w:r>
      </w:del>
      <w:hyperlink w:anchor="def-folds">
        <w:del w:id="4858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485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4860" w:author="PR Preview" w:date="2026-01-01T00:00:00Z">
        <w:r>
          <w:delText xml:space="preserve"> </w:delText>
        </w:r>
      </w:del>
      <w:del w:id="4861" w:author="PR Preview" w:date="2026-01-01T00:00:00Z">
        <w:r>
          <w:delText xml:space="preserve">is the</w:delText>
        </w:r>
      </w:del>
      <w:del w:id="4862" w:author="PR Preview" w:date="2026-01-01T00:00:00Z">
        <w:r>
          <w:delText xml:space="preserve"> </w:delText>
        </w:r>
      </w:del>
      <w:hyperlink r:id="rId77">
        <w:del w:id="4863" w:author="PR Preview" w:date="2026-01-01T00:00:00Z">
          <w:r>
            <w:rPr>
              <w:rStyle w:val="Hyperlink"/>
            </w:rPr>
            <w:delText xml:space="preserve">sMSE</w:delText>
          </w:r>
        </w:del>
      </w:hyperlink>
      <w:del w:id="4864" w:author="PR Preview" w:date="2026-01-01T00:00:00Z">
        <w:r>
          <w:delText xml:space="preserve"> </w:delText>
        </w:r>
      </w:del>
      <w:del w:id="4865" w:author="PR Preview" w:date="2026-01-01T00:00:00Z">
        <w:r>
          <w:delText xml:space="preserve">of the</w:delText>
        </w:r>
      </w:del>
      <w:del w:id="4866" w:author="PR Preview" w:date="2026-01-01T00:00:00Z">
        <w:r>
          <w:delText xml:space="preserve"> </w:delText>
        </w:r>
      </w:del>
      <w:hyperlink w:anchor="def-fold-out-rule">
        <w:del w:id="4867" w:author="PR Preview" w:date="2026-01-01T00:00:00Z">
          <w:r>
            <w:rPr>
              <w:rStyle w:val="Hyperlink"/>
            </w:rPr>
            <w:delText xml:space="preserve">fold-out rule</w:delText>
          </w:r>
        </w:del>
      </w:hyperlink>
      <w:del w:id="4868" w:author="PR Preview" w:date="2026-01-01T00:00:00Z">
        <w:r>
          <w:delText xml:space="preserve">’s predictions</w:delText>
        </w:r>
      </w:del>
      <w:del w:id="4869" w:author="PR Preview" w:date="2026-01-01T00:00:00Z">
        <w:r>
          <w:delText xml:space="preserve"> </w:delText>
        </w:r>
      </w:del>
      <w:del w:id="4870" w:author="PR Preview" w:date="2026-01-01T00:00:00Z">
        <w:r>
          <w:delText xml:space="preserve">for the</w:delText>
        </w:r>
      </w:del>
      <w:del w:id="4871" w:author="PR Preview" w:date="2026-01-01T00:00:00Z">
        <w:r>
          <w:delText xml:space="preserve"> </w:delText>
        </w:r>
      </w:del>
      <m:oMath>
        <m:sSub>
          <m:e>
            <m:r>
              <m:t>n</m:t>
            </m:r>
          </m:e>
          <m:sub>
            <m:r>
              <m:t>j</m:t>
            </m:r>
          </m:sub>
        </m:sSub>
      </m:oMath>
      <w:del w:id="4872" w:author="PR Preview" w:date="2026-01-01T00:00:00Z">
        <w:r>
          <w:delText xml:space="preserve"> </w:delText>
        </w:r>
      </w:del>
      <w:del w:id="4873" w:author="PR Preview" w:date="2026-01-01T00:00:00Z">
        <w:r>
          <w:delText xml:space="preserve">(</w:delText>
        </w:r>
      </w:del>
      <w:hyperlink w:anchor="def-fold-size">
        <w:del w:id="4874" w:author="PR Preview" w:date="2026-01-01T00:00:00Z">
          <w:r>
            <w:rPr>
              <w:rStyle w:val="Hyperlink"/>
            </w:rPr>
            <w:delText xml:space="preserve">fold size</w:delText>
          </w:r>
        </w:del>
      </w:hyperlink>
      <w:del w:id="4875" w:author="PR Preview" w:date="2026-01-01T00:00:00Z">
        <w:r>
          <w:delText xml:space="preserve">) observations in that fold:</w:delText>
        </w:r>
      </w:del>
    </w:p>
    <w:p>
      <w:pPr>
        <w:pStyle w:val="BodyText"/>
      </w:pPr>
      <w:ins w:id="4876" w:author="PR Preview" w:date="2026-01-01T00:00:00Z">
        <w:r>
          <w:rPr>
            <w:b/>
            <w:bCs/>
          </w:rPr>
          <w:t xml:space="preserve">Definition 52 (Fold mean squared error)</w:t>
        </w:r>
      </w:ins>
      <w:ins w:id="4877" w:author="PR Preview" w:date="2026-01-01T00:00:00Z">
        <w:r>
          <w:t xml:space="preserve"> </w:t>
        </w:r>
      </w:ins>
      <w:ins w:id="4878" w:author="PR Preview" w:date="2026-01-01T00:00:00Z">
        <w:r>
          <w:t xml:space="preserve">The</w:t>
        </w:r>
      </w:ins>
      <w:ins w:id="4879" w:author="PR Preview" w:date="2026-01-01T00:00:00Z">
        <w:r>
          <w:t xml:space="preserve"> </w:t>
        </w:r>
      </w:ins>
      <w:ins w:id="4880" w:author="PR Preview" w:date="2026-01-01T00:00:00Z">
        <w:r>
          <w:rPr>
            <w:b/>
            <w:bCs/>
          </w:rPr>
          <w:t xml:space="preserve">fold mean squared error</w:t>
        </w:r>
      </w:ins>
      <w:ins w:id="4881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ins w:id="4882" w:author="PR Preview" w:date="2026-01-01T00:00:00Z">
        <w:r>
          <w:t xml:space="preserve"> </w:t>
        </w:r>
      </w:ins>
      <w:ins w:id="4883" w:author="PR Preview" w:date="2026-01-01T00:00:00Z">
        <w:r>
          <w:t xml:space="preserve">of</w:t>
        </w:r>
      </w:ins>
      <w:ins w:id="4884" w:author="PR Preview" w:date="2026-01-01T00:00:00Z">
        <w:r>
          <w:t xml:space="preserve"> </w:t>
        </w:r>
      </w:ins>
      <w:hyperlink w:anchor="def-folds">
        <w:ins w:id="4885" w:author="PR Preview" w:date="2026-01-01T00:00:00Z">
          <w:r>
            <w:rPr>
              <w:rStyle w:val="Hyperlink"/>
            </w:rPr>
            <w:t xml:space="preserve">fold</w:t>
          </w:r>
        </w:ins>
      </w:hyperlink>
      <w:ins w:id="488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4887" w:author="PR Preview" w:date="2026-01-01T00:00:00Z">
        <w:r>
          <w:t xml:space="preserve"> </w:t>
        </w:r>
      </w:ins>
      <w:ins w:id="4888" w:author="PR Preview" w:date="2026-01-01T00:00:00Z">
        <w:r>
          <w:t xml:space="preserve">is the</w:t>
        </w:r>
      </w:ins>
      <w:ins w:id="4889" w:author="PR Preview" w:date="2026-01-01T00:00:00Z">
        <w:r>
          <w:t xml:space="preserve"> </w:t>
        </w:r>
      </w:ins>
      <w:hyperlink r:id="rId77">
        <w:ins w:id="4890" w:author="PR Preview" w:date="2026-01-01T00:00:00Z">
          <w:r>
            <w:rPr>
              <w:rStyle w:val="Hyperlink"/>
            </w:rPr>
            <w:t xml:space="preserve">sMSE</w:t>
          </w:r>
        </w:ins>
      </w:hyperlink>
      <w:ins w:id="4891" w:author="PR Preview" w:date="2026-01-01T00:00:00Z">
        <w:r>
          <w:t xml:space="preserve"> </w:t>
        </w:r>
      </w:ins>
      <w:ins w:id="4892" w:author="PR Preview" w:date="2026-01-01T00:00:00Z">
        <w:r>
          <w:t xml:space="preserve">of the</w:t>
        </w:r>
      </w:ins>
      <w:ins w:id="4893" w:author="PR Preview" w:date="2026-01-01T00:00:00Z">
        <w:r>
          <w:t xml:space="preserve"> </w:t>
        </w:r>
      </w:ins>
      <w:hyperlink w:anchor="def-fold-out-rule">
        <w:ins w:id="4894" w:author="PR Preview" w:date="2026-01-01T00:00:00Z">
          <w:r>
            <w:rPr>
              <w:rStyle w:val="Hyperlink"/>
            </w:rPr>
            <w:t xml:space="preserve">fold-out rule</w:t>
          </w:r>
        </w:ins>
      </w:hyperlink>
      <w:ins w:id="4895" w:author="PR Preview" w:date="2026-01-01T00:00:00Z">
        <w:r>
          <w:t xml:space="preserve">’s predictions</w:t>
        </w:r>
      </w:ins>
      <w:ins w:id="4896" w:author="PR Preview" w:date="2026-01-01T00:00:00Z">
        <w:r>
          <w:t xml:space="preserve"> </w:t>
        </w:r>
      </w:ins>
      <w:ins w:id="4897" w:author="PR Preview" w:date="2026-01-01T00:00:00Z">
        <w:r>
          <w:t xml:space="preserve">for the</w:t>
        </w:r>
      </w:ins>
      <w:ins w:id="4898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j</m:t>
            </m:r>
          </m:sub>
        </m:sSub>
      </m:oMath>
      <w:ins w:id="4899" w:author="PR Preview" w:date="2026-01-01T00:00:00Z">
        <w:r>
          <w:t xml:space="preserve"> </w:t>
        </w:r>
      </w:ins>
      <w:ins w:id="4900" w:author="PR Preview" w:date="2026-01-01T00:00:00Z">
        <w:r>
          <w:t xml:space="preserve">(</w:t>
        </w:r>
      </w:ins>
      <w:hyperlink w:anchor="def-fold-size">
        <w:ins w:id="4901" w:author="PR Preview" w:date="2026-01-01T00:00:00Z">
          <w:r>
            <w:rPr>
              <w:rStyle w:val="Hyperlink"/>
            </w:rPr>
            <w:t xml:space="preserve">fold size</w:t>
          </w:r>
        </w:ins>
      </w:hyperlink>
      <w:ins w:id="4902" w:author="PR Preview" w:date="2026-01-01T00:00:00Z">
        <w:r>
          <w:t xml:space="preserve">) observations in that fold:</w:t>
        </w:r>
      </w:ins>
    </w:p>
    <w:p>
      <w:pPr>
        <w:pStyle w:val="BodyText"/>
      </w:pPr>
      <w:bookmarkStart w:id="249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49"/>
    </w:p>
    <w:bookmarkEnd w:id="250"/>
    <w:bookmarkStart w:id="251" w:name="rem-source-fold-mse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mean squared error). </w:t>
      </w:r>
      <w:r>
        <w:t xml:space="preserve">James et al. (2021, sec. 5.1.3)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51"/>
    <w:bookmarkStart w:id="252" w:name="rem-cv-estimate"/>
    <w:p>
      <w:pPr>
        <w:pStyle w:val="BodyText"/>
      </w:pPr>
      <w:del w:id="4903" w:author="PR Preview" w:date="2026-01-01T00:00:00Z">
        <w:r>
          <w:rPr>
            <w:i/>
            <w:iCs/>
          </w:rPr>
          <w:delText xml:space="preserve">Remark 25</w:delText>
        </w:r>
      </w:del>
      <w:del w:id="4904" w:author="PR Preview" w:date="2026-01-01T00:00:00Z">
        <w:r>
          <w:delText xml:space="preserve"> (What the cross-validation estimate estimates). </w:delText>
        </w:r>
      </w:del>
      <w:del w:id="4905" w:author="PR Preview" w:date="2026-01-01T00:00:00Z">
        <w:r>
          <w:delText xml:space="preserve">Each prediction in</w:delText>
        </w:r>
      </w:del>
      <w:del w:id="4906" w:author="PR Preview" w:date="2026-01-01T00:00:00Z">
        <w:r>
          <w:delText xml:space="preserve"> </w:delText>
        </w:r>
      </w:del>
      <w:hyperlink w:anchor="eq-cv-estimate">
        <w:del w:id="4907" w:author="PR Preview" w:date="2026-01-01T00:00:00Z">
          <w:r>
            <w:rPr>
              <w:rStyle w:val="Hyperlink"/>
            </w:rPr>
            <w:delText xml:space="preserve">Equation 46</w:delText>
          </w:r>
        </w:del>
      </w:hyperlink>
      <w:del w:id="4908" w:author="PR Preview" w:date="2026-01-01T00:00:00Z">
        <w:r>
          <w:delText xml:space="preserve"> </w:delText>
        </w:r>
      </w:del>
      <w:del w:id="4909" w:author="PR Preview" w:date="2026-01-01T00:00:00Z">
        <w:r>
          <w:delText xml:space="preserve">comes from a rule</w:delText>
        </w:r>
      </w:del>
      <w:del w:id="4910" w:author="PR Preview" w:date="2026-01-01T00:00:00Z">
        <w:r>
          <w:delText xml:space="preserve"> </w:delText>
        </w:r>
      </w:del>
      <w:del w:id="4911" w:author="PR Preview" w:date="2026-01-01T00:00:00Z">
        <w:r>
          <w:delText xml:space="preserve">that did not see the observation it predicts,</w:delText>
        </w:r>
      </w:del>
      <w:del w:id="4912" w:author="PR Preview" w:date="2026-01-01T00:00:00Z">
        <w:r>
          <w:delText xml:space="preserve"> </w:delText>
        </w:r>
      </w:del>
      <w:del w:id="4913" w:author="PR Preview" w:date="2026-01-01T00:00:00Z">
        <w:r>
          <w:delText xml:space="preserve">so each squared error is scored as in</w:delText>
        </w:r>
      </w:del>
      <w:del w:id="4914" w:author="PR Preview" w:date="2026-01-01T00:00:00Z">
        <w:r>
          <w:delText xml:space="preserve"> </w:delText>
        </w:r>
      </w:del>
      <w:hyperlink w:anchor="thm-held-out-unbiased">
        <w:del w:id="4915" w:author="PR Preview" w:date="2026-01-01T00:00:00Z">
          <w:r>
            <w:rPr>
              <w:rStyle w:val="Hyperlink"/>
            </w:rPr>
            <w:delText xml:space="preserve">Theorem 4</w:delText>
          </w:r>
        </w:del>
      </w:hyperlink>
      <w:del w:id="4916" w:author="PR Preview" w:date="2026-01-01T00:00:00Z">
        <w:r>
          <w:delText xml:space="preserve">.</w:delText>
        </w:r>
      </w:del>
      <w:del w:id="4917" w:author="PR Preview" w:date="2026-01-01T00:00:00Z">
        <w:r>
          <w:delText xml:space="preserve"> </w:delText>
        </w:r>
      </w:del>
      <w:del w:id="4918" w:author="PR Preview" w:date="2026-01-01T00:00:00Z">
        <w:r>
          <w:delText xml:space="preserve">But the rule for fold</w:delText>
        </w:r>
      </w:del>
      <w:del w:id="491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4920" w:author="PR Preview" w:date="2026-01-01T00:00:00Z">
        <w:r>
          <w:delText xml:space="preserve"> </w:delText>
        </w:r>
      </w:del>
      <w:del w:id="4921" w:author="PR Preview" w:date="2026-01-01T00:00:00Z">
        <w:r>
          <w:delText xml:space="preserve">was fitted to</w:delText>
        </w:r>
      </w:del>
      <w:del w:id="4922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del w:id="4923" w:author="PR Preview" w:date="2026-01-01T00:00:00Z">
        <w:r>
          <w:delText xml:space="preserve"> </w:delText>
        </w:r>
      </w:del>
      <w:del w:id="4924" w:author="PR Preview" w:date="2026-01-01T00:00:00Z">
        <w:r>
          <w:delText xml:space="preserve">observations,</w:delText>
        </w:r>
      </w:del>
      <w:del w:id="4925" w:author="PR Preview" w:date="2026-01-01T00:00:00Z">
        <w:r>
          <w:delText xml:space="preserve"> </w:delText>
        </w:r>
      </w:del>
      <w:del w:id="4926" w:author="PR Preview" w:date="2026-01-01T00:00:00Z">
        <w:r>
          <w:delText xml:space="preserve">not</w:delText>
        </w:r>
      </w:del>
      <w:del w:id="4927" w:author="PR Preview" w:date="2026-01-01T00:00:00Z">
        <w:r>
          <w:delText xml:space="preserve"> </w:delText>
        </w:r>
      </w:del>
      <m:oMath>
        <m:r>
          <m:t>n</m:t>
        </m:r>
      </m:oMath>
      <w:del w:id="4928" w:author="PR Preview" w:date="2026-01-01T00:00:00Z">
        <w:r>
          <w:delText xml:space="preserve">,</w:delText>
        </w:r>
      </w:del>
      <w:del w:id="4929" w:author="PR Preview" w:date="2026-01-01T00:00:00Z">
        <w:r>
          <w:delText xml:space="preserve"> </w:delText>
        </w:r>
      </w:del>
      <w:del w:id="4930" w:author="PR Preview" w:date="2026-01-01T00:00:00Z">
        <w:r>
          <w:delText xml:space="preserve">and the</w:delText>
        </w:r>
      </w:del>
      <w:del w:id="4931" w:author="PR Preview" w:date="2026-01-01T00:00:00Z">
        <w:r>
          <w:delText xml:space="preserve"> </w:delText>
        </w:r>
      </w:del>
      <m:oMath>
        <m:r>
          <m:t>k</m:t>
        </m:r>
      </m:oMath>
      <w:del w:id="4932" w:author="PR Preview" w:date="2026-01-01T00:00:00Z">
        <w:r>
          <w:delText xml:space="preserve"> </w:delText>
        </w:r>
      </w:del>
      <w:del w:id="4933" w:author="PR Preview" w:date="2026-01-01T00:00:00Z">
        <w:r>
          <w:delText xml:space="preserve">rules differ from one another and from the rule fitted to all</w:delText>
        </w:r>
      </w:del>
      <w:del w:id="4934" w:author="PR Preview" w:date="2026-01-01T00:00:00Z">
        <w:r>
          <w:delText xml:space="preserve"> </w:delText>
        </w:r>
      </w:del>
      <m:oMath>
        <m:r>
          <m:t>n</m:t>
        </m:r>
      </m:oMath>
      <w:del w:id="4935" w:author="PR Preview" w:date="2026-01-01T00:00:00Z">
        <w:r>
          <w:delText xml:space="preserve">.</w:delText>
        </w:r>
      </w:del>
      <w:del w:id="4936" w:author="PR Preview" w:date="2026-01-01T00:00:00Z">
        <w:r>
          <w:delText xml:space="preserve"> </w:delText>
        </w:r>
      </w:del>
      <w:del w:id="4937" w:author="PR Preview" w:date="2026-01-01T00:00:00Z">
        <w:r>
          <w:delText xml:space="preserve">So</w:delText>
        </w:r>
      </w:del>
      <w:del w:id="4938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4939" w:author="PR Preview" w:date="2026-01-01T00:00:00Z">
        <w:r>
          <w:delText xml:space="preserve"> </w:delText>
        </w:r>
      </w:del>
      <w:del w:id="4940" w:author="PR Preview" w:date="2026-01-01T00:00:00Z">
        <w:r>
          <w:delText xml:space="preserve">estimates the</w:delText>
        </w:r>
      </w:del>
      <w:del w:id="4941" w:author="PR Preview" w:date="2026-01-01T00:00:00Z">
        <w:r>
          <w:delText xml:space="preserve"> </w:delText>
        </w:r>
      </w:del>
      <w:hyperlink w:anchor="def-expected-generalization-error">
        <w:del w:id="4942" w:author="PR Preview" w:date="2026-01-01T00:00:00Z">
          <w:r>
            <w:rPr>
              <w:rStyle w:val="Hyperlink"/>
            </w:rPr>
            <w:delText xml:space="preserve">expected generalization error</w:delText>
          </w:r>
        </w:del>
      </w:hyperlink>
      <w:del w:id="4943" w:author="PR Preview" w:date="2026-01-01T00:00:00Z">
        <w:r>
          <w:delText xml:space="preserve"> </w:delText>
        </w:r>
      </w:del>
      <w:del w:id="4944" w:author="PR Preview" w:date="2026-01-01T00:00:00Z">
        <w:r>
          <w:delText xml:space="preserve">of the fitting</w:delText>
        </w:r>
      </w:del>
      <w:del w:id="4945" w:author="PR Preview" w:date="2026-01-01T00:00:00Z">
        <w:r>
          <w:delText xml:space="preserve"> </w:delText>
        </w:r>
      </w:del>
      <w:del w:id="4946" w:author="PR Preview" w:date="2026-01-01T00:00:00Z">
        <w:r>
          <w:rPr>
            <w:i/>
            <w:iCs/>
          </w:rPr>
          <w:delText xml:space="preserve">procedure</w:delText>
        </w:r>
      </w:del>
      <w:del w:id="4947" w:author="PR Preview" w:date="2026-01-01T00:00:00Z">
        <w:r>
          <w:delText xml:space="preserve"> </w:delText>
        </w:r>
      </w:del>
      <m:oMath>
        <m:r>
          <m:t>g</m:t>
        </m:r>
      </m:oMath>
      <w:del w:id="4948" w:author="PR Preview" w:date="2026-01-01T00:00:00Z">
        <w:r>
          <w:delText xml:space="preserve"> </w:delText>
        </w:r>
      </w:del>
      <w:del w:id="4949" w:author="PR Preview" w:date="2026-01-01T00:00:00Z">
        <w:r>
          <w:delText xml:space="preserve">at the smaller training-set sizes</w:delText>
        </w:r>
      </w:del>
      <w:del w:id="4950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del w:id="4951" w:author="PR Preview" w:date="2026-01-01T00:00:00Z">
        <w:r>
          <w:delText xml:space="preserve">,</w:delText>
        </w:r>
      </w:del>
      <w:del w:id="4952" w:author="PR Preview" w:date="2026-01-01T00:00:00Z">
        <w:r>
          <w:delText xml:space="preserve"> </w:delText>
        </w:r>
      </w:del>
      <w:del w:id="4953" w:author="PR Preview" w:date="2026-01-01T00:00:00Z">
        <w:r>
          <w:delText xml:space="preserve">which is</w:delText>
        </w:r>
      </w:del>
      <w:del w:id="4954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del w:id="4955" w:author="PR Preview" w:date="2026-01-01T00:00:00Z">
        <w:r>
          <w:delText xml:space="preserve"> </w:delText>
        </w:r>
      </w:del>
      <w:del w:id="4956" w:author="PR Preview" w:date="2026-01-01T00:00:00Z">
        <w:r>
          <w:delText xml:space="preserve">when every fold has</w:delText>
        </w:r>
      </w:del>
      <w:del w:id="4957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/</m:t>
        </m:r>
        <m:r>
          <m:t>k</m:t>
        </m:r>
      </m:oMath>
      <w:del w:id="4958" w:author="PR Preview" w:date="2026-01-01T00:00:00Z">
        <w:r>
          <w:delText xml:space="preserve"> </w:delText>
        </w:r>
      </w:del>
      <w:del w:id="4959" w:author="PR Preview" w:date="2026-01-01T00:00:00Z">
        <w:r>
          <w:delText xml:space="preserve">observations,</w:delText>
        </w:r>
      </w:del>
      <w:del w:id="4960" w:author="PR Preview" w:date="2026-01-01T00:00:00Z">
        <w:r>
          <w:delText xml:space="preserve"> </w:delText>
        </w:r>
      </w:del>
      <w:del w:id="4961" w:author="PR Preview" w:date="2026-01-01T00:00:00Z">
        <w:r>
          <w:delText xml:space="preserve">rather than</w:delText>
        </w:r>
      </w:del>
      <w:del w:id="4962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4963" w:author="PR Preview" w:date="2026-01-01T00:00:00Z">
        <w:r>
          <w:delText xml:space="preserve"> </w:delText>
        </w:r>
      </w:del>
      <w:del w:id="4964" w:author="PR Preview" w:date="2026-01-01T00:00:00Z">
        <w:r>
          <w:delText xml:space="preserve">for the one rule fitted to all the data</w:delText>
        </w:r>
      </w:del>
      <w:del w:id="4965" w:author="PR Preview" w:date="2026-01-01T00:00:00Z">
        <w:r>
          <w:delText xml:space="preserve"> </w:delText>
        </w:r>
      </w:del>
      <w:del w:id="4966" w:author="PR Preview" w:date="2026-01-01T00:00:00Z">
        <w:r>
          <w:delText xml:space="preserve">(Hastie et al. 2009, sec. 7.12)</w:delText>
        </w:r>
      </w:del>
      <w:del w:id="4967" w:author="PR Preview" w:date="2026-01-01T00:00:00Z">
        <w:r>
          <w:delText xml:space="preserve">.</w:delText>
        </w:r>
      </w:del>
    </w:p>
    <w:p>
      <w:pPr>
        <w:pStyle w:val="BodyText"/>
      </w:pPr>
      <w:ins w:id="4968" w:author="PR Preview" w:date="2026-01-01T00:00:00Z">
        <w:r>
          <w:rPr>
            <w:i/>
            <w:iCs/>
          </w:rPr>
          <w:t xml:space="preserve">Remark 25</w:t>
        </w:r>
      </w:ins>
      <w:ins w:id="4969" w:author="PR Preview" w:date="2026-01-01T00:00:00Z">
        <w:r>
          <w:t xml:space="preserve"> (What the cross-validation estimate estimates). </w:t>
        </w:r>
      </w:ins>
      <w:ins w:id="4970" w:author="PR Preview" w:date="2026-01-01T00:00:00Z">
        <w:r>
          <w:t xml:space="preserve">Each prediction in</w:t>
        </w:r>
      </w:ins>
      <w:ins w:id="4971" w:author="PR Preview" w:date="2026-01-01T00:00:00Z">
        <w:r>
          <w:t xml:space="preserve"> </w:t>
        </w:r>
      </w:ins>
      <w:hyperlink w:anchor="eq-cv-estimate">
        <w:ins w:id="4972" w:author="PR Preview" w:date="2026-01-01T00:00:00Z">
          <w:r>
            <w:rPr>
              <w:rStyle w:val="Hyperlink"/>
            </w:rPr>
            <w:t xml:space="preserve">Equation 48</w:t>
          </w:r>
        </w:ins>
      </w:hyperlink>
      <w:ins w:id="4973" w:author="PR Preview" w:date="2026-01-01T00:00:00Z">
        <w:r>
          <w:t xml:space="preserve"> </w:t>
        </w:r>
      </w:ins>
      <w:ins w:id="4974" w:author="PR Preview" w:date="2026-01-01T00:00:00Z">
        <w:r>
          <w:t xml:space="preserve">comes from a rule</w:t>
        </w:r>
      </w:ins>
      <w:ins w:id="4975" w:author="PR Preview" w:date="2026-01-01T00:00:00Z">
        <w:r>
          <w:t xml:space="preserve"> </w:t>
        </w:r>
      </w:ins>
      <w:ins w:id="4976" w:author="PR Preview" w:date="2026-01-01T00:00:00Z">
        <w:r>
          <w:t xml:space="preserve">that did not see the observation it predicts,</w:t>
        </w:r>
      </w:ins>
      <w:ins w:id="4977" w:author="PR Preview" w:date="2026-01-01T00:00:00Z">
        <w:r>
          <w:t xml:space="preserve"> </w:t>
        </w:r>
      </w:ins>
      <w:ins w:id="4978" w:author="PR Preview" w:date="2026-01-01T00:00:00Z">
        <w:r>
          <w:t xml:space="preserve">so each squared error is scored as in</w:t>
        </w:r>
      </w:ins>
      <w:ins w:id="4979" w:author="PR Preview" w:date="2026-01-01T00:00:00Z">
        <w:r>
          <w:t xml:space="preserve"> </w:t>
        </w:r>
      </w:ins>
      <w:hyperlink w:anchor="thm-held-out-unbiased">
        <w:ins w:id="4980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4981" w:author="PR Preview" w:date="2026-01-01T00:00:00Z">
        <w:r>
          <w:t xml:space="preserve">.</w:t>
        </w:r>
      </w:ins>
      <w:ins w:id="4982" w:author="PR Preview" w:date="2026-01-01T00:00:00Z">
        <w:r>
          <w:t xml:space="preserve"> </w:t>
        </w:r>
      </w:ins>
      <w:ins w:id="4983" w:author="PR Preview" w:date="2026-01-01T00:00:00Z">
        <w:r>
          <w:t xml:space="preserve">But the rule for fold</w:t>
        </w:r>
      </w:ins>
      <w:ins w:id="498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4985" w:author="PR Preview" w:date="2026-01-01T00:00:00Z">
        <w:r>
          <w:t xml:space="preserve"> </w:t>
        </w:r>
      </w:ins>
      <w:ins w:id="4986" w:author="PR Preview" w:date="2026-01-01T00:00:00Z">
        <w:r>
          <w:t xml:space="preserve">was fitted to</w:t>
        </w:r>
      </w:ins>
      <w:ins w:id="4987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ins w:id="4988" w:author="PR Preview" w:date="2026-01-01T00:00:00Z">
        <w:r>
          <w:t xml:space="preserve"> </w:t>
        </w:r>
      </w:ins>
      <w:ins w:id="4989" w:author="PR Preview" w:date="2026-01-01T00:00:00Z">
        <w:r>
          <w:t xml:space="preserve">observations,</w:t>
        </w:r>
      </w:ins>
      <w:ins w:id="4990" w:author="PR Preview" w:date="2026-01-01T00:00:00Z">
        <w:r>
          <w:t xml:space="preserve"> </w:t>
        </w:r>
      </w:ins>
      <w:ins w:id="4991" w:author="PR Preview" w:date="2026-01-01T00:00:00Z">
        <w:r>
          <w:t xml:space="preserve">not</w:t>
        </w:r>
      </w:ins>
      <w:ins w:id="4992" w:author="PR Preview" w:date="2026-01-01T00:00:00Z">
        <w:r>
          <w:t xml:space="preserve"> </w:t>
        </w:r>
      </w:ins>
      <m:oMath>
        <m:r>
          <m:t>n</m:t>
        </m:r>
      </m:oMath>
      <w:ins w:id="4993" w:author="PR Preview" w:date="2026-01-01T00:00:00Z">
        <w:r>
          <w:t xml:space="preserve">,</w:t>
        </w:r>
      </w:ins>
      <w:ins w:id="4994" w:author="PR Preview" w:date="2026-01-01T00:00:00Z">
        <w:r>
          <w:t xml:space="preserve"> </w:t>
        </w:r>
      </w:ins>
      <w:ins w:id="4995" w:author="PR Preview" w:date="2026-01-01T00:00:00Z">
        <w:r>
          <w:t xml:space="preserve">and the</w:t>
        </w:r>
      </w:ins>
      <w:ins w:id="4996" w:author="PR Preview" w:date="2026-01-01T00:00:00Z">
        <w:r>
          <w:t xml:space="preserve"> </w:t>
        </w:r>
      </w:ins>
      <m:oMath>
        <m:r>
          <m:t>k</m:t>
        </m:r>
      </m:oMath>
      <w:ins w:id="4997" w:author="PR Preview" w:date="2026-01-01T00:00:00Z">
        <w:r>
          <w:t xml:space="preserve"> </w:t>
        </w:r>
      </w:ins>
      <w:ins w:id="4998" w:author="PR Preview" w:date="2026-01-01T00:00:00Z">
        <w:r>
          <w:t xml:space="preserve">rules differ from one another and from the rule fitted to all</w:t>
        </w:r>
      </w:ins>
      <w:ins w:id="4999" w:author="PR Preview" w:date="2026-01-01T00:00:00Z">
        <w:r>
          <w:t xml:space="preserve"> </w:t>
        </w:r>
      </w:ins>
      <m:oMath>
        <m:r>
          <m:t>n</m:t>
        </m:r>
      </m:oMath>
      <w:ins w:id="5000" w:author="PR Preview" w:date="2026-01-01T00:00:00Z">
        <w:r>
          <w:t xml:space="preserve">.</w:t>
        </w:r>
      </w:ins>
      <w:ins w:id="5001" w:author="PR Preview" w:date="2026-01-01T00:00:00Z">
        <w:r>
          <w:t xml:space="preserve"> </w:t>
        </w:r>
      </w:ins>
      <w:ins w:id="5002" w:author="PR Preview" w:date="2026-01-01T00:00:00Z">
        <w:r>
          <w:t xml:space="preserve">So</w:t>
        </w:r>
      </w:ins>
      <w:ins w:id="5003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5004" w:author="PR Preview" w:date="2026-01-01T00:00:00Z">
        <w:r>
          <w:t xml:space="preserve"> </w:t>
        </w:r>
      </w:ins>
      <w:ins w:id="5005" w:author="PR Preview" w:date="2026-01-01T00:00:00Z">
        <w:r>
          <w:t xml:space="preserve">estimates the</w:t>
        </w:r>
      </w:ins>
      <w:ins w:id="5006" w:author="PR Preview" w:date="2026-01-01T00:00:00Z">
        <w:r>
          <w:t xml:space="preserve"> </w:t>
        </w:r>
      </w:ins>
      <w:hyperlink w:anchor="def-expected-generalization-error">
        <w:ins w:id="5007" w:author="PR Preview" w:date="2026-01-01T00:00:00Z">
          <w:r>
            <w:rPr>
              <w:rStyle w:val="Hyperlink"/>
            </w:rPr>
            <w:t xml:space="preserve">expected generalization error</w:t>
          </w:r>
        </w:ins>
      </w:hyperlink>
      <w:ins w:id="5008" w:author="PR Preview" w:date="2026-01-01T00:00:00Z">
        <w:r>
          <w:t xml:space="preserve"> </w:t>
        </w:r>
      </w:ins>
      <w:ins w:id="5009" w:author="PR Preview" w:date="2026-01-01T00:00:00Z">
        <w:r>
          <w:t xml:space="preserve">of the fitting</w:t>
        </w:r>
      </w:ins>
      <w:ins w:id="5010" w:author="PR Preview" w:date="2026-01-01T00:00:00Z">
        <w:r>
          <w:t xml:space="preserve"> </w:t>
        </w:r>
      </w:ins>
      <w:ins w:id="5011" w:author="PR Preview" w:date="2026-01-01T00:00:00Z">
        <w:r>
          <w:rPr>
            <w:i/>
            <w:iCs/>
          </w:rPr>
          <w:t xml:space="preserve">procedure</w:t>
        </w:r>
      </w:ins>
      <w:ins w:id="5012" w:author="PR Preview" w:date="2026-01-01T00:00:00Z">
        <w:r>
          <w:t xml:space="preserve"> </w:t>
        </w:r>
      </w:ins>
      <m:oMath>
        <m:r>
          <m:t>g</m:t>
        </m:r>
      </m:oMath>
      <w:ins w:id="5013" w:author="PR Preview" w:date="2026-01-01T00:00:00Z">
        <w:r>
          <w:t xml:space="preserve"> </w:t>
        </w:r>
      </w:ins>
      <w:ins w:id="5014" w:author="PR Preview" w:date="2026-01-01T00:00:00Z">
        <w:r>
          <w:t xml:space="preserve">at the smaller training-set sizes</w:t>
        </w:r>
      </w:ins>
      <w:ins w:id="5015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ins w:id="5016" w:author="PR Preview" w:date="2026-01-01T00:00:00Z">
        <w:r>
          <w:t xml:space="preserve">,</w:t>
        </w:r>
      </w:ins>
      <w:ins w:id="5017" w:author="PR Preview" w:date="2026-01-01T00:00:00Z">
        <w:r>
          <w:t xml:space="preserve"> </w:t>
        </w:r>
      </w:ins>
      <w:ins w:id="5018" w:author="PR Preview" w:date="2026-01-01T00:00:00Z">
        <w:r>
          <w:t xml:space="preserve">which is</w:t>
        </w:r>
      </w:ins>
      <w:ins w:id="5019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ins w:id="5020" w:author="PR Preview" w:date="2026-01-01T00:00:00Z">
        <w:r>
          <w:t xml:space="preserve"> </w:t>
        </w:r>
      </w:ins>
      <w:ins w:id="5021" w:author="PR Preview" w:date="2026-01-01T00:00:00Z">
        <w:r>
          <w:t xml:space="preserve">when every fold has</w:t>
        </w:r>
      </w:ins>
      <w:ins w:id="5022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/</m:t>
        </m:r>
        <m:r>
          <m:t>k</m:t>
        </m:r>
      </m:oMath>
      <w:ins w:id="5023" w:author="PR Preview" w:date="2026-01-01T00:00:00Z">
        <w:r>
          <w:t xml:space="preserve"> </w:t>
        </w:r>
      </w:ins>
      <w:ins w:id="5024" w:author="PR Preview" w:date="2026-01-01T00:00:00Z">
        <w:r>
          <w:t xml:space="preserve">observations,</w:t>
        </w:r>
      </w:ins>
      <w:ins w:id="5025" w:author="PR Preview" w:date="2026-01-01T00:00:00Z">
        <w:r>
          <w:t xml:space="preserve"> </w:t>
        </w:r>
      </w:ins>
      <w:ins w:id="5026" w:author="PR Preview" w:date="2026-01-01T00:00:00Z">
        <w:r>
          <w:t xml:space="preserve">rather than</w:t>
        </w:r>
      </w:ins>
      <w:ins w:id="5027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5028" w:author="PR Preview" w:date="2026-01-01T00:00:00Z">
        <w:r>
          <w:t xml:space="preserve"> </w:t>
        </w:r>
      </w:ins>
      <w:ins w:id="5029" w:author="PR Preview" w:date="2026-01-01T00:00:00Z">
        <w:r>
          <w:t xml:space="preserve">for the one rule fitted to all the data</w:t>
        </w:r>
      </w:ins>
      <w:ins w:id="5030" w:author="PR Preview" w:date="2026-01-01T00:00:00Z">
        <w:r>
          <w:t xml:space="preserve"> </w:t>
        </w:r>
      </w:ins>
      <w:ins w:id="5031" w:author="PR Preview" w:date="2026-01-01T00:00:00Z">
        <w:r>
          <w:t xml:space="preserve">(Hastie et al. 2009, sec. 7.12)</w:t>
        </w:r>
      </w:ins>
      <w:ins w:id="5032" w:author="PR Preview" w:date="2026-01-01T00:00:00Z">
        <w:r>
          <w:t xml:space="preserve">.</w:t>
        </w:r>
      </w:ins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252"/>
    <w:bookmarkStart w:id="253" w:name="rem-choosing-k"/>
    <w:p>
      <w:pPr>
        <w:pStyle w:val="BodyText"/>
      </w:pPr>
      <w:r>
        <w:rPr>
          <w:i/>
          <w:iCs/>
        </w:rPr>
        <w:t xml:space="preserve">Remark 26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del w:id="5033" w:author="PR Preview" w:date="2026-01-01T00:00:00Z">
        <w:r>
          <w:rPr>
            <w:b/>
            <w:bCs/>
          </w:rPr>
          <w:delText xml:space="preserve">Bias.</w:delText>
        </w:r>
      </w:del>
      <w:del w:id="5034" w:author="PR Preview" w:date="2026-01-01T00:00:00Z">
        <w:r>
          <w:delText xml:space="preserve"> </w:delText>
        </w:r>
      </w:del>
      <w:del w:id="5035" w:author="PR Preview" w:date="2026-01-01T00:00:00Z">
        <w:r>
          <w:delText xml:space="preserve">Each rule in</w:delText>
        </w:r>
      </w:del>
      <w:del w:id="5036" w:author="PR Preview" w:date="2026-01-01T00:00:00Z">
        <w:r>
          <w:delText xml:space="preserve"> </w:delText>
        </w:r>
      </w:del>
      <w:hyperlink w:anchor="eq-cv-estimate">
        <w:del w:id="5037" w:author="PR Preview" w:date="2026-01-01T00:00:00Z">
          <w:r>
            <w:rPr>
              <w:rStyle w:val="Hyperlink"/>
            </w:rPr>
            <w:delText xml:space="preserve">Equation 46</w:delText>
          </w:r>
        </w:del>
      </w:hyperlink>
      <w:del w:id="5038" w:author="PR Preview" w:date="2026-01-01T00:00:00Z">
        <w:r>
          <w:delText xml:space="preserve"> </w:delText>
        </w:r>
      </w:del>
      <w:del w:id="5039" w:author="PR Preview" w:date="2026-01-01T00:00:00Z">
        <w:r>
          <w:delText xml:space="preserve">is fitted to about</w:delText>
        </w:r>
      </w:del>
      <w:del w:id="5040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del w:id="5041" w:author="PR Preview" w:date="2026-01-01T00:00:00Z">
        <w:r>
          <w:delText xml:space="preserve"> </w:delText>
        </w:r>
      </w:del>
      <w:del w:id="5042" w:author="PR Preview" w:date="2026-01-01T00:00:00Z">
        <w:r>
          <w:delText xml:space="preserve">observations.</w:delText>
        </w:r>
      </w:del>
      <w:del w:id="5043" w:author="PR Preview" w:date="2026-01-01T00:00:00Z">
        <w:r>
          <w:delText xml:space="preserve"> </w:delText>
        </w:r>
      </w:del>
      <w:del w:id="5044" w:author="PR Preview" w:date="2026-01-01T00:00:00Z">
        <w:r>
          <w:delText xml:space="preserve">A rule fitted to fewer observations usually predicts worse,</w:delText>
        </w:r>
      </w:del>
      <w:del w:id="5045" w:author="PR Preview" w:date="2026-01-01T00:00:00Z">
        <w:r>
          <w:delText xml:space="preserve"> </w:delText>
        </w:r>
      </w:del>
      <w:del w:id="5046" w:author="PR Preview" w:date="2026-01-01T00:00:00Z">
        <w:r>
          <w:delText xml:space="preserve">so</w:delText>
        </w:r>
      </w:del>
      <w:del w:id="5047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5048" w:author="PR Preview" w:date="2026-01-01T00:00:00Z">
        <w:r>
          <w:delText xml:space="preserve"> </w:delText>
        </w:r>
      </w:del>
      <w:del w:id="5049" w:author="PR Preview" w:date="2026-01-01T00:00:00Z">
        <w:r>
          <w:delText xml:space="preserve">tends to overstate the expected generalization error of a rule fitted to all</w:delText>
        </w:r>
      </w:del>
      <w:del w:id="5050" w:author="PR Preview" w:date="2026-01-01T00:00:00Z">
        <w:r>
          <w:delText xml:space="preserve"> </w:delText>
        </w:r>
      </w:del>
      <m:oMath>
        <m:r>
          <m:t>n</m:t>
        </m:r>
      </m:oMath>
      <w:del w:id="5051" w:author="PR Preview" w:date="2026-01-01T00:00:00Z">
        <w:r>
          <w:delText xml:space="preserve">.</w:delText>
        </w:r>
      </w:del>
      <w:del w:id="5052" w:author="PR Preview" w:date="2026-01-01T00:00:00Z">
        <w:r>
          <w:delText xml:space="preserve"> </w:delText>
        </w:r>
      </w:del>
      <w:del w:id="5053" w:author="PR Preview" w:date="2026-01-01T00:00:00Z">
        <w:r>
          <w:delText xml:space="preserve">The overstatement shrinks as</w:delText>
        </w:r>
      </w:del>
      <w:del w:id="5054" w:author="PR Preview" w:date="2026-01-01T00:00:00Z">
        <w:r>
          <w:delText xml:space="preserve"> </w:delText>
        </w:r>
      </w:del>
      <m:oMath>
        <m:r>
          <m:t>k</m:t>
        </m:r>
      </m:oMath>
      <w:del w:id="5055" w:author="PR Preview" w:date="2026-01-01T00:00:00Z">
        <w:r>
          <w:delText xml:space="preserve"> </w:delText>
        </w:r>
      </w:del>
      <w:del w:id="5056" w:author="PR Preview" w:date="2026-01-01T00:00:00Z">
        <w:r>
          <w:delText xml:space="preserve">grows.</w:delText>
        </w:r>
      </w:del>
    </w:p>
    <w:p>
      <w:pPr>
        <w:pStyle w:val="Compact"/>
        <w:numPr>
          <w:ilvl w:val="0"/>
          <w:numId w:val="1014"/>
        </w:numPr>
      </w:pPr>
      <w:ins w:id="5057" w:author="PR Preview" w:date="2026-01-01T00:00:00Z">
        <w:r>
          <w:rPr>
            <w:b/>
            <w:bCs/>
          </w:rPr>
          <w:t xml:space="preserve">Bias.</w:t>
        </w:r>
      </w:ins>
      <w:ins w:id="5058" w:author="PR Preview" w:date="2026-01-01T00:00:00Z">
        <w:r>
          <w:t xml:space="preserve"> </w:t>
        </w:r>
      </w:ins>
      <w:ins w:id="5059" w:author="PR Preview" w:date="2026-01-01T00:00:00Z">
        <w:r>
          <w:t xml:space="preserve">Each rule in</w:t>
        </w:r>
      </w:ins>
      <w:ins w:id="5060" w:author="PR Preview" w:date="2026-01-01T00:00:00Z">
        <w:r>
          <w:t xml:space="preserve"> </w:t>
        </w:r>
      </w:ins>
      <w:hyperlink w:anchor="eq-cv-estimate">
        <w:ins w:id="5061" w:author="PR Preview" w:date="2026-01-01T00:00:00Z">
          <w:r>
            <w:rPr>
              <w:rStyle w:val="Hyperlink"/>
            </w:rPr>
            <w:t xml:space="preserve">Equation 48</w:t>
          </w:r>
        </w:ins>
      </w:hyperlink>
      <w:ins w:id="5062" w:author="PR Preview" w:date="2026-01-01T00:00:00Z">
        <w:r>
          <w:t xml:space="preserve"> </w:t>
        </w:r>
      </w:ins>
      <w:ins w:id="5063" w:author="PR Preview" w:date="2026-01-01T00:00:00Z">
        <w:r>
          <w:t xml:space="preserve">is fitted to about</w:t>
        </w:r>
      </w:ins>
      <w:ins w:id="5064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ins w:id="5065" w:author="PR Preview" w:date="2026-01-01T00:00:00Z">
        <w:r>
          <w:t xml:space="preserve"> </w:t>
        </w:r>
      </w:ins>
      <w:ins w:id="5066" w:author="PR Preview" w:date="2026-01-01T00:00:00Z">
        <w:r>
          <w:t xml:space="preserve">observations.</w:t>
        </w:r>
      </w:ins>
      <w:ins w:id="5067" w:author="PR Preview" w:date="2026-01-01T00:00:00Z">
        <w:r>
          <w:t xml:space="preserve"> </w:t>
        </w:r>
      </w:ins>
      <w:ins w:id="5068" w:author="PR Preview" w:date="2026-01-01T00:00:00Z">
        <w:r>
          <w:t xml:space="preserve">A rule fitted to fewer observations usually predicts worse,</w:t>
        </w:r>
      </w:ins>
      <w:ins w:id="5069" w:author="PR Preview" w:date="2026-01-01T00:00:00Z">
        <w:r>
          <w:t xml:space="preserve"> </w:t>
        </w:r>
      </w:ins>
      <w:ins w:id="5070" w:author="PR Preview" w:date="2026-01-01T00:00:00Z">
        <w:r>
          <w:t xml:space="preserve">so</w:t>
        </w:r>
      </w:ins>
      <w:ins w:id="5071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5072" w:author="PR Preview" w:date="2026-01-01T00:00:00Z">
        <w:r>
          <w:t xml:space="preserve"> </w:t>
        </w:r>
      </w:ins>
      <w:ins w:id="5073" w:author="PR Preview" w:date="2026-01-01T00:00:00Z">
        <w:r>
          <w:t xml:space="preserve">tends to overstate the expected generalization error of a rule fitted to all</w:t>
        </w:r>
      </w:ins>
      <w:ins w:id="5074" w:author="PR Preview" w:date="2026-01-01T00:00:00Z">
        <w:r>
          <w:t xml:space="preserve"> </w:t>
        </w:r>
      </w:ins>
      <m:oMath>
        <m:r>
          <m:t>n</m:t>
        </m:r>
      </m:oMath>
      <w:ins w:id="5075" w:author="PR Preview" w:date="2026-01-01T00:00:00Z">
        <w:r>
          <w:t xml:space="preserve">.</w:t>
        </w:r>
      </w:ins>
      <w:ins w:id="5076" w:author="PR Preview" w:date="2026-01-01T00:00:00Z">
        <w:r>
          <w:t xml:space="preserve"> </w:t>
        </w:r>
      </w:ins>
      <w:ins w:id="5077" w:author="PR Preview" w:date="2026-01-01T00:00:00Z">
        <w:r>
          <w:t xml:space="preserve">The overstatement shrinks as</w:t>
        </w:r>
      </w:ins>
      <w:ins w:id="5078" w:author="PR Preview" w:date="2026-01-01T00:00:00Z">
        <w:r>
          <w:t xml:space="preserve"> </w:t>
        </w:r>
      </w:ins>
      <m:oMath>
        <m:r>
          <m:t>k</m:t>
        </m:r>
      </m:oMath>
      <w:ins w:id="5079" w:author="PR Preview" w:date="2026-01-01T00:00:00Z">
        <w:r>
          <w:t xml:space="preserve"> </w:t>
        </w:r>
      </w:ins>
      <w:ins w:id="5080" w:author="PR Preview" w:date="2026-01-01T00:00:00Z">
        <w:r>
          <w:t xml:space="preserve">grows.</w:t>
        </w:r>
      </w:ins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53"/>
    <w:bookmarkStart w:id="258" w:name="exm-kfold-simulated"/>
    <w:p>
      <w:pPr>
        <w:pStyle w:val="BodyText"/>
      </w:pPr>
      <w:del w:id="5081" w:author="PR Preview" w:date="2026-01-01T00:00:00Z">
        <w:r>
          <w:rPr>
            <w:b/>
            <w:bCs/>
          </w:rPr>
          <w:delText xml:space="preserve">Example 27 (Cross-validation versus the generalization error)</w:delText>
        </w:r>
      </w:del>
      <w:del w:id="5082" w:author="PR Preview" w:date="2026-01-01T00:00:00Z">
        <w:r>
          <w:delText xml:space="preserve"> </w:delText>
        </w:r>
      </w:del>
      <w:del w:id="5083" w:author="PR Preview" w:date="2026-01-01T00:00:00Z">
        <w:r>
          <w:delText xml:space="preserve">This example applies</w:delText>
        </w:r>
      </w:del>
      <w:del w:id="5084" w:author="PR Preview" w:date="2026-01-01T00:00:00Z">
        <w:r>
          <w:delText xml:space="preserve"> </w:delText>
        </w:r>
      </w:del>
      <w:hyperlink w:anchor="def-kfold">
        <m:oMath>
          <m:r>
            <m:t>k</m:t>
          </m:r>
        </m:oMath>
        <w:del w:id="5085" w:author="PR Preview" w:date="2026-01-01T00:00:00Z">
          <w:r>
            <w:rPr>
              <w:rStyle w:val="Hyperlink"/>
            </w:rPr>
            <w:delText xml:space="preserve">-fold cross-validation</w:delText>
          </w:r>
        </w:del>
      </w:hyperlink>
      <w:del w:id="5086" w:author="PR Preview" w:date="2026-01-01T00:00:00Z">
        <w:r>
          <w:delText xml:space="preserve"> </w:delText>
        </w:r>
      </w:del>
      <w:del w:id="5087" w:author="PR Preview" w:date="2026-01-01T00:00:00Z">
        <w:r>
          <w:delText xml:space="preserve">with</w:delText>
        </w:r>
      </w:del>
      <w:del w:id="5088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5</m:t>
        </m:r>
      </m:oMath>
      <w:del w:id="5089" w:author="PR Preview" w:date="2026-01-01T00:00:00Z">
        <w:r>
          <w:delText xml:space="preserve"> </w:delText>
        </w:r>
      </w:del>
      <w:del w:id="5090" w:author="PR Preview" w:date="2026-01-01T00:00:00Z">
        <w:r>
          <w:delText xml:space="preserve">to the simulated training set of</w:delText>
        </w:r>
      </w:del>
      <w:del w:id="5091" w:author="PR Preview" w:date="2026-01-01T00:00:00Z">
        <w:r>
          <w:delText xml:space="preserve"> </w:delText>
        </w:r>
      </w:del>
      <w:hyperlink w:anchor="exm-train-test-error-simulated">
        <w:del w:id="5092" w:author="PR Preview" w:date="2026-01-01T00:00:00Z">
          <w:r>
            <w:rPr>
              <w:rStyle w:val="Hyperlink"/>
            </w:rPr>
            <w:delText xml:space="preserve">Example 22</w:delText>
          </w:r>
        </w:del>
      </w:hyperlink>
      <w:del w:id="5093" w:author="PR Preview" w:date="2026-01-01T00:00:00Z">
        <w:r>
          <w:delText xml:space="preserve">,</w:delText>
        </w:r>
      </w:del>
      <w:del w:id="5094" w:author="PR Preview" w:date="2026-01-01T00:00:00Z">
        <w:r>
          <w:delText xml:space="preserve"> </w:delText>
        </w:r>
      </w:del>
      <w:del w:id="5095" w:author="PR Preview" w:date="2026-01-01T00:00:00Z">
        <w:r>
          <w:delText xml:space="preserve">using only those 30 observations.</w:delText>
        </w:r>
      </w:del>
      <w:del w:id="5096" w:author="PR Preview" w:date="2026-01-01T00:00:00Z">
        <w:r>
          <w:delText xml:space="preserve"> </w:delText>
        </w:r>
      </w:del>
      <w:del w:id="5097" w:author="PR Preview" w:date="2026-01-01T00:00:00Z">
        <w:r>
          <w:delText xml:space="preserve">The function</w:delText>
        </w:r>
      </w:del>
      <w:del w:id="5098" w:author="PR Preview" w:date="2026-01-01T00:00:00Z">
        <w:r>
          <w:delText xml:space="preserve"> </w:delText>
        </w:r>
      </w:del>
      <w:del w:id="5099" w:author="PR Preview" w:date="2026-01-01T00:00:00Z">
        <w:r>
          <w:rPr>
            <w:rStyle w:val="VerbatimChar"/>
          </w:rPr>
          <w:delText xml:space="preserve">assign_folds()</w:delText>
        </w:r>
      </w:del>
      <w:del w:id="5100" w:author="PR Preview" w:date="2026-01-01T00:00:00Z">
        <w:r>
          <w:delText xml:space="preserve"> </w:delText>
        </w:r>
      </w:del>
      <w:del w:id="5101" w:author="PR Preview" w:date="2026-01-01T00:00:00Z">
        <w:r>
          <w:delText xml:space="preserve">assigns each observation to a fold at random,</w:delText>
        </w:r>
      </w:del>
      <w:del w:id="5102" w:author="PR Preview" w:date="2026-01-01T00:00:00Z">
        <w:r>
          <w:delText xml:space="preserve"> </w:delText>
        </w:r>
      </w:del>
      <w:del w:id="5103" w:author="PR Preview" w:date="2026-01-01T00:00:00Z">
        <w:r>
          <w:rPr>
            <w:rStyle w:val="VerbatimChar"/>
          </w:rPr>
          <w:delText xml:space="preserve">cv_squared_errors()</w:delText>
        </w:r>
      </w:del>
      <w:del w:id="5104" w:author="PR Preview" w:date="2026-01-01T00:00:00Z">
        <w:r>
          <w:delText xml:space="preserve"> </w:delText>
        </w:r>
      </w:del>
      <w:del w:id="5105" w:author="PR Preview" w:date="2026-01-01T00:00:00Z">
        <w:r>
          <w:delText xml:space="preserve">fits the model once per fold without that fold</w:delText>
        </w:r>
      </w:del>
      <w:del w:id="5106" w:author="PR Preview" w:date="2026-01-01T00:00:00Z">
        <w:r>
          <w:delText xml:space="preserve"> </w:delText>
        </w:r>
      </w:del>
      <w:del w:id="5107" w:author="PR Preview" w:date="2026-01-01T00:00:00Z">
        <w:r>
          <w:delText xml:space="preserve">and returns each observation’s squared prediction error,</w:delText>
        </w:r>
      </w:del>
      <w:del w:id="5108" w:author="PR Preview" w:date="2026-01-01T00:00:00Z">
        <w:r>
          <w:delText xml:space="preserve"> </w:delText>
        </w:r>
      </w:del>
      <w:del w:id="5109" w:author="PR Preview" w:date="2026-01-01T00:00:00Z">
        <w:r>
          <w:delText xml:space="preserve">and</w:delText>
        </w:r>
      </w:del>
      <w:del w:id="5110" w:author="PR Preview" w:date="2026-01-01T00:00:00Z">
        <w:r>
          <w:delText xml:space="preserve"> </w:delText>
        </w:r>
      </w:del>
      <w:del w:id="5111" w:author="PR Preview" w:date="2026-01-01T00:00:00Z">
        <w:r>
          <w:rPr>
            <w:rStyle w:val="VerbatimChar"/>
          </w:rPr>
          <w:delText xml:space="preserve">cv_mse()</w:delText>
        </w:r>
      </w:del>
      <w:del w:id="5112" w:author="PR Preview" w:date="2026-01-01T00:00:00Z">
        <w:r>
          <w:delText xml:space="preserve"> </w:delText>
        </w:r>
      </w:del>
      <w:del w:id="5113" w:author="PR Preview" w:date="2026-01-01T00:00:00Z">
        <w:r>
          <w:delText xml:space="preserve">averages them, which is</w:delText>
        </w:r>
      </w:del>
      <w:del w:id="5114" w:author="PR Preview" w:date="2026-01-01T00:00:00Z">
        <w:r>
          <w:delText xml:space="preserve"> </w:delText>
        </w:r>
      </w:del>
      <w:hyperlink w:anchor="eq-cv-estimate">
        <w:del w:id="5115" w:author="PR Preview" w:date="2026-01-01T00:00:00Z">
          <w:r>
            <w:rPr>
              <w:rStyle w:val="Hyperlink"/>
            </w:rPr>
            <w:delText xml:space="preserve">Equation 46</w:delText>
          </w:r>
        </w:del>
      </w:hyperlink>
      <w:del w:id="5116" w:author="PR Preview" w:date="2026-01-01T00:00:00Z">
        <w:r>
          <w:delText xml:space="preserve">.</w:delText>
        </w:r>
      </w:del>
    </w:p>
    <w:p>
      <w:pPr>
        <w:pStyle w:val="BodyText"/>
      </w:pPr>
      <w:ins w:id="5117" w:author="PR Preview" w:date="2026-01-01T00:00:00Z">
        <w:r>
          <w:rPr>
            <w:b/>
            <w:bCs/>
          </w:rPr>
          <w:t xml:space="preserve">Example 29 (Cross-validation versus the generalization error)</w:t>
        </w:r>
      </w:ins>
      <w:ins w:id="5118" w:author="PR Preview" w:date="2026-01-01T00:00:00Z">
        <w:r>
          <w:t xml:space="preserve"> </w:t>
        </w:r>
      </w:ins>
      <w:ins w:id="5119" w:author="PR Preview" w:date="2026-01-01T00:00:00Z">
        <w:r>
          <w:t xml:space="preserve">This example applies</w:t>
        </w:r>
      </w:ins>
      <w:ins w:id="5120" w:author="PR Preview" w:date="2026-01-01T00:00:00Z">
        <w:r>
          <w:t xml:space="preserve"> </w:t>
        </w:r>
      </w:ins>
      <w:hyperlink w:anchor="def-kfold">
        <m:oMath>
          <m:r>
            <m:t>k</m:t>
          </m:r>
        </m:oMath>
        <w:ins w:id="5121" w:author="PR Preview" w:date="2026-01-01T00:00:00Z">
          <w:r>
            <w:rPr>
              <w:rStyle w:val="Hyperlink"/>
            </w:rPr>
            <w:t xml:space="preserve">-fold cross-validation</w:t>
          </w:r>
        </w:ins>
      </w:hyperlink>
      <w:ins w:id="5122" w:author="PR Preview" w:date="2026-01-01T00:00:00Z">
        <w:r>
          <w:t xml:space="preserve"> </w:t>
        </w:r>
      </w:ins>
      <w:ins w:id="5123" w:author="PR Preview" w:date="2026-01-01T00:00:00Z">
        <w:r>
          <w:t xml:space="preserve">with</w:t>
        </w:r>
      </w:ins>
      <w:ins w:id="5124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5</m:t>
        </m:r>
      </m:oMath>
      <w:ins w:id="5125" w:author="PR Preview" w:date="2026-01-01T00:00:00Z">
        <w:r>
          <w:t xml:space="preserve"> </w:t>
        </w:r>
      </w:ins>
      <w:ins w:id="5126" w:author="PR Preview" w:date="2026-01-01T00:00:00Z">
        <w:r>
          <w:t xml:space="preserve">to the simulated training set of</w:t>
        </w:r>
      </w:ins>
      <w:ins w:id="5127" w:author="PR Preview" w:date="2026-01-01T00:00:00Z">
        <w:r>
          <w:t xml:space="preserve"> </w:t>
        </w:r>
      </w:ins>
      <w:hyperlink w:anchor="exm-train-test-error-simulated">
        <w:ins w:id="5128" w:author="PR Preview" w:date="2026-01-01T00:00:00Z">
          <w:r>
            <w:rPr>
              <w:rStyle w:val="Hyperlink"/>
            </w:rPr>
            <w:t xml:space="preserve">Example 24</w:t>
          </w:r>
        </w:ins>
      </w:hyperlink>
      <w:ins w:id="5129" w:author="PR Preview" w:date="2026-01-01T00:00:00Z">
        <w:r>
          <w:t xml:space="preserve">,</w:t>
        </w:r>
      </w:ins>
      <w:ins w:id="5130" w:author="PR Preview" w:date="2026-01-01T00:00:00Z">
        <w:r>
          <w:t xml:space="preserve"> </w:t>
        </w:r>
      </w:ins>
      <w:ins w:id="5131" w:author="PR Preview" w:date="2026-01-01T00:00:00Z">
        <w:r>
          <w:t xml:space="preserve">using only those 30 observations.</w:t>
        </w:r>
      </w:ins>
      <w:ins w:id="5132" w:author="PR Preview" w:date="2026-01-01T00:00:00Z">
        <w:r>
          <w:t xml:space="preserve"> </w:t>
        </w:r>
      </w:ins>
      <w:ins w:id="5133" w:author="PR Preview" w:date="2026-01-01T00:00:00Z">
        <w:r>
          <w:t xml:space="preserve">The function</w:t>
        </w:r>
      </w:ins>
      <w:ins w:id="5134" w:author="PR Preview" w:date="2026-01-01T00:00:00Z">
        <w:r>
          <w:t xml:space="preserve"> </w:t>
        </w:r>
      </w:ins>
      <w:ins w:id="5135" w:author="PR Preview" w:date="2026-01-01T00:00:00Z">
        <w:r>
          <w:rPr>
            <w:rStyle w:val="VerbatimChar"/>
          </w:rPr>
          <w:t xml:space="preserve">assign_folds()</w:t>
        </w:r>
      </w:ins>
      <w:ins w:id="5136" w:author="PR Preview" w:date="2026-01-01T00:00:00Z">
        <w:r>
          <w:t xml:space="preserve"> </w:t>
        </w:r>
      </w:ins>
      <w:ins w:id="5137" w:author="PR Preview" w:date="2026-01-01T00:00:00Z">
        <w:r>
          <w:t xml:space="preserve">assigns each observation to a fold at random,</w:t>
        </w:r>
      </w:ins>
      <w:ins w:id="5138" w:author="PR Preview" w:date="2026-01-01T00:00:00Z">
        <w:r>
          <w:t xml:space="preserve"> </w:t>
        </w:r>
      </w:ins>
      <w:ins w:id="5139" w:author="PR Preview" w:date="2026-01-01T00:00:00Z">
        <w:r>
          <w:rPr>
            <w:rStyle w:val="VerbatimChar"/>
          </w:rPr>
          <w:t xml:space="preserve">cv_squared_errors()</w:t>
        </w:r>
      </w:ins>
      <w:ins w:id="5140" w:author="PR Preview" w:date="2026-01-01T00:00:00Z">
        <w:r>
          <w:t xml:space="preserve"> </w:t>
        </w:r>
      </w:ins>
      <w:ins w:id="5141" w:author="PR Preview" w:date="2026-01-01T00:00:00Z">
        <w:r>
          <w:t xml:space="preserve">fits the model once per fold without that fold</w:t>
        </w:r>
      </w:ins>
      <w:ins w:id="5142" w:author="PR Preview" w:date="2026-01-01T00:00:00Z">
        <w:r>
          <w:t xml:space="preserve"> </w:t>
        </w:r>
      </w:ins>
      <w:ins w:id="5143" w:author="PR Preview" w:date="2026-01-01T00:00:00Z">
        <w:r>
          <w:t xml:space="preserve">and returns each observation’s squared prediction error,</w:t>
        </w:r>
      </w:ins>
      <w:ins w:id="5144" w:author="PR Preview" w:date="2026-01-01T00:00:00Z">
        <w:r>
          <w:t xml:space="preserve"> </w:t>
        </w:r>
      </w:ins>
      <w:ins w:id="5145" w:author="PR Preview" w:date="2026-01-01T00:00:00Z">
        <w:r>
          <w:t xml:space="preserve">and</w:t>
        </w:r>
      </w:ins>
      <w:ins w:id="5146" w:author="PR Preview" w:date="2026-01-01T00:00:00Z">
        <w:r>
          <w:t xml:space="preserve"> </w:t>
        </w:r>
      </w:ins>
      <w:ins w:id="5147" w:author="PR Preview" w:date="2026-01-01T00:00:00Z">
        <w:r>
          <w:rPr>
            <w:rStyle w:val="VerbatimChar"/>
          </w:rPr>
          <w:t xml:space="preserve">cv_mse()</w:t>
        </w:r>
      </w:ins>
      <w:ins w:id="5148" w:author="PR Preview" w:date="2026-01-01T00:00:00Z">
        <w:r>
          <w:t xml:space="preserve"> </w:t>
        </w:r>
      </w:ins>
      <w:ins w:id="5149" w:author="PR Preview" w:date="2026-01-01T00:00:00Z">
        <w:r>
          <w:t xml:space="preserve">averages them, which is</w:t>
        </w:r>
      </w:ins>
      <w:ins w:id="5150" w:author="PR Preview" w:date="2026-01-01T00:00:00Z">
        <w:r>
          <w:t xml:space="preserve"> </w:t>
        </w:r>
      </w:ins>
      <w:hyperlink w:anchor="eq-cv-estimate">
        <w:ins w:id="5151" w:author="PR Preview" w:date="2026-01-01T00:00:00Z">
          <w:r>
            <w:rPr>
              <w:rStyle w:val="Hyperlink"/>
            </w:rPr>
            <w:t xml:space="preserve">Equation 48</w:t>
          </w:r>
        </w:ins>
      </w:hyperlink>
      <w:ins w:id="5152" w:author="PR Preview" w:date="2026-01-01T00:00:00Z">
        <w:r>
          <w:t xml:space="preserve">.</w:t>
        </w:r>
      </w:ins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del w:id="5153" w:author="PR Preview" w:date="2026-01-01T00:00:00Z">
        <w:r>
          <w:delText xml:space="preserve">The same fold assignment is used for every degree,</w:delText>
        </w:r>
      </w:del>
      <w:del w:id="5154" w:author="PR Preview" w:date="2026-01-01T00:00:00Z">
        <w:r>
          <w:delText xml:space="preserve"> </w:delText>
        </w:r>
      </w:del>
      <w:del w:id="5155" w:author="PR Preview" w:date="2026-01-01T00:00:00Z">
        <w:r>
          <w:delText xml:space="preserve">so the degrees are compared on the same splits.</w:delText>
        </w:r>
      </w:del>
      <w:del w:id="5156" w:author="PR Preview" w:date="2026-01-01T00:00:00Z">
        <w:r>
          <w:delText xml:space="preserve"> </w:delText>
        </w:r>
      </w:del>
      <w:del w:id="5157" w:author="PR Preview" w:date="2026-01-01T00:00:00Z">
        <w:r>
          <w:delText xml:space="preserve">The table and figure report the square root of each cross-validation estimate,</w:delText>
        </w:r>
      </w:del>
      <w:del w:id="5158" w:author="PR Preview" w:date="2026-01-01T00:00:00Z">
        <w:r>
          <w:delText xml:space="preserve"> </w:delText>
        </w:r>
      </w:del>
      <w:del w:id="5159" w:author="PR Preview" w:date="2026-01-01T00:00:00Z">
        <w:r>
          <w:delText xml:space="preserve">so that it is in the same unit as the training sRMSE and generalization pRMSE of</w:delText>
        </w:r>
      </w:del>
      <w:del w:id="5160" w:author="PR Preview" w:date="2026-01-01T00:00:00Z">
        <w:r>
          <w:delText xml:space="preserve"> </w:delText>
        </w:r>
      </w:del>
      <w:hyperlink w:anchor="exm-train-test-error-simulated">
        <w:del w:id="5161" w:author="PR Preview" w:date="2026-01-01T00:00:00Z">
          <w:r>
            <w:rPr>
              <w:rStyle w:val="Hyperlink"/>
            </w:rPr>
            <w:delText xml:space="preserve">Example 22</w:delText>
          </w:r>
        </w:del>
      </w:hyperlink>
      <w:del w:id="5162" w:author="PR Preview" w:date="2026-01-01T00:00:00Z">
        <w:r>
          <w:delText xml:space="preserve">.</w:delText>
        </w:r>
      </w:del>
    </w:p>
    <w:p>
      <w:pPr>
        <w:pStyle w:val="FirstParagraph"/>
      </w:pPr>
      <w:ins w:id="5163" w:author="PR Preview" w:date="2026-01-01T00:00:00Z">
        <w:r>
          <w:t xml:space="preserve">The same fold assignment is used for every degree,</w:t>
        </w:r>
      </w:ins>
      <w:ins w:id="5164" w:author="PR Preview" w:date="2026-01-01T00:00:00Z">
        <w:r>
          <w:t xml:space="preserve"> </w:t>
        </w:r>
      </w:ins>
      <w:ins w:id="5165" w:author="PR Preview" w:date="2026-01-01T00:00:00Z">
        <w:r>
          <w:t xml:space="preserve">so the degrees are compared on the same splits.</w:t>
        </w:r>
      </w:ins>
      <w:ins w:id="5166" w:author="PR Preview" w:date="2026-01-01T00:00:00Z">
        <w:r>
          <w:t xml:space="preserve"> </w:t>
        </w:r>
      </w:ins>
      <w:ins w:id="5167" w:author="PR Preview" w:date="2026-01-01T00:00:00Z">
        <w:r>
          <w:t xml:space="preserve">The table and figure report the square root of each cross-validation estimate,</w:t>
        </w:r>
      </w:ins>
      <w:ins w:id="5168" w:author="PR Preview" w:date="2026-01-01T00:00:00Z">
        <w:r>
          <w:t xml:space="preserve"> </w:t>
        </w:r>
      </w:ins>
      <w:ins w:id="5169" w:author="PR Preview" w:date="2026-01-01T00:00:00Z">
        <w:r>
          <w:t xml:space="preserve">so that it is in the same unit as the training sRMSE and generalization pRMSE of</w:t>
        </w:r>
      </w:ins>
      <w:ins w:id="5170" w:author="PR Preview" w:date="2026-01-01T00:00:00Z">
        <w:r>
          <w:t xml:space="preserve"> </w:t>
        </w:r>
      </w:ins>
      <w:hyperlink w:anchor="exm-train-test-error-simulated">
        <w:ins w:id="5171" w:author="PR Preview" w:date="2026-01-01T00:00:00Z">
          <w:r>
            <w:rPr>
              <w:rStyle w:val="Hyperlink"/>
            </w:rPr>
            <w:t xml:space="preserve">Example 24</w:t>
          </w:r>
        </w:ins>
      </w:hyperlink>
      <w:ins w:id="5172" w:author="PR Preview" w:date="2026-01-01T00:00:00Z">
        <w:r>
          <w:t xml:space="preserve">.</w:t>
        </w:r>
      </w:ins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57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58"/>
    <w:bookmarkStart w:id="261" w:name="exm-kfold-mtcars"/>
    <w:p>
      <w:pPr>
        <w:pStyle w:val="BodyText"/>
      </w:pPr>
      <w:del w:id="5173" w:author="PR Preview" w:date="2026-01-01T00:00:00Z">
        <w:r>
          <w:rPr>
            <w:b/>
            <w:bCs/>
          </w:rPr>
          <w:delText xml:space="preserve">Example 28 (Four-fold cross-validation of the</w:delText>
        </w:r>
      </w:del>
      <w:del w:id="5174" w:author="PR Preview" w:date="2026-01-01T00:00:00Z">
        <w:r>
          <w:rPr>
            <w:b/>
            <w:bCs/>
          </w:rPr>
          <w:delText xml:space="preserve"> </w:delText>
        </w:r>
      </w:del>
      <w:del w:id="5175" w:author="PR Preview" w:date="2026-01-01T00:00:00Z">
        <w:r>
          <w:rPr>
            <w:rStyle w:val="VerbatimChar"/>
            <w:b/>
            <w:bCs/>
          </w:rPr>
          <w:delText xml:space="preserve">mtcars</w:delText>
        </w:r>
      </w:del>
      <w:del w:id="5176" w:author="PR Preview" w:date="2026-01-01T00:00:00Z">
        <w:r>
          <w:rPr>
            <w:b/>
            <w:bCs/>
          </w:rPr>
          <w:delText xml:space="preserve"> </w:delText>
        </w:r>
      </w:del>
      <w:del w:id="5177" w:author="PR Preview" w:date="2026-01-01T00:00:00Z">
        <w:r>
          <w:rPr>
            <w:b/>
            <w:bCs/>
          </w:rPr>
          <w:delText xml:space="preserve">polynomials)</w:delText>
        </w:r>
      </w:del>
      <w:del w:id="5178" w:author="PR Preview" w:date="2026-01-01T00:00:00Z">
        <w:r>
          <w:delText xml:space="preserve"> </w:delText>
        </w:r>
      </w:del>
      <w:del w:id="5179" w:author="PR Preview" w:date="2026-01-01T00:00:00Z">
        <w:r>
          <w:delText xml:space="preserve">This example applies the</w:delText>
        </w:r>
      </w:del>
      <w:del w:id="5180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4</m:t>
        </m:r>
      </m:oMath>
      <w:del w:id="5181" w:author="PR Preview" w:date="2026-01-01T00:00:00Z">
        <w:r>
          <w:delText xml:space="preserve"> </w:delText>
        </w:r>
      </w:del>
      <w:del w:id="5182" w:author="PR Preview" w:date="2026-01-01T00:00:00Z">
        <w:r>
          <w:delText xml:space="preserve">folds of</w:delText>
        </w:r>
      </w:del>
      <w:del w:id="5183" w:author="PR Preview" w:date="2026-01-01T00:00:00Z">
        <w:r>
          <w:delText xml:space="preserve"> </w:delText>
        </w:r>
      </w:del>
      <w:hyperlink w:anchor="exr-kfold">
        <w:del w:id="5184" w:author="PR Preview" w:date="2026-01-01T00:00:00Z">
          <w:r>
            <w:rPr>
              <w:rStyle w:val="Hyperlink"/>
            </w:rPr>
            <w:delText xml:space="preserve">Exercise 9</w:delText>
          </w:r>
        </w:del>
      </w:hyperlink>
      <w:del w:id="5185" w:author="PR Preview" w:date="2026-01-01T00:00:00Z">
        <w:r>
          <w:delText xml:space="preserve"> </w:delText>
        </w:r>
      </w:del>
      <w:del w:id="5186" w:author="PR Preview" w:date="2026-01-01T00:00:00Z">
        <w:r>
          <w:delText xml:space="preserve">to the four polynomial models of</w:delText>
        </w:r>
      </w:del>
      <w:del w:id="5187" w:author="PR Preview" w:date="2026-01-01T00:00:00Z">
        <w:r>
          <w:delText xml:space="preserve"> </w:delText>
        </w:r>
      </w:del>
      <w:hyperlink w:anchor="exr-overfitting">
        <w:del w:id="5188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5189" w:author="PR Preview" w:date="2026-01-01T00:00:00Z">
        <w:r>
          <w:delText xml:space="preserve">,</w:delText>
        </w:r>
      </w:del>
      <w:del w:id="5190" w:author="PR Preview" w:date="2026-01-01T00:00:00Z">
        <w:r>
          <w:delText xml:space="preserve"> </w:delText>
        </w:r>
      </w:del>
      <w:del w:id="5191" w:author="PR Preview" w:date="2026-01-01T00:00:00Z">
        <w:r>
          <w:delText xml:space="preserve">now using all</w:delText>
        </w:r>
      </w:del>
      <w:del w:id="5192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32</m:t>
        </m:r>
      </m:oMath>
      <w:del w:id="5193" w:author="PR Preview" w:date="2026-01-01T00:00:00Z">
        <w:r>
          <w:delText xml:space="preserve"> </w:delText>
        </w:r>
      </w:del>
      <w:del w:id="5194" w:author="PR Preview" w:date="2026-01-01T00:00:00Z">
        <w:r>
          <w:delText xml:space="preserve">cars</w:delText>
        </w:r>
      </w:del>
      <w:del w:id="5195" w:author="PR Preview" w:date="2026-01-01T00:00:00Z">
        <w:r>
          <w:delText xml:space="preserve"> </w:delText>
        </w:r>
      </w:del>
      <w:del w:id="5196" w:author="PR Preview" w:date="2026-01-01T00:00:00Z">
        <w:r>
          <w:delText xml:space="preserve">and the</w:delText>
        </w:r>
      </w:del>
      <w:del w:id="5197" w:author="PR Preview" w:date="2026-01-01T00:00:00Z">
        <w:r>
          <w:delText xml:space="preserve"> </w:delText>
        </w:r>
      </w:del>
      <w:del w:id="5198" w:author="PR Preview" w:date="2026-01-01T00:00:00Z">
        <w:r>
          <w:rPr>
            <w:rStyle w:val="VerbatimChar"/>
          </w:rPr>
          <w:delText xml:space="preserve">cv_mse()</w:delText>
        </w:r>
      </w:del>
      <w:del w:id="5199" w:author="PR Preview" w:date="2026-01-01T00:00:00Z">
        <w:r>
          <w:delText xml:space="preserve"> </w:delText>
        </w:r>
      </w:del>
      <w:del w:id="5200" w:author="PR Preview" w:date="2026-01-01T00:00:00Z">
        <w:r>
          <w:delText xml:space="preserve">function of</w:delText>
        </w:r>
      </w:del>
      <w:del w:id="5201" w:author="PR Preview" w:date="2026-01-01T00:00:00Z">
        <w:r>
          <w:delText xml:space="preserve"> </w:delText>
        </w:r>
      </w:del>
      <w:hyperlink w:anchor="exm-kfold-simulated">
        <w:del w:id="5202" w:author="PR Preview" w:date="2026-01-01T00:00:00Z">
          <w:r>
            <w:rPr>
              <w:rStyle w:val="Hyperlink"/>
            </w:rPr>
            <w:delText xml:space="preserve">Example 27</w:delText>
          </w:r>
        </w:del>
      </w:hyperlink>
      <w:del w:id="5203" w:author="PR Preview" w:date="2026-01-01T00:00:00Z">
        <w:r>
          <w:delText xml:space="preserve">.</w:delText>
        </w:r>
      </w:del>
      <w:del w:id="5204" w:author="PR Preview" w:date="2026-01-01T00:00:00Z">
        <w:r>
          <w:delText xml:space="preserve"> </w:delText>
        </w:r>
      </w:del>
      <w:del w:id="5205" w:author="PR Preview" w:date="2026-01-01T00:00:00Z">
        <w:r>
          <w:delText xml:space="preserve">The fold assignment is random,</w:delText>
        </w:r>
      </w:del>
      <w:del w:id="5206" w:author="PR Preview" w:date="2026-01-01T00:00:00Z">
        <w:r>
          <w:delText xml:space="preserve"> </w:delText>
        </w:r>
      </w:del>
      <w:del w:id="5207" w:author="PR Preview" w:date="2026-01-01T00:00:00Z">
        <w:r>
          <w:delText xml:space="preserve">so the estimate is too;</w:delText>
        </w:r>
      </w:del>
      <w:del w:id="5208" w:author="PR Preview" w:date="2026-01-01T00:00:00Z">
        <w:r>
          <w:delText xml:space="preserve"> </w:delText>
        </w:r>
      </w:del>
      <w:del w:id="5209" w:author="PR Preview" w:date="2026-01-01T00:00:00Z">
        <w:r>
          <w:delText xml:space="preserve">to show how much,</w:delText>
        </w:r>
      </w:del>
      <w:del w:id="5210" w:author="PR Preview" w:date="2026-01-01T00:00:00Z">
        <w:r>
          <w:delText xml:space="preserve"> </w:delText>
        </w:r>
      </w:del>
      <w:del w:id="5211" w:author="PR Preview" w:date="2026-01-01T00:00:00Z">
        <w:r>
          <w:delText xml:space="preserve">we repeat the whole procedure with 5 different random fold assignments.</w:delText>
        </w:r>
      </w:del>
    </w:p>
    <w:p>
      <w:pPr>
        <w:pStyle w:val="BodyText"/>
      </w:pPr>
      <w:ins w:id="5212" w:author="PR Preview" w:date="2026-01-01T00:00:00Z">
        <w:r>
          <w:rPr>
            <w:b/>
            <w:bCs/>
          </w:rPr>
          <w:t xml:space="preserve">Example 30 (Four-fold cross-validation of the</w:t>
        </w:r>
      </w:ins>
      <w:ins w:id="5213" w:author="PR Preview" w:date="2026-01-01T00:00:00Z">
        <w:r>
          <w:rPr>
            <w:b/>
            <w:bCs/>
          </w:rPr>
          <w:t xml:space="preserve"> </w:t>
        </w:r>
      </w:ins>
      <w:ins w:id="5214" w:author="PR Preview" w:date="2026-01-01T00:00:00Z">
        <w:r>
          <w:rPr>
            <w:rStyle w:val="VerbatimChar"/>
            <w:b/>
            <w:bCs/>
          </w:rPr>
          <w:t xml:space="preserve">mtcars</w:t>
        </w:r>
      </w:ins>
      <w:ins w:id="5215" w:author="PR Preview" w:date="2026-01-01T00:00:00Z">
        <w:r>
          <w:rPr>
            <w:b/>
            <w:bCs/>
          </w:rPr>
          <w:t xml:space="preserve"> </w:t>
        </w:r>
      </w:ins>
      <w:ins w:id="5216" w:author="PR Preview" w:date="2026-01-01T00:00:00Z">
        <w:r>
          <w:rPr>
            <w:b/>
            <w:bCs/>
          </w:rPr>
          <w:t xml:space="preserve">polynomials)</w:t>
        </w:r>
      </w:ins>
      <w:ins w:id="5217" w:author="PR Preview" w:date="2026-01-01T00:00:00Z">
        <w:r>
          <w:t xml:space="preserve"> </w:t>
        </w:r>
      </w:ins>
      <w:ins w:id="5218" w:author="PR Preview" w:date="2026-01-01T00:00:00Z">
        <w:r>
          <w:t xml:space="preserve">This example applies the</w:t>
        </w:r>
      </w:ins>
      <w:ins w:id="5219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4</m:t>
        </m:r>
      </m:oMath>
      <w:ins w:id="5220" w:author="PR Preview" w:date="2026-01-01T00:00:00Z">
        <w:r>
          <w:t xml:space="preserve"> </w:t>
        </w:r>
      </w:ins>
      <w:ins w:id="5221" w:author="PR Preview" w:date="2026-01-01T00:00:00Z">
        <w:r>
          <w:t xml:space="preserve">folds of</w:t>
        </w:r>
      </w:ins>
      <w:ins w:id="5222" w:author="PR Preview" w:date="2026-01-01T00:00:00Z">
        <w:r>
          <w:t xml:space="preserve"> </w:t>
        </w:r>
      </w:ins>
      <w:hyperlink w:anchor="exr-kfold">
        <w:ins w:id="5223" w:author="PR Preview" w:date="2026-01-01T00:00:00Z">
          <w:r>
            <w:rPr>
              <w:rStyle w:val="Hyperlink"/>
            </w:rPr>
            <w:t xml:space="preserve">Exercise 9</w:t>
          </w:r>
        </w:ins>
      </w:hyperlink>
      <w:ins w:id="5224" w:author="PR Preview" w:date="2026-01-01T00:00:00Z">
        <w:r>
          <w:t xml:space="preserve"> </w:t>
        </w:r>
      </w:ins>
      <w:ins w:id="5225" w:author="PR Preview" w:date="2026-01-01T00:00:00Z">
        <w:r>
          <w:t xml:space="preserve">to the four polynomial models of</w:t>
        </w:r>
      </w:ins>
      <w:ins w:id="5226" w:author="PR Preview" w:date="2026-01-01T00:00:00Z">
        <w:r>
          <w:t xml:space="preserve"> </w:t>
        </w:r>
      </w:ins>
      <w:hyperlink w:anchor="exr-overfitting">
        <w:ins w:id="5227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5228" w:author="PR Preview" w:date="2026-01-01T00:00:00Z">
        <w:r>
          <w:t xml:space="preserve">,</w:t>
        </w:r>
      </w:ins>
      <w:ins w:id="5229" w:author="PR Preview" w:date="2026-01-01T00:00:00Z">
        <w:r>
          <w:t xml:space="preserve"> </w:t>
        </w:r>
      </w:ins>
      <w:ins w:id="5230" w:author="PR Preview" w:date="2026-01-01T00:00:00Z">
        <w:r>
          <w:t xml:space="preserve">now using all</w:t>
        </w:r>
      </w:ins>
      <w:ins w:id="5231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32</m:t>
        </m:r>
      </m:oMath>
      <w:ins w:id="5232" w:author="PR Preview" w:date="2026-01-01T00:00:00Z">
        <w:r>
          <w:t xml:space="preserve"> </w:t>
        </w:r>
      </w:ins>
      <w:ins w:id="5233" w:author="PR Preview" w:date="2026-01-01T00:00:00Z">
        <w:r>
          <w:t xml:space="preserve">cars</w:t>
        </w:r>
      </w:ins>
      <w:ins w:id="5234" w:author="PR Preview" w:date="2026-01-01T00:00:00Z">
        <w:r>
          <w:t xml:space="preserve"> </w:t>
        </w:r>
      </w:ins>
      <w:ins w:id="5235" w:author="PR Preview" w:date="2026-01-01T00:00:00Z">
        <w:r>
          <w:t xml:space="preserve">and the</w:t>
        </w:r>
      </w:ins>
      <w:ins w:id="5236" w:author="PR Preview" w:date="2026-01-01T00:00:00Z">
        <w:r>
          <w:t xml:space="preserve"> </w:t>
        </w:r>
      </w:ins>
      <w:ins w:id="5237" w:author="PR Preview" w:date="2026-01-01T00:00:00Z">
        <w:r>
          <w:rPr>
            <w:rStyle w:val="VerbatimChar"/>
          </w:rPr>
          <w:t xml:space="preserve">cv_mse()</w:t>
        </w:r>
      </w:ins>
      <w:ins w:id="5238" w:author="PR Preview" w:date="2026-01-01T00:00:00Z">
        <w:r>
          <w:t xml:space="preserve"> </w:t>
        </w:r>
      </w:ins>
      <w:ins w:id="5239" w:author="PR Preview" w:date="2026-01-01T00:00:00Z">
        <w:r>
          <w:t xml:space="preserve">function of</w:t>
        </w:r>
      </w:ins>
      <w:ins w:id="5240" w:author="PR Preview" w:date="2026-01-01T00:00:00Z">
        <w:r>
          <w:t xml:space="preserve"> </w:t>
        </w:r>
      </w:ins>
      <w:hyperlink w:anchor="exm-kfold-simulated">
        <w:ins w:id="5241" w:author="PR Preview" w:date="2026-01-01T00:00:00Z">
          <w:r>
            <w:rPr>
              <w:rStyle w:val="Hyperlink"/>
            </w:rPr>
            <w:t xml:space="preserve">Example 29</w:t>
          </w:r>
        </w:ins>
      </w:hyperlink>
      <w:ins w:id="5242" w:author="PR Preview" w:date="2026-01-01T00:00:00Z">
        <w:r>
          <w:t xml:space="preserve">.</w:t>
        </w:r>
      </w:ins>
      <w:ins w:id="5243" w:author="PR Preview" w:date="2026-01-01T00:00:00Z">
        <w:r>
          <w:t xml:space="preserve"> </w:t>
        </w:r>
      </w:ins>
      <w:ins w:id="5244" w:author="PR Preview" w:date="2026-01-01T00:00:00Z">
        <w:r>
          <w:t xml:space="preserve">The fold assignment is random,</w:t>
        </w:r>
      </w:ins>
      <w:ins w:id="5245" w:author="PR Preview" w:date="2026-01-01T00:00:00Z">
        <w:r>
          <w:t xml:space="preserve"> </w:t>
        </w:r>
      </w:ins>
      <w:ins w:id="5246" w:author="PR Preview" w:date="2026-01-01T00:00:00Z">
        <w:r>
          <w:t xml:space="preserve">so the estimate is too;</w:t>
        </w:r>
      </w:ins>
      <w:ins w:id="5247" w:author="PR Preview" w:date="2026-01-01T00:00:00Z">
        <w:r>
          <w:t xml:space="preserve"> </w:t>
        </w:r>
      </w:ins>
      <w:ins w:id="5248" w:author="PR Preview" w:date="2026-01-01T00:00:00Z">
        <w:r>
          <w:t xml:space="preserve">to show how much,</w:t>
        </w:r>
      </w:ins>
      <w:ins w:id="5249" w:author="PR Preview" w:date="2026-01-01T00:00:00Z">
        <w:r>
          <w:t xml:space="preserve"> </w:t>
        </w:r>
      </w:ins>
      <w:ins w:id="5250" w:author="PR Preview" w:date="2026-01-01T00:00:00Z">
        <w:r>
          <w:t xml:space="preserve">we repeat the whole procedure with 5 different random fold assignments.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5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60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del w:id="5251" w:author="PR Preview" w:date="2026-01-01T00:00:00Z">
        <w:r>
          <w:delText xml:space="preserve">Each row of</w:delText>
        </w:r>
      </w:del>
      <w:del w:id="5252" w:author="PR Preview" w:date="2026-01-01T00:00:00Z">
        <w:r>
          <w:delText xml:space="preserve"> </w:delText>
        </w:r>
      </w:del>
      <w:hyperlink w:anchor="tbl-cv-mtcars-repeats">
        <w:del w:id="5253" w:author="PR Preview" w:date="2026-01-01T00:00:00Z">
          <w:r>
            <w:rPr>
              <w:rStyle w:val="Hyperlink"/>
            </w:rPr>
            <w:delText xml:space="preserve">Table 4</w:delText>
          </w:r>
        </w:del>
      </w:hyperlink>
      <w:del w:id="5254" w:author="PR Preview" w:date="2026-01-01T00:00:00Z">
        <w:r>
          <w:delText xml:space="preserve"> </w:delText>
        </w:r>
      </w:del>
      <w:del w:id="5255" w:author="PR Preview" w:date="2026-01-01T00:00:00Z">
        <w:r>
          <w:delText xml:space="preserve">holds, for each degree,</w:delText>
        </w:r>
      </w:del>
      <w:del w:id="5256" w:author="PR Preview" w:date="2026-01-01T00:00:00Z">
        <w:r>
          <w:delText xml:space="preserve"> </w:delText>
        </w:r>
      </w:del>
      <w:del w:id="5257" w:author="PR Preview" w:date="2026-01-01T00:00:00Z">
        <w:r>
          <w:delText xml:space="preserve">the square root of</w:delText>
        </w:r>
      </w:del>
      <w:del w:id="5258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del w:id="5259" w:author="PR Preview" w:date="2026-01-01T00:00:00Z">
        <w:r>
          <w:delText xml:space="preserve"> </w:delText>
        </w:r>
      </w:del>
      <w:del w:id="5260" w:author="PR Preview" w:date="2026-01-01T00:00:00Z">
        <w:r>
          <w:delText xml:space="preserve">(</w:delText>
        </w:r>
      </w:del>
      <w:hyperlink w:anchor="eq-cv-estimate">
        <w:del w:id="5261" w:author="PR Preview" w:date="2026-01-01T00:00:00Z">
          <w:r>
            <w:rPr>
              <w:rStyle w:val="Hyperlink"/>
            </w:rPr>
            <w:delText xml:space="preserve">Equation 46</w:delText>
          </w:r>
        </w:del>
      </w:hyperlink>
      <w:del w:id="5262" w:author="PR Preview" w:date="2026-01-01T00:00:00Z">
        <w:r>
          <w:delText xml:space="preserve">) for one fold assignment.</w:delText>
        </w:r>
      </w:del>
      <w:del w:id="5263" w:author="PR Preview" w:date="2026-01-01T00:00:00Z">
        <w:r>
          <w:delText xml:space="preserve"> </w:delText>
        </w:r>
      </w:del>
      <w:del w:id="5264" w:author="PR Preview" w:date="2026-01-01T00:00:00Z">
        <w:r>
          <w:delText xml:space="preserve">Across fold assignments,</w:delText>
        </w:r>
      </w:del>
      <w:del w:id="5265" w:author="PR Preview" w:date="2026-01-01T00:00:00Z">
        <w:r>
          <w:delText xml:space="preserve"> </w:delText>
        </w:r>
      </w:del>
      <w:del w:id="5266" w:author="PR Preview" w:date="2026-01-01T00:00:00Z">
        <w:r>
          <w:delText xml:space="preserve">the estimate for one degree varied by as much as</w:delText>
        </w:r>
      </w:del>
      <w:del w:id="5267" w:author="PR Preview" w:date="2026-01-01T00:00:00Z">
        <w:r>
          <w:delText xml:space="preserve"> </w:delText>
        </w:r>
      </w:del>
      <w:del w:id="5268" w:author="PR Preview" w:date="2026-01-01T00:00:00Z">
        <w:r>
          <w:delText xml:space="preserve">0.32 mpg,</w:delText>
        </w:r>
      </w:del>
      <w:del w:id="5269" w:author="PR Preview" w:date="2026-01-01T00:00:00Z">
        <w:r>
          <w:delText xml:space="preserve"> </w:delText>
        </w:r>
      </w:del>
      <w:del w:id="5270" w:author="PR Preview" w:date="2026-01-01T00:00:00Z">
        <w:r>
          <w:delText xml:space="preserve">but every assignment chose degree 2: the estimates moved, and the winner did not.</w:delText>
        </w:r>
      </w:del>
      <w:del w:id="5271" w:author="PR Preview" w:date="2026-01-01T00:00:00Z">
        <w:r>
          <w:delText xml:space="preserve"> </w:delText>
        </w:r>
      </w:del>
      <w:del w:id="5272" w:author="PR Preview" w:date="2026-01-01T00:00:00Z">
        <w:r>
          <w:delText xml:space="preserve">A single run of</w:delText>
        </w:r>
      </w:del>
      <w:del w:id="5273" w:author="PR Preview" w:date="2026-01-01T00:00:00Z">
        <w:r>
          <w:delText xml:space="preserve"> </w:delText>
        </w:r>
      </w:del>
      <m:oMath>
        <m:r>
          <m:t>k</m:t>
        </m:r>
      </m:oMath>
      <w:del w:id="5274" w:author="PR Preview" w:date="2026-01-01T00:00:00Z">
        <w:r>
          <w:delText xml:space="preserve">-fold cross-validation</w:delText>
        </w:r>
      </w:del>
      <w:del w:id="5275" w:author="PR Preview" w:date="2026-01-01T00:00:00Z">
        <w:r>
          <w:delText xml:space="preserve"> </w:delText>
        </w:r>
      </w:del>
      <w:del w:id="5276" w:author="PR Preview" w:date="2026-01-01T00:00:00Z">
        <w:r>
          <w:delText xml:space="preserve">reports one of these rows,</w:delText>
        </w:r>
      </w:del>
      <w:del w:id="5277" w:author="PR Preview" w:date="2026-01-01T00:00:00Z">
        <w:r>
          <w:delText xml:space="preserve"> </w:delText>
        </w:r>
      </w:del>
      <w:del w:id="5278" w:author="PR Preview" w:date="2026-01-01T00:00:00Z">
        <w:r>
          <w:delText xml:space="preserve">so a small difference between two models’ estimates</w:delText>
        </w:r>
      </w:del>
      <w:del w:id="5279" w:author="PR Preview" w:date="2026-01-01T00:00:00Z">
        <w:r>
          <w:delText xml:space="preserve"> </w:delText>
        </w:r>
      </w:del>
      <w:del w:id="5280" w:author="PR Preview" w:date="2026-01-01T00:00:00Z">
        <w:r>
          <w:delText xml:space="preserve">may not survive a different split.</w:delText>
        </w:r>
      </w:del>
    </w:p>
    <w:p>
      <w:pPr>
        <w:pStyle w:val="FirstParagraph"/>
      </w:pPr>
      <w:ins w:id="5281" w:author="PR Preview" w:date="2026-01-01T00:00:00Z">
        <w:r>
          <w:t xml:space="preserve">Each row of</w:t>
        </w:r>
      </w:ins>
      <w:ins w:id="5282" w:author="PR Preview" w:date="2026-01-01T00:00:00Z">
        <w:r>
          <w:t xml:space="preserve"> </w:t>
        </w:r>
      </w:ins>
      <w:hyperlink w:anchor="tbl-cv-mtcars-repeats">
        <w:ins w:id="5283" w:author="PR Preview" w:date="2026-01-01T00:00:00Z">
          <w:r>
            <w:rPr>
              <w:rStyle w:val="Hyperlink"/>
            </w:rPr>
            <w:t xml:space="preserve">Table 4</w:t>
          </w:r>
        </w:ins>
      </w:hyperlink>
      <w:ins w:id="5284" w:author="PR Preview" w:date="2026-01-01T00:00:00Z">
        <w:r>
          <w:t xml:space="preserve"> </w:t>
        </w:r>
      </w:ins>
      <w:ins w:id="5285" w:author="PR Preview" w:date="2026-01-01T00:00:00Z">
        <w:r>
          <w:t xml:space="preserve">holds, for each degree,</w:t>
        </w:r>
      </w:ins>
      <w:ins w:id="5286" w:author="PR Preview" w:date="2026-01-01T00:00:00Z">
        <w:r>
          <w:t xml:space="preserve"> </w:t>
        </w:r>
      </w:ins>
      <w:ins w:id="5287" w:author="PR Preview" w:date="2026-01-01T00:00:00Z">
        <w:r>
          <w:t xml:space="preserve">the square root of</w:t>
        </w:r>
      </w:ins>
      <w:ins w:id="5288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ins w:id="5289" w:author="PR Preview" w:date="2026-01-01T00:00:00Z">
        <w:r>
          <w:t xml:space="preserve"> </w:t>
        </w:r>
      </w:ins>
      <w:ins w:id="5290" w:author="PR Preview" w:date="2026-01-01T00:00:00Z">
        <w:r>
          <w:t xml:space="preserve">(</w:t>
        </w:r>
      </w:ins>
      <w:hyperlink w:anchor="eq-cv-estimate">
        <w:ins w:id="5291" w:author="PR Preview" w:date="2026-01-01T00:00:00Z">
          <w:r>
            <w:rPr>
              <w:rStyle w:val="Hyperlink"/>
            </w:rPr>
            <w:t xml:space="preserve">Equation 48</w:t>
          </w:r>
        </w:ins>
      </w:hyperlink>
      <w:ins w:id="5292" w:author="PR Preview" w:date="2026-01-01T00:00:00Z">
        <w:r>
          <w:t xml:space="preserve">) for one fold assignment.</w:t>
        </w:r>
      </w:ins>
      <w:ins w:id="5293" w:author="PR Preview" w:date="2026-01-01T00:00:00Z">
        <w:r>
          <w:t xml:space="preserve"> </w:t>
        </w:r>
      </w:ins>
      <w:ins w:id="5294" w:author="PR Preview" w:date="2026-01-01T00:00:00Z">
        <w:r>
          <w:t xml:space="preserve">Across fold assignments,</w:t>
        </w:r>
      </w:ins>
      <w:ins w:id="5295" w:author="PR Preview" w:date="2026-01-01T00:00:00Z">
        <w:r>
          <w:t xml:space="preserve"> </w:t>
        </w:r>
      </w:ins>
      <w:ins w:id="5296" w:author="PR Preview" w:date="2026-01-01T00:00:00Z">
        <w:r>
          <w:t xml:space="preserve">the estimate for one degree varied by as much as</w:t>
        </w:r>
      </w:ins>
      <w:ins w:id="5297" w:author="PR Preview" w:date="2026-01-01T00:00:00Z">
        <w:r>
          <w:t xml:space="preserve"> </w:t>
        </w:r>
      </w:ins>
      <w:ins w:id="5298" w:author="PR Preview" w:date="2026-01-01T00:00:00Z">
        <w:r>
          <w:t xml:space="preserve">0.32 mpg,</w:t>
        </w:r>
      </w:ins>
      <w:ins w:id="5299" w:author="PR Preview" w:date="2026-01-01T00:00:00Z">
        <w:r>
          <w:t xml:space="preserve"> </w:t>
        </w:r>
      </w:ins>
      <w:ins w:id="5300" w:author="PR Preview" w:date="2026-01-01T00:00:00Z">
        <w:r>
          <w:t xml:space="preserve">but every assignment chose degree 2: the estimates moved, and the winner did not.</w:t>
        </w:r>
      </w:ins>
      <w:ins w:id="5301" w:author="PR Preview" w:date="2026-01-01T00:00:00Z">
        <w:r>
          <w:t xml:space="preserve"> </w:t>
        </w:r>
      </w:ins>
      <w:ins w:id="5302" w:author="PR Preview" w:date="2026-01-01T00:00:00Z">
        <w:r>
          <w:t xml:space="preserve">A single run of</w:t>
        </w:r>
      </w:ins>
      <w:ins w:id="5303" w:author="PR Preview" w:date="2026-01-01T00:00:00Z">
        <w:r>
          <w:t xml:space="preserve"> </w:t>
        </w:r>
      </w:ins>
      <m:oMath>
        <m:r>
          <m:t>k</m:t>
        </m:r>
      </m:oMath>
      <w:ins w:id="5304" w:author="PR Preview" w:date="2026-01-01T00:00:00Z">
        <w:r>
          <w:t xml:space="preserve">-fold cross-validation</w:t>
        </w:r>
      </w:ins>
      <w:ins w:id="5305" w:author="PR Preview" w:date="2026-01-01T00:00:00Z">
        <w:r>
          <w:t xml:space="preserve"> </w:t>
        </w:r>
      </w:ins>
      <w:ins w:id="5306" w:author="PR Preview" w:date="2026-01-01T00:00:00Z">
        <w:r>
          <w:t xml:space="preserve">reports one of these rows,</w:t>
        </w:r>
      </w:ins>
      <w:ins w:id="5307" w:author="PR Preview" w:date="2026-01-01T00:00:00Z">
        <w:r>
          <w:t xml:space="preserve"> </w:t>
        </w:r>
      </w:ins>
      <w:ins w:id="5308" w:author="PR Preview" w:date="2026-01-01T00:00:00Z">
        <w:r>
          <w:t xml:space="preserve">so a small difference between two models’ estimates</w:t>
        </w:r>
      </w:ins>
      <w:ins w:id="5309" w:author="PR Preview" w:date="2026-01-01T00:00:00Z">
        <w:r>
          <w:t xml:space="preserve"> </w:t>
        </w:r>
      </w:ins>
      <w:ins w:id="5310" w:author="PR Preview" w:date="2026-01-01T00:00:00Z">
        <w:r>
          <w:t xml:space="preserve">may not survive a different split.</w:t>
        </w:r>
      </w:ins>
    </w:p>
    <w:bookmarkEnd w:id="261"/>
    <w:bookmarkEnd w:id="262"/>
    <w:bookmarkStart w:id="290" w:name="sec-loocv"/>
    <w:p>
      <w:pPr>
        <w:pStyle w:val="Heading2"/>
      </w:pPr>
      <w:r>
        <w:t xml:space="preserve">7 Leave-one-out cross-validation</w:t>
      </w:r>
    </w:p>
    <w:bookmarkStart w:id="263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5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5"/>
        </w:numPr>
      </w:pPr>
      <w:del w:id="5311" w:author="PR Preview" w:date="2026-01-01T00:00:00Z">
        <w:r>
          <w:delText xml:space="preserve">If we run the procedure twice,</w:delText>
        </w:r>
      </w:del>
      <w:del w:id="5312" w:author="PR Preview" w:date="2026-01-01T00:00:00Z">
        <w:r>
          <w:delText xml:space="preserve"> </w:delText>
        </w:r>
      </w:del>
      <w:del w:id="5313" w:author="PR Preview" w:date="2026-01-01T00:00:00Z">
        <w:r>
          <w:delText xml:space="preserve">with two different random fold assignments,</w:delText>
        </w:r>
      </w:del>
      <w:del w:id="5314" w:author="PR Preview" w:date="2026-01-01T00:00:00Z">
        <w:r>
          <w:delText xml:space="preserve"> </w:delText>
        </w:r>
      </w:del>
      <w:del w:id="5315" w:author="PR Preview" w:date="2026-01-01T00:00:00Z">
        <w:r>
          <w:delText xml:space="preserve">can the two values of</w:delText>
        </w:r>
      </w:del>
      <w:del w:id="5316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del w:id="5317" w:author="PR Preview" w:date="2026-01-01T00:00:00Z">
        <w:r>
          <w:delText xml:space="preserve"> </w:delText>
        </w:r>
      </w:del>
      <w:del w:id="5318" w:author="PR Preview" w:date="2026-01-01T00:00:00Z">
        <w:r>
          <w:delText xml:space="preserve">(</w:delText>
        </w:r>
      </w:del>
      <w:hyperlink w:anchor="eq-cv-estimate">
        <w:del w:id="5319" w:author="PR Preview" w:date="2026-01-01T00:00:00Z">
          <w:r>
            <w:rPr>
              <w:rStyle w:val="Hyperlink"/>
            </w:rPr>
            <w:delText xml:space="preserve">Equation 46</w:delText>
          </w:r>
        </w:del>
      </w:hyperlink>
      <w:del w:id="5320" w:author="PR Preview" w:date="2026-01-01T00:00:00Z">
        <w:r>
          <w:delText xml:space="preserve">) differ?</w:delText>
        </w:r>
      </w:del>
    </w:p>
    <w:p>
      <w:pPr>
        <w:pStyle w:val="Compact"/>
        <w:numPr>
          <w:ilvl w:val="0"/>
          <w:numId w:val="1015"/>
        </w:numPr>
      </w:pPr>
      <w:ins w:id="5321" w:author="PR Preview" w:date="2026-01-01T00:00:00Z">
        <w:r>
          <w:t xml:space="preserve">If we run the procedure twice,</w:t>
        </w:r>
      </w:ins>
      <w:ins w:id="5322" w:author="PR Preview" w:date="2026-01-01T00:00:00Z">
        <w:r>
          <w:t xml:space="preserve"> </w:t>
        </w:r>
      </w:ins>
      <w:ins w:id="5323" w:author="PR Preview" w:date="2026-01-01T00:00:00Z">
        <w:r>
          <w:t xml:space="preserve">with two different random fold assignments,</w:t>
        </w:r>
      </w:ins>
      <w:ins w:id="5324" w:author="PR Preview" w:date="2026-01-01T00:00:00Z">
        <w:r>
          <w:t xml:space="preserve"> </w:t>
        </w:r>
      </w:ins>
      <w:ins w:id="5325" w:author="PR Preview" w:date="2026-01-01T00:00:00Z">
        <w:r>
          <w:t xml:space="preserve">can the two values of</w:t>
        </w:r>
      </w:ins>
      <w:ins w:id="5326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ins w:id="5327" w:author="PR Preview" w:date="2026-01-01T00:00:00Z">
        <w:r>
          <w:t xml:space="preserve"> </w:t>
        </w:r>
      </w:ins>
      <w:ins w:id="5328" w:author="PR Preview" w:date="2026-01-01T00:00:00Z">
        <w:r>
          <w:t xml:space="preserve">(</w:t>
        </w:r>
      </w:ins>
      <w:hyperlink w:anchor="eq-cv-estimate">
        <w:ins w:id="5329" w:author="PR Preview" w:date="2026-01-01T00:00:00Z">
          <w:r>
            <w:rPr>
              <w:rStyle w:val="Hyperlink"/>
            </w:rPr>
            <w:t xml:space="preserve">Equation 48</w:t>
          </w:r>
        </w:ins>
      </w:hyperlink>
      <w:ins w:id="5330" w:author="PR Preview" w:date="2026-01-01T00:00:00Z">
        <w:r>
          <w:t xml:space="preserve">) differ?</w:t>
        </w:r>
      </w:ins>
    </w:p>
    <w:bookmarkEnd w:id="263"/>
    <w:bookmarkStart w:id="264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6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6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6"/>
        </w:numPr>
      </w:pPr>
      <w:del w:id="5331" w:author="PR Preview" w:date="2026-01-01T00:00:00Z">
        <w:r>
          <w:delText xml:space="preserve">No.</w:delText>
        </w:r>
      </w:del>
      <w:del w:id="5332" w:author="PR Preview" w:date="2026-01-01T00:00:00Z">
        <w:r>
          <w:delText xml:space="preserve"> </w:delText>
        </w:r>
      </w:del>
      <w:del w:id="5333" w:author="PR Preview" w:date="2026-01-01T00:00:00Z">
        <w:r>
          <w:delText xml:space="preserve">With one car per fold,</w:delText>
        </w:r>
      </w:del>
      <w:del w:id="5334" w:author="PR Preview" w:date="2026-01-01T00:00:00Z">
        <w:r>
          <w:delText xml:space="preserve"> </w:delText>
        </w:r>
      </w:del>
      <w:del w:id="5335" w:author="PR Preview" w:date="2026-01-01T00:00:00Z">
        <w:r>
          <w:delText xml:space="preserve">every assignment of cars to folds produces the same 32 fits,</w:delText>
        </w:r>
      </w:del>
      <w:del w:id="5336" w:author="PR Preview" w:date="2026-01-01T00:00:00Z">
        <w:r>
          <w:delText xml:space="preserve"> </w:delText>
        </w:r>
      </w:del>
      <w:del w:id="5337" w:author="PR Preview" w:date="2026-01-01T00:00:00Z">
        <w:r>
          <w:delText xml:space="preserve">only numbered differently,</w:delText>
        </w:r>
      </w:del>
      <w:del w:id="5338" w:author="PR Preview" w:date="2026-01-01T00:00:00Z">
        <w:r>
          <w:delText xml:space="preserve"> </w:delText>
        </w:r>
      </w:del>
      <w:del w:id="5339" w:author="PR Preview" w:date="2026-01-01T00:00:00Z">
        <w:r>
          <w:delText xml:space="preserve">and</w:delText>
        </w:r>
      </w:del>
      <w:del w:id="5340" w:author="PR Preview" w:date="2026-01-01T00:00:00Z">
        <w:r>
          <w:delText xml:space="preserve"> </w:delText>
        </w:r>
      </w:del>
      <w:hyperlink w:anchor="eq-cv-estimate">
        <w:del w:id="5341" w:author="PR Preview" w:date="2026-01-01T00:00:00Z">
          <w:r>
            <w:rPr>
              <w:rStyle w:val="Hyperlink"/>
            </w:rPr>
            <w:delText xml:space="preserve">Equation 46</w:delText>
          </w:r>
        </w:del>
      </w:hyperlink>
      <w:del w:id="5342" w:author="PR Preview" w:date="2026-01-01T00:00:00Z">
        <w:r>
          <w:delText xml:space="preserve"> </w:delText>
        </w:r>
      </w:del>
      <w:del w:id="5343" w:author="PR Preview" w:date="2026-01-01T00:00:00Z">
        <w:r>
          <w:delText xml:space="preserve">does not depend on the numbering.</w:delText>
        </w:r>
      </w:del>
      <w:del w:id="5344" w:author="PR Preview" w:date="2026-01-01T00:00:00Z">
        <w:r>
          <w:delText xml:space="preserve"> </w:delText>
        </w:r>
      </w:del>
      <w:del w:id="5345" w:author="PR Preview" w:date="2026-01-01T00:00:00Z">
        <w:r>
          <w:delText xml:space="preserve">Unlike</w:delText>
        </w:r>
      </w:del>
      <w:del w:id="5346" w:author="PR Preview" w:date="2026-01-01T00:00:00Z">
        <w:r>
          <w:delText xml:space="preserve"> </w:delText>
        </w:r>
      </w:del>
      <w:hyperlink w:anchor="exm-kfold-mtcars">
        <w:del w:id="5347" w:author="PR Preview" w:date="2026-01-01T00:00:00Z">
          <w:r>
            <w:rPr>
              <w:rStyle w:val="Hyperlink"/>
            </w:rPr>
            <w:delText xml:space="preserve">Example 28</w:delText>
          </w:r>
        </w:del>
      </w:hyperlink>
      <w:del w:id="5348" w:author="PR Preview" w:date="2026-01-01T00:00:00Z">
        <w:r>
          <w:delText xml:space="preserve">,</w:delText>
        </w:r>
      </w:del>
      <w:del w:id="5349" w:author="PR Preview" w:date="2026-01-01T00:00:00Z">
        <w:r>
          <w:delText xml:space="preserve"> </w:delText>
        </w:r>
      </w:del>
      <w:del w:id="5350" w:author="PR Preview" w:date="2026-01-01T00:00:00Z">
        <w:r>
          <w:delText xml:space="preserve">the estimate is not random.</w:delText>
        </w:r>
      </w:del>
    </w:p>
    <w:p>
      <w:pPr>
        <w:pStyle w:val="FirstParagraph"/>
      </w:pPr>
      <w:del w:id="5351" w:author="PR Preview" w:date="2026-01-01T00:00:00Z">
        <w:r>
          <w:rPr>
            <w:b/>
            <w:bCs/>
          </w:rPr>
          <w:delText xml:space="preserve">Definition 52 (Leave-one-out cross-validation)</w:delText>
        </w:r>
      </w:del>
      <w:del w:id="5352" w:author="PR Preview" w:date="2026-01-01T00:00:00Z">
        <w:r>
          <w:delText xml:space="preserve"> </w:delText>
        </w:r>
      </w:del>
      <w:del w:id="5353" w:author="PR Preview" w:date="2026-01-01T00:00:00Z">
        <w:r>
          <w:rPr>
            <w:b/>
            <w:bCs/>
          </w:rPr>
          <w:delText xml:space="preserve">Leave-one-out cross-validation (LOOCV)</w:delText>
        </w:r>
      </w:del>
      <w:del w:id="5354" w:author="PR Preview" w:date="2026-01-01T00:00:00Z">
        <w:r>
          <w:delText xml:space="preserve"> </w:delText>
        </w:r>
      </w:del>
      <w:del w:id="5355" w:author="PR Preview" w:date="2026-01-01T00:00:00Z">
        <w:r>
          <w:delText xml:space="preserve">is</w:delText>
        </w:r>
      </w:del>
      <w:del w:id="5356" w:author="PR Preview" w:date="2026-01-01T00:00:00Z">
        <w:r>
          <w:delText xml:space="preserve"> </w:delText>
        </w:r>
      </w:del>
      <w:hyperlink w:anchor="def-kfold">
        <m:oMath>
          <m:r>
            <m:t>k</m:t>
          </m:r>
        </m:oMath>
        <w:del w:id="5357" w:author="PR Preview" w:date="2026-01-01T00:00:00Z">
          <w:r>
            <w:rPr>
              <w:rStyle w:val="Hyperlink"/>
            </w:rPr>
            <w:delText xml:space="preserve">-fold cross-validation</w:delText>
          </w:r>
        </w:del>
      </w:hyperlink>
      <w:del w:id="5358" w:author="PR Preview" w:date="2026-01-01T00:00:00Z">
        <w:r>
          <w:delText xml:space="preserve"> </w:delText>
        </w:r>
      </w:del>
      <w:del w:id="5359" w:author="PR Preview" w:date="2026-01-01T00:00:00Z">
        <w:r>
          <w:delText xml:space="preserve">with</w:delText>
        </w:r>
      </w:del>
      <w:del w:id="5360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n</m:t>
        </m:r>
      </m:oMath>
      <w:del w:id="5361" w:author="PR Preview" w:date="2026-01-01T00:00:00Z">
        <w:r>
          <w:delText xml:space="preserve">,</w:delText>
        </w:r>
      </w:del>
      <w:del w:id="5362" w:author="PR Preview" w:date="2026-01-01T00:00:00Z">
        <w:r>
          <w:delText xml:space="preserve"> </w:delText>
        </w:r>
      </w:del>
      <w:del w:id="5363" w:author="PR Preview" w:date="2026-01-01T00:00:00Z">
        <w:r>
          <w:delText xml:space="preserve">so that each of the</w:delText>
        </w:r>
      </w:del>
      <w:del w:id="5364" w:author="PR Preview" w:date="2026-01-01T00:00:00Z">
        <w:r>
          <w:delText xml:space="preserve"> </w:delText>
        </w:r>
      </w:del>
      <m:oMath>
        <m:r>
          <m:t>n</m:t>
        </m:r>
      </m:oMath>
      <w:del w:id="5365" w:author="PR Preview" w:date="2026-01-01T00:00:00Z">
        <w:r>
          <w:delText xml:space="preserve"> </w:delText>
        </w:r>
      </w:del>
      <w:hyperlink w:anchor="def-folds">
        <w:del w:id="5366" w:author="PR Preview" w:date="2026-01-01T00:00:00Z">
          <w:r>
            <w:rPr>
              <w:rStyle w:val="Hyperlink"/>
            </w:rPr>
            <w:delText xml:space="preserve">folds</w:delText>
          </w:r>
        </w:del>
      </w:hyperlink>
      <w:del w:id="5367" w:author="PR Preview" w:date="2026-01-01T00:00:00Z">
        <w:r>
          <w:delText xml:space="preserve"> </w:delText>
        </w:r>
      </w:del>
      <w:del w:id="5368" w:author="PR Preview" w:date="2026-01-01T00:00:00Z">
        <w:r>
          <w:delText xml:space="preserve">holds one observation,</w:delText>
        </w:r>
      </w:del>
      <w:del w:id="5369" w:author="PR Preview" w:date="2026-01-01T00:00:00Z">
        <w:r>
          <w:delText xml:space="preserve"> </w:delText>
        </w:r>
      </w:del>
      <w:del w:id="5370" w:author="PR Preview" w:date="2026-01-01T00:00:00Z">
        <w:r>
          <w:delText xml:space="preserve">and the</w:delText>
        </w:r>
      </w:del>
      <w:del w:id="5371" w:author="PR Preview" w:date="2026-01-01T00:00:00Z">
        <w:r>
          <w:delText xml:space="preserve"> </w:delText>
        </w:r>
      </w:del>
      <w:hyperlink w:anchor="def-fold-out-rule">
        <w:del w:id="5372" w:author="PR Preview" w:date="2026-01-01T00:00:00Z">
          <w:r>
            <w:rPr>
              <w:rStyle w:val="Hyperlink"/>
            </w:rPr>
            <w:delText xml:space="preserve">fold-out rule</w:delText>
          </w:r>
        </w:del>
      </w:hyperlink>
      <w:del w:id="5373" w:author="PR Preview" w:date="2026-01-01T00:00:00Z">
        <w:r>
          <w:delText xml:space="preserve"> </w:delText>
        </w:r>
      </w:del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del w:id="5374" w:author="PR Preview" w:date="2026-01-01T00:00:00Z">
        <w:r>
          <w:delText xml:space="preserve"> </w:delText>
        </w:r>
      </w:del>
      <w:del w:id="5375" w:author="PR Preview" w:date="2026-01-01T00:00:00Z">
        <w:r>
          <w:delText xml:space="preserve">of observation</w:delText>
        </w:r>
      </w:del>
      <w:del w:id="5376" w:author="PR Preview" w:date="2026-01-01T00:00:00Z">
        <w:r>
          <w:delText xml:space="preserve"> </w:delText>
        </w:r>
      </w:del>
      <m:oMath>
        <m:r>
          <m:t>i</m:t>
        </m:r>
      </m:oMath>
      <w:del w:id="5377" w:author="PR Preview" w:date="2026-01-01T00:00:00Z">
        <w:r>
          <w:delText xml:space="preserve">’s</w:delText>
        </w:r>
      </w:del>
      <w:del w:id="5378" w:author="PR Preview" w:date="2026-01-01T00:00:00Z">
        <w:r>
          <w:delText xml:space="preserve"> </w:delText>
        </w:r>
      </w:del>
      <w:hyperlink w:anchor="def-fold-assignment">
        <w:del w:id="5379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5380" w:author="PR Preview" w:date="2026-01-01T00:00:00Z">
        <w:r>
          <w:delText xml:space="preserve"> </w:delText>
        </w:r>
      </w:del>
      <w:del w:id="5381" w:author="PR Preview" w:date="2026-01-01T00:00:00Z">
        <w:r>
          <w:delText xml:space="preserve">is fitted to all observations except observation</w:delText>
        </w:r>
      </w:del>
      <w:del w:id="5382" w:author="PR Preview" w:date="2026-01-01T00:00:00Z">
        <w:r>
          <w:delText xml:space="preserve"> </w:delText>
        </w:r>
      </w:del>
      <m:oMath>
        <m:r>
          <m:t>i</m:t>
        </m:r>
      </m:oMath>
      <w:del w:id="5383" w:author="PR Preview" w:date="2026-01-01T00:00:00Z">
        <w:r>
          <w:delText xml:space="preserve">.</w:delText>
        </w:r>
      </w:del>
      <w:del w:id="5384" w:author="PR Preview" w:date="2026-01-01T00:00:00Z">
        <w:r>
          <w:delText xml:space="preserve"> </w:delText>
        </w:r>
      </w:del>
      <w:del w:id="5385" w:author="PR Preview" w:date="2026-01-01T00:00:00Z">
        <w:r>
          <w:delText xml:space="preserve">Its</w:delText>
        </w:r>
      </w:del>
      <w:del w:id="5386" w:author="PR Preview" w:date="2026-01-01T00:00:00Z">
        <w:r>
          <w:delText xml:space="preserve"> </w:delText>
        </w:r>
      </w:del>
      <w:hyperlink w:anchor="def-cv-estimate">
        <w:del w:id="5387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5388" w:author="PR Preview" w:date="2026-01-01T00:00:00Z">
        <w:r>
          <w:delText xml:space="preserve"> </w:delText>
        </w:r>
      </w:del>
      <w:del w:id="5389" w:author="PR Preview" w:date="2026-01-01T00:00:00Z">
        <w:r>
          <w:delText xml:space="preserve">(</w:delText>
        </w:r>
      </w:del>
      <w:hyperlink w:anchor="eq-cv-estimate">
        <w:del w:id="5390" w:author="PR Preview" w:date="2026-01-01T00:00:00Z">
          <w:r>
            <w:rPr>
              <w:rStyle w:val="Hyperlink"/>
            </w:rPr>
            <w:delText xml:space="preserve">Equation 46</w:delText>
          </w:r>
        </w:del>
      </w:hyperlink>
      <w:del w:id="5391" w:author="PR Preview" w:date="2026-01-01T00:00:00Z">
        <w:r>
          <w:delText xml:space="preserve"> </w:delText>
        </w:r>
      </w:del>
      <w:del w:id="5392" w:author="PR Preview" w:date="2026-01-01T00:00:00Z">
        <w:r>
          <w:delText xml:space="preserve">with</w:delText>
        </w:r>
      </w:del>
      <w:del w:id="5393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n</m:t>
        </m:r>
      </m:oMath>
      <w:del w:id="5394" w:author="PR Preview" w:date="2026-01-01T00:00:00Z">
        <w:r>
          <w:delText xml:space="preserve">) is</w:delText>
        </w:r>
      </w:del>
    </w:p>
    <w:p>
      <w:pPr>
        <w:pStyle w:val="Compact"/>
        <w:numPr>
          <w:ilvl w:val="0"/>
          <w:numId w:val="1016"/>
        </w:numPr>
      </w:pPr>
      <w:ins w:id="5395" w:author="PR Preview" w:date="2026-01-01T00:00:00Z">
        <w:r>
          <w:t xml:space="preserve">No.</w:t>
        </w:r>
      </w:ins>
      <w:ins w:id="5396" w:author="PR Preview" w:date="2026-01-01T00:00:00Z">
        <w:r>
          <w:t xml:space="preserve"> </w:t>
        </w:r>
      </w:ins>
      <w:ins w:id="5397" w:author="PR Preview" w:date="2026-01-01T00:00:00Z">
        <w:r>
          <w:t xml:space="preserve">With one car per fold,</w:t>
        </w:r>
      </w:ins>
      <w:ins w:id="5398" w:author="PR Preview" w:date="2026-01-01T00:00:00Z">
        <w:r>
          <w:t xml:space="preserve"> </w:t>
        </w:r>
      </w:ins>
      <w:ins w:id="5399" w:author="PR Preview" w:date="2026-01-01T00:00:00Z">
        <w:r>
          <w:t xml:space="preserve">every assignment of cars to folds produces the same 32 fits,</w:t>
        </w:r>
      </w:ins>
      <w:ins w:id="5400" w:author="PR Preview" w:date="2026-01-01T00:00:00Z">
        <w:r>
          <w:t xml:space="preserve"> </w:t>
        </w:r>
      </w:ins>
      <w:ins w:id="5401" w:author="PR Preview" w:date="2026-01-01T00:00:00Z">
        <w:r>
          <w:t xml:space="preserve">only numbered differently,</w:t>
        </w:r>
      </w:ins>
      <w:ins w:id="5402" w:author="PR Preview" w:date="2026-01-01T00:00:00Z">
        <w:r>
          <w:t xml:space="preserve"> </w:t>
        </w:r>
      </w:ins>
      <w:ins w:id="5403" w:author="PR Preview" w:date="2026-01-01T00:00:00Z">
        <w:r>
          <w:t xml:space="preserve">and</w:t>
        </w:r>
      </w:ins>
      <w:ins w:id="5404" w:author="PR Preview" w:date="2026-01-01T00:00:00Z">
        <w:r>
          <w:t xml:space="preserve"> </w:t>
        </w:r>
      </w:ins>
      <w:hyperlink w:anchor="eq-cv-estimate">
        <w:ins w:id="5405" w:author="PR Preview" w:date="2026-01-01T00:00:00Z">
          <w:r>
            <w:rPr>
              <w:rStyle w:val="Hyperlink"/>
            </w:rPr>
            <w:t xml:space="preserve">Equation 48</w:t>
          </w:r>
        </w:ins>
      </w:hyperlink>
      <w:ins w:id="5406" w:author="PR Preview" w:date="2026-01-01T00:00:00Z">
        <w:r>
          <w:t xml:space="preserve"> </w:t>
        </w:r>
      </w:ins>
      <w:ins w:id="5407" w:author="PR Preview" w:date="2026-01-01T00:00:00Z">
        <w:r>
          <w:t xml:space="preserve">does not depend on the numbering.</w:t>
        </w:r>
      </w:ins>
      <w:ins w:id="5408" w:author="PR Preview" w:date="2026-01-01T00:00:00Z">
        <w:r>
          <w:t xml:space="preserve"> </w:t>
        </w:r>
      </w:ins>
      <w:ins w:id="5409" w:author="PR Preview" w:date="2026-01-01T00:00:00Z">
        <w:r>
          <w:t xml:space="preserve">Unlike</w:t>
        </w:r>
      </w:ins>
      <w:ins w:id="5410" w:author="PR Preview" w:date="2026-01-01T00:00:00Z">
        <w:r>
          <w:t xml:space="preserve"> </w:t>
        </w:r>
      </w:ins>
      <w:hyperlink w:anchor="exm-kfold-mtcars">
        <w:ins w:id="5411" w:author="PR Preview" w:date="2026-01-01T00:00:00Z">
          <w:r>
            <w:rPr>
              <w:rStyle w:val="Hyperlink"/>
            </w:rPr>
            <w:t xml:space="preserve">Example 30</w:t>
          </w:r>
        </w:ins>
      </w:hyperlink>
      <w:ins w:id="5412" w:author="PR Preview" w:date="2026-01-01T00:00:00Z">
        <w:r>
          <w:t xml:space="preserve">,</w:t>
        </w:r>
      </w:ins>
      <w:ins w:id="5413" w:author="PR Preview" w:date="2026-01-01T00:00:00Z">
        <w:r>
          <w:t xml:space="preserve"> </w:t>
        </w:r>
      </w:ins>
      <w:ins w:id="5414" w:author="PR Preview" w:date="2026-01-01T00:00:00Z">
        <w:r>
          <w:t xml:space="preserve">the estimate is not random.</w:t>
        </w:r>
      </w:ins>
    </w:p>
    <w:bookmarkEnd w:id="264"/>
    <w:bookmarkStart w:id="266" w:name="def-loocv"/>
    <w:p>
      <w:pPr>
        <w:pStyle w:val="FirstParagraph"/>
      </w:pPr>
      <w:ins w:id="5415" w:author="PR Preview" w:date="2026-01-01T00:00:00Z">
        <w:r>
          <w:rPr>
            <w:b/>
            <w:bCs/>
          </w:rPr>
          <w:t xml:space="preserve">Definition 53 (Leave-one-out cross-validation)</w:t>
        </w:r>
      </w:ins>
      <w:ins w:id="5416" w:author="PR Preview" w:date="2026-01-01T00:00:00Z">
        <w:r>
          <w:t xml:space="preserve"> </w:t>
        </w:r>
      </w:ins>
      <w:ins w:id="5417" w:author="PR Preview" w:date="2026-01-01T00:00:00Z">
        <w:r>
          <w:rPr>
            <w:b/>
            <w:bCs/>
          </w:rPr>
          <w:t xml:space="preserve">Leave-one-out cross-validation (LOOCV)</w:t>
        </w:r>
      </w:ins>
      <w:ins w:id="5418" w:author="PR Preview" w:date="2026-01-01T00:00:00Z">
        <w:r>
          <w:t xml:space="preserve"> </w:t>
        </w:r>
      </w:ins>
      <w:ins w:id="5419" w:author="PR Preview" w:date="2026-01-01T00:00:00Z">
        <w:r>
          <w:t xml:space="preserve">is</w:t>
        </w:r>
      </w:ins>
      <w:ins w:id="5420" w:author="PR Preview" w:date="2026-01-01T00:00:00Z">
        <w:r>
          <w:t xml:space="preserve"> </w:t>
        </w:r>
      </w:ins>
      <w:hyperlink w:anchor="def-kfold">
        <m:oMath>
          <m:r>
            <m:t>k</m:t>
          </m:r>
        </m:oMath>
        <w:ins w:id="5421" w:author="PR Preview" w:date="2026-01-01T00:00:00Z">
          <w:r>
            <w:rPr>
              <w:rStyle w:val="Hyperlink"/>
            </w:rPr>
            <w:t xml:space="preserve">-fold cross-validation</w:t>
          </w:r>
        </w:ins>
      </w:hyperlink>
      <w:ins w:id="5422" w:author="PR Preview" w:date="2026-01-01T00:00:00Z">
        <w:r>
          <w:t xml:space="preserve"> </w:t>
        </w:r>
      </w:ins>
      <w:ins w:id="5423" w:author="PR Preview" w:date="2026-01-01T00:00:00Z">
        <w:r>
          <w:t xml:space="preserve">with</w:t>
        </w:r>
      </w:ins>
      <w:ins w:id="5424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n</m:t>
        </m:r>
      </m:oMath>
      <w:ins w:id="5425" w:author="PR Preview" w:date="2026-01-01T00:00:00Z">
        <w:r>
          <w:t xml:space="preserve">,</w:t>
        </w:r>
      </w:ins>
      <w:ins w:id="5426" w:author="PR Preview" w:date="2026-01-01T00:00:00Z">
        <w:r>
          <w:t xml:space="preserve"> </w:t>
        </w:r>
      </w:ins>
      <w:ins w:id="5427" w:author="PR Preview" w:date="2026-01-01T00:00:00Z">
        <w:r>
          <w:t xml:space="preserve">so that each of the</w:t>
        </w:r>
      </w:ins>
      <w:ins w:id="5428" w:author="PR Preview" w:date="2026-01-01T00:00:00Z">
        <w:r>
          <w:t xml:space="preserve"> </w:t>
        </w:r>
      </w:ins>
      <m:oMath>
        <m:r>
          <m:t>n</m:t>
        </m:r>
      </m:oMath>
      <w:ins w:id="5429" w:author="PR Preview" w:date="2026-01-01T00:00:00Z">
        <w:r>
          <w:t xml:space="preserve"> </w:t>
        </w:r>
      </w:ins>
      <w:hyperlink w:anchor="def-folds">
        <w:ins w:id="5430" w:author="PR Preview" w:date="2026-01-01T00:00:00Z">
          <w:r>
            <w:rPr>
              <w:rStyle w:val="Hyperlink"/>
            </w:rPr>
            <w:t xml:space="preserve">folds</w:t>
          </w:r>
        </w:ins>
      </w:hyperlink>
      <w:ins w:id="5431" w:author="PR Preview" w:date="2026-01-01T00:00:00Z">
        <w:r>
          <w:t xml:space="preserve"> </w:t>
        </w:r>
      </w:ins>
      <w:ins w:id="5432" w:author="PR Preview" w:date="2026-01-01T00:00:00Z">
        <w:r>
          <w:t xml:space="preserve">holds one observation,</w:t>
        </w:r>
      </w:ins>
      <w:ins w:id="5433" w:author="PR Preview" w:date="2026-01-01T00:00:00Z">
        <w:r>
          <w:t xml:space="preserve"> </w:t>
        </w:r>
      </w:ins>
      <w:ins w:id="5434" w:author="PR Preview" w:date="2026-01-01T00:00:00Z">
        <w:r>
          <w:t xml:space="preserve">and the</w:t>
        </w:r>
      </w:ins>
      <w:ins w:id="5435" w:author="PR Preview" w:date="2026-01-01T00:00:00Z">
        <w:r>
          <w:t xml:space="preserve"> </w:t>
        </w:r>
      </w:ins>
      <w:hyperlink w:anchor="def-fold-out-rule">
        <w:ins w:id="5436" w:author="PR Preview" w:date="2026-01-01T00:00:00Z">
          <w:r>
            <w:rPr>
              <w:rStyle w:val="Hyperlink"/>
            </w:rPr>
            <w:t xml:space="preserve">fold-out rule</w:t>
          </w:r>
        </w:ins>
      </w:hyperlink>
      <w:ins w:id="5437" w:author="PR Preview" w:date="2026-01-01T00:00:00Z">
        <w:r>
          <w:t xml:space="preserve"> </w:t>
        </w:r>
      </w:ins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ins w:id="5438" w:author="PR Preview" w:date="2026-01-01T00:00:00Z">
        <w:r>
          <w:t xml:space="preserve"> </w:t>
        </w:r>
      </w:ins>
      <w:ins w:id="5439" w:author="PR Preview" w:date="2026-01-01T00:00:00Z">
        <w:r>
          <w:t xml:space="preserve">of observation</w:t>
        </w:r>
      </w:ins>
      <w:ins w:id="5440" w:author="PR Preview" w:date="2026-01-01T00:00:00Z">
        <w:r>
          <w:t xml:space="preserve"> </w:t>
        </w:r>
      </w:ins>
      <m:oMath>
        <m:r>
          <m:t>i</m:t>
        </m:r>
      </m:oMath>
      <w:ins w:id="5441" w:author="PR Preview" w:date="2026-01-01T00:00:00Z">
        <w:r>
          <w:t xml:space="preserve">’s</w:t>
        </w:r>
      </w:ins>
      <w:ins w:id="5442" w:author="PR Preview" w:date="2026-01-01T00:00:00Z">
        <w:r>
          <w:t xml:space="preserve"> </w:t>
        </w:r>
      </w:ins>
      <w:hyperlink w:anchor="def-fold-assignment">
        <w:ins w:id="5443" w:author="PR Preview" w:date="2026-01-01T00:00:00Z">
          <w:r>
            <w:rPr>
              <w:rStyle w:val="Hyperlink"/>
            </w:rPr>
            <w:t xml:space="preserve">fold</w:t>
          </w:r>
        </w:ins>
      </w:hyperlink>
      <w:ins w:id="5444" w:author="PR Preview" w:date="2026-01-01T00:00:00Z">
        <w:r>
          <w:t xml:space="preserve"> </w:t>
        </w:r>
      </w:ins>
      <w:ins w:id="5445" w:author="PR Preview" w:date="2026-01-01T00:00:00Z">
        <w:r>
          <w:t xml:space="preserve">is fitted to all observations except observation</w:t>
        </w:r>
      </w:ins>
      <w:ins w:id="5446" w:author="PR Preview" w:date="2026-01-01T00:00:00Z">
        <w:r>
          <w:t xml:space="preserve"> </w:t>
        </w:r>
      </w:ins>
      <m:oMath>
        <m:r>
          <m:t>i</m:t>
        </m:r>
      </m:oMath>
      <w:ins w:id="5447" w:author="PR Preview" w:date="2026-01-01T00:00:00Z">
        <w:r>
          <w:t xml:space="preserve">.</w:t>
        </w:r>
      </w:ins>
      <w:ins w:id="5448" w:author="PR Preview" w:date="2026-01-01T00:00:00Z">
        <w:r>
          <w:t xml:space="preserve"> </w:t>
        </w:r>
      </w:ins>
      <w:ins w:id="5449" w:author="PR Preview" w:date="2026-01-01T00:00:00Z">
        <w:r>
          <w:t xml:space="preserve">Its</w:t>
        </w:r>
      </w:ins>
      <w:ins w:id="5450" w:author="PR Preview" w:date="2026-01-01T00:00:00Z">
        <w:r>
          <w:t xml:space="preserve"> </w:t>
        </w:r>
      </w:ins>
      <w:hyperlink w:anchor="def-cv-estimate">
        <w:ins w:id="5451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5452" w:author="PR Preview" w:date="2026-01-01T00:00:00Z">
        <w:r>
          <w:t xml:space="preserve"> </w:t>
        </w:r>
      </w:ins>
      <w:ins w:id="5453" w:author="PR Preview" w:date="2026-01-01T00:00:00Z">
        <w:r>
          <w:t xml:space="preserve">(</w:t>
        </w:r>
      </w:ins>
      <w:hyperlink w:anchor="eq-cv-estimate">
        <w:ins w:id="5454" w:author="PR Preview" w:date="2026-01-01T00:00:00Z">
          <w:r>
            <w:rPr>
              <w:rStyle w:val="Hyperlink"/>
            </w:rPr>
            <w:t xml:space="preserve">Equation 48</w:t>
          </w:r>
        </w:ins>
      </w:hyperlink>
      <w:ins w:id="5455" w:author="PR Preview" w:date="2026-01-01T00:00:00Z">
        <w:r>
          <w:t xml:space="preserve"> </w:t>
        </w:r>
      </w:ins>
      <w:ins w:id="5456" w:author="PR Preview" w:date="2026-01-01T00:00:00Z">
        <w:r>
          <w:t xml:space="preserve">with</w:t>
        </w:r>
      </w:ins>
      <w:ins w:id="5457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n</m:t>
        </m:r>
      </m:oMath>
      <w:ins w:id="5458" w:author="PR Preview" w:date="2026-01-01T00:00:00Z">
        <w:r>
          <w:t xml:space="preserve">) is</w:t>
        </w:r>
      </w:ins>
    </w:p>
    <w:p>
      <w:pPr>
        <w:pStyle w:val="BodyText"/>
      </w:pPr>
      <w:bookmarkStart w:id="265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6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5.1.2)</w:t>
      </w:r>
      <w:r>
        <w:t xml:space="preserve">;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266"/>
    <w:bookmarkStart w:id="267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67"/>
    <w:p>
      <w:pPr>
        <w:pStyle w:val="BodyText"/>
      </w:pPr>
      <w:del w:id="5459" w:author="PR Preview" w:date="2026-01-01T00:00:00Z">
        <w:r>
          <w:rPr>
            <w:i/>
            <w:iCs/>
          </w:rPr>
          <w:delText xml:space="preserve">Proof</w:delText>
        </w:r>
      </w:del>
      <w:del w:id="5460" w:author="PR Preview" w:date="2026-01-01T00:00:00Z">
        <w:r>
          <w:delText xml:space="preserve">. </w:delText>
        </w:r>
      </w:del>
      <w:del w:id="5461" w:author="PR Preview" w:date="2026-01-01T00:00:00Z">
        <w:r>
          <w:delText xml:space="preserve">This is the solution to</w:delText>
        </w:r>
      </w:del>
      <w:del w:id="5462" w:author="PR Preview" w:date="2026-01-01T00:00:00Z">
        <w:r>
          <w:delText xml:space="preserve"> </w:delText>
        </w:r>
      </w:del>
      <w:hyperlink w:anchor="exr-loocv">
        <w:del w:id="5463" w:author="PR Preview" w:date="2026-01-01T00:00:00Z">
          <w:r>
            <w:rPr>
              <w:rStyle w:val="Hyperlink"/>
            </w:rPr>
            <w:delText xml:space="preserve">Exercise 11</w:delText>
          </w:r>
        </w:del>
      </w:hyperlink>
      <w:del w:id="5464" w:author="PR Preview" w:date="2026-01-01T00:00:00Z">
        <w:r>
          <w:delText xml:space="preserve">, part 3, worked in</w:delText>
        </w:r>
      </w:del>
      <w:del w:id="5465" w:author="PR Preview" w:date="2026-01-01T00:00:00Z">
        <w:r>
          <w:delText xml:space="preserve"> </w:delText>
        </w:r>
      </w:del>
      <w:hyperlink w:anchor="sol-loocv">
        <w:del w:id="5466" w:author="PR Preview" w:date="2026-01-01T00:00:00Z">
          <w:r>
            <w:rPr>
              <w:rStyle w:val="Hyperlink"/>
            </w:rPr>
            <w:delText xml:space="preserve">Solution 11</w:delText>
          </w:r>
        </w:del>
      </w:hyperlink>
      <w:del w:id="5467" w:author="PR Preview" w:date="2026-01-01T00:00:00Z">
        <w:r>
          <w:delText xml:space="preserve">.</w:delText>
        </w:r>
      </w:del>
      <w:del w:id="5468" w:author="PR Preview" w:date="2026-01-01T00:00:00Z">
        <w:r>
          <w:delText xml:space="preserve"> </w:delText>
        </w:r>
      </w:del>
      <w:del w:id="5469" w:author="PR Preview" w:date="2026-01-01T00:00:00Z">
        <w:r>
          <w:delText xml:space="preserve">It uses</w:delText>
        </w:r>
      </w:del>
      <w:del w:id="5470" w:author="PR Preview" w:date="2026-01-01T00:00:00Z">
        <w:r>
          <w:delText xml:space="preserve"> </w:delText>
        </w:r>
      </w:del>
      <w:hyperlink w:anchor="eq-cv-estimate">
        <w:del w:id="5471" w:author="PR Preview" w:date="2026-01-01T00:00:00Z">
          <w:r>
            <w:rPr>
              <w:rStyle w:val="Hyperlink"/>
            </w:rPr>
            <w:delText xml:space="preserve">Equation 46</w:delText>
          </w:r>
        </w:del>
      </w:hyperlink>
      <w:del w:id="5472" w:author="PR Preview" w:date="2026-01-01T00:00:00Z">
        <w:r>
          <w:delText xml:space="preserve"> </w:delText>
        </w:r>
      </w:del>
      <w:del w:id="5473" w:author="PR Preview" w:date="2026-01-01T00:00:00Z">
        <w:r>
          <w:delText xml:space="preserve">and</w:delText>
        </w:r>
      </w:del>
      <w:del w:id="5474" w:author="PR Preview" w:date="2026-01-01T00:00:00Z">
        <w:r>
          <w:delText xml:space="preserve"> </w:delText>
        </w:r>
      </w:del>
      <w:hyperlink w:anchor="eq-fold-out-rule">
        <w:del w:id="5475" w:author="PR Preview" w:date="2026-01-01T00:00:00Z">
          <w:r>
            <w:rPr>
              <w:rStyle w:val="Hyperlink"/>
            </w:rPr>
            <w:delText xml:space="preserve">Equation 45</w:delText>
          </w:r>
        </w:del>
      </w:hyperlink>
      <w:del w:id="5476" w:author="PR Preview" w:date="2026-01-01T00:00:00Z">
        <w:r>
          <w:delText xml:space="preserve">.</w:delText>
        </w:r>
      </w:del>
    </w:p>
    <w:p>
      <w:pPr>
        <w:pStyle w:val="BodyText"/>
      </w:pPr>
      <w:ins w:id="5477" w:author="PR Preview" w:date="2026-01-01T00:00:00Z">
        <w:r>
          <w:rPr>
            <w:i/>
            <w:iCs/>
          </w:rPr>
          <w:t xml:space="preserve">Proof</w:t>
        </w:r>
      </w:ins>
      <w:ins w:id="5478" w:author="PR Preview" w:date="2026-01-01T00:00:00Z">
        <w:r>
          <w:t xml:space="preserve">. </w:t>
        </w:r>
      </w:ins>
      <w:ins w:id="5479" w:author="PR Preview" w:date="2026-01-01T00:00:00Z">
        <w:r>
          <w:t xml:space="preserve">This is the solution to</w:t>
        </w:r>
      </w:ins>
      <w:ins w:id="5480" w:author="PR Preview" w:date="2026-01-01T00:00:00Z">
        <w:r>
          <w:t xml:space="preserve"> </w:t>
        </w:r>
      </w:ins>
      <w:hyperlink w:anchor="exr-loocv">
        <w:ins w:id="5481" w:author="PR Preview" w:date="2026-01-01T00:00:00Z">
          <w:r>
            <w:rPr>
              <w:rStyle w:val="Hyperlink"/>
            </w:rPr>
            <w:t xml:space="preserve">Exercise 11</w:t>
          </w:r>
        </w:ins>
      </w:hyperlink>
      <w:ins w:id="5482" w:author="PR Preview" w:date="2026-01-01T00:00:00Z">
        <w:r>
          <w:t xml:space="preserve">, part 3, worked in</w:t>
        </w:r>
      </w:ins>
      <w:ins w:id="5483" w:author="PR Preview" w:date="2026-01-01T00:00:00Z">
        <w:r>
          <w:t xml:space="preserve"> </w:t>
        </w:r>
      </w:ins>
      <w:hyperlink w:anchor="sol-loocv">
        <w:ins w:id="5484" w:author="PR Preview" w:date="2026-01-01T00:00:00Z">
          <w:r>
            <w:rPr>
              <w:rStyle w:val="Hyperlink"/>
            </w:rPr>
            <w:t xml:space="preserve">Solution 11</w:t>
          </w:r>
        </w:ins>
      </w:hyperlink>
      <w:ins w:id="5485" w:author="PR Preview" w:date="2026-01-01T00:00:00Z">
        <w:r>
          <w:t xml:space="preserve">.</w:t>
        </w:r>
      </w:ins>
      <w:ins w:id="5486" w:author="PR Preview" w:date="2026-01-01T00:00:00Z">
        <w:r>
          <w:t xml:space="preserve"> </w:t>
        </w:r>
      </w:ins>
      <w:ins w:id="5487" w:author="PR Preview" w:date="2026-01-01T00:00:00Z">
        <w:r>
          <w:t xml:space="preserve">It uses</w:t>
        </w:r>
      </w:ins>
      <w:ins w:id="5488" w:author="PR Preview" w:date="2026-01-01T00:00:00Z">
        <w:r>
          <w:t xml:space="preserve"> </w:t>
        </w:r>
      </w:ins>
      <w:hyperlink w:anchor="eq-cv-estimate">
        <w:ins w:id="5489" w:author="PR Preview" w:date="2026-01-01T00:00:00Z">
          <w:r>
            <w:rPr>
              <w:rStyle w:val="Hyperlink"/>
            </w:rPr>
            <w:t xml:space="preserve">Equation 48</w:t>
          </w:r>
        </w:ins>
      </w:hyperlink>
      <w:ins w:id="5490" w:author="PR Preview" w:date="2026-01-01T00:00:00Z">
        <w:r>
          <w:t xml:space="preserve"> </w:t>
        </w:r>
      </w:ins>
      <w:ins w:id="5491" w:author="PR Preview" w:date="2026-01-01T00:00:00Z">
        <w:r>
          <w:t xml:space="preserve">and</w:t>
        </w:r>
      </w:ins>
      <w:ins w:id="5492" w:author="PR Preview" w:date="2026-01-01T00:00:00Z">
        <w:r>
          <w:t xml:space="preserve"> </w:t>
        </w:r>
      </w:ins>
      <w:hyperlink w:anchor="eq-fold-out-rule">
        <w:ins w:id="5493" w:author="PR Preview" w:date="2026-01-01T00:00:00Z">
          <w:r>
            <w:rPr>
              <w:rStyle w:val="Hyperlink"/>
            </w:rPr>
            <w:t xml:space="preserve">Equation 47</w:t>
          </w:r>
        </w:ins>
      </w:hyperlink>
      <w:ins w:id="5494" w:author="PR Preview" w:date="2026-01-01T00:00:00Z">
        <w:r>
          <w:t xml:space="preserve">.</w:t>
        </w:r>
      </w:ins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7"/>
        </w:numPr>
      </w:pPr>
      <w:del w:id="5495" w:author="PR Preview" w:date="2026-01-01T00:00:00Z">
        <w:r>
          <w:delText xml:space="preserve">With</w:delText>
        </w:r>
      </w:del>
      <w:del w:id="5496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n</m:t>
        </m:r>
      </m:oMath>
      <w:del w:id="5497" w:author="PR Preview" w:date="2026-01-01T00:00:00Z">
        <w:r>
          <w:delText xml:space="preserve">, the</w:delText>
        </w:r>
      </w:del>
      <w:del w:id="5498" w:author="PR Preview" w:date="2026-01-01T00:00:00Z">
        <w:r>
          <w:delText xml:space="preserve"> </w:delText>
        </w:r>
      </w:del>
      <m:oMath>
        <m:r>
          <m:t>n</m:t>
        </m:r>
      </m:oMath>
      <w:del w:id="5499" w:author="PR Preview" w:date="2026-01-01T00:00:00Z">
        <w:r>
          <w:delText xml:space="preserve"> </w:delText>
        </w:r>
      </w:del>
      <w:del w:id="5500" w:author="PR Preview" w:date="2026-01-01T00:00:00Z">
        <w:r>
          <w:delText xml:space="preserve">nonempty, disjoint</w:delText>
        </w:r>
      </w:del>
      <w:del w:id="5501" w:author="PR Preview" w:date="2026-01-01T00:00:00Z">
        <w:r>
          <w:delText xml:space="preserve"> </w:delText>
        </w:r>
      </w:del>
      <w:hyperlink w:anchor="def-folds">
        <w:del w:id="5502" w:author="PR Preview" w:date="2026-01-01T00:00:00Z">
          <w:r>
            <w:rPr>
              <w:rStyle w:val="Hyperlink"/>
            </w:rPr>
            <w:delText xml:space="preserve">folds</w:delText>
          </w:r>
        </w:del>
      </w:hyperlink>
      <w:del w:id="5503" w:author="PR Preview" w:date="2026-01-01T00:00:00Z">
        <w:r>
          <w:delText xml:space="preserve"> </w:delText>
        </w:r>
      </w:del>
      <w:del w:id="5504" w:author="PR Preview" w:date="2026-01-01T00:00:00Z">
        <w:r>
          <w:delText xml:space="preserve">of</w:delText>
        </w:r>
      </w:del>
      <w:del w:id="5505" w:author="PR Preview" w:date="2026-01-01T00:00:00Z">
        <w:r>
          <w:delText xml:space="preserve"> </w:delText>
        </w:r>
      </w:del>
      <w:hyperlink w:anchor="eq-folds">
        <w:del w:id="5506" w:author="PR Preview" w:date="2026-01-01T00:00:00Z">
          <w:r>
            <w:rPr>
              <w:rStyle w:val="Hyperlink"/>
            </w:rPr>
            <w:delText xml:space="preserve">Equation 42</w:delText>
          </w:r>
        </w:del>
      </w:hyperlink>
      <w:del w:id="5507" w:author="PR Preview" w:date="2026-01-01T00:00:00Z">
        <w:r>
          <w:delText xml:space="preserve"> </w:delText>
        </w:r>
      </w:del>
      <w:del w:id="5508" w:author="PR Preview" w:date="2026-01-01T00:00:00Z">
        <w:r>
          <w:delText xml:space="preserve">partition the</w:delText>
        </w:r>
      </w:del>
      <w:del w:id="5509" w:author="PR Preview" w:date="2026-01-01T00:00:00Z">
        <w:r>
          <w:delText xml:space="preserve"> </w:delText>
        </w:r>
      </w:del>
      <m:oMath>
        <m:r>
          <m:t>n</m:t>
        </m:r>
      </m:oMath>
      <w:del w:id="5510" w:author="PR Preview" w:date="2026-01-01T00:00:00Z">
        <w:r>
          <w:delText xml:space="preserve"> </w:delText>
        </w:r>
      </w:del>
      <w:del w:id="5511" w:author="PR Preview" w:date="2026-01-01T00:00:00Z">
        <w:r>
          <w:delText xml:space="preserve">indices of</w:delText>
        </w:r>
      </w:del>
      <w:del w:id="5512" w:author="PR Preview" w:date="2026-01-01T00:00:00Z">
        <w:r>
          <w:delText xml:space="preserve"> </w:delText>
        </w:r>
      </w:del>
      <m:oMath>
        <m:r>
          <m:t>I</m:t>
        </m:r>
      </m:oMath>
      <w:del w:id="5513" w:author="PR Preview" w:date="2026-01-01T00:00:00Z">
        <w:r>
          <w:delText xml:space="preserve">,</w:delText>
        </w:r>
      </w:del>
      <w:del w:id="5514" w:author="PR Preview" w:date="2026-01-01T00:00:00Z">
        <w:r>
          <w:delText xml:space="preserve"> </w:delText>
        </w:r>
      </w:del>
      <w:del w:id="5515" w:author="PR Preview" w:date="2026-01-01T00:00:00Z">
        <w:r>
          <w:delText xml:space="preserve">so each fold holds exactly one index.</w:delText>
        </w:r>
      </w:del>
      <w:del w:id="5516" w:author="PR Preview" w:date="2026-01-01T00:00:00Z">
        <w:r>
          <w:delText xml:space="preserve"> </w:delText>
        </w:r>
      </w:del>
      <w:del w:id="5517" w:author="PR Preview" w:date="2026-01-01T00:00:00Z">
        <w:r>
          <w:delText xml:space="preserve">(A partition of</w:delText>
        </w:r>
      </w:del>
      <w:del w:id="5518" w:author="PR Preview" w:date="2026-01-01T00:00:00Z">
        <w:r>
          <w:delText xml:space="preserve"> </w:delText>
        </w:r>
      </w:del>
      <m:oMath>
        <m:r>
          <m:t>n</m:t>
        </m:r>
      </m:oMath>
      <w:del w:id="5519" w:author="PR Preview" w:date="2026-01-01T00:00:00Z">
        <w:r>
          <w:delText xml:space="preserve"> </w:delText>
        </w:r>
      </w:del>
      <w:del w:id="5520" w:author="PR Preview" w:date="2026-01-01T00:00:00Z">
        <w:r>
          <w:delText xml:space="preserve">indices into</w:delText>
        </w:r>
      </w:del>
      <w:del w:id="5521" w:author="PR Preview" w:date="2026-01-01T00:00:00Z">
        <w:r>
          <w:delText xml:space="preserve"> </w:delText>
        </w:r>
      </w:del>
      <m:oMath>
        <m:r>
          <m:t>n</m:t>
        </m:r>
      </m:oMath>
      <w:del w:id="5522" w:author="PR Preview" w:date="2026-01-01T00:00:00Z">
        <w:r>
          <w:delText xml:space="preserve"> </w:delText>
        </w:r>
      </w:del>
      <w:del w:id="5523" w:author="PR Preview" w:date="2026-01-01T00:00:00Z">
        <w:r>
          <w:delText xml:space="preserve">nonempty, disjoint subsets has one index per subset.)</w:delText>
        </w:r>
      </w:del>
    </w:p>
    <w:p>
      <w:pPr>
        <w:numPr>
          <w:ilvl w:val="0"/>
          <w:numId w:val="1017"/>
        </w:numPr>
      </w:pPr>
      <w:del w:id="5524" w:author="PR Preview" w:date="2026-01-01T00:00:00Z">
        <w:r>
          <w:delText xml:space="preserve">For observation</w:delText>
        </w:r>
      </w:del>
      <w:del w:id="5525" w:author="PR Preview" w:date="2026-01-01T00:00:00Z">
        <w:r>
          <w:delText xml:space="preserve"> </w:delText>
        </w:r>
      </w:del>
      <m:oMath>
        <m:r>
          <m:t>i</m:t>
        </m:r>
      </m:oMath>
      <w:del w:id="5526" w:author="PR Preview" w:date="2026-01-01T00:00:00Z">
        <w:r>
          <w:delText xml:space="preserve">,</w:delText>
        </w:r>
      </w:del>
      <w:del w:id="5527" w:author="PR Preview" w:date="2026-01-01T00:00:00Z">
        <w:r>
          <w:delText xml:space="preserve"> </w:delText>
        </w:r>
      </w:del>
      <w:hyperlink w:anchor="eq-fold-assignment">
        <w:del w:id="5528" w:author="PR Preview" w:date="2026-01-01T00:00:00Z">
          <w:r>
            <w:rPr>
              <w:rStyle w:val="Hyperlink"/>
            </w:rPr>
            <w:delText xml:space="preserve">Equation 44</w:delText>
          </w:r>
        </w:del>
      </w:hyperlink>
      <w:del w:id="5529" w:author="PR Preview" w:date="2026-01-01T00:00:00Z">
        <w:r>
          <w:delText xml:space="preserve"> </w:delText>
        </w:r>
      </w:del>
      <w:del w:id="5530" w:author="PR Preview" w:date="2026-01-01T00:00:00Z">
        <w:r>
          <w:delText xml:space="preserve">gives</w:delText>
        </w:r>
      </w:del>
      <w:del w:id="5531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del w:id="5532" w:author="PR Preview" w:date="2026-01-01T00:00:00Z">
        <w:r>
          <w:delText xml:space="preserve">,</w:delText>
        </w:r>
      </w:del>
      <w:del w:id="5533" w:author="PR Preview" w:date="2026-01-01T00:00:00Z">
        <w:r>
          <w:delText xml:space="preserve"> </w:delText>
        </w:r>
      </w:del>
      <w:del w:id="5534" w:author="PR Preview" w:date="2026-01-01T00:00:00Z">
        <w:r>
          <w:delText xml:space="preserve">so</w:delText>
        </w:r>
      </w:del>
      <w:del w:id="5535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del w:id="5536" w:author="PR Preview" w:date="2026-01-01T00:00:00Z">
        <w:r>
          <w:delText xml:space="preserve">.</w:delText>
        </w:r>
      </w:del>
      <w:del w:id="5537" w:author="PR Preview" w:date="2026-01-01T00:00:00Z">
        <w:r>
          <w:delText xml:space="preserve"> </w:delText>
        </w:r>
      </w:del>
      <w:del w:id="5538" w:author="PR Preview" w:date="2026-01-01T00:00:00Z">
        <w:r>
          <w:delText xml:space="preserve">(Fold</w:delText>
        </w:r>
      </w:del>
      <w:del w:id="5539" w:author="PR Preview" w:date="2026-01-01T00:00:00Z">
        <w:r>
          <w:delText xml:space="preserve"> </w:delText>
        </w:r>
      </w:del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del w:id="5540" w:author="PR Preview" w:date="2026-01-01T00:00:00Z">
        <w:r>
          <w:delText xml:space="preserve"> </w:delText>
        </w:r>
      </w:del>
      <w:del w:id="5541" w:author="PR Preview" w:date="2026-01-01T00:00:00Z">
        <w:r>
          <w:delText xml:space="preserve">holds one index, and that index is</w:delText>
        </w:r>
      </w:del>
      <w:del w:id="5542" w:author="PR Preview" w:date="2026-01-01T00:00:00Z">
        <w:r>
          <w:delText xml:space="preserve"> </w:delText>
        </w:r>
      </w:del>
      <m:oMath>
        <m:r>
          <m:t>i</m:t>
        </m:r>
      </m:oMath>
      <w:del w:id="5543" w:author="PR Preview" w:date="2026-01-01T00:00:00Z">
        <w:r>
          <w:delText xml:space="preserve">.)</w:delText>
        </w:r>
      </w:del>
    </w:p>
    <w:p>
      <w:pPr>
        <w:numPr>
          <w:ilvl w:val="0"/>
          <w:numId w:val="1017"/>
        </w:numPr>
      </w:pPr>
      <w:del w:id="5544" w:author="PR Preview" w:date="2026-01-01T00:00:00Z">
        <w:r>
          <w:delText xml:space="preserve">Let</w:delText>
        </w:r>
      </w:del>
      <w:del w:id="5545" w:author="PR Preview" w:date="2026-01-01T00:00:00Z">
        <w:r>
          <w:delText xml:space="preserve"> </w:delText>
        </w:r>
      </w:del>
      <m:oMath>
        <m:r>
          <m:t>g</m:t>
        </m:r>
      </m:oMath>
      <w:del w:id="5546" w:author="PR Preview" w:date="2026-01-01T00:00:00Z">
        <w:r>
          <w:delText xml:space="preserve"> </w:delText>
        </w:r>
      </w:del>
      <w:del w:id="5547" w:author="PR Preview" w:date="2026-01-01T00:00:00Z">
        <w:r>
          <w:delText xml:space="preserve">be the</w:delText>
        </w:r>
      </w:del>
      <w:del w:id="5548" w:author="PR Preview" w:date="2026-01-01T00:00:00Z">
        <w:r>
          <w:delText xml:space="preserve"> </w:delText>
        </w:r>
      </w:del>
      <w:hyperlink w:anchor="def-fitting-procedure">
        <w:del w:id="5549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5550" w:author="PR Preview" w:date="2026-01-01T00:00:00Z">
        <w:r>
          <w:delText xml:space="preserve">,</w:delText>
        </w:r>
      </w:del>
      <w:del w:id="5551" w:author="PR Preview" w:date="2026-01-01T00:00:00Z">
        <w:r>
          <w:delText xml:space="preserve"> </w:delText>
        </w:r>
      </w:del>
      <w:del w:id="5552" w:author="PR Preview" w:date="2026-01-01T00:00:00Z">
        <w:r>
          <w:delText xml:space="preserve">the rule that maps a training set to a fitted prediction rule.</w:delText>
        </w:r>
      </w:del>
      <w:del w:id="5553" w:author="PR Preview" w:date="2026-01-01T00:00:00Z">
        <w:r>
          <w:delText xml:space="preserve"> </w:delText>
        </w:r>
      </w:del>
      <w:del w:id="5554" w:author="PR Preview" w:date="2026-01-01T00:00:00Z">
        <w:r>
          <w:delText xml:space="preserve">The</w:delText>
        </w:r>
      </w:del>
      <w:del w:id="5555" w:author="PR Preview" w:date="2026-01-01T00:00:00Z">
        <w:r>
          <w:delText xml:space="preserve"> </w:delText>
        </w:r>
      </w:del>
      <w:hyperlink w:anchor="def-fold-out-rule">
        <w:del w:id="5556" w:author="PR Preview" w:date="2026-01-01T00:00:00Z">
          <w:r>
            <w:rPr>
              <w:rStyle w:val="Hyperlink"/>
            </w:rPr>
            <w:delText xml:space="preserve">fold-out rule</w:delText>
          </w:r>
        </w:del>
      </w:hyperlink>
      <w:del w:id="5557" w:author="PR Preview" w:date="2026-01-01T00:00:00Z">
        <w:r>
          <w:delText xml:space="preserve"> </w:delText>
        </w:r>
      </w:del>
      <w:del w:id="5558" w:author="PR Preview" w:date="2026-01-01T00:00:00Z">
        <w:r>
          <w:delText xml:space="preserve">of observation</w:delText>
        </w:r>
      </w:del>
      <w:del w:id="5559" w:author="PR Preview" w:date="2026-01-01T00:00:00Z">
        <w:r>
          <w:delText xml:space="preserve"> </w:delText>
        </w:r>
      </w:del>
      <m:oMath>
        <m:r>
          <m:t>i</m:t>
        </m:r>
      </m:oMath>
      <w:del w:id="5560" w:author="PR Preview" w:date="2026-01-01T00:00:00Z">
        <w:r>
          <w:delText xml:space="preserve"> </w:delText>
        </w:r>
      </w:del>
      <w:del w:id="5561" w:author="PR Preview" w:date="2026-01-01T00:00:00Z">
        <w:r>
          <w:delText xml:space="preserve">is then</w:delText>
        </w:r>
      </w:del>
      <w:del w:id="5562" w:author="PR Preview" w:date="2026-01-01T00:00:00Z">
        <w:r>
          <w:delText xml:space="preserve"> </w:delText>
        </w:r>
      </w:del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5563" w:author="PR Preview" w:date="2026-01-01T00:00:00Z">
        <w:r>
          <w:delText xml:space="preserve">.</w:delText>
        </w:r>
      </w:del>
      <w:del w:id="5564" w:author="PR Preview" w:date="2026-01-01T00:00:00Z">
        <w:r>
          <w:delText xml:space="preserve"> </w:delText>
        </w:r>
      </w:del>
      <w:del w:id="5565" w:author="PR Preview" w:date="2026-01-01T00:00:00Z">
        <w:r>
          <w:delText xml:space="preserve">(</w:delText>
        </w:r>
      </w:del>
      <w:hyperlink w:anchor="eq-fold-out-rule">
        <w:del w:id="5566" w:author="PR Preview" w:date="2026-01-01T00:00:00Z">
          <w:r>
            <w:rPr>
              <w:rStyle w:val="Hyperlink"/>
            </w:rPr>
            <w:delText xml:space="preserve">Equation 45</w:delText>
          </w:r>
        </w:del>
      </w:hyperlink>
      <w:del w:id="5567" w:author="PR Preview" w:date="2026-01-01T00:00:00Z">
        <w:r>
          <w:delText xml:space="preserve"> </w:delText>
        </w:r>
      </w:del>
      <w:del w:id="5568" w:author="PR Preview" w:date="2026-01-01T00:00:00Z">
        <w:r>
          <w:delText xml:space="preserve">with</w:delText>
        </w:r>
      </w:del>
      <w:del w:id="556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del w:id="5570" w:author="PR Preview" w:date="2026-01-01T00:00:00Z">
        <w:r>
          <w:delText xml:space="preserve">.)</w:delText>
        </w:r>
      </w:del>
    </w:p>
    <w:p>
      <w:pPr>
        <w:numPr>
          <w:ilvl w:val="0"/>
          <w:numId w:val="1017"/>
        </w:numPr>
      </w:pPr>
      <w:ins w:id="5571" w:author="PR Preview" w:date="2026-01-01T00:00:00Z">
        <w:r>
          <w:t xml:space="preserve">With</w:t>
        </w:r>
      </w:ins>
      <w:ins w:id="5572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n</m:t>
        </m:r>
      </m:oMath>
      <w:ins w:id="5573" w:author="PR Preview" w:date="2026-01-01T00:00:00Z">
        <w:r>
          <w:t xml:space="preserve">, the</w:t>
        </w:r>
      </w:ins>
      <w:ins w:id="5574" w:author="PR Preview" w:date="2026-01-01T00:00:00Z">
        <w:r>
          <w:t xml:space="preserve"> </w:t>
        </w:r>
      </w:ins>
      <m:oMath>
        <m:r>
          <m:t>n</m:t>
        </m:r>
      </m:oMath>
      <w:ins w:id="5575" w:author="PR Preview" w:date="2026-01-01T00:00:00Z">
        <w:r>
          <w:t xml:space="preserve"> </w:t>
        </w:r>
      </w:ins>
      <w:ins w:id="5576" w:author="PR Preview" w:date="2026-01-01T00:00:00Z">
        <w:r>
          <w:t xml:space="preserve">nonempty, disjoint</w:t>
        </w:r>
      </w:ins>
      <w:ins w:id="5577" w:author="PR Preview" w:date="2026-01-01T00:00:00Z">
        <w:r>
          <w:t xml:space="preserve"> </w:t>
        </w:r>
      </w:ins>
      <w:hyperlink w:anchor="def-folds">
        <w:ins w:id="5578" w:author="PR Preview" w:date="2026-01-01T00:00:00Z">
          <w:r>
            <w:rPr>
              <w:rStyle w:val="Hyperlink"/>
            </w:rPr>
            <w:t xml:space="preserve">folds</w:t>
          </w:r>
        </w:ins>
      </w:hyperlink>
      <w:ins w:id="5579" w:author="PR Preview" w:date="2026-01-01T00:00:00Z">
        <w:r>
          <w:t xml:space="preserve"> </w:t>
        </w:r>
      </w:ins>
      <w:ins w:id="5580" w:author="PR Preview" w:date="2026-01-01T00:00:00Z">
        <w:r>
          <w:t xml:space="preserve">of</w:t>
        </w:r>
      </w:ins>
      <w:ins w:id="5581" w:author="PR Preview" w:date="2026-01-01T00:00:00Z">
        <w:r>
          <w:t xml:space="preserve"> </w:t>
        </w:r>
      </w:ins>
      <w:hyperlink w:anchor="eq-folds">
        <w:ins w:id="5582" w:author="PR Preview" w:date="2026-01-01T00:00:00Z">
          <w:r>
            <w:rPr>
              <w:rStyle w:val="Hyperlink"/>
            </w:rPr>
            <w:t xml:space="preserve">Equation 44</w:t>
          </w:r>
        </w:ins>
      </w:hyperlink>
      <w:ins w:id="5583" w:author="PR Preview" w:date="2026-01-01T00:00:00Z">
        <w:r>
          <w:t xml:space="preserve"> </w:t>
        </w:r>
      </w:ins>
      <w:ins w:id="5584" w:author="PR Preview" w:date="2026-01-01T00:00:00Z">
        <w:r>
          <w:t xml:space="preserve">partition the</w:t>
        </w:r>
      </w:ins>
      <w:ins w:id="5585" w:author="PR Preview" w:date="2026-01-01T00:00:00Z">
        <w:r>
          <w:t xml:space="preserve"> </w:t>
        </w:r>
      </w:ins>
      <m:oMath>
        <m:r>
          <m:t>n</m:t>
        </m:r>
      </m:oMath>
      <w:ins w:id="5586" w:author="PR Preview" w:date="2026-01-01T00:00:00Z">
        <w:r>
          <w:t xml:space="preserve"> </w:t>
        </w:r>
      </w:ins>
      <w:ins w:id="5587" w:author="PR Preview" w:date="2026-01-01T00:00:00Z">
        <w:r>
          <w:t xml:space="preserve">indices of</w:t>
        </w:r>
      </w:ins>
      <w:ins w:id="5588" w:author="PR Preview" w:date="2026-01-01T00:00:00Z">
        <w:r>
          <w:t xml:space="preserve"> </w:t>
        </w:r>
      </w:ins>
      <m:oMath>
        <m:r>
          <m:t>I</m:t>
        </m:r>
      </m:oMath>
      <w:ins w:id="5589" w:author="PR Preview" w:date="2026-01-01T00:00:00Z">
        <w:r>
          <w:t xml:space="preserve">,</w:t>
        </w:r>
      </w:ins>
      <w:ins w:id="5590" w:author="PR Preview" w:date="2026-01-01T00:00:00Z">
        <w:r>
          <w:t xml:space="preserve"> </w:t>
        </w:r>
      </w:ins>
      <w:ins w:id="5591" w:author="PR Preview" w:date="2026-01-01T00:00:00Z">
        <w:r>
          <w:t xml:space="preserve">so each fold holds exactly one index.</w:t>
        </w:r>
      </w:ins>
      <w:ins w:id="5592" w:author="PR Preview" w:date="2026-01-01T00:00:00Z">
        <w:r>
          <w:t xml:space="preserve"> </w:t>
        </w:r>
      </w:ins>
      <w:ins w:id="5593" w:author="PR Preview" w:date="2026-01-01T00:00:00Z">
        <w:r>
          <w:t xml:space="preserve">(A partition of</w:t>
        </w:r>
      </w:ins>
      <w:ins w:id="5594" w:author="PR Preview" w:date="2026-01-01T00:00:00Z">
        <w:r>
          <w:t xml:space="preserve"> </w:t>
        </w:r>
      </w:ins>
      <m:oMath>
        <m:r>
          <m:t>n</m:t>
        </m:r>
      </m:oMath>
      <w:ins w:id="5595" w:author="PR Preview" w:date="2026-01-01T00:00:00Z">
        <w:r>
          <w:t xml:space="preserve"> </w:t>
        </w:r>
      </w:ins>
      <w:ins w:id="5596" w:author="PR Preview" w:date="2026-01-01T00:00:00Z">
        <w:r>
          <w:t xml:space="preserve">indices into</w:t>
        </w:r>
      </w:ins>
      <w:ins w:id="5597" w:author="PR Preview" w:date="2026-01-01T00:00:00Z">
        <w:r>
          <w:t xml:space="preserve"> </w:t>
        </w:r>
      </w:ins>
      <m:oMath>
        <m:r>
          <m:t>n</m:t>
        </m:r>
      </m:oMath>
      <w:ins w:id="5598" w:author="PR Preview" w:date="2026-01-01T00:00:00Z">
        <w:r>
          <w:t xml:space="preserve"> </w:t>
        </w:r>
      </w:ins>
      <w:ins w:id="5599" w:author="PR Preview" w:date="2026-01-01T00:00:00Z">
        <w:r>
          <w:t xml:space="preserve">nonempty, disjoint subsets has one index per subset.)</w:t>
        </w:r>
      </w:ins>
    </w:p>
    <w:p>
      <w:pPr>
        <w:numPr>
          <w:ilvl w:val="0"/>
          <w:numId w:val="1017"/>
        </w:numPr>
      </w:pPr>
      <w:ins w:id="5600" w:author="PR Preview" w:date="2026-01-01T00:00:00Z">
        <w:r>
          <w:t xml:space="preserve">For observation</w:t>
        </w:r>
      </w:ins>
      <w:ins w:id="5601" w:author="PR Preview" w:date="2026-01-01T00:00:00Z">
        <w:r>
          <w:t xml:space="preserve"> </w:t>
        </w:r>
      </w:ins>
      <m:oMath>
        <m:r>
          <m:t>i</m:t>
        </m:r>
      </m:oMath>
      <w:ins w:id="5602" w:author="PR Preview" w:date="2026-01-01T00:00:00Z">
        <w:r>
          <w:t xml:space="preserve">,</w:t>
        </w:r>
      </w:ins>
      <w:ins w:id="5603" w:author="PR Preview" w:date="2026-01-01T00:00:00Z">
        <w:r>
          <w:t xml:space="preserve"> </w:t>
        </w:r>
      </w:ins>
      <w:hyperlink w:anchor="eq-fold-assignment">
        <w:ins w:id="5604" w:author="PR Preview" w:date="2026-01-01T00:00:00Z">
          <w:r>
            <w:rPr>
              <w:rStyle w:val="Hyperlink"/>
            </w:rPr>
            <w:t xml:space="preserve">Equation 46</w:t>
          </w:r>
        </w:ins>
      </w:hyperlink>
      <w:ins w:id="5605" w:author="PR Preview" w:date="2026-01-01T00:00:00Z">
        <w:r>
          <w:t xml:space="preserve"> </w:t>
        </w:r>
      </w:ins>
      <w:ins w:id="5606" w:author="PR Preview" w:date="2026-01-01T00:00:00Z">
        <w:r>
          <w:t xml:space="preserve">gives</w:t>
        </w:r>
      </w:ins>
      <w:ins w:id="5607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ins w:id="5608" w:author="PR Preview" w:date="2026-01-01T00:00:00Z">
        <w:r>
          <w:t xml:space="preserve">,</w:t>
        </w:r>
      </w:ins>
      <w:ins w:id="5609" w:author="PR Preview" w:date="2026-01-01T00:00:00Z">
        <w:r>
          <w:t xml:space="preserve"> </w:t>
        </w:r>
      </w:ins>
      <w:ins w:id="5610" w:author="PR Preview" w:date="2026-01-01T00:00:00Z">
        <w:r>
          <w:t xml:space="preserve">so</w:t>
        </w:r>
      </w:ins>
      <w:ins w:id="561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ins w:id="5612" w:author="PR Preview" w:date="2026-01-01T00:00:00Z">
        <w:r>
          <w:t xml:space="preserve">.</w:t>
        </w:r>
      </w:ins>
      <w:ins w:id="5613" w:author="PR Preview" w:date="2026-01-01T00:00:00Z">
        <w:r>
          <w:t xml:space="preserve"> </w:t>
        </w:r>
      </w:ins>
      <w:ins w:id="5614" w:author="PR Preview" w:date="2026-01-01T00:00:00Z">
        <w:r>
          <w:t xml:space="preserve">(Fold</w:t>
        </w:r>
      </w:ins>
      <w:ins w:id="5615" w:author="PR Preview" w:date="2026-01-01T00:00:00Z">
        <w:r>
          <w:t xml:space="preserve"> </w:t>
        </w:r>
      </w:ins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ins w:id="5616" w:author="PR Preview" w:date="2026-01-01T00:00:00Z">
        <w:r>
          <w:t xml:space="preserve"> </w:t>
        </w:r>
      </w:ins>
      <w:ins w:id="5617" w:author="PR Preview" w:date="2026-01-01T00:00:00Z">
        <w:r>
          <w:t xml:space="preserve">holds one index, and that index is</w:t>
        </w:r>
      </w:ins>
      <w:ins w:id="5618" w:author="PR Preview" w:date="2026-01-01T00:00:00Z">
        <w:r>
          <w:t xml:space="preserve"> </w:t>
        </w:r>
      </w:ins>
      <m:oMath>
        <m:r>
          <m:t>i</m:t>
        </m:r>
      </m:oMath>
      <w:ins w:id="5619" w:author="PR Preview" w:date="2026-01-01T00:00:00Z">
        <w:r>
          <w:t xml:space="preserve">.)</w:t>
        </w:r>
      </w:ins>
    </w:p>
    <w:p>
      <w:pPr>
        <w:numPr>
          <w:ilvl w:val="0"/>
          <w:numId w:val="1017"/>
        </w:numPr>
      </w:pPr>
      <w:ins w:id="5620" w:author="PR Preview" w:date="2026-01-01T00:00:00Z">
        <w:r>
          <w:t xml:space="preserve">Let</w:t>
        </w:r>
      </w:ins>
      <w:ins w:id="5621" w:author="PR Preview" w:date="2026-01-01T00:00:00Z">
        <w:r>
          <w:t xml:space="preserve"> </w:t>
        </w:r>
      </w:ins>
      <m:oMath>
        <m:r>
          <m:t>g</m:t>
        </m:r>
      </m:oMath>
      <w:ins w:id="5622" w:author="PR Preview" w:date="2026-01-01T00:00:00Z">
        <w:r>
          <w:t xml:space="preserve"> </w:t>
        </w:r>
      </w:ins>
      <w:ins w:id="5623" w:author="PR Preview" w:date="2026-01-01T00:00:00Z">
        <w:r>
          <w:t xml:space="preserve">be the</w:t>
        </w:r>
      </w:ins>
      <w:ins w:id="5624" w:author="PR Preview" w:date="2026-01-01T00:00:00Z">
        <w:r>
          <w:t xml:space="preserve"> </w:t>
        </w:r>
      </w:ins>
      <w:hyperlink w:anchor="def-fitting-procedure">
        <w:ins w:id="5625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5626" w:author="PR Preview" w:date="2026-01-01T00:00:00Z">
        <w:r>
          <w:t xml:space="preserve">,</w:t>
        </w:r>
      </w:ins>
      <w:ins w:id="5627" w:author="PR Preview" w:date="2026-01-01T00:00:00Z">
        <w:r>
          <w:t xml:space="preserve"> </w:t>
        </w:r>
      </w:ins>
      <w:ins w:id="5628" w:author="PR Preview" w:date="2026-01-01T00:00:00Z">
        <w:r>
          <w:t xml:space="preserve">the rule that maps a training set to a fitted prediction rule.</w:t>
        </w:r>
      </w:ins>
      <w:ins w:id="5629" w:author="PR Preview" w:date="2026-01-01T00:00:00Z">
        <w:r>
          <w:t xml:space="preserve"> </w:t>
        </w:r>
      </w:ins>
      <w:ins w:id="5630" w:author="PR Preview" w:date="2026-01-01T00:00:00Z">
        <w:r>
          <w:t xml:space="preserve">The</w:t>
        </w:r>
      </w:ins>
      <w:ins w:id="5631" w:author="PR Preview" w:date="2026-01-01T00:00:00Z">
        <w:r>
          <w:t xml:space="preserve"> </w:t>
        </w:r>
      </w:ins>
      <w:hyperlink w:anchor="def-fold-out-rule">
        <w:ins w:id="5632" w:author="PR Preview" w:date="2026-01-01T00:00:00Z">
          <w:r>
            <w:rPr>
              <w:rStyle w:val="Hyperlink"/>
            </w:rPr>
            <w:t xml:space="preserve">fold-out rule</w:t>
          </w:r>
        </w:ins>
      </w:hyperlink>
      <w:ins w:id="5633" w:author="PR Preview" w:date="2026-01-01T00:00:00Z">
        <w:r>
          <w:t xml:space="preserve"> </w:t>
        </w:r>
      </w:ins>
      <w:ins w:id="5634" w:author="PR Preview" w:date="2026-01-01T00:00:00Z">
        <w:r>
          <w:t xml:space="preserve">of observation</w:t>
        </w:r>
      </w:ins>
      <w:ins w:id="5635" w:author="PR Preview" w:date="2026-01-01T00:00:00Z">
        <w:r>
          <w:t xml:space="preserve"> </w:t>
        </w:r>
      </w:ins>
      <m:oMath>
        <m:r>
          <m:t>i</m:t>
        </m:r>
      </m:oMath>
      <w:ins w:id="5636" w:author="PR Preview" w:date="2026-01-01T00:00:00Z">
        <w:r>
          <w:t xml:space="preserve"> </w:t>
        </w:r>
      </w:ins>
      <w:ins w:id="5637" w:author="PR Preview" w:date="2026-01-01T00:00:00Z">
        <w:r>
          <w:t xml:space="preserve">is then</w:t>
        </w:r>
      </w:ins>
      <w:ins w:id="5638" w:author="PR Preview" w:date="2026-01-01T00:00:00Z">
        <w:r>
          <w:t xml:space="preserve"> </w:t>
        </w:r>
      </w:ins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5639" w:author="PR Preview" w:date="2026-01-01T00:00:00Z">
        <w:r>
          <w:t xml:space="preserve">.</w:t>
        </w:r>
      </w:ins>
      <w:ins w:id="5640" w:author="PR Preview" w:date="2026-01-01T00:00:00Z">
        <w:r>
          <w:t xml:space="preserve"> </w:t>
        </w:r>
      </w:ins>
      <w:ins w:id="5641" w:author="PR Preview" w:date="2026-01-01T00:00:00Z">
        <w:r>
          <w:t xml:space="preserve">(</w:t>
        </w:r>
      </w:ins>
      <w:hyperlink w:anchor="eq-fold-out-rule">
        <w:ins w:id="5642" w:author="PR Preview" w:date="2026-01-01T00:00:00Z">
          <w:r>
            <w:rPr>
              <w:rStyle w:val="Hyperlink"/>
            </w:rPr>
            <w:t xml:space="preserve">Equation 47</w:t>
          </w:r>
        </w:ins>
      </w:hyperlink>
      <w:ins w:id="5643" w:author="PR Preview" w:date="2026-01-01T00:00:00Z">
        <w:r>
          <w:t xml:space="preserve"> </w:t>
        </w:r>
      </w:ins>
      <w:ins w:id="5644" w:author="PR Preview" w:date="2026-01-01T00:00:00Z">
        <w:r>
          <w:t xml:space="preserve">with</w:t>
        </w:r>
      </w:ins>
      <w:ins w:id="564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ins w:id="5646" w:author="PR Preview" w:date="2026-01-01T00:00:00Z">
        <w:r>
          <w:t xml:space="preserve">.)</w:t>
        </w:r>
      </w:ins>
    </w:p>
    <w:p>
      <w:pPr>
        <w:numPr>
          <w:ilvl w:val="0"/>
          <w:numId w:val="1017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7"/>
        </w:numPr>
      </w:pPr>
      <w:del w:id="5647" w:author="PR Preview" w:date="2026-01-01T00:00:00Z">
        <w:r>
          <w:delText xml:space="preserve">Hence each term</w:delText>
        </w:r>
      </w:del>
      <w:del w:id="5648" w:author="PR Preview" w:date="2026-01-01T00:00:00Z">
        <w:r>
          <w:delText xml:space="preserve"> </w:delText>
        </w:r>
      </w:del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del w:id="5649" w:author="PR Preview" w:date="2026-01-01T00:00:00Z">
        <w:r>
          <w:delText xml:space="preserve"> </w:delText>
        </w:r>
      </w:del>
      <w:del w:id="5650" w:author="PR Preview" w:date="2026-01-01T00:00:00Z">
        <w:r>
          <w:delText xml:space="preserve">of</w:delText>
        </w:r>
      </w:del>
      <w:del w:id="5651" w:author="PR Preview" w:date="2026-01-01T00:00:00Z">
        <w:r>
          <w:delText xml:space="preserve"> </w:delText>
        </w:r>
      </w:del>
      <w:hyperlink w:anchor="eq-cv-estimate">
        <w:del w:id="5652" w:author="PR Preview" w:date="2026-01-01T00:00:00Z">
          <w:r>
            <w:rPr>
              <w:rStyle w:val="Hyperlink"/>
            </w:rPr>
            <w:delText xml:space="preserve">Equation 46</w:delText>
          </w:r>
        </w:del>
      </w:hyperlink>
      <w:del w:id="5653" w:author="PR Preview" w:date="2026-01-01T00:00:00Z">
        <w:r>
          <w:delText xml:space="preserve"> </w:delText>
        </w:r>
      </w:del>
      <w:del w:id="5654" w:author="PR Preview" w:date="2026-01-01T00:00:00Z">
        <w:r>
          <w:delText xml:space="preserve">is the same</w:delText>
        </w:r>
      </w:del>
      <w:del w:id="5655" w:author="PR Preview" w:date="2026-01-01T00:00:00Z">
        <w:r>
          <w:delText xml:space="preserve"> </w:delText>
        </w:r>
      </w:del>
      <w:del w:id="5656" w:author="PR Preview" w:date="2026-01-01T00:00:00Z">
        <w:r>
          <w:delText xml:space="preserve">for every fold assignment.</w:delText>
        </w:r>
      </w:del>
      <w:del w:id="5657" w:author="PR Preview" w:date="2026-01-01T00:00:00Z">
        <w:r>
          <w:delText xml:space="preserve"> </w:delText>
        </w:r>
      </w:del>
      <w:del w:id="5658" w:author="PR Preview" w:date="2026-01-01T00:00:00Z">
        <w:r>
          <w:delText xml:space="preserve">(Each term is a function of the rule in step 4,</w:delText>
        </w:r>
      </w:del>
      <w:del w:id="5659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</m:oMath>
      <w:del w:id="5660" w:author="PR Preview" w:date="2026-01-01T00:00:00Z">
        <w:r>
          <w:delText xml:space="preserve"> </w:delText>
        </w:r>
      </w:del>
      <w:del w:id="5661" w:author="PR Preview" w:date="2026-01-01T00:00:00Z">
        <w:r>
          <w:delText xml:space="preserve">and</w:delText>
        </w:r>
      </w:del>
      <w:del w:id="5662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</m:oMath>
      <w:del w:id="5663" w:author="PR Preview" w:date="2026-01-01T00:00:00Z">
        <w:r>
          <w:delText xml:space="preserve">.)</w:delText>
        </w:r>
      </w:del>
    </w:p>
    <w:p>
      <w:pPr>
        <w:numPr>
          <w:ilvl w:val="0"/>
          <w:numId w:val="1017"/>
        </w:numPr>
      </w:pPr>
      <w:del w:id="5664" w:author="PR Preview" w:date="2026-01-01T00:00:00Z">
        <w:r>
          <w:delText xml:space="preserve">Therefore the sum over</w:delText>
        </w:r>
      </w:del>
      <w:del w:id="5665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I</m:t>
        </m:r>
      </m:oMath>
      <w:del w:id="5666" w:author="PR Preview" w:date="2026-01-01T00:00:00Z">
        <w:r>
          <w:delText xml:space="preserve"> </w:delText>
        </w:r>
      </w:del>
      <w:del w:id="5667" w:author="PR Preview" w:date="2026-01-01T00:00:00Z">
        <w:r>
          <w:delText xml:space="preserve">in</w:delText>
        </w:r>
      </w:del>
      <w:del w:id="5668" w:author="PR Preview" w:date="2026-01-01T00:00:00Z">
        <w:r>
          <w:delText xml:space="preserve"> </w:delText>
        </w:r>
      </w:del>
      <w:hyperlink w:anchor="eq-cv-estimate">
        <w:del w:id="5669" w:author="PR Preview" w:date="2026-01-01T00:00:00Z">
          <w:r>
            <w:rPr>
              <w:rStyle w:val="Hyperlink"/>
            </w:rPr>
            <w:delText xml:space="preserve">Equation 46</w:delText>
          </w:r>
        </w:del>
      </w:hyperlink>
      <w:del w:id="5670" w:author="PR Preview" w:date="2026-01-01T00:00:00Z">
        <w:r>
          <w:delText xml:space="preserve">,</w:delText>
        </w:r>
      </w:del>
      <w:del w:id="5671" w:author="PR Preview" w:date="2026-01-01T00:00:00Z">
        <w:r>
          <w:delText xml:space="preserve"> </w:delText>
        </w:r>
      </w:del>
      <w:del w:id="5672" w:author="PR Preview" w:date="2026-01-01T00:00:00Z">
        <w:r>
          <w:delText xml:space="preserve">and its factor</w:delText>
        </w:r>
      </w:del>
      <w:del w:id="5673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/</m:t>
        </m:r>
        <m:r>
          <m:t>n</m:t>
        </m:r>
      </m:oMath>
      <w:del w:id="5674" w:author="PR Preview" w:date="2026-01-01T00:00:00Z">
        <w:r>
          <w:delText xml:space="preserve">, are the same for every fold assignment:</w:delText>
        </w:r>
      </w:del>
    </w:p>
    <w:p>
      <w:pPr>
        <w:numPr>
          <w:ilvl w:val="0"/>
          <w:numId w:val="1017"/>
        </w:numPr>
      </w:pPr>
      <w:ins w:id="5675" w:author="PR Preview" w:date="2026-01-01T00:00:00Z">
        <w:r>
          <w:t xml:space="preserve">Hence each term</w:t>
        </w:r>
      </w:ins>
      <w:ins w:id="5676" w:author="PR Preview" w:date="2026-01-01T00:00:00Z">
        <w:r>
          <w:t xml:space="preserve"> </w:t>
        </w:r>
      </w:ins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ins w:id="5677" w:author="PR Preview" w:date="2026-01-01T00:00:00Z">
        <w:r>
          <w:t xml:space="preserve"> </w:t>
        </w:r>
      </w:ins>
      <w:ins w:id="5678" w:author="PR Preview" w:date="2026-01-01T00:00:00Z">
        <w:r>
          <w:t xml:space="preserve">of</w:t>
        </w:r>
      </w:ins>
      <w:ins w:id="5679" w:author="PR Preview" w:date="2026-01-01T00:00:00Z">
        <w:r>
          <w:t xml:space="preserve"> </w:t>
        </w:r>
      </w:ins>
      <w:hyperlink w:anchor="eq-cv-estimate">
        <w:ins w:id="5680" w:author="PR Preview" w:date="2026-01-01T00:00:00Z">
          <w:r>
            <w:rPr>
              <w:rStyle w:val="Hyperlink"/>
            </w:rPr>
            <w:t xml:space="preserve">Equation 48</w:t>
          </w:r>
        </w:ins>
      </w:hyperlink>
      <w:ins w:id="5681" w:author="PR Preview" w:date="2026-01-01T00:00:00Z">
        <w:r>
          <w:t xml:space="preserve"> </w:t>
        </w:r>
      </w:ins>
      <w:ins w:id="5682" w:author="PR Preview" w:date="2026-01-01T00:00:00Z">
        <w:r>
          <w:t xml:space="preserve">is the same</w:t>
        </w:r>
      </w:ins>
      <w:ins w:id="5683" w:author="PR Preview" w:date="2026-01-01T00:00:00Z">
        <w:r>
          <w:t xml:space="preserve"> </w:t>
        </w:r>
      </w:ins>
      <w:ins w:id="5684" w:author="PR Preview" w:date="2026-01-01T00:00:00Z">
        <w:r>
          <w:t xml:space="preserve">for every fold assignment.</w:t>
        </w:r>
      </w:ins>
      <w:ins w:id="5685" w:author="PR Preview" w:date="2026-01-01T00:00:00Z">
        <w:r>
          <w:t xml:space="preserve"> </w:t>
        </w:r>
      </w:ins>
      <w:ins w:id="5686" w:author="PR Preview" w:date="2026-01-01T00:00:00Z">
        <w:r>
          <w:t xml:space="preserve">(Each term is a function of the rule in step 4,</w:t>
        </w:r>
      </w:ins>
      <w:ins w:id="5687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5688" w:author="PR Preview" w:date="2026-01-01T00:00:00Z">
        <w:r>
          <w:t xml:space="preserve"> </w:t>
        </w:r>
      </w:ins>
      <w:ins w:id="5689" w:author="PR Preview" w:date="2026-01-01T00:00:00Z">
        <w:r>
          <w:t xml:space="preserve">and</w:t>
        </w:r>
      </w:ins>
      <w:ins w:id="5690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</m:oMath>
      <w:ins w:id="5691" w:author="PR Preview" w:date="2026-01-01T00:00:00Z">
        <w:r>
          <w:t xml:space="preserve">.)</w:t>
        </w:r>
      </w:ins>
    </w:p>
    <w:p>
      <w:pPr>
        <w:numPr>
          <w:ilvl w:val="0"/>
          <w:numId w:val="1017"/>
        </w:numPr>
      </w:pPr>
      <w:ins w:id="5692" w:author="PR Preview" w:date="2026-01-01T00:00:00Z">
        <w:r>
          <w:t xml:space="preserve">Therefore the sum over</w:t>
        </w:r>
      </w:ins>
      <w:ins w:id="5693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I</m:t>
        </m:r>
      </m:oMath>
      <w:ins w:id="5694" w:author="PR Preview" w:date="2026-01-01T00:00:00Z">
        <w:r>
          <w:t xml:space="preserve"> </w:t>
        </w:r>
      </w:ins>
      <w:ins w:id="5695" w:author="PR Preview" w:date="2026-01-01T00:00:00Z">
        <w:r>
          <w:t xml:space="preserve">in</w:t>
        </w:r>
      </w:ins>
      <w:ins w:id="5696" w:author="PR Preview" w:date="2026-01-01T00:00:00Z">
        <w:r>
          <w:t xml:space="preserve"> </w:t>
        </w:r>
      </w:ins>
      <w:hyperlink w:anchor="eq-cv-estimate">
        <w:ins w:id="5697" w:author="PR Preview" w:date="2026-01-01T00:00:00Z">
          <w:r>
            <w:rPr>
              <w:rStyle w:val="Hyperlink"/>
            </w:rPr>
            <w:t xml:space="preserve">Equation 48</w:t>
          </w:r>
        </w:ins>
      </w:hyperlink>
      <w:ins w:id="5698" w:author="PR Preview" w:date="2026-01-01T00:00:00Z">
        <w:r>
          <w:t xml:space="preserve">,</w:t>
        </w:r>
      </w:ins>
      <w:ins w:id="5699" w:author="PR Preview" w:date="2026-01-01T00:00:00Z">
        <w:r>
          <w:t xml:space="preserve"> </w:t>
        </w:r>
      </w:ins>
      <w:ins w:id="5700" w:author="PR Preview" w:date="2026-01-01T00:00:00Z">
        <w:r>
          <w:t xml:space="preserve">and its factor</w:t>
        </w:r>
      </w:ins>
      <w:ins w:id="5701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>
          <m:t>n</m:t>
        </m:r>
      </m:oMath>
      <w:ins w:id="5702" w:author="PR Preview" w:date="2026-01-01T00:00:00Z">
        <w:r>
          <w:t xml:space="preserve">, are the same for every fold assignment: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69" w:name="def-term-vector"/>
    <w:p>
      <w:pPr>
        <w:pStyle w:val="FirstParagraph"/>
      </w:pPr>
      <w:del w:id="5703" w:author="PR Preview" w:date="2026-01-01T00:00:00Z">
        <w:r>
          <w:rPr>
            <w:b/>
            <w:bCs/>
          </w:rPr>
          <w:delText xml:space="preserve">Definition 53 (Term vector)</w:delText>
        </w:r>
      </w:del>
      <w:del w:id="5704" w:author="PR Preview" w:date="2026-01-01T00:00:00Z">
        <w:r>
          <w:delText xml:space="preserve"> </w:delText>
        </w:r>
      </w:del>
      <w:del w:id="5705" w:author="PR Preview" w:date="2026-01-01T00:00:00Z">
        <w:r>
          <w:delText xml:space="preserve">Consider a model whose mean is a linear combination</w:delText>
        </w:r>
      </w:del>
      <w:del w:id="5706" w:author="PR Preview" w:date="2026-01-01T00:00:00Z">
        <w:r>
          <w:delText xml:space="preserve"> </w:delText>
        </w:r>
      </w:del>
      <w:del w:id="5707" w:author="PR Preview" w:date="2026-01-01T00:00:00Z">
        <w:r>
          <w:delText xml:space="preserve">of</w:delText>
        </w:r>
      </w:del>
      <w:del w:id="5708" w:author="PR Preview" w:date="2026-01-01T00:00:00Z">
        <w:r>
          <w:delText xml:space="preserve"> </w:delText>
        </w:r>
      </w:del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del w:id="5709" w:author="PR Preview" w:date="2026-01-01T00:00:00Z">
        <w:r>
          <w:delText xml:space="preserve"> </w:delText>
        </w:r>
      </w:del>
      <w:del w:id="5710" w:author="PR Preview" w:date="2026-01-01T00:00:00Z">
        <w:r>
          <w:delText xml:space="preserve">terms</w:delText>
        </w:r>
      </w:del>
      <w:del w:id="5711" w:author="PR Preview" w:date="2026-01-01T00:00:00Z">
        <w:r>
          <w:delText xml:space="preserve"> </w:delText>
        </w:r>
      </w:del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5712" w:author="PR Preview" w:date="2026-01-01T00:00:00Z">
        <w:r>
          <w:delText xml:space="preserve"> </w:delText>
        </w:r>
      </w:del>
      <w:del w:id="5713" w:author="PR Preview" w:date="2026-01-01T00:00:00Z">
        <w:r>
          <w:delText xml:space="preserve">of the covariate value,</w:delText>
        </w:r>
      </w:del>
      <w:del w:id="5714" w:author="PR Preview" w:date="2026-01-01T00:00:00Z">
        <w:r>
          <w:delText xml:space="preserve"> </w:delText>
        </w:r>
      </w:del>
      <w:del w:id="5715" w:author="PR Preview" w:date="2026-01-01T00:00:00Z">
        <w:r>
          <w:delText xml:space="preserve">such as</w:delText>
        </w:r>
      </w:del>
      <w:del w:id="5716" w:author="PR Preview" w:date="2026-01-01T00:00:00Z">
        <w:r>
          <w:delText xml:space="preserve"> </w:delText>
        </w:r>
      </w:del>
      <m:oMath>
        <m:r>
          <m:t>1</m:t>
        </m:r>
      </m:oMath>
      <w:del w:id="5717" w:author="PR Preview" w:date="2026-01-01T00:00:00Z">
        <w:r>
          <w:delText xml:space="preserve">,</w:delText>
        </w:r>
      </w:del>
      <w:del w:id="5718" w:author="PR Preview" w:date="2026-01-01T00:00:00Z">
        <w:r>
          <w:delText xml:space="preserve"> </w:delText>
        </w:r>
      </w:del>
      <m:oMath>
        <m:r>
          <m:t>x</m:t>
        </m:r>
      </m:oMath>
      <w:del w:id="5719" w:author="PR Preview" w:date="2026-01-01T00:00:00Z">
        <w:r>
          <w:delText xml:space="preserve"> </w:delText>
        </w:r>
      </w:del>
      <w:del w:id="5720" w:author="PR Preview" w:date="2026-01-01T00:00:00Z">
        <w:r>
          <w:delText xml:space="preserve">and</w:delText>
        </w:r>
      </w:del>
      <w:del w:id="5721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t>2</m:t>
            </m:r>
          </m:sup>
        </m:sSup>
      </m:oMath>
      <w:del w:id="5722" w:author="PR Preview" w:date="2026-01-01T00:00:00Z">
        <w:r>
          <w:delText xml:space="preserve">.</w:delText>
        </w:r>
      </w:del>
      <w:del w:id="5723" w:author="PR Preview" w:date="2026-01-01T00:00:00Z">
        <w:r>
          <w:delText xml:space="preserve"> </w:delText>
        </w:r>
      </w:del>
      <w:del w:id="5724" w:author="PR Preview" w:date="2026-01-01T00:00:00Z">
        <w:r>
          <w:delText xml:space="preserve">The</w:delText>
        </w:r>
      </w:del>
      <w:del w:id="5725" w:author="PR Preview" w:date="2026-01-01T00:00:00Z">
        <w:r>
          <w:delText xml:space="preserve"> </w:delText>
        </w:r>
      </w:del>
      <w:del w:id="5726" w:author="PR Preview" w:date="2026-01-01T00:00:00Z">
        <w:r>
          <w:rPr>
            <w:b/>
            <w:bCs/>
          </w:rPr>
          <w:delText xml:space="preserve">term vector</w:delText>
        </w:r>
      </w:del>
      <w:del w:id="5727" w:author="PR Preview" w:date="2026-01-01T00:00:00Z">
        <w:r>
          <w:delText xml:space="preserve"> </w:delText>
        </w:r>
      </w:del>
      <w:del w:id="5728" w:author="PR Preview" w:date="2026-01-01T00:00:00Z">
        <w:r>
          <w:delText xml:space="preserve">$\mathord{\smash[b]{\underset{\raise.3ex\hbox{$\scriptstyle\sim$}}{t}}\vphantom{t}}_{i}$</w:delText>
        </w:r>
      </w:del>
      <w:del w:id="5729" w:author="PR Preview" w:date="2026-01-01T00:00:00Z">
        <w:r>
          <w:delText xml:space="preserve"> </w:delText>
        </w:r>
      </w:del>
      <w:del w:id="5730" w:author="PR Preview" w:date="2026-01-01T00:00:00Z">
        <w:r>
          <w:delText xml:space="preserve">of observation</w:delText>
        </w:r>
      </w:del>
      <w:del w:id="5731" w:author="PR Preview" w:date="2026-01-01T00:00:00Z">
        <w:r>
          <w:delText xml:space="preserve"> </w:delText>
        </w:r>
      </w:del>
      <m:oMath>
        <m:r>
          <m:t>i</m:t>
        </m:r>
      </m:oMath>
      <w:del w:id="5732" w:author="PR Preview" w:date="2026-01-01T00:00:00Z">
        <w:r>
          <w:delText xml:space="preserve"> </w:delText>
        </w:r>
      </w:del>
      <w:del w:id="5733" w:author="PR Preview" w:date="2026-01-01T00:00:00Z">
        <w:r>
          <w:delText xml:space="preserve">is the column of its terms:</w:delText>
        </w:r>
      </w:del>
    </w:p>
    <w:p>
      <w:pPr>
        <w:pStyle w:val="BodyText"/>
      </w:pPr>
      <w:bookmarkStart w:id="254" w:name="eq-term-vector"/>
      <w:del w:id="5734" w:author="PR Preview" w:date="2026-01-01T00:00:00Z">
        <w:r>
          <w:delText xml:space="preserve">$$
    \mathord{\smash[b]{\underset{\raise.3ex\hbox{$\scriptstyle\sim$}}{t}}\vphantom{t}}_{i} \stackrel{\text{def}}{=}{\mathopen{}\left(t_{1}(x_{i}), \ldots, t_{p^{*}}(x_{i})\right)\mathclose{}}^{\top}.
     \qquad(50)$$</w:delText>
        </w:r>
      </w:del>
      <w:bookmarkEnd w:id="254"/>
    </w:p>
    <w:p>
      <w:pPr>
        <w:pStyle w:val="FirstParagraph"/>
      </w:pPr>
      <w:ins w:id="5735" w:author="PR Preview" w:date="2026-01-01T00:00:00Z">
        <w:r>
          <w:rPr>
            <w:b/>
            <w:bCs/>
          </w:rPr>
          <w:t xml:space="preserve">Definition 54 (Term vector)</w:t>
        </w:r>
      </w:ins>
      <w:ins w:id="5736" w:author="PR Preview" w:date="2026-01-01T00:00:00Z">
        <w:r>
          <w:t xml:space="preserve"> </w:t>
        </w:r>
      </w:ins>
      <w:ins w:id="5737" w:author="PR Preview" w:date="2026-01-01T00:00:00Z">
        <w:r>
          <w:t xml:space="preserve">Consider a model whose mean is a linear combination</w:t>
        </w:r>
      </w:ins>
      <w:ins w:id="5738" w:author="PR Preview" w:date="2026-01-01T00:00:00Z">
        <w:r>
          <w:t xml:space="preserve"> </w:t>
        </w:r>
      </w:ins>
      <w:ins w:id="5739" w:author="PR Preview" w:date="2026-01-01T00:00:00Z">
        <w:r>
          <w:t xml:space="preserve">of</w:t>
        </w:r>
      </w:ins>
      <w:ins w:id="5740" w:author="PR Preview" w:date="2026-01-01T00:00:00Z">
        <w:r>
          <w:t xml:space="preserve"> </w:t>
        </w:r>
      </w:ins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ins w:id="5741" w:author="PR Preview" w:date="2026-01-01T00:00:00Z">
        <w:r>
          <w:t xml:space="preserve"> </w:t>
        </w:r>
      </w:ins>
      <w:ins w:id="5742" w:author="PR Preview" w:date="2026-01-01T00:00:00Z">
        <w:r>
          <w:t xml:space="preserve">terms</w:t>
        </w:r>
      </w:ins>
      <w:ins w:id="5743" w:author="PR Preview" w:date="2026-01-01T00:00:00Z">
        <w:r>
          <w:t xml:space="preserve"> </w:t>
        </w:r>
      </w:ins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5744" w:author="PR Preview" w:date="2026-01-01T00:00:00Z">
        <w:r>
          <w:t xml:space="preserve"> </w:t>
        </w:r>
      </w:ins>
      <w:ins w:id="5745" w:author="PR Preview" w:date="2026-01-01T00:00:00Z">
        <w:r>
          <w:t xml:space="preserve">of the covariate value,</w:t>
        </w:r>
      </w:ins>
      <w:ins w:id="5746" w:author="PR Preview" w:date="2026-01-01T00:00:00Z">
        <w:r>
          <w:t xml:space="preserve"> </w:t>
        </w:r>
      </w:ins>
      <w:ins w:id="5747" w:author="PR Preview" w:date="2026-01-01T00:00:00Z">
        <w:r>
          <w:t xml:space="preserve">such as</w:t>
        </w:r>
      </w:ins>
      <w:ins w:id="5748" w:author="PR Preview" w:date="2026-01-01T00:00:00Z">
        <w:r>
          <w:t xml:space="preserve"> </w:t>
        </w:r>
      </w:ins>
      <m:oMath>
        <m:r>
          <m:t>1</m:t>
        </m:r>
      </m:oMath>
      <w:ins w:id="5749" w:author="PR Preview" w:date="2026-01-01T00:00:00Z">
        <w:r>
          <w:t xml:space="preserve">,</w:t>
        </w:r>
      </w:ins>
      <w:ins w:id="5750" w:author="PR Preview" w:date="2026-01-01T00:00:00Z">
        <w:r>
          <w:t xml:space="preserve"> </w:t>
        </w:r>
      </w:ins>
      <m:oMath>
        <m:r>
          <m:t>x</m:t>
        </m:r>
      </m:oMath>
      <w:ins w:id="5751" w:author="PR Preview" w:date="2026-01-01T00:00:00Z">
        <w:r>
          <w:t xml:space="preserve"> </w:t>
        </w:r>
      </w:ins>
      <w:ins w:id="5752" w:author="PR Preview" w:date="2026-01-01T00:00:00Z">
        <w:r>
          <w:t xml:space="preserve">and</w:t>
        </w:r>
      </w:ins>
      <w:ins w:id="5753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2</m:t>
            </m:r>
          </m:sup>
        </m:sSup>
      </m:oMath>
      <w:ins w:id="5754" w:author="PR Preview" w:date="2026-01-01T00:00:00Z">
        <w:r>
          <w:t xml:space="preserve">.</w:t>
        </w:r>
      </w:ins>
      <w:ins w:id="5755" w:author="PR Preview" w:date="2026-01-01T00:00:00Z">
        <w:r>
          <w:t xml:space="preserve"> </w:t>
        </w:r>
      </w:ins>
      <w:ins w:id="5756" w:author="PR Preview" w:date="2026-01-01T00:00:00Z">
        <w:r>
          <w:t xml:space="preserve">The</w:t>
        </w:r>
      </w:ins>
      <w:ins w:id="5757" w:author="PR Preview" w:date="2026-01-01T00:00:00Z">
        <w:r>
          <w:t xml:space="preserve"> </w:t>
        </w:r>
      </w:ins>
      <w:ins w:id="5758" w:author="PR Preview" w:date="2026-01-01T00:00:00Z">
        <w:r>
          <w:rPr>
            <w:b/>
            <w:bCs/>
          </w:rPr>
          <w:t xml:space="preserve">term vector</w:t>
        </w:r>
      </w:ins>
      <w:ins w:id="5759" w:author="PR Preview" w:date="2026-01-01T00:00:00Z">
        <w:r>
          <w:t xml:space="preserve"> </w:t>
        </w:r>
      </w:ins>
      <w:ins w:id="5760" w:author="PR Preview" w:date="2026-01-01T00:00:00Z">
        <w:r>
          <w:t xml:space="preserve">$\mathord{\smash[b]{\underset{\raise.3ex\hbox{$\scriptstyle\sim$}}{t}}\vphantom{t}}_{i}$</w:t>
        </w:r>
      </w:ins>
      <w:ins w:id="5761" w:author="PR Preview" w:date="2026-01-01T00:00:00Z">
        <w:r>
          <w:t xml:space="preserve"> </w:t>
        </w:r>
      </w:ins>
      <w:ins w:id="5762" w:author="PR Preview" w:date="2026-01-01T00:00:00Z">
        <w:r>
          <w:t xml:space="preserve">of observation</w:t>
        </w:r>
      </w:ins>
      <w:ins w:id="5763" w:author="PR Preview" w:date="2026-01-01T00:00:00Z">
        <w:r>
          <w:t xml:space="preserve"> </w:t>
        </w:r>
      </w:ins>
      <m:oMath>
        <m:r>
          <m:t>i</m:t>
        </m:r>
      </m:oMath>
      <w:ins w:id="5764" w:author="PR Preview" w:date="2026-01-01T00:00:00Z">
        <w:r>
          <w:t xml:space="preserve"> </w:t>
        </w:r>
      </w:ins>
      <w:ins w:id="5765" w:author="PR Preview" w:date="2026-01-01T00:00:00Z">
        <w:r>
          <w:t xml:space="preserve">is the column of its terms:</w:t>
        </w:r>
      </w:ins>
    </w:p>
    <w:p>
      <w:pPr>
        <w:pStyle w:val="BodyText"/>
      </w:pPr>
      <w:bookmarkStart w:id="268" w:name="eq-term-vector"/>
      <w:ins w:id="5766" w:author="PR Preview" w:date="2026-01-01T00:00:00Z">
        <w:r>
          <w:t xml:space="preserve">$$
    \mathord{\smash[b]{\underset{\raise.3ex\hbox{$\scriptstyle\sim$}}{t}}\vphantom{t}}_{i} \stackrel{\text{def}}{=}{\mathopen{}\left(t_{1}(x_{i}), \ldots, t_{p^{*}}(x_{i})\right)\mathclose{}}^{\top}.
     \qquad(52)$$</w:t>
        </w:r>
      </w:ins>
      <w:bookmarkEnd w:id="268"/>
    </w:p>
    <w:bookmarkEnd w:id="269"/>
    <w:bookmarkStart w:id="271" w:name="rem-term-vector"/>
    <w:p>
      <w:pPr>
        <w:pStyle w:val="FirstParagraph"/>
      </w:pPr>
      <w:r>
        <w:rPr>
          <w:i/>
          <w:iCs/>
        </w:rPr>
        <w:t xml:space="preserve">Remark 27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270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271"/>
    <w:bookmarkStart w:id="273" w:name="def-cross-product-matrix"/>
    <w:p>
      <w:pPr>
        <w:pStyle w:val="BodyText"/>
      </w:pPr>
      <w:del w:id="5767" w:author="PR Preview" w:date="2026-01-01T00:00:00Z">
        <w:r>
          <w:rPr>
            <w:b/>
            <w:bCs/>
          </w:rPr>
          <w:delText xml:space="preserve">Definition 54 (Cross-product matrix (sum-of-squares and cross-products matrix))</w:delText>
        </w:r>
      </w:del>
      <w:del w:id="5768" w:author="PR Preview" w:date="2026-01-01T00:00:00Z">
        <w:r>
          <w:delText xml:space="preserve"> </w:delText>
        </w:r>
      </w:del>
      <w:del w:id="5769" w:author="PR Preview" w:date="2026-01-01T00:00:00Z">
        <w:r>
          <w:delText xml:space="preserve">The</w:delText>
        </w:r>
      </w:del>
      <w:del w:id="5770" w:author="PR Preview" w:date="2026-01-01T00:00:00Z">
        <w:r>
          <w:delText xml:space="preserve"> </w:delText>
        </w:r>
      </w:del>
      <w:del w:id="5771" w:author="PR Preview" w:date="2026-01-01T00:00:00Z">
        <w:r>
          <w:rPr>
            <w:b/>
            <w:bCs/>
          </w:rPr>
          <w:delText xml:space="preserve">cross-product matrix</w:delText>
        </w:r>
      </w:del>
      <w:del w:id="5772" w:author="PR Preview" w:date="2026-01-01T00:00:00Z">
        <w:r>
          <w:delText xml:space="preserve"> </w:delText>
        </w:r>
      </w:del>
      <m:oMath>
        <m:r>
          <m:t>A</m:t>
        </m:r>
      </m:oMath>
      <w:del w:id="5773" w:author="PR Preview" w:date="2026-01-01T00:00:00Z">
        <w:r>
          <w:delText xml:space="preserve"> </w:delText>
        </w:r>
      </w:del>
      <w:del w:id="5774" w:author="PR Preview" w:date="2026-01-01T00:00:00Z">
        <w:r>
          <w:delText xml:space="preserve">of</w:delText>
        </w:r>
      </w:del>
      <w:del w:id="5775" w:author="PR Preview" w:date="2026-01-01T00:00:00Z">
        <w:r>
          <w:delText xml:space="preserve"> </w:delText>
        </w:r>
      </w:del>
      <w:hyperlink w:anchor="def-term-vector">
        <w:del w:id="5776" w:author="PR Preview" w:date="2026-01-01T00:00:00Z">
          <w:r>
            <w:rPr>
              <w:rStyle w:val="Hyperlink"/>
            </w:rPr>
            <w:delText xml:space="preserve">term vectors</w:delText>
          </w:r>
        </w:del>
      </w:hyperlink>
      <w:del w:id="5777" w:author="PR Preview" w:date="2026-01-01T00:00:00Z">
        <w:r>
          <w:delText xml:space="preserve"> </w:delText>
        </w:r>
      </w:del>
      <w:del w:id="5778" w:author="PR Preview" w:date="2026-01-01T00:00:00Z">
        <w:r>
          <w:delText xml:space="preserve">$\mathord{\smash[b]{\underset{\raise.3ex\hbox{$\scriptstyle\sim$}}{t}}\vphantom{t}}_{i}$</w:delText>
        </w:r>
      </w:del>
      <w:del w:id="5779" w:author="PR Preview" w:date="2026-01-01T00:00:00Z">
        <w:r>
          <w:delText xml:space="preserve">,</w:delText>
        </w:r>
      </w:del>
      <w:del w:id="5780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I</m:t>
        </m:r>
      </m:oMath>
      <w:del w:id="5781" w:author="PR Preview" w:date="2026-01-01T00:00:00Z">
        <w:r>
          <w:delText xml:space="preserve">, of a training set indexed by</w:delText>
        </w:r>
      </w:del>
      <w:del w:id="5782" w:author="PR Preview" w:date="2026-01-01T00:00:00Z">
        <w:r>
          <w:delText xml:space="preserve"> </w:delText>
        </w:r>
      </w:del>
      <m:oMath>
        <m:r>
          <m:t>I</m:t>
        </m:r>
      </m:oMath>
      <w:del w:id="5783" w:author="PR Preview" w:date="2026-01-01T00:00:00Z">
        <w:r>
          <w:delText xml:space="preserve">,</w:delText>
        </w:r>
      </w:del>
      <w:del w:id="5784" w:author="PR Preview" w:date="2026-01-01T00:00:00Z">
        <w:r>
          <w:delText xml:space="preserve"> </w:delText>
        </w:r>
      </w:del>
      <w:del w:id="5785" w:author="PR Preview" w:date="2026-01-01T00:00:00Z">
        <w:r>
          <w:delText xml:space="preserve">is the sum of their outer products:</w:delText>
        </w:r>
      </w:del>
    </w:p>
    <w:p>
      <w:pPr>
        <w:pStyle w:val="BodyText"/>
      </w:pPr>
      <w:bookmarkStart w:id="258" w:name="eq-cross-product-matrix"/>
      <w:del w:id="5786" w:author="PR Preview" w:date="2026-01-01T00:00:00Z">
        <w:r>
          <w:delText xml:space="preserve">$$
    A\stackrel{\text{def}}{=}\sum_{i\in I} \mathord{\smash[b]{\underset{\raise.3ex\hbox{$\scriptstyle\sim$}}{t}}\vphantom{t}}_{i} {\mathord{\smash[b]{\underset{\raise.3ex\hbox{$\scriptstyle\sim$}}{t}}\vphantom{t}}_{i}}^{\top}.
     \qquad(51)$$</w:delText>
        </w:r>
      </w:del>
      <w:bookmarkEnd w:id="258"/>
    </w:p>
    <w:p>
      <w:pPr>
        <w:pStyle w:val="BodyText"/>
      </w:pPr>
      <w:ins w:id="5787" w:author="PR Preview" w:date="2026-01-01T00:00:00Z">
        <w:r>
          <w:rPr>
            <w:b/>
            <w:bCs/>
          </w:rPr>
          <w:t xml:space="preserve">Definition 55 (Cross-product matrix (sum-of-squares and cross-products matrix))</w:t>
        </w:r>
      </w:ins>
      <w:ins w:id="5788" w:author="PR Preview" w:date="2026-01-01T00:00:00Z">
        <w:r>
          <w:t xml:space="preserve"> </w:t>
        </w:r>
      </w:ins>
      <w:ins w:id="5789" w:author="PR Preview" w:date="2026-01-01T00:00:00Z">
        <w:r>
          <w:t xml:space="preserve">The</w:t>
        </w:r>
      </w:ins>
      <w:ins w:id="5790" w:author="PR Preview" w:date="2026-01-01T00:00:00Z">
        <w:r>
          <w:t xml:space="preserve"> </w:t>
        </w:r>
      </w:ins>
      <w:ins w:id="5791" w:author="PR Preview" w:date="2026-01-01T00:00:00Z">
        <w:r>
          <w:rPr>
            <w:b/>
            <w:bCs/>
          </w:rPr>
          <w:t xml:space="preserve">cross-product matrix</w:t>
        </w:r>
      </w:ins>
      <w:ins w:id="5792" w:author="PR Preview" w:date="2026-01-01T00:00:00Z">
        <w:r>
          <w:t xml:space="preserve"> </w:t>
        </w:r>
      </w:ins>
      <m:oMath>
        <m:r>
          <m:t>A</m:t>
        </m:r>
      </m:oMath>
      <w:ins w:id="5793" w:author="PR Preview" w:date="2026-01-01T00:00:00Z">
        <w:r>
          <w:t xml:space="preserve"> </w:t>
        </w:r>
      </w:ins>
      <w:ins w:id="5794" w:author="PR Preview" w:date="2026-01-01T00:00:00Z">
        <w:r>
          <w:t xml:space="preserve">of</w:t>
        </w:r>
      </w:ins>
      <w:ins w:id="5795" w:author="PR Preview" w:date="2026-01-01T00:00:00Z">
        <w:r>
          <w:t xml:space="preserve"> </w:t>
        </w:r>
      </w:ins>
      <w:hyperlink w:anchor="def-term-vector">
        <w:ins w:id="5796" w:author="PR Preview" w:date="2026-01-01T00:00:00Z">
          <w:r>
            <w:rPr>
              <w:rStyle w:val="Hyperlink"/>
            </w:rPr>
            <w:t xml:space="preserve">term vectors</w:t>
          </w:r>
        </w:ins>
      </w:hyperlink>
      <w:ins w:id="5797" w:author="PR Preview" w:date="2026-01-01T00:00:00Z">
        <w:r>
          <w:t xml:space="preserve"> </w:t>
        </w:r>
      </w:ins>
      <w:ins w:id="5798" w:author="PR Preview" w:date="2026-01-01T00:00:00Z">
        <w:r>
          <w:t xml:space="preserve">$\mathord{\smash[b]{\underset{\raise.3ex\hbox{$\scriptstyle\sim$}}{t}}\vphantom{t}}_{i}$</w:t>
        </w:r>
      </w:ins>
      <w:ins w:id="5799" w:author="PR Preview" w:date="2026-01-01T00:00:00Z">
        <w:r>
          <w:t xml:space="preserve">,</w:t>
        </w:r>
      </w:ins>
      <w:ins w:id="5800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I</m:t>
        </m:r>
      </m:oMath>
      <w:ins w:id="5801" w:author="PR Preview" w:date="2026-01-01T00:00:00Z">
        <w:r>
          <w:t xml:space="preserve">, of a training set indexed by</w:t>
        </w:r>
      </w:ins>
      <w:ins w:id="5802" w:author="PR Preview" w:date="2026-01-01T00:00:00Z">
        <w:r>
          <w:t xml:space="preserve"> </w:t>
        </w:r>
      </w:ins>
      <m:oMath>
        <m:r>
          <m:t>I</m:t>
        </m:r>
      </m:oMath>
      <w:ins w:id="5803" w:author="PR Preview" w:date="2026-01-01T00:00:00Z">
        <w:r>
          <w:t xml:space="preserve">,</w:t>
        </w:r>
      </w:ins>
      <w:ins w:id="5804" w:author="PR Preview" w:date="2026-01-01T00:00:00Z">
        <w:r>
          <w:t xml:space="preserve"> </w:t>
        </w:r>
      </w:ins>
      <w:ins w:id="5805" w:author="PR Preview" w:date="2026-01-01T00:00:00Z">
        <w:r>
          <w:t xml:space="preserve">is the sum of their outer products:</w:t>
        </w:r>
      </w:ins>
    </w:p>
    <w:p>
      <w:pPr>
        <w:pStyle w:val="BodyText"/>
      </w:pPr>
      <w:bookmarkStart w:id="272" w:name="eq-cross-product-matrix"/>
      <w:ins w:id="5806" w:author="PR Preview" w:date="2026-01-01T00:00:00Z">
        <w:r>
          <w:t xml:space="preserve">$$
    A\stackrel{\text{def}}{=}\sum_{i\in I} \mathord{\smash[b]{\underset{\raise.3ex\hbox{$\scriptstyle\sim$}}{t}}\vphantom{t}}_{i} {\mathord{\smash[b]{\underset{\raise.3ex\hbox{$\scriptstyle\sim$}}{t}}\vphantom{t}}_{i}}^{\top}.
     \qquad(53)$$</w:t>
        </w:r>
      </w:ins>
      <w:bookmarkEnd w:id="272"/>
    </w:p>
    <w:bookmarkEnd w:id="273"/>
    <w:bookmarkStart w:id="275" w:name="rem-source-cross-product-matrix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(Sanchez 2020, chap. </w:t>
      </w:r>
      <w:r>
        <w:t xml:space="preserve">“Matrix Cross-Products”</w:t>
      </w:r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74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75"/>
    <w:bookmarkStart w:id="278" w:name="rem-cross-product-matrix"/>
    <w:p>
      <w:pPr>
        <w:pStyle w:val="BodyText"/>
      </w:pPr>
      <w:r>
        <w:rPr>
          <w:i/>
          <w:iCs/>
        </w:rPr>
        <w:t xml:space="preserve">Remark 29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74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78"/>
    <w:bookmarkStart w:id="281" w:name="def-leverage"/>
    <w:p>
      <w:pPr>
        <w:pStyle w:val="BodyText"/>
      </w:pPr>
      <w:del w:id="5807" w:author="PR Preview" w:date="2026-01-01T00:00:00Z">
        <w:r>
          <w:rPr>
            <w:b/>
            <w:bCs/>
          </w:rPr>
          <w:delText xml:space="preserve">Definition 55 (Leverage)</w:delText>
        </w:r>
      </w:del>
      <w:del w:id="5808" w:author="PR Preview" w:date="2026-01-01T00:00:00Z">
        <w:r>
          <w:delText xml:space="preserve"> </w:delText>
        </w:r>
      </w:del>
      <w:del w:id="5809" w:author="PR Preview" w:date="2026-01-01T00:00:00Z">
        <w:r>
          <w:delText xml:space="preserve">Consider a linear model fitted by</w:delText>
        </w:r>
      </w:del>
      <w:del w:id="5810" w:author="PR Preview" w:date="2026-01-01T00:00:00Z">
        <w:r>
          <w:delText xml:space="preserve"> </w:delText>
        </w:r>
      </w:del>
      <w:hyperlink r:id="rId279">
        <w:del w:id="5811" w:author="PR Preview" w:date="2026-01-01T00:00:00Z">
          <w:r>
            <w:rPr>
              <w:rStyle w:val="Hyperlink"/>
            </w:rPr>
            <w:delText xml:space="preserve">ordinary least squares</w:delText>
          </w:r>
        </w:del>
      </w:hyperlink>
      <w:del w:id="5812" w:author="PR Preview" w:date="2026-01-01T00:00:00Z">
        <w:r>
          <w:delText xml:space="preserve">,</w:delText>
        </w:r>
      </w:del>
      <w:del w:id="5813" w:author="PR Preview" w:date="2026-01-01T00:00:00Z">
        <w:r>
          <w:delText xml:space="preserve"> </w:delText>
        </w:r>
      </w:del>
      <w:del w:id="5814" w:author="PR Preview" w:date="2026-01-01T00:00:00Z">
        <w:r>
          <w:delText xml:space="preserve">with</w:delText>
        </w:r>
      </w:del>
      <w:del w:id="5815" w:author="PR Preview" w:date="2026-01-01T00:00:00Z">
        <w:r>
          <w:delText xml:space="preserve"> </w:delText>
        </w:r>
      </w:del>
      <w:hyperlink w:anchor="def-term-vector">
        <w:del w:id="5816" w:author="PR Preview" w:date="2026-01-01T00:00:00Z">
          <w:r>
            <w:rPr>
              <w:rStyle w:val="Hyperlink"/>
            </w:rPr>
            <w:delText xml:space="preserve">term vectors</w:delText>
          </w:r>
        </w:del>
      </w:hyperlink>
      <w:del w:id="5817" w:author="PR Preview" w:date="2026-01-01T00:00:00Z">
        <w:r>
          <w:delText xml:space="preserve"> </w:delText>
        </w:r>
      </w:del>
      <w:del w:id="5818" w:author="PR Preview" w:date="2026-01-01T00:00:00Z">
        <w:r>
          <w:delText xml:space="preserve">$\mathord{\smash[b]{\underset{\raise.3ex\hbox{$\scriptstyle\sim$}}{t}}\vphantom{t}}_{i}$</w:delText>
        </w:r>
      </w:del>
      <w:del w:id="5819" w:author="PR Preview" w:date="2026-01-01T00:00:00Z">
        <w:r>
          <w:delText xml:space="preserve">,</w:delText>
        </w:r>
      </w:del>
      <w:del w:id="5820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I</m:t>
        </m:r>
      </m:oMath>
      <w:del w:id="5821" w:author="PR Preview" w:date="2026-01-01T00:00:00Z">
        <w:r>
          <w:delText xml:space="preserve">,</w:delText>
        </w:r>
      </w:del>
      <w:del w:id="5822" w:author="PR Preview" w:date="2026-01-01T00:00:00Z">
        <w:r>
          <w:delText xml:space="preserve"> </w:delText>
        </w:r>
      </w:del>
      <w:del w:id="5823" w:author="PR Preview" w:date="2026-01-01T00:00:00Z">
        <w:r>
          <w:delText xml:space="preserve">and an invertible</w:delText>
        </w:r>
      </w:del>
      <w:del w:id="5824" w:author="PR Preview" w:date="2026-01-01T00:00:00Z">
        <w:r>
          <w:delText xml:space="preserve"> </w:delText>
        </w:r>
      </w:del>
      <w:hyperlink w:anchor="def-cross-product-matrix">
        <w:del w:id="5825" w:author="PR Preview" w:date="2026-01-01T00:00:00Z">
          <w:r>
            <w:rPr>
              <w:rStyle w:val="Hyperlink"/>
            </w:rPr>
            <w:delText xml:space="preserve">cross-product matrix</w:delText>
          </w:r>
        </w:del>
      </w:hyperlink>
      <w:del w:id="5826" w:author="PR Preview" w:date="2026-01-01T00:00:00Z">
        <w:r>
          <w:delText xml:space="preserve"> </w:delText>
        </w:r>
      </w:del>
      <m:oMath>
        <m:r>
          <m:t>A</m:t>
        </m:r>
      </m:oMath>
      <w:del w:id="5827" w:author="PR Preview" w:date="2026-01-01T00:00:00Z">
        <w:r>
          <w:delText xml:space="preserve">.</w:delText>
        </w:r>
      </w:del>
      <w:del w:id="5828" w:author="PR Preview" w:date="2026-01-01T00:00:00Z">
        <w:r>
          <w:delText xml:space="preserve"> </w:delText>
        </w:r>
      </w:del>
      <w:del w:id="5829" w:author="PR Preview" w:date="2026-01-01T00:00:00Z">
        <w:r>
          <w:delText xml:space="preserve">The</w:delText>
        </w:r>
      </w:del>
      <w:del w:id="5830" w:author="PR Preview" w:date="2026-01-01T00:00:00Z">
        <w:r>
          <w:delText xml:space="preserve"> </w:delText>
        </w:r>
      </w:del>
      <w:del w:id="5831" w:author="PR Preview" w:date="2026-01-01T00:00:00Z">
        <w:r>
          <w:rPr>
            <w:b/>
            <w:bCs/>
          </w:rPr>
          <w:delText xml:space="preserve">leverage</w:delText>
        </w:r>
      </w:del>
      <w:del w:id="5832" w:author="PR Preview" w:date="2026-01-01T00:00:00Z">
        <w:r>
          <w:delText xml:space="preserve"> </w:delText>
        </w:r>
      </w:del>
      <w:del w:id="5833" w:author="PR Preview" w:date="2026-01-01T00:00:00Z">
        <w:r>
          <w:delText xml:space="preserve">of observation</w:delText>
        </w:r>
      </w:del>
      <w:del w:id="5834" w:author="PR Preview" w:date="2026-01-01T00:00:00Z">
        <w:r>
          <w:delText xml:space="preserve"> </w:delText>
        </w:r>
      </w:del>
      <m:oMath>
        <m:r>
          <m:t>i</m:t>
        </m:r>
      </m:oMath>
      <w:del w:id="5835" w:author="PR Preview" w:date="2026-01-01T00:00:00Z">
        <w:r>
          <w:delText xml:space="preserve"> </w:delText>
        </w:r>
      </w:del>
      <w:del w:id="5836" w:author="PR Preview" w:date="2026-01-01T00:00:00Z">
        <w:r>
          <w:delText xml:space="preserve">is</w:delText>
        </w:r>
      </w:del>
    </w:p>
    <w:p>
      <w:pPr>
        <w:pStyle w:val="BodyText"/>
      </w:pPr>
      <w:bookmarkStart w:id="266" w:name="eq-leverage"/>
      <w:del w:id="5837" w:author="PR Preview" w:date="2026-01-01T00:00:00Z">
        <w:r>
          <w:delText xml:space="preserve">$$
    h_{i} \stackrel{\text{def}}{=}{\mathord{\smash[b]{\underset{\raise.3ex\hbox{$\scriptstyle\sim$}}{t}}\vphantom{t}}_{i}}^{\top} A^{-1} \mathord{\smash[b]{\underset{\raise.3ex\hbox{$\scriptstyle\sim$}}{t}}\vphantom{t}}_{i}.
     \qquad(52)$$</w:delText>
        </w:r>
      </w:del>
      <w:bookmarkEnd w:id="266"/>
    </w:p>
    <w:p>
      <w:pPr>
        <w:pStyle w:val="BodyText"/>
      </w:pPr>
      <w:ins w:id="5838" w:author="PR Preview" w:date="2026-01-01T00:00:00Z">
        <w:r>
          <w:rPr>
            <w:b/>
            <w:bCs/>
          </w:rPr>
          <w:t xml:space="preserve">Definition 56 (Leverage)</w:t>
        </w:r>
      </w:ins>
      <w:ins w:id="5839" w:author="PR Preview" w:date="2026-01-01T00:00:00Z">
        <w:r>
          <w:t xml:space="preserve"> </w:t>
        </w:r>
      </w:ins>
      <w:ins w:id="5840" w:author="PR Preview" w:date="2026-01-01T00:00:00Z">
        <w:r>
          <w:t xml:space="preserve">Consider a linear model fitted by</w:t>
        </w:r>
      </w:ins>
      <w:ins w:id="5841" w:author="PR Preview" w:date="2026-01-01T00:00:00Z">
        <w:r>
          <w:t xml:space="preserve"> </w:t>
        </w:r>
      </w:ins>
      <w:hyperlink r:id="rId279">
        <w:ins w:id="5842" w:author="PR Preview" w:date="2026-01-01T00:00:00Z">
          <w:r>
            <w:rPr>
              <w:rStyle w:val="Hyperlink"/>
            </w:rPr>
            <w:t xml:space="preserve">ordinary least squares</w:t>
          </w:r>
        </w:ins>
      </w:hyperlink>
      <w:ins w:id="5843" w:author="PR Preview" w:date="2026-01-01T00:00:00Z">
        <w:r>
          <w:t xml:space="preserve">,</w:t>
        </w:r>
      </w:ins>
      <w:ins w:id="5844" w:author="PR Preview" w:date="2026-01-01T00:00:00Z">
        <w:r>
          <w:t xml:space="preserve"> </w:t>
        </w:r>
      </w:ins>
      <w:ins w:id="5845" w:author="PR Preview" w:date="2026-01-01T00:00:00Z">
        <w:r>
          <w:t xml:space="preserve">with</w:t>
        </w:r>
      </w:ins>
      <w:ins w:id="5846" w:author="PR Preview" w:date="2026-01-01T00:00:00Z">
        <w:r>
          <w:t xml:space="preserve"> </w:t>
        </w:r>
      </w:ins>
      <w:hyperlink w:anchor="def-term-vector">
        <w:ins w:id="5847" w:author="PR Preview" w:date="2026-01-01T00:00:00Z">
          <w:r>
            <w:rPr>
              <w:rStyle w:val="Hyperlink"/>
            </w:rPr>
            <w:t xml:space="preserve">term vectors</w:t>
          </w:r>
        </w:ins>
      </w:hyperlink>
      <w:ins w:id="5848" w:author="PR Preview" w:date="2026-01-01T00:00:00Z">
        <w:r>
          <w:t xml:space="preserve"> </w:t>
        </w:r>
      </w:ins>
      <w:ins w:id="5849" w:author="PR Preview" w:date="2026-01-01T00:00:00Z">
        <w:r>
          <w:t xml:space="preserve">$\mathord{\smash[b]{\underset{\raise.3ex\hbox{$\scriptstyle\sim$}}{t}}\vphantom{t}}_{i}$</w:t>
        </w:r>
      </w:ins>
      <w:ins w:id="5850" w:author="PR Preview" w:date="2026-01-01T00:00:00Z">
        <w:r>
          <w:t xml:space="preserve">,</w:t>
        </w:r>
      </w:ins>
      <w:ins w:id="5851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I</m:t>
        </m:r>
      </m:oMath>
      <w:ins w:id="5852" w:author="PR Preview" w:date="2026-01-01T00:00:00Z">
        <w:r>
          <w:t xml:space="preserve">,</w:t>
        </w:r>
      </w:ins>
      <w:ins w:id="5853" w:author="PR Preview" w:date="2026-01-01T00:00:00Z">
        <w:r>
          <w:t xml:space="preserve"> </w:t>
        </w:r>
      </w:ins>
      <w:ins w:id="5854" w:author="PR Preview" w:date="2026-01-01T00:00:00Z">
        <w:r>
          <w:t xml:space="preserve">and an invertible</w:t>
        </w:r>
      </w:ins>
      <w:ins w:id="5855" w:author="PR Preview" w:date="2026-01-01T00:00:00Z">
        <w:r>
          <w:t xml:space="preserve"> </w:t>
        </w:r>
      </w:ins>
      <w:hyperlink w:anchor="def-cross-product-matrix">
        <w:ins w:id="5856" w:author="PR Preview" w:date="2026-01-01T00:00:00Z">
          <w:r>
            <w:rPr>
              <w:rStyle w:val="Hyperlink"/>
            </w:rPr>
            <w:t xml:space="preserve">cross-product matrix</w:t>
          </w:r>
        </w:ins>
      </w:hyperlink>
      <w:ins w:id="5857" w:author="PR Preview" w:date="2026-01-01T00:00:00Z">
        <w:r>
          <w:t xml:space="preserve"> </w:t>
        </w:r>
      </w:ins>
      <m:oMath>
        <m:r>
          <m:t>A</m:t>
        </m:r>
      </m:oMath>
      <w:ins w:id="5858" w:author="PR Preview" w:date="2026-01-01T00:00:00Z">
        <w:r>
          <w:t xml:space="preserve">.</w:t>
        </w:r>
      </w:ins>
      <w:ins w:id="5859" w:author="PR Preview" w:date="2026-01-01T00:00:00Z">
        <w:r>
          <w:t xml:space="preserve"> </w:t>
        </w:r>
      </w:ins>
      <w:ins w:id="5860" w:author="PR Preview" w:date="2026-01-01T00:00:00Z">
        <w:r>
          <w:t xml:space="preserve">The</w:t>
        </w:r>
      </w:ins>
      <w:ins w:id="5861" w:author="PR Preview" w:date="2026-01-01T00:00:00Z">
        <w:r>
          <w:t xml:space="preserve"> </w:t>
        </w:r>
      </w:ins>
      <w:ins w:id="5862" w:author="PR Preview" w:date="2026-01-01T00:00:00Z">
        <w:r>
          <w:rPr>
            <w:b/>
            <w:bCs/>
          </w:rPr>
          <w:t xml:space="preserve">leverage</w:t>
        </w:r>
      </w:ins>
      <w:ins w:id="5863" w:author="PR Preview" w:date="2026-01-01T00:00:00Z">
        <w:r>
          <w:t xml:space="preserve"> </w:t>
        </w:r>
      </w:ins>
      <w:ins w:id="5864" w:author="PR Preview" w:date="2026-01-01T00:00:00Z">
        <w:r>
          <w:t xml:space="preserve">of observation</w:t>
        </w:r>
      </w:ins>
      <w:ins w:id="5865" w:author="PR Preview" w:date="2026-01-01T00:00:00Z">
        <w:r>
          <w:t xml:space="preserve"> </w:t>
        </w:r>
      </w:ins>
      <m:oMath>
        <m:r>
          <m:t>i</m:t>
        </m:r>
      </m:oMath>
      <w:ins w:id="5866" w:author="PR Preview" w:date="2026-01-01T00:00:00Z">
        <w:r>
          <w:t xml:space="preserve"> </w:t>
        </w:r>
      </w:ins>
      <w:ins w:id="5867" w:author="PR Preview" w:date="2026-01-01T00:00:00Z">
        <w:r>
          <w:t xml:space="preserve">is</w:t>
        </w:r>
      </w:ins>
    </w:p>
    <w:p>
      <w:pPr>
        <w:pStyle w:val="BodyText"/>
      </w:pPr>
      <w:bookmarkStart w:id="280" w:name="eq-leverage"/>
      <w:ins w:id="5868" w:author="PR Preview" w:date="2026-01-01T00:00:00Z">
        <w:r>
          <w:t xml:space="preserve">$$
    h_{i} \stackrel{\text{def}}{=}{\mathord{\smash[b]{\underset{\raise.3ex\hbox{$\scriptstyle\sim$}}{t}}\vphantom{t}}_{i}}^{\top} A^{-1} \mathord{\smash[b]{\underset{\raise.3ex\hbox{$\scriptstyle\sim$}}{t}}\vphantom{t}}_{i}.
     \qquad(54)$$</w:t>
        </w:r>
      </w:ins>
      <w:bookmarkEnd w:id="28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281"/>
    <w:bookmarkStart w:id="283" w:name="rem-source-leverage"/>
    <w:p>
      <w:pPr>
        <w:pStyle w:val="BodyText"/>
      </w:pPr>
      <w:r>
        <w:rPr>
          <w:i/>
          <w:iCs/>
        </w:rPr>
        <w:t xml:space="preserve">Remark 30</w:t>
      </w:r>
      <w:r>
        <w:t xml:space="preserve"> (Source: Leverage). </w:t>
      </w:r>
      <w:r>
        <w:t xml:space="preserve">James et al. (2021, sec. 3.3.3)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82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83"/>
    <w:bookmarkStart w:id="286" w:name="thm-loocv-shortcut"/>
    <w:p>
      <w:pPr>
        <w:pStyle w:val="BodyText"/>
      </w:pPr>
      <w:del w:id="5869" w:author="PR Preview" w:date="2026-01-01T00:00:00Z">
        <w:r>
          <w:rPr>
            <w:b/>
            <w:bCs/>
          </w:rPr>
          <w:delText xml:space="preserve">Theorem 6 (Leave-one-out cross-validation for least squares)</w:delText>
        </w:r>
      </w:del>
      <w:del w:id="5870" w:author="PR Preview" w:date="2026-01-01T00:00:00Z">
        <w:r>
          <w:delText xml:space="preserve"> </w:delText>
        </w:r>
      </w:del>
      <w:del w:id="5871" w:author="PR Preview" w:date="2026-01-01T00:00:00Z">
        <w:r>
          <w:delText xml:space="preserve">For a linear model fitted by</w:delText>
        </w:r>
      </w:del>
      <w:del w:id="5872" w:author="PR Preview" w:date="2026-01-01T00:00:00Z">
        <w:r>
          <w:delText xml:space="preserve"> </w:delText>
        </w:r>
      </w:del>
      <w:hyperlink r:id="rId279">
        <w:del w:id="5873" w:author="PR Preview" w:date="2026-01-01T00:00:00Z">
          <w:r>
            <w:rPr>
              <w:rStyle w:val="Hyperlink"/>
            </w:rPr>
            <w:delText xml:space="preserve">ordinary least squares</w:delText>
          </w:r>
        </w:del>
      </w:hyperlink>
      <w:del w:id="5874" w:author="PR Preview" w:date="2026-01-01T00:00:00Z">
        <w:r>
          <w:delText xml:space="preserve"> </w:delText>
        </w:r>
      </w:del>
      <w:del w:id="5875" w:author="PR Preview" w:date="2026-01-01T00:00:00Z">
        <w:r>
          <w:delText xml:space="preserve">with every</w:delText>
        </w:r>
      </w:del>
      <w:del w:id="5876" w:author="PR Preview" w:date="2026-01-01T00:00:00Z">
        <w:r>
          <w:delText xml:space="preserve"> </w:delText>
        </w:r>
      </w:del>
      <w:hyperlink w:anchor="def-leverage">
        <w:del w:id="5877" w:author="PR Preview" w:date="2026-01-01T00:00:00Z">
          <w:r>
            <w:rPr>
              <w:rStyle w:val="Hyperlink"/>
            </w:rPr>
            <w:delText xml:space="preserve">leverage</w:delText>
          </w:r>
        </w:del>
      </w:hyperlink>
      <w:del w:id="5878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del w:id="5879" w:author="PR Preview" w:date="2026-01-01T00:00:00Z">
        <w:r>
          <w:delText xml:space="preserve">,</w:delText>
        </w:r>
      </w:del>
      <w:del w:id="5880" w:author="PR Preview" w:date="2026-01-01T00:00:00Z">
        <w:r>
          <w:delText xml:space="preserve"> </w:delText>
        </w:r>
      </w:del>
      <w:del w:id="5881" w:author="PR Preview" w:date="2026-01-01T00:00:00Z">
        <w:r>
          <w:delText xml:space="preserve">the</w:delText>
        </w:r>
      </w:del>
      <w:del w:id="5882" w:author="PR Preview" w:date="2026-01-01T00:00:00Z">
        <w:r>
          <w:delText xml:space="preserve"> </w:delText>
        </w:r>
      </w:del>
      <w:hyperlink w:anchor="def-loocv">
        <w:del w:id="5883" w:author="PR Preview" w:date="2026-01-01T00:00:00Z">
          <w:r>
            <w:rPr>
              <w:rStyle w:val="Hyperlink"/>
            </w:rPr>
            <w:delText xml:space="preserve">leave-one-out estimate</w:delText>
          </w:r>
        </w:del>
      </w:hyperlink>
      <w:del w:id="5884" w:author="PR Preview" w:date="2026-01-01T00:00:00Z">
        <w:r>
          <w:delText xml:space="preserve"> </w:delText>
        </w:r>
      </w:del>
      <w:del w:id="5885" w:author="PR Preview" w:date="2026-01-01T00:00:00Z">
        <w:r>
          <w:delText xml:space="preserve">can be computed from the single fit to all</w:delText>
        </w:r>
      </w:del>
      <w:del w:id="5886" w:author="PR Preview" w:date="2026-01-01T00:00:00Z">
        <w:r>
          <w:delText xml:space="preserve"> </w:delText>
        </w:r>
      </w:del>
      <m:oMath>
        <m:r>
          <m:t>n</m:t>
        </m:r>
      </m:oMath>
      <w:del w:id="5887" w:author="PR Preview" w:date="2026-01-01T00:00:00Z">
        <w:r>
          <w:delText xml:space="preserve"> </w:delText>
        </w:r>
      </w:del>
      <w:del w:id="5888" w:author="PR Preview" w:date="2026-01-01T00:00:00Z">
        <w:r>
          <w:delText xml:space="preserve">observations,</w:delText>
        </w:r>
      </w:del>
      <w:del w:id="5889" w:author="PR Preview" w:date="2026-01-01T00:00:00Z">
        <w:r>
          <w:delText xml:space="preserve"> </w:delText>
        </w:r>
      </w:del>
      <w:del w:id="5890" w:author="PR Preview" w:date="2026-01-01T00:00:00Z">
        <w:r>
          <w:delText xml:space="preserve">from its</w:delText>
        </w:r>
      </w:del>
      <w:del w:id="5891" w:author="PR Preview" w:date="2026-01-01T00:00:00Z">
        <w:r>
          <w:delText xml:space="preserve"> </w:delText>
        </w:r>
      </w:del>
      <w:hyperlink r:id="rId284">
        <w:del w:id="5892" w:author="PR Preview" w:date="2026-01-01T00:00:00Z">
          <w:r>
            <w:rPr>
              <w:rStyle w:val="Hyperlink"/>
            </w:rPr>
            <w:delText xml:space="preserve">fitted values</w:delText>
          </w:r>
        </w:del>
      </w:hyperlink>
      <w:del w:id="5893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del w:id="5894" w:author="PR Preview" w:date="2026-01-01T00:00:00Z">
        <w:r>
          <w:delText xml:space="preserve">,</w:delText>
        </w:r>
      </w:del>
      <w:del w:id="5895" w:author="PR Preview" w:date="2026-01-01T00:00:00Z">
        <w:r>
          <w:delText xml:space="preserve"> </w:delText>
        </w:r>
      </w:del>
      <w:del w:id="5896" w:author="PR Preview" w:date="2026-01-01T00:00:00Z">
        <w:r>
          <w:delText xml:space="preserve">their</w:delText>
        </w:r>
      </w:del>
      <w:del w:id="5897" w:author="PR Preview" w:date="2026-01-01T00:00:00Z">
        <w:r>
          <w:delText xml:space="preserve"> </w:delText>
        </w:r>
      </w:del>
      <w:hyperlink r:id="rId69">
        <w:del w:id="5898" w:author="PR Preview" w:date="2026-01-01T00:00:00Z">
          <w:r>
            <w:rPr>
              <w:rStyle w:val="Hyperlink"/>
            </w:rPr>
            <w:delText xml:space="preserve">prediction errors</w:delText>
          </w:r>
        </w:del>
      </w:hyperlink>
      <w:del w:id="5899" w:author="PR Preview" w:date="2026-01-01T00:00:00Z">
        <w:r>
          <w:delText xml:space="preserve"> </w:delText>
        </w:r>
      </w:del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del w:id="5900" w:author="PR Preview" w:date="2026-01-01T00:00:00Z">
        <w:r>
          <w:delText xml:space="preserve">,</w:delText>
        </w:r>
      </w:del>
      <w:del w:id="5901" w:author="PR Preview" w:date="2026-01-01T00:00:00Z">
        <w:r>
          <w:delText xml:space="preserve"> </w:delText>
        </w:r>
      </w:del>
      <w:del w:id="5902" w:author="PR Preview" w:date="2026-01-01T00:00:00Z">
        <w:r>
          <w:delText xml:space="preserve">and the leverages:</w:delText>
        </w:r>
      </w:del>
    </w:p>
    <w:p>
      <w:pPr>
        <w:pStyle w:val="BodyText"/>
      </w:pPr>
      <w:ins w:id="5903" w:author="PR Preview" w:date="2026-01-01T00:00:00Z">
        <w:r>
          <w:rPr>
            <w:b/>
            <w:bCs/>
          </w:rPr>
          <w:t xml:space="preserve">Theorem 7 (Leave-one-out cross-validation for least squares)</w:t>
        </w:r>
      </w:ins>
      <w:ins w:id="5904" w:author="PR Preview" w:date="2026-01-01T00:00:00Z">
        <w:r>
          <w:t xml:space="preserve"> </w:t>
        </w:r>
      </w:ins>
      <w:ins w:id="5905" w:author="PR Preview" w:date="2026-01-01T00:00:00Z">
        <w:r>
          <w:t xml:space="preserve">For a linear model fitted by</w:t>
        </w:r>
      </w:ins>
      <w:ins w:id="5906" w:author="PR Preview" w:date="2026-01-01T00:00:00Z">
        <w:r>
          <w:t xml:space="preserve"> </w:t>
        </w:r>
      </w:ins>
      <w:hyperlink r:id="rId279">
        <w:ins w:id="5907" w:author="PR Preview" w:date="2026-01-01T00:00:00Z">
          <w:r>
            <w:rPr>
              <w:rStyle w:val="Hyperlink"/>
            </w:rPr>
            <w:t xml:space="preserve">ordinary least squares</w:t>
          </w:r>
        </w:ins>
      </w:hyperlink>
      <w:ins w:id="5908" w:author="PR Preview" w:date="2026-01-01T00:00:00Z">
        <w:r>
          <w:t xml:space="preserve"> </w:t>
        </w:r>
      </w:ins>
      <w:ins w:id="5909" w:author="PR Preview" w:date="2026-01-01T00:00:00Z">
        <w:r>
          <w:t xml:space="preserve">with every</w:t>
        </w:r>
      </w:ins>
      <w:ins w:id="5910" w:author="PR Preview" w:date="2026-01-01T00:00:00Z">
        <w:r>
          <w:t xml:space="preserve"> </w:t>
        </w:r>
      </w:ins>
      <w:hyperlink w:anchor="def-leverage">
        <w:ins w:id="5911" w:author="PR Preview" w:date="2026-01-01T00:00:00Z">
          <w:r>
            <w:rPr>
              <w:rStyle w:val="Hyperlink"/>
            </w:rPr>
            <w:t xml:space="preserve">leverage</w:t>
          </w:r>
        </w:ins>
      </w:hyperlink>
      <w:ins w:id="5912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ins w:id="5913" w:author="PR Preview" w:date="2026-01-01T00:00:00Z">
        <w:r>
          <w:t xml:space="preserve">,</w:t>
        </w:r>
      </w:ins>
      <w:ins w:id="5914" w:author="PR Preview" w:date="2026-01-01T00:00:00Z">
        <w:r>
          <w:t xml:space="preserve"> </w:t>
        </w:r>
      </w:ins>
      <w:ins w:id="5915" w:author="PR Preview" w:date="2026-01-01T00:00:00Z">
        <w:r>
          <w:t xml:space="preserve">the</w:t>
        </w:r>
      </w:ins>
      <w:ins w:id="5916" w:author="PR Preview" w:date="2026-01-01T00:00:00Z">
        <w:r>
          <w:t xml:space="preserve"> </w:t>
        </w:r>
      </w:ins>
      <w:hyperlink w:anchor="def-loocv">
        <w:ins w:id="5917" w:author="PR Preview" w:date="2026-01-01T00:00:00Z">
          <w:r>
            <w:rPr>
              <w:rStyle w:val="Hyperlink"/>
            </w:rPr>
            <w:t xml:space="preserve">leave-one-out estimate</w:t>
          </w:r>
        </w:ins>
      </w:hyperlink>
      <w:ins w:id="5918" w:author="PR Preview" w:date="2026-01-01T00:00:00Z">
        <w:r>
          <w:t xml:space="preserve"> </w:t>
        </w:r>
      </w:ins>
      <w:ins w:id="5919" w:author="PR Preview" w:date="2026-01-01T00:00:00Z">
        <w:r>
          <w:t xml:space="preserve">can be computed from the single fit to all</w:t>
        </w:r>
      </w:ins>
      <w:ins w:id="5920" w:author="PR Preview" w:date="2026-01-01T00:00:00Z">
        <w:r>
          <w:t xml:space="preserve"> </w:t>
        </w:r>
      </w:ins>
      <m:oMath>
        <m:r>
          <m:t>n</m:t>
        </m:r>
      </m:oMath>
      <w:ins w:id="5921" w:author="PR Preview" w:date="2026-01-01T00:00:00Z">
        <w:r>
          <w:t xml:space="preserve"> </w:t>
        </w:r>
      </w:ins>
      <w:ins w:id="5922" w:author="PR Preview" w:date="2026-01-01T00:00:00Z">
        <w:r>
          <w:t xml:space="preserve">observations,</w:t>
        </w:r>
      </w:ins>
      <w:ins w:id="5923" w:author="PR Preview" w:date="2026-01-01T00:00:00Z">
        <w:r>
          <w:t xml:space="preserve"> </w:t>
        </w:r>
      </w:ins>
      <w:ins w:id="5924" w:author="PR Preview" w:date="2026-01-01T00:00:00Z">
        <w:r>
          <w:t xml:space="preserve">from its</w:t>
        </w:r>
      </w:ins>
      <w:ins w:id="5925" w:author="PR Preview" w:date="2026-01-01T00:00:00Z">
        <w:r>
          <w:t xml:space="preserve"> </w:t>
        </w:r>
      </w:ins>
      <w:hyperlink r:id="rId284">
        <w:ins w:id="5926" w:author="PR Preview" w:date="2026-01-01T00:00:00Z">
          <w:r>
            <w:rPr>
              <w:rStyle w:val="Hyperlink"/>
            </w:rPr>
            <w:t xml:space="preserve">fitted values</w:t>
          </w:r>
        </w:ins>
      </w:hyperlink>
      <w:ins w:id="5927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ins w:id="5928" w:author="PR Preview" w:date="2026-01-01T00:00:00Z">
        <w:r>
          <w:t xml:space="preserve">,</w:t>
        </w:r>
      </w:ins>
      <w:ins w:id="5929" w:author="PR Preview" w:date="2026-01-01T00:00:00Z">
        <w:r>
          <w:t xml:space="preserve"> </w:t>
        </w:r>
      </w:ins>
      <w:ins w:id="5930" w:author="PR Preview" w:date="2026-01-01T00:00:00Z">
        <w:r>
          <w:t xml:space="preserve">their</w:t>
        </w:r>
      </w:ins>
      <w:ins w:id="5931" w:author="PR Preview" w:date="2026-01-01T00:00:00Z">
        <w:r>
          <w:t xml:space="preserve"> </w:t>
        </w:r>
      </w:ins>
      <w:hyperlink r:id="rId69">
        <w:ins w:id="5932" w:author="PR Preview" w:date="2026-01-01T00:00:00Z">
          <w:r>
            <w:rPr>
              <w:rStyle w:val="Hyperlink"/>
            </w:rPr>
            <w:t xml:space="preserve">prediction errors</w:t>
          </w:r>
        </w:ins>
      </w:hyperlink>
      <w:ins w:id="5933" w:author="PR Preview" w:date="2026-01-01T00:00:00Z">
        <w:r>
          <w:t xml:space="preserve"> </w:t>
        </w:r>
      </w:ins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ins w:id="5934" w:author="PR Preview" w:date="2026-01-01T00:00:00Z">
        <w:r>
          <w:t xml:space="preserve">,</w:t>
        </w:r>
      </w:ins>
      <w:ins w:id="5935" w:author="PR Preview" w:date="2026-01-01T00:00:00Z">
        <w:r>
          <w:t xml:space="preserve"> </w:t>
        </w:r>
      </w:ins>
      <w:ins w:id="5936" w:author="PR Preview" w:date="2026-01-01T00:00:00Z">
        <w:r>
          <w:t xml:space="preserve">and the leverages:</w:t>
        </w:r>
      </w:ins>
    </w:p>
    <w:p>
      <w:pPr>
        <w:pStyle w:val="BodyText"/>
      </w:pPr>
      <w:bookmarkStart w:id="285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285"/>
    </w:p>
    <w:bookmarkEnd w:id="2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87" w:name="rem-source-loocv-shortcut"/>
    <w:p>
      <w:pPr>
        <w:pStyle w:val="BodyText"/>
      </w:pPr>
      <w:r>
        <w:rPr>
          <w:i/>
          <w:iCs/>
        </w:rPr>
        <w:t xml:space="preserve">Remark 31</w:t>
      </w:r>
      <w:r>
        <w:t xml:space="preserve"> (Source: Leave-one-out cross-validation for least squares). </w:t>
      </w:r>
      <w:r>
        <w:t xml:space="preserve">James et al. (2021, sec. 5.1.2)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 </w:t>
      </w:r>
      <w:r>
        <w:t xml:space="preserve">for many linear fitting methods.</w:t>
      </w:r>
    </w:p>
    <w:bookmarkEnd w:id="287"/>
    <w:bookmarkStart w:id="288" w:name="exm-loocv-shortcut"/>
    <w:p>
      <w:pPr>
        <w:pStyle w:val="BodyText"/>
      </w:pPr>
      <w:del w:id="5937" w:author="PR Preview" w:date="2026-01-01T00:00:00Z">
        <w:r>
          <w:rPr>
            <w:b/>
            <w:bCs/>
          </w:rPr>
          <w:delText xml:space="preserve">Example 29 (Leave-one-out cross-validation of the</w:delText>
        </w:r>
      </w:del>
      <w:del w:id="5938" w:author="PR Preview" w:date="2026-01-01T00:00:00Z">
        <w:r>
          <w:rPr>
            <w:b/>
            <w:bCs/>
          </w:rPr>
          <w:delText xml:space="preserve"> </w:delText>
        </w:r>
      </w:del>
      <w:del w:id="5939" w:author="PR Preview" w:date="2026-01-01T00:00:00Z">
        <w:r>
          <w:rPr>
            <w:rStyle w:val="VerbatimChar"/>
            <w:b/>
            <w:bCs/>
          </w:rPr>
          <w:delText xml:space="preserve">mtcars</w:delText>
        </w:r>
      </w:del>
      <w:del w:id="5940" w:author="PR Preview" w:date="2026-01-01T00:00:00Z">
        <w:r>
          <w:rPr>
            <w:b/>
            <w:bCs/>
          </w:rPr>
          <w:delText xml:space="preserve"> </w:delText>
        </w:r>
      </w:del>
      <w:del w:id="5941" w:author="PR Preview" w:date="2026-01-01T00:00:00Z">
        <w:r>
          <w:rPr>
            <w:b/>
            <w:bCs/>
          </w:rPr>
          <w:delText xml:space="preserve">polynomials)</w:delText>
        </w:r>
      </w:del>
      <w:del w:id="5942" w:author="PR Preview" w:date="2026-01-01T00:00:00Z">
        <w:r>
          <w:delText xml:space="preserve"> </w:delText>
        </w:r>
      </w:del>
      <w:del w:id="5943" w:author="PR Preview" w:date="2026-01-01T00:00:00Z">
        <w:r>
          <w:delText xml:space="preserve">This example computes</w:delText>
        </w:r>
      </w:del>
      <w:del w:id="5944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del w:id="5945" w:author="PR Preview" w:date="2026-01-01T00:00:00Z">
        <w:r>
          <w:delText xml:space="preserve"> </w:delText>
        </w:r>
      </w:del>
      <w:del w:id="5946" w:author="PR Preview" w:date="2026-01-01T00:00:00Z">
        <w:r>
          <w:delText xml:space="preserve">for the four</w:delText>
        </w:r>
      </w:del>
      <w:del w:id="5947" w:author="PR Preview" w:date="2026-01-01T00:00:00Z">
        <w:r>
          <w:delText xml:space="preserve"> </w:delText>
        </w:r>
      </w:del>
      <w:del w:id="5948" w:author="PR Preview" w:date="2026-01-01T00:00:00Z">
        <w:r>
          <w:rPr>
            <w:rStyle w:val="VerbatimChar"/>
          </w:rPr>
          <w:delText xml:space="preserve">mtcars</w:delText>
        </w:r>
      </w:del>
      <w:del w:id="5949" w:author="PR Preview" w:date="2026-01-01T00:00:00Z">
        <w:r>
          <w:delText xml:space="preserve"> </w:delText>
        </w:r>
      </w:del>
      <w:del w:id="5950" w:author="PR Preview" w:date="2026-01-01T00:00:00Z">
        <w:r>
          <w:delText xml:space="preserve">polynomials</w:delText>
        </w:r>
      </w:del>
      <w:del w:id="5951" w:author="PR Preview" w:date="2026-01-01T00:00:00Z">
        <w:r>
          <w:delText xml:space="preserve"> </w:delText>
        </w:r>
      </w:del>
      <w:del w:id="5952" w:author="PR Preview" w:date="2026-01-01T00:00:00Z">
        <w:r>
          <w:delText xml:space="preserve">of</w:delText>
        </w:r>
      </w:del>
      <w:del w:id="5953" w:author="PR Preview" w:date="2026-01-01T00:00:00Z">
        <w:r>
          <w:delText xml:space="preserve"> </w:delText>
        </w:r>
      </w:del>
      <w:hyperlink w:anchor="exr-overfitting">
        <w:del w:id="5954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5955" w:author="PR Preview" w:date="2026-01-01T00:00:00Z">
        <w:r>
          <w:delText xml:space="preserve"> </w:delText>
        </w:r>
      </w:del>
      <w:del w:id="5956" w:author="PR Preview" w:date="2026-01-01T00:00:00Z">
        <w:r>
          <w:delText xml:space="preserve">in two ways:</w:delText>
        </w:r>
      </w:del>
      <w:del w:id="5957" w:author="PR Preview" w:date="2026-01-01T00:00:00Z">
        <w:r>
          <w:delText xml:space="preserve"> </w:delText>
        </w:r>
      </w:del>
      <w:del w:id="5958" w:author="PR Preview" w:date="2026-01-01T00:00:00Z">
        <w:r>
          <w:delText xml:space="preserve">by fitting each model 32 times, as in</w:delText>
        </w:r>
      </w:del>
      <w:del w:id="5959" w:author="PR Preview" w:date="2026-01-01T00:00:00Z">
        <w:r>
          <w:delText xml:space="preserve"> </w:delText>
        </w:r>
      </w:del>
      <w:hyperlink w:anchor="eq-loocv">
        <w:del w:id="5960" w:author="PR Preview" w:date="2026-01-01T00:00:00Z">
          <w:r>
            <w:rPr>
              <w:rStyle w:val="Hyperlink"/>
            </w:rPr>
            <w:delText xml:space="preserve">Equation 49</w:delText>
          </w:r>
        </w:del>
      </w:hyperlink>
      <w:del w:id="5961" w:author="PR Preview" w:date="2026-01-01T00:00:00Z">
        <w:r>
          <w:delText xml:space="preserve">,</w:delText>
        </w:r>
      </w:del>
      <w:del w:id="5962" w:author="PR Preview" w:date="2026-01-01T00:00:00Z">
        <w:r>
          <w:delText xml:space="preserve"> </w:delText>
        </w:r>
      </w:del>
      <w:del w:id="5963" w:author="PR Preview" w:date="2026-01-01T00:00:00Z">
        <w:r>
          <w:delText xml:space="preserve">and by the single-fit formula of</w:delText>
        </w:r>
      </w:del>
      <w:del w:id="5964" w:author="PR Preview" w:date="2026-01-01T00:00:00Z">
        <w:r>
          <w:delText xml:space="preserve"> </w:delText>
        </w:r>
      </w:del>
      <w:hyperlink w:anchor="thm-loocv-shortcut">
        <w:del w:id="5965" w:author="PR Preview" w:date="2026-01-01T00:00:00Z">
          <w:r>
            <w:rPr>
              <w:rStyle w:val="Hyperlink"/>
            </w:rPr>
            <w:delText xml:space="preserve">Theorem 6</w:delText>
          </w:r>
        </w:del>
      </w:hyperlink>
      <w:del w:id="5966" w:author="PR Preview" w:date="2026-01-01T00:00:00Z">
        <w:r>
          <w:delText xml:space="preserve">,</w:delText>
        </w:r>
      </w:del>
      <w:del w:id="5967" w:author="PR Preview" w:date="2026-01-01T00:00:00Z">
        <w:r>
          <w:delText xml:space="preserve"> </w:delText>
        </w:r>
      </w:del>
      <w:del w:id="5968" w:author="PR Preview" w:date="2026-01-01T00:00:00Z">
        <w:r>
          <w:delText xml:space="preserve">with the leverages from</w:delText>
        </w:r>
      </w:del>
      <w:del w:id="5969" w:author="PR Preview" w:date="2026-01-01T00:00:00Z">
        <w:r>
          <w:delText xml:space="preserve"> </w:delText>
        </w:r>
      </w:del>
      <w:del w:id="5970" w:author="PR Preview" w:date="2026-01-01T00:00:00Z">
        <w:r>
          <w:rPr>
            <w:rStyle w:val="VerbatimChar"/>
          </w:rPr>
          <w:delText xml:space="preserve">hatvalues()</w:delText>
        </w:r>
      </w:del>
      <w:del w:id="5971" w:author="PR Preview" w:date="2026-01-01T00:00:00Z">
        <w:r>
          <w:delText xml:space="preserve">.</w:delText>
        </w:r>
      </w:del>
    </w:p>
    <w:p>
      <w:pPr>
        <w:pStyle w:val="BodyText"/>
      </w:pPr>
      <w:ins w:id="5972" w:author="PR Preview" w:date="2026-01-01T00:00:00Z">
        <w:r>
          <w:rPr>
            <w:b/>
            <w:bCs/>
          </w:rPr>
          <w:t xml:space="preserve">Example 31 (Leave-one-out cross-validation of the</w:t>
        </w:r>
      </w:ins>
      <w:ins w:id="5973" w:author="PR Preview" w:date="2026-01-01T00:00:00Z">
        <w:r>
          <w:rPr>
            <w:b/>
            <w:bCs/>
          </w:rPr>
          <w:t xml:space="preserve"> </w:t>
        </w:r>
      </w:ins>
      <w:ins w:id="5974" w:author="PR Preview" w:date="2026-01-01T00:00:00Z">
        <w:r>
          <w:rPr>
            <w:rStyle w:val="VerbatimChar"/>
            <w:b/>
            <w:bCs/>
          </w:rPr>
          <w:t xml:space="preserve">mtcars</w:t>
        </w:r>
      </w:ins>
      <w:ins w:id="5975" w:author="PR Preview" w:date="2026-01-01T00:00:00Z">
        <w:r>
          <w:rPr>
            <w:b/>
            <w:bCs/>
          </w:rPr>
          <w:t xml:space="preserve"> </w:t>
        </w:r>
      </w:ins>
      <w:ins w:id="5976" w:author="PR Preview" w:date="2026-01-01T00:00:00Z">
        <w:r>
          <w:rPr>
            <w:b/>
            <w:bCs/>
          </w:rPr>
          <w:t xml:space="preserve">polynomials)</w:t>
        </w:r>
      </w:ins>
      <w:ins w:id="5977" w:author="PR Preview" w:date="2026-01-01T00:00:00Z">
        <w:r>
          <w:t xml:space="preserve"> </w:t>
        </w:r>
      </w:ins>
      <w:ins w:id="5978" w:author="PR Preview" w:date="2026-01-01T00:00:00Z">
        <w:r>
          <w:t xml:space="preserve">This example computes</w:t>
        </w:r>
      </w:ins>
      <w:ins w:id="5979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ins w:id="5980" w:author="PR Preview" w:date="2026-01-01T00:00:00Z">
        <w:r>
          <w:t xml:space="preserve"> </w:t>
        </w:r>
      </w:ins>
      <w:ins w:id="5981" w:author="PR Preview" w:date="2026-01-01T00:00:00Z">
        <w:r>
          <w:t xml:space="preserve">for the four</w:t>
        </w:r>
      </w:ins>
      <w:ins w:id="5982" w:author="PR Preview" w:date="2026-01-01T00:00:00Z">
        <w:r>
          <w:t xml:space="preserve"> </w:t>
        </w:r>
      </w:ins>
      <w:ins w:id="5983" w:author="PR Preview" w:date="2026-01-01T00:00:00Z">
        <w:r>
          <w:rPr>
            <w:rStyle w:val="VerbatimChar"/>
          </w:rPr>
          <w:t xml:space="preserve">mtcars</w:t>
        </w:r>
      </w:ins>
      <w:ins w:id="5984" w:author="PR Preview" w:date="2026-01-01T00:00:00Z">
        <w:r>
          <w:t xml:space="preserve"> </w:t>
        </w:r>
      </w:ins>
      <w:ins w:id="5985" w:author="PR Preview" w:date="2026-01-01T00:00:00Z">
        <w:r>
          <w:t xml:space="preserve">polynomials</w:t>
        </w:r>
      </w:ins>
      <w:ins w:id="5986" w:author="PR Preview" w:date="2026-01-01T00:00:00Z">
        <w:r>
          <w:t xml:space="preserve"> </w:t>
        </w:r>
      </w:ins>
      <w:ins w:id="5987" w:author="PR Preview" w:date="2026-01-01T00:00:00Z">
        <w:r>
          <w:t xml:space="preserve">of</w:t>
        </w:r>
      </w:ins>
      <w:ins w:id="5988" w:author="PR Preview" w:date="2026-01-01T00:00:00Z">
        <w:r>
          <w:t xml:space="preserve"> </w:t>
        </w:r>
      </w:ins>
      <w:hyperlink w:anchor="exr-overfitting">
        <w:ins w:id="5989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5990" w:author="PR Preview" w:date="2026-01-01T00:00:00Z">
        <w:r>
          <w:t xml:space="preserve"> </w:t>
        </w:r>
      </w:ins>
      <w:ins w:id="5991" w:author="PR Preview" w:date="2026-01-01T00:00:00Z">
        <w:r>
          <w:t xml:space="preserve">in two ways:</w:t>
        </w:r>
      </w:ins>
      <w:ins w:id="5992" w:author="PR Preview" w:date="2026-01-01T00:00:00Z">
        <w:r>
          <w:t xml:space="preserve"> </w:t>
        </w:r>
      </w:ins>
      <w:ins w:id="5993" w:author="PR Preview" w:date="2026-01-01T00:00:00Z">
        <w:r>
          <w:t xml:space="preserve">by fitting each model 32 times, as in</w:t>
        </w:r>
      </w:ins>
      <w:ins w:id="5994" w:author="PR Preview" w:date="2026-01-01T00:00:00Z">
        <w:r>
          <w:t xml:space="preserve"> </w:t>
        </w:r>
      </w:ins>
      <w:hyperlink w:anchor="eq-loocv">
        <w:ins w:id="5995" w:author="PR Preview" w:date="2026-01-01T00:00:00Z">
          <w:r>
            <w:rPr>
              <w:rStyle w:val="Hyperlink"/>
            </w:rPr>
            <w:t xml:space="preserve">Equation 51</w:t>
          </w:r>
        </w:ins>
      </w:hyperlink>
      <w:ins w:id="5996" w:author="PR Preview" w:date="2026-01-01T00:00:00Z">
        <w:r>
          <w:t xml:space="preserve">,</w:t>
        </w:r>
      </w:ins>
      <w:ins w:id="5997" w:author="PR Preview" w:date="2026-01-01T00:00:00Z">
        <w:r>
          <w:t xml:space="preserve"> </w:t>
        </w:r>
      </w:ins>
      <w:ins w:id="5998" w:author="PR Preview" w:date="2026-01-01T00:00:00Z">
        <w:r>
          <w:t xml:space="preserve">and by the single-fit formula of</w:t>
        </w:r>
      </w:ins>
      <w:ins w:id="5999" w:author="PR Preview" w:date="2026-01-01T00:00:00Z">
        <w:r>
          <w:t xml:space="preserve"> </w:t>
        </w:r>
      </w:ins>
      <w:hyperlink w:anchor="thm-loocv-shortcut">
        <w:ins w:id="6000" w:author="PR Preview" w:date="2026-01-01T00:00:00Z">
          <w:r>
            <w:rPr>
              <w:rStyle w:val="Hyperlink"/>
            </w:rPr>
            <w:t xml:space="preserve">Theorem 7</w:t>
          </w:r>
        </w:ins>
      </w:hyperlink>
      <w:ins w:id="6001" w:author="PR Preview" w:date="2026-01-01T00:00:00Z">
        <w:r>
          <w:t xml:space="preserve">,</w:t>
        </w:r>
      </w:ins>
      <w:ins w:id="6002" w:author="PR Preview" w:date="2026-01-01T00:00:00Z">
        <w:r>
          <w:t xml:space="preserve"> </w:t>
        </w:r>
      </w:ins>
      <w:ins w:id="6003" w:author="PR Preview" w:date="2026-01-01T00:00:00Z">
        <w:r>
          <w:t xml:space="preserve">with the leverages from</w:t>
        </w:r>
      </w:ins>
      <w:ins w:id="6004" w:author="PR Preview" w:date="2026-01-01T00:00:00Z">
        <w:r>
          <w:t xml:space="preserve"> </w:t>
        </w:r>
      </w:ins>
      <w:ins w:id="6005" w:author="PR Preview" w:date="2026-01-01T00:00:00Z">
        <w:r>
          <w:rPr>
            <w:rStyle w:val="VerbatimChar"/>
          </w:rPr>
          <w:t xml:space="preserve">hatvalues()</w:t>
        </w:r>
      </w:ins>
      <w:ins w:id="6006" w:author="PR Preview" w:date="2026-01-01T00:00:00Z">
        <w:r>
          <w:t xml:space="preserve">.</w:t>
        </w:r>
      </w:ins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88"/>
    <w:bookmarkStart w:id="289" w:name="rem-loocv"/>
    <w:p>
      <w:pPr>
        <w:pStyle w:val="BodyText"/>
      </w:pPr>
      <w:del w:id="6007" w:author="PR Preview" w:date="2026-01-01T00:00:00Z">
        <w:r>
          <w:rPr>
            <w:i/>
            <w:iCs/>
          </w:rPr>
          <w:delText xml:space="preserve">Remark 32</w:delText>
        </w:r>
      </w:del>
      <w:del w:id="6008" w:author="PR Preview" w:date="2026-01-01T00:00:00Z">
        <w:r>
          <w:delText xml:space="preserve"> (When to use leave-one-out cross-validation). </w:delText>
        </w:r>
      </w:del>
      <w:del w:id="6009" w:author="PR Preview" w:date="2026-01-01T00:00:00Z">
        <w:r>
          <w:delText xml:space="preserve">LOOCV is the</w:delText>
        </w:r>
      </w:del>
      <w:del w:id="6010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n</m:t>
        </m:r>
      </m:oMath>
      <w:del w:id="6011" w:author="PR Preview" w:date="2026-01-01T00:00:00Z">
        <w:r>
          <w:delText xml:space="preserve"> </w:delText>
        </w:r>
      </w:del>
      <w:del w:id="6012" w:author="PR Preview" w:date="2026-01-01T00:00:00Z">
        <w:r>
          <w:delText xml:space="preserve">end of</w:delText>
        </w:r>
      </w:del>
      <w:del w:id="6013" w:author="PR Preview" w:date="2026-01-01T00:00:00Z">
        <w:r>
          <w:delText xml:space="preserve"> </w:delText>
        </w:r>
      </w:del>
      <w:hyperlink w:anchor="rem-choosing-k">
        <w:del w:id="6014" w:author="PR Preview" w:date="2026-01-01T00:00:00Z">
          <w:r>
            <w:rPr>
              <w:rStyle w:val="Hyperlink"/>
            </w:rPr>
            <w:delText xml:space="preserve">Remark 26</w:delText>
          </w:r>
        </w:del>
      </w:hyperlink>
      <w:del w:id="6015" w:author="PR Preview" w:date="2026-01-01T00:00:00Z">
        <w:r>
          <w:delText xml:space="preserve">.</w:delText>
        </w:r>
      </w:del>
      <w:del w:id="6016" w:author="PR Preview" w:date="2026-01-01T00:00:00Z">
        <w:r>
          <w:delText xml:space="preserve"> </w:delText>
        </w:r>
      </w:del>
      <w:del w:id="6017" w:author="PR Preview" w:date="2026-01-01T00:00:00Z">
        <w:r>
          <w:delText xml:space="preserve">By</w:delText>
        </w:r>
      </w:del>
      <w:del w:id="6018" w:author="PR Preview" w:date="2026-01-01T00:00:00Z">
        <w:r>
          <w:delText xml:space="preserve"> </w:delText>
        </w:r>
      </w:del>
      <w:hyperlink w:anchor="rem-cv-estimate">
        <w:del w:id="6019" w:author="PR Preview" w:date="2026-01-01T00:00:00Z">
          <w:r>
            <w:rPr>
              <w:rStyle w:val="Hyperlink"/>
            </w:rPr>
            <w:delText xml:space="preserve">Remark 25</w:delText>
          </w:r>
        </w:del>
      </w:hyperlink>
      <w:del w:id="6020" w:author="PR Preview" w:date="2026-01-01T00:00:00Z">
        <w:r>
          <w:delText xml:space="preserve">,</w:delText>
        </w:r>
      </w:del>
      <w:del w:id="6021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del w:id="6022" w:author="PR Preview" w:date="2026-01-01T00:00:00Z">
        <w:r>
          <w:delText xml:space="preserve"> </w:delText>
        </w:r>
      </w:del>
      <w:del w:id="6023" w:author="PR Preview" w:date="2026-01-01T00:00:00Z">
        <w:r>
          <w:delText xml:space="preserve">estimates</w:delText>
        </w:r>
      </w:del>
      <w:del w:id="6024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del w:id="6025" w:author="PR Preview" w:date="2026-01-01T00:00:00Z">
        <w:r>
          <w:delText xml:space="preserve"> </w:delText>
        </w:r>
      </w:del>
      <w:del w:id="6026" w:author="PR Preview" w:date="2026-01-01T00:00:00Z">
        <w:r>
          <w:delText xml:space="preserve">for the fitting procedure</w:delText>
        </w:r>
      </w:del>
      <w:del w:id="6027" w:author="PR Preview" w:date="2026-01-01T00:00:00Z">
        <w:r>
          <w:delText xml:space="preserve"> </w:delText>
        </w:r>
      </w:del>
      <m:oMath>
        <m:r>
          <m:t>g</m:t>
        </m:r>
      </m:oMath>
      <w:del w:id="6028" w:author="PR Preview" w:date="2026-01-01T00:00:00Z">
        <w:r>
          <w:delText xml:space="preserve">:</w:delText>
        </w:r>
      </w:del>
      <w:del w:id="6029" w:author="PR Preview" w:date="2026-01-01T00:00:00Z">
        <w:r>
          <w:delText xml:space="preserve"> </w:delText>
        </w:r>
      </w:del>
      <w:del w:id="6030" w:author="PR Preview" w:date="2026-01-01T00:00:00Z">
        <w:r>
          <w:delText xml:space="preserve">each rule is fitted to</w:delText>
        </w:r>
      </w:del>
      <w:del w:id="6031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−</m:t>
        </m:r>
        <m:r>
          <m:t>1</m:t>
        </m:r>
      </m:oMath>
      <w:del w:id="6032" w:author="PR Preview" w:date="2026-01-01T00:00:00Z">
        <w:r>
          <w:delText xml:space="preserve"> </w:delText>
        </w:r>
      </w:del>
      <w:del w:id="6033" w:author="PR Preview" w:date="2026-01-01T00:00:00Z">
        <w:r>
          <w:delText xml:space="preserve">observations,</w:delText>
        </w:r>
      </w:del>
      <w:del w:id="6034" w:author="PR Preview" w:date="2026-01-01T00:00:00Z">
        <w:r>
          <w:delText xml:space="preserve"> </w:delText>
        </w:r>
      </w:del>
      <w:del w:id="6035" w:author="PR Preview" w:date="2026-01-01T00:00:00Z">
        <w:r>
          <w:delText xml:space="preserve">so the bias of</w:delText>
        </w:r>
      </w:del>
      <w:del w:id="6036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del w:id="6037" w:author="PR Preview" w:date="2026-01-01T00:00:00Z">
        <w:r>
          <w:delText xml:space="preserve"> </w:delText>
        </w:r>
      </w:del>
      <w:del w:id="6038" w:author="PR Preview" w:date="2026-01-01T00:00:00Z">
        <w:r>
          <w:delText xml:space="preserve">as an estimate of</w:delText>
        </w:r>
      </w:del>
      <w:del w:id="6039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del w:id="6040" w:author="PR Preview" w:date="2026-01-01T00:00:00Z">
        <w:r>
          <w:delText xml:space="preserve"> </w:delText>
        </w:r>
      </w:del>
      <w:del w:id="6041" w:author="PR Preview" w:date="2026-01-01T00:00:00Z">
        <w:r>
          <w:delText xml:space="preserve">is the smallest of any</w:delText>
        </w:r>
      </w:del>
      <w:del w:id="6042" w:author="PR Preview" w:date="2026-01-01T00:00:00Z">
        <w:r>
          <w:delText xml:space="preserve"> </w:delText>
        </w:r>
      </w:del>
      <m:oMath>
        <m:r>
          <m:t>k</m:t>
        </m:r>
      </m:oMath>
      <w:del w:id="6043" w:author="PR Preview" w:date="2026-01-01T00:00:00Z">
        <w:r>
          <w:delText xml:space="preserve">.</w:delText>
        </w:r>
      </w:del>
      <w:del w:id="6044" w:author="PR Preview" w:date="2026-01-01T00:00:00Z">
        <w:r>
          <w:delText xml:space="preserve"> </w:delText>
        </w:r>
      </w:del>
      <w:del w:id="6045" w:author="PR Preview" w:date="2026-01-01T00:00:00Z">
        <w:r>
          <w:delText xml:space="preserve">But the</w:delText>
        </w:r>
      </w:del>
      <w:del w:id="6046" w:author="PR Preview" w:date="2026-01-01T00:00:00Z">
        <w:r>
          <w:delText xml:space="preserve"> </w:delText>
        </w:r>
      </w:del>
      <m:oMath>
        <m:r>
          <m:t>n</m:t>
        </m:r>
      </m:oMath>
      <w:del w:id="6047" w:author="PR Preview" w:date="2026-01-01T00:00:00Z">
        <w:r>
          <w:delText xml:space="preserve"> </w:delText>
        </w:r>
      </w:del>
      <w:del w:id="6048" w:author="PR Preview" w:date="2026-01-01T00:00:00Z">
        <w:r>
          <w:delText xml:space="preserve">training sets are nearly identical,</w:delText>
        </w:r>
      </w:del>
      <w:del w:id="6049" w:author="PR Preview" w:date="2026-01-01T00:00:00Z">
        <w:r>
          <w:delText xml:space="preserve"> </w:delText>
        </w:r>
      </w:del>
      <w:del w:id="6050" w:author="PR Preview" w:date="2026-01-01T00:00:00Z">
        <w:r>
          <w:delText xml:space="preserve">so the variance of</w:delText>
        </w:r>
      </w:del>
      <w:del w:id="6051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del w:id="6052" w:author="PR Preview" w:date="2026-01-01T00:00:00Z">
        <w:r>
          <w:delText xml:space="preserve"> </w:delText>
        </w:r>
      </w:del>
      <w:del w:id="6053" w:author="PR Preview" w:date="2026-01-01T00:00:00Z">
        <w:r>
          <w:delText xml:space="preserve">can be larger than that of 5- or 10-fold cross-validation</w:delText>
        </w:r>
      </w:del>
      <w:del w:id="6054" w:author="PR Preview" w:date="2026-01-01T00:00:00Z">
        <w:r>
          <w:delText xml:space="preserve"> </w:delText>
        </w:r>
      </w:del>
      <w:del w:id="6055" w:author="PR Preview" w:date="2026-01-01T00:00:00Z">
        <w:r>
          <w:delText xml:space="preserve">(James et al. 2021, sec. 5.1.4)</w:delText>
        </w:r>
      </w:del>
      <w:del w:id="6056" w:author="PR Preview" w:date="2026-01-01T00:00:00Z">
        <w:r>
          <w:delText xml:space="preserve">.</w:delText>
        </w:r>
      </w:del>
      <w:del w:id="6057" w:author="PR Preview" w:date="2026-01-01T00:00:00Z">
        <w:r>
          <w:delText xml:space="preserve"> </w:delText>
        </w:r>
      </w:del>
      <w:del w:id="6058" w:author="PR Preview" w:date="2026-01-01T00:00:00Z">
        <w:r>
          <w:delText xml:space="preserve">For least squares fits,</w:delText>
        </w:r>
      </w:del>
      <w:del w:id="6059" w:author="PR Preview" w:date="2026-01-01T00:00:00Z">
        <w:r>
          <w:delText xml:space="preserve"> </w:delText>
        </w:r>
      </w:del>
      <w:hyperlink w:anchor="thm-loocv-shortcut">
        <w:del w:id="6060" w:author="PR Preview" w:date="2026-01-01T00:00:00Z">
          <w:r>
            <w:rPr>
              <w:rStyle w:val="Hyperlink"/>
            </w:rPr>
            <w:delText xml:space="preserve">Theorem 6</w:delText>
          </w:r>
        </w:del>
      </w:hyperlink>
      <w:del w:id="6061" w:author="PR Preview" w:date="2026-01-01T00:00:00Z">
        <w:r>
          <w:delText xml:space="preserve"> </w:delText>
        </w:r>
      </w:del>
      <w:del w:id="6062" w:author="PR Preview" w:date="2026-01-01T00:00:00Z">
        <w:r>
          <w:delText xml:space="preserve">computes LOOCV from a single fit;</w:delText>
        </w:r>
      </w:del>
      <w:del w:id="6063" w:author="PR Preview" w:date="2026-01-01T00:00:00Z">
        <w:r>
          <w:delText xml:space="preserve"> </w:delText>
        </w:r>
      </w:del>
      <w:del w:id="6064" w:author="PR Preview" w:date="2026-01-01T00:00:00Z">
        <w:r>
          <w:delText xml:space="preserve">for most other fitting methods,</w:delText>
        </w:r>
      </w:del>
      <w:del w:id="6065" w:author="PR Preview" w:date="2026-01-01T00:00:00Z">
        <w:r>
          <w:delText xml:space="preserve"> </w:delText>
        </w:r>
      </w:del>
      <w:del w:id="6066" w:author="PR Preview" w:date="2026-01-01T00:00:00Z">
        <w:r>
          <w:delText xml:space="preserve">LOOCV requires</w:delText>
        </w:r>
      </w:del>
      <w:del w:id="6067" w:author="PR Preview" w:date="2026-01-01T00:00:00Z">
        <w:r>
          <w:delText xml:space="preserve"> </w:delText>
        </w:r>
      </w:del>
      <m:oMath>
        <m:r>
          <m:t>n</m:t>
        </m:r>
      </m:oMath>
      <w:del w:id="6068" w:author="PR Preview" w:date="2026-01-01T00:00:00Z">
        <w:r>
          <w:delText xml:space="preserve"> </w:delText>
        </w:r>
      </w:del>
      <w:del w:id="6069" w:author="PR Preview" w:date="2026-01-01T00:00:00Z">
        <w:r>
          <w:delText xml:space="preserve">fits.</w:delText>
        </w:r>
      </w:del>
    </w:p>
    <w:p>
      <w:pPr>
        <w:pStyle w:val="BodyText"/>
      </w:pPr>
      <w:ins w:id="6070" w:author="PR Preview" w:date="2026-01-01T00:00:00Z">
        <w:r>
          <w:rPr>
            <w:i/>
            <w:iCs/>
          </w:rPr>
          <w:t xml:space="preserve">Remark 32</w:t>
        </w:r>
      </w:ins>
      <w:ins w:id="6071" w:author="PR Preview" w:date="2026-01-01T00:00:00Z">
        <w:r>
          <w:t xml:space="preserve"> (When to use leave-one-out cross-validation). </w:t>
        </w:r>
      </w:ins>
      <w:ins w:id="6072" w:author="PR Preview" w:date="2026-01-01T00:00:00Z">
        <w:r>
          <w:t xml:space="preserve">LOOCV is the</w:t>
        </w:r>
      </w:ins>
      <w:ins w:id="6073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n</m:t>
        </m:r>
      </m:oMath>
      <w:ins w:id="6074" w:author="PR Preview" w:date="2026-01-01T00:00:00Z">
        <w:r>
          <w:t xml:space="preserve"> </w:t>
        </w:r>
      </w:ins>
      <w:ins w:id="6075" w:author="PR Preview" w:date="2026-01-01T00:00:00Z">
        <w:r>
          <w:t xml:space="preserve">end of</w:t>
        </w:r>
      </w:ins>
      <w:ins w:id="6076" w:author="PR Preview" w:date="2026-01-01T00:00:00Z">
        <w:r>
          <w:t xml:space="preserve"> </w:t>
        </w:r>
      </w:ins>
      <w:hyperlink w:anchor="rem-choosing-k">
        <w:ins w:id="6077" w:author="PR Preview" w:date="2026-01-01T00:00:00Z">
          <w:r>
            <w:rPr>
              <w:rStyle w:val="Hyperlink"/>
            </w:rPr>
            <w:t xml:space="preserve">Remark 26</w:t>
          </w:r>
        </w:ins>
      </w:hyperlink>
      <w:ins w:id="6078" w:author="PR Preview" w:date="2026-01-01T00:00:00Z">
        <w:r>
          <w:t xml:space="preserve">.</w:t>
        </w:r>
      </w:ins>
      <w:ins w:id="6079" w:author="PR Preview" w:date="2026-01-01T00:00:00Z">
        <w:r>
          <w:t xml:space="preserve"> </w:t>
        </w:r>
      </w:ins>
      <w:ins w:id="6080" w:author="PR Preview" w:date="2026-01-01T00:00:00Z">
        <w:r>
          <w:t xml:space="preserve">By</w:t>
        </w:r>
      </w:ins>
      <w:ins w:id="6081" w:author="PR Preview" w:date="2026-01-01T00:00:00Z">
        <w:r>
          <w:t xml:space="preserve"> </w:t>
        </w:r>
      </w:ins>
      <w:hyperlink w:anchor="rem-cv-estimate">
        <w:ins w:id="6082" w:author="PR Preview" w:date="2026-01-01T00:00:00Z">
          <w:r>
            <w:rPr>
              <w:rStyle w:val="Hyperlink"/>
            </w:rPr>
            <w:t xml:space="preserve">Remark 25</w:t>
          </w:r>
        </w:ins>
      </w:hyperlink>
      <w:ins w:id="6083" w:author="PR Preview" w:date="2026-01-01T00:00:00Z">
        <w:r>
          <w:t xml:space="preserve">,</w:t>
        </w:r>
      </w:ins>
      <w:ins w:id="6084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ins w:id="6085" w:author="PR Preview" w:date="2026-01-01T00:00:00Z">
        <w:r>
          <w:t xml:space="preserve"> </w:t>
        </w:r>
      </w:ins>
      <w:ins w:id="6086" w:author="PR Preview" w:date="2026-01-01T00:00:00Z">
        <w:r>
          <w:t xml:space="preserve">estimates</w:t>
        </w:r>
      </w:ins>
      <w:ins w:id="6087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ins w:id="6088" w:author="PR Preview" w:date="2026-01-01T00:00:00Z">
        <w:r>
          <w:t xml:space="preserve"> </w:t>
        </w:r>
      </w:ins>
      <w:ins w:id="6089" w:author="PR Preview" w:date="2026-01-01T00:00:00Z">
        <w:r>
          <w:t xml:space="preserve">for the fitting procedure</w:t>
        </w:r>
      </w:ins>
      <w:ins w:id="6090" w:author="PR Preview" w:date="2026-01-01T00:00:00Z">
        <w:r>
          <w:t xml:space="preserve"> </w:t>
        </w:r>
      </w:ins>
      <m:oMath>
        <m:r>
          <m:t>g</m:t>
        </m:r>
      </m:oMath>
      <w:ins w:id="6091" w:author="PR Preview" w:date="2026-01-01T00:00:00Z">
        <w:r>
          <w:t xml:space="preserve">:</w:t>
        </w:r>
      </w:ins>
      <w:ins w:id="6092" w:author="PR Preview" w:date="2026-01-01T00:00:00Z">
        <w:r>
          <w:t xml:space="preserve"> </w:t>
        </w:r>
      </w:ins>
      <w:ins w:id="6093" w:author="PR Preview" w:date="2026-01-01T00:00:00Z">
        <w:r>
          <w:t xml:space="preserve">each rule is fitted to</w:t>
        </w:r>
      </w:ins>
      <w:ins w:id="6094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−</m:t>
        </m:r>
        <m:r>
          <m:t>1</m:t>
        </m:r>
      </m:oMath>
      <w:ins w:id="6095" w:author="PR Preview" w:date="2026-01-01T00:00:00Z">
        <w:r>
          <w:t xml:space="preserve"> </w:t>
        </w:r>
      </w:ins>
      <w:ins w:id="6096" w:author="PR Preview" w:date="2026-01-01T00:00:00Z">
        <w:r>
          <w:t xml:space="preserve">observations,</w:t>
        </w:r>
      </w:ins>
      <w:ins w:id="6097" w:author="PR Preview" w:date="2026-01-01T00:00:00Z">
        <w:r>
          <w:t xml:space="preserve"> </w:t>
        </w:r>
      </w:ins>
      <w:ins w:id="6098" w:author="PR Preview" w:date="2026-01-01T00:00:00Z">
        <w:r>
          <w:t xml:space="preserve">so the bias of</w:t>
        </w:r>
      </w:ins>
      <w:ins w:id="6099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ins w:id="6100" w:author="PR Preview" w:date="2026-01-01T00:00:00Z">
        <w:r>
          <w:t xml:space="preserve"> </w:t>
        </w:r>
      </w:ins>
      <w:ins w:id="6101" w:author="PR Preview" w:date="2026-01-01T00:00:00Z">
        <w:r>
          <w:t xml:space="preserve">as an estimate of</w:t>
        </w:r>
      </w:ins>
      <w:ins w:id="6102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ins w:id="6103" w:author="PR Preview" w:date="2026-01-01T00:00:00Z">
        <w:r>
          <w:t xml:space="preserve"> </w:t>
        </w:r>
      </w:ins>
      <w:ins w:id="6104" w:author="PR Preview" w:date="2026-01-01T00:00:00Z">
        <w:r>
          <w:t xml:space="preserve">is the smallest of any</w:t>
        </w:r>
      </w:ins>
      <w:ins w:id="6105" w:author="PR Preview" w:date="2026-01-01T00:00:00Z">
        <w:r>
          <w:t xml:space="preserve"> </w:t>
        </w:r>
      </w:ins>
      <m:oMath>
        <m:r>
          <m:t>k</m:t>
        </m:r>
      </m:oMath>
      <w:ins w:id="6106" w:author="PR Preview" w:date="2026-01-01T00:00:00Z">
        <w:r>
          <w:t xml:space="preserve">.</w:t>
        </w:r>
      </w:ins>
      <w:ins w:id="6107" w:author="PR Preview" w:date="2026-01-01T00:00:00Z">
        <w:r>
          <w:t xml:space="preserve"> </w:t>
        </w:r>
      </w:ins>
      <w:ins w:id="6108" w:author="PR Preview" w:date="2026-01-01T00:00:00Z">
        <w:r>
          <w:t xml:space="preserve">But the</w:t>
        </w:r>
      </w:ins>
      <w:ins w:id="6109" w:author="PR Preview" w:date="2026-01-01T00:00:00Z">
        <w:r>
          <w:t xml:space="preserve"> </w:t>
        </w:r>
      </w:ins>
      <m:oMath>
        <m:r>
          <m:t>n</m:t>
        </m:r>
      </m:oMath>
      <w:ins w:id="6110" w:author="PR Preview" w:date="2026-01-01T00:00:00Z">
        <w:r>
          <w:t xml:space="preserve"> </w:t>
        </w:r>
      </w:ins>
      <w:ins w:id="6111" w:author="PR Preview" w:date="2026-01-01T00:00:00Z">
        <w:r>
          <w:t xml:space="preserve">training sets are nearly identical,</w:t>
        </w:r>
      </w:ins>
      <w:ins w:id="6112" w:author="PR Preview" w:date="2026-01-01T00:00:00Z">
        <w:r>
          <w:t xml:space="preserve"> </w:t>
        </w:r>
      </w:ins>
      <w:ins w:id="6113" w:author="PR Preview" w:date="2026-01-01T00:00:00Z">
        <w:r>
          <w:t xml:space="preserve">so the variance of</w:t>
        </w:r>
      </w:ins>
      <w:ins w:id="6114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ins w:id="6115" w:author="PR Preview" w:date="2026-01-01T00:00:00Z">
        <w:r>
          <w:t xml:space="preserve"> </w:t>
        </w:r>
      </w:ins>
      <w:ins w:id="6116" w:author="PR Preview" w:date="2026-01-01T00:00:00Z">
        <w:r>
          <w:t xml:space="preserve">can be larger than that of 5- or 10-fold cross-validation</w:t>
        </w:r>
      </w:ins>
      <w:ins w:id="6117" w:author="PR Preview" w:date="2026-01-01T00:00:00Z">
        <w:r>
          <w:t xml:space="preserve"> </w:t>
        </w:r>
      </w:ins>
      <w:ins w:id="6118" w:author="PR Preview" w:date="2026-01-01T00:00:00Z">
        <w:r>
          <w:t xml:space="preserve">(James et al. 2021, sec. 5.1.4)</w:t>
        </w:r>
      </w:ins>
      <w:ins w:id="6119" w:author="PR Preview" w:date="2026-01-01T00:00:00Z">
        <w:r>
          <w:t xml:space="preserve">.</w:t>
        </w:r>
      </w:ins>
      <w:ins w:id="6120" w:author="PR Preview" w:date="2026-01-01T00:00:00Z">
        <w:r>
          <w:t xml:space="preserve"> </w:t>
        </w:r>
      </w:ins>
      <w:ins w:id="6121" w:author="PR Preview" w:date="2026-01-01T00:00:00Z">
        <w:r>
          <w:t xml:space="preserve">For least squares fits,</w:t>
        </w:r>
      </w:ins>
      <w:ins w:id="6122" w:author="PR Preview" w:date="2026-01-01T00:00:00Z">
        <w:r>
          <w:t xml:space="preserve"> </w:t>
        </w:r>
      </w:ins>
      <w:hyperlink w:anchor="thm-loocv-shortcut">
        <w:ins w:id="6123" w:author="PR Preview" w:date="2026-01-01T00:00:00Z">
          <w:r>
            <w:rPr>
              <w:rStyle w:val="Hyperlink"/>
            </w:rPr>
            <w:t xml:space="preserve">Theorem 7</w:t>
          </w:r>
        </w:ins>
      </w:hyperlink>
      <w:ins w:id="6124" w:author="PR Preview" w:date="2026-01-01T00:00:00Z">
        <w:r>
          <w:t xml:space="preserve"> </w:t>
        </w:r>
      </w:ins>
      <w:ins w:id="6125" w:author="PR Preview" w:date="2026-01-01T00:00:00Z">
        <w:r>
          <w:t xml:space="preserve">computes LOOCV from a single fit;</w:t>
        </w:r>
      </w:ins>
      <w:ins w:id="6126" w:author="PR Preview" w:date="2026-01-01T00:00:00Z">
        <w:r>
          <w:t xml:space="preserve"> </w:t>
        </w:r>
      </w:ins>
      <w:ins w:id="6127" w:author="PR Preview" w:date="2026-01-01T00:00:00Z">
        <w:r>
          <w:t xml:space="preserve">for most other fitting methods,</w:t>
        </w:r>
      </w:ins>
      <w:ins w:id="6128" w:author="PR Preview" w:date="2026-01-01T00:00:00Z">
        <w:r>
          <w:t xml:space="preserve"> </w:t>
        </w:r>
      </w:ins>
      <w:ins w:id="6129" w:author="PR Preview" w:date="2026-01-01T00:00:00Z">
        <w:r>
          <w:t xml:space="preserve">LOOCV requires</w:t>
        </w:r>
      </w:ins>
      <w:ins w:id="6130" w:author="PR Preview" w:date="2026-01-01T00:00:00Z">
        <w:r>
          <w:t xml:space="preserve"> </w:t>
        </w:r>
      </w:ins>
      <m:oMath>
        <m:r>
          <m:t>n</m:t>
        </m:r>
      </m:oMath>
      <w:ins w:id="6131" w:author="PR Preview" w:date="2026-01-01T00:00:00Z">
        <w:r>
          <w:t xml:space="preserve"> </w:t>
        </w:r>
      </w:ins>
      <w:ins w:id="6132" w:author="PR Preview" w:date="2026-01-01T00:00:00Z">
        <w:r>
          <w:t xml:space="preserve">fits.</w:t>
        </w:r>
      </w:ins>
    </w:p>
    <w:bookmarkEnd w:id="289"/>
    <w:bookmarkEnd w:id="290"/>
    <w:bookmarkStart w:id="320" w:name="sec-cv-model-choice"/>
    <w:p>
      <w:pPr>
        <w:pStyle w:val="Heading2"/>
      </w:pPr>
      <w:r>
        <w:t xml:space="preserve">8 Choosing a model by cross-validation</w:t>
      </w:r>
    </w:p>
    <w:bookmarkStart w:id="292" w:name="def-cv-estimate-indexed"/>
    <w:p>
      <w:pPr>
        <w:pStyle w:val="FirstParagraph"/>
      </w:pPr>
      <w:del w:id="6133" w:author="PR Preview" w:date="2026-01-01T00:00:00Z">
        <w:r>
          <w:rPr>
            <w:b/>
            <w:bCs/>
          </w:rPr>
          <w:delText xml:space="preserve">Definition 56 (Cross-validation estimate of a named procedure)</w:delText>
        </w:r>
      </w:del>
      <w:del w:id="6134" w:author="PR Preview" w:date="2026-01-01T00:00:00Z">
        <w:r>
          <w:delText xml:space="preserve"> </w:delText>
        </w:r>
      </w:del>
      <w:del w:id="6135" w:author="PR Preview" w:date="2026-01-01T00:00:00Z">
        <w:r>
          <w:delText xml:space="preserve">Let a</w:delText>
        </w:r>
      </w:del>
      <w:del w:id="6136" w:author="PR Preview" w:date="2026-01-01T00:00:00Z">
        <w:r>
          <w:delText xml:space="preserve"> </w:delText>
        </w:r>
      </w:del>
      <w:hyperlink w:anchor="def-training-set">
        <w:del w:id="6137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613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6139" w:author="PR Preview" w:date="2026-01-01T00:00:00Z">
        <w:r>
          <w:delText xml:space="preserve">, indexed by</w:delText>
        </w:r>
      </w:del>
      <w:del w:id="6140" w:author="PR Preview" w:date="2026-01-01T00:00:00Z">
        <w:r>
          <w:delText xml:space="preserve"> </w:delText>
        </w:r>
      </w:del>
      <m:oMath>
        <m:r>
          <m:t>I</m:t>
        </m:r>
      </m:oMath>
      <w:del w:id="6141" w:author="PR Preview" w:date="2026-01-01T00:00:00Z">
        <w:r>
          <w:delText xml:space="preserve">,</w:delText>
        </w:r>
      </w:del>
      <w:del w:id="6142" w:author="PR Preview" w:date="2026-01-01T00:00:00Z">
        <w:r>
          <w:delText xml:space="preserve"> </w:delText>
        </w:r>
      </w:del>
      <w:del w:id="6143" w:author="PR Preview" w:date="2026-01-01T00:00:00Z">
        <w:r>
          <w:delText xml:space="preserve">be divided into</w:delText>
        </w:r>
      </w:del>
      <w:del w:id="6144" w:author="PR Preview" w:date="2026-01-01T00:00:00Z">
        <w:r>
          <w:delText xml:space="preserve"> </w:delText>
        </w:r>
      </w:del>
      <w:hyperlink w:anchor="def-folds">
        <w:del w:id="6145" w:author="PR Preview" w:date="2026-01-01T00:00:00Z">
          <w:r>
            <w:rPr>
              <w:rStyle w:val="Hyperlink"/>
            </w:rPr>
            <w:delText xml:space="preserve">folds</w:delText>
          </w:r>
        </w:del>
      </w:hyperlink>
      <w:del w:id="614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del w:id="6147" w:author="PR Preview" w:date="2026-01-01T00:00:00Z">
        <w:r>
          <w:delText xml:space="preserve">.</w:delText>
        </w:r>
      </w:del>
      <w:del w:id="6148" w:author="PR Preview" w:date="2026-01-01T00:00:00Z">
        <w:r>
          <w:delText xml:space="preserve"> </w:delText>
        </w:r>
      </w:del>
      <w:del w:id="6149" w:author="PR Preview" w:date="2026-01-01T00:00:00Z">
        <w:r>
          <w:delText xml:space="preserve">The</w:delText>
        </w:r>
      </w:del>
      <w:del w:id="6150" w:author="PR Preview" w:date="2026-01-01T00:00:00Z">
        <w:r>
          <w:delText xml:space="preserve"> </w:delText>
        </w:r>
      </w:del>
      <w:del w:id="6151" w:author="PR Preview" w:date="2026-01-01T00:00:00Z">
        <w:r>
          <w:rPr>
            <w:b/>
            <w:bCs/>
          </w:rPr>
          <w:delText xml:space="preserve">cross-validation estimate of procedure</w:delText>
        </w:r>
      </w:del>
      <w:del w:id="6152" w:author="PR Preview" w:date="2026-01-01T00:00:00Z">
        <w:r>
          <w:delText xml:space="preserve"> </w:delText>
        </w:r>
      </w:del>
      <m:oMath>
        <m:r>
          <m:t>g</m:t>
        </m:r>
      </m:oMath>
      <w:del w:id="6153" w:author="PR Preview" w:date="2026-01-01T00:00:00Z">
        <w:r>
          <w:delText xml:space="preserve"> </w:delText>
        </w:r>
      </w:del>
      <w:del w:id="6154" w:author="PR Preview" w:date="2026-01-01T00:00:00Z">
        <w:r>
          <w:delText xml:space="preserve">on</w:delText>
        </w:r>
      </w:del>
      <w:del w:id="6155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6156" w:author="PR Preview" w:date="2026-01-01T00:00:00Z">
        <w:r>
          <w:delText xml:space="preserve">,</w:delText>
        </w:r>
      </w:del>
      <w:del w:id="6157" w:author="PR Preview" w:date="2026-01-01T00:00:00Z">
        <w:r>
          <w:delText xml:space="preserve"> </w:delText>
        </w:r>
      </w:del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del w:id="6158" w:author="PR Preview" w:date="2026-01-01T00:00:00Z">
        <w:r>
          <w:delText xml:space="preserve">,</w:delText>
        </w:r>
      </w:del>
      <w:del w:id="6159" w:author="PR Preview" w:date="2026-01-01T00:00:00Z">
        <w:r>
          <w:delText xml:space="preserve"> </w:delText>
        </w:r>
      </w:del>
      <w:del w:id="6160" w:author="PR Preview" w:date="2026-01-01T00:00:00Z">
        <w:r>
          <w:delText xml:space="preserve">is the</w:delText>
        </w:r>
      </w:del>
      <w:del w:id="6161" w:author="PR Preview" w:date="2026-01-01T00:00:00Z">
        <w:r>
          <w:delText xml:space="preserve"> </w:delText>
        </w:r>
      </w:del>
      <w:hyperlink w:anchor="def-cv-estimate">
        <w:del w:id="6162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6163" w:author="PR Preview" w:date="2026-01-01T00:00:00Z">
        <w:r>
          <w:delText xml:space="preserve"> </w:delText>
        </w:r>
      </w:del>
      <w:del w:id="6164" w:author="PR Preview" w:date="2026-01-01T00:00:00Z">
        <w:r>
          <w:delText xml:space="preserve">computed with</w:delText>
        </w:r>
      </w:del>
      <w:del w:id="6165" w:author="PR Preview" w:date="2026-01-01T00:00:00Z">
        <w:r>
          <w:delText xml:space="preserve"> </w:delText>
        </w:r>
      </w:del>
      <w:hyperlink w:anchor="def-fold-out-rule">
        <w:del w:id="6166" w:author="PR Preview" w:date="2026-01-01T00:00:00Z">
          <w:r>
            <w:rPr>
              <w:rStyle w:val="Hyperlink"/>
            </w:rPr>
            <w:delText xml:space="preserve">fold-out rules</w:delText>
          </w:r>
        </w:del>
      </w:hyperlink>
      <w:del w:id="6167" w:author="PR Preview" w:date="2026-01-01T00:00:00Z">
        <w:r>
          <w:delText xml:space="preserve"> </w:delText>
        </w:r>
      </w:del>
      <w:del w:id="6168" w:author="PR Preview" w:date="2026-01-01T00:00:00Z">
        <w:r>
          <w:delText xml:space="preserve">that</w:delText>
        </w:r>
      </w:del>
      <w:del w:id="6169" w:author="PR Preview" w:date="2026-01-01T00:00:00Z">
        <w:r>
          <w:delText xml:space="preserve"> </w:delText>
        </w:r>
      </w:del>
      <m:oMath>
        <m:r>
          <m:t>g</m:t>
        </m:r>
      </m:oMath>
      <w:del w:id="6170" w:author="PR Preview" w:date="2026-01-01T00:00:00Z">
        <w:r>
          <w:delText xml:space="preserve"> </w:delText>
        </w:r>
      </w:del>
      <w:del w:id="6171" w:author="PR Preview" w:date="2026-01-01T00:00:00Z">
        <w:r>
          <w:delText xml:space="preserve">produces from</w:delText>
        </w:r>
      </w:del>
      <w:del w:id="617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6173" w:author="PR Preview" w:date="2026-01-01T00:00:00Z">
        <w:r>
          <w:delText xml:space="preserve">:</w:delText>
        </w:r>
      </w:del>
    </w:p>
    <w:p>
      <w:pPr>
        <w:pStyle w:val="BodyText"/>
      </w:pPr>
      <w:bookmarkStart w:id="277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277"/>
    </w:p>
    <w:p>
      <w:pPr>
        <w:pStyle w:val="FirstParagraph"/>
      </w:pPr>
      <w:del w:id="6174" w:author="PR Preview" w:date="2026-01-01T00:00:00Z">
        <w:r>
          <w:rPr>
            <w:b/>
            <w:bCs/>
          </w:rPr>
          <w:delText xml:space="preserve">Definition 57 (Cross-validation choice procedure)</w:delText>
        </w:r>
      </w:del>
      <w:del w:id="6175" w:author="PR Preview" w:date="2026-01-01T00:00:00Z">
        <w:r>
          <w:delText xml:space="preserve"> </w:delText>
        </w:r>
      </w:del>
      <w:del w:id="6176" w:author="PR Preview" w:date="2026-01-01T00:00:00Z">
        <w:r>
          <w:delText xml:space="preserve">Given candidate</w:delText>
        </w:r>
      </w:del>
      <w:del w:id="6177" w:author="PR Preview" w:date="2026-01-01T00:00:00Z">
        <w:r>
          <w:delText xml:space="preserve"> </w:delText>
        </w:r>
      </w:del>
      <w:hyperlink w:anchor="def-fitting-procedure">
        <w:del w:id="6178" w:author="PR Preview" w:date="2026-01-01T00:00:00Z">
          <w:r>
            <w:rPr>
              <w:rStyle w:val="Hyperlink"/>
            </w:rPr>
            <w:delText xml:space="preserve">fitting procedures</w:delText>
          </w:r>
        </w:del>
      </w:hyperlink>
      <w:del w:id="6179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del w:id="6180" w:author="PR Preview" w:date="2026-01-01T00:00:00Z">
        <w:r>
          <w:delText xml:space="preserve">,</w:delText>
        </w:r>
      </w:del>
      <w:del w:id="6181" w:author="PR Preview" w:date="2026-01-01T00:00:00Z">
        <w:r>
          <w:delText xml:space="preserve"> </w:delText>
        </w:r>
      </w:del>
      <w:del w:id="6182" w:author="PR Preview" w:date="2026-01-01T00:00:00Z">
        <w:r>
          <w:delText xml:space="preserve">the</w:delText>
        </w:r>
      </w:del>
      <w:del w:id="6183" w:author="PR Preview" w:date="2026-01-01T00:00:00Z">
        <w:r>
          <w:delText xml:space="preserve"> </w:delText>
        </w:r>
      </w:del>
      <w:del w:id="6184" w:author="PR Preview" w:date="2026-01-01T00:00:00Z">
        <w:r>
          <w:rPr>
            <w:b/>
            <w:bCs/>
          </w:rPr>
          <w:delText xml:space="preserve">cross-validation choice procedure</w:delText>
        </w:r>
      </w:del>
      <w:del w:id="6185" w:author="PR Preview" w:date="2026-01-01T00:00:00Z">
        <w:r>
          <w:delText xml:space="preserve"> </w:delText>
        </w:r>
      </w:del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del w:id="6186" w:author="PR Preview" w:date="2026-01-01T00:00:00Z">
        <w:r>
          <w:delText xml:space="preserve"> </w:delText>
        </w:r>
      </w:del>
      <w:del w:id="6187" w:author="PR Preview" w:date="2026-01-01T00:00:00Z">
        <w:r>
          <w:delText xml:space="preserve">is the fitting procedure that,</w:delText>
        </w:r>
      </w:del>
      <w:del w:id="6188" w:author="PR Preview" w:date="2026-01-01T00:00:00Z">
        <w:r>
          <w:delText xml:space="preserve"> </w:delText>
        </w:r>
      </w:del>
      <w:del w:id="6189" w:author="PR Preview" w:date="2026-01-01T00:00:00Z">
        <w:r>
          <w:delText xml:space="preserve">applied to a</w:delText>
        </w:r>
      </w:del>
      <w:del w:id="6190" w:author="PR Preview" w:date="2026-01-01T00:00:00Z">
        <w:r>
          <w:delText xml:space="preserve"> </w:delText>
        </w:r>
      </w:del>
      <w:hyperlink w:anchor="def-training-set">
        <w:del w:id="6191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619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6193" w:author="PR Preview" w:date="2026-01-01T00:00:00Z">
        <w:r>
          <w:delText xml:space="preserve">,</w:delText>
        </w:r>
      </w:del>
      <w:del w:id="6194" w:author="PR Preview" w:date="2026-01-01T00:00:00Z">
        <w:r>
          <w:delText xml:space="preserve"> </w:delText>
        </w:r>
      </w:del>
      <w:del w:id="6195" w:author="PR Preview" w:date="2026-01-01T00:00:00Z">
        <w:r>
          <w:delText xml:space="preserve">divides</w:delText>
        </w:r>
      </w:del>
      <w:del w:id="619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6197" w:author="PR Preview" w:date="2026-01-01T00:00:00Z">
        <w:r>
          <w:delText xml:space="preserve"> </w:delText>
        </w:r>
      </w:del>
      <w:del w:id="6198" w:author="PR Preview" w:date="2026-01-01T00:00:00Z">
        <w:r>
          <w:delText xml:space="preserve">into</w:delText>
        </w:r>
      </w:del>
      <w:del w:id="6199" w:author="PR Preview" w:date="2026-01-01T00:00:00Z">
        <w:r>
          <w:delText xml:space="preserve"> </w:delText>
        </w:r>
      </w:del>
      <m:oMath>
        <m:r>
          <m:t>k</m:t>
        </m:r>
      </m:oMath>
      <w:del w:id="6200" w:author="PR Preview" w:date="2026-01-01T00:00:00Z">
        <w:r>
          <w:delText xml:space="preserve"> </w:delText>
        </w:r>
      </w:del>
      <w:hyperlink w:anchor="def-folds">
        <w:del w:id="6201" w:author="PR Preview" w:date="2026-01-01T00:00:00Z">
          <w:r>
            <w:rPr>
              <w:rStyle w:val="Hyperlink"/>
            </w:rPr>
            <w:delText xml:space="preserve">folds</w:delText>
          </w:r>
        </w:del>
      </w:hyperlink>
      <w:del w:id="6202" w:author="PR Preview" w:date="2026-01-01T00:00:00Z">
        <w:r>
          <w:delText xml:space="preserve">,</w:delText>
        </w:r>
      </w:del>
      <w:del w:id="6203" w:author="PR Preview" w:date="2026-01-01T00:00:00Z">
        <w:r>
          <w:delText xml:space="preserve"> </w:delText>
        </w:r>
      </w:del>
      <w:del w:id="6204" w:author="PR Preview" w:date="2026-01-01T00:00:00Z">
        <w:r>
          <w:delText xml:space="preserve">computes each candidate’s</w:delText>
        </w:r>
      </w:del>
      <w:del w:id="6205" w:author="PR Preview" w:date="2026-01-01T00:00:00Z">
        <w:r>
          <w:delText xml:space="preserve"> </w:delText>
        </w:r>
      </w:del>
      <w:hyperlink w:anchor="def-cv-estimate-indexed">
        <w:del w:id="6206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6207" w:author="PR Preview" w:date="2026-01-01T00:00:00Z">
        <w:r>
          <w:delText xml:space="preserve"> </w:delText>
        </w:r>
      </w:del>
      <w:del w:id="6208" w:author="PR Preview" w:date="2026-01-01T00:00:00Z">
        <w:r>
          <w:delText xml:space="preserve">on</w:delText>
        </w:r>
      </w:del>
      <w:del w:id="620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6210" w:author="PR Preview" w:date="2026-01-01T00:00:00Z">
        <w:r>
          <w:delText xml:space="preserve"> </w:delText>
        </w:r>
      </w:del>
      <w:del w:id="6211" w:author="PR Preview" w:date="2026-01-01T00:00:00Z">
        <w:r>
          <w:delText xml:space="preserve">with those folds,</w:delText>
        </w:r>
      </w:del>
      <w:del w:id="6212" w:author="PR Preview" w:date="2026-01-01T00:00:00Z">
        <w:r>
          <w:delText xml:space="preserve"> </w:delText>
        </w:r>
      </w:del>
      <w:del w:id="6213" w:author="PR Preview" w:date="2026-01-01T00:00:00Z">
        <w:r>
          <w:delText xml:space="preserve">and applies to</w:delText>
        </w:r>
      </w:del>
      <w:del w:id="621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6215" w:author="PR Preview" w:date="2026-01-01T00:00:00Z">
        <w:r>
          <w:delText xml:space="preserve"> </w:delText>
        </w:r>
      </w:del>
      <w:del w:id="6216" w:author="PR Preview" w:date="2026-01-01T00:00:00Z">
        <w:r>
          <w:delText xml:space="preserve">the candidate with the smallest estimate,</w:delText>
        </w:r>
      </w:del>
      <w:del w:id="6217" w:author="PR Preview" w:date="2026-01-01T00:00:00Z">
        <w:r>
          <w:delText xml:space="preserve"> </w:delText>
        </w:r>
      </w:del>
      <w:del w:id="6218" w:author="PR Preview" w:date="2026-01-01T00:00:00Z">
        <w:r>
          <w:delText xml:space="preserve">taking the smallest</w:delText>
        </w:r>
      </w:del>
      <w:del w:id="6219" w:author="PR Preview" w:date="2026-01-01T00:00:00Z">
        <w:r>
          <w:delText xml:space="preserve"> </w:delText>
        </w:r>
      </w:del>
      <m:oMath>
        <m:r>
          <m:t>l</m:t>
        </m:r>
      </m:oMath>
      <w:del w:id="6220" w:author="PR Preview" w:date="2026-01-01T00:00:00Z">
        <w:r>
          <w:delText xml:space="preserve"> </w:delText>
        </w:r>
      </w:del>
      <w:del w:id="6221" w:author="PR Preview" w:date="2026-01-01T00:00:00Z">
        <w:r>
          <w:delText xml:space="preserve">if several tie:</w:delText>
        </w:r>
      </w:del>
    </w:p>
    <w:p>
      <w:pPr>
        <w:pStyle w:val="BodyText"/>
      </w:pPr>
      <w:bookmarkStart w:id="279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279"/>
    </w:p>
    <w:p>
      <w:pPr>
        <w:pStyle w:val="FirstParagraph"/>
      </w:pPr>
      <w:del w:id="6222" w:author="PR Preview" w:date="2026-01-01T00:00:00Z">
        <w:r>
          <w:rPr>
            <w:b/>
            <w:bCs/>
          </w:rPr>
          <w:delText xml:space="preserve">Example 30 (Inputs of the cross-validation choice procedure)</w:delText>
        </w:r>
      </w:del>
      <w:del w:id="6223" w:author="PR Preview" w:date="2026-01-01T00:00:00Z">
        <w:r>
          <w:delText xml:space="preserve"> </w:delText>
        </w:r>
      </w:del>
      <w:del w:id="6224" w:author="PR Preview" w:date="2026-01-01T00:00:00Z">
        <w:r>
          <w:delText xml:space="preserve">The</w:delText>
        </w:r>
      </w:del>
      <w:del w:id="6225" w:author="PR Preview" w:date="2026-01-01T00:00:00Z">
        <w:r>
          <w:delText xml:space="preserve"> </w:delText>
        </w:r>
      </w:del>
      <w:hyperlink w:anchor="def-cv-choice">
        <w:del w:id="6226" w:author="PR Preview" w:date="2026-01-01T00:00:00Z">
          <w:r>
            <w:rPr>
              <w:rStyle w:val="Hyperlink"/>
            </w:rPr>
            <w:delText xml:space="preserve">cross-validation choice procedure</w:delText>
          </w:r>
        </w:del>
      </w:hyperlink>
      <w:del w:id="6227" w:author="PR Preview" w:date="2026-01-01T00:00:00Z">
        <w:r>
          <w:delText xml:space="preserve"> </w:delText>
        </w:r>
      </w:del>
      <m:oMath>
        <m:r>
          <m:t>g</m:t>
        </m:r>
      </m:oMath>
      <w:del w:id="6228" w:author="PR Preview" w:date="2026-01-01T00:00:00Z">
        <w:r>
          <w:delText xml:space="preserve"> </w:delText>
        </w:r>
      </w:del>
      <w:del w:id="6229" w:author="PR Preview" w:date="2026-01-01T00:00:00Z">
        <w:r>
          <w:delText xml:space="preserve">over polynomials of several degrees is specified by these inputs:</w:delText>
        </w:r>
      </w:del>
    </w:p>
    <w:p>
      <w:pPr>
        <w:pStyle w:val="FirstParagraph"/>
      </w:pPr>
      <w:ins w:id="6230" w:author="PR Preview" w:date="2026-01-01T00:00:00Z">
        <w:r>
          <w:rPr>
            <w:b/>
            <w:bCs/>
          </w:rPr>
          <w:t xml:space="preserve">Definition 57 (Cross-validation estimate of a named procedure)</w:t>
        </w:r>
      </w:ins>
      <w:ins w:id="6231" w:author="PR Preview" w:date="2026-01-01T00:00:00Z">
        <w:r>
          <w:t xml:space="preserve"> </w:t>
        </w:r>
      </w:ins>
      <w:ins w:id="6232" w:author="PR Preview" w:date="2026-01-01T00:00:00Z">
        <w:r>
          <w:t xml:space="preserve">Let a</w:t>
        </w:r>
      </w:ins>
      <w:ins w:id="6233" w:author="PR Preview" w:date="2026-01-01T00:00:00Z">
        <w:r>
          <w:t xml:space="preserve"> </w:t>
        </w:r>
      </w:ins>
      <w:hyperlink w:anchor="def-training-set">
        <w:ins w:id="6234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623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6236" w:author="PR Preview" w:date="2026-01-01T00:00:00Z">
        <w:r>
          <w:t xml:space="preserve">, indexed by</w:t>
        </w:r>
      </w:ins>
      <w:ins w:id="6237" w:author="PR Preview" w:date="2026-01-01T00:00:00Z">
        <w:r>
          <w:t xml:space="preserve"> </w:t>
        </w:r>
      </w:ins>
      <m:oMath>
        <m:r>
          <m:t>I</m:t>
        </m:r>
      </m:oMath>
      <w:ins w:id="6238" w:author="PR Preview" w:date="2026-01-01T00:00:00Z">
        <w:r>
          <w:t xml:space="preserve">,</w:t>
        </w:r>
      </w:ins>
      <w:ins w:id="6239" w:author="PR Preview" w:date="2026-01-01T00:00:00Z">
        <w:r>
          <w:t xml:space="preserve"> </w:t>
        </w:r>
      </w:ins>
      <w:ins w:id="6240" w:author="PR Preview" w:date="2026-01-01T00:00:00Z">
        <w:r>
          <w:t xml:space="preserve">be divided into</w:t>
        </w:r>
      </w:ins>
      <w:ins w:id="6241" w:author="PR Preview" w:date="2026-01-01T00:00:00Z">
        <w:r>
          <w:t xml:space="preserve"> </w:t>
        </w:r>
      </w:ins>
      <w:hyperlink w:anchor="def-folds">
        <w:ins w:id="6242" w:author="PR Preview" w:date="2026-01-01T00:00:00Z">
          <w:r>
            <w:rPr>
              <w:rStyle w:val="Hyperlink"/>
            </w:rPr>
            <w:t xml:space="preserve">folds</w:t>
          </w:r>
        </w:ins>
      </w:hyperlink>
      <w:ins w:id="624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ins w:id="6244" w:author="PR Preview" w:date="2026-01-01T00:00:00Z">
        <w:r>
          <w:t xml:space="preserve">.</w:t>
        </w:r>
      </w:ins>
      <w:ins w:id="6245" w:author="PR Preview" w:date="2026-01-01T00:00:00Z">
        <w:r>
          <w:t xml:space="preserve"> </w:t>
        </w:r>
      </w:ins>
      <w:ins w:id="6246" w:author="PR Preview" w:date="2026-01-01T00:00:00Z">
        <w:r>
          <w:t xml:space="preserve">The</w:t>
        </w:r>
      </w:ins>
      <w:ins w:id="6247" w:author="PR Preview" w:date="2026-01-01T00:00:00Z">
        <w:r>
          <w:t xml:space="preserve"> </w:t>
        </w:r>
      </w:ins>
      <w:ins w:id="6248" w:author="PR Preview" w:date="2026-01-01T00:00:00Z">
        <w:r>
          <w:rPr>
            <w:b/>
            <w:bCs/>
          </w:rPr>
          <w:t xml:space="preserve">cross-validation estimate of procedure</w:t>
        </w:r>
      </w:ins>
      <w:ins w:id="6249" w:author="PR Preview" w:date="2026-01-01T00:00:00Z">
        <w:r>
          <w:t xml:space="preserve"> </w:t>
        </w:r>
      </w:ins>
      <m:oMath>
        <m:r>
          <m:t>g</m:t>
        </m:r>
      </m:oMath>
      <w:ins w:id="6250" w:author="PR Preview" w:date="2026-01-01T00:00:00Z">
        <w:r>
          <w:t xml:space="preserve"> </w:t>
        </w:r>
      </w:ins>
      <w:ins w:id="6251" w:author="PR Preview" w:date="2026-01-01T00:00:00Z">
        <w:r>
          <w:t xml:space="preserve">on</w:t>
        </w:r>
      </w:ins>
      <w:ins w:id="625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6253" w:author="PR Preview" w:date="2026-01-01T00:00:00Z">
        <w:r>
          <w:t xml:space="preserve">,</w:t>
        </w:r>
      </w:ins>
      <w:ins w:id="6254" w:author="PR Preview" w:date="2026-01-01T00:00:00Z">
        <w:r>
          <w:t xml:space="preserve"> </w:t>
        </w:r>
      </w:ins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ins w:id="6255" w:author="PR Preview" w:date="2026-01-01T00:00:00Z">
        <w:r>
          <w:t xml:space="preserve">,</w:t>
        </w:r>
      </w:ins>
      <w:ins w:id="6256" w:author="PR Preview" w:date="2026-01-01T00:00:00Z">
        <w:r>
          <w:t xml:space="preserve"> </w:t>
        </w:r>
      </w:ins>
      <w:ins w:id="6257" w:author="PR Preview" w:date="2026-01-01T00:00:00Z">
        <w:r>
          <w:t xml:space="preserve">is the</w:t>
        </w:r>
      </w:ins>
      <w:ins w:id="6258" w:author="PR Preview" w:date="2026-01-01T00:00:00Z">
        <w:r>
          <w:t xml:space="preserve"> </w:t>
        </w:r>
      </w:ins>
      <w:hyperlink w:anchor="def-cv-estimate">
        <w:ins w:id="6259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6260" w:author="PR Preview" w:date="2026-01-01T00:00:00Z">
        <w:r>
          <w:t xml:space="preserve"> </w:t>
        </w:r>
      </w:ins>
      <w:ins w:id="6261" w:author="PR Preview" w:date="2026-01-01T00:00:00Z">
        <w:r>
          <w:t xml:space="preserve">computed with</w:t>
        </w:r>
      </w:ins>
      <w:ins w:id="6262" w:author="PR Preview" w:date="2026-01-01T00:00:00Z">
        <w:r>
          <w:t xml:space="preserve"> </w:t>
        </w:r>
      </w:ins>
      <w:hyperlink w:anchor="def-fold-out-rule">
        <w:ins w:id="6263" w:author="PR Preview" w:date="2026-01-01T00:00:00Z">
          <w:r>
            <w:rPr>
              <w:rStyle w:val="Hyperlink"/>
            </w:rPr>
            <w:t xml:space="preserve">fold-out rules</w:t>
          </w:r>
        </w:ins>
      </w:hyperlink>
      <w:ins w:id="6264" w:author="PR Preview" w:date="2026-01-01T00:00:00Z">
        <w:r>
          <w:t xml:space="preserve"> </w:t>
        </w:r>
      </w:ins>
      <w:ins w:id="6265" w:author="PR Preview" w:date="2026-01-01T00:00:00Z">
        <w:r>
          <w:t xml:space="preserve">that</w:t>
        </w:r>
      </w:ins>
      <w:ins w:id="6266" w:author="PR Preview" w:date="2026-01-01T00:00:00Z">
        <w:r>
          <w:t xml:space="preserve"> </w:t>
        </w:r>
      </w:ins>
      <m:oMath>
        <m:r>
          <m:t>g</m:t>
        </m:r>
      </m:oMath>
      <w:ins w:id="6267" w:author="PR Preview" w:date="2026-01-01T00:00:00Z">
        <w:r>
          <w:t xml:space="preserve"> </w:t>
        </w:r>
      </w:ins>
      <w:ins w:id="6268" w:author="PR Preview" w:date="2026-01-01T00:00:00Z">
        <w:r>
          <w:t xml:space="preserve">produces from</w:t>
        </w:r>
      </w:ins>
      <w:ins w:id="626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6270" w:author="PR Preview" w:date="2026-01-01T00:00:00Z">
        <w:r>
          <w:t xml:space="preserve">:</w:t>
        </w:r>
      </w:ins>
    </w:p>
    <w:p>
      <w:pPr>
        <w:pStyle w:val="BodyText"/>
      </w:pPr>
      <w:bookmarkStart w:id="291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291"/>
    </w:p>
    <w:bookmarkEnd w:id="292"/>
    <w:bookmarkStart w:id="294" w:name="def-cv-choice"/>
    <w:p>
      <w:pPr>
        <w:pStyle w:val="FirstParagraph"/>
      </w:pPr>
      <w:ins w:id="6271" w:author="PR Preview" w:date="2026-01-01T00:00:00Z">
        <w:r>
          <w:rPr>
            <w:b/>
            <w:bCs/>
          </w:rPr>
          <w:t xml:space="preserve">Definition 58 (Cross-validation choice procedure)</w:t>
        </w:r>
      </w:ins>
      <w:ins w:id="6272" w:author="PR Preview" w:date="2026-01-01T00:00:00Z">
        <w:r>
          <w:t xml:space="preserve"> </w:t>
        </w:r>
      </w:ins>
      <w:ins w:id="6273" w:author="PR Preview" w:date="2026-01-01T00:00:00Z">
        <w:r>
          <w:t xml:space="preserve">Given candidate</w:t>
        </w:r>
      </w:ins>
      <w:ins w:id="6274" w:author="PR Preview" w:date="2026-01-01T00:00:00Z">
        <w:r>
          <w:t xml:space="preserve"> </w:t>
        </w:r>
      </w:ins>
      <w:hyperlink w:anchor="def-fitting-procedure">
        <w:ins w:id="6275" w:author="PR Preview" w:date="2026-01-01T00:00:00Z">
          <w:r>
            <w:rPr>
              <w:rStyle w:val="Hyperlink"/>
            </w:rPr>
            <w:t xml:space="preserve">fitting procedures</w:t>
          </w:r>
        </w:ins>
      </w:hyperlink>
      <w:ins w:id="6276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ins w:id="6277" w:author="PR Preview" w:date="2026-01-01T00:00:00Z">
        <w:r>
          <w:t xml:space="preserve">,</w:t>
        </w:r>
      </w:ins>
      <w:ins w:id="6278" w:author="PR Preview" w:date="2026-01-01T00:00:00Z">
        <w:r>
          <w:t xml:space="preserve"> </w:t>
        </w:r>
      </w:ins>
      <w:ins w:id="6279" w:author="PR Preview" w:date="2026-01-01T00:00:00Z">
        <w:r>
          <w:t xml:space="preserve">the</w:t>
        </w:r>
      </w:ins>
      <w:ins w:id="6280" w:author="PR Preview" w:date="2026-01-01T00:00:00Z">
        <w:r>
          <w:t xml:space="preserve"> </w:t>
        </w:r>
      </w:ins>
      <w:ins w:id="6281" w:author="PR Preview" w:date="2026-01-01T00:00:00Z">
        <w:r>
          <w:rPr>
            <w:b/>
            <w:bCs/>
          </w:rPr>
          <w:t xml:space="preserve">cross-validation choice procedure</w:t>
        </w:r>
      </w:ins>
      <w:ins w:id="6282" w:author="PR Preview" w:date="2026-01-01T00:00:00Z">
        <w:r>
          <w:t xml:space="preserve"> </w:t>
        </w:r>
      </w:ins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ins w:id="6283" w:author="PR Preview" w:date="2026-01-01T00:00:00Z">
        <w:r>
          <w:t xml:space="preserve"> </w:t>
        </w:r>
      </w:ins>
      <w:ins w:id="6284" w:author="PR Preview" w:date="2026-01-01T00:00:00Z">
        <w:r>
          <w:t xml:space="preserve">is the fitting procedure that,</w:t>
        </w:r>
      </w:ins>
      <w:ins w:id="6285" w:author="PR Preview" w:date="2026-01-01T00:00:00Z">
        <w:r>
          <w:t xml:space="preserve"> </w:t>
        </w:r>
      </w:ins>
      <w:ins w:id="6286" w:author="PR Preview" w:date="2026-01-01T00:00:00Z">
        <w:r>
          <w:t xml:space="preserve">applied to a</w:t>
        </w:r>
      </w:ins>
      <w:ins w:id="6287" w:author="PR Preview" w:date="2026-01-01T00:00:00Z">
        <w:r>
          <w:t xml:space="preserve"> </w:t>
        </w:r>
      </w:ins>
      <w:hyperlink w:anchor="def-training-set">
        <w:ins w:id="6288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628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6290" w:author="PR Preview" w:date="2026-01-01T00:00:00Z">
        <w:r>
          <w:t xml:space="preserve">,</w:t>
        </w:r>
      </w:ins>
      <w:ins w:id="6291" w:author="PR Preview" w:date="2026-01-01T00:00:00Z">
        <w:r>
          <w:t xml:space="preserve"> </w:t>
        </w:r>
      </w:ins>
      <w:ins w:id="6292" w:author="PR Preview" w:date="2026-01-01T00:00:00Z">
        <w:r>
          <w:t xml:space="preserve">divides</w:t>
        </w:r>
      </w:ins>
      <w:ins w:id="629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6294" w:author="PR Preview" w:date="2026-01-01T00:00:00Z">
        <w:r>
          <w:t xml:space="preserve"> </w:t>
        </w:r>
      </w:ins>
      <w:ins w:id="6295" w:author="PR Preview" w:date="2026-01-01T00:00:00Z">
        <w:r>
          <w:t xml:space="preserve">into</w:t>
        </w:r>
      </w:ins>
      <w:ins w:id="6296" w:author="PR Preview" w:date="2026-01-01T00:00:00Z">
        <w:r>
          <w:t xml:space="preserve"> </w:t>
        </w:r>
      </w:ins>
      <m:oMath>
        <m:r>
          <m:t>k</m:t>
        </m:r>
      </m:oMath>
      <w:ins w:id="6297" w:author="PR Preview" w:date="2026-01-01T00:00:00Z">
        <w:r>
          <w:t xml:space="preserve"> </w:t>
        </w:r>
      </w:ins>
      <w:hyperlink w:anchor="def-folds">
        <w:ins w:id="6298" w:author="PR Preview" w:date="2026-01-01T00:00:00Z">
          <w:r>
            <w:rPr>
              <w:rStyle w:val="Hyperlink"/>
            </w:rPr>
            <w:t xml:space="preserve">folds</w:t>
          </w:r>
        </w:ins>
      </w:hyperlink>
      <w:ins w:id="6299" w:author="PR Preview" w:date="2026-01-01T00:00:00Z">
        <w:r>
          <w:t xml:space="preserve">,</w:t>
        </w:r>
      </w:ins>
      <w:ins w:id="6300" w:author="PR Preview" w:date="2026-01-01T00:00:00Z">
        <w:r>
          <w:t xml:space="preserve"> </w:t>
        </w:r>
      </w:ins>
      <w:ins w:id="6301" w:author="PR Preview" w:date="2026-01-01T00:00:00Z">
        <w:r>
          <w:t xml:space="preserve">computes each candidate’s</w:t>
        </w:r>
      </w:ins>
      <w:ins w:id="6302" w:author="PR Preview" w:date="2026-01-01T00:00:00Z">
        <w:r>
          <w:t xml:space="preserve"> </w:t>
        </w:r>
      </w:ins>
      <w:hyperlink w:anchor="def-cv-estimate-indexed">
        <w:ins w:id="6303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6304" w:author="PR Preview" w:date="2026-01-01T00:00:00Z">
        <w:r>
          <w:t xml:space="preserve"> </w:t>
        </w:r>
      </w:ins>
      <w:ins w:id="6305" w:author="PR Preview" w:date="2026-01-01T00:00:00Z">
        <w:r>
          <w:t xml:space="preserve">on</w:t>
        </w:r>
      </w:ins>
      <w:ins w:id="630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6307" w:author="PR Preview" w:date="2026-01-01T00:00:00Z">
        <w:r>
          <w:t xml:space="preserve"> </w:t>
        </w:r>
      </w:ins>
      <w:ins w:id="6308" w:author="PR Preview" w:date="2026-01-01T00:00:00Z">
        <w:r>
          <w:t xml:space="preserve">with those folds,</w:t>
        </w:r>
      </w:ins>
      <w:ins w:id="6309" w:author="PR Preview" w:date="2026-01-01T00:00:00Z">
        <w:r>
          <w:t xml:space="preserve"> </w:t>
        </w:r>
      </w:ins>
      <w:ins w:id="6310" w:author="PR Preview" w:date="2026-01-01T00:00:00Z">
        <w:r>
          <w:t xml:space="preserve">and applies to</w:t>
        </w:r>
      </w:ins>
      <w:ins w:id="631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6312" w:author="PR Preview" w:date="2026-01-01T00:00:00Z">
        <w:r>
          <w:t xml:space="preserve"> </w:t>
        </w:r>
      </w:ins>
      <w:ins w:id="6313" w:author="PR Preview" w:date="2026-01-01T00:00:00Z">
        <w:r>
          <w:t xml:space="preserve">the candidate with the smallest estimate,</w:t>
        </w:r>
      </w:ins>
      <w:ins w:id="6314" w:author="PR Preview" w:date="2026-01-01T00:00:00Z">
        <w:r>
          <w:t xml:space="preserve"> </w:t>
        </w:r>
      </w:ins>
      <w:ins w:id="6315" w:author="PR Preview" w:date="2026-01-01T00:00:00Z">
        <w:r>
          <w:t xml:space="preserve">taking the smallest</w:t>
        </w:r>
      </w:ins>
      <w:ins w:id="6316" w:author="PR Preview" w:date="2026-01-01T00:00:00Z">
        <w:r>
          <w:t xml:space="preserve"> </w:t>
        </w:r>
      </w:ins>
      <m:oMath>
        <m:r>
          <m:t>l</m:t>
        </m:r>
      </m:oMath>
      <w:ins w:id="6317" w:author="PR Preview" w:date="2026-01-01T00:00:00Z">
        <w:r>
          <w:t xml:space="preserve"> </w:t>
        </w:r>
      </w:ins>
      <w:ins w:id="6318" w:author="PR Preview" w:date="2026-01-01T00:00:00Z">
        <w:r>
          <w:t xml:space="preserve">if several tie:</w:t>
        </w:r>
      </w:ins>
    </w:p>
    <w:p>
      <w:pPr>
        <w:pStyle w:val="BodyText"/>
      </w:pPr>
      <w:bookmarkStart w:id="293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293"/>
    </w:p>
    <w:bookmarkEnd w:id="294"/>
    <w:bookmarkStart w:id="295" w:name="exm-cv-choice-inputs"/>
    <w:p>
      <w:pPr>
        <w:pStyle w:val="FirstParagraph"/>
      </w:pPr>
      <w:ins w:id="6319" w:author="PR Preview" w:date="2026-01-01T00:00:00Z">
        <w:r>
          <w:rPr>
            <w:b/>
            <w:bCs/>
          </w:rPr>
          <w:t xml:space="preserve">Example 32 (Inputs of the cross-validation choice procedure)</w:t>
        </w:r>
      </w:ins>
      <w:ins w:id="6320" w:author="PR Preview" w:date="2026-01-01T00:00:00Z">
        <w:r>
          <w:t xml:space="preserve"> </w:t>
        </w:r>
      </w:ins>
      <w:ins w:id="6321" w:author="PR Preview" w:date="2026-01-01T00:00:00Z">
        <w:r>
          <w:t xml:space="preserve">The</w:t>
        </w:r>
      </w:ins>
      <w:ins w:id="6322" w:author="PR Preview" w:date="2026-01-01T00:00:00Z">
        <w:r>
          <w:t xml:space="preserve"> </w:t>
        </w:r>
      </w:ins>
      <w:hyperlink w:anchor="def-cv-choice">
        <w:ins w:id="6323" w:author="PR Preview" w:date="2026-01-01T00:00:00Z">
          <w:r>
            <w:rPr>
              <w:rStyle w:val="Hyperlink"/>
            </w:rPr>
            <w:t xml:space="preserve">cross-validation choice procedure</w:t>
          </w:r>
        </w:ins>
      </w:hyperlink>
      <w:ins w:id="6324" w:author="PR Preview" w:date="2026-01-01T00:00:00Z">
        <w:r>
          <w:t xml:space="preserve"> </w:t>
        </w:r>
      </w:ins>
      <m:oMath>
        <m:r>
          <m:t>g</m:t>
        </m:r>
      </m:oMath>
      <w:ins w:id="6325" w:author="PR Preview" w:date="2026-01-01T00:00:00Z">
        <w:r>
          <w:t xml:space="preserve"> </w:t>
        </w:r>
      </w:ins>
      <w:ins w:id="6326" w:author="PR Preview" w:date="2026-01-01T00:00:00Z">
        <w:r>
          <w:t xml:space="preserve">over polynomials of several degrees is specified by these inputs:</w:t>
        </w:r>
      </w:ins>
    </w:p>
    <w:p>
      <w:pPr>
        <w:pStyle w:val="Compact"/>
        <w:numPr>
          <w:ilvl w:val="0"/>
          <w:numId w:val="1018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18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18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 normal equations 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18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18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295"/>
    <w:bookmarkStart w:id="297" w:name="def-nested-cv"/>
    <w:p>
      <w:pPr>
        <w:pStyle w:val="FirstParagraph"/>
      </w:pPr>
      <w:del w:id="6327" w:author="PR Preview" w:date="2026-01-01T00:00:00Z">
        <w:r>
          <w:rPr>
            <w:b/>
            <w:bCs/>
          </w:rPr>
          <w:delText xml:space="preserve">Definition 58 (Nested cross-validation)</w:delText>
        </w:r>
      </w:del>
      <w:del w:id="6328" w:author="PR Preview" w:date="2026-01-01T00:00:00Z">
        <w:r>
          <w:delText xml:space="preserve"> </w:delText>
        </w:r>
      </w:del>
      <w:del w:id="6329" w:author="PR Preview" w:date="2026-01-01T00:00:00Z">
        <w:r>
          <w:rPr>
            <w:b/>
            <w:bCs/>
          </w:rPr>
          <w:delText xml:space="preserve">Nested cross-validation</w:delText>
        </w:r>
      </w:del>
      <w:del w:id="6330" w:author="PR Preview" w:date="2026-01-01T00:00:00Z">
        <w:r>
          <w:delText xml:space="preserve"> </w:delText>
        </w:r>
      </w:del>
      <w:del w:id="6331" w:author="PR Preview" w:date="2026-01-01T00:00:00Z">
        <w:r>
          <w:delText xml:space="preserve">is</w:delText>
        </w:r>
      </w:del>
      <w:del w:id="6332" w:author="PR Preview" w:date="2026-01-01T00:00:00Z">
        <w:r>
          <w:delText xml:space="preserve"> </w:delText>
        </w:r>
      </w:del>
      <w:hyperlink w:anchor="def-kfold">
        <m:oMath>
          <m:r>
            <m:t>k</m:t>
          </m:r>
        </m:oMath>
        <w:del w:id="6333" w:author="PR Preview" w:date="2026-01-01T00:00:00Z">
          <w:r>
            <w:rPr>
              <w:rStyle w:val="Hyperlink"/>
            </w:rPr>
            <w:delText xml:space="preserve">-fold cross-validation</w:delText>
          </w:r>
        </w:del>
      </w:hyperlink>
      <w:del w:id="6334" w:author="PR Preview" w:date="2026-01-01T00:00:00Z">
        <w:r>
          <w:delText xml:space="preserve"> </w:delText>
        </w:r>
      </w:del>
      <w:del w:id="6335" w:author="PR Preview" w:date="2026-01-01T00:00:00Z">
        <w:r>
          <w:delText xml:space="preserve">of the</w:delText>
        </w:r>
      </w:del>
      <w:del w:id="6336" w:author="PR Preview" w:date="2026-01-01T00:00:00Z">
        <w:r>
          <w:delText xml:space="preserve"> </w:delText>
        </w:r>
      </w:del>
      <w:hyperlink w:anchor="def-cv-choice">
        <w:del w:id="6337" w:author="PR Preview" w:date="2026-01-01T00:00:00Z">
          <w:r>
            <w:rPr>
              <w:rStyle w:val="Hyperlink"/>
            </w:rPr>
            <w:delText xml:space="preserve">cross-validation choice procedure</w:delText>
          </w:r>
        </w:del>
      </w:hyperlink>
      <w:del w:id="6338" w:author="PR Preview" w:date="2026-01-01T00:00:00Z">
        <w:r>
          <w:delText xml:space="preserve"> </w:delText>
        </w:r>
      </w:del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del w:id="6339" w:author="PR Preview" w:date="2026-01-01T00:00:00Z">
        <w:r>
          <w:delText xml:space="preserve">:</w:delText>
        </w:r>
      </w:del>
      <w:del w:id="6340" w:author="PR Preview" w:date="2026-01-01T00:00:00Z">
        <w:r>
          <w:delText xml:space="preserve"> </w:delText>
        </w:r>
      </w:del>
      <w:del w:id="6341" w:author="PR Preview" w:date="2026-01-01T00:00:00Z">
        <w:r>
          <w:delText xml:space="preserve">its estimate on a training set</w:delText>
        </w:r>
      </w:del>
      <w:del w:id="634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6343" w:author="PR Preview" w:date="2026-01-01T00:00:00Z">
        <w:r>
          <w:delText xml:space="preserve"> </w:delText>
        </w:r>
      </w:del>
      <w:del w:id="6344" w:author="PR Preview" w:date="2026-01-01T00:00:00Z">
        <w:r>
          <w:delText xml:space="preserve">is</w:delText>
        </w:r>
      </w:del>
    </w:p>
    <w:p>
      <w:pPr>
        <w:pStyle w:val="FirstParagraph"/>
      </w:pPr>
      <w:ins w:id="6345" w:author="PR Preview" w:date="2026-01-01T00:00:00Z">
        <w:r>
          <w:rPr>
            <w:b/>
            <w:bCs/>
          </w:rPr>
          <w:t xml:space="preserve">Definition 59 (Nested cross-validation)</w:t>
        </w:r>
      </w:ins>
      <w:ins w:id="6346" w:author="PR Preview" w:date="2026-01-01T00:00:00Z">
        <w:r>
          <w:t xml:space="preserve"> </w:t>
        </w:r>
      </w:ins>
      <w:ins w:id="6347" w:author="PR Preview" w:date="2026-01-01T00:00:00Z">
        <w:r>
          <w:rPr>
            <w:b/>
            <w:bCs/>
          </w:rPr>
          <w:t xml:space="preserve">Nested cross-validation</w:t>
        </w:r>
      </w:ins>
      <w:ins w:id="6348" w:author="PR Preview" w:date="2026-01-01T00:00:00Z">
        <w:r>
          <w:t xml:space="preserve"> </w:t>
        </w:r>
      </w:ins>
      <w:ins w:id="6349" w:author="PR Preview" w:date="2026-01-01T00:00:00Z">
        <w:r>
          <w:t xml:space="preserve">is</w:t>
        </w:r>
      </w:ins>
      <w:ins w:id="6350" w:author="PR Preview" w:date="2026-01-01T00:00:00Z">
        <w:r>
          <w:t xml:space="preserve"> </w:t>
        </w:r>
      </w:ins>
      <w:hyperlink w:anchor="def-kfold">
        <m:oMath>
          <m:r>
            <m:t>k</m:t>
          </m:r>
        </m:oMath>
        <w:ins w:id="6351" w:author="PR Preview" w:date="2026-01-01T00:00:00Z">
          <w:r>
            <w:rPr>
              <w:rStyle w:val="Hyperlink"/>
            </w:rPr>
            <w:t xml:space="preserve">-fold cross-validation</w:t>
          </w:r>
        </w:ins>
      </w:hyperlink>
      <w:ins w:id="6352" w:author="PR Preview" w:date="2026-01-01T00:00:00Z">
        <w:r>
          <w:t xml:space="preserve"> </w:t>
        </w:r>
      </w:ins>
      <w:ins w:id="6353" w:author="PR Preview" w:date="2026-01-01T00:00:00Z">
        <w:r>
          <w:t xml:space="preserve">of the</w:t>
        </w:r>
      </w:ins>
      <w:ins w:id="6354" w:author="PR Preview" w:date="2026-01-01T00:00:00Z">
        <w:r>
          <w:t xml:space="preserve"> </w:t>
        </w:r>
      </w:ins>
      <w:hyperlink w:anchor="def-cv-choice">
        <w:ins w:id="6355" w:author="PR Preview" w:date="2026-01-01T00:00:00Z">
          <w:r>
            <w:rPr>
              <w:rStyle w:val="Hyperlink"/>
            </w:rPr>
            <w:t xml:space="preserve">cross-validation choice procedure</w:t>
          </w:r>
        </w:ins>
      </w:hyperlink>
      <w:ins w:id="6356" w:author="PR Preview" w:date="2026-01-01T00:00:00Z">
        <w:r>
          <w:t xml:space="preserve"> </w:t>
        </w:r>
      </w:ins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ins w:id="6357" w:author="PR Preview" w:date="2026-01-01T00:00:00Z">
        <w:r>
          <w:t xml:space="preserve">:</w:t>
        </w:r>
      </w:ins>
      <w:ins w:id="6358" w:author="PR Preview" w:date="2026-01-01T00:00:00Z">
        <w:r>
          <w:t xml:space="preserve"> </w:t>
        </w:r>
      </w:ins>
      <w:ins w:id="6359" w:author="PR Preview" w:date="2026-01-01T00:00:00Z">
        <w:r>
          <w:t xml:space="preserve">its estimate on a training set</w:t>
        </w:r>
      </w:ins>
      <w:ins w:id="636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6361" w:author="PR Preview" w:date="2026-01-01T00:00:00Z">
        <w:r>
          <w:t xml:space="preserve"> </w:t>
        </w:r>
      </w:ins>
      <w:ins w:id="6362" w:author="PR Preview" w:date="2026-01-01T00:00:00Z">
        <w:r>
          <w:t xml:space="preserve">is</w:t>
        </w:r>
      </w:ins>
    </w:p>
    <w:p>
      <w:pPr>
        <w:pStyle w:val="BodyText"/>
      </w:pPr>
      <w:bookmarkStart w:id="296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296"/>
    </w:p>
    <w:bookmarkEnd w:id="297"/>
    <w:bookmarkStart w:id="298" w:name="rem-source-nested-cv"/>
    <w:p>
      <w:pPr>
        <w:pStyle w:val="FirstParagraph"/>
      </w:pPr>
      <w:r>
        <w:rPr>
          <w:i/>
          <w:iCs/>
        </w:rPr>
        <w:t xml:space="preserve">Remark 33</w:t>
      </w:r>
      <w:r>
        <w:t xml:space="preserve"> (Source: Nested cross-validation). </w:t>
      </w:r>
      <w:r>
        <w:t xml:space="preserve">Hastie et al. (2009, sec. 7.10.2)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298"/>
    <w:bookmarkStart w:id="299" w:name="rem-nested-cv"/>
    <w:p>
      <w:pPr>
        <w:pStyle w:val="BodyText"/>
      </w:pPr>
      <w:r>
        <w:rPr>
          <w:i/>
          <w:iCs/>
        </w:rPr>
        <w:t xml:space="preserve">Remark 34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99"/>
    <w:bookmarkStart w:id="302" w:name="rem-cv-winner-optimistic"/>
    <w:p>
      <w:pPr>
        <w:pStyle w:val="BodyText"/>
      </w:pPr>
      <w:del w:id="6363" w:author="PR Preview" w:date="2026-01-01T00:00:00Z">
        <w:r>
          <w:rPr>
            <w:i/>
            <w:iCs/>
          </w:rPr>
          <w:delText xml:space="preserve">Remark 35</w:delText>
        </w:r>
      </w:del>
      <w:del w:id="6364" w:author="PR Preview" w:date="2026-01-01T00:00:00Z">
        <w:r>
          <w:delText xml:space="preserve"> (Cross-validation replaces the validation set, not the test set). </w:delText>
        </w:r>
      </w:del>
      <w:del w:id="6365" w:author="PR Preview" w:date="2026-01-01T00:00:00Z">
        <w:r>
          <w:delText xml:space="preserve">Used to choose between models,</w:delText>
        </w:r>
      </w:del>
      <w:del w:id="6366" w:author="PR Preview" w:date="2026-01-01T00:00:00Z">
        <w:r>
          <w:delText xml:space="preserve"> </w:delText>
        </w:r>
      </w:del>
      <w:del w:id="6367" w:author="PR Preview" w:date="2026-01-01T00:00:00Z">
        <w:r>
          <w:delText xml:space="preserve">cross-validation takes the place of the</w:delText>
        </w:r>
      </w:del>
      <w:del w:id="6368" w:author="PR Preview" w:date="2026-01-01T00:00:00Z">
        <w:r>
          <w:delText xml:space="preserve"> </w:delText>
        </w:r>
      </w:del>
      <w:del w:id="6369" w:author="PR Preview" w:date="2026-01-01T00:00:00Z">
        <w:r>
          <w:rPr>
            <w:i/>
            <w:iCs/>
          </w:rPr>
          <w:delText xml:space="preserve">validation</w:delText>
        </w:r>
      </w:del>
      <w:del w:id="6370" w:author="PR Preview" w:date="2026-01-01T00:00:00Z">
        <w:r>
          <w:delText xml:space="preserve"> </w:delText>
        </w:r>
      </w:del>
      <w:del w:id="6371" w:author="PR Preview" w:date="2026-01-01T00:00:00Z">
        <w:r>
          <w:delText xml:space="preserve">set</w:delText>
        </w:r>
      </w:del>
      <w:del w:id="6372" w:author="PR Preview" w:date="2026-01-01T00:00:00Z">
        <w:r>
          <w:delText xml:space="preserve"> </w:delText>
        </w:r>
      </w:del>
      <w:del w:id="6373" w:author="PR Preview" w:date="2026-01-01T00:00:00Z">
        <w:r>
          <w:delText xml:space="preserve">of</w:delText>
        </w:r>
      </w:del>
      <w:del w:id="6374" w:author="PR Preview" w:date="2026-01-01T00:00:00Z">
        <w:r>
          <w:delText xml:space="preserve"> </w:delText>
        </w:r>
      </w:del>
      <w:hyperlink w:anchor="def-data-splits">
        <w:del w:id="6375" w:author="PR Preview" w:date="2026-01-01T00:00:00Z">
          <w:r>
            <w:rPr>
              <w:rStyle w:val="Hyperlink"/>
            </w:rPr>
            <w:delText xml:space="preserve">Definition 37</w:delText>
          </w:r>
        </w:del>
      </w:hyperlink>
      <w:del w:id="6376" w:author="PR Preview" w:date="2026-01-01T00:00:00Z">
        <w:r>
          <w:delText xml:space="preserve">,</w:delText>
        </w:r>
      </w:del>
      <w:del w:id="6377" w:author="PR Preview" w:date="2026-01-01T00:00:00Z">
        <w:r>
          <w:delText xml:space="preserve"> </w:delText>
        </w:r>
      </w:del>
      <w:del w:id="6378" w:author="PR Preview" w:date="2026-01-01T00:00:00Z">
        <w:r>
          <w:delText xml:space="preserve">the one consulted again and again,</w:delText>
        </w:r>
      </w:del>
      <w:del w:id="6379" w:author="PR Preview" w:date="2026-01-01T00:00:00Z">
        <w:r>
          <w:delText xml:space="preserve"> </w:delText>
        </w:r>
      </w:del>
      <w:del w:id="6380" w:author="PR Preview" w:date="2026-01-01T00:00:00Z">
        <w:r>
          <w:delText xml:space="preserve">and not of the test set, which stays unused until the end.</w:delText>
        </w:r>
      </w:del>
      <w:del w:id="6381" w:author="PR Preview" w:date="2026-01-01T00:00:00Z">
        <w:r>
          <w:delText xml:space="preserve"> </w:delText>
        </w:r>
      </w:del>
      <w:del w:id="6382" w:author="PR Preview" w:date="2026-01-01T00:00:00Z">
        <w:r>
          <w:delText xml:space="preserve">The cross-validation estimate of the winning model is optimistic:</w:delText>
        </w:r>
      </w:del>
      <w:del w:id="6383" w:author="PR Preview" w:date="2026-01-01T00:00:00Z">
        <w:r>
          <w:delText xml:space="preserve"> </w:delText>
        </w:r>
      </w:del>
      <w:del w:id="6384" w:author="PR Preview" w:date="2026-01-01T00:00:00Z">
        <w:r>
          <w:delText xml:space="preserve">that model won partly because the particular sample and split happened to favor it,</w:delText>
        </w:r>
      </w:del>
      <w:del w:id="6385" w:author="PR Preview" w:date="2026-01-01T00:00:00Z">
        <w:r>
          <w:delText xml:space="preserve"> </w:delText>
        </w:r>
      </w:del>
      <w:del w:id="6386" w:author="PR Preview" w:date="2026-01-01T00:00:00Z">
        <w:r>
          <w:delText xml:space="preserve">so its estimate is the smallest of several noisy estimates.</w:delText>
        </w:r>
      </w:del>
      <w:del w:id="6387" w:author="PR Preview" w:date="2026-01-01T00:00:00Z">
        <w:r>
          <w:delText xml:space="preserve"> </w:delText>
        </w:r>
      </w:del>
      <w:del w:id="6388" w:author="PR Preview" w:date="2026-01-01T00:00:00Z">
        <w:r>
          <w:delText xml:space="preserve">An honest estimate of the chosen model’s error needs data</w:delText>
        </w:r>
      </w:del>
      <w:del w:id="6389" w:author="PR Preview" w:date="2026-01-01T00:00:00Z">
        <w:r>
          <w:delText xml:space="preserve"> </w:delText>
        </w:r>
      </w:del>
      <w:del w:id="6390" w:author="PR Preview" w:date="2026-01-01T00:00:00Z">
        <w:r>
          <w:delText xml:space="preserve">that took no part in the choice</w:delText>
        </w:r>
      </w:del>
      <w:del w:id="6391" w:author="PR Preview" w:date="2026-01-01T00:00:00Z">
        <w:r>
          <w:delText xml:space="preserve"> </w:delText>
        </w:r>
      </w:del>
      <w:del w:id="6392" w:author="PR Preview" w:date="2026-01-01T00:00:00Z">
        <w:r>
          <w:delText xml:space="preserve">(Hastie et al. 2009, sec. 7.2)</w:delText>
        </w:r>
      </w:del>
      <w:del w:id="6393" w:author="PR Preview" w:date="2026-01-01T00:00:00Z">
        <w:r>
          <w:delText xml:space="preserve">,</w:delText>
        </w:r>
      </w:del>
      <w:del w:id="6394" w:author="PR Preview" w:date="2026-01-01T00:00:00Z">
        <w:r>
          <w:delText xml:space="preserve"> </w:delText>
        </w:r>
      </w:del>
      <w:del w:id="6395" w:author="PR Preview" w:date="2026-01-01T00:00:00Z">
        <w:r>
          <w:delText xml:space="preserve">such as a</w:delText>
        </w:r>
      </w:del>
      <w:del w:id="6396" w:author="PR Preview" w:date="2026-01-01T00:00:00Z">
        <w:r>
          <w:delText xml:space="preserve"> </w:delText>
        </w:r>
      </w:del>
      <w:hyperlink w:anchor="def-test-set">
        <w:del w:id="6397" w:author="PR Preview" w:date="2026-01-01T00:00:00Z">
          <w:r>
            <w:rPr>
              <w:rStyle w:val="Hyperlink"/>
            </w:rPr>
            <w:delText xml:space="preserve">test set</w:delText>
          </w:r>
        </w:del>
      </w:hyperlink>
      <w:del w:id="6398" w:author="PR Preview" w:date="2026-01-01T00:00:00Z">
        <w:r>
          <w:delText xml:space="preserve">,</w:delText>
        </w:r>
      </w:del>
      <w:del w:id="6399" w:author="PR Preview" w:date="2026-01-01T00:00:00Z">
        <w:r>
          <w:delText xml:space="preserve"> </w:delText>
        </w:r>
      </w:del>
      <w:del w:id="6400" w:author="PR Preview" w:date="2026-01-01T00:00:00Z">
        <w:r>
          <w:delText xml:space="preserve">or the outer folds of</w:delText>
        </w:r>
      </w:del>
      <w:del w:id="6401" w:author="PR Preview" w:date="2026-01-01T00:00:00Z">
        <w:r>
          <w:delText xml:space="preserve"> </w:delText>
        </w:r>
      </w:del>
      <w:hyperlink w:anchor="def-nested-cv">
        <w:del w:id="6402" w:author="PR Preview" w:date="2026-01-01T00:00:00Z">
          <w:r>
            <w:rPr>
              <w:rStyle w:val="Hyperlink"/>
            </w:rPr>
            <w:delText xml:space="preserve">nested cross-validation</w:delText>
          </w:r>
        </w:del>
      </w:hyperlink>
      <w:del w:id="6403" w:author="PR Preview" w:date="2026-01-01T00:00:00Z">
        <w:r>
          <w:delText xml:space="preserve">.</w:delText>
        </w:r>
      </w:del>
    </w:p>
    <w:p>
      <w:pPr>
        <w:pStyle w:val="BodyText"/>
      </w:pPr>
      <w:del w:id="6404" w:author="PR Preview" w:date="2026-01-01T00:00:00Z">
        <w:r>
          <w:rPr>
            <w:b/>
            <w:bCs/>
          </w:rPr>
          <w:delText xml:space="preserve">Definition 59 (Fold-based standard error)</w:delText>
        </w:r>
      </w:del>
      <w:del w:id="6405" w:author="PR Preview" w:date="2026-01-01T00:00:00Z">
        <w:r>
          <w:delText xml:space="preserve"> </w:delText>
        </w:r>
      </w:del>
      <w:del w:id="6406" w:author="PR Preview" w:date="2026-01-01T00:00:00Z">
        <w:r>
          <w:delText xml:space="preserve">The</w:delText>
        </w:r>
      </w:del>
      <w:del w:id="6407" w:author="PR Preview" w:date="2026-01-01T00:00:00Z">
        <w:r>
          <w:delText xml:space="preserve"> </w:delText>
        </w:r>
      </w:del>
      <w:del w:id="6408" w:author="PR Preview" w:date="2026-01-01T00:00:00Z">
        <w:r>
          <w:rPr>
            <w:b/>
            <w:bCs/>
          </w:rPr>
          <w:delText xml:space="preserve">fold-based standard error</w:delText>
        </w:r>
      </w:del>
      <w:del w:id="6409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6410" w:author="PR Preview" w:date="2026-01-01T00:00:00Z">
        <w:r>
          <w:delText xml:space="preserve"> </w:delText>
        </w:r>
      </w:del>
      <w:del w:id="6411" w:author="PR Preview" w:date="2026-01-01T00:00:00Z">
        <w:r>
          <w:delText xml:space="preserve">of a</w:delText>
        </w:r>
      </w:del>
      <w:del w:id="6412" w:author="PR Preview" w:date="2026-01-01T00:00:00Z">
        <w:r>
          <w:delText xml:space="preserve"> </w:delText>
        </w:r>
      </w:del>
      <m:oMath>
        <m:r>
          <m:t>k</m:t>
        </m:r>
      </m:oMath>
      <w:del w:id="6413" w:author="PR Preview" w:date="2026-01-01T00:00:00Z">
        <w:r>
          <w:delText xml:space="preserve">-fold</w:delText>
        </w:r>
      </w:del>
      <w:del w:id="6414" w:author="PR Preview" w:date="2026-01-01T00:00:00Z">
        <w:r>
          <w:delText xml:space="preserve"> </w:delText>
        </w:r>
      </w:del>
      <w:hyperlink w:anchor="def-cv-estimate">
        <w:del w:id="6415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6416" w:author="PR Preview" w:date="2026-01-01T00:00:00Z">
        <w:r>
          <w:delText xml:space="preserve"> </w:delText>
        </w:r>
      </w:del>
      <w:del w:id="6417" w:author="PR Preview" w:date="2026-01-01T00:00:00Z">
        <w:r>
          <w:delText xml:space="preserve">is the</w:delText>
        </w:r>
      </w:del>
      <w:del w:id="6418" w:author="PR Preview" w:date="2026-01-01T00:00:00Z">
        <w:r>
          <w:delText xml:space="preserve"> </w:delText>
        </w:r>
      </w:del>
      <w:hyperlink r:id="rId303">
        <w:del w:id="6419" w:author="PR Preview" w:date="2026-01-01T00:00:00Z">
          <w:r>
            <w:rPr>
              <w:rStyle w:val="Hyperlink"/>
            </w:rPr>
            <w:delText xml:space="preserve">sample standard deviation</w:delText>
          </w:r>
        </w:del>
      </w:hyperlink>
      <w:del w:id="6420" w:author="PR Preview" w:date="2026-01-01T00:00:00Z">
        <w:r>
          <w:delText xml:space="preserve"> </w:delText>
        </w:r>
      </w:del>
      <w:del w:id="6421" w:author="PR Preview" w:date="2026-01-01T00:00:00Z">
        <w:r>
          <w:delText xml:space="preserve">of the</w:delText>
        </w:r>
      </w:del>
      <w:del w:id="6422" w:author="PR Preview" w:date="2026-01-01T00:00:00Z">
        <w:r>
          <w:delText xml:space="preserve"> </w:delText>
        </w:r>
      </w:del>
      <m:oMath>
        <m:r>
          <m:t>k</m:t>
        </m:r>
      </m:oMath>
      <w:del w:id="6423" w:author="PR Preview" w:date="2026-01-01T00:00:00Z">
        <w:r>
          <w:delText xml:space="preserve"> </w:delText>
        </w:r>
      </w:del>
      <w:hyperlink w:anchor="def-fold-mse">
        <w:del w:id="6424" w:author="PR Preview" w:date="2026-01-01T00:00:00Z">
          <w:r>
            <w:rPr>
              <w:rStyle w:val="Hyperlink"/>
            </w:rPr>
            <w:delText xml:space="preserve">fold sMSEs</w:delText>
          </w:r>
        </w:del>
      </w:hyperlink>
      <w:del w:id="6425" w:author="PR Preview" w:date="2026-01-01T00:00:00Z">
        <w:r>
          <w:delText xml:space="preserve">,</w:delText>
        </w:r>
      </w:del>
      <w:del w:id="6426" w:author="PR Preview" w:date="2026-01-01T00:00:00Z">
        <w:r>
          <w:delText xml:space="preserve"> </w:delText>
        </w:r>
      </w:del>
      <w:del w:id="6427" w:author="PR Preview" w:date="2026-01-01T00:00:00Z">
        <w:r>
          <w:delText xml:space="preserve">divided by</w:delText>
        </w:r>
      </w:del>
      <w:del w:id="6428" w:author="PR Preview" w:date="2026-01-01T00:00:00Z">
        <w:r>
          <w:delText xml:space="preserve"> </w:delText>
        </w:r>
      </w:del>
      <m:oMath>
        <m:rad>
          <m:radPr>
            <m:degHide m:val="on"/>
          </m:radPr>
          <m:deg/>
          <m:e>
            <m:r>
              <m:t>k</m:t>
            </m:r>
          </m:e>
        </m:rad>
      </m:oMath>
      <w:del w:id="6429" w:author="PR Preview" w:date="2026-01-01T00:00:00Z">
        <w:r>
          <w:delText xml:space="preserve">:</w:delText>
        </w:r>
      </w:del>
    </w:p>
    <w:p>
      <w:pPr>
        <w:pStyle w:val="BodyText"/>
      </w:pPr>
      <w:ins w:id="6430" w:author="PR Preview" w:date="2026-01-01T00:00:00Z">
        <w:r>
          <w:rPr>
            <w:i/>
            <w:iCs/>
          </w:rPr>
          <w:t xml:space="preserve">Remark 35</w:t>
        </w:r>
      </w:ins>
      <w:ins w:id="6431" w:author="PR Preview" w:date="2026-01-01T00:00:00Z">
        <w:r>
          <w:t xml:space="preserve"> (Cross-validation replaces the validation set, not the test set). </w:t>
        </w:r>
      </w:ins>
      <w:ins w:id="6432" w:author="PR Preview" w:date="2026-01-01T00:00:00Z">
        <w:r>
          <w:t xml:space="preserve">Used to choose between models,</w:t>
        </w:r>
      </w:ins>
      <w:ins w:id="6433" w:author="PR Preview" w:date="2026-01-01T00:00:00Z">
        <w:r>
          <w:t xml:space="preserve"> </w:t>
        </w:r>
      </w:ins>
      <w:ins w:id="6434" w:author="PR Preview" w:date="2026-01-01T00:00:00Z">
        <w:r>
          <w:t xml:space="preserve">cross-validation takes the place of the</w:t>
        </w:r>
      </w:ins>
      <w:ins w:id="6435" w:author="PR Preview" w:date="2026-01-01T00:00:00Z">
        <w:r>
          <w:t xml:space="preserve"> </w:t>
        </w:r>
      </w:ins>
      <w:ins w:id="6436" w:author="PR Preview" w:date="2026-01-01T00:00:00Z">
        <w:r>
          <w:rPr>
            <w:i/>
            <w:iCs/>
          </w:rPr>
          <w:t xml:space="preserve">validation</w:t>
        </w:r>
      </w:ins>
      <w:ins w:id="6437" w:author="PR Preview" w:date="2026-01-01T00:00:00Z">
        <w:r>
          <w:t xml:space="preserve"> </w:t>
        </w:r>
      </w:ins>
      <w:ins w:id="6438" w:author="PR Preview" w:date="2026-01-01T00:00:00Z">
        <w:r>
          <w:t xml:space="preserve">set</w:t>
        </w:r>
      </w:ins>
      <w:ins w:id="6439" w:author="PR Preview" w:date="2026-01-01T00:00:00Z">
        <w:r>
          <w:t xml:space="preserve"> </w:t>
        </w:r>
      </w:ins>
      <w:ins w:id="6440" w:author="PR Preview" w:date="2026-01-01T00:00:00Z">
        <w:r>
          <w:t xml:space="preserve">of</w:t>
        </w:r>
      </w:ins>
      <w:ins w:id="6441" w:author="PR Preview" w:date="2026-01-01T00:00:00Z">
        <w:r>
          <w:t xml:space="preserve"> </w:t>
        </w:r>
      </w:ins>
      <w:hyperlink w:anchor="def-data-splits">
        <w:ins w:id="6442" w:author="PR Preview" w:date="2026-01-01T00:00:00Z">
          <w:r>
            <w:rPr>
              <w:rStyle w:val="Hyperlink"/>
            </w:rPr>
            <w:t xml:space="preserve">Definition 38</w:t>
          </w:r>
        </w:ins>
      </w:hyperlink>
      <w:ins w:id="6443" w:author="PR Preview" w:date="2026-01-01T00:00:00Z">
        <w:r>
          <w:t xml:space="preserve">,</w:t>
        </w:r>
      </w:ins>
      <w:ins w:id="6444" w:author="PR Preview" w:date="2026-01-01T00:00:00Z">
        <w:r>
          <w:t xml:space="preserve"> </w:t>
        </w:r>
      </w:ins>
      <w:ins w:id="6445" w:author="PR Preview" w:date="2026-01-01T00:00:00Z">
        <w:r>
          <w:t xml:space="preserve">the one consulted again and again,</w:t>
        </w:r>
      </w:ins>
      <w:ins w:id="6446" w:author="PR Preview" w:date="2026-01-01T00:00:00Z">
        <w:r>
          <w:t xml:space="preserve"> </w:t>
        </w:r>
      </w:ins>
      <w:ins w:id="6447" w:author="PR Preview" w:date="2026-01-01T00:00:00Z">
        <w:r>
          <w:t xml:space="preserve">and not of the test set, which stays unused until the end.</w:t>
        </w:r>
      </w:ins>
      <w:ins w:id="6448" w:author="PR Preview" w:date="2026-01-01T00:00:00Z">
        <w:r>
          <w:t xml:space="preserve"> </w:t>
        </w:r>
      </w:ins>
      <w:ins w:id="6449" w:author="PR Preview" w:date="2026-01-01T00:00:00Z">
        <w:r>
          <w:t xml:space="preserve">The cross-validation estimate of the winning model is optimistic:</w:t>
        </w:r>
      </w:ins>
      <w:ins w:id="6450" w:author="PR Preview" w:date="2026-01-01T00:00:00Z">
        <w:r>
          <w:t xml:space="preserve"> </w:t>
        </w:r>
      </w:ins>
      <w:ins w:id="6451" w:author="PR Preview" w:date="2026-01-01T00:00:00Z">
        <w:r>
          <w:t xml:space="preserve">that model won partly because the particular sample and split happened to favor it,</w:t>
        </w:r>
      </w:ins>
      <w:ins w:id="6452" w:author="PR Preview" w:date="2026-01-01T00:00:00Z">
        <w:r>
          <w:t xml:space="preserve"> </w:t>
        </w:r>
      </w:ins>
      <w:ins w:id="6453" w:author="PR Preview" w:date="2026-01-01T00:00:00Z">
        <w:r>
          <w:t xml:space="preserve">so its estimate is the smallest of several noisy estimates.</w:t>
        </w:r>
      </w:ins>
      <w:ins w:id="6454" w:author="PR Preview" w:date="2026-01-01T00:00:00Z">
        <w:r>
          <w:t xml:space="preserve"> </w:t>
        </w:r>
      </w:ins>
      <w:ins w:id="6455" w:author="PR Preview" w:date="2026-01-01T00:00:00Z">
        <w:r>
          <w:t xml:space="preserve">An honest estimate of the chosen model’s error needs data</w:t>
        </w:r>
      </w:ins>
      <w:ins w:id="6456" w:author="PR Preview" w:date="2026-01-01T00:00:00Z">
        <w:r>
          <w:t xml:space="preserve"> </w:t>
        </w:r>
      </w:ins>
      <w:ins w:id="6457" w:author="PR Preview" w:date="2026-01-01T00:00:00Z">
        <w:r>
          <w:t xml:space="preserve">that took no part in the choice</w:t>
        </w:r>
      </w:ins>
      <w:ins w:id="6458" w:author="PR Preview" w:date="2026-01-01T00:00:00Z">
        <w:r>
          <w:t xml:space="preserve"> </w:t>
        </w:r>
      </w:ins>
      <w:ins w:id="6459" w:author="PR Preview" w:date="2026-01-01T00:00:00Z">
        <w:r>
          <w:t xml:space="preserve">(Hastie et al. 2009, sec. 7.2)</w:t>
        </w:r>
      </w:ins>
      <w:ins w:id="6460" w:author="PR Preview" w:date="2026-01-01T00:00:00Z">
        <w:r>
          <w:t xml:space="preserve">,</w:t>
        </w:r>
      </w:ins>
      <w:ins w:id="6461" w:author="PR Preview" w:date="2026-01-01T00:00:00Z">
        <w:r>
          <w:t xml:space="preserve"> </w:t>
        </w:r>
      </w:ins>
      <w:ins w:id="6462" w:author="PR Preview" w:date="2026-01-01T00:00:00Z">
        <w:r>
          <w:t xml:space="preserve">such as a</w:t>
        </w:r>
      </w:ins>
      <w:ins w:id="6463" w:author="PR Preview" w:date="2026-01-01T00:00:00Z">
        <w:r>
          <w:t xml:space="preserve"> </w:t>
        </w:r>
      </w:ins>
      <w:hyperlink w:anchor="def-test-set">
        <w:ins w:id="6464" w:author="PR Preview" w:date="2026-01-01T00:00:00Z">
          <w:r>
            <w:rPr>
              <w:rStyle w:val="Hyperlink"/>
            </w:rPr>
            <w:t xml:space="preserve">test set</w:t>
          </w:r>
        </w:ins>
      </w:hyperlink>
      <w:ins w:id="6465" w:author="PR Preview" w:date="2026-01-01T00:00:00Z">
        <w:r>
          <w:t xml:space="preserve">,</w:t>
        </w:r>
      </w:ins>
      <w:ins w:id="6466" w:author="PR Preview" w:date="2026-01-01T00:00:00Z">
        <w:r>
          <w:t xml:space="preserve"> </w:t>
        </w:r>
      </w:ins>
      <w:ins w:id="6467" w:author="PR Preview" w:date="2026-01-01T00:00:00Z">
        <w:r>
          <w:t xml:space="preserve">or the outer folds of</w:t>
        </w:r>
      </w:ins>
      <w:ins w:id="6468" w:author="PR Preview" w:date="2026-01-01T00:00:00Z">
        <w:r>
          <w:t xml:space="preserve"> </w:t>
        </w:r>
      </w:ins>
      <w:hyperlink w:anchor="def-nested-cv">
        <w:ins w:id="6469" w:author="PR Preview" w:date="2026-01-01T00:00:00Z">
          <w:r>
            <w:rPr>
              <w:rStyle w:val="Hyperlink"/>
            </w:rPr>
            <w:t xml:space="preserve">nested cross-validation</w:t>
          </w:r>
        </w:ins>
      </w:hyperlink>
      <w:ins w:id="6470" w:author="PR Preview" w:date="2026-01-01T00:00:00Z">
        <w:r>
          <w:t xml:space="preserve">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02"/>
    <w:bookmarkStart w:id="305" w:name="def-cv-se"/>
    <w:p>
      <w:pPr>
        <w:pStyle w:val="BodyText"/>
      </w:pPr>
      <w:ins w:id="6471" w:author="PR Preview" w:date="2026-01-01T00:00:00Z">
        <w:r>
          <w:rPr>
            <w:b/>
            <w:bCs/>
          </w:rPr>
          <w:t xml:space="preserve">Definition 60 (Fold-based standard error)</w:t>
        </w:r>
      </w:ins>
      <w:ins w:id="6472" w:author="PR Preview" w:date="2026-01-01T00:00:00Z">
        <w:r>
          <w:t xml:space="preserve"> </w:t>
        </w:r>
      </w:ins>
      <w:ins w:id="6473" w:author="PR Preview" w:date="2026-01-01T00:00:00Z">
        <w:r>
          <w:t xml:space="preserve">The</w:t>
        </w:r>
      </w:ins>
      <w:ins w:id="6474" w:author="PR Preview" w:date="2026-01-01T00:00:00Z">
        <w:r>
          <w:t xml:space="preserve"> </w:t>
        </w:r>
      </w:ins>
      <w:ins w:id="6475" w:author="PR Preview" w:date="2026-01-01T00:00:00Z">
        <w:r>
          <w:rPr>
            <w:b/>
            <w:bCs/>
          </w:rPr>
          <w:t xml:space="preserve">fold-based standard error</w:t>
        </w:r>
      </w:ins>
      <w:ins w:id="6476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6477" w:author="PR Preview" w:date="2026-01-01T00:00:00Z">
        <w:r>
          <w:t xml:space="preserve"> </w:t>
        </w:r>
      </w:ins>
      <w:ins w:id="6478" w:author="PR Preview" w:date="2026-01-01T00:00:00Z">
        <w:r>
          <w:t xml:space="preserve">of a</w:t>
        </w:r>
      </w:ins>
      <w:ins w:id="6479" w:author="PR Preview" w:date="2026-01-01T00:00:00Z">
        <w:r>
          <w:t xml:space="preserve"> </w:t>
        </w:r>
      </w:ins>
      <m:oMath>
        <m:r>
          <m:t>k</m:t>
        </m:r>
      </m:oMath>
      <w:ins w:id="6480" w:author="PR Preview" w:date="2026-01-01T00:00:00Z">
        <w:r>
          <w:t xml:space="preserve">-fold</w:t>
        </w:r>
      </w:ins>
      <w:ins w:id="6481" w:author="PR Preview" w:date="2026-01-01T00:00:00Z">
        <w:r>
          <w:t xml:space="preserve"> </w:t>
        </w:r>
      </w:ins>
      <w:hyperlink w:anchor="def-cv-estimate">
        <w:ins w:id="6482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6483" w:author="PR Preview" w:date="2026-01-01T00:00:00Z">
        <w:r>
          <w:t xml:space="preserve"> </w:t>
        </w:r>
      </w:ins>
      <w:ins w:id="6484" w:author="PR Preview" w:date="2026-01-01T00:00:00Z">
        <w:r>
          <w:t xml:space="preserve">is the</w:t>
        </w:r>
      </w:ins>
      <w:ins w:id="6485" w:author="PR Preview" w:date="2026-01-01T00:00:00Z">
        <w:r>
          <w:t xml:space="preserve"> </w:t>
        </w:r>
      </w:ins>
      <w:hyperlink r:id="rId303">
        <w:ins w:id="6486" w:author="PR Preview" w:date="2026-01-01T00:00:00Z">
          <w:r>
            <w:rPr>
              <w:rStyle w:val="Hyperlink"/>
            </w:rPr>
            <w:t xml:space="preserve">sample standard deviation</w:t>
          </w:r>
        </w:ins>
      </w:hyperlink>
      <w:ins w:id="6487" w:author="PR Preview" w:date="2026-01-01T00:00:00Z">
        <w:r>
          <w:t xml:space="preserve"> </w:t>
        </w:r>
      </w:ins>
      <w:ins w:id="6488" w:author="PR Preview" w:date="2026-01-01T00:00:00Z">
        <w:r>
          <w:t xml:space="preserve">of the</w:t>
        </w:r>
      </w:ins>
      <w:ins w:id="6489" w:author="PR Preview" w:date="2026-01-01T00:00:00Z">
        <w:r>
          <w:t xml:space="preserve"> </w:t>
        </w:r>
      </w:ins>
      <m:oMath>
        <m:r>
          <m:t>k</m:t>
        </m:r>
      </m:oMath>
      <w:ins w:id="6490" w:author="PR Preview" w:date="2026-01-01T00:00:00Z">
        <w:r>
          <w:t xml:space="preserve"> </w:t>
        </w:r>
      </w:ins>
      <w:hyperlink w:anchor="def-fold-mse">
        <w:ins w:id="6491" w:author="PR Preview" w:date="2026-01-01T00:00:00Z">
          <w:r>
            <w:rPr>
              <w:rStyle w:val="Hyperlink"/>
            </w:rPr>
            <w:t xml:space="preserve">fold sMSEs</w:t>
          </w:r>
        </w:ins>
      </w:hyperlink>
      <w:ins w:id="6492" w:author="PR Preview" w:date="2026-01-01T00:00:00Z">
        <w:r>
          <w:t xml:space="preserve">,</w:t>
        </w:r>
      </w:ins>
      <w:ins w:id="6493" w:author="PR Preview" w:date="2026-01-01T00:00:00Z">
        <w:r>
          <w:t xml:space="preserve"> </w:t>
        </w:r>
      </w:ins>
      <w:ins w:id="6494" w:author="PR Preview" w:date="2026-01-01T00:00:00Z">
        <w:r>
          <w:t xml:space="preserve">divided by</w:t>
        </w:r>
      </w:ins>
      <w:ins w:id="6495" w:author="PR Preview" w:date="2026-01-01T00:00:00Z">
        <w:r>
          <w:t xml:space="preserve"> </w:t>
        </w:r>
      </w:ins>
      <m:oMath>
        <m:rad>
          <m:radPr>
            <m:degHide m:val="on"/>
          </m:radPr>
          <m:deg/>
          <m:e>
            <m:r>
              <m:t>k</m:t>
            </m:r>
          </m:e>
        </m:rad>
      </m:oMath>
      <w:ins w:id="6496" w:author="PR Preview" w:date="2026-01-01T00:00:00Z">
        <w:r>
          <w:t xml:space="preserve">:</w:t>
        </w:r>
      </w:ins>
    </w:p>
    <w:p>
      <w:pPr>
        <w:pStyle w:val="BodyText"/>
      </w:pPr>
      <w:bookmarkStart w:id="304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04"/>
    </w:p>
    <w:bookmarkEnd w:id="305"/>
    <w:bookmarkStart w:id="306" w:name="rem-source-cv-se"/>
    <w:p>
      <w:pPr>
        <w:pStyle w:val="FirstParagraph"/>
      </w:pPr>
      <w:r>
        <w:rPr>
          <w:i/>
          <w:iCs/>
        </w:rPr>
        <w:t xml:space="preserve">Remark 36</w:t>
      </w:r>
      <w:r>
        <w:t xml:space="preserve"> (Source: Fold-based standard error). </w:t>
      </w:r>
      <w:r>
        <w:t xml:space="preserve">Hastie et al. (2009, sec. 7.10.1)</w:t>
      </w:r>
      <w:r>
        <w:t xml:space="preserve">, who call the result a standard error.</w:t>
      </w:r>
    </w:p>
    <w:bookmarkEnd w:id="306"/>
    <w:bookmarkStart w:id="308" w:name="rem-cv-se"/>
    <w:p>
      <w:pPr>
        <w:pStyle w:val="BodyText"/>
      </w:pPr>
      <w:del w:id="6497" w:author="PR Preview" w:date="2026-01-01T00:00:00Z">
        <w:r>
          <w:rPr>
            <w:i/>
            <w:iCs/>
          </w:rPr>
          <w:delText xml:space="preserve">Remark 37</w:delText>
        </w:r>
      </w:del>
      <w:del w:id="6498" w:author="PR Preview" w:date="2026-01-01T00:00:00Z">
        <w:r>
          <w:delText xml:space="preserve"> (The fold-based standard error is only a rough guide). </w:delText>
        </w:r>
      </w:del>
      <w:del w:id="6499" w:author="PR Preview" w:date="2026-01-01T00:00:00Z">
        <w:r>
          <w:delText xml:space="preserve">Hastie et al. (2009, sec. 7.10.1)</w:delText>
        </w:r>
      </w:del>
      <w:del w:id="6500" w:author="PR Preview" w:date="2026-01-01T00:00:00Z">
        <w:r>
          <w:delText xml:space="preserve"> </w:delText>
        </w:r>
      </w:del>
      <w:del w:id="6501" w:author="PR Preview" w:date="2026-01-01T00:00:00Z">
        <w:r>
          <w:delText xml:space="preserve">draw standard-error bars</w:delText>
        </w:r>
      </w:del>
      <w:del w:id="6502" w:author="PR Preview" w:date="2026-01-01T00:00:00Z">
        <w:r>
          <w:delText xml:space="preserve"> </w:delText>
        </w:r>
      </w:del>
      <w:del w:id="6503" w:author="PR Preview" w:date="2026-01-01T00:00:00Z">
        <w:r>
          <w:delText xml:space="preserve">computed from the per-fold errors as in</w:delText>
        </w:r>
      </w:del>
      <w:del w:id="6504" w:author="PR Preview" w:date="2026-01-01T00:00:00Z">
        <w:r>
          <w:delText xml:space="preserve"> </w:delText>
        </w:r>
      </w:del>
      <w:hyperlink w:anchor="eq-cv-se">
        <w:del w:id="6505" w:author="PR Preview" w:date="2026-01-01T00:00:00Z">
          <w:r>
            <w:rPr>
              <w:rStyle w:val="Hyperlink"/>
            </w:rPr>
            <w:delText xml:space="preserve">Equation 57</w:delText>
          </w:r>
        </w:del>
      </w:hyperlink>
      <w:del w:id="6506" w:author="PR Preview" w:date="2026-01-01T00:00:00Z">
        <w:r>
          <w:delText xml:space="preserve">.</w:delText>
        </w:r>
      </w:del>
      <w:del w:id="6507" w:author="PR Preview" w:date="2026-01-01T00:00:00Z">
        <w:r>
          <w:delText xml:space="preserve"> </w:delText>
        </w:r>
      </w:del>
      <w:del w:id="6508" w:author="PR Preview" w:date="2026-01-01T00:00:00Z">
        <w:r>
          <w:delText xml:space="preserve">That formula treats the</w:delText>
        </w:r>
      </w:del>
      <w:del w:id="6509" w:author="PR Preview" w:date="2026-01-01T00:00:00Z">
        <w:r>
          <w:delText xml:space="preserve"> </w:delText>
        </w:r>
      </w:del>
      <m:oMath>
        <m:r>
          <m:t>k</m:t>
        </m:r>
      </m:oMath>
      <w:del w:id="6510" w:author="PR Preview" w:date="2026-01-01T00:00:00Z">
        <w:r>
          <w:delText xml:space="preserve"> </w:delText>
        </w:r>
      </w:del>
      <w:del w:id="6511" w:author="PR Preview" w:date="2026-01-01T00:00:00Z">
        <w:r>
          <w:delText xml:space="preserve">fold errors</w:delText>
        </w:r>
      </w:del>
      <w:del w:id="6512" w:author="PR Preview" w:date="2026-01-01T00:00:00Z">
        <w:r>
          <w:delText xml:space="preserve"> </w:delText>
        </w:r>
      </w:del>
      <w:del w:id="6513" w:author="PR Preview" w:date="2026-01-01T00:00:00Z">
        <w:r>
          <w:delText xml:space="preserve">as if they were independent,</w:delText>
        </w:r>
      </w:del>
      <w:del w:id="6514" w:author="PR Preview" w:date="2026-01-01T00:00:00Z">
        <w:r>
          <w:delText xml:space="preserve"> </w:delText>
        </w:r>
      </w:del>
      <w:del w:id="6515" w:author="PR Preview" w:date="2026-01-01T00:00:00Z">
        <w:r>
          <w:delText xml:space="preserve">which they are not:</w:delText>
        </w:r>
      </w:del>
      <w:del w:id="6516" w:author="PR Preview" w:date="2026-01-01T00:00:00Z">
        <w:r>
          <w:delText xml:space="preserve"> </w:delText>
        </w:r>
      </w:del>
      <w:del w:id="6517" w:author="PR Preview" w:date="2026-01-01T00:00:00Z">
        <w:r>
          <w:delText xml:space="preserve">every pair of folds shares</w:delText>
        </w:r>
      </w:del>
      <w:del w:id="6518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−</m:t>
        </m:r>
        <m:r>
          <m:t>2</m:t>
        </m:r>
      </m:oMath>
      <w:del w:id="6519" w:author="PR Preview" w:date="2026-01-01T00:00:00Z">
        <w:r>
          <w:delText xml:space="preserve"> </w:delText>
        </w:r>
      </w:del>
      <w:del w:id="6520" w:author="PR Preview" w:date="2026-01-01T00:00:00Z">
        <w:r>
          <w:delText xml:space="preserve">folds of training data.</w:delText>
        </w:r>
      </w:del>
      <w:del w:id="6521" w:author="PR Preview" w:date="2026-01-01T00:00:00Z">
        <w:r>
          <w:delText xml:space="preserve"> </w:delText>
        </w:r>
      </w:del>
      <w:del w:id="6522" w:author="PR Preview" w:date="2026-01-01T00:00:00Z">
        <w:r>
          <w:delText xml:space="preserve">So</w:delText>
        </w:r>
      </w:del>
      <w:del w:id="6523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6524" w:author="PR Preview" w:date="2026-01-01T00:00:00Z">
        <w:r>
          <w:delText xml:space="preserve"> </w:delText>
        </w:r>
      </w:del>
      <w:del w:id="6525" w:author="PR Preview" w:date="2026-01-01T00:00:00Z">
        <w:r>
          <w:delText xml:space="preserve">is a rough indication</w:delText>
        </w:r>
      </w:del>
      <w:del w:id="6526" w:author="PR Preview" w:date="2026-01-01T00:00:00Z">
        <w:r>
          <w:delText xml:space="preserve"> </w:delText>
        </w:r>
      </w:del>
      <w:del w:id="6527" w:author="PR Preview" w:date="2026-01-01T00:00:00Z">
        <w:r>
          <w:delText xml:space="preserve">of how much</w:delText>
        </w:r>
      </w:del>
      <w:del w:id="6528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6529" w:author="PR Preview" w:date="2026-01-01T00:00:00Z">
        <w:r>
          <w:delText xml:space="preserve"> </w:delText>
        </w:r>
      </w:del>
      <w:del w:id="6530" w:author="PR Preview" w:date="2026-01-01T00:00:00Z">
        <w:r>
          <w:delText xml:space="preserve">might change with a different sample,</w:delText>
        </w:r>
      </w:del>
      <w:del w:id="6531" w:author="PR Preview" w:date="2026-01-01T00:00:00Z">
        <w:r>
          <w:delText xml:space="preserve"> </w:delText>
        </w:r>
      </w:del>
      <w:del w:id="6532" w:author="PR Preview" w:date="2026-01-01T00:00:00Z">
        <w:r>
          <w:delText xml:space="preserve">not a</w:delText>
        </w:r>
      </w:del>
      <w:del w:id="6533" w:author="PR Preview" w:date="2026-01-01T00:00:00Z">
        <w:r>
          <w:delText xml:space="preserve"> </w:delText>
        </w:r>
      </w:del>
      <w:hyperlink r:id="rId307">
        <w:del w:id="6534" w:author="PR Preview" w:date="2026-01-01T00:00:00Z">
          <w:r>
            <w:rPr>
              <w:rStyle w:val="Hyperlink"/>
            </w:rPr>
            <w:delText xml:space="preserve">standard error</w:delText>
          </w:r>
        </w:del>
      </w:hyperlink>
      <w:del w:id="6535" w:author="PR Preview" w:date="2026-01-01T00:00:00Z">
        <w:r>
          <w:delText xml:space="preserve"> </w:delText>
        </w:r>
      </w:del>
      <w:del w:id="6536" w:author="PR Preview" w:date="2026-01-01T00:00:00Z">
        <w:r>
          <w:delText xml:space="preserve">of</w:delText>
        </w:r>
      </w:del>
      <w:del w:id="6537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6538" w:author="PR Preview" w:date="2026-01-01T00:00:00Z">
        <w:r>
          <w:delText xml:space="preserve">.</w:delText>
        </w:r>
      </w:del>
    </w:p>
    <w:p>
      <w:pPr>
        <w:pStyle w:val="BodyText"/>
      </w:pPr>
      <w:del w:id="6539" w:author="PR Preview" w:date="2026-01-01T00:00:00Z">
        <w:r>
          <w:rPr>
            <w:b/>
            <w:bCs/>
          </w:rPr>
          <w:delText xml:space="preserve">Definition 60 (Fold mean squared error of a named procedure)</w:delText>
        </w:r>
      </w:del>
      <w:del w:id="6540" w:author="PR Preview" w:date="2026-01-01T00:00:00Z">
        <w:r>
          <w:delText xml:space="preserve"> </w:delText>
        </w:r>
      </w:del>
      <w:del w:id="6541" w:author="PR Preview" w:date="2026-01-01T00:00:00Z">
        <w:r>
          <w:delText xml:space="preserve">The</w:delText>
        </w:r>
      </w:del>
      <w:del w:id="6542" w:author="PR Preview" w:date="2026-01-01T00:00:00Z">
        <w:r>
          <w:delText xml:space="preserve"> </w:delText>
        </w:r>
      </w:del>
      <w:del w:id="6543" w:author="PR Preview" w:date="2026-01-01T00:00:00Z">
        <w:r>
          <w:rPr>
            <w:b/>
            <w:bCs/>
          </w:rPr>
          <w:delText xml:space="preserve">fold mean squared error of procedure</w:delText>
        </w:r>
      </w:del>
      <w:del w:id="6544" w:author="PR Preview" w:date="2026-01-01T00:00:00Z">
        <w:r>
          <w:delText xml:space="preserve"> </w:delText>
        </w:r>
      </w:del>
      <m:oMath>
        <m:r>
          <m:t>g</m:t>
        </m:r>
      </m:oMath>
      <w:del w:id="6545" w:author="PR Preview" w:date="2026-01-01T00:00:00Z">
        <w:r>
          <w:delText xml:space="preserve"> </w:delText>
        </w:r>
      </w:del>
      <w:del w:id="6546" w:author="PR Preview" w:date="2026-01-01T00:00:00Z">
        <w:r>
          <w:delText xml:space="preserve">for</w:delText>
        </w:r>
      </w:del>
      <w:del w:id="6547" w:author="PR Preview" w:date="2026-01-01T00:00:00Z">
        <w:r>
          <w:delText xml:space="preserve"> </w:delText>
        </w:r>
      </w:del>
      <w:hyperlink w:anchor="def-folds">
        <w:del w:id="6548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654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6550" w:author="PR Preview" w:date="2026-01-01T00:00:00Z">
        <w:r>
          <w:delText xml:space="preserve"> </w:delText>
        </w:r>
      </w:del>
      <w:del w:id="6551" w:author="PR Preview" w:date="2026-01-01T00:00:00Z">
        <w:r>
          <w:delText xml:space="preserve">of a training set</w:delText>
        </w:r>
      </w:del>
      <w:del w:id="655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6553" w:author="PR Preview" w:date="2026-01-01T00:00:00Z">
        <w:r>
          <w:delText xml:space="preserve">, indexed by</w:delText>
        </w:r>
      </w:del>
      <w:del w:id="6554" w:author="PR Preview" w:date="2026-01-01T00:00:00Z">
        <w:r>
          <w:delText xml:space="preserve"> </w:delText>
        </w:r>
      </w:del>
      <m:oMath>
        <m:r>
          <m:t>I</m:t>
        </m:r>
      </m:oMath>
      <w:del w:id="6555" w:author="PR Preview" w:date="2026-01-01T00:00:00Z">
        <w:r>
          <w:delText xml:space="preserve">,</w:delText>
        </w:r>
      </w:del>
      <w:del w:id="6556" w:author="PR Preview" w:date="2026-01-01T00:00:00Z">
        <w:r>
          <w:delText xml:space="preserve"> </w:delText>
        </w:r>
      </w:del>
      <w:del w:id="6557" w:author="PR Preview" w:date="2026-01-01T00:00:00Z">
        <w:r>
          <w:delText xml:space="preserve">is the</w:delText>
        </w:r>
      </w:del>
      <w:del w:id="6558" w:author="PR Preview" w:date="2026-01-01T00:00:00Z">
        <w:r>
          <w:delText xml:space="preserve"> </w:delText>
        </w:r>
      </w:del>
      <w:hyperlink w:anchor="def-fold-mse">
        <w:del w:id="6559" w:author="PR Preview" w:date="2026-01-01T00:00:00Z">
          <w:r>
            <w:rPr>
              <w:rStyle w:val="Hyperlink"/>
            </w:rPr>
            <w:delText xml:space="preserve">fold mean squared error</w:delText>
          </w:r>
        </w:del>
      </w:hyperlink>
      <w:del w:id="6560" w:author="PR Preview" w:date="2026-01-01T00:00:00Z">
        <w:r>
          <w:delText xml:space="preserve"> </w:delText>
        </w:r>
      </w:del>
      <w:del w:id="6561" w:author="PR Preview" w:date="2026-01-01T00:00:00Z">
        <w:r>
          <w:delText xml:space="preserve">computed with the</w:delText>
        </w:r>
      </w:del>
      <w:del w:id="6562" w:author="PR Preview" w:date="2026-01-01T00:00:00Z">
        <w:r>
          <w:delText xml:space="preserve"> </w:delText>
        </w:r>
      </w:del>
      <w:hyperlink w:anchor="def-fold-out-rule">
        <w:del w:id="6563" w:author="PR Preview" w:date="2026-01-01T00:00:00Z">
          <w:r>
            <w:rPr>
              <w:rStyle w:val="Hyperlink"/>
            </w:rPr>
            <w:delText xml:space="preserve">fold-out rule</w:delText>
          </w:r>
        </w:del>
      </w:hyperlink>
      <w:del w:id="6564" w:author="PR Preview" w:date="2026-01-01T00:00:00Z">
        <w:r>
          <w:delText xml:space="preserve"> </w:delText>
        </w:r>
      </w:del>
      <w:del w:id="6565" w:author="PR Preview" w:date="2026-01-01T00:00:00Z">
        <w:r>
          <w:delText xml:space="preserve">that</w:delText>
        </w:r>
      </w:del>
      <w:del w:id="6566" w:author="PR Preview" w:date="2026-01-01T00:00:00Z">
        <w:r>
          <w:delText xml:space="preserve"> </w:delText>
        </w:r>
      </w:del>
      <m:oMath>
        <m:r>
          <m:t>g</m:t>
        </m:r>
      </m:oMath>
      <w:del w:id="6567" w:author="PR Preview" w:date="2026-01-01T00:00:00Z">
        <w:r>
          <w:delText xml:space="preserve"> </w:delText>
        </w:r>
      </w:del>
      <w:del w:id="6568" w:author="PR Preview" w:date="2026-01-01T00:00:00Z">
        <w:r>
          <w:delText xml:space="preserve">produces:</w:delText>
        </w:r>
      </w:del>
    </w:p>
    <w:p>
      <w:pPr>
        <w:pStyle w:val="BodyText"/>
      </w:pPr>
      <w:bookmarkStart w:id="295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295"/>
    </w:p>
    <w:p>
      <w:pPr>
        <w:pStyle w:val="FirstParagraph"/>
      </w:pPr>
      <w:del w:id="6569" w:author="PR Preview" w:date="2026-01-01T00:00:00Z">
        <w:r>
          <w:rPr>
            <w:b/>
            <w:bCs/>
          </w:rPr>
          <w:delText xml:space="preserve">Definition 61 (Fold-based standard error of a named procedure)</w:delText>
        </w:r>
      </w:del>
      <w:del w:id="6570" w:author="PR Preview" w:date="2026-01-01T00:00:00Z">
        <w:r>
          <w:delText xml:space="preserve"> </w:delText>
        </w:r>
      </w:del>
      <w:del w:id="6571" w:author="PR Preview" w:date="2026-01-01T00:00:00Z">
        <w:r>
          <w:delText xml:space="preserve">The</w:delText>
        </w:r>
      </w:del>
      <w:del w:id="6572" w:author="PR Preview" w:date="2026-01-01T00:00:00Z">
        <w:r>
          <w:delText xml:space="preserve"> </w:delText>
        </w:r>
      </w:del>
      <w:del w:id="6573" w:author="PR Preview" w:date="2026-01-01T00:00:00Z">
        <w:r>
          <w:rPr>
            <w:b/>
            <w:bCs/>
          </w:rPr>
          <w:delText xml:space="preserve">fold-based standard error of procedure</w:delText>
        </w:r>
      </w:del>
      <w:del w:id="6574" w:author="PR Preview" w:date="2026-01-01T00:00:00Z">
        <w:r>
          <w:delText xml:space="preserve"> </w:delText>
        </w:r>
      </w:del>
      <m:oMath>
        <m:r>
          <m:t>g</m:t>
        </m:r>
      </m:oMath>
      <w:del w:id="6575" w:author="PR Preview" w:date="2026-01-01T00:00:00Z">
        <w:r>
          <w:delText xml:space="preserve"> </w:delText>
        </w:r>
      </w:del>
      <w:del w:id="6576" w:author="PR Preview" w:date="2026-01-01T00:00:00Z">
        <w:r>
          <w:delText xml:space="preserve">on a training set</w:delText>
        </w:r>
      </w:del>
      <w:del w:id="657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6578" w:author="PR Preview" w:date="2026-01-01T00:00:00Z">
        <w:r>
          <w:delText xml:space="preserve">,</w:delText>
        </w:r>
      </w:del>
      <w:del w:id="6579" w:author="PR Preview" w:date="2026-01-01T00:00:00Z">
        <w:r>
          <w:delText xml:space="preserve"> </w:delText>
        </w:r>
      </w:del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del w:id="6580" w:author="PR Preview" w:date="2026-01-01T00:00:00Z">
        <w:r>
          <w:delText xml:space="preserve">,</w:delText>
        </w:r>
      </w:del>
      <w:del w:id="6581" w:author="PR Preview" w:date="2026-01-01T00:00:00Z">
        <w:r>
          <w:delText xml:space="preserve"> </w:delText>
        </w:r>
      </w:del>
      <w:del w:id="6582" w:author="PR Preview" w:date="2026-01-01T00:00:00Z">
        <w:r>
          <w:delText xml:space="preserve">is the</w:delText>
        </w:r>
      </w:del>
      <w:del w:id="6583" w:author="PR Preview" w:date="2026-01-01T00:00:00Z">
        <w:r>
          <w:delText xml:space="preserve"> </w:delText>
        </w:r>
      </w:del>
      <w:hyperlink w:anchor="def-cv-se">
        <w:del w:id="6584" w:author="PR Preview" w:date="2026-01-01T00:00:00Z">
          <w:r>
            <w:rPr>
              <w:rStyle w:val="Hyperlink"/>
            </w:rPr>
            <w:delText xml:space="preserve">fold-based standard error</w:delText>
          </w:r>
        </w:del>
      </w:hyperlink>
      <w:del w:id="6585" w:author="PR Preview" w:date="2026-01-01T00:00:00Z">
        <w:r>
          <w:delText xml:space="preserve"> </w:delText>
        </w:r>
      </w:del>
      <w:del w:id="6586" w:author="PR Preview" w:date="2026-01-01T00:00:00Z">
        <w:r>
          <w:delText xml:space="preserve">computed from the</w:delText>
        </w:r>
      </w:del>
      <w:del w:id="6587" w:author="PR Preview" w:date="2026-01-01T00:00:00Z">
        <w:r>
          <w:delText xml:space="preserve"> </w:delText>
        </w:r>
      </w:del>
      <w:hyperlink w:anchor="def-fold-mse-indexed">
        <w:del w:id="6588" w:author="PR Preview" w:date="2026-01-01T00:00:00Z">
          <w:r>
            <w:rPr>
              <w:rStyle w:val="Hyperlink"/>
            </w:rPr>
            <w:delText xml:space="preserve">fold sMSEs of</w:delText>
          </w:r>
        </w:del>
        <w:del w:id="6589" w:author="PR Preview" w:date="2026-01-01T00:00:00Z">
          <w:r>
            <w:rPr>
              <w:rStyle w:val="Hyperlink"/>
            </w:rPr>
            <w:delText xml:space="preserve"> </w:delText>
          </w:r>
        </w:del>
        <m:oMath>
          <m:r>
            <m:t>g</m:t>
          </m:r>
        </m:oMath>
      </w:hyperlink>
      <w:del w:id="6590" w:author="PR Preview" w:date="2026-01-01T00:00:00Z">
        <w:r>
          <w:delText xml:space="preserve">:</w:delText>
        </w:r>
      </w:del>
    </w:p>
    <w:p>
      <w:pPr>
        <w:pStyle w:val="BodyText"/>
      </w:pPr>
      <w:bookmarkStart w:id="297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297"/>
    </w:p>
    <w:p>
      <w:pPr>
        <w:pStyle w:val="FirstParagraph"/>
      </w:pPr>
      <w:del w:id="6591" w:author="PR Preview" w:date="2026-01-01T00:00:00Z">
        <w:r>
          <w:rPr>
            <w:b/>
            <w:bCs/>
          </w:rPr>
          <w:delText xml:space="preserve">Definition 62 (One-standard-error rule)</w:delText>
        </w:r>
      </w:del>
      <w:del w:id="6592" w:author="PR Preview" w:date="2026-01-01T00:00:00Z">
        <w:r>
          <w:delText xml:space="preserve"> </w:delText>
        </w:r>
      </w:del>
      <w:del w:id="6593" w:author="PR Preview" w:date="2026-01-01T00:00:00Z">
        <w:r>
          <w:delText xml:space="preserve">Let</w:delText>
        </w:r>
      </w:del>
      <w:del w:id="6594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del w:id="6595" w:author="PR Preview" w:date="2026-01-01T00:00:00Z">
        <w:r>
          <w:delText xml:space="preserve"> </w:delText>
        </w:r>
      </w:del>
      <w:del w:id="6596" w:author="PR Preview" w:date="2026-01-01T00:00:00Z">
        <w:r>
          <w:delText xml:space="preserve">be candidate</w:delText>
        </w:r>
      </w:del>
      <w:del w:id="6597" w:author="PR Preview" w:date="2026-01-01T00:00:00Z">
        <w:r>
          <w:delText xml:space="preserve"> </w:delText>
        </w:r>
      </w:del>
      <w:hyperlink w:anchor="def-fitting-procedure">
        <w:del w:id="6598" w:author="PR Preview" w:date="2026-01-01T00:00:00Z">
          <w:r>
            <w:rPr>
              <w:rStyle w:val="Hyperlink"/>
            </w:rPr>
            <w:delText xml:space="preserve">fitting procedures</w:delText>
          </w:r>
        </w:del>
      </w:hyperlink>
      <w:del w:id="6599" w:author="PR Preview" w:date="2026-01-01T00:00:00Z">
        <w:r>
          <w:delText xml:space="preserve">,</w:delText>
        </w:r>
      </w:del>
      <w:del w:id="6600" w:author="PR Preview" w:date="2026-01-01T00:00:00Z">
        <w:r>
          <w:delText xml:space="preserve"> </w:delText>
        </w:r>
      </w:del>
      <w:del w:id="6601" w:author="PR Preview" w:date="2026-01-01T00:00:00Z">
        <w:r>
          <w:delText xml:space="preserve">each</w:delText>
        </w:r>
      </w:del>
      <w:del w:id="6602" w:author="PR Preview" w:date="2026-01-01T00:00:00Z">
        <w:r>
          <w:delText xml:space="preserve"> </w:delText>
        </w:r>
      </w:del>
      <w:hyperlink w:anchor="def-flexibility">
        <w:del w:id="6603" w:author="PR Preview" w:date="2026-01-01T00:00:00Z">
          <w:r>
            <w:rPr>
              <w:rStyle w:val="Hyperlink"/>
            </w:rPr>
            <w:delText xml:space="preserve">at least as flexible</w:delText>
          </w:r>
        </w:del>
      </w:hyperlink>
      <w:del w:id="6604" w:author="PR Preview" w:date="2026-01-01T00:00:00Z">
        <w:r>
          <w:delText xml:space="preserve"> </w:delText>
        </w:r>
      </w:del>
      <w:del w:id="6605" w:author="PR Preview" w:date="2026-01-01T00:00:00Z">
        <w:r>
          <w:delText xml:space="preserve">as the one before,</w:delText>
        </w:r>
      </w:del>
      <w:del w:id="6606" w:author="PR Preview" w:date="2026-01-01T00:00:00Z">
        <w:r>
          <w:delText xml:space="preserve"> </w:delText>
        </w:r>
      </w:del>
      <w:del w:id="6607" w:author="PR Preview" w:date="2026-01-01T00:00:00Z">
        <w:r>
          <w:delText xml:space="preserve">cross-validated on a training set</w:delText>
        </w:r>
      </w:del>
      <w:del w:id="660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6609" w:author="PR Preview" w:date="2026-01-01T00:00:00Z">
        <w:r>
          <w:delText xml:space="preserve"> </w:delText>
        </w:r>
      </w:del>
      <w:del w:id="6610" w:author="PR Preview" w:date="2026-01-01T00:00:00Z">
        <w:r>
          <w:delText xml:space="preserve">with the same folds,</w:delText>
        </w:r>
      </w:del>
      <w:del w:id="6611" w:author="PR Preview" w:date="2026-01-01T00:00:00Z">
        <w:r>
          <w:delText xml:space="preserve"> </w:delText>
        </w:r>
      </w:del>
      <w:del w:id="6612" w:author="PR Preview" w:date="2026-01-01T00:00:00Z">
        <w:r>
          <w:delText xml:space="preserve">and let</w:delText>
        </w:r>
      </w:del>
      <w:del w:id="6613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del w:id="6614" w:author="PR Preview" w:date="2026-01-01T00:00:00Z">
        <w:r>
          <w:delText xml:space="preserve"> </w:delText>
        </w:r>
      </w:del>
      <w:del w:id="6615" w:author="PR Preview" w:date="2026-01-01T00:00:00Z">
        <w:r>
          <w:delText xml:space="preserve">be the one with the smallest</w:delText>
        </w:r>
      </w:del>
      <w:del w:id="6616" w:author="PR Preview" w:date="2026-01-01T00:00:00Z">
        <w:r>
          <w:delText xml:space="preserve"> </w:delText>
        </w:r>
      </w:del>
      <w:hyperlink w:anchor="def-cv-estimate-indexed">
        <w:del w:id="6617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6618" w:author="PR Preview" w:date="2026-01-01T00:00:00Z">
        <w:r>
          <w:delText xml:space="preserve">.</w:delText>
        </w:r>
      </w:del>
      <w:del w:id="6619" w:author="PR Preview" w:date="2026-01-01T00:00:00Z">
        <w:r>
          <w:delText xml:space="preserve"> </w:delText>
        </w:r>
      </w:del>
      <w:del w:id="6620" w:author="PR Preview" w:date="2026-01-01T00:00:00Z">
        <w:r>
          <w:delText xml:space="preserve">The</w:delText>
        </w:r>
      </w:del>
      <w:del w:id="6621" w:author="PR Preview" w:date="2026-01-01T00:00:00Z">
        <w:r>
          <w:delText xml:space="preserve"> </w:delText>
        </w:r>
      </w:del>
      <w:del w:id="6622" w:author="PR Preview" w:date="2026-01-01T00:00:00Z">
        <w:r>
          <w:rPr>
            <w:b/>
            <w:bCs/>
          </w:rPr>
          <w:delText xml:space="preserve">one-standard-error rule</w:delText>
        </w:r>
      </w:del>
      <w:del w:id="6623" w:author="PR Preview" w:date="2026-01-01T00:00:00Z">
        <w:r>
          <w:delText xml:space="preserve"> </w:delText>
        </w:r>
      </w:del>
      <w:del w:id="6624" w:author="PR Preview" w:date="2026-01-01T00:00:00Z">
        <w:r>
          <w:delText xml:space="preserve">chooses the smallest</w:delText>
        </w:r>
      </w:del>
      <w:del w:id="6625" w:author="PR Preview" w:date="2026-01-01T00:00:00Z">
        <w:r>
          <w:delText xml:space="preserve"> </w:delText>
        </w:r>
      </w:del>
      <m:oMath>
        <m:r>
          <m:t>l</m:t>
        </m:r>
      </m:oMath>
      <w:del w:id="6626" w:author="PR Preview" w:date="2026-01-01T00:00:00Z">
        <w:r>
          <w:delText xml:space="preserve"> </w:delText>
        </w:r>
      </w:del>
      <w:del w:id="6627" w:author="PR Preview" w:date="2026-01-01T00:00:00Z">
        <w:r>
          <w:delText xml:space="preserve">whose estimate is within one</w:delText>
        </w:r>
      </w:del>
      <w:del w:id="6628" w:author="PR Preview" w:date="2026-01-01T00:00:00Z">
        <w:r>
          <w:delText xml:space="preserve"> </w:delText>
        </w:r>
      </w:del>
      <w:hyperlink w:anchor="def-cv-se-indexed">
        <w:del w:id="6629" w:author="PR Preview" w:date="2026-01-01T00:00:00Z">
          <w:r>
            <w:rPr>
              <w:rStyle w:val="Hyperlink"/>
            </w:rPr>
            <w:delText xml:space="preserve">fold-based standard error</w:delText>
          </w:r>
        </w:del>
      </w:hyperlink>
      <w:del w:id="6630" w:author="PR Preview" w:date="2026-01-01T00:00:00Z">
        <w:r>
          <w:delText xml:space="preserve"> </w:delText>
        </w:r>
      </w:del>
      <w:del w:id="6631" w:author="PR Preview" w:date="2026-01-01T00:00:00Z">
        <w:r>
          <w:delText xml:space="preserve">of the smallest:</w:delText>
        </w:r>
      </w:del>
    </w:p>
    <w:p>
      <w:pPr>
        <w:pStyle w:val="BodyText"/>
      </w:pPr>
      <w:ins w:id="6632" w:author="PR Preview" w:date="2026-01-01T00:00:00Z">
        <w:r>
          <w:rPr>
            <w:i/>
            <w:iCs/>
          </w:rPr>
          <w:t xml:space="preserve">Remark 37</w:t>
        </w:r>
      </w:ins>
      <w:ins w:id="6633" w:author="PR Preview" w:date="2026-01-01T00:00:00Z">
        <w:r>
          <w:t xml:space="preserve"> (The fold-based standard error is only a rough guide). </w:t>
        </w:r>
      </w:ins>
      <w:ins w:id="6634" w:author="PR Preview" w:date="2026-01-01T00:00:00Z">
        <w:r>
          <w:t xml:space="preserve">Hastie et al. (2009, sec. 7.10.1)</w:t>
        </w:r>
      </w:ins>
      <w:ins w:id="6635" w:author="PR Preview" w:date="2026-01-01T00:00:00Z">
        <w:r>
          <w:t xml:space="preserve"> </w:t>
        </w:r>
      </w:ins>
      <w:ins w:id="6636" w:author="PR Preview" w:date="2026-01-01T00:00:00Z">
        <w:r>
          <w:t xml:space="preserve">draw standard-error bars</w:t>
        </w:r>
      </w:ins>
      <w:ins w:id="6637" w:author="PR Preview" w:date="2026-01-01T00:00:00Z">
        <w:r>
          <w:t xml:space="preserve"> </w:t>
        </w:r>
      </w:ins>
      <w:ins w:id="6638" w:author="PR Preview" w:date="2026-01-01T00:00:00Z">
        <w:r>
          <w:t xml:space="preserve">computed from the per-fold errors as in</w:t>
        </w:r>
      </w:ins>
      <w:ins w:id="6639" w:author="PR Preview" w:date="2026-01-01T00:00:00Z">
        <w:r>
          <w:t xml:space="preserve"> </w:t>
        </w:r>
      </w:ins>
      <w:hyperlink w:anchor="eq-cv-se">
        <w:ins w:id="6640" w:author="PR Preview" w:date="2026-01-01T00:00:00Z">
          <w:r>
            <w:rPr>
              <w:rStyle w:val="Hyperlink"/>
            </w:rPr>
            <w:t xml:space="preserve">Equation 59</w:t>
          </w:r>
        </w:ins>
      </w:hyperlink>
      <w:ins w:id="6641" w:author="PR Preview" w:date="2026-01-01T00:00:00Z">
        <w:r>
          <w:t xml:space="preserve">.</w:t>
        </w:r>
      </w:ins>
      <w:ins w:id="6642" w:author="PR Preview" w:date="2026-01-01T00:00:00Z">
        <w:r>
          <w:t xml:space="preserve"> </w:t>
        </w:r>
      </w:ins>
      <w:ins w:id="6643" w:author="PR Preview" w:date="2026-01-01T00:00:00Z">
        <w:r>
          <w:t xml:space="preserve">That formula treats the</w:t>
        </w:r>
      </w:ins>
      <w:ins w:id="6644" w:author="PR Preview" w:date="2026-01-01T00:00:00Z">
        <w:r>
          <w:t xml:space="preserve"> </w:t>
        </w:r>
      </w:ins>
      <m:oMath>
        <m:r>
          <m:t>k</m:t>
        </m:r>
      </m:oMath>
      <w:ins w:id="6645" w:author="PR Preview" w:date="2026-01-01T00:00:00Z">
        <w:r>
          <w:t xml:space="preserve"> </w:t>
        </w:r>
      </w:ins>
      <w:ins w:id="6646" w:author="PR Preview" w:date="2026-01-01T00:00:00Z">
        <w:r>
          <w:t xml:space="preserve">fold errors</w:t>
        </w:r>
      </w:ins>
      <w:ins w:id="6647" w:author="PR Preview" w:date="2026-01-01T00:00:00Z">
        <w:r>
          <w:t xml:space="preserve"> </w:t>
        </w:r>
      </w:ins>
      <w:ins w:id="6648" w:author="PR Preview" w:date="2026-01-01T00:00:00Z">
        <w:r>
          <w:t xml:space="preserve">as if they were independent,</w:t>
        </w:r>
      </w:ins>
      <w:ins w:id="6649" w:author="PR Preview" w:date="2026-01-01T00:00:00Z">
        <w:r>
          <w:t xml:space="preserve"> </w:t>
        </w:r>
      </w:ins>
      <w:ins w:id="6650" w:author="PR Preview" w:date="2026-01-01T00:00:00Z">
        <w:r>
          <w:t xml:space="preserve">which they are not:</w:t>
        </w:r>
      </w:ins>
      <w:ins w:id="6651" w:author="PR Preview" w:date="2026-01-01T00:00:00Z">
        <w:r>
          <w:t xml:space="preserve"> </w:t>
        </w:r>
      </w:ins>
      <w:ins w:id="6652" w:author="PR Preview" w:date="2026-01-01T00:00:00Z">
        <w:r>
          <w:t xml:space="preserve">every pair of folds shares</w:t>
        </w:r>
      </w:ins>
      <w:ins w:id="6653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−</m:t>
        </m:r>
        <m:r>
          <m:t>2</m:t>
        </m:r>
      </m:oMath>
      <w:ins w:id="6654" w:author="PR Preview" w:date="2026-01-01T00:00:00Z">
        <w:r>
          <w:t xml:space="preserve"> </w:t>
        </w:r>
      </w:ins>
      <w:ins w:id="6655" w:author="PR Preview" w:date="2026-01-01T00:00:00Z">
        <w:r>
          <w:t xml:space="preserve">folds of training data.</w:t>
        </w:r>
      </w:ins>
      <w:ins w:id="6656" w:author="PR Preview" w:date="2026-01-01T00:00:00Z">
        <w:r>
          <w:t xml:space="preserve"> </w:t>
        </w:r>
      </w:ins>
      <w:ins w:id="6657" w:author="PR Preview" w:date="2026-01-01T00:00:00Z">
        <w:r>
          <w:t xml:space="preserve">So</w:t>
        </w:r>
      </w:ins>
      <w:ins w:id="6658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6659" w:author="PR Preview" w:date="2026-01-01T00:00:00Z">
        <w:r>
          <w:t xml:space="preserve"> </w:t>
        </w:r>
      </w:ins>
      <w:ins w:id="6660" w:author="PR Preview" w:date="2026-01-01T00:00:00Z">
        <w:r>
          <w:t xml:space="preserve">is a rough indication</w:t>
        </w:r>
      </w:ins>
      <w:ins w:id="6661" w:author="PR Preview" w:date="2026-01-01T00:00:00Z">
        <w:r>
          <w:t xml:space="preserve"> </w:t>
        </w:r>
      </w:ins>
      <w:ins w:id="6662" w:author="PR Preview" w:date="2026-01-01T00:00:00Z">
        <w:r>
          <w:t xml:space="preserve">of how much</w:t>
        </w:r>
      </w:ins>
      <w:ins w:id="6663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6664" w:author="PR Preview" w:date="2026-01-01T00:00:00Z">
        <w:r>
          <w:t xml:space="preserve"> </w:t>
        </w:r>
      </w:ins>
      <w:ins w:id="6665" w:author="PR Preview" w:date="2026-01-01T00:00:00Z">
        <w:r>
          <w:t xml:space="preserve">might change with a different sample,</w:t>
        </w:r>
      </w:ins>
      <w:ins w:id="6666" w:author="PR Preview" w:date="2026-01-01T00:00:00Z">
        <w:r>
          <w:t xml:space="preserve"> </w:t>
        </w:r>
      </w:ins>
      <w:ins w:id="6667" w:author="PR Preview" w:date="2026-01-01T00:00:00Z">
        <w:r>
          <w:t xml:space="preserve">not a</w:t>
        </w:r>
      </w:ins>
      <w:ins w:id="6668" w:author="PR Preview" w:date="2026-01-01T00:00:00Z">
        <w:r>
          <w:t xml:space="preserve"> </w:t>
        </w:r>
      </w:ins>
      <w:hyperlink r:id="rId307">
        <w:ins w:id="6669" w:author="PR Preview" w:date="2026-01-01T00:00:00Z">
          <w:r>
            <w:rPr>
              <w:rStyle w:val="Hyperlink"/>
            </w:rPr>
            <w:t xml:space="preserve">standard error</w:t>
          </w:r>
        </w:ins>
      </w:hyperlink>
      <w:ins w:id="6670" w:author="PR Preview" w:date="2026-01-01T00:00:00Z">
        <w:r>
          <w:t xml:space="preserve"> </w:t>
        </w:r>
      </w:ins>
      <w:ins w:id="6671" w:author="PR Preview" w:date="2026-01-01T00:00:00Z">
        <w:r>
          <w:t xml:space="preserve">of</w:t>
        </w:r>
      </w:ins>
      <w:ins w:id="6672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6673" w:author="PR Preview" w:date="2026-01-01T00:00:00Z">
        <w:r>
          <w:t xml:space="preserve">.</w:t>
        </w:r>
      </w:ins>
    </w:p>
    <w:bookmarkEnd w:id="308"/>
    <w:bookmarkStart w:id="310" w:name="def-fold-mse-indexed"/>
    <w:p>
      <w:pPr>
        <w:pStyle w:val="BodyText"/>
      </w:pPr>
      <w:ins w:id="6674" w:author="PR Preview" w:date="2026-01-01T00:00:00Z">
        <w:r>
          <w:rPr>
            <w:b/>
            <w:bCs/>
          </w:rPr>
          <w:t xml:space="preserve">Definition 61 (Fold mean squared error of a named procedure)</w:t>
        </w:r>
      </w:ins>
      <w:ins w:id="6675" w:author="PR Preview" w:date="2026-01-01T00:00:00Z">
        <w:r>
          <w:t xml:space="preserve"> </w:t>
        </w:r>
      </w:ins>
      <w:ins w:id="6676" w:author="PR Preview" w:date="2026-01-01T00:00:00Z">
        <w:r>
          <w:t xml:space="preserve">The</w:t>
        </w:r>
      </w:ins>
      <w:ins w:id="6677" w:author="PR Preview" w:date="2026-01-01T00:00:00Z">
        <w:r>
          <w:t xml:space="preserve"> </w:t>
        </w:r>
      </w:ins>
      <w:ins w:id="6678" w:author="PR Preview" w:date="2026-01-01T00:00:00Z">
        <w:r>
          <w:rPr>
            <w:b/>
            <w:bCs/>
          </w:rPr>
          <w:t xml:space="preserve">fold mean squared error of procedure</w:t>
        </w:r>
      </w:ins>
      <w:ins w:id="6679" w:author="PR Preview" w:date="2026-01-01T00:00:00Z">
        <w:r>
          <w:t xml:space="preserve"> </w:t>
        </w:r>
      </w:ins>
      <m:oMath>
        <m:r>
          <m:t>g</m:t>
        </m:r>
      </m:oMath>
      <w:ins w:id="6680" w:author="PR Preview" w:date="2026-01-01T00:00:00Z">
        <w:r>
          <w:t xml:space="preserve"> </w:t>
        </w:r>
      </w:ins>
      <w:ins w:id="6681" w:author="PR Preview" w:date="2026-01-01T00:00:00Z">
        <w:r>
          <w:t xml:space="preserve">for</w:t>
        </w:r>
      </w:ins>
      <w:ins w:id="6682" w:author="PR Preview" w:date="2026-01-01T00:00:00Z">
        <w:r>
          <w:t xml:space="preserve"> </w:t>
        </w:r>
      </w:ins>
      <w:hyperlink w:anchor="def-folds">
        <w:ins w:id="6683" w:author="PR Preview" w:date="2026-01-01T00:00:00Z">
          <w:r>
            <w:rPr>
              <w:rStyle w:val="Hyperlink"/>
            </w:rPr>
            <w:t xml:space="preserve">fold</w:t>
          </w:r>
        </w:ins>
      </w:hyperlink>
      <w:ins w:id="668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6685" w:author="PR Preview" w:date="2026-01-01T00:00:00Z">
        <w:r>
          <w:t xml:space="preserve"> </w:t>
        </w:r>
      </w:ins>
      <w:ins w:id="6686" w:author="PR Preview" w:date="2026-01-01T00:00:00Z">
        <w:r>
          <w:t xml:space="preserve">of a training set</w:t>
        </w:r>
      </w:ins>
      <w:ins w:id="668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6688" w:author="PR Preview" w:date="2026-01-01T00:00:00Z">
        <w:r>
          <w:t xml:space="preserve">, indexed by</w:t>
        </w:r>
      </w:ins>
      <w:ins w:id="6689" w:author="PR Preview" w:date="2026-01-01T00:00:00Z">
        <w:r>
          <w:t xml:space="preserve"> </w:t>
        </w:r>
      </w:ins>
      <m:oMath>
        <m:r>
          <m:t>I</m:t>
        </m:r>
      </m:oMath>
      <w:ins w:id="6690" w:author="PR Preview" w:date="2026-01-01T00:00:00Z">
        <w:r>
          <w:t xml:space="preserve">,</w:t>
        </w:r>
      </w:ins>
      <w:ins w:id="6691" w:author="PR Preview" w:date="2026-01-01T00:00:00Z">
        <w:r>
          <w:t xml:space="preserve"> </w:t>
        </w:r>
      </w:ins>
      <w:ins w:id="6692" w:author="PR Preview" w:date="2026-01-01T00:00:00Z">
        <w:r>
          <w:t xml:space="preserve">is the</w:t>
        </w:r>
      </w:ins>
      <w:ins w:id="6693" w:author="PR Preview" w:date="2026-01-01T00:00:00Z">
        <w:r>
          <w:t xml:space="preserve"> </w:t>
        </w:r>
      </w:ins>
      <w:hyperlink w:anchor="def-fold-mse">
        <w:ins w:id="6694" w:author="PR Preview" w:date="2026-01-01T00:00:00Z">
          <w:r>
            <w:rPr>
              <w:rStyle w:val="Hyperlink"/>
            </w:rPr>
            <w:t xml:space="preserve">fold mean squared error</w:t>
          </w:r>
        </w:ins>
      </w:hyperlink>
      <w:ins w:id="6695" w:author="PR Preview" w:date="2026-01-01T00:00:00Z">
        <w:r>
          <w:t xml:space="preserve"> </w:t>
        </w:r>
      </w:ins>
      <w:ins w:id="6696" w:author="PR Preview" w:date="2026-01-01T00:00:00Z">
        <w:r>
          <w:t xml:space="preserve">computed with the</w:t>
        </w:r>
      </w:ins>
      <w:ins w:id="6697" w:author="PR Preview" w:date="2026-01-01T00:00:00Z">
        <w:r>
          <w:t xml:space="preserve"> </w:t>
        </w:r>
      </w:ins>
      <w:hyperlink w:anchor="def-fold-out-rule">
        <w:ins w:id="6698" w:author="PR Preview" w:date="2026-01-01T00:00:00Z">
          <w:r>
            <w:rPr>
              <w:rStyle w:val="Hyperlink"/>
            </w:rPr>
            <w:t xml:space="preserve">fold-out rule</w:t>
          </w:r>
        </w:ins>
      </w:hyperlink>
      <w:ins w:id="6699" w:author="PR Preview" w:date="2026-01-01T00:00:00Z">
        <w:r>
          <w:t xml:space="preserve"> </w:t>
        </w:r>
      </w:ins>
      <w:ins w:id="6700" w:author="PR Preview" w:date="2026-01-01T00:00:00Z">
        <w:r>
          <w:t xml:space="preserve">that</w:t>
        </w:r>
      </w:ins>
      <w:ins w:id="6701" w:author="PR Preview" w:date="2026-01-01T00:00:00Z">
        <w:r>
          <w:t xml:space="preserve"> </w:t>
        </w:r>
      </w:ins>
      <m:oMath>
        <m:r>
          <m:t>g</m:t>
        </m:r>
      </m:oMath>
      <w:ins w:id="6702" w:author="PR Preview" w:date="2026-01-01T00:00:00Z">
        <w:r>
          <w:t xml:space="preserve"> </w:t>
        </w:r>
      </w:ins>
      <w:ins w:id="6703" w:author="PR Preview" w:date="2026-01-01T00:00:00Z">
        <w:r>
          <w:t xml:space="preserve">produces:</w:t>
        </w:r>
      </w:ins>
    </w:p>
    <w:p>
      <w:pPr>
        <w:pStyle w:val="BodyText"/>
      </w:pPr>
      <w:bookmarkStart w:id="309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09"/>
    </w:p>
    <w:bookmarkEnd w:id="310"/>
    <w:bookmarkStart w:id="312" w:name="def-cv-se-indexed"/>
    <w:p>
      <w:pPr>
        <w:pStyle w:val="FirstParagraph"/>
      </w:pPr>
      <w:ins w:id="6704" w:author="PR Preview" w:date="2026-01-01T00:00:00Z">
        <w:r>
          <w:rPr>
            <w:b/>
            <w:bCs/>
          </w:rPr>
          <w:t xml:space="preserve">Definition 62 (Fold-based standard error of a named procedure)</w:t>
        </w:r>
      </w:ins>
      <w:ins w:id="6705" w:author="PR Preview" w:date="2026-01-01T00:00:00Z">
        <w:r>
          <w:t xml:space="preserve"> </w:t>
        </w:r>
      </w:ins>
      <w:ins w:id="6706" w:author="PR Preview" w:date="2026-01-01T00:00:00Z">
        <w:r>
          <w:t xml:space="preserve">The</w:t>
        </w:r>
      </w:ins>
      <w:ins w:id="6707" w:author="PR Preview" w:date="2026-01-01T00:00:00Z">
        <w:r>
          <w:t xml:space="preserve"> </w:t>
        </w:r>
      </w:ins>
      <w:ins w:id="6708" w:author="PR Preview" w:date="2026-01-01T00:00:00Z">
        <w:r>
          <w:rPr>
            <w:b/>
            <w:bCs/>
          </w:rPr>
          <w:t xml:space="preserve">fold-based standard error of procedure</w:t>
        </w:r>
      </w:ins>
      <w:ins w:id="6709" w:author="PR Preview" w:date="2026-01-01T00:00:00Z">
        <w:r>
          <w:t xml:space="preserve"> </w:t>
        </w:r>
      </w:ins>
      <m:oMath>
        <m:r>
          <m:t>g</m:t>
        </m:r>
      </m:oMath>
      <w:ins w:id="6710" w:author="PR Preview" w:date="2026-01-01T00:00:00Z">
        <w:r>
          <w:t xml:space="preserve"> </w:t>
        </w:r>
      </w:ins>
      <w:ins w:id="6711" w:author="PR Preview" w:date="2026-01-01T00:00:00Z">
        <w:r>
          <w:t xml:space="preserve">on a training set</w:t>
        </w:r>
      </w:ins>
      <w:ins w:id="671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6713" w:author="PR Preview" w:date="2026-01-01T00:00:00Z">
        <w:r>
          <w:t xml:space="preserve">,</w:t>
        </w:r>
      </w:ins>
      <w:ins w:id="6714" w:author="PR Preview" w:date="2026-01-01T00:00:00Z">
        <w:r>
          <w:t xml:space="preserve"> </w:t>
        </w:r>
      </w:ins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ins w:id="6715" w:author="PR Preview" w:date="2026-01-01T00:00:00Z">
        <w:r>
          <w:t xml:space="preserve">,</w:t>
        </w:r>
      </w:ins>
      <w:ins w:id="6716" w:author="PR Preview" w:date="2026-01-01T00:00:00Z">
        <w:r>
          <w:t xml:space="preserve"> </w:t>
        </w:r>
      </w:ins>
      <w:ins w:id="6717" w:author="PR Preview" w:date="2026-01-01T00:00:00Z">
        <w:r>
          <w:t xml:space="preserve">is the</w:t>
        </w:r>
      </w:ins>
      <w:ins w:id="6718" w:author="PR Preview" w:date="2026-01-01T00:00:00Z">
        <w:r>
          <w:t xml:space="preserve"> </w:t>
        </w:r>
      </w:ins>
      <w:hyperlink w:anchor="def-cv-se">
        <w:ins w:id="6719" w:author="PR Preview" w:date="2026-01-01T00:00:00Z">
          <w:r>
            <w:rPr>
              <w:rStyle w:val="Hyperlink"/>
            </w:rPr>
            <w:t xml:space="preserve">fold-based standard error</w:t>
          </w:r>
        </w:ins>
      </w:hyperlink>
      <w:ins w:id="6720" w:author="PR Preview" w:date="2026-01-01T00:00:00Z">
        <w:r>
          <w:t xml:space="preserve"> </w:t>
        </w:r>
      </w:ins>
      <w:ins w:id="6721" w:author="PR Preview" w:date="2026-01-01T00:00:00Z">
        <w:r>
          <w:t xml:space="preserve">computed from the</w:t>
        </w:r>
      </w:ins>
      <w:ins w:id="6722" w:author="PR Preview" w:date="2026-01-01T00:00:00Z">
        <w:r>
          <w:t xml:space="preserve"> </w:t>
        </w:r>
      </w:ins>
      <w:hyperlink w:anchor="def-fold-mse-indexed">
        <w:ins w:id="6723" w:author="PR Preview" w:date="2026-01-01T00:00:00Z">
          <w:r>
            <w:rPr>
              <w:rStyle w:val="Hyperlink"/>
            </w:rPr>
            <w:t xml:space="preserve">fold sMSEs of</w:t>
          </w:r>
        </w:ins>
        <w:ins w:id="6724" w:author="PR Preview" w:date="2026-01-01T00:00:00Z">
          <w:r>
            <w:rPr>
              <w:rStyle w:val="Hyperlink"/>
            </w:rPr>
            <w:t xml:space="preserve"> </w:t>
          </w:r>
        </w:ins>
        <m:oMath>
          <m:r>
            <m:t>g</m:t>
          </m:r>
        </m:oMath>
      </w:hyperlink>
      <w:ins w:id="6725" w:author="PR Preview" w:date="2026-01-01T00:00:00Z">
        <w:r>
          <w:t xml:space="preserve">:</w:t>
        </w:r>
      </w:ins>
    </w:p>
    <w:p>
      <w:pPr>
        <w:pStyle w:val="BodyText"/>
      </w:pPr>
      <w:bookmarkStart w:id="311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11"/>
    </w:p>
    <w:bookmarkEnd w:id="312"/>
    <w:bookmarkStart w:id="314" w:name="def-one-se-rule"/>
    <w:p>
      <w:pPr>
        <w:pStyle w:val="FirstParagraph"/>
      </w:pPr>
      <w:ins w:id="6726" w:author="PR Preview" w:date="2026-01-01T00:00:00Z">
        <w:r>
          <w:rPr>
            <w:b/>
            <w:bCs/>
          </w:rPr>
          <w:t xml:space="preserve">Definition 63 (One-standard-error rule)</w:t>
        </w:r>
      </w:ins>
      <w:ins w:id="6727" w:author="PR Preview" w:date="2026-01-01T00:00:00Z">
        <w:r>
          <w:t xml:space="preserve"> </w:t>
        </w:r>
      </w:ins>
      <w:ins w:id="6728" w:author="PR Preview" w:date="2026-01-01T00:00:00Z">
        <w:r>
          <w:t xml:space="preserve">Let</w:t>
        </w:r>
      </w:ins>
      <w:ins w:id="6729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ins w:id="6730" w:author="PR Preview" w:date="2026-01-01T00:00:00Z">
        <w:r>
          <w:t xml:space="preserve"> </w:t>
        </w:r>
      </w:ins>
      <w:ins w:id="6731" w:author="PR Preview" w:date="2026-01-01T00:00:00Z">
        <w:r>
          <w:t xml:space="preserve">be candidate</w:t>
        </w:r>
      </w:ins>
      <w:ins w:id="6732" w:author="PR Preview" w:date="2026-01-01T00:00:00Z">
        <w:r>
          <w:t xml:space="preserve"> </w:t>
        </w:r>
      </w:ins>
      <w:hyperlink w:anchor="def-fitting-procedure">
        <w:ins w:id="6733" w:author="PR Preview" w:date="2026-01-01T00:00:00Z">
          <w:r>
            <w:rPr>
              <w:rStyle w:val="Hyperlink"/>
            </w:rPr>
            <w:t xml:space="preserve">fitting procedures</w:t>
          </w:r>
        </w:ins>
      </w:hyperlink>
      <w:ins w:id="6734" w:author="PR Preview" w:date="2026-01-01T00:00:00Z">
        <w:r>
          <w:t xml:space="preserve">,</w:t>
        </w:r>
      </w:ins>
      <w:ins w:id="6735" w:author="PR Preview" w:date="2026-01-01T00:00:00Z">
        <w:r>
          <w:t xml:space="preserve"> </w:t>
        </w:r>
      </w:ins>
      <w:ins w:id="6736" w:author="PR Preview" w:date="2026-01-01T00:00:00Z">
        <w:r>
          <w:t xml:space="preserve">each</w:t>
        </w:r>
      </w:ins>
      <w:ins w:id="6737" w:author="PR Preview" w:date="2026-01-01T00:00:00Z">
        <w:r>
          <w:t xml:space="preserve"> </w:t>
        </w:r>
      </w:ins>
      <w:hyperlink w:anchor="def-flexibility">
        <w:ins w:id="6738" w:author="PR Preview" w:date="2026-01-01T00:00:00Z">
          <w:r>
            <w:rPr>
              <w:rStyle w:val="Hyperlink"/>
            </w:rPr>
            <w:t xml:space="preserve">at least as flexible</w:t>
          </w:r>
        </w:ins>
      </w:hyperlink>
      <w:ins w:id="6739" w:author="PR Preview" w:date="2026-01-01T00:00:00Z">
        <w:r>
          <w:t xml:space="preserve"> </w:t>
        </w:r>
      </w:ins>
      <w:ins w:id="6740" w:author="PR Preview" w:date="2026-01-01T00:00:00Z">
        <w:r>
          <w:t xml:space="preserve">as the one before,</w:t>
        </w:r>
      </w:ins>
      <w:ins w:id="6741" w:author="PR Preview" w:date="2026-01-01T00:00:00Z">
        <w:r>
          <w:t xml:space="preserve"> </w:t>
        </w:r>
      </w:ins>
      <w:ins w:id="6742" w:author="PR Preview" w:date="2026-01-01T00:00:00Z">
        <w:r>
          <w:t xml:space="preserve">cross-validated on a training set</w:t>
        </w:r>
      </w:ins>
      <w:ins w:id="674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6744" w:author="PR Preview" w:date="2026-01-01T00:00:00Z">
        <w:r>
          <w:t xml:space="preserve"> </w:t>
        </w:r>
      </w:ins>
      <w:ins w:id="6745" w:author="PR Preview" w:date="2026-01-01T00:00:00Z">
        <w:r>
          <w:t xml:space="preserve">with the same folds,</w:t>
        </w:r>
      </w:ins>
      <w:ins w:id="6746" w:author="PR Preview" w:date="2026-01-01T00:00:00Z">
        <w:r>
          <w:t xml:space="preserve"> </w:t>
        </w:r>
      </w:ins>
      <w:ins w:id="6747" w:author="PR Preview" w:date="2026-01-01T00:00:00Z">
        <w:r>
          <w:t xml:space="preserve">and let</w:t>
        </w:r>
      </w:ins>
      <w:ins w:id="6748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ins w:id="6749" w:author="PR Preview" w:date="2026-01-01T00:00:00Z">
        <w:r>
          <w:t xml:space="preserve"> </w:t>
        </w:r>
      </w:ins>
      <w:ins w:id="6750" w:author="PR Preview" w:date="2026-01-01T00:00:00Z">
        <w:r>
          <w:t xml:space="preserve">be the one with the smallest</w:t>
        </w:r>
      </w:ins>
      <w:ins w:id="6751" w:author="PR Preview" w:date="2026-01-01T00:00:00Z">
        <w:r>
          <w:t xml:space="preserve"> </w:t>
        </w:r>
      </w:ins>
      <w:hyperlink w:anchor="def-cv-estimate-indexed">
        <w:ins w:id="6752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6753" w:author="PR Preview" w:date="2026-01-01T00:00:00Z">
        <w:r>
          <w:t xml:space="preserve">.</w:t>
        </w:r>
      </w:ins>
      <w:ins w:id="6754" w:author="PR Preview" w:date="2026-01-01T00:00:00Z">
        <w:r>
          <w:t xml:space="preserve"> </w:t>
        </w:r>
      </w:ins>
      <w:ins w:id="6755" w:author="PR Preview" w:date="2026-01-01T00:00:00Z">
        <w:r>
          <w:t xml:space="preserve">The</w:t>
        </w:r>
      </w:ins>
      <w:ins w:id="6756" w:author="PR Preview" w:date="2026-01-01T00:00:00Z">
        <w:r>
          <w:t xml:space="preserve"> </w:t>
        </w:r>
      </w:ins>
      <w:ins w:id="6757" w:author="PR Preview" w:date="2026-01-01T00:00:00Z">
        <w:r>
          <w:rPr>
            <w:b/>
            <w:bCs/>
          </w:rPr>
          <w:t xml:space="preserve">one-standard-error rule</w:t>
        </w:r>
      </w:ins>
      <w:ins w:id="6758" w:author="PR Preview" w:date="2026-01-01T00:00:00Z">
        <w:r>
          <w:t xml:space="preserve"> </w:t>
        </w:r>
      </w:ins>
      <w:ins w:id="6759" w:author="PR Preview" w:date="2026-01-01T00:00:00Z">
        <w:r>
          <w:t xml:space="preserve">chooses the smallest</w:t>
        </w:r>
      </w:ins>
      <w:ins w:id="6760" w:author="PR Preview" w:date="2026-01-01T00:00:00Z">
        <w:r>
          <w:t xml:space="preserve"> </w:t>
        </w:r>
      </w:ins>
      <m:oMath>
        <m:r>
          <m:t>l</m:t>
        </m:r>
      </m:oMath>
      <w:ins w:id="6761" w:author="PR Preview" w:date="2026-01-01T00:00:00Z">
        <w:r>
          <w:t xml:space="preserve"> </w:t>
        </w:r>
      </w:ins>
      <w:ins w:id="6762" w:author="PR Preview" w:date="2026-01-01T00:00:00Z">
        <w:r>
          <w:t xml:space="preserve">whose estimate is within one</w:t>
        </w:r>
      </w:ins>
      <w:ins w:id="6763" w:author="PR Preview" w:date="2026-01-01T00:00:00Z">
        <w:r>
          <w:t xml:space="preserve"> </w:t>
        </w:r>
      </w:ins>
      <w:hyperlink w:anchor="def-cv-se-indexed">
        <w:ins w:id="6764" w:author="PR Preview" w:date="2026-01-01T00:00:00Z">
          <w:r>
            <w:rPr>
              <w:rStyle w:val="Hyperlink"/>
            </w:rPr>
            <w:t xml:space="preserve">fold-based standard error</w:t>
          </w:r>
        </w:ins>
      </w:hyperlink>
      <w:ins w:id="6765" w:author="PR Preview" w:date="2026-01-01T00:00:00Z">
        <w:r>
          <w:t xml:space="preserve"> </w:t>
        </w:r>
      </w:ins>
      <w:ins w:id="6766" w:author="PR Preview" w:date="2026-01-01T00:00:00Z">
        <w:r>
          <w:t xml:space="preserve">of the smallest:</w:t>
        </w:r>
      </w:ins>
    </w:p>
    <w:p>
      <w:pPr>
        <w:pStyle w:val="BodyText"/>
      </w:pPr>
      <w:bookmarkStart w:id="313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(Hastie et al. 2009, sec. 7.10.1; James et al. 2021, sec. 6.1.3)</w:t>
      </w:r>
      <w:r>
        <w:t xml:space="preserve">.</w:t>
      </w:r>
    </w:p>
    <w:bookmarkEnd w:id="314"/>
    <w:bookmarkStart w:id="319" w:name="exm-one-se-rule"/>
    <w:p>
      <w:pPr>
        <w:pStyle w:val="BodyText"/>
      </w:pPr>
      <w:del w:id="6767" w:author="PR Preview" w:date="2026-01-01T00:00:00Z">
        <w:r>
          <w:rPr>
            <w:b/>
            <w:bCs/>
          </w:rPr>
          <w:delText xml:space="preserve">Example 31 (The one-standard-error rule for the simulated polynomials)</w:delText>
        </w:r>
      </w:del>
      <w:del w:id="6768" w:author="PR Preview" w:date="2026-01-01T00:00:00Z">
        <w:r>
          <w:delText xml:space="preserve"> </w:delText>
        </w:r>
      </w:del>
      <w:del w:id="6769" w:author="PR Preview" w:date="2026-01-01T00:00:00Z">
        <w:r>
          <w:delText xml:space="preserve">This example applies 10-fold cross-validation</w:delText>
        </w:r>
      </w:del>
      <w:del w:id="6770" w:author="PR Preview" w:date="2026-01-01T00:00:00Z">
        <w:r>
          <w:delText xml:space="preserve"> </w:delText>
        </w:r>
      </w:del>
      <w:del w:id="6771" w:author="PR Preview" w:date="2026-01-01T00:00:00Z">
        <w:r>
          <w:delText xml:space="preserve">to the simulated training set of</w:delText>
        </w:r>
      </w:del>
      <w:del w:id="6772" w:author="PR Preview" w:date="2026-01-01T00:00:00Z">
        <w:r>
          <w:delText xml:space="preserve"> </w:delText>
        </w:r>
      </w:del>
      <w:hyperlink w:anchor="exm-train-test-error-simulated">
        <w:del w:id="6773" w:author="PR Preview" w:date="2026-01-01T00:00:00Z">
          <w:r>
            <w:rPr>
              <w:rStyle w:val="Hyperlink"/>
            </w:rPr>
            <w:delText xml:space="preserve">Example 22</w:delText>
          </w:r>
        </w:del>
      </w:hyperlink>
      <w:del w:id="6774" w:author="PR Preview" w:date="2026-01-01T00:00:00Z">
        <w:r>
          <w:delText xml:space="preserve">,</w:delText>
        </w:r>
      </w:del>
      <w:del w:id="6775" w:author="PR Preview" w:date="2026-01-01T00:00:00Z">
        <w:r>
          <w:delText xml:space="preserve"> </w:delText>
        </w:r>
      </w:del>
      <w:del w:id="6776" w:author="PR Preview" w:date="2026-01-01T00:00:00Z">
        <w:r>
          <w:delText xml:space="preserve">records the sMSE in each fold,</w:delText>
        </w:r>
      </w:del>
      <w:del w:id="6777" w:author="PR Preview" w:date="2026-01-01T00:00:00Z">
        <w:r>
          <w:delText xml:space="preserve"> </w:delText>
        </w:r>
      </w:del>
      <w:del w:id="6778" w:author="PR Preview" w:date="2026-01-01T00:00:00Z">
        <w:r>
          <w:delText xml:space="preserve">and applies</w:delText>
        </w:r>
      </w:del>
      <w:del w:id="6779" w:author="PR Preview" w:date="2026-01-01T00:00:00Z">
        <w:r>
          <w:delText xml:space="preserve"> </w:delText>
        </w:r>
      </w:del>
      <w:hyperlink w:anchor="def-one-se-rule">
        <w:del w:id="6780" w:author="PR Preview" w:date="2026-01-01T00:00:00Z">
          <w:r>
            <w:rPr>
              <w:rStyle w:val="Hyperlink"/>
            </w:rPr>
            <w:delText xml:space="preserve">Definition 62</w:delText>
          </w:r>
        </w:del>
      </w:hyperlink>
      <w:del w:id="6781" w:author="PR Preview" w:date="2026-01-01T00:00:00Z">
        <w:r>
          <w:delText xml:space="preserve"> </w:delText>
        </w:r>
      </w:del>
      <w:del w:id="6782" w:author="PR Preview" w:date="2026-01-01T00:00:00Z">
        <w:r>
          <w:delText xml:space="preserve">to the ten degrees.</w:delText>
        </w:r>
      </w:del>
    </w:p>
    <w:p>
      <w:pPr>
        <w:pStyle w:val="BodyText"/>
      </w:pPr>
      <w:ins w:id="6783" w:author="PR Preview" w:date="2026-01-01T00:00:00Z">
        <w:r>
          <w:rPr>
            <w:b/>
            <w:bCs/>
          </w:rPr>
          <w:t xml:space="preserve">Example 33 (The one-standard-error rule for the simulated polynomials)</w:t>
        </w:r>
      </w:ins>
      <w:ins w:id="6784" w:author="PR Preview" w:date="2026-01-01T00:00:00Z">
        <w:r>
          <w:t xml:space="preserve"> </w:t>
        </w:r>
      </w:ins>
      <w:ins w:id="6785" w:author="PR Preview" w:date="2026-01-01T00:00:00Z">
        <w:r>
          <w:t xml:space="preserve">This example applies 10-fold cross-validation</w:t>
        </w:r>
      </w:ins>
      <w:ins w:id="6786" w:author="PR Preview" w:date="2026-01-01T00:00:00Z">
        <w:r>
          <w:t xml:space="preserve"> </w:t>
        </w:r>
      </w:ins>
      <w:ins w:id="6787" w:author="PR Preview" w:date="2026-01-01T00:00:00Z">
        <w:r>
          <w:t xml:space="preserve">to the simulated training set of</w:t>
        </w:r>
      </w:ins>
      <w:ins w:id="6788" w:author="PR Preview" w:date="2026-01-01T00:00:00Z">
        <w:r>
          <w:t xml:space="preserve"> </w:t>
        </w:r>
      </w:ins>
      <w:hyperlink w:anchor="exm-train-test-error-simulated">
        <w:ins w:id="6789" w:author="PR Preview" w:date="2026-01-01T00:00:00Z">
          <w:r>
            <w:rPr>
              <w:rStyle w:val="Hyperlink"/>
            </w:rPr>
            <w:t xml:space="preserve">Example 24</w:t>
          </w:r>
        </w:ins>
      </w:hyperlink>
      <w:ins w:id="6790" w:author="PR Preview" w:date="2026-01-01T00:00:00Z">
        <w:r>
          <w:t xml:space="preserve">,</w:t>
        </w:r>
      </w:ins>
      <w:ins w:id="6791" w:author="PR Preview" w:date="2026-01-01T00:00:00Z">
        <w:r>
          <w:t xml:space="preserve"> </w:t>
        </w:r>
      </w:ins>
      <w:ins w:id="6792" w:author="PR Preview" w:date="2026-01-01T00:00:00Z">
        <w:r>
          <w:t xml:space="preserve">records the sMSE in each fold,</w:t>
        </w:r>
      </w:ins>
      <w:ins w:id="6793" w:author="PR Preview" w:date="2026-01-01T00:00:00Z">
        <w:r>
          <w:t xml:space="preserve"> </w:t>
        </w:r>
      </w:ins>
      <w:ins w:id="6794" w:author="PR Preview" w:date="2026-01-01T00:00:00Z">
        <w:r>
          <w:t xml:space="preserve">and applies</w:t>
        </w:r>
      </w:ins>
      <w:ins w:id="6795" w:author="PR Preview" w:date="2026-01-01T00:00:00Z">
        <w:r>
          <w:t xml:space="preserve"> </w:t>
        </w:r>
      </w:ins>
      <w:hyperlink w:anchor="def-one-se-rule">
        <w:ins w:id="6796" w:author="PR Preview" w:date="2026-01-01T00:00:00Z">
          <w:r>
            <w:rPr>
              <w:rStyle w:val="Hyperlink"/>
            </w:rPr>
            <w:t xml:space="preserve">Definition 63</w:t>
          </w:r>
        </w:ins>
      </w:hyperlink>
      <w:ins w:id="6797" w:author="PR Preview" w:date="2026-01-01T00:00:00Z">
        <w:r>
          <w:t xml:space="preserve"> </w:t>
        </w:r>
      </w:ins>
      <w:ins w:id="6798" w:author="PR Preview" w:date="2026-01-01T00:00:00Z">
        <w:r>
          <w:t xml:space="preserve">to the ten degrees.</w:t>
        </w:r>
      </w:ins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8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59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18"/>
        </w:tc>
      </w:tr>
    </w:tbl>
    <w:p>
      <w:pPr>
        <w:pStyle w:val="BodyText"/>
      </w:pPr>
      <w:del w:id="6799" w:author="PR Preview" w:date="2026-01-01T00:00:00Z">
        <w:r>
          <w:delText xml:space="preserve">The smallest estimate is at degree 8.</w:delText>
        </w:r>
      </w:del>
      <w:del w:id="6800" w:author="PR Preview" w:date="2026-01-01T00:00:00Z">
        <w:r>
          <w:delText xml:space="preserve"> </w:delText>
        </w:r>
      </w:del>
      <w:del w:id="6801" w:author="PR Preview" w:date="2026-01-01T00:00:00Z">
        <w:r>
          <w:delText xml:space="preserve">The lowest degree within one fold-based standard error of it</w:delText>
        </w:r>
      </w:del>
      <w:del w:id="6802" w:author="PR Preview" w:date="2026-01-01T00:00:00Z">
        <w:r>
          <w:delText xml:space="preserve"> </w:delText>
        </w:r>
      </w:del>
      <w:del w:id="6803" w:author="PR Preview" w:date="2026-01-01T00:00:00Z">
        <w:r>
          <w:delText xml:space="preserve">is degree 3,</w:delText>
        </w:r>
      </w:del>
      <w:del w:id="6804" w:author="PR Preview" w:date="2026-01-01T00:00:00Z">
        <w:r>
          <w:delText xml:space="preserve"> </w:delText>
        </w:r>
      </w:del>
      <w:del w:id="6805" w:author="PR Preview" w:date="2026-01-01T00:00:00Z">
        <w:r>
          <w:delText xml:space="preserve">which is the one-standard-error rule’s choice.</w:delText>
        </w:r>
      </w:del>
      <w:del w:id="6806" w:author="PR Preview" w:date="2026-01-01T00:00:00Z">
        <w:r>
          <w:delText xml:space="preserve"> </w:delText>
        </w:r>
      </w:del>
      <w:del w:id="6807" w:author="PR Preview" w:date="2026-01-01T00:00:00Z">
        <w:r>
          <w:delText xml:space="preserve">The rule prefers the simpler model</w:delText>
        </w:r>
      </w:del>
      <w:del w:id="6808" w:author="PR Preview" w:date="2026-01-01T00:00:00Z">
        <w:r>
          <w:delText xml:space="preserve"> </w:delText>
        </w:r>
      </w:del>
      <w:del w:id="6809" w:author="PR Preview" w:date="2026-01-01T00:00:00Z">
        <w:r>
          <w:delText xml:space="preserve">when the data cannot clearly tell it apart from the degree with the smallest estimate.</w:delText>
        </w:r>
      </w:del>
      <w:del w:id="6810" w:author="PR Preview" w:date="2026-01-01T00:00:00Z">
        <w:r>
          <w:delText xml:space="preserve"> </w:delText>
        </w:r>
      </w:del>
      <w:del w:id="6811" w:author="PR Preview" w:date="2026-01-01T00:00:00Z">
        <w:r>
          <w:delText xml:space="preserve">Because the data are simulated,</w:delText>
        </w:r>
      </w:del>
      <w:del w:id="6812" w:author="PR Preview" w:date="2026-01-01T00:00:00Z">
        <w:r>
          <w:delText xml:space="preserve"> </w:delText>
        </w:r>
      </w:del>
      <w:del w:id="6813" w:author="PR Preview" w:date="2026-01-01T00:00:00Z">
        <w:r>
          <w:delText xml:space="preserve">we can check both choices against</w:delText>
        </w:r>
      </w:del>
      <w:del w:id="6814" w:author="PR Preview" w:date="2026-01-01T00:00:00Z">
        <w:r>
          <w:delText xml:space="preserve"> </w:delText>
        </w:r>
      </w:del>
      <w:del w:id="6815" w:author="PR Preview" w:date="2026-01-01T00:00:00Z">
        <w:r>
          <w:delText xml:space="preserve">the estimated generalization pRMSE of</w:delText>
        </w:r>
      </w:del>
      <w:del w:id="6816" w:author="PR Preview" w:date="2026-01-01T00:00:00Z">
        <w:r>
          <w:delText xml:space="preserve"> </w:delText>
        </w:r>
      </w:del>
      <w:hyperlink w:anchor="exm-train-test-error-simulated">
        <w:del w:id="6817" w:author="PR Preview" w:date="2026-01-01T00:00:00Z">
          <w:r>
            <w:rPr>
              <w:rStyle w:val="Hyperlink"/>
            </w:rPr>
            <w:delText xml:space="preserve">Example 22</w:delText>
          </w:r>
        </w:del>
      </w:hyperlink>
      <w:del w:id="6818" w:author="PR Preview" w:date="2026-01-01T00:00:00Z">
        <w:r>
          <w:delText xml:space="preserve"> </w:delText>
        </w:r>
      </w:del>
      <w:del w:id="6819" w:author="PR Preview" w:date="2026-01-01T00:00:00Z">
        <w:r>
          <w:delText xml:space="preserve">for each:</w:delText>
        </w:r>
      </w:del>
      <w:del w:id="6820" w:author="PR Preview" w:date="2026-01-01T00:00:00Z">
        <w:r>
          <w:delText xml:space="preserve"> </w:delText>
        </w:r>
      </w:del>
      <w:del w:id="6821" w:author="PR Preview" w:date="2026-01-01T00:00:00Z">
        <w:r>
          <w:delText xml:space="preserve">0.335 for degree 8</w:delText>
        </w:r>
      </w:del>
      <w:del w:id="6822" w:author="PR Preview" w:date="2026-01-01T00:00:00Z">
        <w:r>
          <w:delText xml:space="preserve"> </w:delText>
        </w:r>
      </w:del>
      <w:del w:id="6823" w:author="PR Preview" w:date="2026-01-01T00:00:00Z">
        <w:r>
          <w:delText xml:space="preserve">and 0.315 for degree 3.</w:delText>
        </w:r>
      </w:del>
    </w:p>
    <w:p>
      <w:pPr>
        <w:pStyle w:val="BodyText"/>
      </w:pPr>
      <w:ins w:id="6824" w:author="PR Preview" w:date="2026-01-01T00:00:00Z">
        <w:r>
          <w:t xml:space="preserve">The smallest estimate is at degree 8.</w:t>
        </w:r>
      </w:ins>
      <w:ins w:id="6825" w:author="PR Preview" w:date="2026-01-01T00:00:00Z">
        <w:r>
          <w:t xml:space="preserve"> </w:t>
        </w:r>
      </w:ins>
      <w:ins w:id="6826" w:author="PR Preview" w:date="2026-01-01T00:00:00Z">
        <w:r>
          <w:t xml:space="preserve">The lowest degree within one fold-based standard error of it</w:t>
        </w:r>
      </w:ins>
      <w:ins w:id="6827" w:author="PR Preview" w:date="2026-01-01T00:00:00Z">
        <w:r>
          <w:t xml:space="preserve"> </w:t>
        </w:r>
      </w:ins>
      <w:ins w:id="6828" w:author="PR Preview" w:date="2026-01-01T00:00:00Z">
        <w:r>
          <w:t xml:space="preserve">is degree 3,</w:t>
        </w:r>
      </w:ins>
      <w:ins w:id="6829" w:author="PR Preview" w:date="2026-01-01T00:00:00Z">
        <w:r>
          <w:t xml:space="preserve"> </w:t>
        </w:r>
      </w:ins>
      <w:ins w:id="6830" w:author="PR Preview" w:date="2026-01-01T00:00:00Z">
        <w:r>
          <w:t xml:space="preserve">which is the one-standard-error rule’s choice.</w:t>
        </w:r>
      </w:ins>
      <w:ins w:id="6831" w:author="PR Preview" w:date="2026-01-01T00:00:00Z">
        <w:r>
          <w:t xml:space="preserve"> </w:t>
        </w:r>
      </w:ins>
      <w:ins w:id="6832" w:author="PR Preview" w:date="2026-01-01T00:00:00Z">
        <w:r>
          <w:t xml:space="preserve">The rule prefers the simpler model</w:t>
        </w:r>
      </w:ins>
      <w:ins w:id="6833" w:author="PR Preview" w:date="2026-01-01T00:00:00Z">
        <w:r>
          <w:t xml:space="preserve"> </w:t>
        </w:r>
      </w:ins>
      <w:ins w:id="6834" w:author="PR Preview" w:date="2026-01-01T00:00:00Z">
        <w:r>
          <w:t xml:space="preserve">when the data cannot clearly tell it apart from the degree with the smallest estimate.</w:t>
        </w:r>
      </w:ins>
      <w:ins w:id="6835" w:author="PR Preview" w:date="2026-01-01T00:00:00Z">
        <w:r>
          <w:t xml:space="preserve"> </w:t>
        </w:r>
      </w:ins>
      <w:ins w:id="6836" w:author="PR Preview" w:date="2026-01-01T00:00:00Z">
        <w:r>
          <w:t xml:space="preserve">Because the data are simulated,</w:t>
        </w:r>
      </w:ins>
      <w:ins w:id="6837" w:author="PR Preview" w:date="2026-01-01T00:00:00Z">
        <w:r>
          <w:t xml:space="preserve"> </w:t>
        </w:r>
      </w:ins>
      <w:ins w:id="6838" w:author="PR Preview" w:date="2026-01-01T00:00:00Z">
        <w:r>
          <w:t xml:space="preserve">we can check both choices against</w:t>
        </w:r>
      </w:ins>
      <w:ins w:id="6839" w:author="PR Preview" w:date="2026-01-01T00:00:00Z">
        <w:r>
          <w:t xml:space="preserve"> </w:t>
        </w:r>
      </w:ins>
      <w:ins w:id="6840" w:author="PR Preview" w:date="2026-01-01T00:00:00Z">
        <w:r>
          <w:t xml:space="preserve">the estimated generalization pRMSE of</w:t>
        </w:r>
      </w:ins>
      <w:ins w:id="6841" w:author="PR Preview" w:date="2026-01-01T00:00:00Z">
        <w:r>
          <w:t xml:space="preserve"> </w:t>
        </w:r>
      </w:ins>
      <w:hyperlink w:anchor="exm-train-test-error-simulated">
        <w:ins w:id="6842" w:author="PR Preview" w:date="2026-01-01T00:00:00Z">
          <w:r>
            <w:rPr>
              <w:rStyle w:val="Hyperlink"/>
            </w:rPr>
            <w:t xml:space="preserve">Example 24</w:t>
          </w:r>
        </w:ins>
      </w:hyperlink>
      <w:ins w:id="6843" w:author="PR Preview" w:date="2026-01-01T00:00:00Z">
        <w:r>
          <w:t xml:space="preserve"> </w:t>
        </w:r>
      </w:ins>
      <w:ins w:id="6844" w:author="PR Preview" w:date="2026-01-01T00:00:00Z">
        <w:r>
          <w:t xml:space="preserve">for each:</w:t>
        </w:r>
      </w:ins>
      <w:ins w:id="6845" w:author="PR Preview" w:date="2026-01-01T00:00:00Z">
        <w:r>
          <w:t xml:space="preserve"> </w:t>
        </w:r>
      </w:ins>
      <w:ins w:id="6846" w:author="PR Preview" w:date="2026-01-01T00:00:00Z">
        <w:r>
          <w:t xml:space="preserve">0.335 for degree 8</w:t>
        </w:r>
      </w:ins>
      <w:ins w:id="6847" w:author="PR Preview" w:date="2026-01-01T00:00:00Z">
        <w:r>
          <w:t xml:space="preserve"> </w:t>
        </w:r>
      </w:ins>
      <w:ins w:id="6848" w:author="PR Preview" w:date="2026-01-01T00:00:00Z">
        <w:r>
          <w:t xml:space="preserve">and 0.315 for degree 3.</w:t>
        </w:r>
      </w:ins>
    </w:p>
    <w:bookmarkEnd w:id="319"/>
    <w:bookmarkEnd w:id="320"/>
    <w:bookmarkStart w:id="326" w:name="sec-cv-whole-procedure"/>
    <w:p>
      <w:pPr>
        <w:pStyle w:val="Heading2"/>
      </w:pPr>
      <w:r>
        <w:t xml:space="preserve">9 Cross-validating the whole procedure</w:t>
      </w:r>
    </w:p>
    <w:bookmarkStart w:id="323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9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9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0"/>
        </w:numPr>
      </w:pPr>
      <w:del w:id="6849" w:author="PR Preview" w:date="2026-01-01T00:00:00Z">
        <w:r>
          <w:delText xml:space="preserve">What is the smallest possible generalization error (</w:delText>
        </w:r>
      </w:del>
      <w:hyperlink w:anchor="eq-generalization-error">
        <w:del w:id="6850" w:author="PR Preview" w:date="2026-01-01T00:00:00Z">
          <w:r>
            <w:rPr>
              <w:rStyle w:val="Hyperlink"/>
            </w:rPr>
            <w:delText xml:space="preserve">Equation 11</w:delText>
          </w:r>
        </w:del>
      </w:hyperlink>
      <w:del w:id="6851" w:author="PR Preview" w:date="2026-01-01T00:00:00Z">
        <w:r>
          <w:delText xml:space="preserve">)</w:delText>
        </w:r>
      </w:del>
      <w:del w:id="6852" w:author="PR Preview" w:date="2026-01-01T00:00:00Z">
        <w:r>
          <w:delText xml:space="preserve"> </w:delText>
        </w:r>
      </w:del>
      <w:del w:id="6853" w:author="PR Preview" w:date="2026-01-01T00:00:00Z">
        <w:r>
          <w:delText xml:space="preserve">of any prediction rule for</w:delText>
        </w:r>
      </w:del>
      <w:del w:id="6854" w:author="PR Preview" w:date="2026-01-01T00:00:00Z">
        <w:r>
          <w:delText xml:space="preserve"> </w:delText>
        </w:r>
      </w:del>
      <m:oMath>
        <m:r>
          <m:t>Y</m:t>
        </m:r>
      </m:oMath>
      <w:del w:id="6855" w:author="PR Preview" w:date="2026-01-01T00:00:00Z">
        <w:r>
          <w:delText xml:space="preserve"> </w:delText>
        </w:r>
      </w:del>
      <w:del w:id="6856" w:author="PR Preview" w:date="2026-01-01T00:00:00Z">
        <w:r>
          <w:delText xml:space="preserve">here?</w:delText>
        </w:r>
      </w:del>
    </w:p>
    <w:p>
      <w:pPr>
        <w:pStyle w:val="Compact"/>
        <w:numPr>
          <w:ilvl w:val="0"/>
          <w:numId w:val="1020"/>
        </w:numPr>
      </w:pPr>
      <w:ins w:id="6857" w:author="PR Preview" w:date="2026-01-01T00:00:00Z">
        <w:r>
          <w:t xml:space="preserve">What is the smallest possible generalization error (</w:t>
        </w:r>
      </w:ins>
      <w:hyperlink w:anchor="eq-generalization-error">
        <w:ins w:id="6858" w:author="PR Preview" w:date="2026-01-01T00:00:00Z">
          <w:r>
            <w:rPr>
              <w:rStyle w:val="Hyperlink"/>
            </w:rPr>
            <w:t xml:space="preserve">Equation 13</w:t>
          </w:r>
        </w:ins>
      </w:hyperlink>
      <w:ins w:id="6859" w:author="PR Preview" w:date="2026-01-01T00:00:00Z">
        <w:r>
          <w:t xml:space="preserve">)</w:t>
        </w:r>
      </w:ins>
      <w:ins w:id="6860" w:author="PR Preview" w:date="2026-01-01T00:00:00Z">
        <w:r>
          <w:t xml:space="preserve"> </w:t>
        </w:r>
      </w:ins>
      <w:ins w:id="6861" w:author="PR Preview" w:date="2026-01-01T00:00:00Z">
        <w:r>
          <w:t xml:space="preserve">of any prediction rule for</w:t>
        </w:r>
      </w:ins>
      <w:ins w:id="6862" w:author="PR Preview" w:date="2026-01-01T00:00:00Z">
        <w:r>
          <w:t xml:space="preserve"> </w:t>
        </w:r>
      </w:ins>
      <m:oMath>
        <m:r>
          <m:t>Y</m:t>
        </m:r>
      </m:oMath>
      <w:ins w:id="6863" w:author="PR Preview" w:date="2026-01-01T00:00:00Z">
        <w:r>
          <w:t xml:space="preserve"> </w:t>
        </w:r>
      </w:ins>
      <w:ins w:id="6864" w:author="PR Preview" w:date="2026-01-01T00:00:00Z">
        <w:r>
          <w:t xml:space="preserve">here?</w:t>
        </w:r>
      </w:ins>
    </w:p>
    <w:p>
      <w:pPr>
        <w:pStyle w:val="Compact"/>
        <w:numPr>
          <w:ilvl w:val="0"/>
          <w:numId w:val="1020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0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23"/>
    <w:bookmarkStart w:id="324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21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1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2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del w:id="6865" w:author="PR Preview" w:date="2026-01-01T00:00:00Z">
        <w:r>
          <w:delText xml:space="preserve">The 10 predictors chosen from all 50 observations</w:delText>
        </w:r>
      </w:del>
      <w:del w:id="6866" w:author="PR Preview" w:date="2026-01-01T00:00:00Z">
        <w:r>
          <w:delText xml:space="preserve"> </w:delText>
        </w:r>
      </w:del>
      <w:del w:id="6867" w:author="PR Preview" w:date="2026-01-01T00:00:00Z">
        <w:r>
          <w:delText xml:space="preserve">were chosen</w:delText>
        </w:r>
      </w:del>
      <w:del w:id="6868" w:author="PR Preview" w:date="2026-01-01T00:00:00Z">
        <w:r>
          <w:delText xml:space="preserve"> </w:delText>
        </w:r>
      </w:del>
      <w:del w:id="6869" w:author="PR Preview" w:date="2026-01-01T00:00:00Z">
        <w:r>
          <w:rPr>
            <w:i/>
            <w:iCs/>
          </w:rPr>
          <w:delText xml:space="preserve">because</w:delText>
        </w:r>
      </w:del>
      <w:del w:id="6870" w:author="PR Preview" w:date="2026-01-01T00:00:00Z">
        <w:r>
          <w:delText xml:space="preserve"> </w:delText>
        </w:r>
      </w:del>
      <w:del w:id="6871" w:author="PR Preview" w:date="2026-01-01T00:00:00Z">
        <w:r>
          <w:delText xml:space="preserve">they happen to correlate with</w:delText>
        </w:r>
      </w:del>
      <w:del w:id="6872" w:author="PR Preview" w:date="2026-01-01T00:00:00Z">
        <w:r>
          <w:delText xml:space="preserve"> </w:delText>
        </w:r>
      </w:del>
      <m:oMath>
        <m:r>
          <m:t>Y</m:t>
        </m:r>
      </m:oMath>
      <w:del w:id="6873" w:author="PR Preview" w:date="2026-01-01T00:00:00Z">
        <w:r>
          <w:delText xml:space="preserve"> </w:delText>
        </w:r>
      </w:del>
      <w:del w:id="6874" w:author="PR Preview" w:date="2026-01-01T00:00:00Z">
        <w:r>
          <w:delText xml:space="preserve">in the very observations that later serve as held-out folds.</w:delText>
        </w:r>
      </w:del>
      <w:del w:id="6875" w:author="PR Preview" w:date="2026-01-01T00:00:00Z">
        <w:r>
          <w:delText xml:space="preserve"> </w:delText>
        </w:r>
      </w:del>
      <w:del w:id="6876" w:author="PR Preview" w:date="2026-01-01T00:00:00Z">
        <w:r>
          <w:delText xml:space="preserve">Those observations were not held out from the whole fitting procedure,</w:delText>
        </w:r>
      </w:del>
      <w:del w:id="6877" w:author="PR Preview" w:date="2026-01-01T00:00:00Z">
        <w:r>
          <w:delText xml:space="preserve"> </w:delText>
        </w:r>
      </w:del>
      <w:del w:id="6878" w:author="PR Preview" w:date="2026-01-01T00:00:00Z">
        <w:r>
          <w:delText xml:space="preserve">so the independence that</w:delText>
        </w:r>
      </w:del>
      <w:del w:id="6879" w:author="PR Preview" w:date="2026-01-01T00:00:00Z">
        <w:r>
          <w:delText xml:space="preserve"> </w:delText>
        </w:r>
      </w:del>
      <w:hyperlink w:anchor="thm-held-out-unbiased">
        <w:del w:id="6880" w:author="PR Preview" w:date="2026-01-01T00:00:00Z">
          <w:r>
            <w:rPr>
              <w:rStyle w:val="Hyperlink"/>
            </w:rPr>
            <w:delText xml:space="preserve">Theorem 4</w:delText>
          </w:r>
        </w:del>
      </w:hyperlink>
      <w:del w:id="6881" w:author="PR Preview" w:date="2026-01-01T00:00:00Z">
        <w:r>
          <w:delText xml:space="preserve"> </w:delText>
        </w:r>
      </w:del>
      <w:del w:id="6882" w:author="PR Preview" w:date="2026-01-01T00:00:00Z">
        <w:r>
          <w:delText xml:space="preserve">needs fails.</w:delText>
        </w:r>
      </w:del>
    </w:p>
    <w:p>
      <w:pPr>
        <w:pStyle w:val="FirstParagraph"/>
      </w:pPr>
      <w:ins w:id="6883" w:author="PR Preview" w:date="2026-01-01T00:00:00Z">
        <w:r>
          <w:t xml:space="preserve">The 10 predictors chosen from all 50 observations</w:t>
        </w:r>
      </w:ins>
      <w:ins w:id="6884" w:author="PR Preview" w:date="2026-01-01T00:00:00Z">
        <w:r>
          <w:t xml:space="preserve"> </w:t>
        </w:r>
      </w:ins>
      <w:ins w:id="6885" w:author="PR Preview" w:date="2026-01-01T00:00:00Z">
        <w:r>
          <w:t xml:space="preserve">were chosen</w:t>
        </w:r>
      </w:ins>
      <w:ins w:id="6886" w:author="PR Preview" w:date="2026-01-01T00:00:00Z">
        <w:r>
          <w:t xml:space="preserve"> </w:t>
        </w:r>
      </w:ins>
      <w:ins w:id="6887" w:author="PR Preview" w:date="2026-01-01T00:00:00Z">
        <w:r>
          <w:rPr>
            <w:i/>
            <w:iCs/>
          </w:rPr>
          <w:t xml:space="preserve">because</w:t>
        </w:r>
      </w:ins>
      <w:ins w:id="6888" w:author="PR Preview" w:date="2026-01-01T00:00:00Z">
        <w:r>
          <w:t xml:space="preserve"> </w:t>
        </w:r>
      </w:ins>
      <w:ins w:id="6889" w:author="PR Preview" w:date="2026-01-01T00:00:00Z">
        <w:r>
          <w:t xml:space="preserve">they happen to correlate with</w:t>
        </w:r>
      </w:ins>
      <w:ins w:id="6890" w:author="PR Preview" w:date="2026-01-01T00:00:00Z">
        <w:r>
          <w:t xml:space="preserve"> </w:t>
        </w:r>
      </w:ins>
      <m:oMath>
        <m:r>
          <m:t>Y</m:t>
        </m:r>
      </m:oMath>
      <w:ins w:id="6891" w:author="PR Preview" w:date="2026-01-01T00:00:00Z">
        <w:r>
          <w:t xml:space="preserve"> </w:t>
        </w:r>
      </w:ins>
      <w:ins w:id="6892" w:author="PR Preview" w:date="2026-01-01T00:00:00Z">
        <w:r>
          <w:t xml:space="preserve">in the very observations that later serve as held-out folds.</w:t>
        </w:r>
      </w:ins>
      <w:ins w:id="6893" w:author="PR Preview" w:date="2026-01-01T00:00:00Z">
        <w:r>
          <w:t xml:space="preserve"> </w:t>
        </w:r>
      </w:ins>
      <w:ins w:id="6894" w:author="PR Preview" w:date="2026-01-01T00:00:00Z">
        <w:r>
          <w:t xml:space="preserve">Those observations were not held out from the whole fitting procedure,</w:t>
        </w:r>
      </w:ins>
      <w:ins w:id="6895" w:author="PR Preview" w:date="2026-01-01T00:00:00Z">
        <w:r>
          <w:t xml:space="preserve"> </w:t>
        </w:r>
      </w:ins>
      <w:ins w:id="6896" w:author="PR Preview" w:date="2026-01-01T00:00:00Z">
        <w:r>
          <w:t xml:space="preserve">so the independence that</w:t>
        </w:r>
      </w:ins>
      <w:ins w:id="6897" w:author="PR Preview" w:date="2026-01-01T00:00:00Z">
        <w:r>
          <w:t xml:space="preserve"> </w:t>
        </w:r>
      </w:ins>
      <w:hyperlink w:anchor="thm-held-out-unbiased">
        <w:ins w:id="6898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6899" w:author="PR Preview" w:date="2026-01-01T00:00:00Z">
        <w:r>
          <w:t xml:space="preserve"> </w:t>
        </w:r>
      </w:ins>
      <w:ins w:id="6900" w:author="PR Preview" w:date="2026-01-01T00:00:00Z">
        <w:r>
          <w:t xml:space="preserve">needs fails.</w:t>
        </w:r>
      </w:ins>
    </w:p>
    <w:bookmarkEnd w:id="324"/>
    <w:bookmarkStart w:id="325" w:name="rem-cv-every-step"/>
    <w:p>
      <w:pPr>
        <w:pStyle w:val="BodyText"/>
      </w:pPr>
      <w:r>
        <w:rPr>
          <w:i/>
          <w:iCs/>
        </w:rPr>
        <w:t xml:space="preserve">Remark 38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3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3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25"/>
    <w:bookmarkEnd w:id="326"/>
    <w:bookmarkStart w:id="328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Start w:id="327" w:name="online-references"/>
    <w:p>
      <w:pPr>
        <w:pStyle w:val="Heading3"/>
      </w:pPr>
      <w:r>
        <w:t xml:space="preserve">10.1 Online references</w:t>
      </w:r>
    </w:p>
    <w:p>
      <w:pPr>
        <w:numPr>
          <w:ilvl w:val="0"/>
          <w:numId w:val="1024"/>
        </w:numPr>
      </w:pPr>
      <w:r>
        <w:t xml:space="preserve">Wikipedia contributors (2026b)</w:t>
      </w:r>
      <w:r>
        <w:t xml:space="preserve"> </w:t>
      </w:r>
      <w:r>
        <w:t xml:space="preserve">—</w:t>
      </w:r>
      <w:r>
        <w:t xml:space="preserve"> </w:t>
      </w:r>
      <m:oMath>
        <m:r>
          <m:t>k</m:t>
        </m:r>
      </m:oMath>
      <w:r>
        <w:t xml:space="preserve">-fold, leave-one-out and other schemes</w:t>
      </w:r>
    </w:p>
    <w:p>
      <w:pPr>
        <w:numPr>
          <w:ilvl w:val="0"/>
          <w:numId w:val="1024"/>
        </w:numPr>
      </w:pPr>
      <w:r>
        <w:t xml:space="preserve">Wikipedia contributors (2026i)</w:t>
      </w:r>
      <w:r>
        <w:t xml:space="preserve"> </w:t>
      </w:r>
      <w:r>
        <w:t xml:space="preserve">— what each of the three sets is for</w:t>
      </w:r>
    </w:p>
    <w:p>
      <w:pPr>
        <w:numPr>
          <w:ilvl w:val="0"/>
          <w:numId w:val="1024"/>
        </w:numPr>
      </w:pPr>
      <w:r>
        <w:t xml:space="preserve">Wikipedia contributors (2026a)</w:t>
      </w:r>
      <w:r>
        <w:t xml:space="preserve"> </w:t>
      </w:r>
      <w:r>
        <w:t xml:space="preserve">— the decomposition of the expected squared error</w:t>
      </w:r>
    </w:p>
    <w:p>
      <w:pPr>
        <w:numPr>
          <w:ilvl w:val="0"/>
          <w:numId w:val="1024"/>
        </w:numPr>
      </w:pPr>
      <w:r>
        <w:t xml:space="preserve">Wikipedia contributors (2026g)</w:t>
      </w:r>
      <w:r>
        <w:t xml:space="preserve"> </w:t>
      </w:r>
      <w:r>
        <w:t xml:space="preserve">— overfitting and underfitting, with examples</w:t>
      </w:r>
    </w:p>
    <w:p>
      <w:pPr>
        <w:numPr>
          <w:ilvl w:val="0"/>
          <w:numId w:val="1024"/>
        </w:numPr>
      </w:pPr>
      <w:r>
        <w:t xml:space="preserve">Wikipedia contributors (2026f)</w:t>
      </w:r>
      <w:r>
        <w:t xml:space="preserve"> </w:t>
      </w:r>
      <w:r>
        <w:t xml:space="preserve">— the task and the main criteria</w:t>
      </w:r>
    </w:p>
    <w:p>
      <w:pPr>
        <w:numPr>
          <w:ilvl w:val="0"/>
          <w:numId w:val="1024"/>
        </w:numPr>
      </w:pPr>
      <w:r>
        <w:t xml:space="preserve">Wikipedia contributors (2026c)</w:t>
      </w:r>
      <w:r>
        <w:t xml:space="preserve"> </w:t>
      </w:r>
      <w:r>
        <w:t xml:space="preserve">— generalization error and how to estimate it</w:t>
      </w:r>
    </w:p>
    <w:p>
      <w:pPr>
        <w:numPr>
          <w:ilvl w:val="0"/>
          <w:numId w:val="1024"/>
        </w:numPr>
      </w:pPr>
      <w:r>
        <w:t xml:space="preserve">Wikipedia contributors (2026d)</w:t>
      </w:r>
      <w:r>
        <w:t xml:space="preserve"> </w:t>
      </w:r>
      <w:r>
        <w:t xml:space="preserve">— the Wikipedia article on hyperparameter (machine learning)</w:t>
      </w:r>
    </w:p>
    <w:p>
      <w:pPr>
        <w:numPr>
          <w:ilvl w:val="0"/>
          <w:numId w:val="1024"/>
        </w:numPr>
      </w:pPr>
      <w:r>
        <w:t xml:space="preserve">Wikipedia contributors (2026e)</w:t>
      </w:r>
      <w:r>
        <w:t xml:space="preserve"> </w:t>
      </w:r>
      <w:r>
        <w:t xml:space="preserve">— the Wikipedia article on leverage (statistics)</w:t>
      </w:r>
    </w:p>
    <w:p>
      <w:pPr>
        <w:numPr>
          <w:ilvl w:val="0"/>
          <w:numId w:val="1024"/>
        </w:numPr>
      </w:pPr>
      <w:r>
        <w:t xml:space="preserve">Wikipedia contributors (2026h)</w:t>
      </w:r>
      <w:r>
        <w:t xml:space="preserve"> </w:t>
      </w:r>
      <w:r>
        <w:t xml:space="preserve">— the Wikipedia article on random seed</w:t>
      </w:r>
    </w:p>
    <w:bookmarkEnd w:id="327"/>
    <w:bookmarkEnd w:id="328"/>
    <w:bookmarkStart w:id="354" w:name="references"/>
    <w:p>
      <w:pPr>
        <w:pStyle w:val="Heading2"/>
      </w:pPr>
      <w:r>
        <w:t xml:space="preserve">References</w:t>
      </w:r>
    </w:p>
    <w:bookmarkStart w:id="353" w:name="refs"/>
    <w:bookmarkStart w:id="330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329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330"/>
    <w:bookmarkStart w:id="33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33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332"/>
    <w:bookmarkStart w:id="334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333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334"/>
    <w:bookmarkStart w:id="336" w:name="ref-wikipedia_bias_variance_tradeoff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Bias–Variance Tradeoff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35">
        <w:r>
          <w:rPr>
            <w:rStyle w:val="Hyperlink"/>
          </w:rPr>
          <w:t xml:space="preserve">https://en.wikipedia.org/wiki/Bias%E2%80%93variance_tradeoff</w:t>
        </w:r>
      </w:hyperlink>
      <w:r>
        <w:t xml:space="preserve">.</w:t>
      </w:r>
    </w:p>
    <w:bookmarkEnd w:id="336"/>
    <w:bookmarkStart w:id="338" w:name="X69e5f5a2cf8346a34db43eb05bbd9ce9d7949e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Cross-Validation (Statistics)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37">
        <w:r>
          <w:rPr>
            <w:rStyle w:val="Hyperlink"/>
          </w:rPr>
          <w:t xml:space="preserve">https://en.wikipedia.org/wiki/Cross-validation_%28statistics%29</w:t>
        </w:r>
      </w:hyperlink>
      <w:r>
        <w:t xml:space="preserve">.</w:t>
      </w:r>
    </w:p>
    <w:bookmarkEnd w:id="338"/>
    <w:bookmarkStart w:id="340" w:name="ref-wikipedia_generalization_error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Generalization Error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39">
        <w:r>
          <w:rPr>
            <w:rStyle w:val="Hyperlink"/>
          </w:rPr>
          <w:t xml:space="preserve">https://en.wikipedia.org/wiki/Generalization_error</w:t>
        </w:r>
      </w:hyperlink>
      <w:r>
        <w:t xml:space="preserve">.</w:t>
      </w:r>
    </w:p>
    <w:bookmarkEnd w:id="340"/>
    <w:bookmarkStart w:id="342" w:name="Xf37f146c051effb839e1c8a6474af7649839077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Hyperparameter (Machine Learning)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41">
        <w:r>
          <w:rPr>
            <w:rStyle w:val="Hyperlink"/>
          </w:rPr>
          <w:t xml:space="preserve">https://en.wikipedia.org/wiki/Hyperparameter_%28machine_learning%29</w:t>
        </w:r>
      </w:hyperlink>
      <w:r>
        <w:t xml:space="preserve">.</w:t>
      </w:r>
    </w:p>
    <w:bookmarkEnd w:id="342"/>
    <w:bookmarkStart w:id="344" w:name="ref-wikipedia_leverage_statistics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Leverage (Statistics)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https://en.wikipedia.org/wiki/Leverage_%28statistics%29</w:t>
        </w:r>
      </w:hyperlink>
      <w:r>
        <w:t xml:space="preserve">.</w:t>
      </w:r>
    </w:p>
    <w:bookmarkEnd w:id="344"/>
    <w:bookmarkStart w:id="346" w:name="ref-wikipedia_model_selec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Model Selection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45">
        <w:r>
          <w:rPr>
            <w:rStyle w:val="Hyperlink"/>
          </w:rPr>
          <w:t xml:space="preserve">https://en.wikipedia.org/wiki/Model_selection</w:t>
        </w:r>
      </w:hyperlink>
      <w:r>
        <w:t xml:space="preserve">.</w:t>
      </w:r>
    </w:p>
    <w:bookmarkEnd w:id="346"/>
    <w:bookmarkStart w:id="348" w:name="ref-wikipedia_overfitting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Overfitting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47">
        <w:r>
          <w:rPr>
            <w:rStyle w:val="Hyperlink"/>
          </w:rPr>
          <w:t xml:space="preserve">https://en.wikipedia.org/wiki/Overfitting</w:t>
        </w:r>
      </w:hyperlink>
      <w:r>
        <w:t xml:space="preserve">.</w:t>
      </w:r>
    </w:p>
    <w:bookmarkEnd w:id="348"/>
    <w:bookmarkStart w:id="350" w:name="ref-wikipedia_random_seed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Random Seed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49">
        <w:r>
          <w:rPr>
            <w:rStyle w:val="Hyperlink"/>
          </w:rPr>
          <w:t xml:space="preserve">https://en.wikipedia.org/wiki/Random_seed</w:t>
        </w:r>
      </w:hyperlink>
      <w:r>
        <w:t xml:space="preserve">.</w:t>
      </w:r>
    </w:p>
    <w:bookmarkEnd w:id="350"/>
    <w:bookmarkStart w:id="352" w:name="X872eeefb896459ed139f713ed99a788fac27b0f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Training, Validation, and Test Data Sets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https://en.wikipedia.org/wiki/Training,_validation,_and_test_data_sets</w:t>
        </w:r>
      </w:hyperlink>
      <w:r>
        <w:t xml:space="preserve">.</w:t>
      </w:r>
    </w:p>
    <w:bookmarkEnd w:id="352"/>
    <w:bookmarkEnd w:id="353"/>
    <w:bookmarkEnd w:id="3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2" Type="http://schemas.openxmlformats.org/officeDocument/2006/relationships/image" Target="media/rId222.png"/><Relationship Id="rId254" Type="http://schemas.openxmlformats.org/officeDocument/2006/relationships/image" Target="media/rId254.png"/><Relationship Id="rId315" Type="http://schemas.openxmlformats.org/officeDocument/2006/relationships/image" Target="media/rId315.png"/><Relationship Id="rId172" Type="http://schemas.openxmlformats.org/officeDocument/2006/relationships/image" Target="media/rId172.png"/><Relationship Id="rId204" Type="http://schemas.openxmlformats.org/officeDocument/2006/relationships/image" Target="media/rId204.png"/><Relationship Id="rId208" Type="http://schemas.openxmlformats.org/officeDocument/2006/relationships/image" Target="media/rId208.png"/><Relationship Id="rId212" Type="http://schemas.openxmlformats.org/officeDocument/2006/relationships/image" Target="media/rId212.png"/><Relationship Id="rId216" Type="http://schemas.openxmlformats.org/officeDocument/2006/relationships/image" Target="media/rId216.png"/><Relationship Id="rId31" Type="http://schemas.openxmlformats.org/officeDocument/2006/relationships/hyperlink" Target="correlation-regression.qmd#def-normal-equations" TargetMode="External"/><Relationship Id="rId279" Type="http://schemas.openxmlformats.org/officeDocument/2006/relationships/hyperlink" Target="correlation-regression.qmd#def-ols" TargetMode="External"/><Relationship Id="rId27" Type="http://schemas.openxmlformats.org/officeDocument/2006/relationships/hyperlink" Target="correlation-regression.qmd#def-rss" TargetMode="External"/><Relationship Id="rId270" Type="http://schemas.openxmlformats.org/officeDocument/2006/relationships/hyperlink" Target="correlation-regression.qmd#def-slr-covariate-vector" TargetMode="External"/><Relationship Id="rId282" Type="http://schemas.openxmlformats.org/officeDocument/2006/relationships/hyperlink" Target="correlation-regression.qmd#thm-ols-slr-vector" TargetMode="External"/><Relationship Id="rId307" Type="http://schemas.openxmlformats.org/officeDocument/2006/relationships/hyperlink" Target="estimation.qmd#def-SE" TargetMode="External"/><Relationship Id="rId146" Type="http://schemas.openxmlformats.org/officeDocument/2006/relationships/hyperlink" Target="estimation.qmd#def-bias" TargetMode="External"/><Relationship Id="rId147" Type="http://schemas.openxmlformats.org/officeDocument/2006/relationships/hyperlink" Target="estimation.qmd#def-estimate" TargetMode="External"/><Relationship Id="rId132" Type="http://schemas.openxmlformats.org/officeDocument/2006/relationships/hyperlink" Target="estimation.qmd#def-estimation-error" TargetMode="External"/><Relationship Id="rId133" Type="http://schemas.openxmlformats.org/officeDocument/2006/relationships/hyperlink" Target="estimation.qmd#def-estimator" TargetMode="External"/><Relationship Id="rId121" Type="http://schemas.openxmlformats.org/officeDocument/2006/relationships/hyperlink" Target="estimation.qmd#def-mse" TargetMode="External"/><Relationship Id="rId145" Type="http://schemas.openxmlformats.org/officeDocument/2006/relationships/hyperlink" Target="exploratory-descriptive.qmd#def-population" TargetMode="External"/><Relationship Id="rId144" Type="http://schemas.openxmlformats.org/officeDocument/2006/relationships/hyperlink" Target="exploratory-descriptive.qmd#def-population-distribution" TargetMode="External"/><Relationship Id="rId303" Type="http://schemas.openxmlformats.org/officeDocument/2006/relationships/hyperlink" Target="exploratory-descriptive.qmd#def-sample-sd" TargetMode="External"/><Relationship Id="rId36" Type="http://schemas.openxmlformats.org/officeDocument/2006/relationships/hyperlink" Target="exploratory-descriptive.qmd#def-standardization" TargetMode="External"/><Relationship Id="rId329" Type="http://schemas.openxmlformats.org/officeDocument/2006/relationships/hyperlink" Target="https://doi.org/10.1007/978-0-387-84858-7" TargetMode="External"/><Relationship Id="rId331" Type="http://schemas.openxmlformats.org/officeDocument/2006/relationships/hyperlink" Target="https://doi.org/10.1007/978-1-0716-1418-1" TargetMode="External"/><Relationship Id="rId335" Type="http://schemas.openxmlformats.org/officeDocument/2006/relationships/hyperlink" Target="https://en.wikipedia.org/wiki/Bias%E2%80%93variance_tradeoff" TargetMode="External"/><Relationship Id="rId337" Type="http://schemas.openxmlformats.org/officeDocument/2006/relationships/hyperlink" Target="https://en.wikipedia.org/wiki/Cross-validation_%28statistics%29" TargetMode="External"/><Relationship Id="rId339" Type="http://schemas.openxmlformats.org/officeDocument/2006/relationships/hyperlink" Target="https://en.wikipedia.org/wiki/Generalization_error" TargetMode="External"/><Relationship Id="rId341" Type="http://schemas.openxmlformats.org/officeDocument/2006/relationships/hyperlink" Target="https://en.wikipedia.org/wiki/Hyperparameter_%28machine_learning%29" TargetMode="External"/><Relationship Id="rId343" Type="http://schemas.openxmlformats.org/officeDocument/2006/relationships/hyperlink" Target="https://en.wikipedia.org/wiki/Leverage_%28statistics%29" TargetMode="External"/><Relationship Id="rId345" Type="http://schemas.openxmlformats.org/officeDocument/2006/relationships/hyperlink" Target="https://en.wikipedia.org/wiki/Model_selection" TargetMode="External"/><Relationship Id="rId347" Type="http://schemas.openxmlformats.org/officeDocument/2006/relationships/hyperlink" Target="https://en.wikipedia.org/wiki/Overfitting" TargetMode="External"/><Relationship Id="rId349" Type="http://schemas.openxmlformats.org/officeDocument/2006/relationships/hyperlink" Target="https://en.wikipedia.org/wiki/Random_seed" TargetMode="External"/><Relationship Id="rId351" Type="http://schemas.openxmlformats.org/officeDocument/2006/relationships/hyperlink" Target="https://en.wikipedia.org/wiki/Training,_validation,_and_test_data_sets" TargetMode="External"/><Relationship Id="rId200" Type="http://schemas.openxmlformats.org/officeDocument/2006/relationships/hyperlink" Target="https://morrison-lab.github.io/lds/chapters/big-ideas.html#def-test-set" TargetMode="External"/><Relationship Id="rId198" Type="http://schemas.openxmlformats.org/officeDocument/2006/relationships/hyperlink" Target="https://morrison-lab.github.io/lds/chapters/big-ideas.html#def-training-set" TargetMode="External"/><Relationship Id="rId199" Type="http://schemas.openxmlformats.org/officeDocument/2006/relationships/hyperlink" Target="https://morrison-lab.github.io/lds/chapters/big-ideas.html#def-validation-set" TargetMode="External"/><Relationship Id="rId40" Type="http://schemas.openxmlformats.org/officeDocument/2006/relationships/hyperlink" Target="https://morrison-lab.github.io/mds/functions.html#def-function" TargetMode="External"/><Relationship Id="rId63" Type="http://schemas.openxmlformats.org/officeDocument/2006/relationships/hyperlink" Target="https://morrison-lab.github.io/pds/expectation.html#def-cond-expectation" TargetMode="External"/><Relationship Id="rId60" Type="http://schemas.openxmlformats.org/officeDocument/2006/relationships/hyperlink" Target="https://morrison-lab.github.io/pds/expectation.html#def-expectation" TargetMode="External"/><Relationship Id="rId66" Type="http://schemas.openxmlformats.org/officeDocument/2006/relationships/hyperlink" Target="https://morrison-lab.github.io/pds/expectation.html#def-loss-function" TargetMode="External"/><Relationship Id="rId52" Type="http://schemas.openxmlformats.org/officeDocument/2006/relationships/hyperlink" Target="https://morrison-lab.github.io/pds/expectation.html#def-new-observation" TargetMode="External"/><Relationship Id="rId53" Type="http://schemas.openxmlformats.org/officeDocument/2006/relationships/hyperlink" Target="https://morrison-lab.github.io/pds/expectation.html#def-prediction" TargetMode="External"/><Relationship Id="rId158" Type="http://schemas.openxmlformats.org/officeDocument/2006/relationships/hyperlink" Target="https://morrison-lab.github.io/pds/expectation.html#def-risk" TargetMode="External"/><Relationship Id="rId125" Type="http://schemas.openxmlformats.org/officeDocument/2006/relationships/hyperlink" Target="https://morrison-lab.github.io/pds/expectation.html#thm-lie" TargetMode="External"/><Relationship Id="rId141" Type="http://schemas.openxmlformats.org/officeDocument/2006/relationships/hyperlink" Target="https://morrison-lab.github.io/pds/expectation.html#thm-linearity-expectation" TargetMode="External"/><Relationship Id="rId51" Type="http://schemas.openxmlformats.org/officeDocument/2006/relationships/hyperlink" Target="https://morrison-lab.github.io/pds/independence.html#def-indpt" TargetMode="External"/><Relationship Id="rId6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morrison-lab.github.io/pds/random-variables.html#def-cdf" TargetMode="External"/><Relationship Id="rId97" Type="http://schemas.openxmlformats.org/officeDocument/2006/relationships/hyperlink" Target="https://morrison-lab.github.io/pds/random-variables.html#def-normal" TargetMode="External"/><Relationship Id="rId56" Type="http://schemas.openxmlformats.org/officeDocument/2006/relationships/hyperlink" Target="https://morrison-lab.github.io/pds/variance-covariance.html#def-deviation-pop-mean" TargetMode="External"/><Relationship Id="rId139" Type="http://schemas.openxmlformats.org/officeDocument/2006/relationships/hyperlink" Target="https://morrison-lab.github.io/pds/variance-covariance.html#def-variance" TargetMode="External"/><Relationship Id="rId142" Type="http://schemas.openxmlformats.org/officeDocument/2006/relationships/hyperlink" Target="https://morrison-lab.github.io/pds/variance-covariance.html#thm-variance" TargetMode="External"/><Relationship Id="rId333" Type="http://schemas.openxmlformats.org/officeDocument/2006/relationships/hyperlink" Target="https://www.gastonsanchez.com/matrix4sl/" TargetMode="External"/><Relationship Id="rId274" Type="http://schemas.openxmlformats.org/officeDocument/2006/relationships/hyperlink" Target="https://www.gastonsanchez.com/matrix4sl/cross-products.html#cross-products" TargetMode="External"/><Relationship Id="rId284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69" Type="http://schemas.openxmlformats.org/officeDocument/2006/relationships/hyperlink" Target="prediction.qmd#def-prediction-error" TargetMode="External"/><Relationship Id="rId77" Type="http://schemas.openxmlformats.org/officeDocument/2006/relationships/hyperlink" Target="prediction.qmd#def-prediction-mse" TargetMode="External"/></Relationships>
</file>

<file path=word/_rels/footnotes.xml.rels><?xml version='1.0' encoding='UTF-8' standalone='yes'?>
<Relationships xmlns="http://schemas.openxmlformats.org/package/2006/relationships"><Relationship Id="rId31" Type="http://schemas.openxmlformats.org/officeDocument/2006/relationships/hyperlink" Target="correlation-regression.qmd#def-normal-equations" TargetMode="External"/><Relationship Id="rId279" Type="http://schemas.openxmlformats.org/officeDocument/2006/relationships/hyperlink" Target="correlation-regression.qmd#def-ols" TargetMode="External"/><Relationship Id="rId27" Type="http://schemas.openxmlformats.org/officeDocument/2006/relationships/hyperlink" Target="correlation-regression.qmd#def-rss" TargetMode="External"/><Relationship Id="rId270" Type="http://schemas.openxmlformats.org/officeDocument/2006/relationships/hyperlink" Target="correlation-regression.qmd#def-slr-covariate-vector" TargetMode="External"/><Relationship Id="rId282" Type="http://schemas.openxmlformats.org/officeDocument/2006/relationships/hyperlink" Target="correlation-regression.qmd#thm-ols-slr-vector" TargetMode="External"/><Relationship Id="rId307" Type="http://schemas.openxmlformats.org/officeDocument/2006/relationships/hyperlink" Target="estimation.qmd#def-SE" TargetMode="External"/><Relationship Id="rId146" Type="http://schemas.openxmlformats.org/officeDocument/2006/relationships/hyperlink" Target="estimation.qmd#def-bias" TargetMode="External"/><Relationship Id="rId147" Type="http://schemas.openxmlformats.org/officeDocument/2006/relationships/hyperlink" Target="estimation.qmd#def-estimate" TargetMode="External"/><Relationship Id="rId132" Type="http://schemas.openxmlformats.org/officeDocument/2006/relationships/hyperlink" Target="estimation.qmd#def-estimation-error" TargetMode="External"/><Relationship Id="rId133" Type="http://schemas.openxmlformats.org/officeDocument/2006/relationships/hyperlink" Target="estimation.qmd#def-estimator" TargetMode="External"/><Relationship Id="rId121" Type="http://schemas.openxmlformats.org/officeDocument/2006/relationships/hyperlink" Target="estimation.qmd#def-mse" TargetMode="External"/><Relationship Id="rId145" Type="http://schemas.openxmlformats.org/officeDocument/2006/relationships/hyperlink" Target="exploratory-descriptive.qmd#def-population" TargetMode="External"/><Relationship Id="rId144" Type="http://schemas.openxmlformats.org/officeDocument/2006/relationships/hyperlink" Target="exploratory-descriptive.qmd#def-population-distribution" TargetMode="External"/><Relationship Id="rId303" Type="http://schemas.openxmlformats.org/officeDocument/2006/relationships/hyperlink" Target="exploratory-descriptive.qmd#def-sample-sd" TargetMode="External"/><Relationship Id="rId36" Type="http://schemas.openxmlformats.org/officeDocument/2006/relationships/hyperlink" Target="exploratory-descriptive.qmd#def-standardization" TargetMode="External"/><Relationship Id="rId329" Type="http://schemas.openxmlformats.org/officeDocument/2006/relationships/hyperlink" Target="https://doi.org/10.1007/978-0-387-84858-7" TargetMode="External"/><Relationship Id="rId331" Type="http://schemas.openxmlformats.org/officeDocument/2006/relationships/hyperlink" Target="https://doi.org/10.1007/978-1-0716-1418-1" TargetMode="External"/><Relationship Id="rId335" Type="http://schemas.openxmlformats.org/officeDocument/2006/relationships/hyperlink" Target="https://en.wikipedia.org/wiki/Bias%E2%80%93variance_tradeoff" TargetMode="External"/><Relationship Id="rId337" Type="http://schemas.openxmlformats.org/officeDocument/2006/relationships/hyperlink" Target="https://en.wikipedia.org/wiki/Cross-validation_%28statistics%29" TargetMode="External"/><Relationship Id="rId339" Type="http://schemas.openxmlformats.org/officeDocument/2006/relationships/hyperlink" Target="https://en.wikipedia.org/wiki/Generalization_error" TargetMode="External"/><Relationship Id="rId341" Type="http://schemas.openxmlformats.org/officeDocument/2006/relationships/hyperlink" Target="https://en.wikipedia.org/wiki/Hyperparameter_%28machine_learning%29" TargetMode="External"/><Relationship Id="rId343" Type="http://schemas.openxmlformats.org/officeDocument/2006/relationships/hyperlink" Target="https://en.wikipedia.org/wiki/Leverage_%28statistics%29" TargetMode="External"/><Relationship Id="rId345" Type="http://schemas.openxmlformats.org/officeDocument/2006/relationships/hyperlink" Target="https://en.wikipedia.org/wiki/Model_selection" TargetMode="External"/><Relationship Id="rId347" Type="http://schemas.openxmlformats.org/officeDocument/2006/relationships/hyperlink" Target="https://en.wikipedia.org/wiki/Overfitting" TargetMode="External"/><Relationship Id="rId349" Type="http://schemas.openxmlformats.org/officeDocument/2006/relationships/hyperlink" Target="https://en.wikipedia.org/wiki/Random_seed" TargetMode="External"/><Relationship Id="rId351" Type="http://schemas.openxmlformats.org/officeDocument/2006/relationships/hyperlink" Target="https://en.wikipedia.org/wiki/Training,_validation,_and_test_data_sets" TargetMode="External"/><Relationship Id="rId200" Type="http://schemas.openxmlformats.org/officeDocument/2006/relationships/hyperlink" Target="https://morrison-lab.github.io/lds/chapters/big-ideas.html#def-test-set" TargetMode="External"/><Relationship Id="rId198" Type="http://schemas.openxmlformats.org/officeDocument/2006/relationships/hyperlink" Target="https://morrison-lab.github.io/lds/chapters/big-ideas.html#def-training-set" TargetMode="External"/><Relationship Id="rId199" Type="http://schemas.openxmlformats.org/officeDocument/2006/relationships/hyperlink" Target="https://morrison-lab.github.io/lds/chapters/big-ideas.html#def-validation-set" TargetMode="External"/><Relationship Id="rId40" Type="http://schemas.openxmlformats.org/officeDocument/2006/relationships/hyperlink" Target="https://morrison-lab.github.io/mds/functions.html#def-function" TargetMode="External"/><Relationship Id="rId63" Type="http://schemas.openxmlformats.org/officeDocument/2006/relationships/hyperlink" Target="https://morrison-lab.github.io/pds/expectation.html#def-cond-expectation" TargetMode="External"/><Relationship Id="rId60" Type="http://schemas.openxmlformats.org/officeDocument/2006/relationships/hyperlink" Target="https://morrison-lab.github.io/pds/expectation.html#def-expectation" TargetMode="External"/><Relationship Id="rId66" Type="http://schemas.openxmlformats.org/officeDocument/2006/relationships/hyperlink" Target="https://morrison-lab.github.io/pds/expectation.html#def-loss-function" TargetMode="External"/><Relationship Id="rId52" Type="http://schemas.openxmlformats.org/officeDocument/2006/relationships/hyperlink" Target="https://morrison-lab.github.io/pds/expectation.html#def-new-observation" TargetMode="External"/><Relationship Id="rId53" Type="http://schemas.openxmlformats.org/officeDocument/2006/relationships/hyperlink" Target="https://morrison-lab.github.io/pds/expectation.html#def-prediction" TargetMode="External"/><Relationship Id="rId158" Type="http://schemas.openxmlformats.org/officeDocument/2006/relationships/hyperlink" Target="https://morrison-lab.github.io/pds/expectation.html#def-risk" TargetMode="External"/><Relationship Id="rId125" Type="http://schemas.openxmlformats.org/officeDocument/2006/relationships/hyperlink" Target="https://morrison-lab.github.io/pds/expectation.html#thm-lie" TargetMode="External"/><Relationship Id="rId141" Type="http://schemas.openxmlformats.org/officeDocument/2006/relationships/hyperlink" Target="https://morrison-lab.github.io/pds/expectation.html#thm-linearity-expectation" TargetMode="External"/><Relationship Id="rId51" Type="http://schemas.openxmlformats.org/officeDocument/2006/relationships/hyperlink" Target="https://morrison-lab.github.io/pds/independence.html#def-indpt" TargetMode="External"/><Relationship Id="rId6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morrison-lab.github.io/pds/random-variables.html#def-cdf" TargetMode="External"/><Relationship Id="rId97" Type="http://schemas.openxmlformats.org/officeDocument/2006/relationships/hyperlink" Target="https://morrison-lab.github.io/pds/random-variables.html#def-normal" TargetMode="External"/><Relationship Id="rId56" Type="http://schemas.openxmlformats.org/officeDocument/2006/relationships/hyperlink" Target="https://morrison-lab.github.io/pds/variance-covariance.html#def-deviation-pop-mean" TargetMode="External"/><Relationship Id="rId139" Type="http://schemas.openxmlformats.org/officeDocument/2006/relationships/hyperlink" Target="https://morrison-lab.github.io/pds/variance-covariance.html#def-variance" TargetMode="External"/><Relationship Id="rId142" Type="http://schemas.openxmlformats.org/officeDocument/2006/relationships/hyperlink" Target="https://morrison-lab.github.io/pds/variance-covariance.html#thm-variance" TargetMode="External"/><Relationship Id="rId333" Type="http://schemas.openxmlformats.org/officeDocument/2006/relationships/hyperlink" Target="https://www.gastonsanchez.com/matrix4sl/" TargetMode="External"/><Relationship Id="rId274" Type="http://schemas.openxmlformats.org/officeDocument/2006/relationships/hyperlink" Target="https://www.gastonsanchez.com/matrix4sl/cross-products.html#cross-products" TargetMode="External"/><Relationship Id="rId284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69" Type="http://schemas.openxmlformats.org/officeDocument/2006/relationships/hyperlink" Target="prediction.qmd#def-prediction-error" TargetMode="External"/><Relationship Id="rId77" Type="http://schemas.openxmlformats.org/officeDocument/2006/relationships/hyperlink" Target="prediction.qmd#def-prediction-m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2026-10-18T08:08:00Z</dcterms:created>
  <dcterms:modified xsi:type="dcterms:W3CDTF">2026-10-18T08:08:00Z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00:45:49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