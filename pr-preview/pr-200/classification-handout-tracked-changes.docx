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(Classification)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classification problem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statistical problem in which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seek to assign each observation to one of two or more discrete categories (</w:delText>
        </w:r>
      </w:del>
      <w:del w:id="12" w:author="PR Preview" w:date="2026-01-01T00:00:00Z">
        <w:r>
          <w:rPr>
            <w:b/>
            <w:bCs/>
          </w:rPr>
          <w:delText xml:space="preserve">classes</w:delText>
        </w:r>
      </w:del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based on its observed features or predictors</w:delText>
        </w:r>
      </w:del>
      <w:del w:id="16" w:author="PR Preview" w:date="2026-01-01T00:00:00Z">
        <w:r>
          <w:delText xml:space="preserve"> </w:delText>
        </w:r>
      </w:del>
      <m:oMath>
        <m:r>
          <m:t>x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using a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classification rule</w:delText>
        </w:r>
      </w:del>
      <w:del w:id="22" w:author="PR Preview" w:date="2026-01-01T00:00:00Z">
        <w:r>
          <w:delText xml:space="preserve"> </w:delText>
        </w:r>
      </w:del>
      <m:oMath>
        <m:r>
          <m:t>c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that maps features to classes: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Definition 1 (Classification)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classification problem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statistical problem in which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we seek to assign each observation to one of two or more discrete categories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based on its observed features or predictors</w:t>
        </w:r>
      </w:ins>
      <w:ins w:id="36" w:author="PR Preview" w:date="2026-01-01T00:00:00Z">
        <w:r>
          <w:t xml:space="preserve"> </w:t>
        </w:r>
      </w:ins>
      <m:oMath>
        <m:r>
          <m:t>x</m:t>
        </m:r>
      </m:oMath>
      <w:ins w:id="37" w:author="PR Preview" w:date="2026-01-01T00:00:00Z">
        <w:r>
          <w:t xml:space="preserve">.</w:t>
        </w:r>
      </w:ins>
    </w:p>
    <w:bookmarkEnd w:id="11"/>
    <w:bookmarkStart w:id="12" w:name="def-class"/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2 (Class)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discrete categories of a classification problem (</w:t>
        </w:r>
      </w:ins>
      <w:hyperlink w:anchor="def-classification">
        <w:ins w:id="4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2" w:author="PR Preview" w:date="2026-01-01T00:00:00Z">
        <w:r>
          <w:t xml:space="preserve">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are its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classes</w:t>
        </w:r>
      </w:ins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Let</w:t>
        </w:r>
      </w:ins>
      <w:ins w:id="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be a set of</w:t>
        </w:r>
      </w:ins>
      <w:ins w:id="53" w:author="PR Preview" w:date="2026-01-01T00:00:00Z">
        <w:r>
          <w:t xml:space="preserve"> </w:t>
        </w:r>
      </w:ins>
      <m:oMath>
        <m:r>
          <m:t>K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classes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(for example,</w:t>
        </w:r>
      </w:ins>
      <w:ins w:id="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or a set of text labels).</w:t>
        </w:r>
      </w:ins>
    </w:p>
    <w:bookmarkEnd w:id="12"/>
    <w:bookmarkStart w:id="14" w:name="def-classification-rule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3 (Classification rule)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classification rule</w:t>
        </w:r>
      </w:ins>
      <w:ins w:id="67" w:author="PR Preview" w:date="2026-01-01T00:00:00Z">
        <w:r>
          <w:t xml:space="preserve"> </w:t>
        </w:r>
      </w:ins>
      <m:oMath>
        <m:r>
          <m:t>c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maps features to classes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</w:t>
        </w:r>
      </w:ins>
      <w:hyperlink w:anchor="def-class">
        <w:ins w:id="7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3" w:author="PR Preview" w:date="2026-01-01T00:00:00Z">
        <w:r>
          <w:t xml:space="preserve">):</w:t>
        </w:r>
      </w:ins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del w:id="74" w:author="PR Preview" w:date="2026-01-01T00:00:00Z">
        <w:r>
          <w:delText xml:space="preserve">where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is a set of</w:delText>
        </w:r>
      </w:del>
      <w:del w:id="78" w:author="PR Preview" w:date="2026-01-01T00:00:00Z">
        <w:r>
          <w:delText xml:space="preserve"> </w:delText>
        </w:r>
      </w:del>
      <m:oMath>
        <m:r>
          <m:t>K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classes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(for example,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or a set of text labels).</w:delText>
        </w:r>
      </w:del>
    </w:p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1 (A diagnostic test as a classification rule)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 COVID-19 test assigns each person tested to one of</w:delText>
        </w:r>
      </w:del>
      <w:del w:id="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classes,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“has COVID-19”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or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“does not have COVID-19”</w:delText>
        </w:r>
      </w:del>
      <w:del w:id="99" w:author="PR Preview" w:date="2026-01-01T00:00:00Z">
        <w:r>
          <w:delText xml:space="preserve">,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based on a single feature</w:delText>
        </w:r>
      </w:del>
      <w:del w:id="102" w:author="PR Preview" w:date="2026-01-01T00:00:00Z">
        <w:r>
          <w:delText xml:space="preserve"> </w:delText>
        </w:r>
      </w:del>
      <m:oMath>
        <m:r>
          <m:t>x</m:t>
        </m:r>
      </m:oMath>
      <w:del w:id="103" w:author="PR Preview" w:date="2026-01-01T00:00:00Z">
        <w:r>
          <w:delText xml:space="preserve">: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 test’s result,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positive (</w:delText>
        </w:r>
      </w:del>
      <m:oMath>
        <m:r>
          <m:rPr>
            <m:sty m:val="p"/>
          </m:rPr>
          <m:t>+</m:t>
        </m:r>
      </m:oMath>
      <w:del w:id="108" w:author="PR Preview" w:date="2026-01-01T00:00:00Z">
        <w:r>
          <w:delText xml:space="preserve">) or negative (</w:delText>
        </w:r>
      </w:del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del w:id="109" w:author="PR Preview" w:date="2026-01-01T00:00:00Z">
        <w:r>
          <w:delText xml:space="preserve">).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 test is the classification rule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</w:delText>
        </w:r>
      </w:del>
      <w:hyperlink w:anchor="def-classification">
        <w:del w:id="11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" w:author="PR Preview" w:date="2026-01-01T00:00:00Z">
        <w:r>
          <w:delText xml:space="preserve">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that assigns a positive result to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“has COVID-19”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a negative result to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“does not have COVID-19”</w:delText>
        </w:r>
      </w:del>
      <w:del w:id="124" w:author="PR Preview" w:date="2026-01-01T00:00:00Z">
        <w:r>
          <w:delText xml:space="preserve">:</w:delText>
        </w:r>
      </w:del>
    </w:p>
    <w:p>
      <w:pPr>
        <w:pStyle w:val="FirstParagraph"/>
      </w:pPr>
      <w:ins w:id="125" w:author="PR Preview" w:date="2026-01-01T00:00:00Z">
        <w:r>
          <w:rPr>
            <w:b/>
            <w:bCs/>
          </w:rPr>
          <w:t xml:space="preserve">Example 1 (A diagnostic test as a classification rule)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COVID-19 test assigns each person tested to one of</w:t>
        </w:r>
      </w:ins>
      <w:ins w:id="1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classes,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“has COVID-19”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or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“does not have COVID-19”</w:t>
        </w:r>
      </w:ins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based on a single feature</w:t>
        </w:r>
      </w:ins>
      <w:ins w:id="140" w:author="PR Preview" w:date="2026-01-01T00:00:00Z">
        <w:r>
          <w:t xml:space="preserve"> </w:t>
        </w:r>
      </w:ins>
      <m:oMath>
        <m:r>
          <m:t>x</m:t>
        </m:r>
      </m:oMath>
      <w:ins w:id="141" w:author="PR Preview" w:date="2026-01-01T00:00:00Z">
        <w:r>
          <w:t xml:space="preserve">: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test’s result,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positive (</w:t>
        </w:r>
      </w:ins>
      <m:oMath>
        <m:r>
          <m:rPr>
            <m:sty m:val="p"/>
          </m:rPr>
          <m:t>+</m:t>
        </m:r>
      </m:oMath>
      <w:ins w:id="146" w:author="PR Preview" w:date="2026-01-01T00:00:00Z">
        <w:r>
          <w:t xml:space="preserve">) or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147" w:author="PR Preview" w:date="2026-01-01T00:00:00Z">
        <w:r>
          <w:t xml:space="preserve">).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test is the classification rule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(</w:t>
        </w:r>
      </w:ins>
      <w:hyperlink w:anchor="def-classification-rule">
        <w:ins w:id="15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3" w:author="PR Preview" w:date="2026-01-01T00:00:00Z">
        <w:r>
          <w:t xml:space="preserve">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that assigns a positive result to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“has COVID-19”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a negative result to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“does not have COVID-19”</w:t>
        </w:r>
      </w:ins>
      <w:ins w:id="162" w:author="PR Preview" w:date="2026-01-01T00:00:00Z">
        <w:r>
          <w:t xml:space="preserve">:</w:t>
        </w:r>
      </w:ins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Definition 2 (Sensitivity)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rPr>
            <w:b/>
            <w:bCs/>
          </w:rPr>
          <w:delText xml:space="preserve">sensitivity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of a diagnostic test is the probability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that the test is positive (</w:delText>
        </w:r>
      </w:del>
      <m:oMath>
        <m:r>
          <m:rPr>
            <m:sty m:val="p"/>
          </m:rPr>
          <m:t>+</m:t>
        </m:r>
      </m:oMath>
      <w:del w:id="172" w:author="PR Preview" w:date="2026-01-01T00:00:00Z">
        <w:r>
          <w:delText xml:space="preserve">),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given that the person tested has the disease (</w:delText>
        </w:r>
      </w:del>
      <m:oMath>
        <m:r>
          <m:t>D</m:t>
        </m:r>
      </m:oMath>
      <w:del w:id="175" w:author="PR Preview" w:date="2026-01-01T00:00:00Z">
        <w:r>
          <w:delText xml:space="preserve">):</w:delText>
        </w:r>
      </w:del>
    </w:p>
    <w:p>
      <w:pPr>
        <w:pStyle w:val="FirstParagraph"/>
      </w:pPr>
      <w:ins w:id="176" w:author="PR Preview" w:date="2026-01-01T00:00:00Z">
        <w:r>
          <w:rPr>
            <w:b/>
            <w:bCs/>
          </w:rPr>
          <w:t xml:space="preserve">Definition 4 (Sensitivity)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sensitivity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 a diagnostic test is the probability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that the test is positive (</w:t>
        </w:r>
      </w:ins>
      <m:oMath>
        <m:r>
          <m:rPr>
            <m:sty m:val="p"/>
          </m:rPr>
          <m:t>+</m:t>
        </m:r>
      </m:oMath>
      <w:ins w:id="185" w:author="PR Preview" w:date="2026-01-01T00:00:00Z">
        <w:r>
          <w:t xml:space="preserve">),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given that the person tested has the disease (</w:t>
        </w:r>
      </w:ins>
      <m:oMath>
        <m:r>
          <m:t>D</m:t>
        </m:r>
      </m:oMath>
      <w:ins w:id="188" w:author="PR Preview" w:date="2026-01-01T00:00:00Z">
        <w:r>
          <w:t xml:space="preserve">):</w:t>
        </w:r>
      </w:ins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del w:id="189" w:author="PR Preview" w:date="2026-01-01T00:00:00Z">
        <w:r>
          <w:rPr>
            <w:b/>
            <w:bCs/>
          </w:rPr>
          <w:delText xml:space="preserve">Example 2 (Sensitivity of a COVID-19 test)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Suppose a COVID-19 test is positive for 99% of the people who have COVID-19.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Let</w:delText>
        </w:r>
      </w:del>
      <w:del w:id="194" w:author="PR Preview" w:date="2026-01-01T00:00:00Z">
        <w:r>
          <w:delText xml:space="preserve"> </w:delText>
        </w:r>
      </w:del>
      <m:oMath>
        <m:r>
          <m:t>D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be the event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“the person has COVID-19”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 event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“the test is positive”</w:delText>
        </w:r>
      </w:del>
      <w:del w:id="206" w:author="PR Preview" w:date="2026-01-01T00:00:00Z">
        <w:r>
          <w:delText xml:space="preserve">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Then the test’s sensitivity (</w:delText>
        </w:r>
      </w:del>
      <w:hyperlink w:anchor="def-sensitivity">
        <w:del w:id="20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0" w:author="PR Preview" w:date="2026-01-01T00:00:00Z">
        <w:r>
          <w:delText xml:space="preserve">) is:</w:delText>
        </w:r>
      </w:del>
    </w:p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Example 2 (Sensitivity of a COVID-19 test)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Suppose a COVID-19 test is positive for 99% of the people who have COVID-19.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Let</w:t>
        </w:r>
      </w:ins>
      <w:ins w:id="216" w:author="PR Preview" w:date="2026-01-01T00:00:00Z">
        <w:r>
          <w:t xml:space="preserve"> </w:t>
        </w:r>
      </w:ins>
      <m:oMath>
        <m:r>
          <m:t>D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be the event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“the person has COVID-19”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event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“the test is positive”</w:t>
        </w:r>
      </w:ins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Then the test’s sensitivity (</w:t>
        </w:r>
      </w:ins>
      <w:hyperlink w:anchor="def-sensitivity">
        <w:ins w:id="23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32" w:author="PR Preview" w:date="2026-01-01T00:00:00Z">
        <w:r>
          <w:t xml:space="preserve">) is:</w:t>
        </w:r>
      </w:ins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Definition 3 (Specificity)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specificity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 a diagnostic test is the probability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that the test is negative (</w:delText>
        </w:r>
      </w:del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del w:id="242" w:author="PR Preview" w:date="2026-01-01T00:00:00Z">
        <w:r>
          <w:delText xml:space="preserve">),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given that the person tested does not have the disease (</w:delText>
        </w:r>
      </w:del>
      <m:oMath>
        <m:r>
          <m:rPr>
            <m:sty m:val="p"/>
          </m:rPr>
          <m:t>¬</m:t>
        </m:r>
        <m:r>
          <m:t>D</m:t>
        </m:r>
      </m:oMath>
      <w:del w:id="245" w:author="PR Preview" w:date="2026-01-01T00:00:00Z">
        <w:r>
          <w:delText xml:space="preserve">):</w:delText>
        </w:r>
      </w:del>
    </w:p>
    <w:p>
      <w:pPr>
        <w:pStyle w:val="FirstParagraph"/>
      </w:pPr>
      <w:ins w:id="246" w:author="PR Preview" w:date="2026-01-01T00:00:00Z">
        <w:r>
          <w:rPr>
            <w:b/>
            <w:bCs/>
          </w:rPr>
          <w:t xml:space="preserve">Definition 5 (Specificity)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specificity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a diagnostic test is the probability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that the test is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255" w:author="PR Preview" w:date="2026-01-01T00:00:00Z">
        <w:r>
          <w:t xml:space="preserve">),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given that the person tested does not have the disease (</w:t>
        </w:r>
      </w:ins>
      <m:oMath>
        <m:r>
          <m:rPr>
            <m:sty m:val="p"/>
          </m:rPr>
          <m:t>¬</m:t>
        </m:r>
        <m:r>
          <m:t>D</m:t>
        </m:r>
      </m:oMath>
      <w:ins w:id="258" w:author="PR Preview" w:date="2026-01-01T00:00:00Z">
        <w:r>
          <w:t xml:space="preserve">):</w:t>
        </w:r>
      </w:ins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del w:id="259" w:author="PR Preview" w:date="2026-01-01T00:00:00Z">
        <w:r>
          <w:rPr>
            <w:b/>
            <w:bCs/>
          </w:rPr>
          <w:delText xml:space="preserve">Example 3 (Specificity of a COVID-19 test)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Suppose the COVID-19 test of</w:delText>
        </w:r>
      </w:del>
      <w:del w:id="262" w:author="PR Preview" w:date="2026-01-01T00:00:00Z">
        <w:r>
          <w:delText xml:space="preserve"> </w:delText>
        </w:r>
      </w:del>
      <w:hyperlink w:anchor="exm-sensitivity">
        <w:del w:id="263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negative for 99% of the people who do not have COVID-19.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Then its specificity (</w:delText>
        </w:r>
      </w:del>
      <w:hyperlink w:anchor="def-specificity">
        <w:del w:id="26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69" w:author="PR Preview" w:date="2026-01-01T00:00:00Z">
        <w:r>
          <w:delText xml:space="preserve">) is:</w:delText>
        </w:r>
      </w:del>
    </w:p>
    <w:p>
      <w:pPr>
        <w:pStyle w:val="FirstParagraph"/>
      </w:pPr>
      <w:ins w:id="270" w:author="PR Preview" w:date="2026-01-01T00:00:00Z">
        <w:r>
          <w:rPr>
            <w:b/>
            <w:bCs/>
          </w:rPr>
          <w:t xml:space="preserve">Example 3 (Specificity of a COVID-19 test)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Suppose the COVID-19 test of</w:t>
        </w:r>
      </w:ins>
      <w:ins w:id="273" w:author="PR Preview" w:date="2026-01-01T00:00:00Z">
        <w:r>
          <w:t xml:space="preserve"> </w:t>
        </w:r>
      </w:ins>
      <w:hyperlink w:anchor="exm-sensitivity">
        <w:ins w:id="27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is negative for 99% of the people who do not have COVID-19.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Then its specificity (</w:t>
        </w:r>
      </w:ins>
      <w:hyperlink w:anchor="def-specificity">
        <w:ins w:id="27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0" w:author="PR Preview" w:date="2026-01-01T00:00:00Z">
        <w:r>
          <w:t xml:space="preserve">) is:</w:t>
        </w:r>
      </w:ins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del w:id="281" w:author="PR Preview" w:date="2026-01-01T00:00:00Z">
        <w:r>
          <w:rPr>
            <w:b/>
            <w:bCs/>
          </w:rPr>
          <w:delText xml:space="preserve">Definition 4 (Prevalence)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prevalence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 a disease in a population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is the probability that a person drawn from that population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has the disease (</w:delText>
        </w:r>
      </w:del>
      <m:oMath>
        <m:r>
          <m:t>D</m:t>
        </m:r>
      </m:oMath>
      <w:del w:id="292" w:author="PR Preview" w:date="2026-01-01T00:00:00Z">
        <w:r>
          <w:delText xml:space="preserve">):</w:delText>
        </w:r>
      </w:del>
    </w:p>
    <w:p>
      <w:pPr>
        <w:pStyle w:val="FirstParagraph"/>
      </w:pPr>
      <w:ins w:id="293" w:author="PR Preview" w:date="2026-01-01T00:00:00Z">
        <w:r>
          <w:rPr>
            <w:b/>
            <w:bCs/>
          </w:rPr>
          <w:t xml:space="preserve">Definition 6 (Prevalence)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The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prevalence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of a disease in a population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the probability that a person drawn from that population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has the disease (</w:t>
        </w:r>
      </w:ins>
      <m:oMath>
        <m:r>
          <m:t>D</m:t>
        </m:r>
      </m:oMath>
      <w:ins w:id="304" w:author="PR Preview" w:date="2026-01-01T00:00:00Z">
        <w:r>
          <w:t xml:space="preserve">):</w:t>
        </w:r>
      </w:ins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del w:id="305" w:author="PR Preview" w:date="2026-01-01T00:00:00Z">
        <w:r>
          <w:rPr>
            <w:b/>
            <w:bCs/>
          </w:rPr>
          <w:delText xml:space="preserve">Example 4 (Prevalence of COVID-19)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Suppose 7% of the population being tested with the COVID-19 test of</w:delText>
        </w:r>
      </w:del>
      <w:del w:id="308" w:author="PR Preview" w:date="2026-01-01T00:00:00Z">
        <w:r>
          <w:delText xml:space="preserve"> </w:delText>
        </w:r>
      </w:del>
      <w:hyperlink w:anchor="exm-sensitivity">
        <w:del w:id="30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has COVID-19.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Then the prevalence (</w:delText>
        </w:r>
      </w:del>
      <w:hyperlink w:anchor="def-prevalence">
        <w:del w:id="31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15" w:author="PR Preview" w:date="2026-01-01T00:00:00Z">
        <w:r>
          <w:delText xml:space="preserve">) is: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Example 4 (Prevalence of COVID-19)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Suppose 7% of the population being tested with the COVID-19 test of</w:t>
        </w:r>
      </w:ins>
      <w:ins w:id="319" w:author="PR Preview" w:date="2026-01-01T00:00:00Z">
        <w:r>
          <w:t xml:space="preserve"> </w:t>
        </w:r>
      </w:ins>
      <w:hyperlink w:anchor="exm-sensitivity">
        <w:ins w:id="32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has COVID-19.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Then the prevalence (</w:t>
        </w:r>
      </w:ins>
      <w:hyperlink w:anchor="def-prevalence">
        <w:ins w:id="32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26" w:author="PR Preview" w:date="2026-01-01T00:00:00Z">
        <w:r>
          <w:t xml:space="preserve">) is:</w:t>
        </w:r>
      </w:ins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del w:id="327" w:author="PR Preview" w:date="2026-01-01T00:00:00Z">
        <w:r>
          <w:rPr>
            <w:b/>
            <w:bCs/>
          </w:rPr>
          <w:delText xml:space="preserve">Definition 5 (Positive predictive value (PPV))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The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positive predictive value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of a diagnostic test is the probability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that the person tested has the disease (</w:delText>
        </w:r>
      </w:del>
      <m:oMath>
        <m:r>
          <m:t>D</m:t>
        </m:r>
      </m:oMath>
      <w:del w:id="336" w:author="PR Preview" w:date="2026-01-01T00:00:00Z">
        <w:r>
          <w:delText xml:space="preserve">),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given that the test is positive (</w:delText>
        </w:r>
      </w:del>
      <m:oMath>
        <m:r>
          <m:rPr>
            <m:sty m:val="p"/>
          </m:rPr>
          <m:t>+</m:t>
        </m:r>
      </m:oMath>
      <w:del w:id="339" w:author="PR Preview" w:date="2026-01-01T00:00:00Z">
        <w:r>
          <w:delText xml:space="preserve">):</w:delText>
        </w:r>
      </w:del>
    </w:p>
    <w:p>
      <w:pPr>
        <w:pStyle w:val="FirstParagraph"/>
      </w:pPr>
      <w:ins w:id="340" w:author="PR Preview" w:date="2026-01-01T00:00:00Z">
        <w:r>
          <w:rPr>
            <w:b/>
            <w:bCs/>
          </w:rPr>
          <w:t xml:space="preserve">Definition 7 (Positive predictive value (PPV))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positive predictive value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of a diagnostic test is the probability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that the person tested has the disease (</w:t>
        </w:r>
      </w:ins>
      <m:oMath>
        <m:r>
          <m:t>D</m:t>
        </m:r>
      </m:oMath>
      <w:ins w:id="349" w:author="PR Preview" w:date="2026-01-01T00:00:00Z">
        <w:r>
          <w:t xml:space="preserve">),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given that the test is positive (</w:t>
        </w:r>
      </w:ins>
      <m:oMath>
        <m:r>
          <m:rPr>
            <m:sty m:val="p"/>
          </m:rPr>
          <m:t>+</m:t>
        </m:r>
      </m:oMath>
      <w:ins w:id="352" w:author="PR Preview" w:date="2026-01-01T00:00:00Z">
        <w:r>
          <w:t xml:space="preserve">):</w:t>
        </w:r>
      </w:ins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del w:id="353" w:author="PR Preview" w:date="2026-01-01T00:00:00Z">
        <w:r>
          <w:rPr>
            <w:b/>
            <w:bCs/>
          </w:rPr>
          <w:delText xml:space="preserve">Example 5 (PPV of a COVID-19 test)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For the COVID-19 test of</w:delText>
        </w:r>
      </w:del>
      <w:del w:id="356" w:author="PR Preview" w:date="2026-01-01T00:00:00Z">
        <w:r>
          <w:delText xml:space="preserve"> </w:delText>
        </w:r>
      </w:del>
      <w:hyperlink w:anchor="exm-sensitivity">
        <w:del w:id="35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and</w:delText>
        </w:r>
      </w:del>
      <w:del w:id="360" w:author="PR Preview" w:date="2026-01-01T00:00:00Z">
        <w:r>
          <w:delText xml:space="preserve"> </w:delText>
        </w:r>
      </w:del>
      <w:hyperlink w:anchor="exm-specificity">
        <w:del w:id="36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used in the population of</w:delText>
        </w:r>
      </w:del>
      <w:del w:id="365" w:author="PR Preview" w:date="2026-01-01T00:00:00Z">
        <w:r>
          <w:delText xml:space="preserve"> </w:delText>
        </w:r>
      </w:del>
      <w:hyperlink w:anchor="exm-prevalence">
        <w:del w:id="36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w:hyperlink r:id="rId37">
        <w:del w:id="369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gives the positive predictive value (</w:delText>
        </w:r>
      </w:del>
      <w:hyperlink w:anchor="def-ppv">
        <w:del w:id="37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73" w:author="PR Preview" w:date="2026-01-01T00:00:00Z">
        <w:r>
          <w:delText xml:space="preserve">):</w:delText>
        </w:r>
      </w:del>
    </w:p>
    <w:p>
      <w:pPr>
        <w:pStyle w:val="FirstParagraph"/>
      </w:pPr>
      <w:ins w:id="374" w:author="PR Preview" w:date="2026-01-01T00:00:00Z">
        <w:r>
          <w:rPr>
            <w:b/>
            <w:bCs/>
          </w:rPr>
          <w:t xml:space="preserve">Example 5 (PPV of a COVID-19 test)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For the COVID-19 test of</w:t>
        </w:r>
      </w:ins>
      <w:ins w:id="377" w:author="PR Preview" w:date="2026-01-01T00:00:00Z">
        <w:r>
          <w:t xml:space="preserve"> </w:t>
        </w:r>
      </w:ins>
      <w:hyperlink w:anchor="exm-sensitivity">
        <w:ins w:id="37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</w:t>
        </w:r>
      </w:ins>
      <w:ins w:id="381" w:author="PR Preview" w:date="2026-01-01T00:00:00Z">
        <w:r>
          <w:t xml:space="preserve"> </w:t>
        </w:r>
      </w:ins>
      <w:hyperlink w:anchor="exm-specificity">
        <w:ins w:id="38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used in the population of</w:t>
        </w:r>
      </w:ins>
      <w:ins w:id="386" w:author="PR Preview" w:date="2026-01-01T00:00:00Z">
        <w:r>
          <w:t xml:space="preserve"> </w:t>
        </w:r>
      </w:ins>
      <w:hyperlink w:anchor="exm-prevalence">
        <w:ins w:id="38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hyperlink r:id="rId37">
        <w:ins w:id="390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gives the positive predictive value (</w:t>
        </w:r>
      </w:ins>
      <w:hyperlink w:anchor="def-ppv">
        <w:ins w:id="3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94" w:author="PR Preview" w:date="2026-01-01T00:00:00Z">
        <w:r>
          <w:t xml:space="preserve">):</w:t>
        </w:r>
      </w:ins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del w:id="395" w:author="PR Preview" w:date="2026-01-01T00:00:00Z">
        <w:r>
          <w:rPr>
            <w:b/>
            <w:bCs/>
          </w:rPr>
          <w:delText xml:space="preserve">Definition 6 (Negative predictive value (NPV))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negative predictive value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of a diagnostic test is the probability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that the person tested does not have the disease (</w:delText>
        </w:r>
      </w:del>
      <m:oMath>
        <m:r>
          <m:rPr>
            <m:sty m:val="p"/>
          </m:rPr>
          <m:t>¬</m:t>
        </m:r>
        <m:r>
          <m:t>D</m:t>
        </m:r>
      </m:oMath>
      <w:del w:id="404" w:author="PR Preview" w:date="2026-01-01T00:00:00Z">
        <w:r>
          <w:delText xml:space="preserve">),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given that the test is negative (</w:delText>
        </w:r>
      </w:del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del w:id="407" w:author="PR Preview" w:date="2026-01-01T00:00:00Z">
        <w:r>
          <w:delText xml:space="preserve">):</w:delText>
        </w:r>
      </w:del>
    </w:p>
    <w:p>
      <w:pPr>
        <w:pStyle w:val="BodyText"/>
      </w:pPr>
      <w:ins w:id="408" w:author="PR Preview" w:date="2026-01-01T00:00:00Z">
        <w:r>
          <w:rPr>
            <w:b/>
            <w:bCs/>
          </w:rPr>
          <w:t xml:space="preserve">Definition 8 (Negative predictive value (NPV))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rPr>
            <w:b/>
            <w:bCs/>
          </w:rPr>
          <w:t xml:space="preserve">negative predictive value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of a diagnostic test is the probability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that the person tested does not have the disease (</w:t>
        </w:r>
      </w:ins>
      <m:oMath>
        <m:r>
          <m:rPr>
            <m:sty m:val="p"/>
          </m:rPr>
          <m:t>¬</m:t>
        </m:r>
        <m:r>
          <m:t>D</m:t>
        </m:r>
      </m:oMath>
      <w:ins w:id="417" w:author="PR Preview" w:date="2026-01-01T00:00:00Z">
        <w:r>
          <w:t xml:space="preserve">),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given that the test is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420" w:author="PR Preview" w:date="2026-01-01T00:00:00Z">
        <w:r>
          <w:t xml:space="preserve">):</w:t>
        </w:r>
      </w:ins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del w:id="421" w:author="PR Preview" w:date="2026-01-01T00:00:00Z">
        <w:r>
          <w:delText xml:space="preserve">By</w:delText>
        </w:r>
      </w:del>
      <w:del w:id="422" w:author="PR Preview" w:date="2026-01-01T00:00:00Z">
        <w:r>
          <w:delText xml:space="preserve"> </w:delText>
        </w:r>
      </w:del>
      <w:hyperlink r:id="rId9">
        <w:del w:id="423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with the denominator expanded by the</w:delText>
        </w:r>
      </w:del>
      <w:del w:id="427" w:author="PR Preview" w:date="2026-01-01T00:00:00Z">
        <w:r>
          <w:delText xml:space="preserve"> </w:delText>
        </w:r>
      </w:del>
      <w:hyperlink r:id="rId10">
        <w:del w:id="428" w:author="PR Preview" w:date="2026-01-01T00:00:00Z">
          <w:r>
            <w:rPr>
              <w:rStyle w:val="Hyperlink"/>
            </w:rPr>
            <w:delText xml:space="preserve">law of total probability</w:delText>
          </w:r>
        </w:del>
      </w:hyperlink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over the partition</w:delText>
        </w:r>
      </w:del>
      <w:del w:id="4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the negative predictive value (</w:delText>
        </w:r>
      </w:del>
      <w:hyperlink w:anchor="def-npv">
        <w:del w:id="43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36" w:author="PR Preview" w:date="2026-01-01T00:00:00Z">
        <w:r>
          <w:delText xml:space="preserve">) is:</w:delText>
        </w:r>
      </w:del>
    </w:p>
    <w:p>
      <w:pPr>
        <w:pStyle w:val="FirstParagraph"/>
      </w:pPr>
      <w:ins w:id="437" w:author="PR Preview" w:date="2026-01-01T00:00:00Z">
        <w:r>
          <w:t xml:space="preserve">By</w:t>
        </w:r>
      </w:ins>
      <w:ins w:id="438" w:author="PR Preview" w:date="2026-01-01T00:00:00Z">
        <w:r>
          <w:t xml:space="preserve"> </w:t>
        </w:r>
      </w:ins>
      <w:hyperlink r:id="rId9">
        <w:ins w:id="439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with the denominator expanded by the</w:t>
        </w:r>
      </w:ins>
      <w:ins w:id="443" w:author="PR Preview" w:date="2026-01-01T00:00:00Z">
        <w:r>
          <w:t xml:space="preserve"> </w:t>
        </w:r>
      </w:ins>
      <w:hyperlink r:id="rId10">
        <w:ins w:id="444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over the partition</w:t>
        </w:r>
      </w:ins>
      <w:ins w:id="4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negative predictive value (</w:t>
        </w:r>
      </w:ins>
      <w:hyperlink w:anchor="def-npv">
        <w:ins w:id="45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52" w:author="PR Preview" w:date="2026-01-01T00:00:00Z">
        <w:r>
          <w:t xml:space="preserve">) is:</w:t>
        </w:r>
      </w:ins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2026-10-15T15:24:13Z</dcterms:created>
  <dcterms:modified xsi:type="dcterms:W3CDTF">2026-10-15T15:24:13Z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