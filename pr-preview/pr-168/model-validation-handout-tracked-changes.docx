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16:22:48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X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6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prediction-bia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2 (Bias, variance and noise)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μ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the</w:delText>
        </w:r>
      </w:del>
      <w:del w:id="9" w:author="PR Preview" w:date="2026-01-01T00:00:00Z">
        <w:r>
          <w:delText xml:space="preserve"> </w:delText>
        </w:r>
      </w:del>
      <w:hyperlink w:anchor="def-mean-function">
        <w:del w:id="10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of the outcome given the covariate.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Suppose that, given</w:delText>
        </w:r>
      </w:del>
      <w:del w:id="1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del w:id="16" w:author="PR Preview" w:date="2026-01-01T00:00:00Z">
        <w:r>
          <w:delText xml:space="preserve">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the new outcome</w:delText>
        </w:r>
      </w:del>
      <w:del w:id="1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0</m:t>
            </m:r>
          </m:sub>
        </m:sSub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has variance</w:delText>
        </w:r>
      </w:del>
      <w:del w:id="2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 is independent of the random training set</w:delText>
        </w:r>
      </w:del>
      <w:del w:id="2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26" w:author="PR Preview" w:date="2026-01-01T00:00:00Z">
        <w:r>
          <w:delText xml:space="preserve">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and that</w:delText>
        </w:r>
      </w:del>
      <w:del w:id="2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30" w:author="PR Preview" w:date="2026-01-01T00:00:00Z">
        <w:r>
          <w:delText xml:space="preserve">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Then the</w:delText>
        </w:r>
      </w:del>
      <w:del w:id="33" w:author="PR Preview" w:date="2026-01-01T00:00:00Z">
        <w:r>
          <w:delText xml:space="preserve"> </w:delText>
        </w:r>
      </w:del>
      <w:hyperlink w:anchor="def-epe">
        <w:del w:id="34" w:author="PR Preview" w:date="2026-01-01T00:00:00Z">
          <w:r>
            <w:rPr>
              <w:rStyle w:val="Hyperlink"/>
            </w:rPr>
            <w:delText xml:space="preserve">expected squared prediction error at</w:delText>
          </w:r>
        </w:del>
        <w:del w:id="35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is the squared</w:delText>
        </w:r>
      </w:del>
      <w:del w:id="38" w:author="PR Preview" w:date="2026-01-01T00:00:00Z">
        <w:r>
          <w:delText xml:space="preserve"> </w:delText>
        </w:r>
      </w:del>
      <w:hyperlink r:id="rId10">
        <w:del w:id="39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of the prediction</w:delText>
        </w:r>
      </w:del>
      <w:del w:id="42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as a prediction of</w:delText>
        </w:r>
      </w:del>
      <w:del w:id="4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6" w:author="PR Preview" w:date="2026-01-01T00:00:00Z">
        <w:r>
          <w:delText xml:space="preserve">,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plus its</w:delText>
        </w:r>
      </w:del>
      <w:del w:id="49" w:author="PR Preview" w:date="2026-01-01T00:00:00Z">
        <w:r>
          <w:delText xml:space="preserve"> </w:delText>
        </w:r>
      </w:del>
      <w:hyperlink r:id="rId67">
        <w:del w:id="50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51" w:author="PR Preview" w:date="2026-01-01T00:00:00Z">
        <w:r>
          <w:delText xml:space="preserve">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plus</w:delText>
        </w:r>
      </w:del>
      <w:del w:id="5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55" w:author="PR Preview" w:date="2026-01-01T00:00:00Z">
        <w:r>
          <w:delText xml:space="preserve">:</w:delText>
        </w:r>
      </w:del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del w:id="56" w:author="PR Preview" w:date="2026-01-01T00:00:00Z">
        <w:r>
          <w:rPr>
            <w:i/>
            <w:iCs/>
          </w:rPr>
          <w:delText xml:space="preserve">Proof</w:delText>
        </w:r>
      </w:del>
      <w:del w:id="57" w:author="PR Preview" w:date="2026-01-01T00:00:00Z">
        <w:r>
          <w:delText xml:space="preserve">. </w:delText>
        </w:r>
      </w:del>
      <w:del w:id="58" w:author="PR Preview" w:date="2026-01-01T00:00:00Z">
        <w:r>
          <w:delText xml:space="preserve">This is the</w:delText>
        </w:r>
      </w:del>
      <w:del w:id="59" w:author="PR Preview" w:date="2026-01-01T00:00:00Z">
        <w:r>
          <w:delText xml:space="preserve"> </w:delText>
        </w:r>
      </w:del>
      <w:hyperlink r:id="rId12">
        <w:del w:id="60" w:author="PR Preview" w:date="2026-01-01T00:00:00Z">
          <w:r>
            <w:rPr>
              <w:rStyle w:val="Hyperlink"/>
            </w:rPr>
            <w:delText xml:space="preserve">expected squared prediction error theorem</w:delText>
          </w:r>
        </w:del>
      </w:hyperlink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of the pds notes,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with</w:delText>
        </w:r>
      </w:del>
      <w:del w:id="6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6" w:author="PR Preview" w:date="2026-01-01T00:00:00Z">
        <w:r>
          <w:delText xml:space="preserve">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prediction</w:delText>
        </w:r>
      </w:del>
      <w:del w:id="6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del w:id="70" w:author="PR Preview" w:date="2026-01-01T00:00:00Z">
        <w:r>
          <w:delText xml:space="preserve">,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and noise</w:delText>
        </w:r>
      </w:del>
      <w:del w:id="73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4" w:author="PR Preview" w:date="2026-01-01T00:00:00Z">
        <w:r>
          <w:delText xml:space="preserve">,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applied conditionally on</w:delText>
        </w:r>
      </w:del>
      <w:del w:id="7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del w:id="78" w:author="PR Preview" w:date="2026-01-01T00:00:00Z">
        <w:r>
          <w:delText xml:space="preserve">.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Given</w:delText>
        </w:r>
      </w:del>
      <w:del w:id="8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del w:id="82" w:author="PR Preview" w:date="2026-01-01T00:00:00Z">
        <w:r>
          <w:delText xml:space="preserve">, that noise has mean 0 by</w:delText>
        </w:r>
      </w:del>
      <w:del w:id="83" w:author="PR Preview" w:date="2026-01-01T00:00:00Z">
        <w:r>
          <w:delText xml:space="preserve"> </w:delText>
        </w:r>
      </w:del>
      <w:hyperlink w:anchor="eq-mean-function">
        <w:del w:id="84" w:author="PR Preview" w:date="2026-01-01T00:00:00Z">
          <w:r>
            <w:rPr>
              <w:rStyle w:val="Hyperlink"/>
            </w:rPr>
            <w:delText xml:space="preserve">Equation 9</w:delText>
          </w:r>
        </w:del>
      </w:hyperlink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and variance</w:delText>
        </w:r>
      </w:del>
      <w:del w:id="8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88" w:author="PR Preview" w:date="2026-01-01T00:00:00Z">
        <w:r>
          <w:delText xml:space="preserve">,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and it is independent of</w:delText>
        </w:r>
      </w:del>
      <w:del w:id="91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because</w:delText>
        </w:r>
      </w:del>
      <w:del w:id="9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0</m:t>
            </m:r>
          </m:sub>
        </m:sSub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is independent of</w:delText>
        </w:r>
      </w:del>
      <w:del w:id="9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98" w:author="PR Preview" w:date="2026-01-01T00:00:00Z">
        <w:r>
          <w:delText xml:space="preserve">.</w:delText>
        </w:r>
      </w:del>
    </w:p>
    <w:p>
      <w:pPr>
        <w:pStyle w:val="BodyText"/>
      </w:pPr>
      <w:ins w:id="99" w:author="PR Preview" w:date="2026-01-01T00:00:00Z">
        <w:r>
          <w:rPr>
            <w:b/>
            <w:bCs/>
          </w:rPr>
          <w:t xml:space="preserve">Definition 12 (Bias of a prediction)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Let</w:t>
        </w:r>
      </w:ins>
      <w:ins w:id="102" w:author="PR Preview" w:date="2026-01-01T00:00:00Z">
        <w:r>
          <w:t xml:space="preserve"> </w:t>
        </w:r>
      </w:ins>
      <m:oMath>
        <m:r>
          <m:t>g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be a</w:t>
        </w:r>
      </w:ins>
      <w:ins w:id="105" w:author="PR Preview" w:date="2026-01-01T00:00:00Z">
        <w:r>
          <w:t xml:space="preserve"> </w:t>
        </w:r>
      </w:ins>
      <w:hyperlink w:anchor="def-fitting-procedure">
        <w:ins w:id="10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 let</w:t>
        </w:r>
      </w:ins>
      <w:ins w:id="11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be a random</w:t>
        </w:r>
      </w:ins>
      <w:ins w:id="113" w:author="PR Preview" w:date="2026-01-01T00:00:00Z">
        <w:r>
          <w:t xml:space="preserve"> </w:t>
        </w:r>
      </w:ins>
      <w:hyperlink w:anchor="def-training-set">
        <w:ins w:id="11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15" w:author="PR Preview" w:date="2026-01-01T00:00:00Z">
        <w:r>
          <w:t xml:space="preserve">.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At a covariate value</w:t>
        </w:r>
      </w:ins>
      <w:ins w:id="118" w:author="PR Preview" w:date="2026-01-01T00:00:00Z">
        <w:r>
          <w:t xml:space="preserve"> </w:t>
        </w:r>
      </w:ins>
      <m:oMath>
        <m:r>
          <m:t>x</m:t>
        </m:r>
      </m:oMath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the prediction</w:t>
        </w:r>
      </w:ins>
      <w:ins w:id="122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is a random variable,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because it depends on the random training data.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The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rPr>
            <w:b/>
            <w:bCs/>
          </w:rPr>
          <w:t xml:space="preserve">bias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of the prediction, as a prediction of</w:t>
        </w:r>
      </w:ins>
      <w:ins w:id="13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34" w:author="PR Preview" w:date="2026-01-01T00:00:00Z">
        <w:r>
          <w:t xml:space="preserve">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is the</w:t>
        </w:r>
      </w:ins>
      <w:ins w:id="137" w:author="PR Preview" w:date="2026-01-01T00:00:00Z">
        <w:r>
          <w:t xml:space="preserve"> </w:t>
        </w:r>
      </w:ins>
      <w:hyperlink r:id="rId61">
        <w:ins w:id="138" w:author="PR Preview" w:date="2026-01-01T00:00:00Z">
          <w:r>
            <w:rPr>
              <w:rStyle w:val="Hyperlink"/>
            </w:rPr>
            <w:t xml:space="preserve">bias</w:t>
          </w:r>
        </w:ins>
      </w:hyperlink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of</w:t>
        </w:r>
      </w:ins>
      <w:ins w:id="141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as an estimator of the</w:t>
        </w:r>
      </w:ins>
      <w:ins w:id="144" w:author="PR Preview" w:date="2026-01-01T00:00:00Z">
        <w:r>
          <w:t xml:space="preserve"> </w:t>
        </w:r>
      </w:ins>
      <w:hyperlink w:anchor="def-mean-function">
        <w:ins w:id="145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value</w:t>
        </w:r>
      </w:ins>
      <w:ins w:id="14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9" w:author="PR Preview" w:date="2026-01-01T00:00:00Z">
        <w:r>
          <w:t xml:space="preserve">:</w:t>
        </w:r>
      </w:ins>
    </w:p>
    <w:p>
      <w:pPr>
        <w:pStyle w:val="BodyText"/>
      </w:pPr>
      <w:bookmarkStart w:id="62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ins w:id="150" w:author="PR Preview" w:date="2026-01-01T00:00:00Z">
        <w:r>
          <w:rPr>
            <w:i/>
            <w:iCs/>
          </w:rPr>
          <w:t xml:space="preserve">Remark</w:t>
        </w:r>
      </w:ins>
      <w:ins w:id="151" w:author="PR Preview" w:date="2026-01-01T00:00:00Z">
        <w:r>
          <w:t xml:space="preserve">. </w:t>
        </w:r>
      </w:ins>
      <w:ins w:id="152" w:author="PR Preview" w:date="2026-01-01T00:00:00Z">
        <w:r>
          <w:t xml:space="preserve">In expected prediction error decompositions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(James et al. 2021, sec. 2.2.2)</w:t>
        </w:r>
      </w:ins>
      <w:ins w:id="155" w:author="PR Preview" w:date="2026-01-01T00:00:00Z">
        <w:r>
          <w:t xml:space="preserve">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the bias reflects the error introduced by approximating a real-world relationship by a model.</w:t>
        </w:r>
      </w:ins>
    </w:p>
    <w:bookmarkStart w:id="64" w:name="exm-prediction-bias"/>
    <w:p>
      <w:pPr>
        <w:pStyle w:val="BodyText"/>
      </w:pPr>
      <w:ins w:id="158" w:author="PR Preview" w:date="2026-01-01T00:00:00Z">
        <w:r>
          <w:rPr>
            <w:b/>
            <w:bCs/>
          </w:rPr>
          <w:t xml:space="preserve">Example 2 (Computing the bias of a prediction)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Suppose</w:t>
        </w:r>
      </w:ins>
      <w:ins w:id="16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ins w:id="162" w:author="PR Preview" w:date="2026-01-01T00:00:00Z">
        <w:r>
          <w:t xml:space="preserve">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and the predictions</w:t>
        </w:r>
      </w:ins>
      <w:ins w:id="165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ins w:id="166" w:author="PR Preview" w:date="2026-01-01T00:00:00Z">
        <w:r>
          <w:t xml:space="preserve">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over repeated training sets,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average</w:t>
        </w:r>
      </w:ins>
      <w:ins w:id="171" w:author="PR Preview" w:date="2026-01-01T00:00:00Z">
        <w:r>
          <w:t xml:space="preserve"> </w:t>
        </w:r>
      </w:ins>
      <m:oMath>
        <m:r>
          <m:t>11</m:t>
        </m:r>
      </m:oMath>
      <w:ins w:id="172" w:author="PR Preview" w:date="2026-01-01T00:00:00Z">
        <w:r>
          <w:t xml:space="preserve">.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75" w:author="PR Preview" w:date="2026-01-01T00:00:00Z">
        <w:r>
          <w:t xml:space="preserve">The squared bias is</w:t>
        </w:r>
      </w:ins>
      <w:ins w:id="176" w:author="PR Preview" w:date="2026-01-01T00:00:00Z">
        <w:r>
          <w:t xml:space="preserve"> </w:t>
        </w:r>
      </w:ins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ins w:id="177" w:author="PR Preview" w:date="2026-01-01T00:00:00Z">
        <w:r>
          <w:t xml:space="preserve">,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the value in</w:t>
        </w:r>
      </w:ins>
      <w:ins w:id="180" w:author="PR Preview" w:date="2026-01-01T00:00:00Z">
        <w:r>
          <w:t xml:space="preserve"> </w:t>
        </w:r>
      </w:ins>
      <w:hyperlink w:anchor="exr-epe-three-sources">
        <w:ins w:id="181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182" w:author="PR Preview" w:date="2026-01-01T00:00:00Z">
        <w:r>
          <w:t xml:space="preserve">.</w:t>
        </w:r>
      </w:ins>
    </w:p>
    <w:bookmarkEnd w:id="64"/>
    <w:bookmarkStart w:id="65" w:name="exr-epe-three-sources"/>
    <w:p>
      <w:pPr>
        <w:pStyle w:val="BodyText"/>
      </w:pPr>
      <w:ins w:id="183" w:author="PR Preview" w:date="2026-01-01T00:00:00Z">
        <w:r>
          <w:rPr>
            <w:b/>
            <w:bCs/>
          </w:rPr>
          <w:t xml:space="preserve">Exercise 4 (Expected squared error from three sources)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A prediction</w:t>
        </w:r>
      </w:ins>
      <w:ins w:id="186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at a covariate value</w:t>
        </w:r>
      </w:ins>
      <w:ins w:id="189" w:author="PR Preview" w:date="2026-01-01T00:00:00Z">
        <w:r>
          <w:t xml:space="preserve"> </w:t>
        </w:r>
      </w:ins>
      <m:oMath>
        <m:r>
          <m:t>x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has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squared bias</w:t>
        </w:r>
      </w:ins>
      <w:ins w:id="19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X</m:t>
                </m:r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and variance</w:t>
        </w:r>
      </w:ins>
      <w:ins w:id="197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198" w:author="PR Preview" w:date="2026-01-01T00:00:00Z">
        <w:r>
          <w:t xml:space="preserve">.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The new outcome is</w:t>
        </w:r>
      </w:ins>
      <w:ins w:id="20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ins w:id="202" w:author="PR Preview" w:date="2026-01-01T00:00:00Z">
        <w:r>
          <w:t xml:space="preserve">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where</w:t>
        </w:r>
      </w:ins>
      <w:ins w:id="205" w:author="PR Preview" w:date="2026-01-01T00:00:00Z">
        <w:r>
          <w:t xml:space="preserve"> </w:t>
        </w:r>
      </w:ins>
      <m:oMath>
        <m:r>
          <m:t>ε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has mean</w:t>
        </w:r>
      </w:ins>
      <w:ins w:id="208" w:author="PR Preview" w:date="2026-01-01T00:00:00Z">
        <w:r>
          <w:t xml:space="preserve"> </w:t>
        </w:r>
      </w:ins>
      <m:oMath>
        <m:r>
          <m:t>0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and variance</w:t>
        </w:r>
      </w:ins>
      <w:ins w:id="21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and is independent of</w:t>
        </w:r>
      </w:ins>
      <w:ins w:id="214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ins w:id="21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216" w:author="PR Preview" w:date="2026-01-01T00:00:00Z">
        <w:r>
          <w:t xml:space="preserve">What is the expected squared prediction error</w:t>
        </w:r>
      </w:ins>
      <w:ins w:id="21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X</m:t>
                </m:r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18" w:author="PR Preview" w:date="2026-01-01T00:00:00Z">
        <w:r>
          <w:t xml:space="preserve">?</w:t>
        </w:r>
      </w:ins>
    </w:p>
    <w:p>
      <w:pPr>
        <w:pStyle w:val="Compact"/>
        <w:numPr>
          <w:ilvl w:val="0"/>
          <w:numId w:val="1005"/>
        </w:numPr>
      </w:pPr>
      <w:ins w:id="219" w:author="PR Preview" w:date="2026-01-01T00:00:00Z">
        <w:r>
          <w:t xml:space="preserve">If we could remove all bias and all variance of</w:t>
        </w:r>
      </w:ins>
      <w:ins w:id="220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ins w:id="221" w:author="PR Preview" w:date="2026-01-01T00:00:00Z">
        <w:r>
          <w:t xml:space="preserve">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what would the expected squared prediction error be?</w:t>
        </w:r>
      </w:ins>
    </w:p>
    <w:p>
      <w:pPr>
        <w:pStyle w:val="Compact"/>
        <w:numPr>
          <w:ilvl w:val="0"/>
          <w:numId w:val="1005"/>
        </w:numPr>
      </w:pPr>
      <w:ins w:id="224" w:author="PR Preview" w:date="2026-01-01T00:00:00Z">
        <w:r>
          <w:t xml:space="preserve">Which of the three quantities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(squared bias, variance of</w:t>
        </w:r>
      </w:ins>
      <w:ins w:id="227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ins w:id="228" w:author="PR Preview" w:date="2026-01-01T00:00:00Z">
        <w:r>
          <w:t xml:space="preserve">,</w:t>
        </w:r>
      </w:ins>
      <w:ins w:id="22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30" w:author="PR Preview" w:date="2026-01-01T00:00:00Z">
        <w:r>
          <w:t xml:space="preserve">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can a better prediction method reduce,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and which cannot?</w:t>
        </w:r>
      </w:ins>
    </w:p>
    <w:bookmarkEnd w:id="65"/>
    <w:bookmarkStart w:id="66" w:name="sol-epe-three-sources"/>
    <w:p>
      <w:pPr>
        <w:pStyle w:val="FirstParagraph"/>
      </w:pPr>
      <w:ins w:id="235" w:author="PR Preview" w:date="2026-01-01T00:00:00Z">
        <w:r>
          <w:rPr>
            <w:i/>
            <w:iCs/>
          </w:rPr>
          <w:t xml:space="preserve">Solution 4</w:t>
        </w:r>
      </w:ins>
      <w:ins w:id="236" w:author="PR Preview" w:date="2026-01-01T00:00:00Z">
        <w:r>
          <w:t xml:space="preserve">. </w:t>
        </w:r>
      </w:ins>
    </w:p>
    <w:p>
      <w:pPr>
        <w:numPr>
          <w:ilvl w:val="0"/>
          <w:numId w:val="1006"/>
        </w:numPr>
      </w:pPr>
      <w:ins w:id="237" w:author="PR Preview" w:date="2026-01-01T00:00:00Z">
        <w:r>
          <w:t xml:space="preserve">The expected squared error is the sum of the three sources:</w:t>
        </w:r>
      </w:ins>
      <w:ins w:id="23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ins w:id="239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ins w:id="240" w:author="PR Preview" w:date="2026-01-01T00:00:00Z">
        <w:r>
          <w:t xml:space="preserve">.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The noise variance</w:t>
        </w:r>
      </w:ins>
      <w:ins w:id="24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remains,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so</w:t>
        </w:r>
      </w:ins>
      <w:ins w:id="248" w:author="PR Preview" w:date="2026-01-01T00:00:00Z">
        <w:r>
          <w:t xml:space="preserve"> </w:t>
        </w:r>
      </w:ins>
      <m:oMath>
        <m:r>
          <m:t>3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is the smallest expected squared error any prediction can have here.</w:t>
        </w:r>
      </w:ins>
    </w:p>
    <w:p>
      <w:pPr>
        <w:numPr>
          <w:ilvl w:val="0"/>
          <w:numId w:val="1006"/>
        </w:numPr>
      </w:pPr>
      <w:ins w:id="251" w:author="PR Preview" w:date="2026-01-01T00:00:00Z">
        <w:r>
          <w:t xml:space="preserve">A better method can reduce the squared bias and the variance of</w:t>
        </w:r>
      </w:ins>
      <w:ins w:id="252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ins w:id="253" w:author="PR Preview" w:date="2026-01-01T00:00:00Z">
        <w:r>
          <w:t xml:space="preserve">,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because both depend on how</w:t>
        </w:r>
      </w:ins>
      <w:ins w:id="256" w:author="PR Preview" w:date="2026-01-01T00:00:00Z">
        <w:r>
          <w:t xml:space="preserve"> </w:t>
        </w:r>
      </w:ins>
      <m:oMath>
        <m:r>
          <m:t>g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is built.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It cannot reduce</w:t>
        </w:r>
      </w:ins>
      <w:ins w:id="26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62" w:author="PR Preview" w:date="2026-01-01T00:00:00Z">
        <w:r>
          <w:t xml:space="preserve">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which is the variance of the noise</w:t>
        </w:r>
      </w:ins>
      <w:ins w:id="265" w:author="PR Preview" w:date="2026-01-01T00:00:00Z">
        <w:r>
          <w:t xml:space="preserve"> </w:t>
        </w:r>
      </w:ins>
      <m:oMath>
        <m:r>
          <m:t>ε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in the new outcome.</w:t>
        </w:r>
      </w:ins>
    </w:p>
    <w:bookmarkEnd w:id="66"/>
    <w:bookmarkStart w:id="69" w:name="thm-epe-decomposition"/>
    <w:p>
      <w:pPr>
        <w:pStyle w:val="FirstParagraph"/>
      </w:pPr>
      <w:ins w:id="268" w:author="PR Preview" w:date="2026-01-01T00:00:00Z">
        <w:r>
          <w:rPr>
            <w:b/>
            <w:bCs/>
          </w:rPr>
          <w:t xml:space="preserve">Theorem 2 (Bias, variance and noise)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Let</w:t>
        </w:r>
      </w:ins>
      <w:ins w:id="271" w:author="PR Preview" w:date="2026-01-01T00:00:00Z">
        <w:r>
          <w:t xml:space="preserve"> </w:t>
        </w:r>
      </w:ins>
      <m:oMath>
        <m:r>
          <m:t>μ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be the</w:t>
        </w:r>
      </w:ins>
      <w:ins w:id="274" w:author="PR Preview" w:date="2026-01-01T00:00:00Z">
        <w:r>
          <w:t xml:space="preserve"> </w:t>
        </w:r>
      </w:ins>
      <w:hyperlink w:anchor="def-mean-function">
        <w:ins w:id="275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of the outcome given the covariate.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Suppose that, given</w:t>
        </w:r>
      </w:ins>
      <w:ins w:id="28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ins w:id="281" w:author="PR Preview" w:date="2026-01-01T00:00:00Z">
        <w:r>
          <w:t xml:space="preserve">,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the new outcome is</w:t>
        </w:r>
      </w:ins>
      <w:ins w:id="28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ins w:id="285" w:author="PR Preview" w:date="2026-01-01T00:00:00Z">
        <w:r>
          <w:t xml:space="preserve">,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where</w:t>
        </w:r>
      </w:ins>
      <w:ins w:id="288" w:author="PR Preview" w:date="2026-01-01T00:00:00Z">
        <w:r>
          <w:t xml:space="preserve"> </w:t>
        </w:r>
      </w:ins>
      <m:oMath>
        <m:r>
          <m:t>ε</m:t>
        </m:r>
      </m:oMath>
      <w:ins w:id="289" w:author="PR Preview" w:date="2026-01-01T00:00:00Z">
        <w:r>
          <w:t xml:space="preserve">, the noise in the outcome at</w:t>
        </w:r>
      </w:ins>
      <w:ins w:id="290" w:author="PR Preview" w:date="2026-01-01T00:00:00Z">
        <w:r>
          <w:t xml:space="preserve"> </w:t>
        </w:r>
      </w:ins>
      <m:oMath>
        <m:r>
          <m:t>x</m:t>
        </m:r>
      </m:oMath>
      <w:ins w:id="291" w:author="PR Preview" w:date="2026-01-01T00:00:00Z">
        <w:r>
          <w:t xml:space="preserve">, has mean</w:t>
        </w:r>
      </w:ins>
      <w:ins w:id="292" w:author="PR Preview" w:date="2026-01-01T00:00:00Z">
        <w:r>
          <w:t xml:space="preserve"> </w:t>
        </w:r>
      </w:ins>
      <m:oMath>
        <m:r>
          <m:t>0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and variance</w:t>
        </w:r>
      </w:ins>
      <w:ins w:id="29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96" w:author="PR Preview" w:date="2026-01-01T00:00:00Z">
        <w:r>
          <w:t xml:space="preserve">,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and that</w:t>
        </w:r>
      </w:ins>
      <w:ins w:id="29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0</m:t>
            </m:r>
          </m:sub>
        </m:sSub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is independent of the random training set</w:t>
        </w:r>
      </w:ins>
      <w:ins w:id="30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03" w:author="PR Preview" w:date="2026-01-01T00:00:00Z">
        <w:r>
          <w:t xml:space="preserve">,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and that</w:t>
        </w:r>
      </w:ins>
      <w:ins w:id="30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307" w:author="PR Preview" w:date="2026-01-01T00:00:00Z">
        <w:r>
          <w:t xml:space="preserve">.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Then the</w:t>
        </w:r>
      </w:ins>
      <w:ins w:id="310" w:author="PR Preview" w:date="2026-01-01T00:00:00Z">
        <w:r>
          <w:t xml:space="preserve"> </w:t>
        </w:r>
      </w:ins>
      <w:hyperlink w:anchor="def-epe">
        <w:ins w:id="311" w:author="PR Preview" w:date="2026-01-01T00:00:00Z">
          <w:r>
            <w:rPr>
              <w:rStyle w:val="Hyperlink"/>
            </w:rPr>
            <w:t xml:space="preserve">expected squared prediction error at</w:t>
          </w:r>
        </w:ins>
        <w:ins w:id="312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is the squared</w:t>
        </w:r>
      </w:ins>
      <w:ins w:id="315" w:author="PR Preview" w:date="2026-01-01T00:00:00Z">
        <w:r>
          <w:t xml:space="preserve"> </w:t>
        </w:r>
      </w:ins>
      <w:hyperlink w:anchor="def-prediction-bias">
        <w:ins w:id="316" w:author="PR Preview" w:date="2026-01-01T00:00:00Z">
          <w:r>
            <w:rPr>
              <w:rStyle w:val="Hyperlink"/>
            </w:rPr>
            <w:t xml:space="preserve">bias</w:t>
          </w:r>
        </w:ins>
      </w:hyperlink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of the prediction</w:t>
        </w:r>
      </w:ins>
      <w:ins w:id="319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as a prediction of</w:t>
        </w:r>
      </w:ins>
      <w:ins w:id="32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23" w:author="PR Preview" w:date="2026-01-01T00:00:00Z">
        <w:r>
          <w:t xml:space="preserve">,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plus its</w:t>
        </w:r>
      </w:ins>
      <w:ins w:id="326" w:author="PR Preview" w:date="2026-01-01T00:00:00Z">
        <w:r>
          <w:t xml:space="preserve"> </w:t>
        </w:r>
      </w:ins>
      <w:hyperlink r:id="rId67">
        <w:ins w:id="327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328" w:author="PR Preview" w:date="2026-01-01T00:00:00Z">
        <w:r>
          <w:t xml:space="preserve">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plus</w:t>
        </w:r>
      </w:ins>
      <w:ins w:id="33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32" w:author="PR Preview" w:date="2026-01-01T00:00:00Z">
        <w:r>
          <w:t xml:space="preserve">:</w:t>
        </w:r>
      </w:ins>
    </w:p>
    <w:p>
      <w:pPr>
        <w:pStyle w:val="BodyText"/>
      </w:pPr>
      <w:bookmarkStart w:id="6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ins w:id="333" w:author="PR Preview" w:date="2026-01-01T00:00:00Z">
        <w:r>
          <w:rPr>
            <w:i/>
            <w:iCs/>
          </w:rPr>
          <w:t xml:space="preserve">Proof</w:t>
        </w:r>
      </w:ins>
      <w:ins w:id="334" w:author="PR Preview" w:date="2026-01-01T00:00:00Z">
        <w:r>
          <w:t xml:space="preserve">. </w:t>
        </w:r>
      </w:ins>
      <w:ins w:id="335" w:author="PR Preview" w:date="2026-01-01T00:00:00Z">
        <w:r>
          <w:t xml:space="preserve">Write</w:t>
        </w:r>
      </w:ins>
      <w:ins w:id="336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ins w:id="337" w:author="PR Preview" w:date="2026-01-01T00:00:00Z">
        <w:r>
          <w:t xml:space="preserve">,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the error of the prediction as an estimate of</w:t>
        </w:r>
      </w:ins>
      <w:ins w:id="34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41" w:author="PR Preview" w:date="2026-01-01T00:00:00Z">
        <w:r>
          <w:t xml:space="preserve">.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Given</w:t>
        </w:r>
      </w:ins>
      <w:ins w:id="34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ins w:id="345" w:author="PR Preview" w:date="2026-01-01T00:00:00Z">
        <w:r>
          <w:t xml:space="preserve">, the noise has mean 0 by</w:t>
        </w:r>
      </w:ins>
      <w:ins w:id="346" w:author="PR Preview" w:date="2026-01-01T00:00:00Z">
        <w:r>
          <w:t xml:space="preserve"> </w:t>
        </w:r>
      </w:ins>
      <w:hyperlink w:anchor="eq-mean-function">
        <w:ins w:id="347" w:author="PR Preview" w:date="2026-01-01T00:00:00Z">
          <w:r>
            <w:rPr>
              <w:rStyle w:val="Hyperlink"/>
            </w:rPr>
            <w:t xml:space="preserve">Equation 9</w:t>
          </w:r>
        </w:ins>
      </w:hyperlink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and variance</w:t>
        </w:r>
      </w:ins>
      <w:ins w:id="35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51" w:author="PR Preview" w:date="2026-01-01T00:00:00Z">
        <w:r>
          <w:t xml:space="preserve">,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and it is independent of</w:t>
        </w:r>
      </w:ins>
      <w:ins w:id="354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because</w:t>
        </w:r>
      </w:ins>
      <w:ins w:id="35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0</m:t>
            </m:r>
          </m:sub>
        </m:sSub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is independent of</w:t>
        </w:r>
      </w:ins>
      <w:ins w:id="3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61" w:author="PR Preview" w:date="2026-01-01T00:00:00Z">
        <w:r>
          <w:t xml:space="preserve">;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hence it is independent of</w:t>
        </w:r>
      </w:ins>
      <w:ins w:id="364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65" w:author="PR Preview" w:date="2026-01-01T00:00:00Z">
        <w:r>
          <w:t xml:space="preserve">,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because</w:t>
        </w:r>
      </w:ins>
      <w:ins w:id="36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is a constant.</w:t>
        </w:r>
      </w:ins>
    </w:p>
    <w:p>
      <w:pPr>
        <w:pStyle w:val="BodyText"/>
      </w:pPr>
      <w:ins w:id="371" w:author="PR Preview" w:date="2026-01-01T00:00:00Z">
        <w:r>
          <w:t xml:space="preserve">First, the prediction error in terms of</w:t>
        </w:r>
      </w:ins>
      <w:ins w:id="372" w:author="PR Preview" w:date="2026-01-01T00:00:00Z">
        <w:r>
          <w:t xml:space="preserve"> </w:t>
        </w:r>
      </w:ins>
      <m:oMath>
        <m:r>
          <m:t>ε</m:t>
        </m:r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and</w:t>
        </w:r>
      </w:ins>
      <w:ins w:id="375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7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77" w:author="PR Preview" w:date="2026-01-01T00:00:00Z">
        <w:r>
          <w:t xml:space="preserve">Next, expand the square and split the expectation.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The first line is the definition of the expected squared prediction error at</w:t>
        </w:r>
      </w:ins>
      <w:ins w:id="380" w:author="PR Preview" w:date="2026-01-01T00:00:00Z">
        <w:r>
          <w:t xml:space="preserve"> </w:t>
        </w:r>
      </w:ins>
      <m:oMath>
        <m:r>
          <m:t>x</m:t>
        </m:r>
      </m:oMath>
      <w:ins w:id="381" w:author="PR Preview" w:date="2026-01-01T00:00:00Z">
        <w:r>
          <w:t xml:space="preserve">,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which conditions on</w:t>
        </w:r>
      </w:ins>
      <w:ins w:id="38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ins w:id="385" w:author="PR Preview" w:date="2026-01-01T00:00:00Z">
        <w:r>
          <w:t xml:space="preserve">;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all expectations in the lines after it are conditional on</w:t>
        </w:r>
      </w:ins>
      <w:ins w:id="38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too.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The last two steps use</w:t>
        </w:r>
      </w:ins>
      <w:ins w:id="393" w:author="PR Preview" w:date="2026-01-01T00:00:00Z">
        <w:r>
          <w:t xml:space="preserve"> </w:t>
        </w:r>
      </w:ins>
      <w:hyperlink r:id="rId70">
        <w:ins w:id="394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395" w:author="PR Preview" w:date="2026-01-01T00:00:00Z">
        <w:r>
          <w:t xml:space="preserve">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first for the expectation of a sum and then for a constant factor: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ins w:id="398" w:author="PR Preview" w:date="2026-01-01T00:00:00Z">
        <w:r>
          <w:t xml:space="preserve">Each of the three terms is evaluated in turn.</w:t>
        </w:r>
      </w:ins>
    </w:p>
    <w:p>
      <w:pPr>
        <w:numPr>
          <w:ilvl w:val="0"/>
          <w:numId w:val="1007"/>
        </w:numPr>
      </w:pPr>
      <w:ins w:id="399" w:author="PR Preview" w:date="2026-01-01T00:00:00Z">
        <w:r>
          <w:t xml:space="preserve">For the noise term, the</w:t>
        </w:r>
      </w:ins>
      <w:ins w:id="400" w:author="PR Preview" w:date="2026-01-01T00:00:00Z">
        <w:r>
          <w:t xml:space="preserve"> </w:t>
        </w:r>
      </w:ins>
      <w:hyperlink r:id="rId71">
        <w:ins w:id="401" w:author="PR Preview" w:date="2026-01-01T00:00:00Z">
          <w:r>
            <w:rPr>
              <w:rStyle w:val="Hyperlink"/>
            </w:rPr>
            <w:t xml:space="preserve">variance identity</w:t>
          </w:r>
        </w:ins>
      </w:hyperlink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gives</w:t>
        </w:r>
      </w:ins>
      <w:ins w:id="40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405" w:author="PR Preview" w:date="2026-01-01T00:00:00Z">
        <w:r>
          <w:t xml:space="preserve">,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and</w:t>
        </w:r>
      </w:ins>
      <w:ins w:id="40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409" w:author="PR Preview" w:date="2026-01-01T00:00:00Z">
        <w:r>
          <w:t xml:space="preserve">, so</w:t>
        </w:r>
      </w:ins>
      <w:ins w:id="41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411" w:author="PR Preview" w:date="2026-01-01T00:00:00Z">
        <w:r>
          <w:t xml:space="preserve">.</w:t>
        </w:r>
      </w:ins>
    </w:p>
    <w:p>
      <w:pPr>
        <w:numPr>
          <w:ilvl w:val="0"/>
          <w:numId w:val="1007"/>
        </w:numPr>
      </w:pPr>
      <w:ins w:id="412" w:author="PR Preview" w:date="2026-01-01T00:00:00Z">
        <w:r>
          <w:t xml:space="preserve">For the cross term,</w:t>
        </w:r>
      </w:ins>
      <w:ins w:id="413" w:author="PR Preview" w:date="2026-01-01T00:00:00Z">
        <w:r>
          <w:t xml:space="preserve"> </w:t>
        </w:r>
      </w:ins>
      <m:oMath>
        <m:r>
          <m:t>ε</m:t>
        </m:r>
      </m:oMath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is independent of</w:t>
        </w:r>
      </w:ins>
      <w:ins w:id="416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17" w:author="PR Preview" w:date="2026-01-01T00:00:00Z">
        <w:r>
          <w:t xml:space="preserve">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so the expectation of the product is the product of the expectations: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ins w:id="420" w:author="PR Preview" w:date="2026-01-01T00:00:00Z">
        <w:r>
          <w:t xml:space="preserve">For the last term,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the variance identity gives</w:t>
        </w:r>
      </w:ins>
      <w:ins w:id="42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424" w:author="PR Preview" w:date="2026-01-01T00:00:00Z">
        <w:r>
          <w:t xml:space="preserve">.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The mean of</w:t>
        </w:r>
      </w:ins>
      <w:ins w:id="427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ins w:id="430" w:author="PR Preview" w:date="2026-01-01T00:00:00Z">
        <w:r>
          <w:t xml:space="preserve">so</w:t>
        </w:r>
      </w:ins>
      <w:ins w:id="431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cr m:val="script"/>
                            <m:sty m:val="p"/>
                          </m:rP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432" w:author="PR Preview" w:date="2026-01-01T00:00:00Z">
        <w:r>
          <w:t xml:space="preserve">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because</w:t>
        </w:r>
      </w:ins>
      <w:ins w:id="435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436" w:author="PR Preview" w:date="2026-01-01T00:00:00Z">
        <w:r>
          <w:t xml:space="preserve">.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The variance of</w:t>
        </w:r>
      </w:ins>
      <w:ins w:id="439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X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ins w:id="442" w:author="PR Preview" w:date="2026-01-01T00:00:00Z">
        <w:r>
          <w:t xml:space="preserve">Substituting the three terms into the expansion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72" w:name="def-irreducible-error"/>
    <w:p>
      <w:pPr>
        <w:pStyle w:val="FirstParagraph"/>
      </w:pPr>
      <w:ins w:id="443" w:author="PR Preview" w:date="2026-01-01T00:00:00Z">
        <w:r>
          <w:rPr>
            <w:b/>
            <w:bCs/>
          </w:rPr>
          <w:t xml:space="preserve">Definition 13 (Irreducible error)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In</w:t>
        </w:r>
      </w:ins>
      <w:ins w:id="446" w:author="PR Preview" w:date="2026-01-01T00:00:00Z">
        <w:r>
          <w:t xml:space="preserve"> </w:t>
        </w:r>
      </w:ins>
      <w:hyperlink w:anchor="thm-epe-decomposition">
        <w:ins w:id="44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448" w:author="PR Preview" w:date="2026-01-01T00:00:00Z">
        <w:r>
          <w:t xml:space="preserve">,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the term</w:t>
        </w:r>
      </w:ins>
      <w:ins w:id="45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is the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rPr>
            <w:b/>
            <w:bCs/>
          </w:rPr>
          <w:t xml:space="preserve">irreducible error</w:t>
        </w:r>
      </w:ins>
      <w:ins w:id="456" w:author="PR Preview" w:date="2026-01-01T00:00:00Z">
        <w:r>
          <w:t xml:space="preserve">.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It does not depend on the fitting procedure</w:t>
        </w:r>
      </w:ins>
      <w:ins w:id="459" w:author="PR Preview" w:date="2026-01-01T00:00:00Z">
        <w:r>
          <w:t xml:space="preserve"> </w:t>
        </w:r>
      </w:ins>
      <m:oMath>
        <m:r>
          <m:t>g</m:t>
        </m:r>
      </m:oMath>
      <w:ins w:id="460" w:author="PR Preview" w:date="2026-01-01T00:00:00Z">
        <w:r>
          <w:t xml:space="preserve">,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so no choice of prediction can remove it.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The theorem concerns the single covariate value</w:t>
        </w:r>
      </w:ins>
      <w:ins w:id="465" w:author="PR Preview" w:date="2026-01-01T00:00:00Z">
        <w:r>
          <w:t xml:space="preserve"> </w:t>
        </w:r>
      </w:ins>
      <m:oMath>
        <m:r>
          <m:t>x</m:t>
        </m:r>
      </m:oMath>
      <w:ins w:id="466" w:author="PR Preview" w:date="2026-01-01T00:00:00Z">
        <w:r>
          <w:t xml:space="preserve">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so</w:t>
        </w:r>
      </w:ins>
      <w:ins w:id="46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may differ from one covariate value to another: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it does not assume constant noise variance across covariate values.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For example, in</w:t>
        </w:r>
      </w:ins>
      <w:ins w:id="476" w:author="PR Preview" w:date="2026-01-01T00:00:00Z">
        <w:r>
          <w:t xml:space="preserve"> </w:t>
        </w:r>
      </w:ins>
      <w:hyperlink w:anchor="exr-epe-three-sources">
        <w:ins w:id="477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478" w:author="PR Preview" w:date="2026-01-01T00:00:00Z">
        <w:r>
          <w:t xml:space="preserve">,</w:t>
        </w:r>
      </w:ins>
      <w:ins w:id="47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480" w:author="PR Preview" w:date="2026-01-01T00:00:00Z">
        <w:r>
          <w:t xml:space="preserve">,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so every prediction there has expected squared error at least</w:t>
        </w:r>
      </w:ins>
      <w:ins w:id="483" w:author="PR Preview" w:date="2026-01-01T00:00:00Z">
        <w:r>
          <w:t xml:space="preserve"> </w:t>
        </w:r>
      </w:ins>
      <m:oMath>
        <m:r>
          <m:t>3</m:t>
        </m:r>
      </m:oMath>
      <w:ins w:id="484" w:author="PR Preview" w:date="2026-01-01T00:00:00Z">
        <w:r>
          <w:t xml:space="preserve">.</w:t>
        </w:r>
      </w:ins>
    </w:p>
    <w:bookmarkEnd w:id="72"/>
    <w:p>
      <w:pPr>
        <w:pStyle w:val="BodyText"/>
      </w:pPr>
      <w:ins w:id="485" w:author="PR Preview" w:date="2026-01-01T00:00:00Z">
        <w:r>
          <w:rPr>
            <w:i/>
            <w:iCs/>
          </w:rPr>
          <w:t xml:space="preserve">Remark</w:t>
        </w:r>
      </w:ins>
      <w:ins w:id="486" w:author="PR Preview" w:date="2026-01-01T00:00:00Z">
        <w:r>
          <w:t xml:space="preserve">. </w:t>
        </w:r>
      </w:ins>
      <w:ins w:id="487" w:author="PR Preview" w:date="2026-01-01T00:00:00Z">
        <w:r>
          <w:t xml:space="preserve">This expected prediction error decomposition into squared bias, variance, and irreducible error follows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James et al. (2021, sec. 2.2.2)</w:t>
        </w:r>
      </w:ins>
      <w:ins w:id="490" w:author="PR Preview" w:date="2026-01-01T00:00:00Z">
        <w:r>
          <w:t xml:space="preserve">.</w:t>
        </w:r>
      </w:ins>
    </w:p>
    <w:bookmarkStart w:id="75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7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75"/>
    <w:bookmarkStart w:id="79" w:name="def-flexibility"/>
    <w:p>
      <w:pPr>
        <w:pStyle w:val="BodyText"/>
      </w:pPr>
      <w:del w:id="491" w:author="PR Preview" w:date="2026-01-01T00:00:00Z">
        <w:r>
          <w:rPr>
            <w:b/>
            <w:bCs/>
          </w:rPr>
          <w:delText xml:space="preserve">Definition 12 (Flexibility)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Let</w:delText>
        </w:r>
      </w:del>
      <w:del w:id="49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and</w:delText>
        </w:r>
      </w:del>
      <w:del w:id="49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be</w:delText>
        </w:r>
      </w:del>
      <w:del w:id="500" w:author="PR Preview" w:date="2026-01-01T00:00:00Z">
        <w:r>
          <w:delText xml:space="preserve"> </w:delText>
        </w:r>
      </w:del>
      <w:hyperlink w:anchor="def-fitting-procedure">
        <w:del w:id="501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that each choose, by least squares,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a</w:delText>
        </w:r>
      </w:del>
      <w:del w:id="506" w:author="PR Preview" w:date="2026-01-01T00:00:00Z">
        <w:r>
          <w:delText xml:space="preserve"> </w:delText>
        </w:r>
      </w:del>
      <w:hyperlink w:anchor="def-prediction-rule">
        <w:del w:id="507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from a set of candidate functions,</w:delText>
        </w:r>
      </w:del>
      <w:del w:id="51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and</w:delText>
        </w:r>
      </w:del>
      <w:del w:id="51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respectively.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The procedure</w:delText>
        </w:r>
      </w:del>
      <w:del w:id="51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is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rPr>
            <w:b/>
            <w:bCs/>
          </w:rPr>
          <w:delText xml:space="preserve">at least as flexible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as</w:delText>
        </w:r>
      </w:del>
      <w:del w:id="52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if every candidate of</w:delText>
        </w:r>
      </w:del>
      <w:del w:id="52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is also a candidate of</w:delText>
        </w:r>
      </w:del>
      <w:del w:id="53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532" w:author="PR Preview" w:date="2026-01-01T00:00:00Z">
        <w:r>
          <w:delText xml:space="preserve">:</w:delText>
        </w:r>
      </w:del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BodyText"/>
      </w:pPr>
      <w:del w:id="533" w:author="PR Preview" w:date="2026-01-01T00:00:00Z">
        <w:r>
          <w:rPr>
            <w:i/>
            <w:iCs/>
          </w:rPr>
          <w:delText xml:space="preserve">Remark 2</w:delText>
        </w:r>
      </w:del>
      <w:del w:id="534" w:author="PR Preview" w:date="2026-01-01T00:00:00Z">
        <w:r>
          <w:delText xml:space="preserve"> (Polynomial degree orders flexibility). </w:delText>
        </w:r>
      </w:del>
      <w:del w:id="535" w:author="PR Preview" w:date="2026-01-01T00:00:00Z">
        <w:r>
          <w:delText xml:space="preserve">Least-squares polynomial fits are ordered by degree: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a polynomial of degree</w:delText>
        </w:r>
      </w:del>
      <w:del w:id="538" w:author="PR Preview" w:date="2026-01-01T00:00:00Z">
        <w:r>
          <w:delText xml:space="preserve"> </w:delText>
        </w:r>
      </w:del>
      <m:oMath>
        <m:r>
          <m:t>d</m:t>
        </m:r>
      </m:oMath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is also a polynomial of degree</w:delText>
        </w:r>
      </w:del>
      <w:del w:id="541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whose coefficient of</w:delText>
        </w:r>
      </w:del>
      <w:del w:id="54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is zero,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so the fit of degree</w:delText>
        </w:r>
      </w:del>
      <w:del w:id="54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is</w:delText>
        </w:r>
      </w:del>
      <w:del w:id="552" w:author="PR Preview" w:date="2026-01-01T00:00:00Z">
        <w:r>
          <w:delText xml:space="preserve"> </w:delText>
        </w:r>
      </w:del>
      <w:hyperlink w:anchor="def-flexibility">
        <w:del w:id="553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as the fit of degree</w:delText>
        </w:r>
      </w:del>
      <w:del w:id="556" w:author="PR Preview" w:date="2026-01-01T00:00:00Z">
        <w:r>
          <w:delText xml:space="preserve"> </w:delText>
        </w:r>
      </w:del>
      <m:oMath>
        <m:r>
          <m:t>d</m:t>
        </m:r>
      </m:oMath>
      <w:del w:id="557" w:author="PR Preview" w:date="2026-01-01T00:00:00Z">
        <w:r>
          <w:delText xml:space="preserve">.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The four fits of</w:delText>
        </w:r>
      </w:del>
      <w:del w:id="560" w:author="PR Preview" w:date="2026-01-01T00:00:00Z">
        <w:r>
          <w:delText xml:space="preserve"> </w:delText>
        </w:r>
      </w:del>
      <w:hyperlink w:anchor="exr-overfitting">
        <w:del w:id="561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are ordered this way.</w:delText>
        </w:r>
      </w:del>
      <w:del w:id="564" w:author="PR Preview" w:date="2026-01-01T00:00:00Z">
        <w:r>
          <w:delText xml:space="preserve"> </w:delText>
        </w:r>
      </w:del>
      <w:hyperlink w:anchor="def-flexibility">
        <w:del w:id="565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is narrower than the informal use of the word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in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James et al. (2021, sec. 2.1.3)</w:delText>
        </w:r>
      </w:del>
      <w:del w:id="572" w:author="PR Preview" w:date="2026-01-01T00:00:00Z">
        <w:r>
          <w:delText xml:space="preserve">: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it orders only procedures whose candidate sets are nested.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Other procedures can be compared by other measures,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such as the effective number of parameters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(Hastie et al. 2009, sec. 7.6)</w:delText>
        </w:r>
      </w:del>
      <w:del w:id="581" w:author="PR Preview" w:date="2026-01-01T00:00:00Z">
        <w:r>
          <w:delText xml:space="preserve">.</w:delText>
        </w:r>
      </w:del>
    </w:p>
    <w:p>
      <w:pPr>
        <w:pStyle w:val="BodyText"/>
      </w:pPr>
      <w:del w:id="582" w:author="PR Preview" w:date="2026-01-01T00:00:00Z">
        <w:r>
          <w:rPr>
            <w:b/>
            <w:bCs/>
          </w:rPr>
          <w:delText xml:space="preserve">Definition 13 (Bias–variance trade-off)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Let</w:delText>
        </w:r>
      </w:del>
      <w:del w:id="58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be</w:delText>
        </w:r>
      </w:del>
      <w:del w:id="588" w:author="PR Preview" w:date="2026-01-01T00:00:00Z">
        <w:r>
          <w:delText xml:space="preserve"> </w:delText>
        </w:r>
      </w:del>
      <w:hyperlink w:anchor="def-fitting-procedure">
        <w:del w:id="589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590" w:author="PR Preview" w:date="2026-01-01T00:00:00Z">
        <w:r>
          <w:delText xml:space="preserve">,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each</w:delText>
        </w:r>
      </w:del>
      <w:del w:id="593" w:author="PR Preview" w:date="2026-01-01T00:00:00Z">
        <w:r>
          <w:delText xml:space="preserve"> </w:delText>
        </w:r>
      </w:del>
      <w:hyperlink w:anchor="def-flexibility">
        <w:del w:id="594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as the one before,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and let</w:delText>
        </w:r>
      </w:del>
      <w:del w:id="59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be a random</w:delText>
        </w:r>
      </w:del>
      <w:del w:id="602" w:author="PR Preview" w:date="2026-01-01T00:00:00Z">
        <w:r>
          <w:delText xml:space="preserve"> </w:delText>
        </w:r>
      </w:del>
      <w:hyperlink w:anchor="def-training-set">
        <w:del w:id="60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604" w:author="PR Preview" w:date="2026-01-01T00:00:00Z">
        <w:r>
          <w:delText xml:space="preserve">.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At a covariate value</w:delText>
        </w:r>
      </w:del>
      <w:del w:id="607" w:author="PR Preview" w:date="2026-01-01T00:00:00Z">
        <w:r>
          <w:delText xml:space="preserve"> </w:delText>
        </w:r>
      </w:del>
      <m:oMath>
        <m:r>
          <m:t>x</m:t>
        </m:r>
      </m:oMath>
      <w:del w:id="608" w:author="PR Preview" w:date="2026-01-01T00:00:00Z">
        <w:r>
          <w:delText xml:space="preserve">,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with</w:delText>
        </w:r>
      </w:del>
      <w:del w:id="611" w:author="PR Preview" w:date="2026-01-01T00:00:00Z">
        <w:r>
          <w:delText xml:space="preserve"> </w:delText>
        </w:r>
      </w:del>
      <m:oMath>
        <m:r>
          <m:t>μ</m:t>
        </m:r>
      </m:oMath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the</w:delText>
        </w:r>
      </w:del>
      <w:del w:id="614" w:author="PR Preview" w:date="2026-01-01T00:00:00Z">
        <w:r>
          <w:delText xml:space="preserve"> </w:delText>
        </w:r>
      </w:del>
      <w:hyperlink w:anchor="def-mean-function">
        <w:del w:id="615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616" w:author="PR Preview" w:date="2026-01-01T00:00:00Z">
        <w:r>
          <w:delText xml:space="preserve">,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there is a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rPr>
            <w:b/>
            <w:bCs/>
          </w:rPr>
          <w:delText xml:space="preserve">bias–variance trade-off</w:delText>
        </w:r>
      </w:del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among them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when, from each procedure to the next,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the squared</w:delText>
        </w:r>
      </w:del>
      <w:del w:id="627" w:author="PR Preview" w:date="2026-01-01T00:00:00Z">
        <w:r>
          <w:delText xml:space="preserve"> </w:delText>
        </w:r>
      </w:del>
      <w:hyperlink r:id="rId10">
        <w:del w:id="628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of the prediction, as a prediction of</w:delText>
        </w:r>
      </w:del>
      <w:del w:id="63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32" w:author="PR Preview" w:date="2026-01-01T00:00:00Z">
        <w:r>
          <w:delText xml:space="preserve">, does not rise</w:delText>
        </w:r>
      </w:del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and its</w:delText>
        </w:r>
      </w:del>
      <w:del w:id="635" w:author="PR Preview" w:date="2026-01-01T00:00:00Z">
        <w:r>
          <w:delText xml:space="preserve"> </w:delText>
        </w:r>
      </w:del>
      <w:hyperlink r:id="rId67">
        <w:del w:id="636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does not fall:</w:delText>
        </w:r>
      </w:del>
    </w:p>
    <w:p>
      <w:pPr>
        <w:pStyle w:val="BodyText"/>
      </w:pPr>
      <w:ins w:id="639" w:author="PR Preview" w:date="2026-01-01T00:00:00Z">
        <w:r>
          <w:rPr>
            <w:b/>
            <w:bCs/>
          </w:rPr>
          <w:t xml:space="preserve">Definition 14 (Flexibility)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Let</w:t>
        </w:r>
      </w:ins>
      <w:ins w:id="64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and</w:t>
        </w:r>
      </w:ins>
      <w:ins w:id="64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be</w:t>
        </w:r>
      </w:ins>
      <w:ins w:id="648" w:author="PR Preview" w:date="2026-01-01T00:00:00Z">
        <w:r>
          <w:t xml:space="preserve"> </w:t>
        </w:r>
      </w:ins>
      <w:hyperlink w:anchor="def-fitting-procedure">
        <w:ins w:id="64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that each choose, by least squares,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a</w:t>
        </w:r>
      </w:ins>
      <w:ins w:id="654" w:author="PR Preview" w:date="2026-01-01T00:00:00Z">
        <w:r>
          <w:t xml:space="preserve"> </w:t>
        </w:r>
      </w:ins>
      <w:hyperlink w:anchor="def-prediction-rule">
        <w:ins w:id="65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from a set of candidate functions,</w:t>
        </w:r>
      </w:ins>
      <w:ins w:id="65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and</w:t>
        </w:r>
      </w:ins>
      <w:ins w:id="66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respectively.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The procedure</w:t>
        </w:r>
      </w:ins>
      <w:ins w:id="66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is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rPr>
            <w:b/>
            <w:bCs/>
          </w:rPr>
          <w:t xml:space="preserve">at least as flexible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as</w:t>
        </w:r>
      </w:ins>
      <w:ins w:id="67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if every candidate of</w:t>
        </w:r>
      </w:ins>
      <w:ins w:id="67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is also a candidate of</w:t>
        </w:r>
      </w:ins>
      <w:ins w:id="67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680" w:author="PR Preview" w:date="2026-01-01T00:00:00Z">
        <w:r>
          <w:t xml:space="preserve">:</w:t>
        </w:r>
      </w:ins>
    </w:p>
    <w:p>
      <w:pPr>
        <w:pStyle w:val="BodyText"/>
      </w:pPr>
      <w:bookmarkStart w:id="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9"/>
    <w:bookmarkStart w:id="80" w:name="rem-flexibility"/>
    <w:p>
      <w:pPr>
        <w:pStyle w:val="BodyText"/>
      </w:pPr>
      <w:ins w:id="681" w:author="PR Preview" w:date="2026-01-01T00:00:00Z">
        <w:r>
          <w:rPr>
            <w:i/>
            <w:iCs/>
          </w:rPr>
          <w:t xml:space="preserve">Remark 2</w:t>
        </w:r>
      </w:ins>
      <w:ins w:id="682" w:author="PR Preview" w:date="2026-01-01T00:00:00Z">
        <w:r>
          <w:t xml:space="preserve"> (Polynomial degree orders flexibility). </w:t>
        </w:r>
      </w:ins>
      <w:ins w:id="683" w:author="PR Preview" w:date="2026-01-01T00:00:00Z">
        <w:r>
          <w:t xml:space="preserve">Least-squares polynomial fits are ordered by degree: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a polynomial of degree</w:t>
        </w:r>
      </w:ins>
      <w:ins w:id="686" w:author="PR Preview" w:date="2026-01-01T00:00:00Z">
        <w:r>
          <w:t xml:space="preserve"> </w:t>
        </w:r>
      </w:ins>
      <m:oMath>
        <m:r>
          <m:t>d</m:t>
        </m:r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is also a polynomial of degree</w:t>
        </w:r>
      </w:ins>
      <w:ins w:id="68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whose coefficient of</w:t>
        </w:r>
      </w:ins>
      <w:ins w:id="69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is zero,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so the fit of degree</w:t>
        </w:r>
      </w:ins>
      <w:ins w:id="69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is</w:t>
        </w:r>
      </w:ins>
      <w:ins w:id="700" w:author="PR Preview" w:date="2026-01-01T00:00:00Z">
        <w:r>
          <w:t xml:space="preserve"> </w:t>
        </w:r>
      </w:ins>
      <w:hyperlink w:anchor="def-flexibility">
        <w:ins w:id="701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as the fit of degree</w:t>
        </w:r>
      </w:ins>
      <w:ins w:id="704" w:author="PR Preview" w:date="2026-01-01T00:00:00Z">
        <w:r>
          <w:t xml:space="preserve"> </w:t>
        </w:r>
      </w:ins>
      <m:oMath>
        <m:r>
          <m:t>d</m:t>
        </m:r>
      </m:oMath>
      <w:ins w:id="705" w:author="PR Preview" w:date="2026-01-01T00:00:00Z">
        <w:r>
          <w:t xml:space="preserve">.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The four fits of</w:t>
        </w:r>
      </w:ins>
      <w:ins w:id="708" w:author="PR Preview" w:date="2026-01-01T00:00:00Z">
        <w:r>
          <w:t xml:space="preserve"> </w:t>
        </w:r>
      </w:ins>
      <w:hyperlink w:anchor="exr-overfitting">
        <w:ins w:id="70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are ordered this way.</w:t>
        </w:r>
      </w:ins>
      <w:ins w:id="712" w:author="PR Preview" w:date="2026-01-01T00:00:00Z">
        <w:r>
          <w:t xml:space="preserve"> </w:t>
        </w:r>
      </w:ins>
      <w:hyperlink w:anchor="def-flexibility">
        <w:ins w:id="713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is narrower than the informal use of the word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in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James et al. (2021, sec. 2.1.3)</w:t>
        </w:r>
      </w:ins>
      <w:ins w:id="720" w:author="PR Preview" w:date="2026-01-01T00:00:00Z">
        <w:r>
          <w:t xml:space="preserve">: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it orders only procedures whose candidate sets are nested.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Other procedures can be compared by other measures,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such as the effective number of parameters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(Hastie et al. 2009, sec. 7.6)</w:t>
        </w:r>
      </w:ins>
      <w:ins w:id="729" w:author="PR Preview" w:date="2026-01-01T00:00:00Z">
        <w:r>
          <w:t xml:space="preserve">.</w:t>
        </w:r>
      </w:ins>
    </w:p>
    <w:bookmarkEnd w:id="80"/>
    <w:bookmarkStart w:id="84" w:name="def-bias-variance-tradeoff"/>
    <w:p>
      <w:pPr>
        <w:pStyle w:val="BodyText"/>
      </w:pPr>
      <w:ins w:id="730" w:author="PR Preview" w:date="2026-01-01T00:00:00Z">
        <w:r>
          <w:rPr>
            <w:b/>
            <w:bCs/>
          </w:rPr>
          <w:t xml:space="preserve">Definition 15 (Bias–variance trade-off)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Let</w:t>
        </w:r>
      </w:ins>
      <w:ins w:id="73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be</w:t>
        </w:r>
      </w:ins>
      <w:ins w:id="736" w:author="PR Preview" w:date="2026-01-01T00:00:00Z">
        <w:r>
          <w:t xml:space="preserve"> </w:t>
        </w:r>
      </w:ins>
      <w:hyperlink w:anchor="def-fitting-procedure">
        <w:ins w:id="737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738" w:author="PR Preview" w:date="2026-01-01T00:00:00Z">
        <w:r>
          <w:t xml:space="preserve">,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each</w:t>
        </w:r>
      </w:ins>
      <w:ins w:id="741" w:author="PR Preview" w:date="2026-01-01T00:00:00Z">
        <w:r>
          <w:t xml:space="preserve"> </w:t>
        </w:r>
      </w:ins>
      <w:hyperlink w:anchor="def-flexibility">
        <w:ins w:id="742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as the one before,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and let</w:t>
        </w:r>
      </w:ins>
      <w:ins w:id="74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be a random</w:t>
        </w:r>
      </w:ins>
      <w:ins w:id="750" w:author="PR Preview" w:date="2026-01-01T00:00:00Z">
        <w:r>
          <w:t xml:space="preserve"> </w:t>
        </w:r>
      </w:ins>
      <w:hyperlink w:anchor="def-training-set">
        <w:ins w:id="75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52" w:author="PR Preview" w:date="2026-01-01T00:00:00Z">
        <w:r>
          <w:t xml:space="preserve">.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At a covariate value</w:t>
        </w:r>
      </w:ins>
      <w:ins w:id="755" w:author="PR Preview" w:date="2026-01-01T00:00:00Z">
        <w:r>
          <w:t xml:space="preserve"> </w:t>
        </w:r>
      </w:ins>
      <m:oMath>
        <m:r>
          <m:t>x</m:t>
        </m:r>
      </m:oMath>
      <w:ins w:id="756" w:author="PR Preview" w:date="2026-01-01T00:00:00Z">
        <w:r>
          <w:t xml:space="preserve">,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with</w:t>
        </w:r>
      </w:ins>
      <w:ins w:id="759" w:author="PR Preview" w:date="2026-01-01T00:00:00Z">
        <w:r>
          <w:t xml:space="preserve"> </w:t>
        </w:r>
      </w:ins>
      <m:oMath>
        <m:r>
          <m:t>μ</m:t>
        </m:r>
      </m:oMath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the</w:t>
        </w:r>
      </w:ins>
      <w:ins w:id="762" w:author="PR Preview" w:date="2026-01-01T00:00:00Z">
        <w:r>
          <w:t xml:space="preserve"> </w:t>
        </w:r>
      </w:ins>
      <w:hyperlink w:anchor="def-mean-function">
        <w:ins w:id="763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764" w:author="PR Preview" w:date="2026-01-01T00:00:00Z">
        <w:r>
          <w:t xml:space="preserve">,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there is a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rPr>
            <w:b/>
            <w:bCs/>
          </w:rPr>
          <w:t xml:space="preserve">bias–variance trade-off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among them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when, from each procedure to the next,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the squared</w:t>
        </w:r>
      </w:ins>
      <w:ins w:id="775" w:author="PR Preview" w:date="2026-01-01T00:00:00Z">
        <w:r>
          <w:t xml:space="preserve"> </w:t>
        </w:r>
      </w:ins>
      <w:hyperlink w:anchor="def-prediction-bias">
        <w:ins w:id="776" w:author="PR Preview" w:date="2026-01-01T00:00:00Z">
          <w:r>
            <w:rPr>
              <w:rStyle w:val="Hyperlink"/>
            </w:rPr>
            <w:t xml:space="preserve">bias</w:t>
          </w:r>
        </w:ins>
      </w:hyperlink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of the prediction, as a prediction of</w:t>
        </w:r>
      </w:ins>
      <w:ins w:id="77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80" w:author="PR Preview" w:date="2026-01-01T00:00:00Z">
        <w:r>
          <w:t xml:space="preserve">, does not rise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and its</w:t>
        </w:r>
      </w:ins>
      <w:ins w:id="783" w:author="PR Preview" w:date="2026-01-01T00:00:00Z">
        <w:r>
          <w:t xml:space="preserve"> </w:t>
        </w:r>
      </w:ins>
      <w:hyperlink r:id="rId67">
        <w:ins w:id="784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does not fall:</w:t>
        </w:r>
      </w:ins>
    </w:p>
    <w:p>
      <w:pPr>
        <w:pStyle w:val="BodyText"/>
      </w:pPr>
      <w:bookmarkStart w:id="81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84"/>
    <w:bookmarkStart w:id="85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85"/>
    <w:bookmarkStart w:id="86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86"/>
    <w:bookmarkStart w:id="87" w:name="exr-held-out-unbiased"/>
    <w:p>
      <w:pPr>
        <w:pStyle w:val="BodyText"/>
      </w:pPr>
      <w:del w:id="787" w:author="PR Preview" w:date="2026-01-01T00:00:00Z">
        <w:r>
          <w:rPr>
            <w:b/>
            <w:bCs/>
          </w:rPr>
          <w:delText xml:space="preserve">Exercise 4 (A held-out set estimates the generalization error)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A</w:delText>
        </w:r>
      </w:del>
      <w:del w:id="790" w:author="PR Preview" w:date="2026-01-01T00:00:00Z">
        <w:r>
          <w:delText xml:space="preserve"> </w:delText>
        </w:r>
      </w:del>
      <w:hyperlink w:anchor="def-prediction-rule">
        <w:del w:id="79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9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is fitted to a</w:delText>
        </w:r>
      </w:del>
      <w:del w:id="795" w:author="PR Preview" w:date="2026-01-01T00:00:00Z">
        <w:r>
          <w:delText xml:space="preserve"> </w:delText>
        </w:r>
      </w:del>
      <w:hyperlink w:anchor="def-training-set">
        <w:del w:id="79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9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798" w:author="PR Preview" w:date="2026-01-01T00:00:00Z">
        <w:r>
          <w:delText xml:space="preserve">.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A</w:delText>
        </w:r>
      </w:del>
      <w:del w:id="801" w:author="PR Preview" w:date="2026-01-01T00:00:00Z">
        <w:r>
          <w:delText xml:space="preserve"> </w:delText>
        </w:r>
      </w:del>
      <w:hyperlink w:anchor="def-held-out-set">
        <w:del w:id="802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of</w:delText>
        </w:r>
      </w:del>
      <w:del w:id="805" w:author="PR Preview" w:date="2026-01-01T00:00:00Z">
        <w:r>
          <w:delText xml:space="preserve"> </w:delText>
        </w:r>
      </w:del>
      <m:oMath>
        <m:r>
          <m:t>m</m:t>
        </m:r>
      </m:oMath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observations</w:delText>
        </w:r>
      </w:del>
      <w:del w:id="8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is drawn from the same population as the new observation</w:delText>
        </w:r>
      </w:del>
      <w:del w:id="8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of</w:delText>
        </w:r>
      </w:del>
      <w:del w:id="814" w:author="PR Preview" w:date="2026-01-01T00:00:00Z">
        <w:r>
          <w:delText xml:space="preserve"> </w:delText>
        </w:r>
      </w:del>
      <w:hyperlink w:anchor="def-generalization-error">
        <w:del w:id="815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816" w:author="PR Preview" w:date="2026-01-01T00:00:00Z">
        <w:r>
          <w:delText xml:space="preserve">,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each independently of</w:delText>
        </w:r>
      </w:del>
      <w:del w:id="81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820" w:author="PR Preview" w:date="2026-01-01T00:00:00Z">
        <w:r>
          <w:delText xml:space="preserve">.</w:delText>
        </w:r>
      </w:del>
    </w:p>
    <w:p>
      <w:pPr>
        <w:pStyle w:val="BodyText"/>
      </w:pPr>
      <w:ins w:id="821" w:author="PR Preview" w:date="2026-01-01T00:00:00Z">
        <w:r>
          <w:rPr>
            <w:b/>
            <w:bCs/>
          </w:rPr>
          <w:t xml:space="preserve">Exercise 5 (A held-out set estimates the generalization error)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A</w:t>
        </w:r>
      </w:ins>
      <w:ins w:id="824" w:author="PR Preview" w:date="2026-01-01T00:00:00Z">
        <w:r>
          <w:t xml:space="preserve"> </w:t>
        </w:r>
      </w:ins>
      <w:hyperlink w:anchor="def-prediction-rule">
        <w:ins w:id="82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82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is fitted to a</w:t>
        </w:r>
      </w:ins>
      <w:ins w:id="829" w:author="PR Preview" w:date="2026-01-01T00:00:00Z">
        <w:r>
          <w:t xml:space="preserve"> </w:t>
        </w:r>
      </w:ins>
      <w:hyperlink w:anchor="def-training-set">
        <w:ins w:id="83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83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832" w:author="PR Preview" w:date="2026-01-01T00:00:00Z">
        <w:r>
          <w:t xml:space="preserve">.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A</w:t>
        </w:r>
      </w:ins>
      <w:ins w:id="835" w:author="PR Preview" w:date="2026-01-01T00:00:00Z">
        <w:r>
          <w:t xml:space="preserve"> </w:t>
        </w:r>
      </w:ins>
      <w:hyperlink w:anchor="def-held-out-set">
        <w:ins w:id="836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of</w:t>
        </w:r>
      </w:ins>
      <w:ins w:id="839" w:author="PR Preview" w:date="2026-01-01T00:00:00Z">
        <w:r>
          <w:t xml:space="preserve"> </w:t>
        </w:r>
      </w:ins>
      <m:oMath>
        <m:r>
          <m:t>m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observations</w:t>
        </w:r>
      </w:ins>
      <w:ins w:id="8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is drawn from the same population as the new observation</w:t>
        </w:r>
      </w:ins>
      <w:ins w:id="8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of</w:t>
        </w:r>
      </w:ins>
      <w:ins w:id="848" w:author="PR Preview" w:date="2026-01-01T00:00:00Z">
        <w:r>
          <w:t xml:space="preserve"> </w:t>
        </w:r>
      </w:ins>
      <w:hyperlink w:anchor="def-generalization-error">
        <w:ins w:id="84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850" w:author="PR Preview" w:date="2026-01-01T00:00:00Z">
        <w:r>
          <w:t xml:space="preserve">,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each independently of</w:t>
        </w:r>
      </w:ins>
      <w:ins w:id="85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854" w:author="PR Preview" w:date="2026-01-01T00:00:00Z">
        <w:r>
          <w:t xml:space="preserve">.</w:t>
        </w:r>
      </w:ins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X</m:t>
              </m:r>
            </m:sub>
          </m:sSub>
          <m:r>
            <m:rPr>
              <m:sty m:val="p"/>
            </m:rPr>
            <m:t>.</m:t>
          </m:r>
        </m:oMath>
      </m:oMathPara>
    </w:p>
    <w:bookmarkEnd w:id="87"/>
    <w:bookmarkStart w:id="88" w:name="sol-held-out-unbiased"/>
    <w:p>
      <w:pPr>
        <w:pStyle w:val="FirstParagraph"/>
      </w:pPr>
      <w:del w:id="855" w:author="PR Preview" w:date="2026-01-01T00:00:00Z">
        <w:r>
          <w:rPr>
            <w:i/>
            <w:iCs/>
          </w:rPr>
          <w:delText xml:space="preserve">Solution 4</w:delText>
        </w:r>
      </w:del>
      <w:del w:id="856" w:author="PR Preview" w:date="2026-01-01T00:00:00Z">
        <w:r>
          <w:delText xml:space="preserve">. </w:delText>
        </w:r>
      </w:del>
      <w:del w:id="857" w:author="PR Preview" w:date="2026-01-01T00:00:00Z">
        <w:r>
          <w:delText xml:space="preserve">Given</w:delText>
        </w:r>
      </w:del>
      <w:del w:id="85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859" w:author="PR Preview" w:date="2026-01-01T00:00:00Z">
        <w:r>
          <w:delText xml:space="preserve">, the rule</w:delText>
        </w:r>
      </w:del>
      <w:del w:id="86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is fixed.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Each held-out pair has the same distribution as</w:delText>
        </w:r>
      </w:del>
      <w:del w:id="8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and is independent of</w:delText>
        </w:r>
      </w:del>
      <w:del w:id="86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869" w:author="PR Preview" w:date="2026-01-01T00:00:00Z">
        <w:r>
          <w:delText xml:space="preserve">,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so each squared prediction error has conditional expectation</w:delText>
        </w:r>
      </w:del>
      <w:del w:id="87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by</w:delText>
        </w:r>
      </w:del>
      <w:del w:id="875" w:author="PR Preview" w:date="2026-01-01T00:00:00Z">
        <w:r>
          <w:delText xml:space="preserve"> </w:delText>
        </w:r>
      </w:del>
      <w:hyperlink w:anchor="eq-generalization-error">
        <w:del w:id="876" w:author="PR Preview" w:date="2026-01-01T00:00:00Z">
          <w:r>
            <w:rPr>
              <w:rStyle w:val="Hyperlink"/>
            </w:rPr>
            <w:delText xml:space="preserve">Equation 4</w:delText>
          </w:r>
        </w:del>
      </w:hyperlink>
      <w:del w:id="877" w:author="PR Preview" w:date="2026-01-01T00:00:00Z">
        <w:r>
          <w:delText xml:space="preserve">.</w:delText>
        </w:r>
      </w:del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Then</w:delText>
        </w:r>
      </w:del>
    </w:p>
    <w:p>
      <w:pPr>
        <w:pStyle w:val="FirstParagraph"/>
      </w:pPr>
      <w:ins w:id="880" w:author="PR Preview" w:date="2026-01-01T00:00:00Z">
        <w:r>
          <w:rPr>
            <w:i/>
            <w:iCs/>
          </w:rPr>
          <w:t xml:space="preserve">Solution 5</w:t>
        </w:r>
      </w:ins>
      <w:ins w:id="881" w:author="PR Preview" w:date="2026-01-01T00:00:00Z">
        <w:r>
          <w:t xml:space="preserve">. </w:t>
        </w:r>
      </w:ins>
      <w:ins w:id="882" w:author="PR Preview" w:date="2026-01-01T00:00:00Z">
        <w:r>
          <w:t xml:space="preserve">Given</w:t>
        </w:r>
      </w:ins>
      <w:ins w:id="8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884" w:author="PR Preview" w:date="2026-01-01T00:00:00Z">
        <w:r>
          <w:t xml:space="preserve">, the rule</w:t>
        </w:r>
      </w:ins>
      <w:ins w:id="88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is fixed.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Each held-out pair has the same distribution as</w:t>
        </w:r>
      </w:ins>
      <w:ins w:id="8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and is independent of</w:t>
        </w:r>
      </w:ins>
      <w:ins w:id="89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894" w:author="PR Preview" w:date="2026-01-01T00:00:00Z">
        <w:r>
          <w:t xml:space="preserve">,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so each squared prediction error has conditional expectation</w:t>
        </w:r>
      </w:ins>
      <w:ins w:id="89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by</w:t>
        </w:r>
      </w:ins>
      <w:ins w:id="900" w:author="PR Preview" w:date="2026-01-01T00:00:00Z">
        <w:r>
          <w:t xml:space="preserve"> </w:t>
        </w:r>
      </w:ins>
      <w:hyperlink w:anchor="eq-generalization-error">
        <w:ins w:id="901" w:author="PR Preview" w:date="2026-01-01T00:00:00Z">
          <w:r>
            <w:rPr>
              <w:rStyle w:val="Hyperlink"/>
            </w:rPr>
            <w:t xml:space="preserve">Equation 4</w:t>
          </w:r>
        </w:ins>
      </w:hyperlink>
      <w:ins w:id="902" w:author="PR Preview" w:date="2026-01-01T00:00:00Z">
        <w:r>
          <w:t xml:space="preserve">.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.</w:t>
      </w:r>
    </w:p>
    <w:bookmarkEnd w:id="88"/>
    <w:bookmarkStart w:id="89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X</m:t>
              </m:r>
            </m:sub>
          </m:sSub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del w:id="905" w:author="PR Preview" w:date="2026-01-01T00:00:00Z">
        <w:r>
          <w:rPr>
            <w:i/>
            <w:iCs/>
          </w:rPr>
          <w:delText xml:space="preserve">Proof</w:delText>
        </w:r>
      </w:del>
      <w:del w:id="906" w:author="PR Preview" w:date="2026-01-01T00:00:00Z">
        <w:r>
          <w:delText xml:space="preserve">. </w:delText>
        </w:r>
      </w:del>
      <w:del w:id="907" w:author="PR Preview" w:date="2026-01-01T00:00:00Z">
        <w:r>
          <w:delText xml:space="preserve">This is</w:delText>
        </w:r>
      </w:del>
      <w:del w:id="908" w:author="PR Preview" w:date="2026-01-01T00:00:00Z">
        <w:r>
          <w:delText xml:space="preserve"> </w:delText>
        </w:r>
      </w:del>
      <w:hyperlink w:anchor="sol-held-out-unbiased">
        <w:del w:id="909" w:author="PR Preview" w:date="2026-01-01T00:00:00Z">
          <w:r>
            <w:rPr>
              <w:rStyle w:val="Hyperlink"/>
            </w:rPr>
            <w:delText xml:space="preserve">Solution 4</w:delText>
          </w:r>
        </w:del>
      </w:hyperlink>
      <w:del w:id="910" w:author="PR Preview" w:date="2026-01-01T00:00:00Z">
        <w:r>
          <w:delText xml:space="preserve">.</w:delText>
        </w:r>
      </w:del>
    </w:p>
    <w:p>
      <w:pPr>
        <w:pStyle w:val="BodyText"/>
      </w:pPr>
      <w:del w:id="911" w:author="PR Preview" w:date="2026-01-01T00:00:00Z">
        <w:r>
          <w:rPr>
            <w:i/>
            <w:iCs/>
          </w:rPr>
          <w:delText xml:space="preserve">Remark 5</w:delText>
        </w:r>
      </w:del>
      <w:del w:id="912" w:author="PR Preview" w:date="2026-01-01T00:00:00Z">
        <w:r>
          <w:delText xml:space="preserve"> (Training error is optimistic). </w:delText>
        </w:r>
      </w:del>
      <w:del w:id="913" w:author="PR Preview" w:date="2026-01-01T00:00:00Z">
        <w:r>
          <w:delText xml:space="preserve">The same argument fails for the training set.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The training pairs are not independent of</w:delText>
        </w:r>
      </w:del>
      <w:del w:id="91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917" w:author="PR Preview" w:date="2026-01-01T00:00:00Z">
        <w:r>
          <w:delText xml:space="preserve">: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they are</w:delText>
        </w:r>
      </w:del>
      <w:del w:id="92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921" w:author="PR Preview" w:date="2026-01-01T00:00:00Z">
        <w:r>
          <w:delText xml:space="preserve">,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and</w:delText>
        </w:r>
      </w:del>
      <w:del w:id="92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was fitted to make their prediction errors small.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So the step of</w:delText>
        </w:r>
      </w:del>
      <w:del w:id="929" w:author="PR Preview" w:date="2026-01-01T00:00:00Z">
        <w:r>
          <w:delText xml:space="preserve"> </w:delText>
        </w:r>
      </w:del>
      <w:hyperlink w:anchor="sol-held-out-unbiased">
        <w:del w:id="930" w:author="PR Preview" w:date="2026-01-01T00:00:00Z">
          <w:r>
            <w:rPr>
              <w:rStyle w:val="Hyperlink"/>
            </w:rPr>
            <w:delText xml:space="preserve">Solution 4</w:delText>
          </w:r>
        </w:del>
      </w:hyperlink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labeled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“each term, as above”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does not hold for them,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and the</w:delText>
        </w:r>
      </w:del>
      <w:del w:id="939" w:author="PR Preview" w:date="2026-01-01T00:00:00Z">
        <w:r>
          <w:delText xml:space="preserve"> </w:delText>
        </w:r>
      </w:del>
      <w:hyperlink w:anchor="def-training-mse">
        <w:del w:id="940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941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is typically</w:delText>
        </w:r>
      </w:del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rPr>
            <w:i/>
            <w:iCs/>
          </w:rPr>
          <w:delText xml:space="preserve">smaller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than</w:delText>
        </w:r>
      </w:del>
      <w:del w:id="94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(Hastie et al. 2009, sec. 7.4)</w:delText>
        </w:r>
      </w:del>
      <w:del w:id="951" w:author="PR Preview" w:date="2026-01-01T00:00:00Z">
        <w:r>
          <w:delText xml:space="preserve">.</w:delText>
        </w:r>
      </w:del>
      <w:del w:id="952" w:author="PR Preview" w:date="2026-01-01T00:00:00Z">
        <w:r>
          <w:delText xml:space="preserve"> </w:delText>
        </w:r>
      </w:del>
      <w:hyperlink w:anchor="exr-overfitting">
        <w:del w:id="953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shows the pattern:</w:delText>
        </w:r>
      </w:del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training RMSE keeps falling as the degree grows,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while held-out RMSE does not.</w:delText>
        </w:r>
      </w:del>
    </w:p>
    <w:p>
      <w:pPr>
        <w:pStyle w:val="BodyText"/>
      </w:pPr>
      <w:del w:id="960" w:author="PR Preview" w:date="2026-01-01T00:00:00Z">
        <w:r>
          <w:rPr>
            <w:b/>
            <w:bCs/>
          </w:rPr>
          <w:delText xml:space="preserve">Example 2 (Training error and generalization error by degree)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Real data never reveal</w:delText>
        </w:r>
      </w:del>
      <w:del w:id="96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del w:id="964" w:author="PR Preview" w:date="2026-01-01T00:00:00Z">
        <w:r>
          <w:delText xml:space="preserve">,</w:delText>
        </w:r>
      </w:del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but a simulation can,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because it can draw as many new observations as we like.</w:delText>
        </w:r>
      </w:del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Here the population is known:</w:delText>
        </w:r>
      </w:del>
      <w:del w:id="97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and</w:delText>
        </w:r>
      </w:del>
      <w:del w:id="974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975" w:author="PR Preview" w:date="2026-01-01T00:00:00Z">
        <w:r>
          <w:delText xml:space="preserve">,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with</w:delText>
        </w:r>
      </w:del>
      <w:del w:id="978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979" w:author="PR Preview" w:date="2026-01-01T00:00:00Z">
        <w:r>
          <w:delText xml:space="preserve">.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We draw one training set of</w:delText>
        </w:r>
      </w:del>
      <w:del w:id="98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observations,</w:delText>
        </w:r>
      </w:del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fit a polynomial in</w:delText>
        </w:r>
      </w:del>
      <w:del w:id="987" w:author="PR Preview" w:date="2026-01-01T00:00:00Z">
        <w:r>
          <w:delText xml:space="preserve"> </w:delText>
        </w:r>
      </w:del>
      <m:oMath>
        <m:r>
          <m:t>x</m:t>
        </m:r>
      </m:oMath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of each degree from 1 to 10 by least squares,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and score each fit on the training set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and on</w:delText>
        </w:r>
      </w:del>
      <w:del w:id="994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new observations.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By</w:delText>
        </w:r>
      </w:del>
      <w:del w:id="999" w:author="PR Preview" w:date="2026-01-01T00:00:00Z">
        <w:r>
          <w:delText xml:space="preserve"> </w:delText>
        </w:r>
      </w:del>
      <w:hyperlink w:anchor="thm-held-out-unbiased">
        <w:del w:id="1000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001" w:author="PR Preview" w:date="2026-01-01T00:00:00Z">
        <w:r>
          <w:delText xml:space="preserve">,</w:delText>
        </w:r>
      </w:del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the second score has expectation</w:delText>
        </w:r>
      </w:del>
      <w:del w:id="100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given the training set,</w:delText>
        </w:r>
      </w:del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and with</w:delText>
        </w:r>
      </w:del>
      <w:del w:id="1009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observations it is a precise estimate of it.</w:delText>
        </w:r>
      </w:del>
    </w:p>
    <w:p>
      <w:pPr>
        <w:pStyle w:val="FirstParagraph"/>
      </w:pPr>
      <w:ins w:id="1012" w:author="PR Preview" w:date="2026-01-01T00:00:00Z">
        <w:r>
          <w:rPr>
            <w:i/>
            <w:iCs/>
          </w:rPr>
          <w:t xml:space="preserve">Proof</w:t>
        </w:r>
      </w:ins>
      <w:ins w:id="1013" w:author="PR Preview" w:date="2026-01-01T00:00:00Z">
        <w:r>
          <w:t xml:space="preserve">. </w:t>
        </w:r>
      </w:ins>
      <w:ins w:id="1014" w:author="PR Preview" w:date="2026-01-01T00:00:00Z">
        <w:r>
          <w:t xml:space="preserve">This is</w:t>
        </w:r>
      </w:ins>
      <w:ins w:id="1015" w:author="PR Preview" w:date="2026-01-01T00:00:00Z">
        <w:r>
          <w:t xml:space="preserve"> </w:t>
        </w:r>
      </w:ins>
      <w:hyperlink w:anchor="sol-held-out-unbiased">
        <w:ins w:id="1016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1017" w:author="PR Preview" w:date="2026-01-01T00:00:00Z">
        <w:r>
          <w:t xml:space="preserve">.</w:t>
        </w:r>
      </w:ins>
    </w:p>
    <w:bookmarkStart w:id="90" w:name="rem-training-mse-optimistic"/>
    <w:p>
      <w:pPr>
        <w:pStyle w:val="BodyText"/>
      </w:pPr>
      <w:ins w:id="1018" w:author="PR Preview" w:date="2026-01-01T00:00:00Z">
        <w:r>
          <w:rPr>
            <w:i/>
            <w:iCs/>
          </w:rPr>
          <w:t xml:space="preserve">Remark 5</w:t>
        </w:r>
      </w:ins>
      <w:ins w:id="1019" w:author="PR Preview" w:date="2026-01-01T00:00:00Z">
        <w:r>
          <w:t xml:space="preserve"> (Training error is optimistic). </w:t>
        </w:r>
      </w:ins>
      <w:ins w:id="1020" w:author="PR Preview" w:date="2026-01-01T00:00:00Z">
        <w:r>
          <w:t xml:space="preserve">The same argument fails for the training set.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The training pairs are not independent of</w:t>
        </w:r>
      </w:ins>
      <w:ins w:id="10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1024" w:author="PR Preview" w:date="2026-01-01T00:00:00Z">
        <w:r>
          <w:t xml:space="preserve">: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they are</w:t>
        </w:r>
      </w:ins>
      <w:ins w:id="10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1028" w:author="PR Preview" w:date="2026-01-01T00:00:00Z">
        <w:r>
          <w:t xml:space="preserve">,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and</w:t>
        </w:r>
      </w:ins>
      <w:ins w:id="103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was fitted to make their prediction errors small.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So the step of</w:t>
        </w:r>
      </w:ins>
      <w:ins w:id="1036" w:author="PR Preview" w:date="2026-01-01T00:00:00Z">
        <w:r>
          <w:t xml:space="preserve"> </w:t>
        </w:r>
      </w:ins>
      <w:hyperlink w:anchor="sol-held-out-unbiased">
        <w:ins w:id="1037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labeled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“each term, as above”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does not hold for them,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and the</w:t>
        </w:r>
      </w:ins>
      <w:ins w:id="1046" w:author="PR Preview" w:date="2026-01-01T00:00:00Z">
        <w:r>
          <w:t xml:space="preserve"> </w:t>
        </w:r>
      </w:ins>
      <w:hyperlink w:anchor="def-training-mse">
        <w:ins w:id="1047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1048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is typically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rPr>
            <w:i/>
            <w:iCs/>
          </w:rPr>
          <w:t xml:space="preserve">smaller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than</w:t>
        </w:r>
      </w:ins>
      <w:ins w:id="105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(Hastie et al. 2009, sec. 7.4)</w:t>
        </w:r>
      </w:ins>
      <w:ins w:id="1058" w:author="PR Preview" w:date="2026-01-01T00:00:00Z">
        <w:r>
          <w:t xml:space="preserve">.</w:t>
        </w:r>
      </w:ins>
      <w:ins w:id="1059" w:author="PR Preview" w:date="2026-01-01T00:00:00Z">
        <w:r>
          <w:t xml:space="preserve"> </w:t>
        </w:r>
      </w:ins>
      <w:hyperlink w:anchor="exr-overfitting">
        <w:ins w:id="106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shows the pattern: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training RMSE keeps falling as the degree grows,</w:t>
        </w:r>
      </w:ins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while held-out RMSE does not.</w:t>
        </w:r>
      </w:ins>
    </w:p>
    <w:bookmarkEnd w:id="90"/>
    <w:bookmarkStart w:id="95" w:name="exm-train-test-error-simulated"/>
    <w:p>
      <w:pPr>
        <w:pStyle w:val="BodyText"/>
      </w:pPr>
      <w:ins w:id="1067" w:author="PR Preview" w:date="2026-01-01T00:00:00Z">
        <w:r>
          <w:rPr>
            <w:b/>
            <w:bCs/>
          </w:rPr>
          <w:t xml:space="preserve">Example 3 (Training error and generalization error by degree)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Real data never reveal</w:t>
        </w:r>
      </w:ins>
      <w:ins w:id="107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ins w:id="1071" w:author="PR Preview" w:date="2026-01-01T00:00:00Z">
        <w:r>
          <w:t xml:space="preserve">,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but a simulation can,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because it can draw as many new observations as we like.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Here the population is known:</w:t>
        </w:r>
      </w:ins>
      <w:ins w:id="107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and</w:t>
        </w:r>
      </w:ins>
      <w:ins w:id="108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082" w:author="PR Preview" w:date="2026-01-01T00:00:00Z">
        <w:r>
          <w:t xml:space="preserve">,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with</w:t>
        </w:r>
      </w:ins>
      <w:ins w:id="1085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1086" w:author="PR Preview" w:date="2026-01-01T00:00:00Z">
        <w:r>
          <w:t xml:space="preserve">.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We draw one training set of</w:t>
        </w:r>
      </w:ins>
      <w:ins w:id="108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observations,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fit a polynomial in</w:t>
        </w:r>
      </w:ins>
      <w:ins w:id="1094" w:author="PR Preview" w:date="2026-01-01T00:00:00Z">
        <w:r>
          <w:t xml:space="preserve"> </w:t>
        </w:r>
      </w:ins>
      <m:oMath>
        <m:r>
          <m:t>x</m:t>
        </m:r>
      </m:oMath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of each degree from 1 to 10 by least squares,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and score each fit on the training set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and on</w:t>
        </w:r>
      </w:ins>
      <w:ins w:id="1101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new observations.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By</w:t>
        </w:r>
      </w:ins>
      <w:ins w:id="1106" w:author="PR Preview" w:date="2026-01-01T00:00:00Z">
        <w:r>
          <w:t xml:space="preserve"> </w:t>
        </w:r>
      </w:ins>
      <w:hyperlink w:anchor="thm-held-out-unbiased">
        <w:ins w:id="1107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108" w:author="PR Preview" w:date="2026-01-01T00:00:00Z">
        <w:r>
          <w:t xml:space="preserve">,</w:t>
        </w:r>
      </w:ins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the second score has expectation</w:t>
        </w:r>
      </w:ins>
      <w:ins w:id="111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given the training set,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and with</w:t>
        </w:r>
      </w:ins>
      <w:ins w:id="1116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95"/>
    <w:bookmarkEnd w:id="96"/>
    <w:bookmarkStart w:id="139" w:name="sec-data-splits"/>
    <w:p>
      <w:pPr>
        <w:pStyle w:val="Heading2"/>
      </w:pPr>
      <w:r>
        <w:t xml:space="preserve">4 Training, validation, and test sets</w:t>
      </w:r>
    </w:p>
    <w:bookmarkStart w:id="97" w:name="exr-data-splits"/>
    <w:p>
      <w:pPr>
        <w:pStyle w:val="FirstParagraph"/>
      </w:pPr>
      <w:del w:id="1119" w:author="PR Preview" w:date="2026-01-01T00:00:00Z">
        <w:r>
          <w:rPr>
            <w:b/>
            <w:bCs/>
          </w:rPr>
          <w:delText xml:space="preserve">Exercise 5 (Sizes of a three-way split)</w:delText>
        </w:r>
      </w:del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The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rPr>
            <w:rStyle w:val="VerbatimChar"/>
          </w:rPr>
          <w:delText xml:space="preserve">mtcars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data frame has</w:delText>
        </w:r>
      </w:del>
      <w:del w:id="112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cars.</w:delText>
        </w:r>
      </w:del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Suppose we assign</w:delText>
        </w:r>
      </w:del>
      <w:del w:id="1131" w:author="PR Preview" w:date="2026-01-01T00:00:00Z">
        <w:r>
          <w:delText xml:space="preserve"> </w:delText>
        </w:r>
      </w:del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cars to a training set,</w:delText>
        </w:r>
      </w:del>
      <w:del w:id="1134" w:author="PR Preview" w:date="2026-01-01T00:00:00Z">
        <w:r>
          <w:delText xml:space="preserve"> </w:delText>
        </w:r>
      </w:del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cars to a validation set,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and all remaining cars to a test set.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How many cars are in each set?</w:delText>
        </w:r>
      </w:del>
    </w:p>
    <w:p>
      <w:pPr>
        <w:pStyle w:val="BodyText"/>
      </w:pPr>
      <w:del w:id="1141" w:author="PR Preview" w:date="2026-01-01T00:00:00Z">
        <w:r>
          <w:rPr>
            <w:i/>
            <w:iCs/>
          </w:rPr>
          <w:delText xml:space="preserve">Solution 5</w:delText>
        </w:r>
      </w:del>
      <w:del w:id="1142" w:author="PR Preview" w:date="2026-01-01T00:00:00Z">
        <w:r>
          <w:delText xml:space="preserve">. </w:delText>
        </w:r>
      </w:del>
    </w:p>
    <w:p>
      <w:pPr>
        <w:pStyle w:val="FirstParagraph"/>
      </w:pPr>
      <w:ins w:id="1143" w:author="PR Preview" w:date="2026-01-01T00:00:00Z">
        <w:r>
          <w:rPr>
            <w:b/>
            <w:bCs/>
          </w:rPr>
          <w:t xml:space="preserve">Exercise 6 (Sizes of a three-way split)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The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rPr>
            <w:rStyle w:val="VerbatimChar"/>
          </w:rPr>
          <w:t xml:space="preserve">mtcars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data frame has</w:t>
        </w:r>
      </w:ins>
      <w:ins w:id="11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cars.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Suppose we assign</w:t>
        </w:r>
      </w:ins>
      <w:ins w:id="1155" w:author="PR Preview" w:date="2026-01-01T00:00:00Z">
        <w:r>
          <w:t xml:space="preserve"> </w:t>
        </w:r>
      </w:ins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cars to a training set,</w:t>
        </w:r>
      </w:ins>
      <w:ins w:id="1158" w:author="PR Preview" w:date="2026-01-01T00:00:00Z">
        <w:r>
          <w:t xml:space="preserve"> </w:t>
        </w:r>
      </w:ins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cars to a validation set,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and all remaining cars to a test set.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How many cars are in each set?</w:t>
        </w:r>
      </w:ins>
    </w:p>
    <w:bookmarkEnd w:id="97"/>
    <w:bookmarkStart w:id="98" w:name="sol-data-splits"/>
    <w:p>
      <w:pPr>
        <w:pStyle w:val="BodyText"/>
      </w:pPr>
      <w:ins w:id="1165" w:author="PR Preview" w:date="2026-01-01T00:00:00Z">
        <w:r>
          <w:rPr>
            <w:i/>
            <w:iCs/>
          </w:rPr>
          <w:t xml:space="preserve">Solution 6</w:t>
        </w:r>
      </w:ins>
      <w:ins w:id="1166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8"/>
    <w:bookmarkStart w:id="102" w:name="def-data-splits"/>
    <w:p>
      <w:pPr>
        <w:pStyle w:val="BodyText"/>
      </w:pPr>
      <w:del w:id="1167" w:author="PR Preview" w:date="2026-01-01T00:00:00Z">
        <w:r>
          <w:rPr>
            <w:b/>
            <w:bCs/>
          </w:rPr>
          <w:delText xml:space="preserve">Definition 14 (Training/validation/test split)</w:delText>
        </w:r>
      </w:del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delText xml:space="preserve">A</w:delText>
        </w:r>
      </w:del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divides the observations</w:delText>
        </w:r>
      </w:del>
      <w:del w:id="117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of a data set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into three disjoint sets of indices,</w:delText>
        </w:r>
      </w:del>
      <w:del w:id="1179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180" w:author="PR Preview" w:date="2026-01-01T00:00:00Z">
        <w:r>
          <w:delText xml:space="preserve">,</w:delText>
        </w:r>
      </w:del>
      <w:del w:id="118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and</w:delText>
        </w:r>
      </w:del>
      <w:del w:id="1184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1185" w:author="PR Preview" w:date="2026-01-01T00:00:00Z">
        <w:r>
          <w:delText xml:space="preserve">,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and takes the observations in</w:delText>
        </w:r>
      </w:del>
      <w:del w:id="118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as the</w:delText>
        </w:r>
      </w:del>
      <w:del w:id="1191" w:author="PR Preview" w:date="2026-01-01T00:00:00Z">
        <w:r>
          <w:delText xml:space="preserve"> </w:delText>
        </w:r>
      </w:del>
      <w:hyperlink w:anchor="def-training-set">
        <w:del w:id="119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193" w:author="PR Preview" w:date="2026-01-01T00:00:00Z">
        <w:r>
          <w:delText xml:space="preserve">:</w:delText>
        </w:r>
      </w:del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BodyText"/>
      </w:pPr>
      <w:del w:id="1194" w:author="PR Preview" w:date="2026-01-01T00:00:00Z">
        <w:r>
          <w:rPr>
            <w:b/>
            <w:bCs/>
          </w:rPr>
          <w:delText xml:space="preserve">Example 3 (Split sizes for 32 cars)</w:delText>
        </w:r>
      </w:del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In</w:delText>
        </w:r>
      </w:del>
      <w:del w:id="1197" w:author="PR Preview" w:date="2026-01-01T00:00:00Z">
        <w:r>
          <w:delText xml:space="preserve"> </w:delText>
        </w:r>
      </w:del>
      <w:hyperlink w:anchor="exr-data-splits">
        <w:del w:id="1198" w:author="PR Preview" w:date="2026-01-01T00:00:00Z">
          <w:r>
            <w:rPr>
              <w:rStyle w:val="Hyperlink"/>
            </w:rPr>
            <w:delText xml:space="preserve">Exercise 5</w:delText>
          </w:r>
        </w:del>
      </w:hyperlink>
      <w:del w:id="1199" w:author="PR Preview" w:date="2026-01-01T00:00:00Z">
        <w:r>
          <w:delText xml:space="preserve">,</w:delText>
        </w:r>
      </w:del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a rule of 60% / 20% / 20% on</w:delText>
        </w:r>
      </w:del>
      <w:del w:id="120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cars</w:delText>
        </w:r>
      </w:del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gives sets of 19, 6, and 7 cars,</w:delText>
        </w:r>
      </w:del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del w:id="1209" w:author="PR Preview" w:date="2026-01-01T00:00:00Z">
        <w:r>
          <w:rPr>
            <w:b/>
            <w:bCs/>
          </w:rPr>
          <w:delText xml:space="preserve">Definition 15 (Tuning parameter)</w:delText>
        </w:r>
      </w:del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A</w:delText>
        </w:r>
      </w:del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rPr>
            <w:b/>
            <w:bCs/>
          </w:rPr>
          <w:delText xml:space="preserve">tuning parameter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of a</w:delText>
        </w:r>
      </w:del>
      <w:del w:id="1216" w:author="PR Preview" w:date="2026-01-01T00:00:00Z">
        <w:r>
          <w:delText xml:space="preserve"> </w:delText>
        </w:r>
      </w:del>
      <w:hyperlink w:anchor="def-fitting-procedure">
        <w:del w:id="1217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is a setting</w:delText>
        </w:r>
      </w:del>
      <w:del w:id="1220" w:author="PR Preview" w:date="2026-01-01T00:00:00Z">
        <w:r>
          <w:delText xml:space="preserve"> </w:delText>
        </w:r>
      </w:del>
      <m:oMath>
        <m:r>
          <m:t>λ</m:t>
        </m:r>
      </m:oMath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that the procedure needs</w:delText>
        </w:r>
      </w:del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but does not compute from the</w:delText>
        </w:r>
      </w:del>
      <w:del w:id="1225" w:author="PR Preview" w:date="2026-01-01T00:00:00Z">
        <w:r>
          <w:delText xml:space="preserve"> </w:delText>
        </w:r>
      </w:del>
      <w:hyperlink w:anchor="def-training-set">
        <w:del w:id="122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227" w:author="PR Preview" w:date="2026-01-01T00:00:00Z">
        <w:r>
          <w:delText xml:space="preserve">:</w:delText>
        </w:r>
      </w:del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del w:id="1228" w:author="PR Preview" w:date="2026-01-01T00:00:00Z">
        <w:r>
          <w:rPr>
            <w:b/>
            <w:bCs/>
          </w:rPr>
          <w:delText xml:space="preserve">Example 4 (Polynomial degree)</w:delText>
        </w:r>
      </w:del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In</w:delText>
        </w:r>
      </w:del>
      <w:del w:id="1231" w:author="PR Preview" w:date="2026-01-01T00:00:00Z">
        <w:r>
          <w:delText xml:space="preserve"> </w:delText>
        </w:r>
      </w:del>
      <w:hyperlink w:anchor="exr-overfitting">
        <w:del w:id="123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233" w:author="PR Preview" w:date="2026-01-01T00:00:00Z">
        <w:r>
          <w:delText xml:space="preserve">,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least squares computes the coefficients of each polynomial from the 20 training cars,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but the degree</w:delText>
        </w:r>
      </w:del>
      <w:del w:id="1238" w:author="PR Preview" w:date="2026-01-01T00:00:00Z">
        <w:r>
          <w:delText xml:space="preserve"> </w:delText>
        </w:r>
      </w:del>
      <m:oMath>
        <m:r>
          <m:t>d</m:t>
        </m:r>
      </m:oMath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is fixed before the fit.</w:delText>
        </w:r>
      </w:del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So the degree is a</w:delText>
        </w:r>
      </w:del>
      <w:del w:id="1243" w:author="PR Preview" w:date="2026-01-01T00:00:00Z">
        <w:r>
          <w:delText xml:space="preserve"> </w:delText>
        </w:r>
      </w:del>
      <w:hyperlink w:anchor="def-tuning-parameter">
        <w:del w:id="1244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of least-squares polynomial fitting,</w:delText>
        </w:r>
      </w:del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and the four fits are</w:delText>
        </w:r>
      </w:del>
      <w:del w:id="124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with</w:delText>
        </w:r>
      </w:del>
      <w:del w:id="1252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1253" w:author="PR Preview" w:date="2026-01-01T00:00:00Z">
        <w:r>
          <w:delText xml:space="preserve">.</w:delText>
        </w:r>
      </w:del>
    </w:p>
    <w:p>
      <w:pPr>
        <w:pStyle w:val="BodyText"/>
      </w:pPr>
      <w:del w:id="1254" w:author="PR Preview" w:date="2026-01-01T00:00:00Z">
        <w:r>
          <w:rPr>
            <w:b/>
            <w:bCs/>
          </w:rPr>
          <w:delText xml:space="preserve">Definition 16 (Validation set)</w:delText>
        </w:r>
      </w:del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The</w:delText>
        </w:r>
      </w:del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rPr>
            <w:b/>
            <w:bCs/>
          </w:rPr>
          <w:delText xml:space="preserve">validation set</w:delText>
        </w:r>
      </w:del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of a</w:delText>
        </w:r>
      </w:del>
      <w:del w:id="1261" w:author="PR Preview" w:date="2026-01-01T00:00:00Z">
        <w:r>
          <w:delText xml:space="preserve"> </w:delText>
        </w:r>
      </w:del>
      <w:hyperlink w:anchor="def-data-splits">
        <w:del w:id="1262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is the</w:delText>
        </w:r>
      </w:del>
      <w:del w:id="1265" w:author="PR Preview" w:date="2026-01-01T00:00:00Z">
        <w:r>
          <w:delText xml:space="preserve"> </w:delText>
        </w:r>
      </w:del>
      <w:hyperlink w:anchor="def-held-out-set">
        <w:del w:id="1266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of observations indexed by</w:delText>
        </w:r>
      </w:del>
      <w:del w:id="1269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1270" w:author="PR Preview" w:date="2026-01-01T00:00:00Z">
        <w:r>
          <w:delText xml:space="preserve">,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used to choose among candidate</w:delText>
        </w:r>
      </w:del>
      <w:del w:id="1273" w:author="PR Preview" w:date="2026-01-01T00:00:00Z">
        <w:r>
          <w:delText xml:space="preserve"> </w:delText>
        </w:r>
      </w:del>
      <w:hyperlink w:anchor="def-fitting-procedure">
        <w:del w:id="1274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fitted to the training set:</w:delText>
        </w:r>
      </w:del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del w:id="1277" w:author="PR Preview" w:date="2026-01-01T00:00:00Z">
        <w:r>
          <w:rPr>
            <w:b/>
            <w:bCs/>
          </w:rPr>
          <w:delText xml:space="preserve">Definition 17 (Validation choice)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Given candidate</w:delText>
        </w:r>
      </w:del>
      <w:del w:id="1280" w:author="PR Preview" w:date="2026-01-01T00:00:00Z">
        <w:r>
          <w:delText xml:space="preserve"> </w:delText>
        </w:r>
      </w:del>
      <w:hyperlink w:anchor="def-fitting-procedure">
        <w:del w:id="1281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28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283" w:author="PR Preview" w:date="2026-01-01T00:00:00Z">
        <w:r>
          <w:delText xml:space="preserve">,</w:delText>
        </w:r>
      </w:del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the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rPr>
            <w:b/>
            <w:bCs/>
          </w:rPr>
          <w:delText xml:space="preserve">validation choice</w:delText>
        </w:r>
      </w:del>
      <w:del w:id="128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is the index of the candidate whose</w:delText>
        </w:r>
      </w:del>
      <w:del w:id="1291" w:author="PR Preview" w:date="2026-01-01T00:00:00Z">
        <w:r>
          <w:delText xml:space="preserve"> </w:delText>
        </w:r>
      </w:del>
      <w:hyperlink w:anchor="def-prediction-rule">
        <w:del w:id="129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293" w:author="PR Preview" w:date="2026-01-01T00:00:00Z">
        <w:r>
          <w:delText xml:space="preserve">,</w:delText>
        </w:r>
      </w:del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fitted to the training set</w:delText>
        </w:r>
      </w:del>
      <w:del w:id="129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1297" w:author="PR Preview" w:date="2026-01-01T00:00:00Z">
        <w:r>
          <w:delText xml:space="preserve">,</w:delText>
        </w:r>
      </w:del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has the smallest</w:delText>
        </w:r>
      </w:del>
      <w:del w:id="1300" w:author="PR Preview" w:date="2026-01-01T00:00:00Z">
        <w:r>
          <w:delText xml:space="preserve"> </w:delText>
        </w:r>
      </w:del>
      <w:hyperlink r:id="rId30">
        <w:del w:id="1301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on the</w:delText>
        </w:r>
      </w:del>
      <w:del w:id="1304" w:author="PR Preview" w:date="2026-01-01T00:00:00Z">
        <w:r>
          <w:delText xml:space="preserve"> </w:delText>
        </w:r>
      </w:del>
      <w:hyperlink w:anchor="def-validation-set">
        <w:del w:id="1305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1306" w:author="PR Preview" w:date="2026-01-01T00:00:00Z">
        <w:r>
          <w:delText xml:space="preserve">:</w:delText>
        </w:r>
      </w:del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del w:id="1307" w:author="PR Preview" w:date="2026-01-01T00:00:00Z">
        <w:r>
          <w:rPr>
            <w:b/>
            <w:bCs/>
          </w:rPr>
          <w:delText xml:space="preserve">Definition 18 (Test set)</w:delText>
        </w:r>
      </w:del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The</w:delText>
        </w:r>
      </w:del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rPr>
            <w:b/>
            <w:bCs/>
          </w:rPr>
          <w:delText xml:space="preserve">test set</w:delText>
        </w:r>
      </w:del>
      <w:del w:id="1312" w:author="PR Preview" w:date="2026-01-01T00:00:00Z">
        <w:r>
          <w:delText xml:space="preserve"> </w:delText>
        </w:r>
      </w:del>
      <w:del w:id="1313" w:author="PR Preview" w:date="2026-01-01T00:00:00Z">
        <w:r>
          <w:delText xml:space="preserve">of a</w:delText>
        </w:r>
      </w:del>
      <w:del w:id="1314" w:author="PR Preview" w:date="2026-01-01T00:00:00Z">
        <w:r>
          <w:delText xml:space="preserve"> </w:delText>
        </w:r>
      </w:del>
      <w:hyperlink w:anchor="def-data-splits">
        <w:del w:id="1315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1316" w:author="PR Preview" w:date="2026-01-01T00:00:00Z">
        <w:r>
          <w:delText xml:space="preserve"> </w:delText>
        </w:r>
      </w:del>
      <w:del w:id="1317" w:author="PR Preview" w:date="2026-01-01T00:00:00Z">
        <w:r>
          <w:delText xml:space="preserve">is the</w:delText>
        </w:r>
      </w:del>
      <w:del w:id="1318" w:author="PR Preview" w:date="2026-01-01T00:00:00Z">
        <w:r>
          <w:delText xml:space="preserve"> </w:delText>
        </w:r>
      </w:del>
      <w:hyperlink w:anchor="def-held-out-set">
        <w:del w:id="1319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of observations indexed by</w:delText>
        </w:r>
      </w:del>
      <w:del w:id="1322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1323" w:author="PR Preview" w:date="2026-01-01T00:00:00Z">
        <w:r>
          <w:delText xml:space="preserve">,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on which the rule of the</w:delText>
        </w:r>
      </w:del>
      <w:del w:id="1326" w:author="PR Preview" w:date="2026-01-01T00:00:00Z">
        <w:r>
          <w:delText xml:space="preserve"> </w:delText>
        </w:r>
      </w:del>
      <w:hyperlink w:anchor="def-validation-choice">
        <w:del w:id="1327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132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delText xml:space="preserve">is scored:</w:delText>
        </w:r>
      </w:del>
    </w:p>
    <w:p>
      <w:pPr>
        <w:pStyle w:val="BodyText"/>
      </w:pPr>
      <w:ins w:id="1331" w:author="PR Preview" w:date="2026-01-01T00:00:00Z">
        <w:r>
          <w:rPr>
            <w:b/>
            <w:bCs/>
          </w:rPr>
          <w:t xml:space="preserve">Definition 16 (Training/validation/test split)</w:t>
        </w:r>
      </w:ins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A</w:t>
        </w:r>
      </w:ins>
      <w:ins w:id="1334" w:author="PR Preview" w:date="2026-01-01T00:00:00Z">
        <w:r>
          <w:t xml:space="preserve"> </w:t>
        </w:r>
      </w:ins>
      <w:ins w:id="1335" w:author="PR Preview" w:date="2026-01-01T00:00:00Z">
        <w:r>
          <w:rPr>
            <w:b/>
            <w:bCs/>
          </w:rPr>
          <w:t xml:space="preserve">training/validation/test split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divides the observations</w:t>
        </w:r>
      </w:ins>
      <w:ins w:id="133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of a data set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into three disjoint sets of indices,</w:t>
        </w:r>
      </w:ins>
      <w:ins w:id="1343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44" w:author="PR Preview" w:date="2026-01-01T00:00:00Z">
        <w:r>
          <w:t xml:space="preserve">,</w:t>
        </w:r>
      </w:ins>
      <w:ins w:id="1345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and</w:t>
        </w:r>
      </w:ins>
      <w:ins w:id="1348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1349" w:author="PR Preview" w:date="2026-01-01T00:00:00Z">
        <w:r>
          <w:t xml:space="preserve">,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and takes the observations in</w:t>
        </w:r>
      </w:ins>
      <w:ins w:id="1352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as the</w:t>
        </w:r>
      </w:ins>
      <w:ins w:id="1355" w:author="PR Preview" w:date="2026-01-01T00:00:00Z">
        <w:r>
          <w:t xml:space="preserve"> </w:t>
        </w:r>
      </w:ins>
      <w:hyperlink w:anchor="def-training-set">
        <w:ins w:id="135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357" w:author="PR Preview" w:date="2026-01-01T00:00:00Z">
        <w:r>
          <w:t xml:space="preserve">:</w:t>
        </w:r>
      </w:ins>
    </w:p>
    <w:p>
      <w:pPr>
        <w:pStyle w:val="BodyText"/>
      </w:pPr>
      <w:bookmarkStart w:id="9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X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02"/>
    <w:bookmarkStart w:id="103" w:name="exm-data-splits-sizes"/>
    <w:p>
      <w:pPr>
        <w:pStyle w:val="BodyText"/>
      </w:pPr>
      <w:ins w:id="1358" w:author="PR Preview" w:date="2026-01-01T00:00:00Z">
        <w:r>
          <w:rPr>
            <w:b/>
            <w:bCs/>
          </w:rPr>
          <w:t xml:space="preserve">Example 4 (Split sizes for 32 cars)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In</w:t>
        </w:r>
      </w:ins>
      <w:ins w:id="1361" w:author="PR Preview" w:date="2026-01-01T00:00:00Z">
        <w:r>
          <w:t xml:space="preserve"> </w:t>
        </w:r>
      </w:ins>
      <w:hyperlink w:anchor="exr-data-splits">
        <w:ins w:id="1362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1363" w:author="PR Preview" w:date="2026-01-01T00:00:00Z">
        <w:r>
          <w:t xml:space="preserve">,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a rule of 60% / 20% / 20% on</w:t>
        </w:r>
      </w:ins>
      <w:ins w:id="136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cars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gives sets of 19, 6, and 7 cars,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and the 7 test cars are used only once, after the model is chosen.</w:t>
        </w:r>
      </w:ins>
    </w:p>
    <w:bookmarkEnd w:id="103"/>
    <w:bookmarkStart w:id="105" w:name="def-tuning-parameter"/>
    <w:p>
      <w:pPr>
        <w:pStyle w:val="BodyText"/>
      </w:pPr>
      <w:ins w:id="1373" w:author="PR Preview" w:date="2026-01-01T00:00:00Z">
        <w:r>
          <w:rPr>
            <w:b/>
            <w:bCs/>
          </w:rPr>
          <w:t xml:space="preserve">Definition 17 (Tuning parameter)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A</w:t>
        </w:r>
      </w:ins>
      <w:ins w:id="1376" w:author="PR Preview" w:date="2026-01-01T00:00:00Z">
        <w:r>
          <w:t xml:space="preserve"> </w:t>
        </w:r>
      </w:ins>
      <w:ins w:id="1377" w:author="PR Preview" w:date="2026-01-01T00:00:00Z">
        <w:r>
          <w:rPr>
            <w:b/>
            <w:bCs/>
          </w:rPr>
          <w:t xml:space="preserve">tuning parameter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of a</w:t>
        </w:r>
      </w:ins>
      <w:ins w:id="1380" w:author="PR Preview" w:date="2026-01-01T00:00:00Z">
        <w:r>
          <w:t xml:space="preserve"> </w:t>
        </w:r>
      </w:ins>
      <w:hyperlink w:anchor="def-fitting-procedure">
        <w:ins w:id="138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is a setting</w:t>
        </w:r>
      </w:ins>
      <w:ins w:id="1384" w:author="PR Preview" w:date="2026-01-01T00:00:00Z">
        <w:r>
          <w:t xml:space="preserve"> </w:t>
        </w:r>
      </w:ins>
      <m:oMath>
        <m:r>
          <m:t>λ</m:t>
        </m:r>
      </m:oMath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that the procedure needs</w:t>
        </w:r>
      </w:ins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but does not compute from the</w:t>
        </w:r>
      </w:ins>
      <w:ins w:id="1389" w:author="PR Preview" w:date="2026-01-01T00:00:00Z">
        <w:r>
          <w:t xml:space="preserve"> </w:t>
        </w:r>
      </w:ins>
      <w:hyperlink w:anchor="def-training-set">
        <w:ins w:id="139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391" w:author="PR Preview" w:date="2026-01-01T00:00:00Z">
        <w:r>
          <w:t xml:space="preserve">:</w:t>
        </w:r>
      </w:ins>
    </w:p>
    <w:p>
      <w:pPr>
        <w:pStyle w:val="BodyText"/>
      </w:pPr>
      <w:bookmarkStart w:id="104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6" w:name="exm-tuning-parameter"/>
    <w:p>
      <w:pPr>
        <w:pStyle w:val="FirstParagraph"/>
      </w:pPr>
      <w:ins w:id="1392" w:author="PR Preview" w:date="2026-01-01T00:00:00Z">
        <w:r>
          <w:rPr>
            <w:b/>
            <w:bCs/>
          </w:rPr>
          <w:t xml:space="preserve">Example 5 (Polynomial degree)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In</w:t>
        </w:r>
      </w:ins>
      <w:ins w:id="1395" w:author="PR Preview" w:date="2026-01-01T00:00:00Z">
        <w:r>
          <w:t xml:space="preserve"> </w:t>
        </w:r>
      </w:ins>
      <w:hyperlink w:anchor="exr-overfitting">
        <w:ins w:id="139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397" w:author="PR Preview" w:date="2026-01-01T00:00:00Z">
        <w:r>
          <w:t xml:space="preserve">,</w:t>
        </w:r>
      </w:ins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least squares computes the coefficients of each polynomial from the 20 training cars,</w:t>
        </w:r>
      </w:ins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but the degree</w:t>
        </w:r>
      </w:ins>
      <w:ins w:id="1402" w:author="PR Preview" w:date="2026-01-01T00:00:00Z">
        <w:r>
          <w:t xml:space="preserve"> </w:t>
        </w:r>
      </w:ins>
      <m:oMath>
        <m:r>
          <m:t>d</m:t>
        </m:r>
      </m:oMath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is fixed before the fit.</w:t>
        </w:r>
      </w:ins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So the degree is a</w:t>
        </w:r>
      </w:ins>
      <w:ins w:id="1407" w:author="PR Preview" w:date="2026-01-01T00:00:00Z">
        <w:r>
          <w:t xml:space="preserve"> </w:t>
        </w:r>
      </w:ins>
      <w:hyperlink w:anchor="def-tuning-parameter">
        <w:ins w:id="1408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of least-squares polynomial fitting,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and the four fits are</w:t>
        </w:r>
      </w:ins>
      <w:ins w:id="141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with</w:t>
        </w:r>
      </w:ins>
      <w:ins w:id="1416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1417" w:author="PR Preview" w:date="2026-01-01T00:00:00Z">
        <w:r>
          <w:t xml:space="preserve">.</w:t>
        </w:r>
      </w:ins>
    </w:p>
    <w:bookmarkEnd w:id="106"/>
    <w:bookmarkStart w:id="108" w:name="def-validation-set"/>
    <w:p>
      <w:pPr>
        <w:pStyle w:val="BodyText"/>
      </w:pPr>
      <w:ins w:id="1418" w:author="PR Preview" w:date="2026-01-01T00:00:00Z">
        <w:r>
          <w:rPr>
            <w:b/>
            <w:bCs/>
          </w:rPr>
          <w:t xml:space="preserve">Definition 18 (Validation set)</w:t>
        </w:r>
      </w:ins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The</w:t>
        </w:r>
      </w:ins>
      <w:ins w:id="1421" w:author="PR Preview" w:date="2026-01-01T00:00:00Z">
        <w:r>
          <w:t xml:space="preserve"> </w:t>
        </w:r>
      </w:ins>
      <w:ins w:id="1422" w:author="PR Preview" w:date="2026-01-01T00:00:00Z">
        <w:r>
          <w:rPr>
            <w:b/>
            <w:bCs/>
          </w:rPr>
          <w:t xml:space="preserve">validation set</w:t>
        </w:r>
      </w:ins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of a</w:t>
        </w:r>
      </w:ins>
      <w:ins w:id="1425" w:author="PR Preview" w:date="2026-01-01T00:00:00Z">
        <w:r>
          <w:t xml:space="preserve"> </w:t>
        </w:r>
      </w:ins>
      <w:hyperlink w:anchor="def-data-splits">
        <w:ins w:id="1426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is the</w:t>
        </w:r>
      </w:ins>
      <w:ins w:id="1429" w:author="PR Preview" w:date="2026-01-01T00:00:00Z">
        <w:r>
          <w:t xml:space="preserve"> </w:t>
        </w:r>
      </w:ins>
      <w:hyperlink w:anchor="def-held-out-set">
        <w:ins w:id="1430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of observations indexed by</w:t>
        </w:r>
      </w:ins>
      <w:ins w:id="1433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1434" w:author="PR Preview" w:date="2026-01-01T00:00:00Z">
        <w:r>
          <w:t xml:space="preserve">,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used to choose among candidate</w:t>
        </w:r>
      </w:ins>
      <w:ins w:id="1437" w:author="PR Preview" w:date="2026-01-01T00:00:00Z">
        <w:r>
          <w:t xml:space="preserve"> </w:t>
        </w:r>
      </w:ins>
      <w:hyperlink w:anchor="def-fitting-procedure">
        <w:ins w:id="1438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0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0" w:name="def-validation-choice"/>
    <w:p>
      <w:pPr>
        <w:pStyle w:val="FirstParagraph"/>
      </w:pPr>
      <w:ins w:id="1441" w:author="PR Preview" w:date="2026-01-01T00:00:00Z">
        <w:r>
          <w:rPr>
            <w:b/>
            <w:bCs/>
          </w:rPr>
          <w:t xml:space="preserve">Definition 19 (Validation choice)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Given candidate</w:t>
        </w:r>
      </w:ins>
      <w:ins w:id="1444" w:author="PR Preview" w:date="2026-01-01T00:00:00Z">
        <w:r>
          <w:t xml:space="preserve"> </w:t>
        </w:r>
      </w:ins>
      <w:hyperlink w:anchor="def-fitting-procedure">
        <w:ins w:id="1445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44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447" w:author="PR Preview" w:date="2026-01-01T00:00:00Z">
        <w:r>
          <w:t xml:space="preserve">,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the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rPr>
            <w:b/>
            <w:bCs/>
          </w:rPr>
          <w:t xml:space="preserve">validation choice</w:t>
        </w:r>
      </w:ins>
      <w:ins w:id="145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is the index of the candidate whose</w:t>
        </w:r>
      </w:ins>
      <w:ins w:id="1455" w:author="PR Preview" w:date="2026-01-01T00:00:00Z">
        <w:r>
          <w:t xml:space="preserve"> </w:t>
        </w:r>
      </w:ins>
      <w:hyperlink w:anchor="def-prediction-rule">
        <w:ins w:id="145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457" w:author="PR Preview" w:date="2026-01-01T00:00:00Z">
        <w:r>
          <w:t xml:space="preserve">,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fitted to the training set</w:t>
        </w:r>
      </w:ins>
      <w:ins w:id="14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1461" w:author="PR Preview" w:date="2026-01-01T00:00:00Z">
        <w:r>
          <w:t xml:space="preserve">,</w:t>
        </w:r>
      </w:ins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has the smallest</w:t>
        </w:r>
      </w:ins>
      <w:ins w:id="1464" w:author="PR Preview" w:date="2026-01-01T00:00:00Z">
        <w:r>
          <w:t xml:space="preserve"> </w:t>
        </w:r>
      </w:ins>
      <w:hyperlink r:id="rId30">
        <w:ins w:id="1465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on the</w:t>
        </w:r>
      </w:ins>
      <w:ins w:id="1468" w:author="PR Preview" w:date="2026-01-01T00:00:00Z">
        <w:r>
          <w:t xml:space="preserve"> </w:t>
        </w:r>
      </w:ins>
      <w:hyperlink w:anchor="def-validation-set">
        <w:ins w:id="1469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1470" w:author="PR Preview" w:date="2026-01-01T00:00:00Z">
        <w:r>
          <w:t xml:space="preserve">:</w:t>
        </w:r>
      </w:ins>
    </w:p>
    <w:p>
      <w:pPr>
        <w:pStyle w:val="BodyText"/>
      </w:pPr>
      <w:bookmarkStart w:id="1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def-test-set"/>
    <w:p>
      <w:pPr>
        <w:pStyle w:val="FirstParagraph"/>
      </w:pPr>
      <w:ins w:id="1471" w:author="PR Preview" w:date="2026-01-01T00:00:00Z">
        <w:r>
          <w:rPr>
            <w:b/>
            <w:bCs/>
          </w:rPr>
          <w:t xml:space="preserve">Definition 20 (Test set)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The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rPr>
            <w:b/>
            <w:bCs/>
          </w:rPr>
          <w:t xml:space="preserve">test set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of a</w:t>
        </w:r>
      </w:ins>
      <w:ins w:id="1478" w:author="PR Preview" w:date="2026-01-01T00:00:00Z">
        <w:r>
          <w:t xml:space="preserve"> </w:t>
        </w:r>
      </w:ins>
      <w:hyperlink w:anchor="def-data-splits">
        <w:ins w:id="1479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is the</w:t>
        </w:r>
      </w:ins>
      <w:ins w:id="1482" w:author="PR Preview" w:date="2026-01-01T00:00:00Z">
        <w:r>
          <w:t xml:space="preserve"> </w:t>
        </w:r>
      </w:ins>
      <w:hyperlink w:anchor="def-held-out-set">
        <w:ins w:id="1483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of observations indexed by</w:t>
        </w:r>
      </w:ins>
      <w:ins w:id="148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1487" w:author="PR Preview" w:date="2026-01-01T00:00:00Z">
        <w:r>
          <w:t xml:space="preserve">,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on which the rule of the</w:t>
        </w:r>
      </w:ins>
      <w:ins w:id="1490" w:author="PR Preview" w:date="2026-01-01T00:00:00Z">
        <w:r>
          <w:t xml:space="preserve"> </w:t>
        </w:r>
      </w:ins>
      <w:hyperlink w:anchor="def-validation-choice">
        <w:ins w:id="1491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149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is scored:</w:t>
        </w:r>
      </w:ins>
    </w:p>
    <w:p>
      <w:pPr>
        <w:pStyle w:val="BodyText"/>
      </w:pPr>
      <w:bookmarkStart w:id="1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6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1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6"/>
    <w:bookmarkStart w:id="138" w:name="exm-train-validation-test-split"/>
    <w:p>
      <w:pPr>
        <w:pStyle w:val="BodyText"/>
      </w:pPr>
      <w:del w:id="1495" w:author="PR Preview" w:date="2026-01-01T00:00:00Z">
        <w:r>
          <w:rPr>
            <w:b/>
            <w:bCs/>
          </w:rPr>
          <w:delText xml:space="preserve">Example 5 (Numerical example)</w:delText>
        </w:r>
      </w:del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This example (</w:delText>
        </w:r>
      </w:del>
      <w:hyperlink w:anchor="exm-train-validation-test-split">
        <w:del w:id="1498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499" w:author="PR Preview" w:date="2026-01-01T00:00:00Z">
        <w:r>
          <w:delText xml:space="preserve">)</w:delText>
        </w:r>
      </w:del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uses R’s built-in</w:delText>
        </w:r>
      </w:del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rPr>
            <w:rStyle w:val="VerbatimChar"/>
          </w:rPr>
          <w:delText xml:space="preserve">mtcars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dataset</w:delText>
        </w:r>
      </w:del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cars)</w:delText>
        </w:r>
      </w:del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to predict fuel efficiency (</w:delText>
        </w:r>
      </w:del>
      <w:del w:id="1512" w:author="PR Preview" w:date="2026-01-01T00:00:00Z">
        <w:r>
          <w:rPr>
            <w:rStyle w:val="VerbatimChar"/>
          </w:rPr>
          <w:delText xml:space="preserve">mpg</w:delText>
        </w:r>
      </w:del>
      <w:del w:id="1513" w:author="PR Preview" w:date="2026-01-01T00:00:00Z">
        <w:r>
          <w:delText xml:space="preserve">)</w:delText>
        </w:r>
      </w:del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from vehicle weight (</w:delText>
        </w:r>
      </w:del>
      <w:del w:id="1516" w:author="PR Preview" w:date="2026-01-01T00:00:00Z">
        <w:r>
          <w:rPr>
            <w:rStyle w:val="VerbatimChar"/>
          </w:rPr>
          <w:delText xml:space="preserve">wt</w:delText>
        </w:r>
      </w:del>
      <w:del w:id="1517" w:author="PR Preview" w:date="2026-01-01T00:00:00Z">
        <w:r>
          <w:delText xml:space="preserve">).</w:delText>
        </w:r>
      </w:del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It uses one random split</w:delText>
        </w:r>
      </w:del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to compare linear,</w:delText>
        </w:r>
      </w:del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quadratic,</w:delText>
        </w:r>
      </w:del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cubic,</w:delText>
        </w:r>
      </w:del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and quartic models</w:delText>
        </w:r>
      </w:del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(</w:delText>
        </w:r>
      </w:del>
      <w:del w:id="1530" w:author="PR Preview" w:date="2026-01-01T00:00:00Z">
        <w:r>
          <w:rPr>
            <w:rStyle w:val="VerbatimChar"/>
          </w:rPr>
          <w:delText xml:space="preserve">mpg ~ wt</w:delText>
        </w:r>
      </w:del>
      <w:del w:id="1531" w:author="PR Preview" w:date="2026-01-01T00:00:00Z">
        <w:r>
          <w:delText xml:space="preserve">,</w:delText>
        </w:r>
      </w:del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rPr>
            <w:rStyle w:val="VerbatimChar"/>
          </w:rPr>
          <w:delText xml:space="preserve">mpg ~ wt + I(wt^2)</w:delText>
        </w:r>
      </w:del>
      <w:del w:id="1534" w:author="PR Preview" w:date="2026-01-01T00:00:00Z">
        <w:r>
          <w:delText xml:space="preserve">,</w:delText>
        </w:r>
      </w:del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1537" w:author="PR Preview" w:date="2026-01-01T00:00:00Z">
        <w:r>
          <w:delText xml:space="preserve">,</w:delText>
        </w:r>
      </w:del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and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1542" w:author="PR Preview" w:date="2026-01-01T00:00:00Z">
        <w:r>
          <w:delText xml:space="preserve">)</w:delText>
        </w:r>
      </w:del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on a validation set,</w:delText>
        </w:r>
      </w:del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then reports the chosen model’s test RMSE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on untouched test data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(James et al. 2021, 213)</w:delText>
        </w:r>
      </w:del>
      <w:del w:id="1551" w:author="PR Preview" w:date="2026-01-01T00:00:00Z">
        <w:r>
          <w:delText xml:space="preserve">.</w:delText>
        </w:r>
      </w:del>
    </w:p>
    <w:p>
      <w:pPr>
        <w:pStyle w:val="BodyText"/>
      </w:pPr>
      <w:ins w:id="1552" w:author="PR Preview" w:date="2026-01-01T00:00:00Z">
        <w:r>
          <w:rPr>
            <w:b/>
            <w:bCs/>
          </w:rPr>
          <w:t xml:space="preserve">Example 6 (Numerical example)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This example (</w:t>
        </w:r>
      </w:ins>
      <w:hyperlink w:anchor="exm-train-validation-test-split">
        <w:ins w:id="1555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556" w:author="PR Preview" w:date="2026-01-01T00:00:00Z">
        <w:r>
          <w:t xml:space="preserve">)</w:t>
        </w:r>
      </w:ins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uses R’s built-in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rPr>
            <w:rStyle w:val="VerbatimChar"/>
          </w:rPr>
          <w:t xml:space="preserve">mtcars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dataset</w:t>
        </w:r>
      </w:ins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cars)</w:t>
        </w:r>
      </w:ins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to predict fuel efficiency (</w:t>
        </w:r>
      </w:ins>
      <w:ins w:id="1569" w:author="PR Preview" w:date="2026-01-01T00:00:00Z">
        <w:r>
          <w:rPr>
            <w:rStyle w:val="VerbatimChar"/>
          </w:rPr>
          <w:t xml:space="preserve">mpg</w:t>
        </w:r>
      </w:ins>
      <w:ins w:id="1570" w:author="PR Preview" w:date="2026-01-01T00:00:00Z">
        <w:r>
          <w:t xml:space="preserve">)</w:t>
        </w:r>
      </w:ins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from vehicle weight (</w:t>
        </w:r>
      </w:ins>
      <w:ins w:id="1573" w:author="PR Preview" w:date="2026-01-01T00:00:00Z">
        <w:r>
          <w:rPr>
            <w:rStyle w:val="VerbatimChar"/>
          </w:rPr>
          <w:t xml:space="preserve">wt</w:t>
        </w:r>
      </w:ins>
      <w:ins w:id="1574" w:author="PR Preview" w:date="2026-01-01T00:00:00Z">
        <w:r>
          <w:t xml:space="preserve">).</w:t>
        </w:r>
      </w:ins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It uses one random split</w:t>
        </w:r>
      </w:ins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to compare linear,</w:t>
        </w:r>
      </w:ins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quadratic,</w:t>
        </w:r>
      </w:ins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cubic,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and quartic models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(</w:t>
        </w:r>
      </w:ins>
      <w:ins w:id="1587" w:author="PR Preview" w:date="2026-01-01T00:00:00Z">
        <w:r>
          <w:rPr>
            <w:rStyle w:val="VerbatimChar"/>
          </w:rPr>
          <w:t xml:space="preserve">mpg ~ wt</w:t>
        </w:r>
      </w:ins>
      <w:ins w:id="1588" w:author="PR Preview" w:date="2026-01-01T00:00:00Z">
        <w:r>
          <w:t xml:space="preserve">,</w:t>
        </w:r>
      </w:ins>
      <w:ins w:id="1589" w:author="PR Preview" w:date="2026-01-01T00:00:00Z">
        <w:r>
          <w:t xml:space="preserve"> </w:t>
        </w:r>
      </w:ins>
      <w:ins w:id="1590" w:author="PR Preview" w:date="2026-01-01T00:00:00Z">
        <w:r>
          <w:rPr>
            <w:rStyle w:val="VerbatimChar"/>
          </w:rPr>
          <w:t xml:space="preserve">mpg ~ wt + I(wt^2)</w:t>
        </w:r>
      </w:ins>
      <w:ins w:id="1591" w:author="PR Preview" w:date="2026-01-01T00:00:00Z">
        <w:r>
          <w:t xml:space="preserve">,</w:t>
        </w:r>
      </w:ins>
      <w:ins w:id="1592" w:author="PR Preview" w:date="2026-01-01T00:00:00Z">
        <w:r>
          <w:t xml:space="preserve"> </w:t>
        </w:r>
      </w:ins>
      <w:ins w:id="1593" w:author="PR Preview" w:date="2026-01-01T00:00:00Z">
        <w:r>
          <w:rPr>
            <w:rStyle w:val="VerbatimChar"/>
          </w:rPr>
          <w:t xml:space="preserve">mpg ~ wt + I(wt^2) + I(wt^3)</w:t>
        </w:r>
      </w:ins>
      <w:ins w:id="1594" w:author="PR Preview" w:date="2026-01-01T00:00:00Z">
        <w:r>
          <w:t xml:space="preserve">,</w:t>
        </w:r>
      </w:ins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and</w:t>
        </w:r>
      </w:ins>
      <w:ins w:id="1597" w:author="PR Preview" w:date="2026-01-01T00:00:00Z">
        <w:r>
          <w:t xml:space="preserve"> </w:t>
        </w:r>
      </w:ins>
      <w:ins w:id="1598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1599" w:author="PR Preview" w:date="2026-01-01T00:00:00Z">
        <w:r>
          <w:t xml:space="preserve">)</w:t>
        </w:r>
      </w:ins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on a validation set,</w:t>
        </w:r>
      </w:ins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then reports the chosen model’s test RMSE</w:t>
        </w:r>
      </w:ins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on untouched test data</w:t>
        </w:r>
      </w:ins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(James et al. 2021, 213)</w:t>
        </w:r>
      </w:ins>
      <w:ins w:id="1608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8"/>
    <w:bookmarkEnd w:id="139"/>
    <w:bookmarkStart w:id="180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0" w:name="exr-kfold"/>
    <w:p>
      <w:pPr>
        <w:pStyle w:val="FirstParagraph"/>
      </w:pPr>
      <w:del w:id="1609" w:author="PR Preview" w:date="2026-01-01T00:00:00Z">
        <w:r>
          <w:rPr>
            <w:b/>
            <w:bCs/>
          </w:rPr>
          <w:delText xml:space="preserve">Exercise 6 (Folds of the</w:delText>
        </w:r>
      </w:del>
      <w:del w:id="1610" w:author="PR Preview" w:date="2026-01-01T00:00:00Z">
        <w:r>
          <w:rPr>
            <w:b/>
            <w:bCs/>
          </w:rPr>
          <w:delText xml:space="preserve"> </w:delText>
        </w:r>
      </w:del>
      <w:del w:id="1611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1612" w:author="PR Preview" w:date="2026-01-01T00:00:00Z">
        <w:r>
          <w:rPr>
            <w:b/>
            <w:bCs/>
          </w:rPr>
          <w:delText xml:space="preserve"> </w:delText>
        </w:r>
      </w:del>
      <w:del w:id="1613" w:author="PR Preview" w:date="2026-01-01T00:00:00Z">
        <w:r>
          <w:rPr>
            <w:b/>
            <w:bCs/>
          </w:rPr>
          <w:delText xml:space="preserve">data)</w:delText>
        </w:r>
      </w:del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Suppose we use</w:delText>
        </w:r>
      </w:del>
      <w:del w:id="161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1617" w:author="PR Preview" w:date="2026-01-01T00:00:00Z">
        <w:r>
          <w:delText xml:space="preserve">-fold cross-validation on the</w:delText>
        </w:r>
      </w:del>
      <w:del w:id="161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619" w:author="PR Preview" w:date="2026-01-01T00:00:00Z">
        <w:r>
          <w:delText xml:space="preserve"> </w:delText>
        </w:r>
      </w:del>
      <w:del w:id="1620" w:author="PR Preview" w:date="2026-01-01T00:00:00Z">
        <w:r>
          <w:delText xml:space="preserve">cars in</w:delText>
        </w:r>
      </w:del>
      <w:del w:id="1621" w:author="PR Preview" w:date="2026-01-01T00:00:00Z">
        <w:r>
          <w:delText xml:space="preserve"> </w:delText>
        </w:r>
      </w:del>
      <w:del w:id="1622" w:author="PR Preview" w:date="2026-01-01T00:00:00Z">
        <w:r>
          <w:rPr>
            <w:rStyle w:val="VerbatimChar"/>
          </w:rPr>
          <w:delText xml:space="preserve">mtcars</w:delText>
        </w:r>
      </w:del>
      <w:del w:id="1623" w:author="PR Preview" w:date="2026-01-01T00:00:00Z">
        <w:r>
          <w:delText xml:space="preserve">.</w:delText>
        </w:r>
      </w:del>
    </w:p>
    <w:p>
      <w:pPr>
        <w:pStyle w:val="FirstParagraph"/>
      </w:pPr>
      <w:ins w:id="1624" w:author="PR Preview" w:date="2026-01-01T00:00:00Z">
        <w:r>
          <w:rPr>
            <w:b/>
            <w:bCs/>
          </w:rPr>
          <w:t xml:space="preserve">Exercise 7 (Folds of the</w:t>
        </w:r>
      </w:ins>
      <w:ins w:id="1625" w:author="PR Preview" w:date="2026-01-01T00:00:00Z">
        <w:r>
          <w:rPr>
            <w:b/>
            <w:bCs/>
          </w:rPr>
          <w:t xml:space="preserve"> </w:t>
        </w:r>
      </w:ins>
      <w:ins w:id="1626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1627" w:author="PR Preview" w:date="2026-01-01T00:00:00Z">
        <w:r>
          <w:rPr>
            <w:b/>
            <w:bCs/>
          </w:rPr>
          <w:t xml:space="preserve"> </w:t>
        </w:r>
      </w:ins>
      <w:ins w:id="1628" w:author="PR Preview" w:date="2026-01-01T00:00:00Z">
        <w:r>
          <w:rPr>
            <w:b/>
            <w:bCs/>
          </w:rPr>
          <w:t xml:space="preserve">data)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Suppose we use</w:t>
        </w:r>
      </w:ins>
      <w:ins w:id="163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1632" w:author="PR Preview" w:date="2026-01-01T00:00:00Z">
        <w:r>
          <w:t xml:space="preserve">-fold cross-validation on the</w:t>
        </w:r>
      </w:ins>
      <w:ins w:id="163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cars in</w:t>
        </w:r>
      </w:ins>
      <w:ins w:id="1636" w:author="PR Preview" w:date="2026-01-01T00:00:00Z">
        <w:r>
          <w:t xml:space="preserve"> </w:t>
        </w:r>
      </w:ins>
      <w:ins w:id="1637" w:author="PR Preview" w:date="2026-01-01T00:00:00Z">
        <w:r>
          <w:rPr>
            <w:rStyle w:val="VerbatimChar"/>
          </w:rPr>
          <w:t xml:space="preserve">mtcars</w:t>
        </w:r>
      </w:ins>
      <w:ins w:id="163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0"/>
    <w:bookmarkStart w:id="141" w:name="sol-kfold"/>
    <w:p>
      <w:pPr>
        <w:pStyle w:val="FirstParagraph"/>
      </w:pPr>
      <w:del w:id="1639" w:author="PR Preview" w:date="2026-01-01T00:00:00Z">
        <w:r>
          <w:rPr>
            <w:i/>
            <w:iCs/>
          </w:rPr>
          <w:delText xml:space="preserve">Solution 6</w:delText>
        </w:r>
      </w:del>
      <w:del w:id="1640" w:author="PR Preview" w:date="2026-01-01T00:00:00Z">
        <w:r>
          <w:delText xml:space="preserve">. </w:delText>
        </w:r>
      </w:del>
    </w:p>
    <w:p>
      <w:pPr>
        <w:pStyle w:val="FirstParagraph"/>
      </w:pPr>
      <w:ins w:id="1641" w:author="PR Preview" w:date="2026-01-01T00:00:00Z">
        <w:r>
          <w:rPr>
            <w:i/>
            <w:iCs/>
          </w:rPr>
          <w:t xml:space="preserve">Solution 7</w:t>
        </w:r>
      </w:ins>
      <w:ins w:id="1642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1"/>
    <w:bookmarkStart w:id="145" w:name="def-folds"/>
    <w:p>
      <w:pPr>
        <w:pStyle w:val="FirstParagraph"/>
      </w:pPr>
      <w:del w:id="1643" w:author="PR Preview" w:date="2026-01-01T00:00:00Z">
        <w:r>
          <w:rPr>
            <w:b/>
            <w:bCs/>
          </w:rPr>
          <w:delText xml:space="preserve">Definition 19 (Folds)</w:delText>
        </w:r>
      </w:del>
      <w:del w:id="1644" w:author="PR Preview" w:date="2026-01-01T00:00:00Z">
        <w:r>
          <w:delText xml:space="preserve"> </w:delText>
        </w:r>
      </w:del>
      <w:del w:id="1645" w:author="PR Preview" w:date="2026-01-01T00:00:00Z">
        <w:r>
          <w:delText xml:space="preserve">A division of a</w:delText>
        </w:r>
      </w:del>
      <w:del w:id="1646" w:author="PR Preview" w:date="2026-01-01T00:00:00Z">
        <w:r>
          <w:delText xml:space="preserve"> </w:delText>
        </w:r>
      </w:del>
      <w:hyperlink w:anchor="def-training-set">
        <w:del w:id="164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4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1649" w:author="PR Preview" w:date="2026-01-01T00:00:00Z">
        <w:r>
          <w:delText xml:space="preserve">,</w:delText>
        </w:r>
      </w:del>
      <w:del w:id="1650" w:author="PR Preview" w:date="2026-01-01T00:00:00Z">
        <w:r>
          <w:delText xml:space="preserve"> </w:delText>
        </w:r>
      </w:del>
      <w:del w:id="1651" w:author="PR Preview" w:date="2026-01-01T00:00:00Z">
        <w:r>
          <w:delText xml:space="preserve">indexed by</w:delText>
        </w:r>
      </w:del>
      <w:del w:id="1652" w:author="PR Preview" w:date="2026-01-01T00:00:00Z">
        <w:r>
          <w:delText xml:space="preserve"> </w:delText>
        </w:r>
      </w:del>
      <m:oMath>
        <m:r>
          <m:t>I</m:t>
        </m:r>
      </m:oMath>
      <w:del w:id="1653" w:author="PR Preview" w:date="2026-01-01T00:00:00Z">
        <w:r>
          <w:delText xml:space="preserve">, into</w:delText>
        </w:r>
      </w:del>
      <w:del w:id="1654" w:author="PR Preview" w:date="2026-01-01T00:00:00Z">
        <w:r>
          <w:delText xml:space="preserve"> </w:delText>
        </w:r>
      </w:del>
      <m:oMath>
        <m:r>
          <m:t>k</m:t>
        </m:r>
      </m:oMath>
      <w:del w:id="1655" w:author="PR Preview" w:date="2026-01-01T00:00:00Z">
        <w:r>
          <w:delText xml:space="preserve"> </w:delText>
        </w:r>
      </w:del>
      <w:del w:id="1656" w:author="PR Preview" w:date="2026-01-01T00:00:00Z">
        <w:r>
          <w:rPr>
            <w:b/>
            <w:bCs/>
          </w:rPr>
          <w:delText xml:space="preserve">folds</w:delText>
        </w:r>
      </w:del>
      <w:del w:id="1657" w:author="PR Preview" w:date="2026-01-01T00:00:00Z">
        <w:r>
          <w:delText xml:space="preserve"> </w:delText>
        </w:r>
      </w:del>
      <w:del w:id="1658" w:author="PR Preview" w:date="2026-01-01T00:00:00Z">
        <w:r>
          <w:delText xml:space="preserve">is a partition of</w:delText>
        </w:r>
      </w:del>
      <w:del w:id="1659" w:author="PR Preview" w:date="2026-01-01T00:00:00Z">
        <w:r>
          <w:delText xml:space="preserve"> </w:delText>
        </w:r>
      </w:del>
      <m:oMath>
        <m:r>
          <m:t>I</m:t>
        </m:r>
      </m:oMath>
      <w:del w:id="1660" w:author="PR Preview" w:date="2026-01-01T00:00:00Z">
        <w:r>
          <w:delText xml:space="preserve"> </w:delText>
        </w:r>
      </w:del>
      <w:del w:id="1661" w:author="PR Preview" w:date="2026-01-01T00:00:00Z">
        <w:r>
          <w:delText xml:space="preserve">into</w:delText>
        </w:r>
      </w:del>
      <w:del w:id="1662" w:author="PR Preview" w:date="2026-01-01T00:00:00Z">
        <w:r>
          <w:delText xml:space="preserve"> </w:delText>
        </w:r>
      </w:del>
      <m:oMath>
        <m:r>
          <m:t>k</m:t>
        </m:r>
      </m:oMath>
      <w:del w:id="1663" w:author="PR Preview" w:date="2026-01-01T00:00:00Z">
        <w:r>
          <w:delText xml:space="preserve"> </w:delText>
        </w:r>
      </w:del>
      <w:del w:id="1664" w:author="PR Preview" w:date="2026-01-01T00:00:00Z">
        <w:r>
          <w:delText xml:space="preserve">nonempty, disjoint subsets</w:delText>
        </w:r>
      </w:del>
      <w:del w:id="166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1666" w:author="PR Preview" w:date="2026-01-01T00:00:00Z">
        <w:r>
          <w:delText xml:space="preserve">:</w:delText>
        </w:r>
      </w:del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BodyText"/>
      </w:pPr>
      <w:del w:id="1667" w:author="PR Preview" w:date="2026-01-01T00:00:00Z">
        <w:r>
          <w:rPr>
            <w:b/>
            <w:bCs/>
          </w:rPr>
          <w:delText xml:space="preserve">Definition 20 (Fold size)</w:delText>
        </w:r>
      </w:del>
      <w:del w:id="1668" w:author="PR Preview" w:date="2026-01-01T00:00:00Z">
        <w:r>
          <w:delText xml:space="preserve"> </w:delText>
        </w:r>
      </w:del>
      <w:del w:id="1669" w:author="PR Preview" w:date="2026-01-01T00:00:00Z">
        <w:r>
          <w:delText xml:space="preserve">The</w:delText>
        </w:r>
      </w:del>
      <w:del w:id="1670" w:author="PR Preview" w:date="2026-01-01T00:00:00Z">
        <w:r>
          <w:delText xml:space="preserve"> </w:delText>
        </w:r>
      </w:del>
      <w:del w:id="1671" w:author="PR Preview" w:date="2026-01-01T00:00:00Z">
        <w:r>
          <w:rPr>
            <w:b/>
            <w:bCs/>
          </w:rPr>
          <w:delText xml:space="preserve">size</w:delText>
        </w:r>
      </w:del>
      <w:del w:id="1672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of</w:delText>
        </w:r>
      </w:del>
      <w:del w:id="1675" w:author="PR Preview" w:date="2026-01-01T00:00:00Z">
        <w:r>
          <w:delText xml:space="preserve"> </w:delText>
        </w:r>
      </w:del>
      <w:hyperlink w:anchor="def-folds">
        <w:del w:id="167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67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del w:id="1680" w:author="PR Preview" w:date="2026-01-01T00:00:00Z">
        <w:r>
          <w:rPr>
            <w:b/>
            <w:bCs/>
          </w:rPr>
          <w:delText xml:space="preserve">Definition 21 (Fold assignment)</w:delText>
        </w:r>
      </w:del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Given</w:delText>
        </w:r>
      </w:del>
      <w:del w:id="1683" w:author="PR Preview" w:date="2026-01-01T00:00:00Z">
        <w:r>
          <w:delText xml:space="preserve"> </w:delText>
        </w:r>
      </w:del>
      <w:hyperlink w:anchor="def-folds">
        <w:del w:id="1684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16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1686" w:author="PR Preview" w:date="2026-01-01T00:00:00Z">
        <w:r>
          <w:delText xml:space="preserve">,</w:delText>
        </w:r>
      </w:del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the</w:delText>
        </w:r>
      </w:del>
      <w:del w:id="1689" w:author="PR Preview" w:date="2026-01-01T00:00:00Z">
        <w:r>
          <w:delText xml:space="preserve"> </w:delText>
        </w:r>
      </w:del>
      <w:del w:id="1690" w:author="PR Preview" w:date="2026-01-01T00:00:00Z">
        <w:r>
          <w:rPr>
            <w:b/>
            <w:bCs/>
          </w:rPr>
          <w:delText xml:space="preserve">fold assignment</w:delText>
        </w:r>
      </w:del>
      <w:del w:id="1691" w:author="PR Preview" w:date="2026-01-01T00:00:00Z">
        <w:r>
          <w:delText xml:space="preserve"> </w:delText>
        </w:r>
      </w:del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del w:id="1692" w:author="PR Preview" w:date="2026-01-01T00:00:00Z">
        <w:r>
          <w:delText xml:space="preserve"> </w:delText>
        </w:r>
      </w:del>
      <w:del w:id="1693" w:author="PR Preview" w:date="2026-01-01T00:00:00Z">
        <w:r>
          <w:delText xml:space="preserve">of observation</w:delText>
        </w:r>
      </w:del>
      <w:del w:id="1694" w:author="PR Preview" w:date="2026-01-01T00:00:00Z">
        <w:r>
          <w:delText xml:space="preserve"> </w:delText>
        </w:r>
      </w:del>
      <m:oMath>
        <m:r>
          <m:t>i</m:t>
        </m:r>
      </m:oMath>
      <w:del w:id="1695" w:author="PR Preview" w:date="2026-01-01T00:00:00Z">
        <w:r>
          <w:delText xml:space="preserve"> </w:delText>
        </w:r>
      </w:del>
      <w:del w:id="1696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BodyText"/>
      </w:pPr>
      <w:del w:id="1697" w:author="PR Preview" w:date="2026-01-01T00:00:00Z">
        <w:r>
          <w:rPr>
            <w:b/>
            <w:bCs/>
          </w:rPr>
          <w:delText xml:space="preserve">Definition 22 (Fold-out rule)</w:delText>
        </w:r>
      </w:del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For</w:delText>
        </w:r>
      </w:del>
      <w:del w:id="1700" w:author="PR Preview" w:date="2026-01-01T00:00:00Z">
        <w:r>
          <w:delText xml:space="preserve"> </w:delText>
        </w:r>
      </w:del>
      <w:hyperlink w:anchor="def-folds">
        <w:del w:id="1701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70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703" w:author="PR Preview" w:date="2026-01-01T00:00:00Z">
        <w:r>
          <w:delText xml:space="preserve">,</w:delText>
        </w:r>
      </w:del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the</w:delText>
        </w:r>
      </w:del>
      <w:del w:id="1706" w:author="PR Preview" w:date="2026-01-01T00:00:00Z">
        <w:r>
          <w:delText xml:space="preserve"> </w:delText>
        </w:r>
      </w:del>
      <w:del w:id="1707" w:author="PR Preview" w:date="2026-01-01T00:00:00Z">
        <w:r>
          <w:rPr>
            <w:b/>
            <w:bCs/>
          </w:rPr>
          <w:delText xml:space="preserve">fold-out rule</w:delText>
        </w:r>
      </w:del>
      <w:del w:id="170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1709" w:author="PR Preview" w:date="2026-01-01T00:00:00Z">
        <w:r>
          <w:delText xml:space="preserve"> </w:delText>
        </w:r>
      </w:del>
      <w:del w:id="1710" w:author="PR Preview" w:date="2026-01-01T00:00:00Z">
        <w:r>
          <w:delText xml:space="preserve">is the</w:delText>
        </w:r>
      </w:del>
      <w:del w:id="1711" w:author="PR Preview" w:date="2026-01-01T00:00:00Z">
        <w:r>
          <w:delText xml:space="preserve"> </w:delText>
        </w:r>
      </w:del>
      <w:hyperlink w:anchor="def-prediction-rule">
        <w:del w:id="171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delText xml:space="preserve">that a</w:delText>
        </w:r>
      </w:del>
      <w:del w:id="1715" w:author="PR Preview" w:date="2026-01-01T00:00:00Z">
        <w:r>
          <w:delText xml:space="preserve"> </w:delText>
        </w:r>
      </w:del>
      <w:hyperlink w:anchor="def-fitting-procedure">
        <w:del w:id="1716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717" w:author="PR Preview" w:date="2026-01-01T00:00:00Z">
        <w:r>
          <w:delText xml:space="preserve"> </w:delText>
        </w:r>
      </w:del>
      <m:oMath>
        <m:r>
          <m:t>g</m:t>
        </m:r>
      </m:oMath>
      <w:del w:id="1718" w:author="PR Preview" w:date="2026-01-01T00:00:00Z">
        <w:r>
          <w:delText xml:space="preserve"> </w:delText>
        </w:r>
      </w:del>
      <w:del w:id="1719" w:author="PR Preview" w:date="2026-01-01T00:00:00Z">
        <w:r>
          <w:delText xml:space="preserve">produces</w:delText>
        </w:r>
      </w:del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p>
      <w:pPr>
        <w:pStyle w:val="BodyText"/>
      </w:pPr>
      <w:del w:id="1722" w:author="PR Preview" w:date="2026-01-01T00:00:00Z">
        <w:r>
          <w:rPr>
            <w:b/>
            <w:bCs/>
          </w:rPr>
          <w:delText xml:space="preserve">Definition 23 (</w:delText>
        </w:r>
      </w:del>
      <m:oMath>
        <m:r>
          <m:t>k</m:t>
        </m:r>
      </m:oMath>
      <w:del w:id="1723" w:author="PR Preview" w:date="2026-01-01T00:00:00Z">
        <w:r>
          <w:rPr>
            <w:b/>
            <w:bCs/>
          </w:rPr>
          <w:delText xml:space="preserve">-fold cross-validation)</w:delText>
        </w:r>
      </w:del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In</w:delText>
        </w:r>
      </w:del>
      <w:del w:id="1726" w:author="PR Preview" w:date="2026-01-01T00:00:00Z">
        <w:r>
          <w:delText xml:space="preserve"> </w:delText>
        </w:r>
      </w:del>
      <m:oMath>
        <m:r>
          <m:t>k</m:t>
        </m:r>
      </m:oMath>
      <w:del w:id="1727" w:author="PR Preview" w:date="2026-01-01T00:00:00Z">
        <w:r>
          <w:rPr>
            <w:b/>
            <w:bCs/>
          </w:rPr>
          <w:delText xml:space="preserve">-fold cross-validation</w:delText>
        </w:r>
      </w:del>
      <w:del w:id="1728" w:author="PR Preview" w:date="2026-01-01T00:00:00Z">
        <w:r>
          <w:delText xml:space="preserve">:</w:delText>
        </w:r>
      </w:del>
    </w:p>
    <w:p>
      <w:pPr>
        <w:pStyle w:val="FirstParagraph"/>
      </w:pPr>
      <w:ins w:id="1729" w:author="PR Preview" w:date="2026-01-01T00:00:00Z">
        <w:r>
          <w:rPr>
            <w:b/>
            <w:bCs/>
          </w:rPr>
          <w:t xml:space="preserve">Definition 21 (Folds)</w:t>
        </w:r>
      </w:ins>
      <w:ins w:id="1730" w:author="PR Preview" w:date="2026-01-01T00:00:00Z">
        <w:r>
          <w:t xml:space="preserve"> </w:t>
        </w:r>
      </w:ins>
      <w:ins w:id="1731" w:author="PR Preview" w:date="2026-01-01T00:00:00Z">
        <w:r>
          <w:t xml:space="preserve">A division of a</w:t>
        </w:r>
      </w:ins>
      <w:ins w:id="1732" w:author="PR Preview" w:date="2026-01-01T00:00:00Z">
        <w:r>
          <w:t xml:space="preserve"> </w:t>
        </w:r>
      </w:ins>
      <w:hyperlink w:anchor="def-training-set">
        <w:ins w:id="173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73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1735" w:author="PR Preview" w:date="2026-01-01T00:00:00Z">
        <w:r>
          <w:t xml:space="preserve">,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indexed by</w:t>
        </w:r>
      </w:ins>
      <w:ins w:id="1738" w:author="PR Preview" w:date="2026-01-01T00:00:00Z">
        <w:r>
          <w:t xml:space="preserve"> </w:t>
        </w:r>
      </w:ins>
      <m:oMath>
        <m:r>
          <m:t>I</m:t>
        </m:r>
      </m:oMath>
      <w:ins w:id="1739" w:author="PR Preview" w:date="2026-01-01T00:00:00Z">
        <w:r>
          <w:t xml:space="preserve">, into</w:t>
        </w:r>
      </w:ins>
      <w:ins w:id="1740" w:author="PR Preview" w:date="2026-01-01T00:00:00Z">
        <w:r>
          <w:t xml:space="preserve"> </w:t>
        </w:r>
      </w:ins>
      <m:oMath>
        <m:r>
          <m:t>k</m:t>
        </m:r>
      </m:oMath>
      <w:ins w:id="1741" w:author="PR Preview" w:date="2026-01-01T00:00:00Z">
        <w:r>
          <w:t xml:space="preserve"> </w:t>
        </w:r>
      </w:ins>
      <w:ins w:id="1742" w:author="PR Preview" w:date="2026-01-01T00:00:00Z">
        <w:r>
          <w:rPr>
            <w:b/>
            <w:bCs/>
          </w:rPr>
          <w:t xml:space="preserve">folds</w:t>
        </w:r>
      </w:ins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is a partition of</w:t>
        </w:r>
      </w:ins>
      <w:ins w:id="1745" w:author="PR Preview" w:date="2026-01-01T00:00:00Z">
        <w:r>
          <w:t xml:space="preserve"> </w:t>
        </w:r>
      </w:ins>
      <m:oMath>
        <m:r>
          <m:t>I</m:t>
        </m:r>
      </m:oMath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into</w:t>
        </w:r>
      </w:ins>
      <w:ins w:id="1748" w:author="PR Preview" w:date="2026-01-01T00:00:00Z">
        <w:r>
          <w:t xml:space="preserve"> </w:t>
        </w:r>
      </w:ins>
      <m:oMath>
        <m:r>
          <m:t>k</m:t>
        </m:r>
      </m:oMath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nonempty, disjoint subsets</w:t>
        </w:r>
      </w:ins>
      <w:ins w:id="17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1752" w:author="PR Preview" w:date="2026-01-01T00:00:00Z">
        <w:r>
          <w:t xml:space="preserve">:</w:t>
        </w:r>
      </w:ins>
    </w:p>
    <w:p>
      <w:pPr>
        <w:pStyle w:val="BodyText"/>
      </w:pPr>
      <w:bookmarkStart w:id="14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45"/>
    <w:bookmarkStart w:id="147" w:name="def-fold-size"/>
    <w:p>
      <w:pPr>
        <w:pStyle w:val="BodyText"/>
      </w:pPr>
      <w:ins w:id="1753" w:author="PR Preview" w:date="2026-01-01T00:00:00Z">
        <w:r>
          <w:rPr>
            <w:b/>
            <w:bCs/>
          </w:rPr>
          <w:t xml:space="preserve">Definition 22 (Fold size)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The</w:t>
        </w:r>
      </w:ins>
      <w:ins w:id="1756" w:author="PR Preview" w:date="2026-01-01T00:00:00Z">
        <w:r>
          <w:t xml:space="preserve"> </w:t>
        </w:r>
      </w:ins>
      <w:ins w:id="1757" w:author="PR Preview" w:date="2026-01-01T00:00:00Z">
        <w:r>
          <w:rPr>
            <w:b/>
            <w:bCs/>
          </w:rPr>
          <w:t xml:space="preserve">size</w:t>
        </w:r>
      </w:ins>
      <w:ins w:id="1758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of</w:t>
        </w:r>
      </w:ins>
      <w:ins w:id="1761" w:author="PR Preview" w:date="2026-01-01T00:00:00Z">
        <w:r>
          <w:t xml:space="preserve"> </w:t>
        </w:r>
      </w:ins>
      <w:hyperlink w:anchor="def-folds">
        <w:ins w:id="176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76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14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51" w:name="def-fold-assignment"/>
    <w:p>
      <w:pPr>
        <w:pStyle w:val="FirstParagraph"/>
      </w:pPr>
      <w:ins w:id="1766" w:author="PR Preview" w:date="2026-01-01T00:00:00Z">
        <w:r>
          <w:rPr>
            <w:b/>
            <w:bCs/>
          </w:rPr>
          <w:t xml:space="preserve">Definition 23 (Fold assignment)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Given</w:t>
        </w:r>
      </w:ins>
      <w:ins w:id="1769" w:author="PR Preview" w:date="2026-01-01T00:00:00Z">
        <w:r>
          <w:t xml:space="preserve"> </w:t>
        </w:r>
      </w:ins>
      <w:hyperlink w:anchor="def-folds">
        <w:ins w:id="177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177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1772" w:author="PR Preview" w:date="2026-01-01T00:00:00Z">
        <w:r>
          <w:t xml:space="preserve">,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the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rPr>
            <w:b/>
            <w:bCs/>
          </w:rPr>
          <w:t xml:space="preserve">fold assignment</w:t>
        </w:r>
      </w:ins>
      <w:ins w:id="1777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of observation</w:t>
        </w:r>
      </w:ins>
      <w:ins w:id="1780" w:author="PR Preview" w:date="2026-01-01T00:00:00Z">
        <w:r>
          <w:t xml:space="preserve"> </w:t>
        </w:r>
      </w:ins>
      <m:oMath>
        <m:r>
          <m:t>i</m:t>
        </m:r>
      </m:oMath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14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51"/>
    <w:bookmarkStart w:id="155" w:name="def-fold-out-rule"/>
    <w:p>
      <w:pPr>
        <w:pStyle w:val="BodyText"/>
      </w:pPr>
      <w:ins w:id="1783" w:author="PR Preview" w:date="2026-01-01T00:00:00Z">
        <w:r>
          <w:rPr>
            <w:b/>
            <w:bCs/>
          </w:rPr>
          <w:t xml:space="preserve">Definition 24 (Fold-out rule)</w:t>
        </w:r>
      </w:ins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For</w:t>
        </w:r>
      </w:ins>
      <w:ins w:id="1786" w:author="PR Preview" w:date="2026-01-01T00:00:00Z">
        <w:r>
          <w:t xml:space="preserve"> </w:t>
        </w:r>
      </w:ins>
      <w:hyperlink w:anchor="def-folds">
        <w:ins w:id="1787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78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789" w:author="PR Preview" w:date="2026-01-01T00:00:00Z">
        <w:r>
          <w:t xml:space="preserve">,</w:t>
        </w:r>
      </w:ins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the</w:t>
        </w:r>
      </w:ins>
      <w:ins w:id="1792" w:author="PR Preview" w:date="2026-01-01T00:00:00Z">
        <w:r>
          <w:t xml:space="preserve"> </w:t>
        </w:r>
      </w:ins>
      <w:ins w:id="1793" w:author="PR Preview" w:date="2026-01-01T00:00:00Z">
        <w:r>
          <w:rPr>
            <w:b/>
            <w:bCs/>
          </w:rPr>
          <w:t xml:space="preserve">fold-out rule</w:t>
        </w:r>
      </w:ins>
      <w:ins w:id="1794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is the</w:t>
        </w:r>
      </w:ins>
      <w:ins w:id="1797" w:author="PR Preview" w:date="2026-01-01T00:00:00Z">
        <w:r>
          <w:t xml:space="preserve"> </w:t>
        </w:r>
      </w:ins>
      <w:hyperlink w:anchor="def-prediction-rule">
        <w:ins w:id="1798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that a</w:t>
        </w:r>
      </w:ins>
      <w:ins w:id="1801" w:author="PR Preview" w:date="2026-01-01T00:00:00Z">
        <w:r>
          <w:t xml:space="preserve"> </w:t>
        </w:r>
      </w:ins>
      <w:hyperlink w:anchor="def-fitting-procedure">
        <w:ins w:id="1802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803" w:author="PR Preview" w:date="2026-01-01T00:00:00Z">
        <w:r>
          <w:t xml:space="preserve"> </w:t>
        </w:r>
      </w:ins>
      <m:oMath>
        <m:r>
          <m:t>g</m:t>
        </m:r>
      </m:oMath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produces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15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55"/>
    <w:bookmarkStart w:id="156" w:name="def-kfold"/>
    <w:p>
      <w:pPr>
        <w:pStyle w:val="BodyText"/>
      </w:pPr>
      <w:ins w:id="1808" w:author="PR Preview" w:date="2026-01-01T00:00:00Z">
        <w:r>
          <w:rPr>
            <w:b/>
            <w:bCs/>
          </w:rPr>
          <w:t xml:space="preserve">Definition 25 (</w:t>
        </w:r>
      </w:ins>
      <m:oMath>
        <m:r>
          <m:t>k</m:t>
        </m:r>
      </m:oMath>
      <w:ins w:id="1809" w:author="PR Preview" w:date="2026-01-01T00:00:00Z">
        <w:r>
          <w:rPr>
            <w:b/>
            <w:bCs/>
          </w:rPr>
          <w:t xml:space="preserve">-fold cross-validation)</w:t>
        </w:r>
      </w:ins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In</w:t>
        </w:r>
      </w:ins>
      <w:ins w:id="1812" w:author="PR Preview" w:date="2026-01-01T00:00:00Z">
        <w:r>
          <w:t xml:space="preserve"> </w:t>
        </w:r>
      </w:ins>
      <m:oMath>
        <m:r>
          <m:t>k</m:t>
        </m:r>
      </m:oMath>
      <w:ins w:id="1813" w:author="PR Preview" w:date="2026-01-01T00:00:00Z">
        <w:r>
          <w:rPr>
            <w:b/>
            <w:bCs/>
          </w:rPr>
          <w:t xml:space="preserve">-fold cross-validation</w:t>
        </w:r>
      </w:ins>
      <w:ins w:id="1814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56"/>
    <w:bookmarkStart w:id="157" w:name="rem-kfold-vs-validation-set"/>
    <w:p>
      <w:pPr>
        <w:pStyle w:val="FirstParagraph"/>
      </w:pPr>
      <w:del w:id="1815" w:author="PR Preview" w:date="2026-01-01T00:00:00Z">
        <w:r>
          <w:rPr>
            <w:i/>
            <w:iCs/>
          </w:rPr>
          <w:delText xml:space="preserve">Remark 7</w:delText>
        </w:r>
      </w:del>
      <w:del w:id="1816" w:author="PR Preview" w:date="2026-01-01T00:00:00Z">
        <w:r>
          <w:delText xml:space="preserve"> (Cross-validation instead of a single validation set). </w:delText>
        </w:r>
      </w:del>
      <w:del w:id="1817" w:author="PR Preview" w:date="2026-01-01T00:00:00Z">
        <w:r>
          <w:delText xml:space="preserve">If data are limited,</w:delText>
        </w:r>
      </w:del>
      <w:del w:id="1818" w:author="PR Preview" w:date="2026-01-01T00:00:00Z">
        <w:r>
          <w:delText xml:space="preserve"> </w:delText>
        </w:r>
      </w:del>
      <m:oMath>
        <m:r>
          <m:t>k</m:t>
        </m:r>
      </m:oMath>
      <w:del w:id="1819" w:author="PR Preview" w:date="2026-01-01T00:00:00Z">
        <w:r>
          <w:delText xml:space="preserve">-fold cross-validation</w:delText>
        </w:r>
      </w:del>
      <w:del w:id="1820" w:author="PR Preview" w:date="2026-01-01T00:00:00Z">
        <w:r>
          <w:delText xml:space="preserve"> </w:delText>
        </w:r>
      </w:del>
      <w:del w:id="1821" w:author="PR Preview" w:date="2026-01-01T00:00:00Z">
        <w:r>
          <w:delText xml:space="preserve">can replace the single validation set of</w:delText>
        </w:r>
      </w:del>
      <w:del w:id="1822" w:author="PR Preview" w:date="2026-01-01T00:00:00Z">
        <w:r>
          <w:delText xml:space="preserve"> </w:delText>
        </w:r>
      </w:del>
      <w:hyperlink w:anchor="def-data-splits">
        <w:del w:id="1823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delText xml:space="preserve">for more stable tuning.</w:delText>
        </w:r>
      </w:del>
      <w:del w:id="1826" w:author="PR Preview" w:date="2026-01-01T00:00:00Z">
        <w:r>
          <w:delText xml:space="preserve"> </w:delText>
        </w:r>
      </w:del>
      <w:del w:id="1827" w:author="PR Preview" w:date="2026-01-01T00:00:00Z">
        <w:r>
          <w:delText xml:space="preserve">In</w:delText>
        </w:r>
      </w:del>
      <w:del w:id="1828" w:author="PR Preview" w:date="2026-01-01T00:00:00Z">
        <w:r>
          <w:delText xml:space="preserve"> </w:delText>
        </w:r>
      </w:del>
      <w:hyperlink w:anchor="exr-kfold">
        <w:del w:id="1829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1830" w:author="PR Preview" w:date="2026-01-01T00:00:00Z">
        <w:r>
          <w:delText xml:space="preserve">,</w:delText>
        </w:r>
      </w:del>
      <w:del w:id="183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folds of 8 cars each</w:delText>
        </w:r>
      </w:del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1836" w:author="PR Preview" w:date="2026-01-01T00:00:00Z">
        <w:r>
          <w:rPr>
            <w:b/>
            <w:bCs/>
          </w:rPr>
          <w:delText xml:space="preserve">Definition 24 (Cross-validation estimate)</w:delText>
        </w:r>
      </w:del>
      <w:del w:id="1837" w:author="PR Preview" w:date="2026-01-01T00:00:00Z">
        <w:r>
          <w:delText xml:space="preserve"> </w:delText>
        </w:r>
      </w:del>
      <w:del w:id="1838" w:author="PR Preview" w:date="2026-01-01T00:00:00Z">
        <w:r>
          <w:delText xml:space="preserve">The</w:delText>
        </w:r>
      </w:del>
      <w:del w:id="1839" w:author="PR Preview" w:date="2026-01-01T00:00:00Z">
        <w:r>
          <w:delText xml:space="preserve"> </w:delText>
        </w:r>
      </w:del>
      <m:oMath>
        <m:r>
          <m:t>k</m:t>
        </m:r>
      </m:oMath>
      <w:del w:id="1840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184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842" w:author="PR Preview" w:date="2026-01-01T00:00:00Z">
        <w:r>
          <w:delText xml:space="preserve"> </w:delText>
        </w:r>
      </w:del>
      <w:del w:id="1843" w:author="PR Preview" w:date="2026-01-01T00:00:00Z">
        <w:r>
          <w:delText xml:space="preserve">is the</w:delText>
        </w:r>
      </w:del>
      <w:del w:id="1844" w:author="PR Preview" w:date="2026-01-01T00:00:00Z">
        <w:r>
          <w:delText xml:space="preserve"> </w:delText>
        </w:r>
      </w:del>
      <w:hyperlink r:id="rId30">
        <w:del w:id="1845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of the predictions that each observation</w:delText>
        </w:r>
      </w:del>
      <w:del w:id="184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849" w:author="PR Preview" w:date="2026-01-01T00:00:00Z">
        <w:r>
          <w:delText xml:space="preserve"> </w:delText>
        </w:r>
      </w:del>
      <w:del w:id="1850" w:author="PR Preview" w:date="2026-01-01T00:00:00Z">
        <w:r>
          <w:delText xml:space="preserve">of the training set receives</w:delText>
        </w:r>
      </w:del>
      <w:del w:id="1851" w:author="PR Preview" w:date="2026-01-01T00:00:00Z">
        <w:r>
          <w:delText xml:space="preserve"> </w:delText>
        </w:r>
      </w:del>
      <w:del w:id="1852" w:author="PR Preview" w:date="2026-01-01T00:00:00Z">
        <w:r>
          <w:delText xml:space="preserve">from the</w:delText>
        </w:r>
      </w:del>
      <w:del w:id="1853" w:author="PR Preview" w:date="2026-01-01T00:00:00Z">
        <w:r>
          <w:delText xml:space="preserve"> </w:delText>
        </w:r>
      </w:del>
      <w:hyperlink w:anchor="def-fold-out-rule">
        <w:del w:id="1854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of its</w:delText>
        </w:r>
      </w:del>
      <w:del w:id="1857" w:author="PR Preview" w:date="2026-01-01T00:00:00Z">
        <w:r>
          <w:delText xml:space="preserve"> </w:delText>
        </w:r>
      </w:del>
      <w:hyperlink w:anchor="def-fold-assignment">
        <w:del w:id="1858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1859" w:author="PR Preview" w:date="2026-01-01T00:00:00Z">
        <w:r>
          <w:delText xml:space="preserve"> </w:delText>
        </w:r>
      </w:del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delText xml:space="preserve">in</w:delText>
        </w:r>
      </w:del>
      <w:del w:id="1862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1863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1864" w:author="PR Preview" w:date="2026-01-01T00:00:00Z">
        <w:r>
          <w:delText xml:space="preserve">:</w:delText>
        </w:r>
      </w:del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p>
      <w:pPr>
        <w:pStyle w:val="BodyText"/>
      </w:pPr>
      <w:del w:id="1865" w:author="PR Preview" w:date="2026-01-01T00:00:00Z">
        <w:r>
          <w:rPr>
            <w:b/>
            <w:bCs/>
          </w:rPr>
          <w:delText xml:space="preserve">Exercise 7 (The cross-validation estimate, fold by fold)</w:delText>
        </w:r>
      </w:del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Rewrite the</w:delText>
        </w:r>
      </w:del>
      <w:del w:id="1868" w:author="PR Preview" w:date="2026-01-01T00:00:00Z">
        <w:r>
          <w:delText xml:space="preserve"> </w:delText>
        </w:r>
      </w:del>
      <w:hyperlink w:anchor="def-cv-estimate">
        <w:del w:id="1869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870" w:author="PR Preview" w:date="2026-01-01T00:00:00Z">
        <w:r>
          <w:delText xml:space="preserve"> </w:delText>
        </w:r>
      </w:del>
      <w:hyperlink w:anchor="eq-cv-estimate">
        <w:del w:id="1871" w:author="PR Preview" w:date="2026-01-01T00:00:00Z">
          <w:r>
            <w:rPr>
              <w:rStyle w:val="Hyperlink"/>
            </w:rPr>
            <w:delText xml:space="preserve">Equation 24</w:delText>
          </w:r>
        </w:del>
      </w:hyperlink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as</w:delText>
        </w:r>
      </w:del>
      <w:del w:id="187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1875" w:author="PR Preview" w:date="2026-01-01T00:00:00Z">
        <w:r>
          <w:delText xml:space="preserve"> </w:delText>
        </w:r>
      </w:del>
      <w:del w:id="1876" w:author="PR Preview" w:date="2026-01-01T00:00:00Z">
        <w:r>
          <w:delText xml:space="preserve">times a double sum:</w:delText>
        </w:r>
      </w:del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delText xml:space="preserve">an outer sum over the fold numbers</w:delText>
        </w:r>
      </w:del>
      <w:del w:id="1879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and an inner sum over the observations</w:delText>
        </w:r>
      </w:del>
      <w:del w:id="1882" w:author="PR Preview" w:date="2026-01-01T00:00:00Z">
        <w:r>
          <w:delText xml:space="preserve"> </w:delText>
        </w:r>
      </w:del>
      <m:oMath>
        <m:r>
          <m:t>i</m:t>
        </m:r>
      </m:oMath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in</w:delText>
        </w:r>
      </w:del>
      <w:del w:id="1885" w:author="PR Preview" w:date="2026-01-01T00:00:00Z">
        <w:r>
          <w:delText xml:space="preserve"> </w:delText>
        </w:r>
      </w:del>
      <w:hyperlink w:anchor="def-folds">
        <w:del w:id="188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88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888" w:author="PR Preview" w:date="2026-01-01T00:00:00Z">
        <w:r>
          <w:delText xml:space="preserve">.</w:delText>
        </w:r>
      </w:del>
      <w:del w:id="1889" w:author="PR Preview" w:date="2026-01-01T00:00:00Z">
        <w:r>
          <w:delText xml:space="preserve"> </w:delText>
        </w:r>
      </w:del>
      <w:del w:id="1890" w:author="PR Preview" w:date="2026-01-01T00:00:00Z">
        <w:r>
          <w:delText xml:space="preserve">Then simplify the summand, so that it no longer uses the fold assignment</w:delText>
        </w:r>
      </w:del>
      <w:del w:id="1891" w:author="PR Preview" w:date="2026-01-01T00:00:00Z">
        <w:r>
          <w:delText xml:space="preserve"> </w:delText>
        </w:r>
      </w:del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del w:id="1892" w:author="PR Preview" w:date="2026-01-01T00:00:00Z">
        <w:r>
          <w:delText xml:space="preserve">.</w:delText>
        </w:r>
      </w:del>
    </w:p>
    <w:p>
      <w:pPr>
        <w:pStyle w:val="BodyText"/>
      </w:pPr>
      <w:del w:id="1893" w:author="PR Preview" w:date="2026-01-01T00:00:00Z">
        <w:r>
          <w:rPr>
            <w:i/>
            <w:iCs/>
          </w:rPr>
          <w:delText xml:space="preserve">Solution 7</w:delText>
        </w:r>
      </w:del>
      <w:del w:id="1894" w:author="PR Preview" w:date="2026-01-01T00:00:00Z">
        <w:r>
          <w:delText xml:space="preserve">. </w:delText>
        </w:r>
      </w:del>
      <w:del w:id="1895" w:author="PR Preview" w:date="2026-01-01T00:00:00Z">
        <w:r>
          <w:delText xml:space="preserve">The folds</w:delText>
        </w:r>
      </w:del>
      <w:del w:id="189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delText xml:space="preserve">partition</w:delText>
        </w:r>
      </w:del>
      <w:del w:id="1899" w:author="PR Preview" w:date="2026-01-01T00:00:00Z">
        <w:r>
          <w:delText xml:space="preserve"> </w:delText>
        </w:r>
      </w:del>
      <m:oMath>
        <m:r>
          <m:t>I</m:t>
        </m:r>
      </m:oMath>
      <w:del w:id="1900" w:author="PR Preview" w:date="2026-01-01T00:00:00Z">
        <w:r>
          <w:delText xml:space="preserve"> </w:delText>
        </w:r>
      </w:del>
      <w:del w:id="1901" w:author="PR Preview" w:date="2026-01-01T00:00:00Z">
        <w:r>
          <w:delText xml:space="preserve">(</w:delText>
        </w:r>
      </w:del>
      <w:hyperlink w:anchor="def-folds">
        <w:del w:id="1902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1903" w:author="PR Preview" w:date="2026-01-01T00:00:00Z">
        <w:r>
          <w:delText xml:space="preserve">),</w:delText>
        </w:r>
      </w:del>
      <w:del w:id="1904" w:author="PR Preview" w:date="2026-01-01T00:00:00Z">
        <w:r>
          <w:delText xml:space="preserve"> </w:delText>
        </w:r>
      </w:del>
      <w:del w:id="1905" w:author="PR Preview" w:date="2026-01-01T00:00:00Z">
        <w:r>
          <w:delText xml:space="preserve">so summing over the observations of each fold and then over the folds</w:delText>
        </w:r>
      </w:del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adds each term of</w:delText>
        </w:r>
      </w:del>
      <w:del w:id="1908" w:author="PR Preview" w:date="2026-01-01T00:00:00Z">
        <w:r>
          <w:delText xml:space="preserve"> </w:delText>
        </w:r>
      </w:del>
      <w:hyperlink w:anchor="eq-cv-estimate">
        <w:del w:id="1909" w:author="PR Preview" w:date="2026-01-01T00:00:00Z">
          <w:r>
            <w:rPr>
              <w:rStyle w:val="Hyperlink"/>
            </w:rPr>
            <w:delText xml:space="preserve">Equation 24</w:delText>
          </w:r>
        </w:del>
      </w:hyperlink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delText xml:space="preserve">exactly once.</w:delText>
        </w:r>
      </w:del>
      <w:del w:id="1912" w:author="PR Preview" w:date="2026-01-01T00:00:00Z">
        <w:r>
          <w:delText xml:space="preserve"> </w:delText>
        </w:r>
      </w:del>
      <w:del w:id="1913" w:author="PR Preview" w:date="2026-01-01T00:00:00Z">
        <w:r>
          <w:delText xml:space="preserve">For</w:delText>
        </w:r>
      </w:del>
      <w:del w:id="191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915" w:author="PR Preview" w:date="2026-01-01T00:00:00Z">
        <w:r>
          <w:delText xml:space="preserve">,</w:delText>
        </w:r>
      </w:del>
      <w:del w:id="1916" w:author="PR Preview" w:date="2026-01-01T00:00:00Z">
        <w:r>
          <w:delText xml:space="preserve"> </w:delText>
        </w:r>
      </w:del>
      <w:hyperlink w:anchor="eq-fold-assignment">
        <w:del w:id="1917" w:author="PR Preview" w:date="2026-01-01T00:00:00Z">
          <w:r>
            <w:rPr>
              <w:rStyle w:val="Hyperlink"/>
            </w:rPr>
            <w:delText xml:space="preserve">Equation 22</w:delText>
          </w:r>
        </w:del>
      </w:hyperlink>
      <w:del w:id="1918" w:author="PR Preview" w:date="2026-01-01T00:00:00Z">
        <w:r>
          <w:delText xml:space="preserve"> </w:delText>
        </w:r>
      </w:del>
      <w:del w:id="1919" w:author="PR Preview" w:date="2026-01-01T00:00:00Z">
        <w:r>
          <w:delText xml:space="preserve">also puts</w:delText>
        </w:r>
      </w:del>
      <w:del w:id="1920" w:author="PR Preview" w:date="2026-01-01T00:00:00Z">
        <w:r>
          <w:delText xml:space="preserve"> </w:delText>
        </w:r>
      </w:del>
      <m:oMath>
        <m:r>
          <m:t>i</m:t>
        </m:r>
      </m:oMath>
      <w:del w:id="1921" w:author="PR Preview" w:date="2026-01-01T00:00:00Z">
        <w:r>
          <w:delText xml:space="preserve"> </w:delText>
        </w:r>
      </w:del>
      <w:del w:id="1922" w:author="PR Preview" w:date="2026-01-01T00:00:00Z">
        <w:r>
          <w:delText xml:space="preserve">in</w:delText>
        </w:r>
      </w:del>
      <w:del w:id="19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del w:id="1924" w:author="PR Preview" w:date="2026-01-01T00:00:00Z">
        <w:r>
          <w:delText xml:space="preserve">,</w:delText>
        </w:r>
      </w:del>
      <w:del w:id="1925" w:author="PR Preview" w:date="2026-01-01T00:00:00Z">
        <w:r>
          <w:delText xml:space="preserve"> </w:delText>
        </w:r>
      </w:del>
      <w:del w:id="1926" w:author="PR Preview" w:date="2026-01-01T00:00:00Z">
        <w:r>
          <w:delText xml:space="preserve">and the folds are disjoint,</w:delText>
        </w:r>
      </w:del>
      <w:del w:id="1927" w:author="PR Preview" w:date="2026-01-01T00:00:00Z">
        <w:r>
          <w:delText xml:space="preserve"> </w:delText>
        </w:r>
      </w:del>
      <w:del w:id="1928" w:author="PR Preview" w:date="2026-01-01T00:00:00Z">
        <w:r>
          <w:delText xml:space="preserve">so</w:delText>
        </w:r>
      </w:del>
      <w:del w:id="1929" w:author="PR Preview" w:date="2026-01-01T00:00:00Z">
        <w:r>
          <w:delText xml:space="preserve"> </w:delText>
        </w:r>
      </w:del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del w:id="1930" w:author="PR Preview" w:date="2026-01-01T00:00:00Z">
        <w:r>
          <w:delText xml:space="preserve">.</w:delText>
        </w:r>
      </w:del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Then</w:delText>
        </w:r>
      </w:del>
    </w:p>
    <w:p>
      <w:pPr>
        <w:pStyle w:val="FirstParagraph"/>
      </w:pPr>
      <w:ins w:id="1933" w:author="PR Preview" w:date="2026-01-01T00:00:00Z">
        <w:r>
          <w:rPr>
            <w:i/>
            <w:iCs/>
          </w:rPr>
          <w:t xml:space="preserve">Remark 7</w:t>
        </w:r>
      </w:ins>
      <w:ins w:id="1934" w:author="PR Preview" w:date="2026-01-01T00:00:00Z">
        <w:r>
          <w:t xml:space="preserve"> (Cross-validation instead of a single validation set). </w:t>
        </w:r>
      </w:ins>
      <w:ins w:id="1935" w:author="PR Preview" w:date="2026-01-01T00:00:00Z">
        <w:r>
          <w:t xml:space="preserve">If data are limited,</w:t>
        </w:r>
      </w:ins>
      <w:ins w:id="1936" w:author="PR Preview" w:date="2026-01-01T00:00:00Z">
        <w:r>
          <w:t xml:space="preserve"> </w:t>
        </w:r>
      </w:ins>
      <m:oMath>
        <m:r>
          <m:t>k</m:t>
        </m:r>
      </m:oMath>
      <w:ins w:id="1937" w:author="PR Preview" w:date="2026-01-01T00:00:00Z">
        <w:r>
          <w:t xml:space="preserve">-fold cross-validation</w:t>
        </w:r>
      </w:ins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can replace the single validation set of</w:t>
        </w:r>
      </w:ins>
      <w:ins w:id="1940" w:author="PR Preview" w:date="2026-01-01T00:00:00Z">
        <w:r>
          <w:t xml:space="preserve"> </w:t>
        </w:r>
      </w:ins>
      <w:hyperlink w:anchor="def-data-splits">
        <w:ins w:id="1941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for more stable tuning.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In</w:t>
        </w:r>
      </w:ins>
      <w:ins w:id="1946" w:author="PR Preview" w:date="2026-01-01T00:00:00Z">
        <w:r>
          <w:t xml:space="preserve"> </w:t>
        </w:r>
      </w:ins>
      <w:hyperlink w:anchor="exr-kfold">
        <w:ins w:id="194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948" w:author="PR Preview" w:date="2026-01-01T00:00:00Z">
        <w:r>
          <w:t xml:space="preserve">,</w:t>
        </w:r>
      </w:ins>
      <w:ins w:id="194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1950" w:author="PR Preview" w:date="2026-01-01T00:00:00Z">
        <w:r>
          <w:t xml:space="preserve"> </w:t>
        </w:r>
      </w:ins>
      <w:ins w:id="1951" w:author="PR Preview" w:date="2026-01-01T00:00:00Z">
        <w:r>
          <w:t xml:space="preserve">folds of 8 cars each</w:t>
        </w:r>
      </w:ins>
      <w:ins w:id="1952" w:author="PR Preview" w:date="2026-01-01T00:00:00Z">
        <w:r>
          <w:t xml:space="preserve"> </w:t>
        </w:r>
      </w:ins>
      <w:ins w:id="1953" w:author="PR Preview" w:date="2026-01-01T00:00:00Z">
        <w:r>
          <w:t xml:space="preserve">give 4 fits on 24 cars each.</w:t>
        </w:r>
      </w:ins>
    </w:p>
    <w:bookmarkEnd w:id="157"/>
    <w:bookmarkStart w:id="161" w:name="def-cv-estimate"/>
    <w:p>
      <w:pPr>
        <w:pStyle w:val="BodyText"/>
      </w:pPr>
      <w:ins w:id="1954" w:author="PR Preview" w:date="2026-01-01T00:00:00Z">
        <w:r>
          <w:rPr>
            <w:b/>
            <w:bCs/>
          </w:rPr>
          <w:t xml:space="preserve">Definition 26 (Cross-validation estimate)</w:t>
        </w:r>
      </w:ins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The</w:t>
        </w:r>
      </w:ins>
      <w:ins w:id="1957" w:author="PR Preview" w:date="2026-01-01T00:00:00Z">
        <w:r>
          <w:t xml:space="preserve"> </w:t>
        </w:r>
      </w:ins>
      <m:oMath>
        <m:r>
          <m:t>k</m:t>
        </m:r>
      </m:oMath>
      <w:ins w:id="1958" w:author="PR Preview" w:date="2026-01-01T00:00:00Z">
        <w:r>
          <w:rPr>
            <w:b/>
            <w:bCs/>
          </w:rPr>
          <w:t xml:space="preserve">-fold cross-validation estimate</w:t>
        </w:r>
      </w:ins>
      <w:ins w:id="195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is the</w:t>
        </w:r>
      </w:ins>
      <w:ins w:id="1962" w:author="PR Preview" w:date="2026-01-01T00:00:00Z">
        <w:r>
          <w:t xml:space="preserve"> </w:t>
        </w:r>
      </w:ins>
      <w:hyperlink r:id="rId30">
        <w:ins w:id="1963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964" w:author="PR Preview" w:date="2026-01-01T00:00:00Z">
        <w:r>
          <w:t xml:space="preserve"> </w:t>
        </w:r>
      </w:ins>
      <w:ins w:id="1965" w:author="PR Preview" w:date="2026-01-01T00:00:00Z">
        <w:r>
          <w:t xml:space="preserve">of the predictions that each observation</w:t>
        </w:r>
      </w:ins>
      <w:ins w:id="196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of the training set receives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from the</w:t>
        </w:r>
      </w:ins>
      <w:ins w:id="1971" w:author="PR Preview" w:date="2026-01-01T00:00:00Z">
        <w:r>
          <w:t xml:space="preserve"> </w:t>
        </w:r>
      </w:ins>
      <w:hyperlink w:anchor="def-fold-out-rule">
        <w:ins w:id="197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of its</w:t>
        </w:r>
      </w:ins>
      <w:ins w:id="1975" w:author="PR Preview" w:date="2026-01-01T00:00:00Z">
        <w:r>
          <w:t xml:space="preserve"> </w:t>
        </w:r>
      </w:ins>
      <w:hyperlink w:anchor="def-fold-assignment">
        <w:ins w:id="1976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1977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in</w:t>
        </w:r>
      </w:ins>
      <w:ins w:id="198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198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1982" w:author="PR Preview" w:date="2026-01-01T00:00:00Z">
        <w:r>
          <w:t xml:space="preserve">:</w:t>
        </w:r>
      </w:ins>
    </w:p>
    <w:p>
      <w:pPr>
        <w:pStyle w:val="BodyText"/>
      </w:pPr>
      <w:bookmarkStart w:id="15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61"/>
    <w:bookmarkStart w:id="162" w:name="exr-cv-estimate-by-fold"/>
    <w:p>
      <w:pPr>
        <w:pStyle w:val="BodyText"/>
      </w:pPr>
      <w:ins w:id="1983" w:author="PR Preview" w:date="2026-01-01T00:00:00Z">
        <w:r>
          <w:rPr>
            <w:b/>
            <w:bCs/>
          </w:rPr>
          <w:t xml:space="preserve">Exercise 8 (The cross-validation estimate, fold by fold)</w:t>
        </w:r>
      </w:ins>
      <w:ins w:id="1984" w:author="PR Preview" w:date="2026-01-01T00:00:00Z">
        <w:r>
          <w:t xml:space="preserve"> </w:t>
        </w:r>
      </w:ins>
      <w:ins w:id="1985" w:author="PR Preview" w:date="2026-01-01T00:00:00Z">
        <w:r>
          <w:t xml:space="preserve">Rewrite the</w:t>
        </w:r>
      </w:ins>
      <w:ins w:id="1986" w:author="PR Preview" w:date="2026-01-01T00:00:00Z">
        <w:r>
          <w:t xml:space="preserve"> </w:t>
        </w:r>
      </w:ins>
      <w:hyperlink w:anchor="def-cv-estimate">
        <w:ins w:id="198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988" w:author="PR Preview" w:date="2026-01-01T00:00:00Z">
        <w:r>
          <w:t xml:space="preserve"> </w:t>
        </w:r>
      </w:ins>
      <w:hyperlink w:anchor="eq-cv-estimate">
        <w:ins w:id="1989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as</w:t>
        </w:r>
      </w:ins>
      <w:ins w:id="199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times a double sum:</w:t>
        </w:r>
      </w:ins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an outer sum over the fold numbers</w:t>
        </w:r>
      </w:ins>
      <w:ins w:id="1997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1998" w:author="PR Preview" w:date="2026-01-01T00:00:00Z">
        <w:r>
          <w:t xml:space="preserve"> </w:t>
        </w:r>
      </w:ins>
      <w:ins w:id="1999" w:author="PR Preview" w:date="2026-01-01T00:00:00Z">
        <w:r>
          <w:t xml:space="preserve">and an inner sum over the observations</w:t>
        </w:r>
      </w:ins>
      <w:ins w:id="2000" w:author="PR Preview" w:date="2026-01-01T00:00:00Z">
        <w:r>
          <w:t xml:space="preserve"> </w:t>
        </w:r>
      </w:ins>
      <m:oMath>
        <m:r>
          <m:t>i</m:t>
        </m:r>
      </m:oMath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in</w:t>
        </w:r>
      </w:ins>
      <w:ins w:id="2003" w:author="PR Preview" w:date="2026-01-01T00:00:00Z">
        <w:r>
          <w:t xml:space="preserve"> </w:t>
        </w:r>
      </w:ins>
      <w:hyperlink w:anchor="def-folds">
        <w:ins w:id="2004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00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006" w:author="PR Preview" w:date="2026-01-01T00:00:00Z">
        <w:r>
          <w:t xml:space="preserve">.</w:t>
        </w:r>
      </w:ins>
      <w:ins w:id="2007" w:author="PR Preview" w:date="2026-01-01T00:00:00Z">
        <w:r>
          <w:t xml:space="preserve"> </w:t>
        </w:r>
      </w:ins>
      <w:ins w:id="2008" w:author="PR Preview" w:date="2026-01-01T00:00:00Z">
        <w:r>
          <w:t xml:space="preserve">Then simplify the summand, so that it no longer uses the fold assignment</w:t>
        </w:r>
      </w:ins>
      <w:ins w:id="2009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2010" w:author="PR Preview" w:date="2026-01-01T00:00:00Z">
        <w:r>
          <w:t xml:space="preserve">.</w:t>
        </w:r>
      </w:ins>
    </w:p>
    <w:bookmarkEnd w:id="162"/>
    <w:bookmarkStart w:id="163" w:name="sol-cv-estimate-by-fold"/>
    <w:p>
      <w:pPr>
        <w:pStyle w:val="BodyText"/>
      </w:pPr>
      <w:ins w:id="2011" w:author="PR Preview" w:date="2026-01-01T00:00:00Z">
        <w:r>
          <w:rPr>
            <w:i/>
            <w:iCs/>
          </w:rPr>
          <w:t xml:space="preserve">Solution 8</w:t>
        </w:r>
      </w:ins>
      <w:ins w:id="2012" w:author="PR Preview" w:date="2026-01-01T00:00:00Z">
        <w:r>
          <w:t xml:space="preserve">. </w:t>
        </w:r>
      </w:ins>
      <w:ins w:id="2013" w:author="PR Preview" w:date="2026-01-01T00:00:00Z">
        <w:r>
          <w:t xml:space="preserve">The folds</w:t>
        </w:r>
      </w:ins>
      <w:ins w:id="201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partition</w:t>
        </w:r>
      </w:ins>
      <w:ins w:id="2017" w:author="PR Preview" w:date="2026-01-01T00:00:00Z">
        <w:r>
          <w:t xml:space="preserve"> </w:t>
        </w:r>
      </w:ins>
      <m:oMath>
        <m:r>
          <m:t>I</m:t>
        </m:r>
      </m:oMath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(</w:t>
        </w:r>
      </w:ins>
      <w:hyperlink w:anchor="def-folds">
        <w:ins w:id="202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2021" w:author="PR Preview" w:date="2026-01-01T00:00:00Z">
        <w:r>
          <w:t xml:space="preserve">),</w:t>
        </w:r>
      </w:ins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so summing over the observations of each fold and then over the folds</w:t>
        </w:r>
      </w:ins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adds each term of</w:t>
        </w:r>
      </w:ins>
      <w:ins w:id="2026" w:author="PR Preview" w:date="2026-01-01T00:00:00Z">
        <w:r>
          <w:t xml:space="preserve"> </w:t>
        </w:r>
      </w:ins>
      <w:hyperlink w:anchor="eq-cv-estimate">
        <w:ins w:id="2027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2028" w:author="PR Preview" w:date="2026-01-01T00:00:00Z">
        <w:r>
          <w:t xml:space="preserve"> </w:t>
        </w:r>
      </w:ins>
      <w:ins w:id="2029" w:author="PR Preview" w:date="2026-01-01T00:00:00Z">
        <w:r>
          <w:t xml:space="preserve">exactly once.</w:t>
        </w:r>
      </w:ins>
      <w:ins w:id="2030" w:author="PR Preview" w:date="2026-01-01T00:00:00Z">
        <w:r>
          <w:t xml:space="preserve"> </w:t>
        </w:r>
      </w:ins>
      <w:ins w:id="2031" w:author="PR Preview" w:date="2026-01-01T00:00:00Z">
        <w:r>
          <w:t xml:space="preserve">For</w:t>
        </w:r>
      </w:ins>
      <w:ins w:id="203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033" w:author="PR Preview" w:date="2026-01-01T00:00:00Z">
        <w:r>
          <w:t xml:space="preserve">,</w:t>
        </w:r>
      </w:ins>
      <w:ins w:id="2034" w:author="PR Preview" w:date="2026-01-01T00:00:00Z">
        <w:r>
          <w:t xml:space="preserve"> </w:t>
        </w:r>
      </w:ins>
      <w:hyperlink w:anchor="eq-fold-assignment">
        <w:ins w:id="2035" w:author="PR Preview" w:date="2026-01-01T00:00:00Z">
          <w:r>
            <w:rPr>
              <w:rStyle w:val="Hyperlink"/>
            </w:rPr>
            <w:t xml:space="preserve">Equation 23</w:t>
          </w:r>
        </w:ins>
      </w:hyperlink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also puts</w:t>
        </w:r>
      </w:ins>
      <w:ins w:id="2038" w:author="PR Preview" w:date="2026-01-01T00:00:00Z">
        <w:r>
          <w:t xml:space="preserve"> </w:t>
        </w:r>
      </w:ins>
      <m:oMath>
        <m:r>
          <m:t>i</m:t>
        </m:r>
      </m:oMath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in</w:t>
        </w:r>
      </w:ins>
      <w:ins w:id="204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ins w:id="2042" w:author="PR Preview" w:date="2026-01-01T00:00:00Z">
        <w:r>
          <w:t xml:space="preserve">,</w:t>
        </w:r>
      </w:ins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and the folds are disjoint,</w:t>
        </w:r>
      </w:ins>
      <w:ins w:id="2045" w:author="PR Preview" w:date="2026-01-01T00:00:00Z">
        <w:r>
          <w:t xml:space="preserve"> </w:t>
        </w:r>
      </w:ins>
      <w:ins w:id="2046" w:author="PR Preview" w:date="2026-01-01T00:00:00Z">
        <w:r>
          <w:t xml:space="preserve">so</w:t>
        </w:r>
      </w:ins>
      <w:ins w:id="2047" w:author="PR Preview" w:date="2026-01-01T00:00:00Z">
        <w:r>
          <w:t xml:space="preserve"> </w:t>
        </w:r>
      </w:ins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ins w:id="2048" w:author="PR Preview" w:date="2026-01-01T00:00:00Z">
        <w:r>
          <w:t xml:space="preserve">.</w:t>
        </w:r>
      </w:ins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3"/>
    <w:bookmarkStart w:id="16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p>
      <w:pPr>
        <w:pStyle w:val="FirstParagraph"/>
      </w:pPr>
      <w:del w:id="2051" w:author="PR Preview" w:date="2026-01-01T00:00:00Z">
        <w:r>
          <w:rPr>
            <w:i/>
            <w:iCs/>
          </w:rPr>
          <w:delText xml:space="preserve">Proof</w:delText>
        </w:r>
      </w:del>
      <w:del w:id="2052" w:author="PR Preview" w:date="2026-01-01T00:00:00Z">
        <w:r>
          <w:delText xml:space="preserve">. </w:delText>
        </w:r>
      </w:del>
      <w:del w:id="2053" w:author="PR Preview" w:date="2026-01-01T00:00:00Z">
        <w:r>
          <w:delText xml:space="preserve">This is</w:delText>
        </w:r>
      </w:del>
      <w:del w:id="2054" w:author="PR Preview" w:date="2026-01-01T00:00:00Z">
        <w:r>
          <w:delText xml:space="preserve"> </w:delText>
        </w:r>
      </w:del>
      <w:hyperlink w:anchor="sol-cv-estimate-by-fold">
        <w:del w:id="2055" w:author="PR Preview" w:date="2026-01-01T00:00:00Z">
          <w:r>
            <w:rPr>
              <w:rStyle w:val="Hyperlink"/>
            </w:rPr>
            <w:delText xml:space="preserve">Solution 7</w:delText>
          </w:r>
        </w:del>
      </w:hyperlink>
      <w:del w:id="2056" w:author="PR Preview" w:date="2026-01-01T00:00:00Z">
        <w:r>
          <w:delText xml:space="preserve">.</w:delText>
        </w:r>
      </w:del>
    </w:p>
    <w:p>
      <w:pPr>
        <w:pStyle w:val="BodyText"/>
      </w:pPr>
      <w:del w:id="2057" w:author="PR Preview" w:date="2026-01-01T00:00:00Z">
        <w:r>
          <w:rPr>
            <w:b/>
            <w:bCs/>
          </w:rPr>
          <w:delText xml:space="preserve">Definition 25 (Fold mean squared error)</w:delText>
        </w:r>
      </w:del>
      <w:del w:id="2058" w:author="PR Preview" w:date="2026-01-01T00:00:00Z">
        <w:r>
          <w:delText xml:space="preserve"> </w:delText>
        </w:r>
      </w:del>
      <w:del w:id="2059" w:author="PR Preview" w:date="2026-01-01T00:00:00Z">
        <w:r>
          <w:delText xml:space="preserve">The</w:delText>
        </w:r>
      </w:del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rPr>
            <w:b/>
            <w:bCs/>
          </w:rPr>
          <w:delText xml:space="preserve">fold mean squared error</w:delText>
        </w:r>
      </w:del>
      <w:del w:id="206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2063" w:author="PR Preview" w:date="2026-01-01T00:00:00Z">
        <w:r>
          <w:delText xml:space="preserve"> </w:delText>
        </w:r>
      </w:del>
      <w:del w:id="2064" w:author="PR Preview" w:date="2026-01-01T00:00:00Z">
        <w:r>
          <w:delText xml:space="preserve">of</w:delText>
        </w:r>
      </w:del>
      <w:del w:id="2065" w:author="PR Preview" w:date="2026-01-01T00:00:00Z">
        <w:r>
          <w:delText xml:space="preserve"> </w:delText>
        </w:r>
      </w:del>
      <w:hyperlink w:anchor="def-folds">
        <w:del w:id="206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0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068" w:author="PR Preview" w:date="2026-01-01T00:00:00Z">
        <w:r>
          <w:delText xml:space="preserve"> </w:delText>
        </w:r>
      </w:del>
      <w:del w:id="2069" w:author="PR Preview" w:date="2026-01-01T00:00:00Z">
        <w:r>
          <w:delText xml:space="preserve">is the</w:delText>
        </w:r>
      </w:del>
      <w:del w:id="2070" w:author="PR Preview" w:date="2026-01-01T00:00:00Z">
        <w:r>
          <w:delText xml:space="preserve"> </w:delText>
        </w:r>
      </w:del>
      <w:hyperlink r:id="rId30">
        <w:del w:id="2071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2072" w:author="PR Preview" w:date="2026-01-01T00:00:00Z">
        <w:r>
          <w:delText xml:space="preserve"> </w:delText>
        </w:r>
      </w:del>
      <w:del w:id="2073" w:author="PR Preview" w:date="2026-01-01T00:00:00Z">
        <w:r>
          <w:delText xml:space="preserve">of the</w:delText>
        </w:r>
      </w:del>
      <w:del w:id="2074" w:author="PR Preview" w:date="2026-01-01T00:00:00Z">
        <w:r>
          <w:delText xml:space="preserve"> </w:delText>
        </w:r>
      </w:del>
      <w:hyperlink w:anchor="def-fold-out-rule">
        <w:del w:id="2075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076" w:author="PR Preview" w:date="2026-01-01T00:00:00Z">
        <w:r>
          <w:delText xml:space="preserve">’s predictions</w:delText>
        </w:r>
      </w:del>
      <w:del w:id="2077" w:author="PR Preview" w:date="2026-01-01T00:00:00Z">
        <w:r>
          <w:delText xml:space="preserve"> </w:delText>
        </w:r>
      </w:del>
      <w:del w:id="2078" w:author="PR Preview" w:date="2026-01-01T00:00:00Z">
        <w:r>
          <w:delText xml:space="preserve">for the</w:delText>
        </w:r>
      </w:del>
      <w:del w:id="2079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(</w:delText>
        </w:r>
      </w:del>
      <w:hyperlink w:anchor="def-fold-size">
        <w:del w:id="2082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2083" w:author="PR Preview" w:date="2026-01-01T00:00:00Z">
        <w:r>
          <w:delText xml:space="preserve">) observations in that fold:</w:delText>
        </w:r>
      </w:del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p>
      <w:pPr>
        <w:pStyle w:val="BodyText"/>
      </w:pPr>
      <w:del w:id="2084" w:author="PR Preview" w:date="2026-01-01T00:00:00Z">
        <w:r>
          <w:rPr>
            <w:i/>
            <w:iCs/>
          </w:rPr>
          <w:delText xml:space="preserve">Remark 8</w:delText>
        </w:r>
      </w:del>
      <w:del w:id="2085" w:author="PR Preview" w:date="2026-01-01T00:00:00Z">
        <w:r>
          <w:delText xml:space="preserve"> (What the cross-validation estimate estimates). </w:delText>
        </w:r>
      </w:del>
      <w:del w:id="2086" w:author="PR Preview" w:date="2026-01-01T00:00:00Z">
        <w:r>
          <w:delText xml:space="preserve">Each prediction in</w:delText>
        </w:r>
      </w:del>
      <w:del w:id="2087" w:author="PR Preview" w:date="2026-01-01T00:00:00Z">
        <w:r>
          <w:delText xml:space="preserve"> </w:delText>
        </w:r>
      </w:del>
      <w:hyperlink w:anchor="eq-cv-estimate">
        <w:del w:id="2088" w:author="PR Preview" w:date="2026-01-01T00:00:00Z">
          <w:r>
            <w:rPr>
              <w:rStyle w:val="Hyperlink"/>
            </w:rPr>
            <w:delText xml:space="preserve">Equation 24</w:delText>
          </w:r>
        </w:del>
      </w:hyperlink>
      <w:del w:id="2089" w:author="PR Preview" w:date="2026-01-01T00:00:00Z">
        <w:r>
          <w:delText xml:space="preserve"> </w:delText>
        </w:r>
      </w:del>
      <w:del w:id="2090" w:author="PR Preview" w:date="2026-01-01T00:00:00Z">
        <w:r>
          <w:delText xml:space="preserve">comes from a rule</w:delText>
        </w:r>
      </w:del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that did not see the observation it predicts,</w:delText>
        </w:r>
      </w:del>
      <w:del w:id="2093" w:author="PR Preview" w:date="2026-01-01T00:00:00Z">
        <w:r>
          <w:delText xml:space="preserve"> </w:delText>
        </w:r>
      </w:del>
      <w:del w:id="2094" w:author="PR Preview" w:date="2026-01-01T00:00:00Z">
        <w:r>
          <w:delText xml:space="preserve">so each squared error is scored as in</w:delText>
        </w:r>
      </w:del>
      <w:del w:id="2095" w:author="PR Preview" w:date="2026-01-01T00:00:00Z">
        <w:r>
          <w:delText xml:space="preserve"> </w:delText>
        </w:r>
      </w:del>
      <w:hyperlink w:anchor="thm-held-out-unbiased">
        <w:del w:id="2096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097" w:author="PR Preview" w:date="2026-01-01T00:00:00Z">
        <w:r>
          <w:delText xml:space="preserve">.</w:delText>
        </w:r>
      </w:del>
      <w:del w:id="2098" w:author="PR Preview" w:date="2026-01-01T00:00:00Z">
        <w:r>
          <w:delText xml:space="preserve"> </w:delText>
        </w:r>
      </w:del>
      <w:del w:id="2099" w:author="PR Preview" w:date="2026-01-01T00:00:00Z">
        <w:r>
          <w:delText xml:space="preserve">But the rule for fold</w:delText>
        </w:r>
      </w:del>
      <w:del w:id="21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delText xml:space="preserve">was fitted to</w:delText>
        </w:r>
      </w:del>
      <w:del w:id="210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2104" w:author="PR Preview" w:date="2026-01-01T00:00:00Z">
        <w:r>
          <w:delText xml:space="preserve"> </w:delText>
        </w:r>
      </w:del>
      <w:del w:id="2105" w:author="PR Preview" w:date="2026-01-01T00:00:00Z">
        <w:r>
          <w:delText xml:space="preserve">observations,</w:delText>
        </w:r>
      </w:del>
      <w:del w:id="2106" w:author="PR Preview" w:date="2026-01-01T00:00:00Z">
        <w:r>
          <w:delText xml:space="preserve"> </w:delText>
        </w:r>
      </w:del>
      <w:del w:id="2107" w:author="PR Preview" w:date="2026-01-01T00:00:00Z">
        <w:r>
          <w:delText xml:space="preserve">not</w:delText>
        </w:r>
      </w:del>
      <w:del w:id="2108" w:author="PR Preview" w:date="2026-01-01T00:00:00Z">
        <w:r>
          <w:delText xml:space="preserve"> </w:delText>
        </w:r>
      </w:del>
      <m:oMath>
        <m:r>
          <m:t>n</m:t>
        </m:r>
      </m:oMath>
      <w:del w:id="2109" w:author="PR Preview" w:date="2026-01-01T00:00:00Z">
        <w:r>
          <w:delText xml:space="preserve">,</w:delText>
        </w:r>
      </w:del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and the</w:delText>
        </w:r>
      </w:del>
      <w:del w:id="2112" w:author="PR Preview" w:date="2026-01-01T00:00:00Z">
        <w:r>
          <w:delText xml:space="preserve"> </w:delText>
        </w:r>
      </w:del>
      <m:oMath>
        <m:r>
          <m:t>k</m:t>
        </m:r>
      </m:oMath>
      <w:del w:id="2113" w:author="PR Preview" w:date="2026-01-01T00:00:00Z">
        <w:r>
          <w:delText xml:space="preserve"> </w:delText>
        </w:r>
      </w:del>
      <w:del w:id="2114" w:author="PR Preview" w:date="2026-01-01T00:00:00Z">
        <w:r>
          <w:delText xml:space="preserve">rules differ from one another and from the rule fitted to all</w:delText>
        </w:r>
      </w:del>
      <w:del w:id="2115" w:author="PR Preview" w:date="2026-01-01T00:00:00Z">
        <w:r>
          <w:delText xml:space="preserve"> </w:delText>
        </w:r>
      </w:del>
      <m:oMath>
        <m:r>
          <m:t>n</m:t>
        </m:r>
      </m:oMath>
      <w:del w:id="2116" w:author="PR Preview" w:date="2026-01-01T00:00:00Z">
        <w:r>
          <w:delText xml:space="preserve">.</w:delText>
        </w:r>
      </w:del>
      <w:del w:id="2117" w:author="PR Preview" w:date="2026-01-01T00:00:00Z">
        <w:r>
          <w:delText xml:space="preserve"> </w:delText>
        </w:r>
      </w:del>
      <w:del w:id="2118" w:author="PR Preview" w:date="2026-01-01T00:00:00Z">
        <w:r>
          <w:delText xml:space="preserve">So</w:delText>
        </w:r>
      </w:del>
      <w:del w:id="211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120" w:author="PR Preview" w:date="2026-01-01T00:00:00Z">
        <w:r>
          <w:delText xml:space="preserve"> </w:delText>
        </w:r>
      </w:del>
      <w:del w:id="2121" w:author="PR Preview" w:date="2026-01-01T00:00:00Z">
        <w:r>
          <w:delText xml:space="preserve">estimates the</w:delText>
        </w:r>
      </w:del>
      <w:del w:id="2122" w:author="PR Preview" w:date="2026-01-01T00:00:00Z">
        <w:r>
          <w:delText xml:space="preserve"> </w:delText>
        </w:r>
      </w:del>
      <w:hyperlink w:anchor="def-expected-generalization-error">
        <w:del w:id="2123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of the fitting</w:delText>
        </w:r>
      </w:del>
      <w:del w:id="2126" w:author="PR Preview" w:date="2026-01-01T00:00:00Z">
        <w:r>
          <w:delText xml:space="preserve"> </w:delText>
        </w:r>
      </w:del>
      <w:del w:id="2127" w:author="PR Preview" w:date="2026-01-01T00:00:00Z">
        <w:r>
          <w:rPr>
            <w:i/>
            <w:iCs/>
          </w:rPr>
          <w:delText xml:space="preserve">procedure</w:delText>
        </w:r>
      </w:del>
      <w:del w:id="2128" w:author="PR Preview" w:date="2026-01-01T00:00:00Z">
        <w:r>
          <w:delText xml:space="preserve"> </w:delText>
        </w:r>
      </w:del>
      <m:oMath>
        <m:r>
          <m:t>g</m:t>
        </m:r>
      </m:oMath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at the smaller training-set sizes</w:delText>
        </w:r>
      </w:del>
      <w:del w:id="213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2132" w:author="PR Preview" w:date="2026-01-01T00:00:00Z">
        <w:r>
          <w:delText xml:space="preserve">,</w:delText>
        </w:r>
      </w:del>
      <w:del w:id="2133" w:author="PR Preview" w:date="2026-01-01T00:00:00Z">
        <w:r>
          <w:delText xml:space="preserve"> </w:delText>
        </w:r>
      </w:del>
      <w:del w:id="2134" w:author="PR Preview" w:date="2026-01-01T00:00:00Z">
        <w:r>
          <w:delText xml:space="preserve">which is</w:delText>
        </w:r>
      </w:del>
      <w:del w:id="213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delText xml:space="preserve">when every fold has</w:delText>
        </w:r>
      </w:del>
      <w:del w:id="213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delText xml:space="preserve">observations,</w:delText>
        </w:r>
      </w:del>
      <w:del w:id="2141" w:author="PR Preview" w:date="2026-01-01T00:00:00Z">
        <w:r>
          <w:delText xml:space="preserve"> </w:delText>
        </w:r>
      </w:del>
      <w:del w:id="2142" w:author="PR Preview" w:date="2026-01-01T00:00:00Z">
        <w:r>
          <w:delText xml:space="preserve">rather than</w:delText>
        </w:r>
      </w:del>
      <w:del w:id="214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del w:id="2144" w:author="PR Preview" w:date="2026-01-01T00:00:00Z">
        <w:r>
          <w:delText xml:space="preserve"> </w:delText>
        </w:r>
      </w:del>
      <w:del w:id="2145" w:author="PR Preview" w:date="2026-01-01T00:00:00Z">
        <w:r>
          <w:delText xml:space="preserve">for the one rule fitted to all the data</w:delText>
        </w:r>
      </w:del>
      <w:del w:id="2146" w:author="PR Preview" w:date="2026-01-01T00:00:00Z">
        <w:r>
          <w:delText xml:space="preserve"> </w:delText>
        </w:r>
      </w:del>
      <w:del w:id="2147" w:author="PR Preview" w:date="2026-01-01T00:00:00Z">
        <w:r>
          <w:delText xml:space="preserve">(Hastie et al. 2009, sec. 7.12)</w:delText>
        </w:r>
      </w:del>
      <w:del w:id="2148" w:author="PR Preview" w:date="2026-01-01T00:00:00Z">
        <w:r>
          <w:delText xml:space="preserve">.</w:delText>
        </w:r>
      </w:del>
    </w:p>
    <w:p>
      <w:pPr>
        <w:pStyle w:val="FirstParagraph"/>
      </w:pPr>
      <w:ins w:id="2149" w:author="PR Preview" w:date="2026-01-01T00:00:00Z">
        <w:r>
          <w:rPr>
            <w:i/>
            <w:iCs/>
          </w:rPr>
          <w:t xml:space="preserve">Proof</w:t>
        </w:r>
      </w:ins>
      <w:ins w:id="2150" w:author="PR Preview" w:date="2026-01-01T00:00:00Z">
        <w:r>
          <w:t xml:space="preserve">. </w:t>
        </w:r>
      </w:ins>
      <w:ins w:id="2151" w:author="PR Preview" w:date="2026-01-01T00:00:00Z">
        <w:r>
          <w:t xml:space="preserve">This is</w:t>
        </w:r>
      </w:ins>
      <w:ins w:id="2152" w:author="PR Preview" w:date="2026-01-01T00:00:00Z">
        <w:r>
          <w:t xml:space="preserve"> </w:t>
        </w:r>
      </w:ins>
      <w:hyperlink w:anchor="sol-cv-estimate-by-fold">
        <w:ins w:id="2153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2154" w:author="PR Preview" w:date="2026-01-01T00:00:00Z">
        <w:r>
          <w:t xml:space="preserve">.</w:t>
        </w:r>
      </w:ins>
    </w:p>
    <w:bookmarkStart w:id="169" w:name="def-fold-mse"/>
    <w:p>
      <w:pPr>
        <w:pStyle w:val="BodyText"/>
      </w:pPr>
      <w:ins w:id="2155" w:author="PR Preview" w:date="2026-01-01T00:00:00Z">
        <w:r>
          <w:rPr>
            <w:b/>
            <w:bCs/>
          </w:rPr>
          <w:t xml:space="preserve">Definition 27 (Fold mean squared error)</w:t>
        </w:r>
      </w:ins>
      <w:ins w:id="2156" w:author="PR Preview" w:date="2026-01-01T00:00:00Z">
        <w:r>
          <w:t xml:space="preserve"> </w:t>
        </w:r>
      </w:ins>
      <w:ins w:id="2157" w:author="PR Preview" w:date="2026-01-01T00:00:00Z">
        <w:r>
          <w:t xml:space="preserve">The</w:t>
        </w:r>
      </w:ins>
      <w:ins w:id="2158" w:author="PR Preview" w:date="2026-01-01T00:00:00Z">
        <w:r>
          <w:t xml:space="preserve"> </w:t>
        </w:r>
      </w:ins>
      <w:ins w:id="2159" w:author="PR Preview" w:date="2026-01-01T00:00:00Z">
        <w:r>
          <w:rPr>
            <w:b/>
            <w:bCs/>
          </w:rPr>
          <w:t xml:space="preserve">fold mean squared error</w:t>
        </w:r>
      </w:ins>
      <w:ins w:id="216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2161" w:author="PR Preview" w:date="2026-01-01T00:00:00Z">
        <w:r>
          <w:t xml:space="preserve"> </w:t>
        </w:r>
      </w:ins>
      <w:ins w:id="2162" w:author="PR Preview" w:date="2026-01-01T00:00:00Z">
        <w:r>
          <w:t xml:space="preserve">of</w:t>
        </w:r>
      </w:ins>
      <w:ins w:id="2163" w:author="PR Preview" w:date="2026-01-01T00:00:00Z">
        <w:r>
          <w:t xml:space="preserve"> </w:t>
        </w:r>
      </w:ins>
      <w:hyperlink w:anchor="def-folds">
        <w:ins w:id="2164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1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166" w:author="PR Preview" w:date="2026-01-01T00:00:00Z">
        <w:r>
          <w:t xml:space="preserve"> </w:t>
        </w:r>
      </w:ins>
      <w:ins w:id="2167" w:author="PR Preview" w:date="2026-01-01T00:00:00Z">
        <w:r>
          <w:t xml:space="preserve">is the</w:t>
        </w:r>
      </w:ins>
      <w:ins w:id="2168" w:author="PR Preview" w:date="2026-01-01T00:00:00Z">
        <w:r>
          <w:t xml:space="preserve"> </w:t>
        </w:r>
      </w:ins>
      <w:hyperlink r:id="rId30">
        <w:ins w:id="2169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of the</w:t>
        </w:r>
      </w:ins>
      <w:ins w:id="2172" w:author="PR Preview" w:date="2026-01-01T00:00:00Z">
        <w:r>
          <w:t xml:space="preserve"> </w:t>
        </w:r>
      </w:ins>
      <w:hyperlink w:anchor="def-fold-out-rule">
        <w:ins w:id="2173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174" w:author="PR Preview" w:date="2026-01-01T00:00:00Z">
        <w:r>
          <w:t xml:space="preserve">’s predictions</w:t>
        </w:r>
      </w:ins>
      <w:ins w:id="2175" w:author="PR Preview" w:date="2026-01-01T00:00:00Z">
        <w:r>
          <w:t xml:space="preserve"> </w:t>
        </w:r>
      </w:ins>
      <w:ins w:id="2176" w:author="PR Preview" w:date="2026-01-01T00:00:00Z">
        <w:r>
          <w:t xml:space="preserve">for the</w:t>
        </w:r>
      </w:ins>
      <w:ins w:id="2177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2178" w:author="PR Preview" w:date="2026-01-01T00:00:00Z">
        <w:r>
          <w:t xml:space="preserve"> </w:t>
        </w:r>
      </w:ins>
      <w:ins w:id="2179" w:author="PR Preview" w:date="2026-01-01T00:00:00Z">
        <w:r>
          <w:t xml:space="preserve">(</w:t>
        </w:r>
      </w:ins>
      <w:hyperlink w:anchor="def-fold-size">
        <w:ins w:id="2180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2181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16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9"/>
    <w:bookmarkStart w:id="170" w:name="rem-cv-estimate"/>
    <w:p>
      <w:pPr>
        <w:pStyle w:val="BodyText"/>
      </w:pPr>
      <w:ins w:id="2182" w:author="PR Preview" w:date="2026-01-01T00:00:00Z">
        <w:r>
          <w:rPr>
            <w:i/>
            <w:iCs/>
          </w:rPr>
          <w:t xml:space="preserve">Remark 8</w:t>
        </w:r>
      </w:ins>
      <w:ins w:id="2183" w:author="PR Preview" w:date="2026-01-01T00:00:00Z">
        <w:r>
          <w:t xml:space="preserve"> (What the cross-validation estimate estimates). </w:t>
        </w:r>
      </w:ins>
      <w:ins w:id="2184" w:author="PR Preview" w:date="2026-01-01T00:00:00Z">
        <w:r>
          <w:t xml:space="preserve">Each prediction in</w:t>
        </w:r>
      </w:ins>
      <w:ins w:id="2185" w:author="PR Preview" w:date="2026-01-01T00:00:00Z">
        <w:r>
          <w:t xml:space="preserve"> </w:t>
        </w:r>
      </w:ins>
      <w:hyperlink w:anchor="eq-cv-estimate">
        <w:ins w:id="2186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2187" w:author="PR Preview" w:date="2026-01-01T00:00:00Z">
        <w:r>
          <w:t xml:space="preserve"> </w:t>
        </w:r>
      </w:ins>
      <w:ins w:id="2188" w:author="PR Preview" w:date="2026-01-01T00:00:00Z">
        <w:r>
          <w:t xml:space="preserve">comes from a rule</w:t>
        </w:r>
      </w:ins>
      <w:ins w:id="2189" w:author="PR Preview" w:date="2026-01-01T00:00:00Z">
        <w:r>
          <w:t xml:space="preserve"> </w:t>
        </w:r>
      </w:ins>
      <w:ins w:id="2190" w:author="PR Preview" w:date="2026-01-01T00:00:00Z">
        <w:r>
          <w:t xml:space="preserve">that did not see the observation it predicts,</w:t>
        </w:r>
      </w:ins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so each squared error is scored as in</w:t>
        </w:r>
      </w:ins>
      <w:ins w:id="2193" w:author="PR Preview" w:date="2026-01-01T00:00:00Z">
        <w:r>
          <w:t xml:space="preserve"> </w:t>
        </w:r>
      </w:ins>
      <w:hyperlink w:anchor="thm-held-out-unbiased">
        <w:ins w:id="2194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195" w:author="PR Preview" w:date="2026-01-01T00:00:00Z">
        <w:r>
          <w:t xml:space="preserve">.</w:t>
        </w:r>
      </w:ins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But the rule for fold</w:t>
        </w:r>
      </w:ins>
      <w:ins w:id="219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was fitted to</w:t>
        </w:r>
      </w:ins>
      <w:ins w:id="220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2202" w:author="PR Preview" w:date="2026-01-01T00:00:00Z">
        <w:r>
          <w:t xml:space="preserve"> </w:t>
        </w:r>
      </w:ins>
      <w:ins w:id="2203" w:author="PR Preview" w:date="2026-01-01T00:00:00Z">
        <w:r>
          <w:t xml:space="preserve">observations,</w:t>
        </w:r>
      </w:ins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not</w:t>
        </w:r>
      </w:ins>
      <w:ins w:id="2206" w:author="PR Preview" w:date="2026-01-01T00:00:00Z">
        <w:r>
          <w:t xml:space="preserve"> </w:t>
        </w:r>
      </w:ins>
      <m:oMath>
        <m:r>
          <m:t>n</m:t>
        </m:r>
      </m:oMath>
      <w:ins w:id="2207" w:author="PR Preview" w:date="2026-01-01T00:00:00Z">
        <w:r>
          <w:t xml:space="preserve">,</w:t>
        </w:r>
      </w:ins>
      <w:ins w:id="2208" w:author="PR Preview" w:date="2026-01-01T00:00:00Z">
        <w:r>
          <w:t xml:space="preserve"> </w:t>
        </w:r>
      </w:ins>
      <w:ins w:id="2209" w:author="PR Preview" w:date="2026-01-01T00:00:00Z">
        <w:r>
          <w:t xml:space="preserve">and the</w:t>
        </w:r>
      </w:ins>
      <w:ins w:id="2210" w:author="PR Preview" w:date="2026-01-01T00:00:00Z">
        <w:r>
          <w:t xml:space="preserve"> </w:t>
        </w:r>
      </w:ins>
      <m:oMath>
        <m:r>
          <m:t>k</m:t>
        </m:r>
      </m:oMath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rules differ from one another and from the rule fitted to all</w:t>
        </w:r>
      </w:ins>
      <w:ins w:id="2213" w:author="PR Preview" w:date="2026-01-01T00:00:00Z">
        <w:r>
          <w:t xml:space="preserve"> </w:t>
        </w:r>
      </w:ins>
      <m:oMath>
        <m:r>
          <m:t>n</m:t>
        </m:r>
      </m:oMath>
      <w:ins w:id="2214" w:author="PR Preview" w:date="2026-01-01T00:00:00Z">
        <w:r>
          <w:t xml:space="preserve">.</w:t>
        </w:r>
      </w:ins>
      <w:ins w:id="2215" w:author="PR Preview" w:date="2026-01-01T00:00:00Z">
        <w:r>
          <w:t xml:space="preserve"> </w:t>
        </w:r>
      </w:ins>
      <w:ins w:id="2216" w:author="PR Preview" w:date="2026-01-01T00:00:00Z">
        <w:r>
          <w:t xml:space="preserve">So</w:t>
        </w:r>
      </w:ins>
      <w:ins w:id="221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218" w:author="PR Preview" w:date="2026-01-01T00:00:00Z">
        <w:r>
          <w:t xml:space="preserve"> </w:t>
        </w:r>
      </w:ins>
      <w:ins w:id="2219" w:author="PR Preview" w:date="2026-01-01T00:00:00Z">
        <w:r>
          <w:t xml:space="preserve">estimates the</w:t>
        </w:r>
      </w:ins>
      <w:ins w:id="2220" w:author="PR Preview" w:date="2026-01-01T00:00:00Z">
        <w:r>
          <w:t xml:space="preserve"> </w:t>
        </w:r>
      </w:ins>
      <w:hyperlink w:anchor="def-expected-generalization-error">
        <w:ins w:id="2221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2222" w:author="PR Preview" w:date="2026-01-01T00:00:00Z">
        <w:r>
          <w:t xml:space="preserve"> </w:t>
        </w:r>
      </w:ins>
      <w:ins w:id="2223" w:author="PR Preview" w:date="2026-01-01T00:00:00Z">
        <w:r>
          <w:t xml:space="preserve">of the fitting</w:t>
        </w:r>
      </w:ins>
      <w:ins w:id="2224" w:author="PR Preview" w:date="2026-01-01T00:00:00Z">
        <w:r>
          <w:t xml:space="preserve"> </w:t>
        </w:r>
      </w:ins>
      <w:ins w:id="2225" w:author="PR Preview" w:date="2026-01-01T00:00:00Z">
        <w:r>
          <w:rPr>
            <w:i/>
            <w:iCs/>
          </w:rPr>
          <w:t xml:space="preserve">procedure</w:t>
        </w:r>
      </w:ins>
      <w:ins w:id="2226" w:author="PR Preview" w:date="2026-01-01T00:00:00Z">
        <w:r>
          <w:t xml:space="preserve"> </w:t>
        </w:r>
      </w:ins>
      <m:oMath>
        <m:r>
          <m:t>g</m:t>
        </m:r>
      </m:oMath>
      <w:ins w:id="2227" w:author="PR Preview" w:date="2026-01-01T00:00:00Z">
        <w:r>
          <w:t xml:space="preserve"> </w:t>
        </w:r>
      </w:ins>
      <w:ins w:id="2228" w:author="PR Preview" w:date="2026-01-01T00:00:00Z">
        <w:r>
          <w:t xml:space="preserve">at the smaller training-set sizes</w:t>
        </w:r>
      </w:ins>
      <w:ins w:id="222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2230" w:author="PR Preview" w:date="2026-01-01T00:00:00Z">
        <w:r>
          <w:t xml:space="preserve">,</w:t>
        </w:r>
      </w:ins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which is</w:t>
        </w:r>
      </w:ins>
      <w:ins w:id="223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2234" w:author="PR Preview" w:date="2026-01-01T00:00:00Z">
        <w:r>
          <w:t xml:space="preserve"> </w:t>
        </w:r>
      </w:ins>
      <w:ins w:id="2235" w:author="PR Preview" w:date="2026-01-01T00:00:00Z">
        <w:r>
          <w:t xml:space="preserve">when every fold has</w:t>
        </w:r>
      </w:ins>
      <w:ins w:id="223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observations,</w:t>
        </w:r>
      </w:ins>
      <w:ins w:id="2239" w:author="PR Preview" w:date="2026-01-01T00:00:00Z">
        <w:r>
          <w:t xml:space="preserve"> </w:t>
        </w:r>
      </w:ins>
      <w:ins w:id="2240" w:author="PR Preview" w:date="2026-01-01T00:00:00Z">
        <w:r>
          <w:t xml:space="preserve">rather than</w:t>
        </w:r>
      </w:ins>
      <w:ins w:id="224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ins w:id="2242" w:author="PR Preview" w:date="2026-01-01T00:00:00Z">
        <w:r>
          <w:t xml:space="preserve"> </w:t>
        </w:r>
      </w:ins>
      <w:ins w:id="2243" w:author="PR Preview" w:date="2026-01-01T00:00:00Z">
        <w:r>
          <w:t xml:space="preserve">for the one rule fitted to all the data</w:t>
        </w:r>
      </w:ins>
      <w:ins w:id="2244" w:author="PR Preview" w:date="2026-01-01T00:00:00Z">
        <w:r>
          <w:t xml:space="preserve"> </w:t>
        </w:r>
      </w:ins>
      <w:ins w:id="2245" w:author="PR Preview" w:date="2026-01-01T00:00:00Z">
        <w:r>
          <w:t xml:space="preserve">(Hastie et al. 2009, sec. 7.12)</w:t>
        </w:r>
      </w:ins>
      <w:ins w:id="2246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0"/>
    <w:bookmarkStart w:id="171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del w:id="2247" w:author="PR Preview" w:date="2026-01-01T00:00:00Z">
        <w:r>
          <w:rPr>
            <w:b/>
            <w:bCs/>
          </w:rPr>
          <w:delText xml:space="preserve">Bias.</w:delText>
        </w:r>
      </w:del>
      <w:del w:id="2248" w:author="PR Preview" w:date="2026-01-01T00:00:00Z">
        <w:r>
          <w:delText xml:space="preserve"> </w:delText>
        </w:r>
      </w:del>
      <w:del w:id="2249" w:author="PR Preview" w:date="2026-01-01T00:00:00Z">
        <w:r>
          <w:delText xml:space="preserve">Each rule in</w:delText>
        </w:r>
      </w:del>
      <w:del w:id="2250" w:author="PR Preview" w:date="2026-01-01T00:00:00Z">
        <w:r>
          <w:delText xml:space="preserve"> </w:delText>
        </w:r>
      </w:del>
      <w:hyperlink w:anchor="eq-cv-estimate">
        <w:del w:id="2251" w:author="PR Preview" w:date="2026-01-01T00:00:00Z">
          <w:r>
            <w:rPr>
              <w:rStyle w:val="Hyperlink"/>
            </w:rPr>
            <w:delText xml:space="preserve">Equation 24</w:delText>
          </w:r>
        </w:del>
      </w:hyperlink>
      <w:del w:id="2252" w:author="PR Preview" w:date="2026-01-01T00:00:00Z">
        <w:r>
          <w:delText xml:space="preserve"> </w:delText>
        </w:r>
      </w:del>
      <w:del w:id="2253" w:author="PR Preview" w:date="2026-01-01T00:00:00Z">
        <w:r>
          <w:delText xml:space="preserve">is fitted to about</w:delText>
        </w:r>
      </w:del>
      <w:del w:id="225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observations.</w:delText>
        </w:r>
      </w:del>
      <w:del w:id="2257" w:author="PR Preview" w:date="2026-01-01T00:00:00Z">
        <w:r>
          <w:delText xml:space="preserve"> </w:delText>
        </w:r>
      </w:del>
      <w:del w:id="2258" w:author="PR Preview" w:date="2026-01-01T00:00:00Z">
        <w:r>
          <w:delText xml:space="preserve">A rule fitted to fewer observations usually predicts worse,</w:delText>
        </w:r>
      </w:del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so</w:delText>
        </w:r>
      </w:del>
      <w:del w:id="226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262" w:author="PR Preview" w:date="2026-01-01T00:00:00Z">
        <w:r>
          <w:delText xml:space="preserve"> </w:delText>
        </w:r>
      </w:del>
      <w:del w:id="2263" w:author="PR Preview" w:date="2026-01-01T00:00:00Z">
        <w:r>
          <w:delText xml:space="preserve">tends to overstate the error of a rule fitted to all</w:delText>
        </w:r>
      </w:del>
      <w:del w:id="2264" w:author="PR Preview" w:date="2026-01-01T00:00:00Z">
        <w:r>
          <w:delText xml:space="preserve"> </w:delText>
        </w:r>
      </w:del>
      <m:oMath>
        <m:r>
          <m:t>n</m:t>
        </m:r>
      </m:oMath>
      <w:del w:id="2265" w:author="PR Preview" w:date="2026-01-01T00:00:00Z">
        <w:r>
          <w:delText xml:space="preserve">.</w:delText>
        </w:r>
      </w:del>
      <w:del w:id="2266" w:author="PR Preview" w:date="2026-01-01T00:00:00Z">
        <w:r>
          <w:delText xml:space="preserve"> </w:delText>
        </w:r>
      </w:del>
      <w:del w:id="2267" w:author="PR Preview" w:date="2026-01-01T00:00:00Z">
        <w:r>
          <w:delText xml:space="preserve">The overstatement shrinks as</w:delText>
        </w:r>
      </w:del>
      <w:del w:id="2268" w:author="PR Preview" w:date="2026-01-01T00:00:00Z">
        <w:r>
          <w:delText xml:space="preserve"> </w:delText>
        </w:r>
      </w:del>
      <m:oMath>
        <m:r>
          <m:t>k</m:t>
        </m:r>
      </m:oMath>
      <w:del w:id="2269" w:author="PR Preview" w:date="2026-01-01T00:00:00Z">
        <w:r>
          <w:delText xml:space="preserve"> </w:delText>
        </w:r>
      </w:del>
      <w:del w:id="2270" w:author="PR Preview" w:date="2026-01-01T00:00:00Z">
        <w:r>
          <w:delText xml:space="preserve">grows.</w:delText>
        </w:r>
      </w:del>
    </w:p>
    <w:p>
      <w:pPr>
        <w:pStyle w:val="Compact"/>
        <w:numPr>
          <w:ilvl w:val="0"/>
          <w:numId w:val="1013"/>
        </w:numPr>
      </w:pPr>
      <w:ins w:id="2271" w:author="PR Preview" w:date="2026-01-01T00:00:00Z">
        <w:r>
          <w:rPr>
            <w:b/>
            <w:bCs/>
          </w:rPr>
          <w:t xml:space="preserve">Bias.</w:t>
        </w:r>
      </w:ins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Each rule in</w:t>
        </w:r>
      </w:ins>
      <w:ins w:id="2274" w:author="PR Preview" w:date="2026-01-01T00:00:00Z">
        <w:r>
          <w:t xml:space="preserve"> </w:t>
        </w:r>
      </w:ins>
      <w:hyperlink w:anchor="eq-cv-estimate">
        <w:ins w:id="2275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is fitted to about</w:t>
        </w:r>
      </w:ins>
      <w:ins w:id="227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observations.</w:t>
        </w:r>
      </w:ins>
      <w:ins w:id="2281" w:author="PR Preview" w:date="2026-01-01T00:00:00Z">
        <w:r>
          <w:t xml:space="preserve"> </w:t>
        </w:r>
      </w:ins>
      <w:ins w:id="2282" w:author="PR Preview" w:date="2026-01-01T00:00:00Z">
        <w:r>
          <w:t xml:space="preserve">A rule fitted to fewer observations usually predicts worse,</w:t>
        </w:r>
      </w:ins>
      <w:ins w:id="2283" w:author="PR Preview" w:date="2026-01-01T00:00:00Z">
        <w:r>
          <w:t xml:space="preserve"> </w:t>
        </w:r>
      </w:ins>
      <w:ins w:id="2284" w:author="PR Preview" w:date="2026-01-01T00:00:00Z">
        <w:r>
          <w:t xml:space="preserve">so</w:t>
        </w:r>
      </w:ins>
      <w:ins w:id="228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tends to overstate the error of a rule fitted to all</w:t>
        </w:r>
      </w:ins>
      <w:ins w:id="2288" w:author="PR Preview" w:date="2026-01-01T00:00:00Z">
        <w:r>
          <w:t xml:space="preserve"> </w:t>
        </w:r>
      </w:ins>
      <m:oMath>
        <m:r>
          <m:t>n</m:t>
        </m:r>
      </m:oMath>
      <w:ins w:id="2289" w:author="PR Preview" w:date="2026-01-01T00:00:00Z">
        <w:r>
          <w:t xml:space="preserve">.</w:t>
        </w:r>
      </w:ins>
      <w:ins w:id="2290" w:author="PR Preview" w:date="2026-01-01T00:00:00Z">
        <w:r>
          <w:t xml:space="preserve"> </w:t>
        </w:r>
      </w:ins>
      <w:ins w:id="2291" w:author="PR Preview" w:date="2026-01-01T00:00:00Z">
        <w:r>
          <w:t xml:space="preserve">The overstatement shrinks as</w:t>
        </w:r>
      </w:ins>
      <w:ins w:id="2292" w:author="PR Preview" w:date="2026-01-01T00:00:00Z">
        <w:r>
          <w:t xml:space="preserve"> </w:t>
        </w:r>
      </w:ins>
      <m:oMath>
        <m:r>
          <m:t>k</m:t>
        </m:r>
      </m:oMath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1"/>
    <w:bookmarkStart w:id="176" w:name="exm-kfold-simulated"/>
    <w:p>
      <w:pPr>
        <w:pStyle w:val="BodyText"/>
      </w:pPr>
      <w:del w:id="2295" w:author="PR Preview" w:date="2026-01-01T00:00:00Z">
        <w:r>
          <w:rPr>
            <w:b/>
            <w:bCs/>
          </w:rPr>
          <w:delText xml:space="preserve">Example 6 (Cross-validation versus the generalization error)</w:delText>
        </w:r>
      </w:del>
      <w:del w:id="2296" w:author="PR Preview" w:date="2026-01-01T00:00:00Z">
        <w:r>
          <w:delText xml:space="preserve"> </w:delText>
        </w:r>
      </w:del>
      <w:del w:id="2297" w:author="PR Preview" w:date="2026-01-01T00:00:00Z">
        <w:r>
          <w:delText xml:space="preserve">This example applies</w:delText>
        </w:r>
      </w:del>
      <w:del w:id="2298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299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300" w:author="PR Preview" w:date="2026-01-01T00:00:00Z">
        <w:r>
          <w:delText xml:space="preserve"> </w:delText>
        </w:r>
      </w:del>
      <w:del w:id="2301" w:author="PR Preview" w:date="2026-01-01T00:00:00Z">
        <w:r>
          <w:delText xml:space="preserve">with</w:delText>
        </w:r>
      </w:del>
      <w:del w:id="230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2303" w:author="PR Preview" w:date="2026-01-01T00:00:00Z">
        <w:r>
          <w:delText xml:space="preserve"> </w:delText>
        </w:r>
      </w:del>
      <w:del w:id="2304" w:author="PR Preview" w:date="2026-01-01T00:00:00Z">
        <w:r>
          <w:delText xml:space="preserve">to the simulated training set of</w:delText>
        </w:r>
      </w:del>
      <w:del w:id="2305" w:author="PR Preview" w:date="2026-01-01T00:00:00Z">
        <w:r>
          <w:delText xml:space="preserve"> </w:delText>
        </w:r>
      </w:del>
      <w:hyperlink w:anchor="exm-train-test-error-simulated">
        <w:del w:id="2306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2307" w:author="PR Preview" w:date="2026-01-01T00:00:00Z">
        <w:r>
          <w:delText xml:space="preserve">,</w:delText>
        </w:r>
      </w:del>
      <w:del w:id="2308" w:author="PR Preview" w:date="2026-01-01T00:00:00Z">
        <w:r>
          <w:delText xml:space="preserve"> </w:delText>
        </w:r>
      </w:del>
      <w:del w:id="2309" w:author="PR Preview" w:date="2026-01-01T00:00:00Z">
        <w:r>
          <w:delText xml:space="preserve">using only those 30 observations.</w:delText>
        </w:r>
      </w:del>
      <w:del w:id="2310" w:author="PR Preview" w:date="2026-01-01T00:00:00Z">
        <w:r>
          <w:delText xml:space="preserve"> </w:delText>
        </w:r>
      </w:del>
      <w:del w:id="2311" w:author="PR Preview" w:date="2026-01-01T00:00:00Z">
        <w:r>
          <w:delText xml:space="preserve">The function</w:delText>
        </w:r>
      </w:del>
      <w:del w:id="2312" w:author="PR Preview" w:date="2026-01-01T00:00:00Z">
        <w:r>
          <w:delText xml:space="preserve"> </w:delText>
        </w:r>
      </w:del>
      <w:del w:id="2313" w:author="PR Preview" w:date="2026-01-01T00:00:00Z">
        <w:r>
          <w:rPr>
            <w:rStyle w:val="VerbatimChar"/>
          </w:rPr>
          <w:delText xml:space="preserve">assign_folds()</w:delText>
        </w:r>
      </w:del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assigns each observation to a fold at random,</w:delText>
        </w:r>
      </w:del>
      <w:del w:id="2316" w:author="PR Preview" w:date="2026-01-01T00:00:00Z">
        <w:r>
          <w:delText xml:space="preserve"> </w:delText>
        </w:r>
      </w:del>
      <w:del w:id="2317" w:author="PR Preview" w:date="2026-01-01T00:00:00Z">
        <w:r>
          <w:rPr>
            <w:rStyle w:val="VerbatimChar"/>
          </w:rPr>
          <w:delText xml:space="preserve">cv_squared_errors()</w:delText>
        </w:r>
      </w:del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fits the model once per fold without that fold</w:delText>
        </w:r>
      </w:del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and returns each observation’s squared prediction error,</w:delText>
        </w:r>
      </w:del>
      <w:del w:id="2322" w:author="PR Preview" w:date="2026-01-01T00:00:00Z">
        <w:r>
          <w:delText xml:space="preserve"> </w:delText>
        </w:r>
      </w:del>
      <w:del w:id="2323" w:author="PR Preview" w:date="2026-01-01T00:00:00Z">
        <w:r>
          <w:delText xml:space="preserve">and</w:delText>
        </w:r>
      </w:del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rPr>
            <w:rStyle w:val="VerbatimChar"/>
          </w:rPr>
          <w:delText xml:space="preserve">cv_mse()</w:delText>
        </w:r>
      </w:del>
      <w:del w:id="2326" w:author="PR Preview" w:date="2026-01-01T00:00:00Z">
        <w:r>
          <w:delText xml:space="preserve"> </w:delText>
        </w:r>
      </w:del>
      <w:del w:id="2327" w:author="PR Preview" w:date="2026-01-01T00:00:00Z">
        <w:r>
          <w:delText xml:space="preserve">averages them, which is</w:delText>
        </w:r>
      </w:del>
      <w:del w:id="2328" w:author="PR Preview" w:date="2026-01-01T00:00:00Z">
        <w:r>
          <w:delText xml:space="preserve"> </w:delText>
        </w:r>
      </w:del>
      <w:hyperlink w:anchor="eq-cv-estimate">
        <w:del w:id="2329" w:author="PR Preview" w:date="2026-01-01T00:00:00Z">
          <w:r>
            <w:rPr>
              <w:rStyle w:val="Hyperlink"/>
            </w:rPr>
            <w:delText xml:space="preserve">Equation 24</w:delText>
          </w:r>
        </w:del>
      </w:hyperlink>
      <w:del w:id="2330" w:author="PR Preview" w:date="2026-01-01T00:00:00Z">
        <w:r>
          <w:delText xml:space="preserve">.</w:delText>
        </w:r>
      </w:del>
    </w:p>
    <w:p>
      <w:pPr>
        <w:pStyle w:val="BodyText"/>
      </w:pPr>
      <w:ins w:id="2331" w:author="PR Preview" w:date="2026-01-01T00:00:00Z">
        <w:r>
          <w:rPr>
            <w:b/>
            <w:bCs/>
          </w:rPr>
          <w:t xml:space="preserve">Example 7 (Cross-validation versus the generalization error)</w:t>
        </w:r>
      </w:ins>
      <w:ins w:id="2332" w:author="PR Preview" w:date="2026-01-01T00:00:00Z">
        <w:r>
          <w:t xml:space="preserve"> </w:t>
        </w:r>
      </w:ins>
      <w:ins w:id="2333" w:author="PR Preview" w:date="2026-01-01T00:00:00Z">
        <w:r>
          <w:t xml:space="preserve">This example applies</w:t>
        </w:r>
      </w:ins>
      <w:ins w:id="2334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335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336" w:author="PR Preview" w:date="2026-01-01T00:00:00Z">
        <w:r>
          <w:t xml:space="preserve"> </w:t>
        </w:r>
      </w:ins>
      <w:ins w:id="2337" w:author="PR Preview" w:date="2026-01-01T00:00:00Z">
        <w:r>
          <w:t xml:space="preserve">with</w:t>
        </w:r>
      </w:ins>
      <w:ins w:id="233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to the simulated training set of</w:t>
        </w:r>
      </w:ins>
      <w:ins w:id="2341" w:author="PR Preview" w:date="2026-01-01T00:00:00Z">
        <w:r>
          <w:t xml:space="preserve"> </w:t>
        </w:r>
      </w:ins>
      <w:hyperlink w:anchor="exm-train-test-error-simulated">
        <w:ins w:id="2342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343" w:author="PR Preview" w:date="2026-01-01T00:00:00Z">
        <w:r>
          <w:t xml:space="preserve">,</w:t>
        </w:r>
      </w:ins>
      <w:ins w:id="2344" w:author="PR Preview" w:date="2026-01-01T00:00:00Z">
        <w:r>
          <w:t xml:space="preserve"> </w:t>
        </w:r>
      </w:ins>
      <w:ins w:id="2345" w:author="PR Preview" w:date="2026-01-01T00:00:00Z">
        <w:r>
          <w:t xml:space="preserve">using only those 30 observations.</w:t>
        </w:r>
      </w:ins>
      <w:ins w:id="2346" w:author="PR Preview" w:date="2026-01-01T00:00:00Z">
        <w:r>
          <w:t xml:space="preserve"> </w:t>
        </w:r>
      </w:ins>
      <w:ins w:id="2347" w:author="PR Preview" w:date="2026-01-01T00:00:00Z">
        <w:r>
          <w:t xml:space="preserve">The function</w:t>
        </w:r>
      </w:ins>
      <w:ins w:id="2348" w:author="PR Preview" w:date="2026-01-01T00:00:00Z">
        <w:r>
          <w:t xml:space="preserve"> </w:t>
        </w:r>
      </w:ins>
      <w:ins w:id="2349" w:author="PR Preview" w:date="2026-01-01T00:00:00Z">
        <w:r>
          <w:rPr>
            <w:rStyle w:val="VerbatimChar"/>
          </w:rPr>
          <w:t xml:space="preserve">assign_folds()</w:t>
        </w:r>
      </w:ins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assigns each observation to a fold at random,</w:t>
        </w:r>
      </w:ins>
      <w:ins w:id="2352" w:author="PR Preview" w:date="2026-01-01T00:00:00Z">
        <w:r>
          <w:t xml:space="preserve"> </w:t>
        </w:r>
      </w:ins>
      <w:ins w:id="2353" w:author="PR Preview" w:date="2026-01-01T00:00:00Z">
        <w:r>
          <w:rPr>
            <w:rStyle w:val="VerbatimChar"/>
          </w:rPr>
          <w:t xml:space="preserve">cv_squared_errors()</w:t>
        </w:r>
      </w:ins>
      <w:ins w:id="2354" w:author="PR Preview" w:date="2026-01-01T00:00:00Z">
        <w:r>
          <w:t xml:space="preserve"> </w:t>
        </w:r>
      </w:ins>
      <w:ins w:id="2355" w:author="PR Preview" w:date="2026-01-01T00:00:00Z">
        <w:r>
          <w:t xml:space="preserve">fits the model once per fold without that fold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and returns each observation’s squared prediction error,</w:t>
        </w:r>
      </w:ins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and</w:t>
        </w:r>
      </w:ins>
      <w:ins w:id="2360" w:author="PR Preview" w:date="2026-01-01T00:00:00Z">
        <w:r>
          <w:t xml:space="preserve"> </w:t>
        </w:r>
      </w:ins>
      <w:ins w:id="2361" w:author="PR Preview" w:date="2026-01-01T00:00:00Z">
        <w:r>
          <w:rPr>
            <w:rStyle w:val="VerbatimChar"/>
          </w:rPr>
          <w:t xml:space="preserve">cv_mse()</w:t>
        </w:r>
      </w:ins>
      <w:ins w:id="2362" w:author="PR Preview" w:date="2026-01-01T00:00:00Z">
        <w:r>
          <w:t xml:space="preserve"> </w:t>
        </w:r>
      </w:ins>
      <w:ins w:id="2363" w:author="PR Preview" w:date="2026-01-01T00:00:00Z">
        <w:r>
          <w:t xml:space="preserve">averages them, which is</w:t>
        </w:r>
      </w:ins>
      <w:ins w:id="2364" w:author="PR Preview" w:date="2026-01-01T00:00:00Z">
        <w:r>
          <w:t xml:space="preserve"> </w:t>
        </w:r>
      </w:ins>
      <w:hyperlink w:anchor="eq-cv-estimate">
        <w:ins w:id="2365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2366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2367" w:author="PR Preview" w:date="2026-01-01T00:00:00Z">
        <w:r>
          <w:delText xml:space="preserve">The same fold assignment is used for every degree,</w:delText>
        </w:r>
      </w:del>
      <w:del w:id="2368" w:author="PR Preview" w:date="2026-01-01T00:00:00Z">
        <w:r>
          <w:delText xml:space="preserve"> </w:delText>
        </w:r>
      </w:del>
      <w:del w:id="2369" w:author="PR Preview" w:date="2026-01-01T00:00:00Z">
        <w:r>
          <w:delText xml:space="preserve">so the degrees are compared on the same splits.</w:delText>
        </w:r>
      </w:del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The table and figure report the square root of each cross-validation estimate,</w:delText>
        </w:r>
      </w:del>
      <w:del w:id="2372" w:author="PR Preview" w:date="2026-01-01T00:00:00Z">
        <w:r>
          <w:delText xml:space="preserve"> </w:delText>
        </w:r>
      </w:del>
      <w:del w:id="2373" w:author="PR Preview" w:date="2026-01-01T00:00:00Z">
        <w:r>
          <w:delText xml:space="preserve">so that it is in the same unit as the training and generalization RMSE of</w:delText>
        </w:r>
      </w:del>
      <w:del w:id="2374" w:author="PR Preview" w:date="2026-01-01T00:00:00Z">
        <w:r>
          <w:delText xml:space="preserve"> </w:delText>
        </w:r>
      </w:del>
      <w:hyperlink w:anchor="exm-train-test-error-simulated">
        <w:del w:id="2375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2376" w:author="PR Preview" w:date="2026-01-01T00:00:00Z">
        <w:r>
          <w:delText xml:space="preserve">.</w:delText>
        </w:r>
      </w:del>
    </w:p>
    <w:p>
      <w:pPr>
        <w:pStyle w:val="FirstParagraph"/>
      </w:pPr>
      <w:ins w:id="2377" w:author="PR Preview" w:date="2026-01-01T00:00:00Z">
        <w:r>
          <w:t xml:space="preserve">The same fold assignment is used for every degree,</w:t>
        </w:r>
      </w:ins>
      <w:ins w:id="2378" w:author="PR Preview" w:date="2026-01-01T00:00:00Z">
        <w:r>
          <w:t xml:space="preserve"> </w:t>
        </w:r>
      </w:ins>
      <w:ins w:id="2379" w:author="PR Preview" w:date="2026-01-01T00:00:00Z">
        <w:r>
          <w:t xml:space="preserve">so the degrees are compared on the same splits.</w:t>
        </w:r>
      </w:ins>
      <w:ins w:id="2380" w:author="PR Preview" w:date="2026-01-01T00:00:00Z">
        <w:r>
          <w:t xml:space="preserve"> </w:t>
        </w:r>
      </w:ins>
      <w:ins w:id="2381" w:author="PR Preview" w:date="2026-01-01T00:00:00Z">
        <w:r>
          <w:t xml:space="preserve">The table and figure report the square root of each cross-validation estimate,</w:t>
        </w:r>
      </w:ins>
      <w:ins w:id="2382" w:author="PR Preview" w:date="2026-01-01T00:00:00Z">
        <w:r>
          <w:t xml:space="preserve"> </w:t>
        </w:r>
      </w:ins>
      <w:ins w:id="2383" w:author="PR Preview" w:date="2026-01-01T00:00:00Z">
        <w:r>
          <w:t xml:space="preserve">so that it is in the same unit as the training and generalization RMSE of</w:t>
        </w:r>
      </w:ins>
      <w:ins w:id="2384" w:author="PR Preview" w:date="2026-01-01T00:00:00Z">
        <w:r>
          <w:t xml:space="preserve"> </w:t>
        </w:r>
      </w:ins>
      <w:hyperlink w:anchor="exm-train-test-error-simulated">
        <w:ins w:id="2385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386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6"/>
    <w:bookmarkStart w:id="179" w:name="exm-kfold-mtcars"/>
    <w:p>
      <w:pPr>
        <w:pStyle w:val="BodyText"/>
      </w:pPr>
      <w:del w:id="2387" w:author="PR Preview" w:date="2026-01-01T00:00:00Z">
        <w:r>
          <w:rPr>
            <w:b/>
            <w:bCs/>
          </w:rPr>
          <w:delText xml:space="preserve">Example 7 (Four-fold cross-validation of the</w:delText>
        </w:r>
      </w:del>
      <w:del w:id="2388" w:author="PR Preview" w:date="2026-01-01T00:00:00Z">
        <w:r>
          <w:rPr>
            <w:b/>
            <w:bCs/>
          </w:rPr>
          <w:delText xml:space="preserve"> </w:delText>
        </w:r>
      </w:del>
      <w:del w:id="2389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2390" w:author="PR Preview" w:date="2026-01-01T00:00:00Z">
        <w:r>
          <w:rPr>
            <w:b/>
            <w:bCs/>
          </w:rPr>
          <w:delText xml:space="preserve"> </w:delText>
        </w:r>
      </w:del>
      <w:del w:id="2391" w:author="PR Preview" w:date="2026-01-01T00:00:00Z">
        <w:r>
          <w:rPr>
            <w:b/>
            <w:bCs/>
          </w:rPr>
          <w:delText xml:space="preserve">polynomials)</w:delText>
        </w:r>
      </w:del>
      <w:del w:id="2392" w:author="PR Preview" w:date="2026-01-01T00:00:00Z">
        <w:r>
          <w:delText xml:space="preserve"> </w:delText>
        </w:r>
      </w:del>
      <w:del w:id="2393" w:author="PR Preview" w:date="2026-01-01T00:00:00Z">
        <w:r>
          <w:delText xml:space="preserve">This example applies the</w:delText>
        </w:r>
      </w:del>
      <w:del w:id="239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folds of</w:delText>
        </w:r>
      </w:del>
      <w:del w:id="2397" w:author="PR Preview" w:date="2026-01-01T00:00:00Z">
        <w:r>
          <w:delText xml:space="preserve"> </w:delText>
        </w:r>
      </w:del>
      <w:hyperlink w:anchor="exr-kfold">
        <w:del w:id="2398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2399" w:author="PR Preview" w:date="2026-01-01T00:00:00Z">
        <w:r>
          <w:delText xml:space="preserve"> </w:delText>
        </w:r>
      </w:del>
      <w:del w:id="2400" w:author="PR Preview" w:date="2026-01-01T00:00:00Z">
        <w:r>
          <w:delText xml:space="preserve">to the four polynomial models of</w:delText>
        </w:r>
      </w:del>
      <w:del w:id="2401" w:author="PR Preview" w:date="2026-01-01T00:00:00Z">
        <w:r>
          <w:delText xml:space="preserve"> </w:delText>
        </w:r>
      </w:del>
      <w:hyperlink w:anchor="exr-overfitting">
        <w:del w:id="240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403" w:author="PR Preview" w:date="2026-01-01T00:00:00Z">
        <w:r>
          <w:delText xml:space="preserve">,</w:delText>
        </w:r>
      </w:del>
      <w:del w:id="2404" w:author="PR Preview" w:date="2026-01-01T00:00:00Z">
        <w:r>
          <w:delText xml:space="preserve"> </w:delText>
        </w:r>
      </w:del>
      <w:del w:id="2405" w:author="PR Preview" w:date="2026-01-01T00:00:00Z">
        <w:r>
          <w:delText xml:space="preserve">now using all</w:delText>
        </w:r>
      </w:del>
      <w:del w:id="240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2407" w:author="PR Preview" w:date="2026-01-01T00:00:00Z">
        <w:r>
          <w:delText xml:space="preserve"> </w:delText>
        </w:r>
      </w:del>
      <w:del w:id="2408" w:author="PR Preview" w:date="2026-01-01T00:00:00Z">
        <w:r>
          <w:delText xml:space="preserve">cars</w:delText>
        </w:r>
      </w:del>
      <w:del w:id="2409" w:author="PR Preview" w:date="2026-01-01T00:00:00Z">
        <w:r>
          <w:delText xml:space="preserve"> </w:delText>
        </w:r>
      </w:del>
      <w:del w:id="2410" w:author="PR Preview" w:date="2026-01-01T00:00:00Z">
        <w:r>
          <w:delText xml:space="preserve">and the</w:delText>
        </w:r>
      </w:del>
      <w:del w:id="2411" w:author="PR Preview" w:date="2026-01-01T00:00:00Z">
        <w:r>
          <w:delText xml:space="preserve"> </w:delText>
        </w:r>
      </w:del>
      <w:del w:id="2412" w:author="PR Preview" w:date="2026-01-01T00:00:00Z">
        <w:r>
          <w:rPr>
            <w:rStyle w:val="VerbatimChar"/>
          </w:rPr>
          <w:delText xml:space="preserve">cv_mse()</w:delText>
        </w:r>
      </w:del>
      <w:del w:id="2413" w:author="PR Preview" w:date="2026-01-01T00:00:00Z">
        <w:r>
          <w:delText xml:space="preserve"> </w:delText>
        </w:r>
      </w:del>
      <w:del w:id="2414" w:author="PR Preview" w:date="2026-01-01T00:00:00Z">
        <w:r>
          <w:delText xml:space="preserve">function of</w:delText>
        </w:r>
      </w:del>
      <w:del w:id="2415" w:author="PR Preview" w:date="2026-01-01T00:00:00Z">
        <w:r>
          <w:delText xml:space="preserve"> </w:delText>
        </w:r>
      </w:del>
      <w:hyperlink w:anchor="exm-kfold-simulated">
        <w:del w:id="2416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417" w:author="PR Preview" w:date="2026-01-01T00:00:00Z">
        <w:r>
          <w:delText xml:space="preserve">.</w:delText>
        </w:r>
      </w:del>
      <w:del w:id="2418" w:author="PR Preview" w:date="2026-01-01T00:00:00Z">
        <w:r>
          <w:delText xml:space="preserve"> </w:delText>
        </w:r>
      </w:del>
      <w:del w:id="2419" w:author="PR Preview" w:date="2026-01-01T00:00:00Z">
        <w:r>
          <w:delText xml:space="preserve">The fold assignment is random,</w:delText>
        </w:r>
      </w:del>
      <w:del w:id="2420" w:author="PR Preview" w:date="2026-01-01T00:00:00Z">
        <w:r>
          <w:delText xml:space="preserve"> </w:delText>
        </w:r>
      </w:del>
      <w:del w:id="2421" w:author="PR Preview" w:date="2026-01-01T00:00:00Z">
        <w:r>
          <w:delText xml:space="preserve">so the estimate is too;</w:delText>
        </w:r>
      </w:del>
      <w:del w:id="2422" w:author="PR Preview" w:date="2026-01-01T00:00:00Z">
        <w:r>
          <w:delText xml:space="preserve"> </w:delText>
        </w:r>
      </w:del>
      <w:del w:id="2423" w:author="PR Preview" w:date="2026-01-01T00:00:00Z">
        <w:r>
          <w:delText xml:space="preserve">to show how much,</w:delText>
        </w:r>
      </w:del>
      <w:del w:id="2424" w:author="PR Preview" w:date="2026-01-01T00:00:00Z">
        <w:r>
          <w:delText xml:space="preserve"> </w:delText>
        </w:r>
      </w:del>
      <w:del w:id="2425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2426" w:author="PR Preview" w:date="2026-01-01T00:00:00Z">
        <w:r>
          <w:rPr>
            <w:b/>
            <w:bCs/>
          </w:rPr>
          <w:t xml:space="preserve">Example 8 (Four-fold cross-validation of the</w:t>
        </w:r>
      </w:ins>
      <w:ins w:id="2427" w:author="PR Preview" w:date="2026-01-01T00:00:00Z">
        <w:r>
          <w:rPr>
            <w:b/>
            <w:bCs/>
          </w:rPr>
          <w:t xml:space="preserve"> </w:t>
        </w:r>
      </w:ins>
      <w:ins w:id="2428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2429" w:author="PR Preview" w:date="2026-01-01T00:00:00Z">
        <w:r>
          <w:rPr>
            <w:b/>
            <w:bCs/>
          </w:rPr>
          <w:t xml:space="preserve"> </w:t>
        </w:r>
      </w:ins>
      <w:ins w:id="2430" w:author="PR Preview" w:date="2026-01-01T00:00:00Z">
        <w:r>
          <w:rPr>
            <w:b/>
            <w:bCs/>
          </w:rPr>
          <w:t xml:space="preserve">polynomials)</w:t>
        </w:r>
      </w:ins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This example applies the</w:t>
        </w:r>
      </w:ins>
      <w:ins w:id="243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2434" w:author="PR Preview" w:date="2026-01-01T00:00:00Z">
        <w:r>
          <w:t xml:space="preserve"> </w:t>
        </w:r>
      </w:ins>
      <w:ins w:id="2435" w:author="PR Preview" w:date="2026-01-01T00:00:00Z">
        <w:r>
          <w:t xml:space="preserve">folds of</w:t>
        </w:r>
      </w:ins>
      <w:ins w:id="2436" w:author="PR Preview" w:date="2026-01-01T00:00:00Z">
        <w:r>
          <w:t xml:space="preserve"> </w:t>
        </w:r>
      </w:ins>
      <w:hyperlink w:anchor="exr-kfold">
        <w:ins w:id="243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to the four polynomial models of</w:t>
        </w:r>
      </w:ins>
      <w:ins w:id="2440" w:author="PR Preview" w:date="2026-01-01T00:00:00Z">
        <w:r>
          <w:t xml:space="preserve"> </w:t>
        </w:r>
      </w:ins>
      <w:hyperlink w:anchor="exr-overfitting">
        <w:ins w:id="244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442" w:author="PR Preview" w:date="2026-01-01T00:00:00Z">
        <w:r>
          <w:t xml:space="preserve">,</w:t>
        </w:r>
      </w:ins>
      <w:ins w:id="2443" w:author="PR Preview" w:date="2026-01-01T00:00:00Z">
        <w:r>
          <w:t xml:space="preserve"> </w:t>
        </w:r>
      </w:ins>
      <w:ins w:id="2444" w:author="PR Preview" w:date="2026-01-01T00:00:00Z">
        <w:r>
          <w:t xml:space="preserve">now using all</w:t>
        </w:r>
      </w:ins>
      <w:ins w:id="244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446" w:author="PR Preview" w:date="2026-01-01T00:00:00Z">
        <w:r>
          <w:t xml:space="preserve"> </w:t>
        </w:r>
      </w:ins>
      <w:ins w:id="2447" w:author="PR Preview" w:date="2026-01-01T00:00:00Z">
        <w:r>
          <w:t xml:space="preserve">cars</w:t>
        </w:r>
      </w:ins>
      <w:ins w:id="2448" w:author="PR Preview" w:date="2026-01-01T00:00:00Z">
        <w:r>
          <w:t xml:space="preserve"> </w:t>
        </w:r>
      </w:ins>
      <w:ins w:id="2449" w:author="PR Preview" w:date="2026-01-01T00:00:00Z">
        <w:r>
          <w:t xml:space="preserve">and the</w:t>
        </w:r>
      </w:ins>
      <w:ins w:id="2450" w:author="PR Preview" w:date="2026-01-01T00:00:00Z">
        <w:r>
          <w:t xml:space="preserve"> </w:t>
        </w:r>
      </w:ins>
      <w:ins w:id="2451" w:author="PR Preview" w:date="2026-01-01T00:00:00Z">
        <w:r>
          <w:rPr>
            <w:rStyle w:val="VerbatimChar"/>
          </w:rPr>
          <w:t xml:space="preserve">cv_mse()</w:t>
        </w:r>
      </w:ins>
      <w:ins w:id="2452" w:author="PR Preview" w:date="2026-01-01T00:00:00Z">
        <w:r>
          <w:t xml:space="preserve"> </w:t>
        </w:r>
      </w:ins>
      <w:ins w:id="2453" w:author="PR Preview" w:date="2026-01-01T00:00:00Z">
        <w:r>
          <w:t xml:space="preserve">function of</w:t>
        </w:r>
      </w:ins>
      <w:ins w:id="2454" w:author="PR Preview" w:date="2026-01-01T00:00:00Z">
        <w:r>
          <w:t xml:space="preserve"> </w:t>
        </w:r>
      </w:ins>
      <w:hyperlink w:anchor="exm-kfold-simulated">
        <w:ins w:id="2455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2456" w:author="PR Preview" w:date="2026-01-01T00:00:00Z">
        <w:r>
          <w:t xml:space="preserve">.</w:t>
        </w:r>
      </w:ins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The fold assignment is random,</w:t>
        </w:r>
      </w:ins>
      <w:ins w:id="2459" w:author="PR Preview" w:date="2026-01-01T00:00:00Z">
        <w:r>
          <w:t xml:space="preserve"> </w:t>
        </w:r>
      </w:ins>
      <w:ins w:id="2460" w:author="PR Preview" w:date="2026-01-01T00:00:00Z">
        <w:r>
          <w:t xml:space="preserve">so the estimate is too;</w:t>
        </w:r>
      </w:ins>
      <w:ins w:id="2461" w:author="PR Preview" w:date="2026-01-01T00:00:00Z">
        <w:r>
          <w:t xml:space="preserve"> </w:t>
        </w:r>
      </w:ins>
      <w:ins w:id="2462" w:author="PR Preview" w:date="2026-01-01T00:00:00Z">
        <w:r>
          <w:t xml:space="preserve">to show how much,</w:t>
        </w:r>
      </w:ins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2465" w:author="PR Preview" w:date="2026-01-01T00:00:00Z">
        <w:r>
          <w:delText xml:space="preserve">Each row of</w:delText>
        </w:r>
      </w:del>
      <w:del w:id="2466" w:author="PR Preview" w:date="2026-01-01T00:00:00Z">
        <w:r>
          <w:delText xml:space="preserve"> </w:delText>
        </w:r>
      </w:del>
      <w:hyperlink w:anchor="tbl-cv-mtcars-repeats">
        <w:del w:id="2467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2468" w:author="PR Preview" w:date="2026-01-01T00:00:00Z">
        <w:r>
          <w:delText xml:space="preserve"> </w:delText>
        </w:r>
      </w:del>
      <w:del w:id="2469" w:author="PR Preview" w:date="2026-01-01T00:00:00Z">
        <w:r>
          <w:delText xml:space="preserve">holds, for each degree,</w:delText>
        </w:r>
      </w:del>
      <w:del w:id="2470" w:author="PR Preview" w:date="2026-01-01T00:00:00Z">
        <w:r>
          <w:delText xml:space="preserve"> </w:delText>
        </w:r>
      </w:del>
      <w:del w:id="2471" w:author="PR Preview" w:date="2026-01-01T00:00:00Z">
        <w:r>
          <w:delText xml:space="preserve">the square root of</w:delText>
        </w:r>
      </w:del>
      <w:del w:id="247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(</w:delText>
        </w:r>
      </w:del>
      <w:hyperlink w:anchor="eq-cv-estimate">
        <w:del w:id="2475" w:author="PR Preview" w:date="2026-01-01T00:00:00Z">
          <w:r>
            <w:rPr>
              <w:rStyle w:val="Hyperlink"/>
            </w:rPr>
            <w:delText xml:space="preserve">Equation 24</w:delText>
          </w:r>
        </w:del>
      </w:hyperlink>
      <w:del w:id="2476" w:author="PR Preview" w:date="2026-01-01T00:00:00Z">
        <w:r>
          <w:delText xml:space="preserve">) for one fold assignment.</w:delText>
        </w:r>
      </w:del>
      <w:del w:id="2477" w:author="PR Preview" w:date="2026-01-01T00:00:00Z">
        <w:r>
          <w:delText xml:space="preserve"> </w:delText>
        </w:r>
      </w:del>
      <w:del w:id="2478" w:author="PR Preview" w:date="2026-01-01T00:00:00Z">
        <w:r>
          <w:delText xml:space="preserve">Across fold assignments,</w:delText>
        </w:r>
      </w:del>
      <w:del w:id="2479" w:author="PR Preview" w:date="2026-01-01T00:00:00Z">
        <w:r>
          <w:delText xml:space="preserve"> </w:delText>
        </w:r>
      </w:del>
      <w:del w:id="2480" w:author="PR Preview" w:date="2026-01-01T00:00:00Z">
        <w:r>
          <w:delText xml:space="preserve">the estimate for one degree varied by as much as</w:delText>
        </w:r>
      </w:del>
      <w:del w:id="2481" w:author="PR Preview" w:date="2026-01-01T00:00:00Z">
        <w:r>
          <w:delText xml:space="preserve"> </w:delText>
        </w:r>
      </w:del>
      <w:del w:id="2482" w:author="PR Preview" w:date="2026-01-01T00:00:00Z">
        <w:r>
          <w:delText xml:space="preserve">0.32 mpg,</w:delText>
        </w:r>
      </w:del>
      <w:del w:id="2483" w:author="PR Preview" w:date="2026-01-01T00:00:00Z">
        <w:r>
          <w:delText xml:space="preserve"> </w:delText>
        </w:r>
      </w:del>
      <w:del w:id="2484" w:author="PR Preview" w:date="2026-01-01T00:00:00Z">
        <w:r>
          <w:delText xml:space="preserve">but every assignment chose degree 2: the estimates moved, and the winner did not.</w:delText>
        </w:r>
      </w:del>
      <w:del w:id="2485" w:author="PR Preview" w:date="2026-01-01T00:00:00Z">
        <w:r>
          <w:delText xml:space="preserve"> </w:delText>
        </w:r>
      </w:del>
      <w:del w:id="2486" w:author="PR Preview" w:date="2026-01-01T00:00:00Z">
        <w:r>
          <w:delText xml:space="preserve">A single run of</w:delText>
        </w:r>
      </w:del>
      <w:del w:id="2487" w:author="PR Preview" w:date="2026-01-01T00:00:00Z">
        <w:r>
          <w:delText xml:space="preserve"> </w:delText>
        </w:r>
      </w:del>
      <m:oMath>
        <m:r>
          <m:t>k</m:t>
        </m:r>
      </m:oMath>
      <w:del w:id="2488" w:author="PR Preview" w:date="2026-01-01T00:00:00Z">
        <w:r>
          <w:delText xml:space="preserve">-fold cross-validation</w:delText>
        </w:r>
      </w:del>
      <w:del w:id="2489" w:author="PR Preview" w:date="2026-01-01T00:00:00Z">
        <w:r>
          <w:delText xml:space="preserve"> </w:delText>
        </w:r>
      </w:del>
      <w:del w:id="2490" w:author="PR Preview" w:date="2026-01-01T00:00:00Z">
        <w:r>
          <w:delText xml:space="preserve">reports one of these rows,</w:delText>
        </w:r>
      </w:del>
      <w:del w:id="2491" w:author="PR Preview" w:date="2026-01-01T00:00:00Z">
        <w:r>
          <w:delText xml:space="preserve"> </w:delText>
        </w:r>
      </w:del>
      <w:del w:id="2492" w:author="PR Preview" w:date="2026-01-01T00:00:00Z">
        <w:r>
          <w:delText xml:space="preserve">so a small difference between two models’ estimates</w:delText>
        </w:r>
      </w:del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2495" w:author="PR Preview" w:date="2026-01-01T00:00:00Z">
        <w:r>
          <w:t xml:space="preserve">Each row of</w:t>
        </w:r>
      </w:ins>
      <w:ins w:id="2496" w:author="PR Preview" w:date="2026-01-01T00:00:00Z">
        <w:r>
          <w:t xml:space="preserve"> </w:t>
        </w:r>
      </w:ins>
      <w:hyperlink w:anchor="tbl-cv-mtcars-repeats">
        <w:ins w:id="2497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2498" w:author="PR Preview" w:date="2026-01-01T00:00:00Z">
        <w:r>
          <w:t xml:space="preserve"> </w:t>
        </w:r>
      </w:ins>
      <w:ins w:id="2499" w:author="PR Preview" w:date="2026-01-01T00:00:00Z">
        <w:r>
          <w:t xml:space="preserve">holds, for each degree,</w:t>
        </w:r>
      </w:ins>
      <w:ins w:id="2500" w:author="PR Preview" w:date="2026-01-01T00:00:00Z">
        <w:r>
          <w:t xml:space="preserve"> </w:t>
        </w:r>
      </w:ins>
      <w:ins w:id="2501" w:author="PR Preview" w:date="2026-01-01T00:00:00Z">
        <w:r>
          <w:t xml:space="preserve">the square root of</w:t>
        </w:r>
      </w:ins>
      <w:ins w:id="250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2503" w:author="PR Preview" w:date="2026-01-01T00:00:00Z">
        <w:r>
          <w:t xml:space="preserve"> </w:t>
        </w:r>
      </w:ins>
      <w:ins w:id="2504" w:author="PR Preview" w:date="2026-01-01T00:00:00Z">
        <w:r>
          <w:t xml:space="preserve">(</w:t>
        </w:r>
      </w:ins>
      <w:hyperlink w:anchor="eq-cv-estimate">
        <w:ins w:id="2505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2506" w:author="PR Preview" w:date="2026-01-01T00:00:00Z">
        <w:r>
          <w:t xml:space="preserve">) for one fold assignment.</w:t>
        </w:r>
      </w:ins>
      <w:ins w:id="2507" w:author="PR Preview" w:date="2026-01-01T00:00:00Z">
        <w:r>
          <w:t xml:space="preserve"> </w:t>
        </w:r>
      </w:ins>
      <w:ins w:id="2508" w:author="PR Preview" w:date="2026-01-01T00:00:00Z">
        <w:r>
          <w:t xml:space="preserve">Across fold assignments,</w:t>
        </w:r>
      </w:ins>
      <w:ins w:id="2509" w:author="PR Preview" w:date="2026-01-01T00:00:00Z">
        <w:r>
          <w:t xml:space="preserve"> </w:t>
        </w:r>
      </w:ins>
      <w:ins w:id="2510" w:author="PR Preview" w:date="2026-01-01T00:00:00Z">
        <w:r>
          <w:t xml:space="preserve">the estimate for one degree varied by as much as</w:t>
        </w:r>
      </w:ins>
      <w:ins w:id="2511" w:author="PR Preview" w:date="2026-01-01T00:00:00Z">
        <w:r>
          <w:t xml:space="preserve"> </w:t>
        </w:r>
      </w:ins>
      <w:ins w:id="2512" w:author="PR Preview" w:date="2026-01-01T00:00:00Z">
        <w:r>
          <w:t xml:space="preserve">0.32 mpg,</w:t>
        </w:r>
      </w:ins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but every assignment chose degree 2: the estimates moved, and the winner did not.</w:t>
        </w:r>
      </w:ins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A single run of</w:t>
        </w:r>
      </w:ins>
      <w:ins w:id="2517" w:author="PR Preview" w:date="2026-01-01T00:00:00Z">
        <w:r>
          <w:t xml:space="preserve"> </w:t>
        </w:r>
      </w:ins>
      <m:oMath>
        <m:r>
          <m:t>k</m:t>
        </m:r>
      </m:oMath>
      <w:ins w:id="2518" w:author="PR Preview" w:date="2026-01-01T00:00:00Z">
        <w:r>
          <w:t xml:space="preserve">-fold cross-validation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reports one of these rows,</w:t>
        </w:r>
      </w:ins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so a small difference between two models’ estimates</w:t>
        </w:r>
      </w:ins>
      <w:ins w:id="2523" w:author="PR Preview" w:date="2026-01-01T00:00:00Z">
        <w:r>
          <w:t xml:space="preserve"> </w:t>
        </w:r>
      </w:ins>
      <w:ins w:id="2524" w:author="PR Preview" w:date="2026-01-01T00:00:00Z">
        <w:r>
          <w:t xml:space="preserve">may not survive a different split.</w:t>
        </w:r>
      </w:ins>
    </w:p>
    <w:bookmarkEnd w:id="179"/>
    <w:bookmarkEnd w:id="180"/>
    <w:bookmarkStart w:id="211" w:name="sec-loocv"/>
    <w:p>
      <w:pPr>
        <w:pStyle w:val="Heading2"/>
      </w:pPr>
      <w:r>
        <w:t xml:space="preserve">6 Leave-one-out cross-validation</w:t>
      </w:r>
    </w:p>
    <w:bookmarkStart w:id="181" w:name="exr-loocv"/>
    <w:p>
      <w:pPr>
        <w:pStyle w:val="FirstParagraph"/>
      </w:pPr>
      <w:del w:id="2525" w:author="PR Preview" w:date="2026-01-01T00:00:00Z">
        <w:r>
          <w:rPr>
            <w:b/>
            <w:bCs/>
          </w:rPr>
          <w:delText xml:space="preserve">Exercise 8 (The largest number of folds)</w:delText>
        </w:r>
      </w:del>
      <w:del w:id="2526" w:author="PR Preview" w:date="2026-01-01T00:00:00Z">
        <w:r>
          <w:delText xml:space="preserve"> </w:delText>
        </w:r>
      </w:del>
      <w:del w:id="2527" w:author="PR Preview" w:date="2026-01-01T00:00:00Z">
        <w:r>
          <w:delText xml:space="preserve">Suppose we take</w:delText>
        </w:r>
      </w:del>
      <w:del w:id="252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529" w:author="PR Preview" w:date="2026-01-01T00:00:00Z">
        <w:r>
          <w:delText xml:space="preserve"> </w:delText>
        </w:r>
      </w:del>
      <w:del w:id="2530" w:author="PR Preview" w:date="2026-01-01T00:00:00Z">
        <w:r>
          <w:delText xml:space="preserve">in</w:delText>
        </w:r>
      </w:del>
      <w:del w:id="2531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532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533" w:author="PR Preview" w:date="2026-01-01T00:00:00Z">
        <w:r>
          <w:delText xml:space="preserve"> </w:delText>
        </w:r>
      </w:del>
      <w:del w:id="2534" w:author="PR Preview" w:date="2026-01-01T00:00:00Z">
        <w:r>
          <w:delText xml:space="preserve">on the</w:delText>
        </w:r>
      </w:del>
      <w:del w:id="253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2536" w:author="PR Preview" w:date="2026-01-01T00:00:00Z">
        <w:r>
          <w:delText xml:space="preserve"> </w:delText>
        </w:r>
      </w:del>
      <w:del w:id="2537" w:author="PR Preview" w:date="2026-01-01T00:00:00Z">
        <w:r>
          <w:delText xml:space="preserve">cars in</w:delText>
        </w:r>
      </w:del>
      <w:del w:id="2538" w:author="PR Preview" w:date="2026-01-01T00:00:00Z">
        <w:r>
          <w:delText xml:space="preserve"> </w:delText>
        </w:r>
      </w:del>
      <w:del w:id="2539" w:author="PR Preview" w:date="2026-01-01T00:00:00Z">
        <w:r>
          <w:rPr>
            <w:rStyle w:val="VerbatimChar"/>
          </w:rPr>
          <w:delText xml:space="preserve">mtcars</w:delText>
        </w:r>
      </w:del>
      <w:del w:id="2540" w:author="PR Preview" w:date="2026-01-01T00:00:00Z">
        <w:r>
          <w:delText xml:space="preserve">.</w:delText>
        </w:r>
      </w:del>
    </w:p>
    <w:p>
      <w:pPr>
        <w:pStyle w:val="FirstParagraph"/>
      </w:pPr>
      <w:ins w:id="2541" w:author="PR Preview" w:date="2026-01-01T00:00:00Z">
        <w:r>
          <w:rPr>
            <w:b/>
            <w:bCs/>
          </w:rPr>
          <w:t xml:space="preserve">Exercise 9 (The largest number of folds)</w:t>
        </w:r>
      </w:ins>
      <w:ins w:id="2542" w:author="PR Preview" w:date="2026-01-01T00:00:00Z">
        <w:r>
          <w:t xml:space="preserve"> </w:t>
        </w:r>
      </w:ins>
      <w:ins w:id="2543" w:author="PR Preview" w:date="2026-01-01T00:00:00Z">
        <w:r>
          <w:t xml:space="preserve">Suppose we take</w:t>
        </w:r>
      </w:ins>
      <w:ins w:id="254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545" w:author="PR Preview" w:date="2026-01-01T00:00:00Z">
        <w:r>
          <w:t xml:space="preserve"> </w:t>
        </w:r>
      </w:ins>
      <w:ins w:id="2546" w:author="PR Preview" w:date="2026-01-01T00:00:00Z">
        <w:r>
          <w:t xml:space="preserve">in</w:t>
        </w:r>
      </w:ins>
      <w:ins w:id="2547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548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549" w:author="PR Preview" w:date="2026-01-01T00:00:00Z">
        <w:r>
          <w:t xml:space="preserve"> </w:t>
        </w:r>
      </w:ins>
      <w:ins w:id="2550" w:author="PR Preview" w:date="2026-01-01T00:00:00Z">
        <w:r>
          <w:t xml:space="preserve">on the</w:t>
        </w:r>
      </w:ins>
      <w:ins w:id="25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cars in</w:t>
        </w:r>
      </w:ins>
      <w:ins w:id="2554" w:author="PR Preview" w:date="2026-01-01T00:00:00Z">
        <w:r>
          <w:t xml:space="preserve"> </w:t>
        </w:r>
      </w:ins>
      <w:ins w:id="2555" w:author="PR Preview" w:date="2026-01-01T00:00:00Z">
        <w:r>
          <w:rPr>
            <w:rStyle w:val="VerbatimChar"/>
          </w:rPr>
          <w:t xml:space="preserve">mtcars</w:t>
        </w:r>
      </w:ins>
      <w:ins w:id="255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del w:id="2557" w:author="PR Preview" w:date="2026-01-01T00:00:00Z">
        <w:r>
          <w:delText xml:space="preserve">If we run the procedure twice,</w:delText>
        </w:r>
      </w:del>
      <w:del w:id="2558" w:author="PR Preview" w:date="2026-01-01T00:00:00Z">
        <w:r>
          <w:delText xml:space="preserve"> </w:delText>
        </w:r>
      </w:del>
      <w:del w:id="2559" w:author="PR Preview" w:date="2026-01-01T00:00:00Z">
        <w:r>
          <w:delText xml:space="preserve">with two different random fold assignments,</w:delText>
        </w:r>
      </w:del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can the two values of</w:delText>
        </w:r>
      </w:del>
      <w:del w:id="256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2563" w:author="PR Preview" w:date="2026-01-01T00:00:00Z">
        <w:r>
          <w:delText xml:space="preserve"> </w:delText>
        </w:r>
      </w:del>
      <w:del w:id="2564" w:author="PR Preview" w:date="2026-01-01T00:00:00Z">
        <w:r>
          <w:delText xml:space="preserve">(</w:delText>
        </w:r>
      </w:del>
      <w:hyperlink w:anchor="eq-cv-estimate">
        <w:del w:id="2565" w:author="PR Preview" w:date="2026-01-01T00:00:00Z">
          <w:r>
            <w:rPr>
              <w:rStyle w:val="Hyperlink"/>
            </w:rPr>
            <w:delText xml:space="preserve">Equation 24</w:delText>
          </w:r>
        </w:del>
      </w:hyperlink>
      <w:del w:id="2566" w:author="PR Preview" w:date="2026-01-01T00:00:00Z">
        <w:r>
          <w:delText xml:space="preserve">) differ?</w:delText>
        </w:r>
      </w:del>
    </w:p>
    <w:p>
      <w:pPr>
        <w:pStyle w:val="FirstParagraph"/>
      </w:pPr>
      <w:del w:id="2567" w:author="PR Preview" w:date="2026-01-01T00:00:00Z">
        <w:r>
          <w:rPr>
            <w:i/>
            <w:iCs/>
          </w:rPr>
          <w:delText xml:space="preserve">Solution 8</w:delText>
        </w:r>
      </w:del>
      <w:del w:id="2568" w:author="PR Preview" w:date="2026-01-01T00:00:00Z">
        <w:r>
          <w:delText xml:space="preserve">. </w:delText>
        </w:r>
      </w:del>
    </w:p>
    <w:p>
      <w:pPr>
        <w:pStyle w:val="Compact"/>
        <w:numPr>
          <w:ilvl w:val="0"/>
          <w:numId w:val="1014"/>
        </w:numPr>
      </w:pPr>
      <w:ins w:id="2569" w:author="PR Preview" w:date="2026-01-01T00:00:00Z">
        <w:r>
          <w:t xml:space="preserve">If we run the procedure twice,</w:t>
        </w:r>
      </w:ins>
      <w:ins w:id="2570" w:author="PR Preview" w:date="2026-01-01T00:00:00Z">
        <w:r>
          <w:t xml:space="preserve"> </w:t>
        </w:r>
      </w:ins>
      <w:ins w:id="2571" w:author="PR Preview" w:date="2026-01-01T00:00:00Z">
        <w:r>
          <w:t xml:space="preserve">with two different random fold assignments,</w:t>
        </w:r>
      </w:ins>
      <w:ins w:id="2572" w:author="PR Preview" w:date="2026-01-01T00:00:00Z">
        <w:r>
          <w:t xml:space="preserve"> </w:t>
        </w:r>
      </w:ins>
      <w:ins w:id="2573" w:author="PR Preview" w:date="2026-01-01T00:00:00Z">
        <w:r>
          <w:t xml:space="preserve">can the two values of</w:t>
        </w:r>
      </w:ins>
      <w:ins w:id="257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2575" w:author="PR Preview" w:date="2026-01-01T00:00:00Z">
        <w:r>
          <w:t xml:space="preserve"> </w:t>
        </w:r>
      </w:ins>
      <w:ins w:id="2576" w:author="PR Preview" w:date="2026-01-01T00:00:00Z">
        <w:r>
          <w:t xml:space="preserve">(</w:t>
        </w:r>
      </w:ins>
      <w:hyperlink w:anchor="eq-cv-estimate">
        <w:ins w:id="2577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2578" w:author="PR Preview" w:date="2026-01-01T00:00:00Z">
        <w:r>
          <w:t xml:space="preserve">) differ?</w:t>
        </w:r>
      </w:ins>
    </w:p>
    <w:bookmarkEnd w:id="181"/>
    <w:bookmarkStart w:id="182" w:name="sol-loocv"/>
    <w:p>
      <w:pPr>
        <w:pStyle w:val="FirstParagraph"/>
      </w:pPr>
      <w:ins w:id="2579" w:author="PR Preview" w:date="2026-01-01T00:00:00Z">
        <w:r>
          <w:rPr>
            <w:i/>
            <w:iCs/>
          </w:rPr>
          <w:t xml:space="preserve">Solution 9</w:t>
        </w:r>
      </w:ins>
      <w:ins w:id="2580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del w:id="2581" w:author="PR Preview" w:date="2026-01-01T00:00:00Z">
        <w:r>
          <w:delText xml:space="preserve">No.</w:delText>
        </w:r>
      </w:del>
      <w:del w:id="2582" w:author="PR Preview" w:date="2026-01-01T00:00:00Z">
        <w:r>
          <w:delText xml:space="preserve"> </w:delText>
        </w:r>
      </w:del>
      <w:del w:id="2583" w:author="PR Preview" w:date="2026-01-01T00:00:00Z">
        <w:r>
          <w:delText xml:space="preserve">With one car per fold,</w:delText>
        </w:r>
      </w:del>
      <w:del w:id="2584" w:author="PR Preview" w:date="2026-01-01T00:00:00Z">
        <w:r>
          <w:delText xml:space="preserve"> </w:delText>
        </w:r>
      </w:del>
      <w:del w:id="2585" w:author="PR Preview" w:date="2026-01-01T00:00:00Z">
        <w:r>
          <w:delText xml:space="preserve">every assignment of cars to folds produces the same 32 fits,</w:delText>
        </w:r>
      </w:del>
      <w:del w:id="2586" w:author="PR Preview" w:date="2026-01-01T00:00:00Z">
        <w:r>
          <w:delText xml:space="preserve"> </w:delText>
        </w:r>
      </w:del>
      <w:del w:id="2587" w:author="PR Preview" w:date="2026-01-01T00:00:00Z">
        <w:r>
          <w:delText xml:space="preserve">only numbered differently,</w:delText>
        </w:r>
      </w:del>
      <w:del w:id="2588" w:author="PR Preview" w:date="2026-01-01T00:00:00Z">
        <w:r>
          <w:delText xml:space="preserve"> </w:delText>
        </w:r>
      </w:del>
      <w:del w:id="2589" w:author="PR Preview" w:date="2026-01-01T00:00:00Z">
        <w:r>
          <w:delText xml:space="preserve">and</w:delText>
        </w:r>
      </w:del>
      <w:del w:id="2590" w:author="PR Preview" w:date="2026-01-01T00:00:00Z">
        <w:r>
          <w:delText xml:space="preserve"> </w:delText>
        </w:r>
      </w:del>
      <w:hyperlink w:anchor="eq-cv-estimate">
        <w:del w:id="2591" w:author="PR Preview" w:date="2026-01-01T00:00:00Z">
          <w:r>
            <w:rPr>
              <w:rStyle w:val="Hyperlink"/>
            </w:rPr>
            <w:delText xml:space="preserve">Equation 24</w:delText>
          </w:r>
        </w:del>
      </w:hyperlink>
      <w:del w:id="2592" w:author="PR Preview" w:date="2026-01-01T00:00:00Z">
        <w:r>
          <w:delText xml:space="preserve"> </w:delText>
        </w:r>
      </w:del>
      <w:del w:id="2593" w:author="PR Preview" w:date="2026-01-01T00:00:00Z">
        <w:r>
          <w:delText xml:space="preserve">does not depend on the numbering.</w:delText>
        </w:r>
      </w:del>
      <w:del w:id="2594" w:author="PR Preview" w:date="2026-01-01T00:00:00Z">
        <w:r>
          <w:delText xml:space="preserve"> </w:delText>
        </w:r>
      </w:del>
      <w:del w:id="2595" w:author="PR Preview" w:date="2026-01-01T00:00:00Z">
        <w:r>
          <w:delText xml:space="preserve">Unlike</w:delText>
        </w:r>
      </w:del>
      <w:del w:id="2596" w:author="PR Preview" w:date="2026-01-01T00:00:00Z">
        <w:r>
          <w:delText xml:space="preserve"> </w:delText>
        </w:r>
      </w:del>
      <w:hyperlink w:anchor="exm-kfold-mtcars">
        <w:del w:id="2597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2598" w:author="PR Preview" w:date="2026-01-01T00:00:00Z">
        <w:r>
          <w:delText xml:space="preserve">,</w:delText>
        </w:r>
      </w:del>
      <w:del w:id="2599" w:author="PR Preview" w:date="2026-01-01T00:00:00Z">
        <w:r>
          <w:delText xml:space="preserve"> </w:delText>
        </w:r>
      </w:del>
      <w:del w:id="2600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2601" w:author="PR Preview" w:date="2026-01-01T00:00:00Z">
        <w:r>
          <w:rPr>
            <w:b/>
            <w:bCs/>
          </w:rPr>
          <w:delText xml:space="preserve">Definition 26 (Leave-one-out cross-validation)</w:delText>
        </w:r>
      </w:del>
      <w:del w:id="2602" w:author="PR Preview" w:date="2026-01-01T00:00:00Z">
        <w:r>
          <w:delText xml:space="preserve"> </w:delText>
        </w:r>
      </w:del>
      <w:del w:id="2603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2604" w:author="PR Preview" w:date="2026-01-01T00:00:00Z">
        <w:r>
          <w:delText xml:space="preserve"> </w:delText>
        </w:r>
      </w:del>
      <w:del w:id="2605" w:author="PR Preview" w:date="2026-01-01T00:00:00Z">
        <w:r>
          <w:delText xml:space="preserve">is</w:delText>
        </w:r>
      </w:del>
      <w:del w:id="2606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607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608" w:author="PR Preview" w:date="2026-01-01T00:00:00Z">
        <w:r>
          <w:delText xml:space="preserve"> </w:delText>
        </w:r>
      </w:del>
      <w:del w:id="2609" w:author="PR Preview" w:date="2026-01-01T00:00:00Z">
        <w:r>
          <w:delText xml:space="preserve">with</w:delText>
        </w:r>
      </w:del>
      <w:del w:id="261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611" w:author="PR Preview" w:date="2026-01-01T00:00:00Z">
        <w:r>
          <w:delText xml:space="preserve">,</w:delText>
        </w:r>
      </w:del>
      <w:del w:id="2612" w:author="PR Preview" w:date="2026-01-01T00:00:00Z">
        <w:r>
          <w:delText xml:space="preserve"> </w:delText>
        </w:r>
      </w:del>
      <w:del w:id="2613" w:author="PR Preview" w:date="2026-01-01T00:00:00Z">
        <w:r>
          <w:delText xml:space="preserve">so that each of the</w:delText>
        </w:r>
      </w:del>
      <w:del w:id="2614" w:author="PR Preview" w:date="2026-01-01T00:00:00Z">
        <w:r>
          <w:delText xml:space="preserve"> </w:delText>
        </w:r>
      </w:del>
      <m:oMath>
        <m:r>
          <m:t>n</m:t>
        </m:r>
      </m:oMath>
      <w:del w:id="2615" w:author="PR Preview" w:date="2026-01-01T00:00:00Z">
        <w:r>
          <w:delText xml:space="preserve"> </w:delText>
        </w:r>
      </w:del>
      <w:hyperlink w:anchor="def-folds">
        <w:del w:id="261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617" w:author="PR Preview" w:date="2026-01-01T00:00:00Z">
        <w:r>
          <w:delText xml:space="preserve"> </w:delText>
        </w:r>
      </w:del>
      <w:del w:id="2618" w:author="PR Preview" w:date="2026-01-01T00:00:00Z">
        <w:r>
          <w:delText xml:space="preserve">holds one observation,</w:delText>
        </w:r>
      </w:del>
      <w:del w:id="2619" w:author="PR Preview" w:date="2026-01-01T00:00:00Z">
        <w:r>
          <w:delText xml:space="preserve"> </w:delText>
        </w:r>
      </w:del>
      <w:del w:id="2620" w:author="PR Preview" w:date="2026-01-01T00:00:00Z">
        <w:r>
          <w:delText xml:space="preserve">and the</w:delText>
        </w:r>
      </w:del>
      <w:del w:id="2621" w:author="PR Preview" w:date="2026-01-01T00:00:00Z">
        <w:r>
          <w:delText xml:space="preserve"> </w:delText>
        </w:r>
      </w:del>
      <w:hyperlink w:anchor="def-fold-out-rule">
        <w:del w:id="262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62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624" w:author="PR Preview" w:date="2026-01-01T00:00:00Z">
        <w:r>
          <w:delText xml:space="preserve"> </w:delText>
        </w:r>
      </w:del>
      <w:del w:id="2625" w:author="PR Preview" w:date="2026-01-01T00:00:00Z">
        <w:r>
          <w:delText xml:space="preserve">of observation</w:delText>
        </w:r>
      </w:del>
      <w:del w:id="2626" w:author="PR Preview" w:date="2026-01-01T00:00:00Z">
        <w:r>
          <w:delText xml:space="preserve"> </w:delText>
        </w:r>
      </w:del>
      <m:oMath>
        <m:r>
          <m:t>i</m:t>
        </m:r>
      </m:oMath>
      <w:del w:id="2627" w:author="PR Preview" w:date="2026-01-01T00:00:00Z">
        <w:r>
          <w:delText xml:space="preserve">’s</w:delText>
        </w:r>
      </w:del>
      <w:del w:id="2628" w:author="PR Preview" w:date="2026-01-01T00:00:00Z">
        <w:r>
          <w:delText xml:space="preserve"> </w:delText>
        </w:r>
      </w:del>
      <w:hyperlink w:anchor="def-fold-assignment">
        <w:del w:id="262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630" w:author="PR Preview" w:date="2026-01-01T00:00:00Z">
        <w:r>
          <w:delText xml:space="preserve"> </w:delText>
        </w:r>
      </w:del>
      <w:del w:id="2631" w:author="PR Preview" w:date="2026-01-01T00:00:00Z">
        <w:r>
          <w:delText xml:space="preserve">is fitted to all observations except observation</w:delText>
        </w:r>
      </w:del>
      <w:del w:id="2632" w:author="PR Preview" w:date="2026-01-01T00:00:00Z">
        <w:r>
          <w:delText xml:space="preserve"> </w:delText>
        </w:r>
      </w:del>
      <m:oMath>
        <m:r>
          <m:t>i</m:t>
        </m:r>
      </m:oMath>
      <w:del w:id="2633" w:author="PR Preview" w:date="2026-01-01T00:00:00Z">
        <w:r>
          <w:delText xml:space="preserve">.</w:delText>
        </w:r>
      </w:del>
      <w:del w:id="2634" w:author="PR Preview" w:date="2026-01-01T00:00:00Z">
        <w:r>
          <w:delText xml:space="preserve"> </w:delText>
        </w:r>
      </w:del>
      <w:del w:id="2635" w:author="PR Preview" w:date="2026-01-01T00:00:00Z">
        <w:r>
          <w:delText xml:space="preserve">Its</w:delText>
        </w:r>
      </w:del>
      <w:del w:id="2636" w:author="PR Preview" w:date="2026-01-01T00:00:00Z">
        <w:r>
          <w:delText xml:space="preserve"> </w:delText>
        </w:r>
      </w:del>
      <w:hyperlink w:anchor="def-cv-estimate">
        <w:del w:id="263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638" w:author="PR Preview" w:date="2026-01-01T00:00:00Z">
        <w:r>
          <w:delText xml:space="preserve"> </w:delText>
        </w:r>
      </w:del>
      <w:del w:id="2639" w:author="PR Preview" w:date="2026-01-01T00:00:00Z">
        <w:r>
          <w:delText xml:space="preserve">(</w:delText>
        </w:r>
      </w:del>
      <w:hyperlink w:anchor="eq-cv-estimate">
        <w:del w:id="2640" w:author="PR Preview" w:date="2026-01-01T00:00:00Z">
          <w:r>
            <w:rPr>
              <w:rStyle w:val="Hyperlink"/>
            </w:rPr>
            <w:delText xml:space="preserve">Equation 24</w:delText>
          </w:r>
        </w:del>
      </w:hyperlink>
      <w:del w:id="2641" w:author="PR Preview" w:date="2026-01-01T00:00:00Z">
        <w:r>
          <w:delText xml:space="preserve"> </w:delText>
        </w:r>
      </w:del>
      <w:del w:id="2642" w:author="PR Preview" w:date="2026-01-01T00:00:00Z">
        <w:r>
          <w:delText xml:space="preserve">with</w:delText>
        </w:r>
      </w:del>
      <w:del w:id="264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644" w:author="PR Preview" w:date="2026-01-01T00:00:00Z">
        <w:r>
          <w:delText xml:space="preserve">) is</w:delText>
        </w:r>
      </w:del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p>
      <w:pPr>
        <w:pStyle w:val="BodyText"/>
      </w:pPr>
      <w:del w:id="2645" w:author="PR Preview" w:date="2026-01-01T00:00:00Z">
        <w:r>
          <w:rPr>
            <w:b/>
            <w:bCs/>
          </w:rPr>
          <w:delText xml:space="preserve">Definition 27 (Term vector)</w:delText>
        </w:r>
      </w:del>
      <w:del w:id="2646" w:author="PR Preview" w:date="2026-01-01T00:00:00Z">
        <w:r>
          <w:delText xml:space="preserve"> </w:delText>
        </w:r>
      </w:del>
      <w:del w:id="2647" w:author="PR Preview" w:date="2026-01-01T00:00:00Z">
        <w:r>
          <w:delText xml:space="preserve">Consider a model whose mean is a linear combination</w:delText>
        </w:r>
      </w:del>
      <w:del w:id="2648" w:author="PR Preview" w:date="2026-01-01T00:00:00Z">
        <w:r>
          <w:delText xml:space="preserve"> </w:delText>
        </w:r>
      </w:del>
      <w:del w:id="2649" w:author="PR Preview" w:date="2026-01-01T00:00:00Z">
        <w:r>
          <w:delText xml:space="preserve">of</w:delText>
        </w:r>
      </w:del>
      <w:del w:id="2650" w:author="PR Preview" w:date="2026-01-01T00:00:00Z">
        <w:r>
          <w:delText xml:space="preserve"> </w:delText>
        </w:r>
      </w:del>
      <m:oMath>
        <m:r>
          <m:t>p</m:t>
        </m:r>
      </m:oMath>
      <w:del w:id="2651" w:author="PR Preview" w:date="2026-01-01T00:00:00Z">
        <w:r>
          <w:delText xml:space="preserve"> </w:delText>
        </w:r>
      </w:del>
      <w:del w:id="2652" w:author="PR Preview" w:date="2026-01-01T00:00:00Z">
        <w:r>
          <w:delText xml:space="preserve">terms</w:delText>
        </w:r>
      </w:del>
      <w:del w:id="2653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654" w:author="PR Preview" w:date="2026-01-01T00:00:00Z">
        <w:r>
          <w:delText xml:space="preserve"> </w:delText>
        </w:r>
      </w:del>
      <w:del w:id="2655" w:author="PR Preview" w:date="2026-01-01T00:00:00Z">
        <w:r>
          <w:delText xml:space="preserve">of the covariate value,</w:delText>
        </w:r>
      </w:del>
      <w:del w:id="2656" w:author="PR Preview" w:date="2026-01-01T00:00:00Z">
        <w:r>
          <w:delText xml:space="preserve"> </w:delText>
        </w:r>
      </w:del>
      <w:del w:id="2657" w:author="PR Preview" w:date="2026-01-01T00:00:00Z">
        <w:r>
          <w:delText xml:space="preserve">such as</w:delText>
        </w:r>
      </w:del>
      <w:del w:id="2658" w:author="PR Preview" w:date="2026-01-01T00:00:00Z">
        <w:r>
          <w:delText xml:space="preserve"> </w:delText>
        </w:r>
      </w:del>
      <m:oMath>
        <m:r>
          <m:t>1</m:t>
        </m:r>
      </m:oMath>
      <w:del w:id="2659" w:author="PR Preview" w:date="2026-01-01T00:00:00Z">
        <w:r>
          <w:delText xml:space="preserve">,</w:delText>
        </w:r>
      </w:del>
      <w:del w:id="2660" w:author="PR Preview" w:date="2026-01-01T00:00:00Z">
        <w:r>
          <w:delText xml:space="preserve"> </w:delText>
        </w:r>
      </w:del>
      <m:oMath>
        <m:r>
          <m:t>x</m:t>
        </m:r>
      </m:oMath>
      <w:del w:id="2661" w:author="PR Preview" w:date="2026-01-01T00:00:00Z">
        <w:r>
          <w:delText xml:space="preserve"> </w:delText>
        </w:r>
      </w:del>
      <w:del w:id="2662" w:author="PR Preview" w:date="2026-01-01T00:00:00Z">
        <w:r>
          <w:delText xml:space="preserve">and</w:delText>
        </w:r>
      </w:del>
      <w:del w:id="266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2664" w:author="PR Preview" w:date="2026-01-01T00:00:00Z">
        <w:r>
          <w:delText xml:space="preserve">.</w:delText>
        </w:r>
      </w:del>
      <w:del w:id="2665" w:author="PR Preview" w:date="2026-01-01T00:00:00Z">
        <w:r>
          <w:delText xml:space="preserve"> </w:delText>
        </w:r>
      </w:del>
      <w:del w:id="2666" w:author="PR Preview" w:date="2026-01-01T00:00:00Z">
        <w:r>
          <w:delText xml:space="preserve">The</w:delText>
        </w:r>
      </w:del>
      <w:del w:id="2667" w:author="PR Preview" w:date="2026-01-01T00:00:00Z">
        <w:r>
          <w:delText xml:space="preserve"> </w:delText>
        </w:r>
      </w:del>
      <w:del w:id="2668" w:author="PR Preview" w:date="2026-01-01T00:00:00Z">
        <w:r>
          <w:rPr>
            <w:b/>
            <w:bCs/>
          </w:rPr>
          <w:delText xml:space="preserve">term vector</w:delText>
        </w:r>
      </w:del>
      <w:del w:id="266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2670" w:author="PR Preview" w:date="2026-01-01T00:00:00Z">
        <w:r>
          <w:delText xml:space="preserve"> </w:delText>
        </w:r>
      </w:del>
      <w:del w:id="2671" w:author="PR Preview" w:date="2026-01-01T00:00:00Z">
        <w:r>
          <w:delText xml:space="preserve">of observation</w:delText>
        </w:r>
      </w:del>
      <w:del w:id="2672" w:author="PR Preview" w:date="2026-01-01T00:00:00Z">
        <w:r>
          <w:delText xml:space="preserve"> </w:delText>
        </w:r>
      </w:del>
      <m:oMath>
        <m:r>
          <m:t>i</m:t>
        </m:r>
      </m:oMath>
      <w:del w:id="2673" w:author="PR Preview" w:date="2026-01-01T00:00:00Z">
        <w:r>
          <w:delText xml:space="preserve"> </w:delText>
        </w:r>
      </w:del>
      <w:del w:id="2674" w:author="PR Preview" w:date="2026-01-01T00:00:00Z">
        <w:r>
          <w:delText xml:space="preserve">is the column of its terms:</w:delText>
        </w:r>
      </w:del>
    </w:p>
    <w:p>
      <w:pPr>
        <w:pStyle w:val="Compact"/>
        <w:numPr>
          <w:ilvl w:val="0"/>
          <w:numId w:val="1015"/>
        </w:numPr>
      </w:pPr>
      <w:ins w:id="2675" w:author="PR Preview" w:date="2026-01-01T00:00:00Z">
        <w:r>
          <w:t xml:space="preserve">No.</w:t>
        </w:r>
      </w:ins>
      <w:ins w:id="2676" w:author="PR Preview" w:date="2026-01-01T00:00:00Z">
        <w:r>
          <w:t xml:space="preserve"> </w:t>
        </w:r>
      </w:ins>
      <w:ins w:id="2677" w:author="PR Preview" w:date="2026-01-01T00:00:00Z">
        <w:r>
          <w:t xml:space="preserve">With one car per fold,</w:t>
        </w:r>
      </w:ins>
      <w:ins w:id="2678" w:author="PR Preview" w:date="2026-01-01T00:00:00Z">
        <w:r>
          <w:t xml:space="preserve"> </w:t>
        </w:r>
      </w:ins>
      <w:ins w:id="2679" w:author="PR Preview" w:date="2026-01-01T00:00:00Z">
        <w:r>
          <w:t xml:space="preserve">every assignment of cars to folds produces the same 32 fits,</w:t>
        </w:r>
      </w:ins>
      <w:ins w:id="2680" w:author="PR Preview" w:date="2026-01-01T00:00:00Z">
        <w:r>
          <w:t xml:space="preserve"> </w:t>
        </w:r>
      </w:ins>
      <w:ins w:id="2681" w:author="PR Preview" w:date="2026-01-01T00:00:00Z">
        <w:r>
          <w:t xml:space="preserve">only numbered differently,</w:t>
        </w:r>
      </w:ins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and</w:t>
        </w:r>
      </w:ins>
      <w:ins w:id="2684" w:author="PR Preview" w:date="2026-01-01T00:00:00Z">
        <w:r>
          <w:t xml:space="preserve"> </w:t>
        </w:r>
      </w:ins>
      <w:hyperlink w:anchor="eq-cv-estimate">
        <w:ins w:id="2685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2686" w:author="PR Preview" w:date="2026-01-01T00:00:00Z">
        <w:r>
          <w:t xml:space="preserve"> </w:t>
        </w:r>
      </w:ins>
      <w:ins w:id="2687" w:author="PR Preview" w:date="2026-01-01T00:00:00Z">
        <w:r>
          <w:t xml:space="preserve">does not depend on the numbering.</w:t>
        </w:r>
      </w:ins>
      <w:ins w:id="2688" w:author="PR Preview" w:date="2026-01-01T00:00:00Z">
        <w:r>
          <w:t xml:space="preserve"> </w:t>
        </w:r>
      </w:ins>
      <w:ins w:id="2689" w:author="PR Preview" w:date="2026-01-01T00:00:00Z">
        <w:r>
          <w:t xml:space="preserve">Unlike</w:t>
        </w:r>
      </w:ins>
      <w:ins w:id="2690" w:author="PR Preview" w:date="2026-01-01T00:00:00Z">
        <w:r>
          <w:t xml:space="preserve"> </w:t>
        </w:r>
      </w:ins>
      <w:hyperlink w:anchor="exm-kfold-mtcars">
        <w:ins w:id="2691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692" w:author="PR Preview" w:date="2026-01-01T00:00:00Z">
        <w:r>
          <w:t xml:space="preserve">,</w:t>
        </w:r>
      </w:ins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the estimate is not random.</w:t>
        </w:r>
      </w:ins>
    </w:p>
    <w:bookmarkEnd w:id="182"/>
    <w:bookmarkStart w:id="186" w:name="def-loocv"/>
    <w:p>
      <w:pPr>
        <w:pStyle w:val="FirstParagraph"/>
      </w:pPr>
      <w:ins w:id="2695" w:author="PR Preview" w:date="2026-01-01T00:00:00Z">
        <w:r>
          <w:rPr>
            <w:b/>
            <w:bCs/>
          </w:rPr>
          <w:t xml:space="preserve">Definition 28 (Leave-one-out cross-validation)</w:t>
        </w:r>
      </w:ins>
      <w:ins w:id="2696" w:author="PR Preview" w:date="2026-01-01T00:00:00Z">
        <w:r>
          <w:t xml:space="preserve"> </w:t>
        </w:r>
      </w:ins>
      <w:ins w:id="2697" w:author="PR Preview" w:date="2026-01-01T00:00:00Z">
        <w:r>
          <w:rPr>
            <w:b/>
            <w:bCs/>
          </w:rPr>
          <w:t xml:space="preserve">Leave-one-out cross-validation (LOOCV)</w:t>
        </w:r>
      </w:ins>
      <w:ins w:id="2698" w:author="PR Preview" w:date="2026-01-01T00:00:00Z">
        <w:r>
          <w:t xml:space="preserve"> </w:t>
        </w:r>
      </w:ins>
      <w:ins w:id="2699" w:author="PR Preview" w:date="2026-01-01T00:00:00Z">
        <w:r>
          <w:t xml:space="preserve">is</w:t>
        </w:r>
      </w:ins>
      <w:ins w:id="270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70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702" w:author="PR Preview" w:date="2026-01-01T00:00:00Z">
        <w:r>
          <w:t xml:space="preserve"> </w:t>
        </w:r>
      </w:ins>
      <w:ins w:id="2703" w:author="PR Preview" w:date="2026-01-01T00:00:00Z">
        <w:r>
          <w:t xml:space="preserve">with</w:t>
        </w:r>
      </w:ins>
      <w:ins w:id="270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705" w:author="PR Preview" w:date="2026-01-01T00:00:00Z">
        <w:r>
          <w:t xml:space="preserve">,</w:t>
        </w:r>
      </w:ins>
      <w:ins w:id="2706" w:author="PR Preview" w:date="2026-01-01T00:00:00Z">
        <w:r>
          <w:t xml:space="preserve"> </w:t>
        </w:r>
      </w:ins>
      <w:ins w:id="2707" w:author="PR Preview" w:date="2026-01-01T00:00:00Z">
        <w:r>
          <w:t xml:space="preserve">so that each of the</w:t>
        </w:r>
      </w:ins>
      <w:ins w:id="2708" w:author="PR Preview" w:date="2026-01-01T00:00:00Z">
        <w:r>
          <w:t xml:space="preserve"> </w:t>
        </w:r>
      </w:ins>
      <m:oMath>
        <m:r>
          <m:t>n</m:t>
        </m:r>
      </m:oMath>
      <w:ins w:id="2709" w:author="PR Preview" w:date="2026-01-01T00:00:00Z">
        <w:r>
          <w:t xml:space="preserve"> </w:t>
        </w:r>
      </w:ins>
      <w:hyperlink w:anchor="def-folds">
        <w:ins w:id="271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holds one observation,</w:t>
        </w:r>
      </w:ins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and the</w:t>
        </w:r>
      </w:ins>
      <w:ins w:id="2715" w:author="PR Preview" w:date="2026-01-01T00:00:00Z">
        <w:r>
          <w:t xml:space="preserve"> </w:t>
        </w:r>
      </w:ins>
      <w:hyperlink w:anchor="def-fold-out-rule">
        <w:ins w:id="2716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717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of observation</w:t>
        </w:r>
      </w:ins>
      <w:ins w:id="2720" w:author="PR Preview" w:date="2026-01-01T00:00:00Z">
        <w:r>
          <w:t xml:space="preserve"> </w:t>
        </w:r>
      </w:ins>
      <m:oMath>
        <m:r>
          <m:t>i</m:t>
        </m:r>
      </m:oMath>
      <w:ins w:id="2721" w:author="PR Preview" w:date="2026-01-01T00:00:00Z">
        <w:r>
          <w:t xml:space="preserve">’s</w:t>
        </w:r>
      </w:ins>
      <w:ins w:id="2722" w:author="PR Preview" w:date="2026-01-01T00:00:00Z">
        <w:r>
          <w:t xml:space="preserve"> </w:t>
        </w:r>
      </w:ins>
      <w:hyperlink w:anchor="def-fold-assignment">
        <w:ins w:id="272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is fitted to all observations except observation</w:t>
        </w:r>
      </w:ins>
      <w:ins w:id="2726" w:author="PR Preview" w:date="2026-01-01T00:00:00Z">
        <w:r>
          <w:t xml:space="preserve"> </w:t>
        </w:r>
      </w:ins>
      <m:oMath>
        <m:r>
          <m:t>i</m:t>
        </m:r>
      </m:oMath>
      <w:ins w:id="2727" w:author="PR Preview" w:date="2026-01-01T00:00:00Z">
        <w:r>
          <w:t xml:space="preserve">.</w:t>
        </w:r>
      </w:ins>
      <w:ins w:id="2728" w:author="PR Preview" w:date="2026-01-01T00:00:00Z">
        <w:r>
          <w:t xml:space="preserve"> </w:t>
        </w:r>
      </w:ins>
      <w:ins w:id="2729" w:author="PR Preview" w:date="2026-01-01T00:00:00Z">
        <w:r>
          <w:t xml:space="preserve">Its</w:t>
        </w:r>
      </w:ins>
      <w:ins w:id="2730" w:author="PR Preview" w:date="2026-01-01T00:00:00Z">
        <w:r>
          <w:t xml:space="preserve"> </w:t>
        </w:r>
      </w:ins>
      <w:hyperlink w:anchor="def-cv-estimate">
        <w:ins w:id="273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732" w:author="PR Preview" w:date="2026-01-01T00:00:00Z">
        <w:r>
          <w:t xml:space="preserve"> </w:t>
        </w:r>
      </w:ins>
      <w:ins w:id="2733" w:author="PR Preview" w:date="2026-01-01T00:00:00Z">
        <w:r>
          <w:t xml:space="preserve">(</w:t>
        </w:r>
      </w:ins>
      <w:hyperlink w:anchor="eq-cv-estimate">
        <w:ins w:id="2734" w:author="PR Preview" w:date="2026-01-01T00:00:00Z">
          <w:r>
            <w:rPr>
              <w:rStyle w:val="Hyperlink"/>
            </w:rPr>
            <w:t xml:space="preserve">Equation 25</w:t>
          </w:r>
        </w:ins>
      </w:hyperlink>
      <w:ins w:id="2735" w:author="PR Preview" w:date="2026-01-01T00:00:00Z">
        <w:r>
          <w:t xml:space="preserve"> </w:t>
        </w:r>
      </w:ins>
      <w:ins w:id="2736" w:author="PR Preview" w:date="2026-01-01T00:00:00Z">
        <w:r>
          <w:t xml:space="preserve">with</w:t>
        </w:r>
      </w:ins>
      <w:ins w:id="273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738" w:author="PR Preview" w:date="2026-01-01T00:00:00Z">
        <w:r>
          <w:t xml:space="preserve">) is</w:t>
        </w:r>
      </w:ins>
    </w:p>
    <w:p>
      <w:pPr>
        <w:pStyle w:val="BodyText"/>
      </w:pPr>
      <w:bookmarkStart w:id="18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6"/>
    <w:bookmarkStart w:id="188" w:name="def-term-vector"/>
    <w:p>
      <w:pPr>
        <w:pStyle w:val="BodyText"/>
      </w:pPr>
      <w:ins w:id="2739" w:author="PR Preview" w:date="2026-01-01T00:00:00Z">
        <w:r>
          <w:rPr>
            <w:b/>
            <w:bCs/>
          </w:rPr>
          <w:t xml:space="preserve">Definition 29 (Term vector)</w:t>
        </w:r>
      </w:ins>
      <w:ins w:id="2740" w:author="PR Preview" w:date="2026-01-01T00:00:00Z">
        <w:r>
          <w:t xml:space="preserve"> </w:t>
        </w:r>
      </w:ins>
      <w:ins w:id="2741" w:author="PR Preview" w:date="2026-01-01T00:00:00Z">
        <w:r>
          <w:t xml:space="preserve">Consider a model whose mean is a linear combination</w:t>
        </w:r>
      </w:ins>
      <w:ins w:id="2742" w:author="PR Preview" w:date="2026-01-01T00:00:00Z">
        <w:r>
          <w:t xml:space="preserve"> </w:t>
        </w:r>
      </w:ins>
      <w:ins w:id="2743" w:author="PR Preview" w:date="2026-01-01T00:00:00Z">
        <w:r>
          <w:t xml:space="preserve">of</w:t>
        </w:r>
      </w:ins>
      <w:ins w:id="2744" w:author="PR Preview" w:date="2026-01-01T00:00:00Z">
        <w:r>
          <w:t xml:space="preserve"> </w:t>
        </w:r>
      </w:ins>
      <m:oMath>
        <m:r>
          <m:t>p</m:t>
        </m:r>
      </m:oMath>
      <w:ins w:id="2745" w:author="PR Preview" w:date="2026-01-01T00:00:00Z">
        <w:r>
          <w:t xml:space="preserve"> </w:t>
        </w:r>
      </w:ins>
      <w:ins w:id="2746" w:author="PR Preview" w:date="2026-01-01T00:00:00Z">
        <w:r>
          <w:t xml:space="preserve">terms</w:t>
        </w:r>
      </w:ins>
      <w:ins w:id="2747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748" w:author="PR Preview" w:date="2026-01-01T00:00:00Z">
        <w:r>
          <w:t xml:space="preserve"> </w:t>
        </w:r>
      </w:ins>
      <w:ins w:id="2749" w:author="PR Preview" w:date="2026-01-01T00:00:00Z">
        <w:r>
          <w:t xml:space="preserve">of the covariate value,</w:t>
        </w:r>
      </w:ins>
      <w:ins w:id="2750" w:author="PR Preview" w:date="2026-01-01T00:00:00Z">
        <w:r>
          <w:t xml:space="preserve"> </w:t>
        </w:r>
      </w:ins>
      <w:ins w:id="2751" w:author="PR Preview" w:date="2026-01-01T00:00:00Z">
        <w:r>
          <w:t xml:space="preserve">such as</w:t>
        </w:r>
      </w:ins>
      <w:ins w:id="2752" w:author="PR Preview" w:date="2026-01-01T00:00:00Z">
        <w:r>
          <w:t xml:space="preserve"> </w:t>
        </w:r>
      </w:ins>
      <m:oMath>
        <m:r>
          <m:t>1</m:t>
        </m:r>
      </m:oMath>
      <w:ins w:id="2753" w:author="PR Preview" w:date="2026-01-01T00:00:00Z">
        <w:r>
          <w:t xml:space="preserve">,</w:t>
        </w:r>
      </w:ins>
      <w:ins w:id="2754" w:author="PR Preview" w:date="2026-01-01T00:00:00Z">
        <w:r>
          <w:t xml:space="preserve"> </w:t>
        </w:r>
      </w:ins>
      <m:oMath>
        <m:r>
          <m:t>x</m:t>
        </m:r>
      </m:oMath>
      <w:ins w:id="2755" w:author="PR Preview" w:date="2026-01-01T00:00:00Z">
        <w:r>
          <w:t xml:space="preserve"> </w:t>
        </w:r>
      </w:ins>
      <w:ins w:id="2756" w:author="PR Preview" w:date="2026-01-01T00:00:00Z">
        <w:r>
          <w:t xml:space="preserve">and</w:t>
        </w:r>
      </w:ins>
      <w:ins w:id="275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2758" w:author="PR Preview" w:date="2026-01-01T00:00:00Z">
        <w:r>
          <w:t xml:space="preserve">.</w:t>
        </w:r>
      </w:ins>
      <w:ins w:id="2759" w:author="PR Preview" w:date="2026-01-01T00:00:00Z">
        <w:r>
          <w:t xml:space="preserve"> </w:t>
        </w:r>
      </w:ins>
      <w:ins w:id="2760" w:author="PR Preview" w:date="2026-01-01T00:00:00Z">
        <w:r>
          <w:t xml:space="preserve">The</w:t>
        </w:r>
      </w:ins>
      <w:ins w:id="2761" w:author="PR Preview" w:date="2026-01-01T00:00:00Z">
        <w:r>
          <w:t xml:space="preserve"> </w:t>
        </w:r>
      </w:ins>
      <w:ins w:id="2762" w:author="PR Preview" w:date="2026-01-01T00:00:00Z">
        <w:r>
          <w:rPr>
            <w:b/>
            <w:bCs/>
          </w:rPr>
          <w:t xml:space="preserve">term vector</w:t>
        </w:r>
      </w:ins>
      <w:ins w:id="276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2764" w:author="PR Preview" w:date="2026-01-01T00:00:00Z">
        <w:r>
          <w:t xml:space="preserve"> </w:t>
        </w:r>
      </w:ins>
      <w:ins w:id="2765" w:author="PR Preview" w:date="2026-01-01T00:00:00Z">
        <w:r>
          <w:t xml:space="preserve">of observation</w:t>
        </w:r>
      </w:ins>
      <w:ins w:id="2766" w:author="PR Preview" w:date="2026-01-01T00:00:00Z">
        <w:r>
          <w:t xml:space="preserve"> </w:t>
        </w:r>
      </w:ins>
      <m:oMath>
        <m:r>
          <m:t>i</m:t>
        </m:r>
      </m:oMath>
      <w:ins w:id="2767" w:author="PR Preview" w:date="2026-01-01T00:00:00Z">
        <w:r>
          <w:t xml:space="preserve"> </w:t>
        </w:r>
      </w:ins>
      <w:ins w:id="2768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5" w:name="def-cross-product-matrix"/>
    <w:p>
      <w:pPr>
        <w:pStyle w:val="BodyText"/>
      </w:pPr>
      <w:del w:id="2769" w:author="PR Preview" w:date="2026-01-01T00:00:00Z">
        <w:r>
          <w:rPr>
            <w:b/>
            <w:bCs/>
          </w:rPr>
          <w:delText xml:space="preserve">Definition 28 (Cross-product matrix)</w:delText>
        </w:r>
      </w:del>
      <w:del w:id="2770" w:author="PR Preview" w:date="2026-01-01T00:00:00Z">
        <w:r>
          <w:delText xml:space="preserve"> </w:delText>
        </w:r>
      </w:del>
      <w:del w:id="2771" w:author="PR Preview" w:date="2026-01-01T00:00:00Z">
        <w:r>
          <w:delText xml:space="preserve">The</w:delText>
        </w:r>
      </w:del>
      <w:del w:id="2772" w:author="PR Preview" w:date="2026-01-01T00:00:00Z">
        <w:r>
          <w:delText xml:space="preserve"> </w:delText>
        </w:r>
      </w:del>
      <w:del w:id="2773" w:author="PR Preview" w:date="2026-01-01T00:00:00Z">
        <w:r>
          <w:rPr>
            <w:b/>
            <w:bCs/>
          </w:rPr>
          <w:delText xml:space="preserve">cross-product matrix</w:delText>
        </w:r>
      </w:del>
      <w:del w:id="2774" w:author="PR Preview" w:date="2026-01-01T00:00:00Z">
        <w:r>
          <w:delText xml:space="preserve"> </w:delText>
        </w:r>
      </w:del>
      <m:oMath>
        <m:r>
          <m:t>A</m:t>
        </m:r>
      </m:oMath>
      <w:del w:id="2775" w:author="PR Preview" w:date="2026-01-01T00:00:00Z">
        <w:r>
          <w:delText xml:space="preserve"> </w:delText>
        </w:r>
      </w:del>
      <w:del w:id="2776" w:author="PR Preview" w:date="2026-01-01T00:00:00Z">
        <w:r>
          <w:delText xml:space="preserve">of</w:delText>
        </w:r>
      </w:del>
      <w:del w:id="2777" w:author="PR Preview" w:date="2026-01-01T00:00:00Z">
        <w:r>
          <w:delText xml:space="preserve"> </w:delText>
        </w:r>
      </w:del>
      <w:hyperlink w:anchor="def-term-vector">
        <w:del w:id="2778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277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2780" w:author="PR Preview" w:date="2026-01-01T00:00:00Z">
        <w:r>
          <w:delText xml:space="preserve">,</w:delText>
        </w:r>
      </w:del>
      <w:del w:id="278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782" w:author="PR Preview" w:date="2026-01-01T00:00:00Z">
        <w:r>
          <w:delText xml:space="preserve">, of a training set indexed by</w:delText>
        </w:r>
      </w:del>
      <w:del w:id="2783" w:author="PR Preview" w:date="2026-01-01T00:00:00Z">
        <w:r>
          <w:delText xml:space="preserve"> </w:delText>
        </w:r>
      </w:del>
      <m:oMath>
        <m:r>
          <m:t>I</m:t>
        </m:r>
      </m:oMath>
      <w:del w:id="2784" w:author="PR Preview" w:date="2026-01-01T00:00:00Z">
        <w:r>
          <w:delText xml:space="preserve">,</w:delText>
        </w:r>
      </w:del>
      <w:del w:id="2785" w:author="PR Preview" w:date="2026-01-01T00:00:00Z">
        <w:r>
          <w:delText xml:space="preserve"> </w:delText>
        </w:r>
      </w:del>
      <w:del w:id="2786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ins w:id="2787" w:author="PR Preview" w:date="2026-01-01T00:00:00Z">
        <w:r>
          <w:rPr>
            <w:b/>
            <w:bCs/>
          </w:rPr>
          <w:t xml:space="preserve">Definition 30 (Cross-product matrix)</w:t>
        </w:r>
      </w:ins>
      <w:ins w:id="2788" w:author="PR Preview" w:date="2026-01-01T00:00:00Z">
        <w:r>
          <w:t xml:space="preserve"> </w:t>
        </w:r>
      </w:ins>
      <w:ins w:id="2789" w:author="PR Preview" w:date="2026-01-01T00:00:00Z">
        <w:r>
          <w:t xml:space="preserve">The</w:t>
        </w:r>
      </w:ins>
      <w:ins w:id="2790" w:author="PR Preview" w:date="2026-01-01T00:00:00Z">
        <w:r>
          <w:t xml:space="preserve"> </w:t>
        </w:r>
      </w:ins>
      <w:ins w:id="2791" w:author="PR Preview" w:date="2026-01-01T00:00:00Z">
        <w:r>
          <w:rPr>
            <w:b/>
            <w:bCs/>
          </w:rPr>
          <w:t xml:space="preserve">cross-product matrix</w:t>
        </w:r>
      </w:ins>
      <w:ins w:id="2792" w:author="PR Preview" w:date="2026-01-01T00:00:00Z">
        <w:r>
          <w:t xml:space="preserve"> </w:t>
        </w:r>
      </w:ins>
      <m:oMath>
        <m:r>
          <m:t>A</m:t>
        </m:r>
      </m:oMath>
      <w:ins w:id="2793" w:author="PR Preview" w:date="2026-01-01T00:00:00Z">
        <w:r>
          <w:t xml:space="preserve"> </w:t>
        </w:r>
      </w:ins>
      <w:ins w:id="2794" w:author="PR Preview" w:date="2026-01-01T00:00:00Z">
        <w:r>
          <w:t xml:space="preserve">of</w:t>
        </w:r>
      </w:ins>
      <w:ins w:id="2795" w:author="PR Preview" w:date="2026-01-01T00:00:00Z">
        <w:r>
          <w:t xml:space="preserve"> </w:t>
        </w:r>
      </w:ins>
      <w:hyperlink w:anchor="def-term-vector">
        <w:ins w:id="2796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279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2798" w:author="PR Preview" w:date="2026-01-01T00:00:00Z">
        <w:r>
          <w:t xml:space="preserve">,</w:t>
        </w:r>
      </w:ins>
      <w:ins w:id="279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800" w:author="PR Preview" w:date="2026-01-01T00:00:00Z">
        <w:r>
          <w:t xml:space="preserve">, of a training set indexed by</w:t>
        </w:r>
      </w:ins>
      <w:ins w:id="2801" w:author="PR Preview" w:date="2026-01-01T00:00:00Z">
        <w:r>
          <w:t xml:space="preserve"> </w:t>
        </w:r>
      </w:ins>
      <m:oMath>
        <m:r>
          <m:t>I</m:t>
        </m:r>
      </m:oMath>
      <w:ins w:id="2802" w:author="PR Preview" w:date="2026-01-01T00:00:00Z">
        <w:r>
          <w:t xml:space="preserve">,</w:t>
        </w:r>
      </w:ins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95"/>
    <w:bookmarkStart w:id="198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8"/>
    <w:bookmarkStart w:id="204" w:name="def-leverage"/>
    <w:p>
      <w:pPr>
        <w:pStyle w:val="BodyText"/>
      </w:pPr>
      <w:del w:id="2805" w:author="PR Preview" w:date="2026-01-01T00:00:00Z">
        <w:r>
          <w:rPr>
            <w:b/>
            <w:bCs/>
          </w:rPr>
          <w:delText xml:space="preserve">Definition 29 (Leverage)</w:delText>
        </w:r>
      </w:del>
      <w:del w:id="2806" w:author="PR Preview" w:date="2026-01-01T00:00:00Z">
        <w:r>
          <w:delText xml:space="preserve"> </w:delText>
        </w:r>
      </w:del>
      <w:del w:id="2807" w:author="PR Preview" w:date="2026-01-01T00:00:00Z">
        <w:r>
          <w:delText xml:space="preserve">Consider a linear model fitted by</w:delText>
        </w:r>
      </w:del>
      <w:del w:id="2808" w:author="PR Preview" w:date="2026-01-01T00:00:00Z">
        <w:r>
          <w:delText xml:space="preserve"> </w:delText>
        </w:r>
      </w:del>
      <w:hyperlink r:id="rId199">
        <w:del w:id="2809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2810" w:author="PR Preview" w:date="2026-01-01T00:00:00Z">
        <w:r>
          <w:delText xml:space="preserve">,</w:delText>
        </w:r>
      </w:del>
      <w:del w:id="2811" w:author="PR Preview" w:date="2026-01-01T00:00:00Z">
        <w:r>
          <w:delText xml:space="preserve"> </w:delText>
        </w:r>
      </w:del>
      <w:del w:id="2812" w:author="PR Preview" w:date="2026-01-01T00:00:00Z">
        <w:r>
          <w:delText xml:space="preserve">with</w:delText>
        </w:r>
      </w:del>
      <w:del w:id="2813" w:author="PR Preview" w:date="2026-01-01T00:00:00Z">
        <w:r>
          <w:delText xml:space="preserve"> </w:delText>
        </w:r>
      </w:del>
      <w:hyperlink w:anchor="def-term-vector">
        <w:del w:id="2814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281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2816" w:author="PR Preview" w:date="2026-01-01T00:00:00Z">
        <w:r>
          <w:delText xml:space="preserve">,</w:delText>
        </w:r>
      </w:del>
      <w:del w:id="281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818" w:author="PR Preview" w:date="2026-01-01T00:00:00Z">
        <w:r>
          <w:delText xml:space="preserve">,</w:delText>
        </w:r>
      </w:del>
      <w:del w:id="2819" w:author="PR Preview" w:date="2026-01-01T00:00:00Z">
        <w:r>
          <w:delText xml:space="preserve"> </w:delText>
        </w:r>
      </w:del>
      <w:del w:id="2820" w:author="PR Preview" w:date="2026-01-01T00:00:00Z">
        <w:r>
          <w:delText xml:space="preserve">and an invertible</w:delText>
        </w:r>
      </w:del>
      <w:del w:id="2821" w:author="PR Preview" w:date="2026-01-01T00:00:00Z">
        <w:r>
          <w:delText xml:space="preserve"> </w:delText>
        </w:r>
      </w:del>
      <w:hyperlink w:anchor="def-cross-product-matrix">
        <w:del w:id="2822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2823" w:author="PR Preview" w:date="2026-01-01T00:00:00Z">
        <w:r>
          <w:delText xml:space="preserve"> </w:delText>
        </w:r>
      </w:del>
      <m:oMath>
        <m:r>
          <m:t>A</m:t>
        </m:r>
      </m:oMath>
      <w:del w:id="2824" w:author="PR Preview" w:date="2026-01-01T00:00:00Z">
        <w:r>
          <w:delText xml:space="preserve">.</w:delText>
        </w:r>
      </w:del>
      <w:del w:id="2825" w:author="PR Preview" w:date="2026-01-01T00:00:00Z">
        <w:r>
          <w:delText xml:space="preserve"> </w:delText>
        </w:r>
      </w:del>
      <w:del w:id="2826" w:author="PR Preview" w:date="2026-01-01T00:00:00Z">
        <w:r>
          <w:delText xml:space="preserve">The</w:delText>
        </w:r>
      </w:del>
      <w:del w:id="2827" w:author="PR Preview" w:date="2026-01-01T00:00:00Z">
        <w:r>
          <w:delText xml:space="preserve"> </w:delText>
        </w:r>
      </w:del>
      <w:del w:id="2828" w:author="PR Preview" w:date="2026-01-01T00:00:00Z">
        <w:r>
          <w:rPr>
            <w:b/>
            <w:bCs/>
          </w:rPr>
          <w:delText xml:space="preserve">leverage</w:delText>
        </w:r>
      </w:del>
      <w:del w:id="2829" w:author="PR Preview" w:date="2026-01-01T00:00:00Z">
        <w:r>
          <w:delText xml:space="preserve"> </w:delText>
        </w:r>
      </w:del>
      <w:del w:id="2830" w:author="PR Preview" w:date="2026-01-01T00:00:00Z">
        <w:r>
          <w:delText xml:space="preserve">of observation</w:delText>
        </w:r>
      </w:del>
      <w:del w:id="2831" w:author="PR Preview" w:date="2026-01-01T00:00:00Z">
        <w:r>
          <w:delText xml:space="preserve"> </w:delText>
        </w:r>
      </w:del>
      <m:oMath>
        <m:r>
          <m:t>i</m:t>
        </m:r>
      </m:oMath>
      <w:del w:id="2832" w:author="PR Preview" w:date="2026-01-01T00:00:00Z">
        <w:r>
          <w:delText xml:space="preserve"> </w:delText>
        </w:r>
      </w:del>
      <w:del w:id="2833" w:author="PR Preview" w:date="2026-01-01T00:00:00Z">
        <w:r>
          <w:delText xml:space="preserve">is</w:delText>
        </w:r>
      </w:del>
    </w:p>
    <w:p>
      <w:pPr>
        <w:pStyle w:val="BodyText"/>
      </w:pPr>
      <w:ins w:id="2834" w:author="PR Preview" w:date="2026-01-01T00:00:00Z">
        <w:r>
          <w:rPr>
            <w:b/>
            <w:bCs/>
          </w:rPr>
          <w:t xml:space="preserve">Definition 31 (Leverage)</w:t>
        </w:r>
      </w:ins>
      <w:ins w:id="2835" w:author="PR Preview" w:date="2026-01-01T00:00:00Z">
        <w:r>
          <w:t xml:space="preserve"> </w:t>
        </w:r>
      </w:ins>
      <w:ins w:id="2836" w:author="PR Preview" w:date="2026-01-01T00:00:00Z">
        <w:r>
          <w:t xml:space="preserve">Consider a linear model fitted by</w:t>
        </w:r>
      </w:ins>
      <w:ins w:id="2837" w:author="PR Preview" w:date="2026-01-01T00:00:00Z">
        <w:r>
          <w:t xml:space="preserve"> </w:t>
        </w:r>
      </w:ins>
      <w:hyperlink r:id="rId199">
        <w:ins w:id="2838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2839" w:author="PR Preview" w:date="2026-01-01T00:00:00Z">
        <w:r>
          <w:t xml:space="preserve">,</w:t>
        </w:r>
      </w:ins>
      <w:ins w:id="2840" w:author="PR Preview" w:date="2026-01-01T00:00:00Z">
        <w:r>
          <w:t xml:space="preserve"> </w:t>
        </w:r>
      </w:ins>
      <w:ins w:id="2841" w:author="PR Preview" w:date="2026-01-01T00:00:00Z">
        <w:r>
          <w:t xml:space="preserve">with</w:t>
        </w:r>
      </w:ins>
      <w:ins w:id="2842" w:author="PR Preview" w:date="2026-01-01T00:00:00Z">
        <w:r>
          <w:t xml:space="preserve"> </w:t>
        </w:r>
      </w:ins>
      <w:hyperlink w:anchor="def-term-vector">
        <w:ins w:id="2843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284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2845" w:author="PR Preview" w:date="2026-01-01T00:00:00Z">
        <w:r>
          <w:t xml:space="preserve">,</w:t>
        </w:r>
      </w:ins>
      <w:ins w:id="284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847" w:author="PR Preview" w:date="2026-01-01T00:00:00Z">
        <w:r>
          <w:t xml:space="preserve">,</w:t>
        </w:r>
      </w:ins>
      <w:ins w:id="2848" w:author="PR Preview" w:date="2026-01-01T00:00:00Z">
        <w:r>
          <w:t xml:space="preserve"> </w:t>
        </w:r>
      </w:ins>
      <w:ins w:id="2849" w:author="PR Preview" w:date="2026-01-01T00:00:00Z">
        <w:r>
          <w:t xml:space="preserve">and an invertible</w:t>
        </w:r>
      </w:ins>
      <w:ins w:id="2850" w:author="PR Preview" w:date="2026-01-01T00:00:00Z">
        <w:r>
          <w:t xml:space="preserve"> </w:t>
        </w:r>
      </w:ins>
      <w:hyperlink w:anchor="def-cross-product-matrix">
        <w:ins w:id="2851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2852" w:author="PR Preview" w:date="2026-01-01T00:00:00Z">
        <w:r>
          <w:t xml:space="preserve"> </w:t>
        </w:r>
      </w:ins>
      <m:oMath>
        <m:r>
          <m:t>A</m:t>
        </m:r>
      </m:oMath>
      <w:ins w:id="2853" w:author="PR Preview" w:date="2026-01-01T00:00:00Z">
        <w:r>
          <w:t xml:space="preserve">.</w:t>
        </w:r>
      </w:ins>
      <w:ins w:id="2854" w:author="PR Preview" w:date="2026-01-01T00:00:00Z">
        <w:r>
          <w:t xml:space="preserve"> </w:t>
        </w:r>
      </w:ins>
      <w:ins w:id="2855" w:author="PR Preview" w:date="2026-01-01T00:00:00Z">
        <w:r>
          <w:t xml:space="preserve">The</w:t>
        </w:r>
      </w:ins>
      <w:ins w:id="2856" w:author="PR Preview" w:date="2026-01-01T00:00:00Z">
        <w:r>
          <w:t xml:space="preserve"> </w:t>
        </w:r>
      </w:ins>
      <w:ins w:id="2857" w:author="PR Preview" w:date="2026-01-01T00:00:00Z">
        <w:r>
          <w:rPr>
            <w:b/>
            <w:bCs/>
          </w:rPr>
          <w:t xml:space="preserve">leverage</w:t>
        </w:r>
      </w:ins>
      <w:ins w:id="2858" w:author="PR Preview" w:date="2026-01-01T00:00:00Z">
        <w:r>
          <w:t xml:space="preserve"> </w:t>
        </w:r>
      </w:ins>
      <w:ins w:id="2859" w:author="PR Preview" w:date="2026-01-01T00:00:00Z">
        <w:r>
          <w:t xml:space="preserve">of observation</w:t>
        </w:r>
      </w:ins>
      <w:ins w:id="2860" w:author="PR Preview" w:date="2026-01-01T00:00:00Z">
        <w:r>
          <w:t xml:space="preserve"> </w:t>
        </w:r>
      </w:ins>
      <m:oMath>
        <m:r>
          <m:t>i</m:t>
        </m:r>
      </m:oMath>
      <w:ins w:id="2861" w:author="PR Preview" w:date="2026-01-01T00:00:00Z">
        <w:r>
          <w:t xml:space="preserve"> </w:t>
        </w:r>
      </w:ins>
      <w:ins w:id="2862" w:author="PR Preview" w:date="2026-01-01T00:00:00Z">
        <w:r>
          <w:t xml:space="preserve">is</w:t>
        </w:r>
      </w:ins>
    </w:p>
    <w:p>
      <w:pPr>
        <w:pStyle w:val="BodyText"/>
      </w:pPr>
      <w:bookmarkStart w:id="200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04"/>
    <w:bookmarkStart w:id="208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9" w:name="exm-loocv-shortcut"/>
    <w:p>
      <w:pPr>
        <w:pStyle w:val="BodyText"/>
      </w:pPr>
      <w:del w:id="2863" w:author="PR Preview" w:date="2026-01-01T00:00:00Z">
        <w:r>
          <w:rPr>
            <w:b/>
            <w:bCs/>
          </w:rPr>
          <w:delText xml:space="preserve">Example 8 (Leave-one-out cross-validation of the</w:delText>
        </w:r>
      </w:del>
      <w:del w:id="2864" w:author="PR Preview" w:date="2026-01-01T00:00:00Z">
        <w:r>
          <w:rPr>
            <w:b/>
            <w:bCs/>
          </w:rPr>
          <w:delText xml:space="preserve"> </w:delText>
        </w:r>
      </w:del>
      <w:del w:id="2865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2866" w:author="PR Preview" w:date="2026-01-01T00:00:00Z">
        <w:r>
          <w:rPr>
            <w:b/>
            <w:bCs/>
          </w:rPr>
          <w:delText xml:space="preserve"> </w:delText>
        </w:r>
      </w:del>
      <w:del w:id="2867" w:author="PR Preview" w:date="2026-01-01T00:00:00Z">
        <w:r>
          <w:rPr>
            <w:b/>
            <w:bCs/>
          </w:rPr>
          <w:delText xml:space="preserve">polynomials)</w:delText>
        </w:r>
      </w:del>
      <w:del w:id="2868" w:author="PR Preview" w:date="2026-01-01T00:00:00Z">
        <w:r>
          <w:delText xml:space="preserve"> </w:delText>
        </w:r>
      </w:del>
      <w:del w:id="2869" w:author="PR Preview" w:date="2026-01-01T00:00:00Z">
        <w:r>
          <w:delText xml:space="preserve">This example computes</w:delText>
        </w:r>
      </w:del>
      <w:del w:id="287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2871" w:author="PR Preview" w:date="2026-01-01T00:00:00Z">
        <w:r>
          <w:delText xml:space="preserve"> </w:delText>
        </w:r>
      </w:del>
      <w:del w:id="2872" w:author="PR Preview" w:date="2026-01-01T00:00:00Z">
        <w:r>
          <w:delText xml:space="preserve">for the four</w:delText>
        </w:r>
      </w:del>
      <w:del w:id="2873" w:author="PR Preview" w:date="2026-01-01T00:00:00Z">
        <w:r>
          <w:delText xml:space="preserve"> </w:delText>
        </w:r>
      </w:del>
      <w:del w:id="2874" w:author="PR Preview" w:date="2026-01-01T00:00:00Z">
        <w:r>
          <w:rPr>
            <w:rStyle w:val="VerbatimChar"/>
          </w:rPr>
          <w:delText xml:space="preserve">mtcars</w:delText>
        </w:r>
      </w:del>
      <w:del w:id="2875" w:author="PR Preview" w:date="2026-01-01T00:00:00Z">
        <w:r>
          <w:delText xml:space="preserve"> </w:delText>
        </w:r>
      </w:del>
      <w:del w:id="2876" w:author="PR Preview" w:date="2026-01-01T00:00:00Z">
        <w:r>
          <w:delText xml:space="preserve">polynomials</w:delText>
        </w:r>
      </w:del>
      <w:del w:id="2877" w:author="PR Preview" w:date="2026-01-01T00:00:00Z">
        <w:r>
          <w:delText xml:space="preserve"> </w:delText>
        </w:r>
      </w:del>
      <w:del w:id="2878" w:author="PR Preview" w:date="2026-01-01T00:00:00Z">
        <w:r>
          <w:delText xml:space="preserve">of</w:delText>
        </w:r>
      </w:del>
      <w:del w:id="2879" w:author="PR Preview" w:date="2026-01-01T00:00:00Z">
        <w:r>
          <w:delText xml:space="preserve"> </w:delText>
        </w:r>
      </w:del>
      <w:hyperlink w:anchor="exr-overfitting">
        <w:del w:id="2880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881" w:author="PR Preview" w:date="2026-01-01T00:00:00Z">
        <w:r>
          <w:delText xml:space="preserve"> </w:delText>
        </w:r>
      </w:del>
      <w:del w:id="2882" w:author="PR Preview" w:date="2026-01-01T00:00:00Z">
        <w:r>
          <w:delText xml:space="preserve">in two ways:</w:delText>
        </w:r>
      </w:del>
      <w:del w:id="2883" w:author="PR Preview" w:date="2026-01-01T00:00:00Z">
        <w:r>
          <w:delText xml:space="preserve"> </w:delText>
        </w:r>
      </w:del>
      <w:del w:id="2884" w:author="PR Preview" w:date="2026-01-01T00:00:00Z">
        <w:r>
          <w:delText xml:space="preserve">by fitting each model 32 times, as in</w:delText>
        </w:r>
      </w:del>
      <w:del w:id="2885" w:author="PR Preview" w:date="2026-01-01T00:00:00Z">
        <w:r>
          <w:delText xml:space="preserve"> </w:delText>
        </w:r>
      </w:del>
      <w:hyperlink w:anchor="eq-loocv">
        <w:del w:id="2886" w:author="PR Preview" w:date="2026-01-01T00:00:00Z">
          <w:r>
            <w:rPr>
              <w:rStyle w:val="Hyperlink"/>
            </w:rPr>
            <w:delText xml:space="preserve">Equation 27</w:delText>
          </w:r>
        </w:del>
      </w:hyperlink>
      <w:del w:id="2887" w:author="PR Preview" w:date="2026-01-01T00:00:00Z">
        <w:r>
          <w:delText xml:space="preserve">,</w:delText>
        </w:r>
      </w:del>
      <w:del w:id="2888" w:author="PR Preview" w:date="2026-01-01T00:00:00Z">
        <w:r>
          <w:delText xml:space="preserve"> </w:delText>
        </w:r>
      </w:del>
      <w:del w:id="2889" w:author="PR Preview" w:date="2026-01-01T00:00:00Z">
        <w:r>
          <w:delText xml:space="preserve">and by the single-fit formula of</w:delText>
        </w:r>
      </w:del>
      <w:del w:id="2890" w:author="PR Preview" w:date="2026-01-01T00:00:00Z">
        <w:r>
          <w:delText xml:space="preserve"> </w:delText>
        </w:r>
      </w:del>
      <w:hyperlink w:anchor="thm-loocv-shortcut">
        <w:del w:id="2891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892" w:author="PR Preview" w:date="2026-01-01T00:00:00Z">
        <w:r>
          <w:delText xml:space="preserve">,</w:delText>
        </w:r>
      </w:del>
      <w:del w:id="2893" w:author="PR Preview" w:date="2026-01-01T00:00:00Z">
        <w:r>
          <w:delText xml:space="preserve"> </w:delText>
        </w:r>
      </w:del>
      <w:del w:id="2894" w:author="PR Preview" w:date="2026-01-01T00:00:00Z">
        <w:r>
          <w:delText xml:space="preserve">with the leverages from</w:delText>
        </w:r>
      </w:del>
      <w:del w:id="2895" w:author="PR Preview" w:date="2026-01-01T00:00:00Z">
        <w:r>
          <w:delText xml:space="preserve"> </w:delText>
        </w:r>
      </w:del>
      <w:del w:id="2896" w:author="PR Preview" w:date="2026-01-01T00:00:00Z">
        <w:r>
          <w:rPr>
            <w:rStyle w:val="VerbatimChar"/>
          </w:rPr>
          <w:delText xml:space="preserve">hatvalues()</w:delText>
        </w:r>
      </w:del>
      <w:del w:id="2897" w:author="PR Preview" w:date="2026-01-01T00:00:00Z">
        <w:r>
          <w:delText xml:space="preserve">.</w:delText>
        </w:r>
      </w:del>
    </w:p>
    <w:p>
      <w:pPr>
        <w:pStyle w:val="BodyText"/>
      </w:pPr>
      <w:ins w:id="2898" w:author="PR Preview" w:date="2026-01-01T00:00:00Z">
        <w:r>
          <w:rPr>
            <w:b/>
            <w:bCs/>
          </w:rPr>
          <w:t xml:space="preserve">Example 9 (Leave-one-out cross-validation of the</w:t>
        </w:r>
      </w:ins>
      <w:ins w:id="2899" w:author="PR Preview" w:date="2026-01-01T00:00:00Z">
        <w:r>
          <w:rPr>
            <w:b/>
            <w:bCs/>
          </w:rPr>
          <w:t xml:space="preserve"> </w:t>
        </w:r>
      </w:ins>
      <w:ins w:id="2900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2901" w:author="PR Preview" w:date="2026-01-01T00:00:00Z">
        <w:r>
          <w:rPr>
            <w:b/>
            <w:bCs/>
          </w:rPr>
          <w:t xml:space="preserve"> </w:t>
        </w:r>
      </w:ins>
      <w:ins w:id="2902" w:author="PR Preview" w:date="2026-01-01T00:00:00Z">
        <w:r>
          <w:rPr>
            <w:b/>
            <w:bCs/>
          </w:rPr>
          <w:t xml:space="preserve">polynomials)</w:t>
        </w:r>
      </w:ins>
      <w:ins w:id="2903" w:author="PR Preview" w:date="2026-01-01T00:00:00Z">
        <w:r>
          <w:t xml:space="preserve"> </w:t>
        </w:r>
      </w:ins>
      <w:ins w:id="2904" w:author="PR Preview" w:date="2026-01-01T00:00:00Z">
        <w:r>
          <w:t xml:space="preserve">This example computes</w:t>
        </w:r>
      </w:ins>
      <w:ins w:id="290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2906" w:author="PR Preview" w:date="2026-01-01T00:00:00Z">
        <w:r>
          <w:t xml:space="preserve"> </w:t>
        </w:r>
      </w:ins>
      <w:ins w:id="2907" w:author="PR Preview" w:date="2026-01-01T00:00:00Z">
        <w:r>
          <w:t xml:space="preserve">for the four</w:t>
        </w:r>
      </w:ins>
      <w:ins w:id="2908" w:author="PR Preview" w:date="2026-01-01T00:00:00Z">
        <w:r>
          <w:t xml:space="preserve"> </w:t>
        </w:r>
      </w:ins>
      <w:ins w:id="2909" w:author="PR Preview" w:date="2026-01-01T00:00:00Z">
        <w:r>
          <w:rPr>
            <w:rStyle w:val="VerbatimChar"/>
          </w:rPr>
          <w:t xml:space="preserve">mtcars</w:t>
        </w:r>
      </w:ins>
      <w:ins w:id="2910" w:author="PR Preview" w:date="2026-01-01T00:00:00Z">
        <w:r>
          <w:t xml:space="preserve"> </w:t>
        </w:r>
      </w:ins>
      <w:ins w:id="2911" w:author="PR Preview" w:date="2026-01-01T00:00:00Z">
        <w:r>
          <w:t xml:space="preserve">polynomials</w:t>
        </w:r>
      </w:ins>
      <w:ins w:id="2912" w:author="PR Preview" w:date="2026-01-01T00:00:00Z">
        <w:r>
          <w:t xml:space="preserve"> </w:t>
        </w:r>
      </w:ins>
      <w:ins w:id="2913" w:author="PR Preview" w:date="2026-01-01T00:00:00Z">
        <w:r>
          <w:t xml:space="preserve">of</w:t>
        </w:r>
      </w:ins>
      <w:ins w:id="2914" w:author="PR Preview" w:date="2026-01-01T00:00:00Z">
        <w:r>
          <w:t xml:space="preserve"> </w:t>
        </w:r>
      </w:ins>
      <w:hyperlink w:anchor="exr-overfitting">
        <w:ins w:id="2915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916" w:author="PR Preview" w:date="2026-01-01T00:00:00Z">
        <w:r>
          <w:t xml:space="preserve"> </w:t>
        </w:r>
      </w:ins>
      <w:ins w:id="2917" w:author="PR Preview" w:date="2026-01-01T00:00:00Z">
        <w:r>
          <w:t xml:space="preserve">in two ways:</w:t>
        </w:r>
      </w:ins>
      <w:ins w:id="2918" w:author="PR Preview" w:date="2026-01-01T00:00:00Z">
        <w:r>
          <w:t xml:space="preserve"> </w:t>
        </w:r>
      </w:ins>
      <w:ins w:id="2919" w:author="PR Preview" w:date="2026-01-01T00:00:00Z">
        <w:r>
          <w:t xml:space="preserve">by fitting each model 32 times, as in</w:t>
        </w:r>
      </w:ins>
      <w:ins w:id="2920" w:author="PR Preview" w:date="2026-01-01T00:00:00Z">
        <w:r>
          <w:t xml:space="preserve"> </w:t>
        </w:r>
      </w:ins>
      <w:hyperlink w:anchor="eq-loocv">
        <w:ins w:id="2921" w:author="PR Preview" w:date="2026-01-01T00:00:00Z">
          <w:r>
            <w:rPr>
              <w:rStyle w:val="Hyperlink"/>
            </w:rPr>
            <w:t xml:space="preserve">Equation 28</w:t>
          </w:r>
        </w:ins>
      </w:hyperlink>
      <w:ins w:id="2922" w:author="PR Preview" w:date="2026-01-01T00:00:00Z">
        <w:r>
          <w:t xml:space="preserve">,</w:t>
        </w:r>
      </w:ins>
      <w:ins w:id="2923" w:author="PR Preview" w:date="2026-01-01T00:00:00Z">
        <w:r>
          <w:t xml:space="preserve"> </w:t>
        </w:r>
      </w:ins>
      <w:ins w:id="2924" w:author="PR Preview" w:date="2026-01-01T00:00:00Z">
        <w:r>
          <w:t xml:space="preserve">and by the single-fit formula of</w:t>
        </w:r>
      </w:ins>
      <w:ins w:id="2925" w:author="PR Preview" w:date="2026-01-01T00:00:00Z">
        <w:r>
          <w:t xml:space="preserve"> </w:t>
        </w:r>
      </w:ins>
      <w:hyperlink w:anchor="thm-loocv-shortcut">
        <w:ins w:id="292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927" w:author="PR Preview" w:date="2026-01-01T00:00:00Z">
        <w:r>
          <w:t xml:space="preserve">,</w:t>
        </w:r>
      </w:ins>
      <w:ins w:id="2928" w:author="PR Preview" w:date="2026-01-01T00:00:00Z">
        <w:r>
          <w:t xml:space="preserve"> </w:t>
        </w:r>
      </w:ins>
      <w:ins w:id="2929" w:author="PR Preview" w:date="2026-01-01T00:00:00Z">
        <w:r>
          <w:t xml:space="preserve">with the leverages from</w:t>
        </w:r>
      </w:ins>
      <w:ins w:id="2930" w:author="PR Preview" w:date="2026-01-01T00:00:00Z">
        <w:r>
          <w:t xml:space="preserve"> </w:t>
        </w:r>
      </w:ins>
      <w:ins w:id="2931" w:author="PR Preview" w:date="2026-01-01T00:00:00Z">
        <w:r>
          <w:rPr>
            <w:rStyle w:val="VerbatimChar"/>
          </w:rPr>
          <w:t xml:space="preserve">hatvalues()</w:t>
        </w:r>
      </w:ins>
      <w:ins w:id="2932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2933" w:author="PR Preview" w:date="2026-01-01T00:00:00Z">
        <w:r>
          <w:rPr>
            <w:rStyle w:val="NormalTok"/>
          </w:rPr>
          <w:delText xml:space="preserve">loocv_max_diff </w:delText>
        </w:r>
      </w:del>
      <w:del w:id="2934" w:author="PR Preview" w:date="2026-01-01T00:00:00Z">
        <w:r>
          <w:rPr>
            <w:rStyle w:val="OtherTok"/>
          </w:rPr>
          <w:delText xml:space="preserve">&lt;-</w:delText>
        </w:r>
      </w:del>
      <w:del w:id="2935" w:author="PR Preview" w:date="2026-01-01T00:00:00Z">
        <w:r>
          <w:rPr>
            <w:rStyle w:val="NormalTok"/>
          </w:rPr>
          <w:delText xml:space="preserve"> </w:delText>
        </w:r>
      </w:del>
      <w:del w:id="2936" w:author="PR Preview" w:date="2026-01-01T00:00:00Z">
        <w:r>
          <w:rPr>
            <w:rStyle w:val="FunctionTok"/>
          </w:rPr>
          <w:delText xml:space="preserve">max</w:delText>
        </w:r>
      </w:del>
      <w:del w:id="2937" w:author="PR Preview" w:date="2026-01-01T00:00:00Z">
        <w:r>
          <w:rPr>
            <w:rStyle w:val="NormalTok"/>
          </w:rPr>
          <w:delText xml:space="preserve">(</w:delText>
        </w:r>
      </w:del>
      <w:del w:id="2938" w:author="PR Preview" w:date="2026-01-01T00:00:00Z">
        <w:r>
          <w:rPr>
            <w:rStyle w:val="FunctionTok"/>
          </w:rPr>
          <w:delText xml:space="preserve">abs</w:delText>
        </w:r>
      </w:del>
      <w:del w:id="2939" w:author="PR Preview" w:date="2026-01-01T00:00:00Z">
        <w:r>
          <w:rPr>
            <w:rStyle w:val="NormalTok"/>
          </w:rPr>
          <w:delText xml:space="preserve">(mtcars_loocv</w:delText>
        </w:r>
      </w:del>
      <w:del w:id="2940" w:author="PR Preview" w:date="2026-01-01T00:00:00Z">
        <w:r>
          <w:rPr>
            <w:rStyle w:val="SpecialCharTok"/>
          </w:rPr>
          <w:delText xml:space="preserve">$</w:delText>
        </w:r>
      </w:del>
      <w:del w:id="2941" w:author="PR Preview" w:date="2026-01-01T00:00:00Z">
        <w:r>
          <w:rPr>
            <w:rStyle w:val="NormalTok"/>
          </w:rPr>
          <w:delText xml:space="preserve">refitting </w:delText>
        </w:r>
      </w:del>
      <w:del w:id="2942" w:author="PR Preview" w:date="2026-01-01T00:00:00Z">
        <w:r>
          <w:rPr>
            <w:rStyle w:val="SpecialCharTok"/>
          </w:rPr>
          <w:delText xml:space="preserve">-</w:delText>
        </w:r>
      </w:del>
      <w:del w:id="2943" w:author="PR Preview" w:date="2026-01-01T00:00:00Z">
        <w:r>
          <w:rPr>
            <w:rStyle w:val="NormalTok"/>
          </w:rPr>
          <w:delText xml:space="preserve"> mtcars_loocv</w:delText>
        </w:r>
      </w:del>
      <w:del w:id="2944" w:author="PR Preview" w:date="2026-01-01T00:00:00Z">
        <w:r>
          <w:rPr>
            <w:rStyle w:val="SpecialCharTok"/>
          </w:rPr>
          <w:delText xml:space="preserve">$</w:delText>
        </w:r>
      </w:del>
      <w:del w:id="2945" w:author="PR Preview" w:date="2026-01-01T00:00:00Z">
        <w:r>
          <w:rPr>
            <w:rStyle w:val="NormalTok"/>
          </w:rPr>
          <w:delText xml:space="preserve">formula))</w:delText>
        </w:r>
      </w:del>
      <w:del w:id="2946" w:author="PR Preview" w:date="2026-01-01T00:00:00Z">
        <w:r>
          <w:br/>
        </w:r>
      </w:del>
      <w:del w:id="2947" w:author="PR Preview" w:date="2026-01-01T00:00:00Z">
        <w:r>
          <w:rPr>
            <w:rStyle w:val="NormalTok"/>
          </w:rPr>
          <w:delText xml:space="preserve">mtcars_best_loocv </w:delText>
        </w:r>
      </w:del>
      <w:del w:id="2948" w:author="PR Preview" w:date="2026-01-01T00:00:00Z">
        <w:r>
          <w:rPr>
            <w:rStyle w:val="OtherTok"/>
          </w:rPr>
          <w:delText xml:space="preserve">&lt;-</w:delText>
        </w:r>
      </w:del>
      <w:del w:id="2949" w:author="PR Preview" w:date="2026-01-01T00:00:00Z">
        <w:r>
          <w:br/>
        </w:r>
      </w:del>
      <w:del w:id="2950" w:author="PR Preview" w:date="2026-01-01T00:00:00Z">
        <w:r>
          <w:rPr>
            <w:rStyle w:val="NormalTok"/>
          </w:rPr>
          <w:delText xml:space="preserve">  mtcars_loocv</w:delText>
        </w:r>
      </w:del>
      <w:del w:id="2951" w:author="PR Preview" w:date="2026-01-01T00:00:00Z">
        <w:r>
          <w:rPr>
            <w:rStyle w:val="SpecialCharTok"/>
          </w:rPr>
          <w:delText xml:space="preserve">$</w:delText>
        </w:r>
      </w:del>
      <w:del w:id="2952" w:author="PR Preview" w:date="2026-01-01T00:00:00Z">
        <w:r>
          <w:rPr>
            <w:rStyle w:val="NormalTok"/>
          </w:rPr>
          <w:delText xml:space="preserve">degree[</w:delText>
        </w:r>
      </w:del>
      <w:del w:id="2953" w:author="PR Preview" w:date="2026-01-01T00:00:00Z">
        <w:r>
          <w:rPr>
            <w:rStyle w:val="FunctionTok"/>
          </w:rPr>
          <w:delText xml:space="preserve">which.min</w:delText>
        </w:r>
      </w:del>
      <w:del w:id="2954" w:author="PR Preview" w:date="2026-01-01T00:00:00Z">
        <w:r>
          <w:rPr>
            <w:rStyle w:val="NormalTok"/>
          </w:rPr>
          <w:delText xml:space="preserve">(mtcars_loocv</w:delText>
        </w:r>
      </w:del>
      <w:del w:id="2955" w:author="PR Preview" w:date="2026-01-01T00:00:00Z">
        <w:r>
          <w:rPr>
            <w:rStyle w:val="SpecialCharTok"/>
          </w:rPr>
          <w:delText xml:space="preserve">$</w:delText>
        </w:r>
      </w:del>
      <w:del w:id="2956" w:author="PR Preview" w:date="2026-01-01T00:00:00Z">
        <w:r>
          <w:rPr>
            <w:rStyle w:val="NormalTok"/>
          </w:rPr>
          <w:delText xml:space="preserve">formula)]</w:delText>
        </w:r>
      </w:del>
      <w:del w:id="2957" w:author="PR Preview" w:date="2026-01-01T00:00:00Z">
        <w:r>
          <w:br/>
        </w:r>
      </w:del>
      <w:del w:id="2958" w:author="PR Preview" w:date="2026-01-01T00:00:00Z">
        <w:r>
          <w:rPr>
            <w:rStyle w:val="FunctionTok"/>
          </w:rPr>
          <w:delText xml:space="preserve">c</w:delText>
        </w:r>
      </w:del>
      <w:del w:id="2959" w:author="PR Preview" w:date="2026-01-01T00:00:00Z">
        <w:r>
          <w:rPr>
            <w:rStyle w:val="NormalTok"/>
          </w:rPr>
          <w:delText xml:space="preserve">(</w:delText>
        </w:r>
      </w:del>
      <w:del w:id="2960" w:author="PR Preview" w:date="2026-01-01T00:00:00Z">
        <w:r>
          <w:rPr>
            <w:rStyle w:val="AttributeTok"/>
          </w:rPr>
          <w:delText xml:space="preserve">max_difference =</w:delText>
        </w:r>
      </w:del>
      <w:del w:id="2961" w:author="PR Preview" w:date="2026-01-01T00:00:00Z">
        <w:r>
          <w:rPr>
            <w:rStyle w:val="NormalTok"/>
          </w:rPr>
          <w:delText xml:space="preserve"> loocv_max_diff, </w:delText>
        </w:r>
      </w:del>
      <w:del w:id="2962" w:author="PR Preview" w:date="2026-01-01T00:00:00Z">
        <w:r>
          <w:rPr>
            <w:rStyle w:val="AttributeTok"/>
          </w:rPr>
          <w:delText xml:space="preserve">best_degree =</w:delText>
        </w:r>
      </w:del>
      <w:del w:id="2963" w:author="PR Preview" w:date="2026-01-01T00:00:00Z">
        <w:r>
          <w:rPr>
            <w:rStyle w:val="NormalTok"/>
          </w:rPr>
          <w:delText xml:space="preserve"> mtcars_best_loocv)</w:delText>
        </w:r>
      </w:del>
      <w:del w:id="2964" w:author="PR Preview" w:date="2026-01-01T00:00:00Z">
        <w:r>
          <w:br/>
        </w:r>
      </w:del>
      <w:del w:id="296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966" w:author="PR Preview" w:date="2026-01-01T00:00:00Z">
        <w:r>
          <w:br/>
        </w:r>
      </w:del>
      <w:del w:id="2967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2968" w:author="PR Preview" w:date="2026-01-01T00:00:00Z">
        <w:r>
          <w:delText xml:space="preserve">The two columns differ by at most 7.1e-15,</w:delText>
        </w:r>
      </w:del>
      <w:del w:id="2969" w:author="PR Preview" w:date="2026-01-01T00:00:00Z">
        <w:r>
          <w:delText xml:space="preserve"> </w:delText>
        </w:r>
      </w:del>
      <w:del w:id="2970" w:author="PR Preview" w:date="2026-01-01T00:00:00Z">
        <w:r>
          <w:delText xml:space="preserve">which is rounding error.</w:delText>
        </w:r>
      </w:del>
      <w:del w:id="2971" w:author="PR Preview" w:date="2026-01-01T00:00:00Z">
        <w:r>
          <w:delText xml:space="preserve"> </w:delText>
        </w:r>
      </w:del>
      <w:del w:id="2972" w:author="PR Preview" w:date="2026-01-01T00:00:00Z">
        <w:r>
          <w:delText xml:space="preserve">The single-fit formula needs one fit per model instead of 32.</w:delText>
        </w:r>
      </w:del>
      <w:del w:id="2973" w:author="PR Preview" w:date="2026-01-01T00:00:00Z">
        <w:r>
          <w:delText xml:space="preserve"> </w:delText>
        </w:r>
      </w:del>
      <w:del w:id="2974" w:author="PR Preview" w:date="2026-01-01T00:00:00Z">
        <w:r>
          <w:delText xml:space="preserve">LOOCV picks degree 2,</w:delText>
        </w:r>
      </w:del>
      <w:del w:id="2975" w:author="PR Preview" w:date="2026-01-01T00:00:00Z">
        <w:r>
          <w:delText xml:space="preserve"> </w:delText>
        </w:r>
      </w:del>
      <w:del w:id="2976" w:author="PR Preview" w:date="2026-01-01T00:00:00Z">
        <w:r>
          <w:delText xml:space="preserve">and because LOOCV is not random (</w:delText>
        </w:r>
      </w:del>
      <w:hyperlink w:anchor="sol-loocv">
        <w:del w:id="2977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2978" w:author="PR Preview" w:date="2026-01-01T00:00:00Z">
        <w:r>
          <w:delText xml:space="preserve">),</w:delText>
        </w:r>
      </w:del>
      <w:del w:id="2979" w:author="PR Preview" w:date="2026-01-01T00:00:00Z">
        <w:r>
          <w:delText xml:space="preserve"> </w:delText>
        </w:r>
      </w:del>
      <w:del w:id="298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981" w:author="PR Preview" w:date="2026-01-01T00:00:00Z">
        <w:r>
          <w:rPr>
            <w:rStyle w:val="NormalTok"/>
          </w:rPr>
          <w:t xml:space="preserve">loocv_max_diff </w:t>
        </w:r>
      </w:ins>
      <w:ins w:id="2982" w:author="PR Preview" w:date="2026-01-01T00:00:00Z">
        <w:r>
          <w:rPr>
            <w:rStyle w:val="OtherTok"/>
          </w:rPr>
          <w:t xml:space="preserve">&lt;-</w:t>
        </w:r>
      </w:ins>
      <w:ins w:id="2983" w:author="PR Preview" w:date="2026-01-01T00:00:00Z">
        <w:r>
          <w:rPr>
            <w:rStyle w:val="NormalTok"/>
          </w:rPr>
          <w:t xml:space="preserve"> </w:t>
        </w:r>
      </w:ins>
      <w:ins w:id="2984" w:author="PR Preview" w:date="2026-01-01T00:00:00Z">
        <w:r>
          <w:rPr>
            <w:rStyle w:val="FunctionTok"/>
          </w:rPr>
          <w:t xml:space="preserve">max</w:t>
        </w:r>
      </w:ins>
      <w:ins w:id="2985" w:author="PR Preview" w:date="2026-01-01T00:00:00Z">
        <w:r>
          <w:rPr>
            <w:rStyle w:val="NormalTok"/>
          </w:rPr>
          <w:t xml:space="preserve">(</w:t>
        </w:r>
      </w:ins>
      <w:ins w:id="2986" w:author="PR Preview" w:date="2026-01-01T00:00:00Z">
        <w:r>
          <w:rPr>
            <w:rStyle w:val="FunctionTok"/>
          </w:rPr>
          <w:t xml:space="preserve">abs</w:t>
        </w:r>
      </w:ins>
      <w:ins w:id="2987" w:author="PR Preview" w:date="2026-01-01T00:00:00Z">
        <w:r>
          <w:rPr>
            <w:rStyle w:val="NormalTok"/>
          </w:rPr>
          <w:t xml:space="preserve">(mtcars_loocv</w:t>
        </w:r>
      </w:ins>
      <w:ins w:id="2988" w:author="PR Preview" w:date="2026-01-01T00:00:00Z">
        <w:r>
          <w:rPr>
            <w:rStyle w:val="SpecialCharTok"/>
          </w:rPr>
          <w:t xml:space="preserve">$</w:t>
        </w:r>
      </w:ins>
      <w:ins w:id="2989" w:author="PR Preview" w:date="2026-01-01T00:00:00Z">
        <w:r>
          <w:rPr>
            <w:rStyle w:val="NormalTok"/>
          </w:rPr>
          <w:t xml:space="preserve">refitting </w:t>
        </w:r>
      </w:ins>
      <w:ins w:id="2990" w:author="PR Preview" w:date="2026-01-01T00:00:00Z">
        <w:r>
          <w:rPr>
            <w:rStyle w:val="SpecialCharTok"/>
          </w:rPr>
          <w:t xml:space="preserve">-</w:t>
        </w:r>
      </w:ins>
      <w:ins w:id="2991" w:author="PR Preview" w:date="2026-01-01T00:00:00Z">
        <w:r>
          <w:rPr>
            <w:rStyle w:val="NormalTok"/>
          </w:rPr>
          <w:t xml:space="preserve"> mtcars_loocv</w:t>
        </w:r>
      </w:ins>
      <w:ins w:id="2992" w:author="PR Preview" w:date="2026-01-01T00:00:00Z">
        <w:r>
          <w:rPr>
            <w:rStyle w:val="SpecialCharTok"/>
          </w:rPr>
          <w:t xml:space="preserve">$</w:t>
        </w:r>
      </w:ins>
      <w:ins w:id="2993" w:author="PR Preview" w:date="2026-01-01T00:00:00Z">
        <w:r>
          <w:rPr>
            <w:rStyle w:val="NormalTok"/>
          </w:rPr>
          <w:t xml:space="preserve">formula))</w:t>
        </w:r>
      </w:ins>
      <w:ins w:id="2994" w:author="PR Preview" w:date="2026-01-01T00:00:00Z">
        <w:r>
          <w:br/>
        </w:r>
      </w:ins>
      <w:ins w:id="2995" w:author="PR Preview" w:date="2026-01-01T00:00:00Z">
        <w:r>
          <w:rPr>
            <w:rStyle w:val="NormalTok"/>
          </w:rPr>
          <w:t xml:space="preserve">mtcars_best_loocv </w:t>
        </w:r>
      </w:ins>
      <w:ins w:id="2996" w:author="PR Preview" w:date="2026-01-01T00:00:00Z">
        <w:r>
          <w:rPr>
            <w:rStyle w:val="OtherTok"/>
          </w:rPr>
          <w:t xml:space="preserve">&lt;-</w:t>
        </w:r>
      </w:ins>
      <w:ins w:id="2997" w:author="PR Preview" w:date="2026-01-01T00:00:00Z">
        <w:r>
          <w:br/>
        </w:r>
      </w:ins>
      <w:ins w:id="2998" w:author="PR Preview" w:date="2026-01-01T00:00:00Z">
        <w:r>
          <w:rPr>
            <w:rStyle w:val="NormalTok"/>
          </w:rPr>
          <w:t xml:space="preserve">  mtcars_loocv</w:t>
        </w:r>
      </w:ins>
      <w:ins w:id="2999" w:author="PR Preview" w:date="2026-01-01T00:00:00Z">
        <w:r>
          <w:rPr>
            <w:rStyle w:val="SpecialCharTok"/>
          </w:rPr>
          <w:t xml:space="preserve">$</w:t>
        </w:r>
      </w:ins>
      <w:ins w:id="3000" w:author="PR Preview" w:date="2026-01-01T00:00:00Z">
        <w:r>
          <w:rPr>
            <w:rStyle w:val="NormalTok"/>
          </w:rPr>
          <w:t xml:space="preserve">degree[</w:t>
        </w:r>
      </w:ins>
      <w:ins w:id="3001" w:author="PR Preview" w:date="2026-01-01T00:00:00Z">
        <w:r>
          <w:rPr>
            <w:rStyle w:val="FunctionTok"/>
          </w:rPr>
          <w:t xml:space="preserve">which.min</w:t>
        </w:r>
      </w:ins>
      <w:ins w:id="3002" w:author="PR Preview" w:date="2026-01-01T00:00:00Z">
        <w:r>
          <w:rPr>
            <w:rStyle w:val="NormalTok"/>
          </w:rPr>
          <w:t xml:space="preserve">(mtcars_loocv</w:t>
        </w:r>
      </w:ins>
      <w:ins w:id="3003" w:author="PR Preview" w:date="2026-01-01T00:00:00Z">
        <w:r>
          <w:rPr>
            <w:rStyle w:val="SpecialCharTok"/>
          </w:rPr>
          <w:t xml:space="preserve">$</w:t>
        </w:r>
      </w:ins>
      <w:ins w:id="3004" w:author="PR Preview" w:date="2026-01-01T00:00:00Z">
        <w:r>
          <w:rPr>
            <w:rStyle w:val="NormalTok"/>
          </w:rPr>
          <w:t xml:space="preserve">formula)]</w:t>
        </w:r>
      </w:ins>
      <w:ins w:id="3005" w:author="PR Preview" w:date="2026-01-01T00:00:00Z">
        <w:r>
          <w:br/>
        </w:r>
      </w:ins>
      <w:ins w:id="3006" w:author="PR Preview" w:date="2026-01-01T00:00:00Z">
        <w:r>
          <w:rPr>
            <w:rStyle w:val="FunctionTok"/>
          </w:rPr>
          <w:t xml:space="preserve">c</w:t>
        </w:r>
      </w:ins>
      <w:ins w:id="3007" w:author="PR Preview" w:date="2026-01-01T00:00:00Z">
        <w:r>
          <w:rPr>
            <w:rStyle w:val="NormalTok"/>
          </w:rPr>
          <w:t xml:space="preserve">(</w:t>
        </w:r>
      </w:ins>
      <w:ins w:id="3008" w:author="PR Preview" w:date="2026-01-01T00:00:00Z">
        <w:r>
          <w:rPr>
            <w:rStyle w:val="AttributeTok"/>
          </w:rPr>
          <w:t xml:space="preserve">max_difference =</w:t>
        </w:r>
      </w:ins>
      <w:ins w:id="3009" w:author="PR Preview" w:date="2026-01-01T00:00:00Z">
        <w:r>
          <w:rPr>
            <w:rStyle w:val="NormalTok"/>
          </w:rPr>
          <w:t xml:space="preserve"> loocv_max_diff, </w:t>
        </w:r>
      </w:ins>
      <w:ins w:id="3010" w:author="PR Preview" w:date="2026-01-01T00:00:00Z">
        <w:r>
          <w:rPr>
            <w:rStyle w:val="AttributeTok"/>
          </w:rPr>
          <w:t xml:space="preserve">best_degree =</w:t>
        </w:r>
      </w:ins>
      <w:ins w:id="3011" w:author="PR Preview" w:date="2026-01-01T00:00:00Z">
        <w:r>
          <w:rPr>
            <w:rStyle w:val="NormalTok"/>
          </w:rPr>
          <w:t xml:space="preserve"> mtcars_best_loocv)</w:t>
        </w:r>
      </w:ins>
      <w:ins w:id="3012" w:author="PR Preview" w:date="2026-01-01T00:00:00Z">
        <w:r>
          <w:br/>
        </w:r>
      </w:ins>
      <w:ins w:id="3013" w:author="PR Preview" w:date="2026-01-01T00:00:00Z">
        <w:r>
          <w:rPr>
            <w:rStyle w:val="CommentTok"/>
          </w:rPr>
          <w:t xml:space="preserve">#&gt; max_difference    best_degree </w:t>
        </w:r>
      </w:ins>
      <w:ins w:id="3014" w:author="PR Preview" w:date="2026-01-01T00:00:00Z">
        <w:r>
          <w:br/>
        </w:r>
      </w:ins>
      <w:ins w:id="3015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3016" w:author="PR Preview" w:date="2026-01-01T00:00:00Z">
        <w:r>
          <w:t xml:space="preserve">The two columns differ by at most 8.9e-15,</w:t>
        </w:r>
      </w:ins>
      <w:ins w:id="3017" w:author="PR Preview" w:date="2026-01-01T00:00:00Z">
        <w:r>
          <w:t xml:space="preserve"> </w:t>
        </w:r>
      </w:ins>
      <w:ins w:id="3018" w:author="PR Preview" w:date="2026-01-01T00:00:00Z">
        <w:r>
          <w:t xml:space="preserve">which is rounding error.</w:t>
        </w:r>
      </w:ins>
      <w:ins w:id="3019" w:author="PR Preview" w:date="2026-01-01T00:00:00Z">
        <w:r>
          <w:t xml:space="preserve"> </w:t>
        </w:r>
      </w:ins>
      <w:ins w:id="3020" w:author="PR Preview" w:date="2026-01-01T00:00:00Z">
        <w:r>
          <w:t xml:space="preserve">The single-fit formula needs one fit per model instead of 32.</w:t>
        </w:r>
      </w:ins>
      <w:ins w:id="3021" w:author="PR Preview" w:date="2026-01-01T00:00:00Z">
        <w:r>
          <w:t xml:space="preserve"> </w:t>
        </w:r>
      </w:ins>
      <w:ins w:id="3022" w:author="PR Preview" w:date="2026-01-01T00:00:00Z">
        <w:r>
          <w:t xml:space="preserve">LOOCV picks degree 2,</w:t>
        </w:r>
      </w:ins>
      <w:ins w:id="3023" w:author="PR Preview" w:date="2026-01-01T00:00:00Z">
        <w:r>
          <w:t xml:space="preserve"> </w:t>
        </w:r>
      </w:ins>
      <w:ins w:id="3024" w:author="PR Preview" w:date="2026-01-01T00:00:00Z">
        <w:r>
          <w:t xml:space="preserve">and because LOOCV is not random (</w:t>
        </w:r>
      </w:ins>
      <w:hyperlink w:anchor="sol-loocv">
        <w:ins w:id="3025" w:author="PR Preview" w:date="2026-01-01T00:00:00Z">
          <w:r>
            <w:rPr>
              <w:rStyle w:val="Hyperlink"/>
            </w:rPr>
            <w:t xml:space="preserve">Solution 9</w:t>
          </w:r>
        </w:ins>
      </w:hyperlink>
      <w:ins w:id="3026" w:author="PR Preview" w:date="2026-01-01T00:00:00Z">
        <w:r>
          <w:t xml:space="preserve">),</w:t>
        </w:r>
      </w:ins>
      <w:ins w:id="3027" w:author="PR Preview" w:date="2026-01-01T00:00:00Z">
        <w:r>
          <w:t xml:space="preserve"> </w:t>
        </w:r>
      </w:ins>
      <w:ins w:id="3028" w:author="PR Preview" w:date="2026-01-01T00:00:00Z">
        <w:r>
          <w:t xml:space="preserve">rerunning it always gives the same choice.</w:t>
        </w:r>
      </w:ins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4" w:name="sec-cv-model-choice"/>
    <w:p>
      <w:pPr>
        <w:pStyle w:val="Heading2"/>
      </w:pPr>
      <w:r>
        <w:t xml:space="preserve">7 Choosing a model by cross-validation</w:t>
      </w:r>
    </w:p>
    <w:bookmarkStart w:id="213" w:name="def-cv-estimate-indexed"/>
    <w:p>
      <w:pPr>
        <w:pStyle w:val="FirstParagraph"/>
      </w:pPr>
      <w:del w:id="3029" w:author="PR Preview" w:date="2026-01-01T00:00:00Z">
        <w:r>
          <w:rPr>
            <w:b/>
            <w:bCs/>
          </w:rPr>
          <w:delText xml:space="preserve">Definition 30 (Cross-validation estimate of a named procedure)</w:delText>
        </w:r>
      </w:del>
      <w:del w:id="3030" w:author="PR Preview" w:date="2026-01-01T00:00:00Z">
        <w:r>
          <w:delText xml:space="preserve"> </w:delText>
        </w:r>
      </w:del>
      <w:del w:id="3031" w:author="PR Preview" w:date="2026-01-01T00:00:00Z">
        <w:r>
          <w:delText xml:space="preserve">Let a</w:delText>
        </w:r>
      </w:del>
      <w:del w:id="3032" w:author="PR Preview" w:date="2026-01-01T00:00:00Z">
        <w:r>
          <w:delText xml:space="preserve"> </w:delText>
        </w:r>
      </w:del>
      <w:hyperlink w:anchor="def-training-set">
        <w:del w:id="303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03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3035" w:author="PR Preview" w:date="2026-01-01T00:00:00Z">
        <w:r>
          <w:delText xml:space="preserve">, indexed by</w:delText>
        </w:r>
      </w:del>
      <w:del w:id="3036" w:author="PR Preview" w:date="2026-01-01T00:00:00Z">
        <w:r>
          <w:delText xml:space="preserve"> </w:delText>
        </w:r>
      </w:del>
      <m:oMath>
        <m:r>
          <m:t>I</m:t>
        </m:r>
      </m:oMath>
      <w:del w:id="3037" w:author="PR Preview" w:date="2026-01-01T00:00:00Z">
        <w:r>
          <w:delText xml:space="preserve">,</w:delText>
        </w:r>
      </w:del>
      <w:del w:id="3038" w:author="PR Preview" w:date="2026-01-01T00:00:00Z">
        <w:r>
          <w:delText xml:space="preserve"> </w:delText>
        </w:r>
      </w:del>
      <w:del w:id="3039" w:author="PR Preview" w:date="2026-01-01T00:00:00Z">
        <w:r>
          <w:delText xml:space="preserve">be divided into</w:delText>
        </w:r>
      </w:del>
      <w:del w:id="3040" w:author="PR Preview" w:date="2026-01-01T00:00:00Z">
        <w:r>
          <w:delText xml:space="preserve"> </w:delText>
        </w:r>
      </w:del>
      <w:hyperlink w:anchor="def-folds">
        <w:del w:id="3041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0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043" w:author="PR Preview" w:date="2026-01-01T00:00:00Z">
        <w:r>
          <w:delText xml:space="preserve">.</w:delText>
        </w:r>
      </w:del>
      <w:del w:id="3044" w:author="PR Preview" w:date="2026-01-01T00:00:00Z">
        <w:r>
          <w:delText xml:space="preserve"> </w:delText>
        </w:r>
      </w:del>
      <w:del w:id="3045" w:author="PR Preview" w:date="2026-01-01T00:00:00Z">
        <w:r>
          <w:delText xml:space="preserve">The</w:delText>
        </w:r>
      </w:del>
      <w:del w:id="3046" w:author="PR Preview" w:date="2026-01-01T00:00:00Z">
        <w:r>
          <w:delText xml:space="preserve"> </w:delText>
        </w:r>
      </w:del>
      <w:del w:id="3047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3048" w:author="PR Preview" w:date="2026-01-01T00:00:00Z">
        <w:r>
          <w:delText xml:space="preserve"> </w:delText>
        </w:r>
      </w:del>
      <m:oMath>
        <m:r>
          <m:t>g</m:t>
        </m:r>
      </m:oMath>
      <w:del w:id="3049" w:author="PR Preview" w:date="2026-01-01T00:00:00Z">
        <w:r>
          <w:delText xml:space="preserve"> </w:delText>
        </w:r>
      </w:del>
      <w:del w:id="3050" w:author="PR Preview" w:date="2026-01-01T00:00:00Z">
        <w:r>
          <w:delText xml:space="preserve">on</w:delText>
        </w:r>
      </w:del>
      <w:del w:id="305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3052" w:author="PR Preview" w:date="2026-01-01T00:00:00Z">
        <w:r>
          <w:delText xml:space="preserve">,</w:delText>
        </w:r>
      </w:del>
      <w:del w:id="3053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del w:id="3054" w:author="PR Preview" w:date="2026-01-01T00:00:00Z">
        <w:r>
          <w:delText xml:space="preserve">,</w:delText>
        </w:r>
      </w:del>
      <w:del w:id="3055" w:author="PR Preview" w:date="2026-01-01T00:00:00Z">
        <w:r>
          <w:delText xml:space="preserve"> </w:delText>
        </w:r>
      </w:del>
      <w:del w:id="3056" w:author="PR Preview" w:date="2026-01-01T00:00:00Z">
        <w:r>
          <w:delText xml:space="preserve">is the</w:delText>
        </w:r>
      </w:del>
      <w:del w:id="3057" w:author="PR Preview" w:date="2026-01-01T00:00:00Z">
        <w:r>
          <w:delText xml:space="preserve"> </w:delText>
        </w:r>
      </w:del>
      <w:hyperlink w:anchor="def-cv-estimate">
        <w:del w:id="3058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059" w:author="PR Preview" w:date="2026-01-01T00:00:00Z">
        <w:r>
          <w:delText xml:space="preserve"> </w:delText>
        </w:r>
      </w:del>
      <w:del w:id="3060" w:author="PR Preview" w:date="2026-01-01T00:00:00Z">
        <w:r>
          <w:delText xml:space="preserve">computed with</w:delText>
        </w:r>
      </w:del>
      <w:del w:id="3061" w:author="PR Preview" w:date="2026-01-01T00:00:00Z">
        <w:r>
          <w:delText xml:space="preserve"> </w:delText>
        </w:r>
      </w:del>
      <w:hyperlink w:anchor="def-fold-out-rule">
        <w:del w:id="3062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3063" w:author="PR Preview" w:date="2026-01-01T00:00:00Z">
        <w:r>
          <w:delText xml:space="preserve"> </w:delText>
        </w:r>
      </w:del>
      <w:del w:id="3064" w:author="PR Preview" w:date="2026-01-01T00:00:00Z">
        <w:r>
          <w:delText xml:space="preserve">that</w:delText>
        </w:r>
      </w:del>
      <w:del w:id="3065" w:author="PR Preview" w:date="2026-01-01T00:00:00Z">
        <w:r>
          <w:delText xml:space="preserve"> </w:delText>
        </w:r>
      </w:del>
      <m:oMath>
        <m:r>
          <m:t>g</m:t>
        </m:r>
      </m:oMath>
      <w:del w:id="3066" w:author="PR Preview" w:date="2026-01-01T00:00:00Z">
        <w:r>
          <w:delText xml:space="preserve"> </w:delText>
        </w:r>
      </w:del>
      <w:del w:id="3067" w:author="PR Preview" w:date="2026-01-01T00:00:00Z">
        <w:r>
          <w:delText xml:space="preserve">produces from</w:delText>
        </w:r>
      </w:del>
      <w:del w:id="306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3069" w:author="PR Preview" w:date="2026-01-01T00:00:00Z">
        <w:r>
          <w:delText xml:space="preserve">:</w:delText>
        </w:r>
      </w:del>
    </w:p>
    <w:p>
      <w:pPr>
        <w:pStyle w:val="BodyText"/>
      </w:pPr>
      <w:bookmarkStart w:id="2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6"/>
    </w:p>
    <w:p>
      <w:pPr>
        <w:pStyle w:val="FirstParagraph"/>
      </w:pPr>
      <w:del w:id="3070" w:author="PR Preview" w:date="2026-01-01T00:00:00Z">
        <w:r>
          <w:rPr>
            <w:b/>
            <w:bCs/>
          </w:rPr>
          <w:delText xml:space="preserve">Definition 31 (Cross-validation choice procedure)</w:delText>
        </w:r>
      </w:del>
      <w:del w:id="3071" w:author="PR Preview" w:date="2026-01-01T00:00:00Z">
        <w:r>
          <w:delText xml:space="preserve"> </w:delText>
        </w:r>
      </w:del>
      <w:del w:id="3072" w:author="PR Preview" w:date="2026-01-01T00:00:00Z">
        <w:r>
          <w:delText xml:space="preserve">Given candidate</w:delText>
        </w:r>
      </w:del>
      <w:del w:id="3073" w:author="PR Preview" w:date="2026-01-01T00:00:00Z">
        <w:r>
          <w:delText xml:space="preserve"> </w:delText>
        </w:r>
      </w:del>
      <w:hyperlink w:anchor="def-fitting-procedure">
        <w:del w:id="3074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07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076" w:author="PR Preview" w:date="2026-01-01T00:00:00Z">
        <w:r>
          <w:delText xml:space="preserve">,</w:delText>
        </w:r>
      </w:del>
      <w:del w:id="3077" w:author="PR Preview" w:date="2026-01-01T00:00:00Z">
        <w:r>
          <w:delText xml:space="preserve"> </w:delText>
        </w:r>
      </w:del>
      <w:del w:id="3078" w:author="PR Preview" w:date="2026-01-01T00:00:00Z">
        <w:r>
          <w:delText xml:space="preserve">the</w:delText>
        </w:r>
      </w:del>
      <w:del w:id="3079" w:author="PR Preview" w:date="2026-01-01T00:00:00Z">
        <w:r>
          <w:delText xml:space="preserve"> </w:delText>
        </w:r>
      </w:del>
      <w:del w:id="3080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3081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3082" w:author="PR Preview" w:date="2026-01-01T00:00:00Z">
        <w:r>
          <w:delText xml:space="preserve"> </w:delText>
        </w:r>
      </w:del>
      <w:del w:id="3083" w:author="PR Preview" w:date="2026-01-01T00:00:00Z">
        <w:r>
          <w:delText xml:space="preserve">is the fitting procedure that,</w:delText>
        </w:r>
      </w:del>
      <w:del w:id="3084" w:author="PR Preview" w:date="2026-01-01T00:00:00Z">
        <w:r>
          <w:delText xml:space="preserve"> </w:delText>
        </w:r>
      </w:del>
      <w:del w:id="3085" w:author="PR Preview" w:date="2026-01-01T00:00:00Z">
        <w:r>
          <w:delText xml:space="preserve">applied to a</w:delText>
        </w:r>
      </w:del>
      <w:del w:id="3086" w:author="PR Preview" w:date="2026-01-01T00:00:00Z">
        <w:r>
          <w:delText xml:space="preserve"> </w:delText>
        </w:r>
      </w:del>
      <w:hyperlink w:anchor="def-training-set">
        <w:del w:id="308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08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3089" w:author="PR Preview" w:date="2026-01-01T00:00:00Z">
        <w:r>
          <w:delText xml:space="preserve">,</w:delText>
        </w:r>
      </w:del>
      <w:del w:id="3090" w:author="PR Preview" w:date="2026-01-01T00:00:00Z">
        <w:r>
          <w:delText xml:space="preserve"> </w:delText>
        </w:r>
      </w:del>
      <w:del w:id="3091" w:author="PR Preview" w:date="2026-01-01T00:00:00Z">
        <w:r>
          <w:delText xml:space="preserve">divides</w:delText>
        </w:r>
      </w:del>
      <w:del w:id="309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3093" w:author="PR Preview" w:date="2026-01-01T00:00:00Z">
        <w:r>
          <w:delText xml:space="preserve"> </w:delText>
        </w:r>
      </w:del>
      <w:del w:id="3094" w:author="PR Preview" w:date="2026-01-01T00:00:00Z">
        <w:r>
          <w:delText xml:space="preserve">into</w:delText>
        </w:r>
      </w:del>
      <w:del w:id="3095" w:author="PR Preview" w:date="2026-01-01T00:00:00Z">
        <w:r>
          <w:delText xml:space="preserve"> </w:delText>
        </w:r>
      </w:del>
      <m:oMath>
        <m:r>
          <m:t>k</m:t>
        </m:r>
      </m:oMath>
      <w:del w:id="3096" w:author="PR Preview" w:date="2026-01-01T00:00:00Z">
        <w:r>
          <w:delText xml:space="preserve"> </w:delText>
        </w:r>
      </w:del>
      <w:hyperlink w:anchor="def-folds">
        <w:del w:id="3097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098" w:author="PR Preview" w:date="2026-01-01T00:00:00Z">
        <w:r>
          <w:delText xml:space="preserve">,</w:delText>
        </w:r>
      </w:del>
      <w:del w:id="3099" w:author="PR Preview" w:date="2026-01-01T00:00:00Z">
        <w:r>
          <w:delText xml:space="preserve"> </w:delText>
        </w:r>
      </w:del>
      <w:del w:id="3100" w:author="PR Preview" w:date="2026-01-01T00:00:00Z">
        <w:r>
          <w:delText xml:space="preserve">computes each candidate’s</w:delText>
        </w:r>
      </w:del>
      <w:del w:id="3101" w:author="PR Preview" w:date="2026-01-01T00:00:00Z">
        <w:r>
          <w:delText xml:space="preserve"> </w:delText>
        </w:r>
      </w:del>
      <w:hyperlink w:anchor="def-cv-estimate-indexed">
        <w:del w:id="3102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103" w:author="PR Preview" w:date="2026-01-01T00:00:00Z">
        <w:r>
          <w:delText xml:space="preserve"> </w:delText>
        </w:r>
      </w:del>
      <w:del w:id="3104" w:author="PR Preview" w:date="2026-01-01T00:00:00Z">
        <w:r>
          <w:delText xml:space="preserve">on</w:delText>
        </w:r>
      </w:del>
      <w:del w:id="310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3106" w:author="PR Preview" w:date="2026-01-01T00:00:00Z">
        <w:r>
          <w:delText xml:space="preserve"> </w:delText>
        </w:r>
      </w:del>
      <w:del w:id="3107" w:author="PR Preview" w:date="2026-01-01T00:00:00Z">
        <w:r>
          <w:delText xml:space="preserve">with those folds,</w:delText>
        </w:r>
      </w:del>
      <w:del w:id="3108" w:author="PR Preview" w:date="2026-01-01T00:00:00Z">
        <w:r>
          <w:delText xml:space="preserve"> </w:delText>
        </w:r>
      </w:del>
      <w:del w:id="3109" w:author="PR Preview" w:date="2026-01-01T00:00:00Z">
        <w:r>
          <w:delText xml:space="preserve">and applies to</w:delText>
        </w:r>
      </w:del>
      <w:del w:id="311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3111" w:author="PR Preview" w:date="2026-01-01T00:00:00Z">
        <w:r>
          <w:delText xml:space="preserve"> </w:delText>
        </w:r>
      </w:del>
      <w:del w:id="3112" w:author="PR Preview" w:date="2026-01-01T00:00:00Z">
        <w:r>
          <w:delText xml:space="preserve">the candidate with the smallest estimate,</w:delText>
        </w:r>
      </w:del>
      <w:del w:id="3113" w:author="PR Preview" w:date="2026-01-01T00:00:00Z">
        <w:r>
          <w:delText xml:space="preserve"> </w:delText>
        </w:r>
      </w:del>
      <w:del w:id="3114" w:author="PR Preview" w:date="2026-01-01T00:00:00Z">
        <w:r>
          <w:delText xml:space="preserve">taking the smallest</w:delText>
        </w:r>
      </w:del>
      <w:del w:id="3115" w:author="PR Preview" w:date="2026-01-01T00:00:00Z">
        <w:r>
          <w:delText xml:space="preserve"> </w:delText>
        </w:r>
      </w:del>
      <m:oMath>
        <m:r>
          <m:t>l</m:t>
        </m:r>
      </m:oMath>
      <w:del w:id="3116" w:author="PR Preview" w:date="2026-01-01T00:00:00Z">
        <w:r>
          <w:delText xml:space="preserve"> </w:delText>
        </w:r>
      </w:del>
      <w:del w:id="3117" w:author="PR Preview" w:date="2026-01-01T00:00:00Z">
        <w:r>
          <w:delText xml:space="preserve">if several tie:</w:delText>
        </w:r>
      </w:del>
    </w:p>
    <w:p>
      <w:pPr>
        <w:pStyle w:val="BodyText"/>
      </w:pPr>
      <w:bookmarkStart w:id="2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del w:id="3118" w:author="PR Preview" w:date="2026-01-01T00:00:00Z">
        <w:r>
          <w:rPr>
            <w:b/>
            <w:bCs/>
          </w:rPr>
          <w:delText xml:space="preserve">Definition 32 (Nested cross-validation)</w:delText>
        </w:r>
      </w:del>
      <w:del w:id="3119" w:author="PR Preview" w:date="2026-01-01T00:00:00Z">
        <w:r>
          <w:delText xml:space="preserve"> </w:delText>
        </w:r>
      </w:del>
      <w:del w:id="3120" w:author="PR Preview" w:date="2026-01-01T00:00:00Z">
        <w:r>
          <w:rPr>
            <w:b/>
            <w:bCs/>
          </w:rPr>
          <w:delText xml:space="preserve">Nested cross-validation</w:delText>
        </w:r>
      </w:del>
      <w:del w:id="3121" w:author="PR Preview" w:date="2026-01-01T00:00:00Z">
        <w:r>
          <w:delText xml:space="preserve"> </w:delText>
        </w:r>
      </w:del>
      <w:del w:id="3122" w:author="PR Preview" w:date="2026-01-01T00:00:00Z">
        <w:r>
          <w:delText xml:space="preserve">is</w:delText>
        </w:r>
      </w:del>
      <w:del w:id="3123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124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125" w:author="PR Preview" w:date="2026-01-01T00:00:00Z">
        <w:r>
          <w:delText xml:space="preserve"> </w:delText>
        </w:r>
      </w:del>
      <w:del w:id="3126" w:author="PR Preview" w:date="2026-01-01T00:00:00Z">
        <w:r>
          <w:delText xml:space="preserve">of the</w:delText>
        </w:r>
      </w:del>
      <w:del w:id="3127" w:author="PR Preview" w:date="2026-01-01T00:00:00Z">
        <w:r>
          <w:delText xml:space="preserve"> </w:delText>
        </w:r>
      </w:del>
      <w:hyperlink w:anchor="def-cv-choice">
        <w:del w:id="3128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3129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3130" w:author="PR Preview" w:date="2026-01-01T00:00:00Z">
        <w:r>
          <w:delText xml:space="preserve">:</w:delText>
        </w:r>
      </w:del>
      <w:del w:id="3131" w:author="PR Preview" w:date="2026-01-01T00:00:00Z">
        <w:r>
          <w:delText xml:space="preserve"> </w:delText>
        </w:r>
      </w:del>
      <w:del w:id="3132" w:author="PR Preview" w:date="2026-01-01T00:00:00Z">
        <w:r>
          <w:delText xml:space="preserve">its estimate on a training set</w:delText>
        </w:r>
      </w:del>
      <w:del w:id="313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3134" w:author="PR Preview" w:date="2026-01-01T00:00:00Z">
        <w:r>
          <w:delText xml:space="preserve"> </w:delText>
        </w:r>
      </w:del>
      <w:del w:id="3135" w:author="PR Preview" w:date="2026-01-01T00:00:00Z">
        <w:r>
          <w:delText xml:space="preserve">is</w:delText>
        </w:r>
      </w:del>
    </w:p>
    <w:p>
      <w:pPr>
        <w:pStyle w:val="FirstParagraph"/>
      </w:pPr>
      <w:ins w:id="3136" w:author="PR Preview" w:date="2026-01-01T00:00:00Z">
        <w:r>
          <w:rPr>
            <w:b/>
            <w:bCs/>
          </w:rPr>
          <w:t xml:space="preserve">Definition 32 (Cross-validation estimate of a named procedure)</w:t>
        </w:r>
      </w:ins>
      <w:ins w:id="3137" w:author="PR Preview" w:date="2026-01-01T00:00:00Z">
        <w:r>
          <w:t xml:space="preserve"> </w:t>
        </w:r>
      </w:ins>
      <w:ins w:id="3138" w:author="PR Preview" w:date="2026-01-01T00:00:00Z">
        <w:r>
          <w:t xml:space="preserve">Let a</w:t>
        </w:r>
      </w:ins>
      <w:ins w:id="3139" w:author="PR Preview" w:date="2026-01-01T00:00:00Z">
        <w:r>
          <w:t xml:space="preserve"> </w:t>
        </w:r>
      </w:ins>
      <w:hyperlink w:anchor="def-training-set">
        <w:ins w:id="314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14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142" w:author="PR Preview" w:date="2026-01-01T00:00:00Z">
        <w:r>
          <w:t xml:space="preserve">, indexed by</w:t>
        </w:r>
      </w:ins>
      <w:ins w:id="3143" w:author="PR Preview" w:date="2026-01-01T00:00:00Z">
        <w:r>
          <w:t xml:space="preserve"> </w:t>
        </w:r>
      </w:ins>
      <m:oMath>
        <m:r>
          <m:t>I</m:t>
        </m:r>
      </m:oMath>
      <w:ins w:id="3144" w:author="PR Preview" w:date="2026-01-01T00:00:00Z">
        <w:r>
          <w:t xml:space="preserve">,</w:t>
        </w:r>
      </w:ins>
      <w:ins w:id="3145" w:author="PR Preview" w:date="2026-01-01T00:00:00Z">
        <w:r>
          <w:t xml:space="preserve"> </w:t>
        </w:r>
      </w:ins>
      <w:ins w:id="3146" w:author="PR Preview" w:date="2026-01-01T00:00:00Z">
        <w:r>
          <w:t xml:space="preserve">be divided into</w:t>
        </w:r>
      </w:ins>
      <w:ins w:id="3147" w:author="PR Preview" w:date="2026-01-01T00:00:00Z">
        <w:r>
          <w:t xml:space="preserve"> </w:t>
        </w:r>
      </w:ins>
      <w:hyperlink w:anchor="def-folds">
        <w:ins w:id="3148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14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150" w:author="PR Preview" w:date="2026-01-01T00:00:00Z">
        <w:r>
          <w:t xml:space="preserve">.</w:t>
        </w:r>
      </w:ins>
      <w:ins w:id="3151" w:author="PR Preview" w:date="2026-01-01T00:00:00Z">
        <w:r>
          <w:t xml:space="preserve"> </w:t>
        </w:r>
      </w:ins>
      <w:ins w:id="3152" w:author="PR Preview" w:date="2026-01-01T00:00:00Z">
        <w:r>
          <w:t xml:space="preserve">The</w:t>
        </w:r>
      </w:ins>
      <w:ins w:id="3153" w:author="PR Preview" w:date="2026-01-01T00:00:00Z">
        <w:r>
          <w:t xml:space="preserve"> </w:t>
        </w:r>
      </w:ins>
      <w:ins w:id="3154" w:author="PR Preview" w:date="2026-01-01T00:00:00Z">
        <w:r>
          <w:rPr>
            <w:b/>
            <w:bCs/>
          </w:rPr>
          <w:t xml:space="preserve">cross-validation estimate of procedure</w:t>
        </w:r>
      </w:ins>
      <w:ins w:id="3155" w:author="PR Preview" w:date="2026-01-01T00:00:00Z">
        <w:r>
          <w:t xml:space="preserve"> </w:t>
        </w:r>
      </w:ins>
      <m:oMath>
        <m:r>
          <m:t>g</m:t>
        </m:r>
      </m:oMath>
      <w:ins w:id="3156" w:author="PR Preview" w:date="2026-01-01T00:00:00Z">
        <w:r>
          <w:t xml:space="preserve"> </w:t>
        </w:r>
      </w:ins>
      <w:ins w:id="3157" w:author="PR Preview" w:date="2026-01-01T00:00:00Z">
        <w:r>
          <w:t xml:space="preserve">on</w:t>
        </w:r>
      </w:ins>
      <w:ins w:id="315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159" w:author="PR Preview" w:date="2026-01-01T00:00:00Z">
        <w:r>
          <w:t xml:space="preserve">,</w:t>
        </w:r>
      </w:ins>
      <w:ins w:id="3160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ins w:id="3161" w:author="PR Preview" w:date="2026-01-01T00:00:00Z">
        <w:r>
          <w:t xml:space="preserve">,</w:t>
        </w:r>
      </w:ins>
      <w:ins w:id="3162" w:author="PR Preview" w:date="2026-01-01T00:00:00Z">
        <w:r>
          <w:t xml:space="preserve"> </w:t>
        </w:r>
      </w:ins>
      <w:ins w:id="3163" w:author="PR Preview" w:date="2026-01-01T00:00:00Z">
        <w:r>
          <w:t xml:space="preserve">is the</w:t>
        </w:r>
      </w:ins>
      <w:ins w:id="3164" w:author="PR Preview" w:date="2026-01-01T00:00:00Z">
        <w:r>
          <w:t xml:space="preserve"> </w:t>
        </w:r>
      </w:ins>
      <w:hyperlink w:anchor="def-cv-estimate">
        <w:ins w:id="3165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166" w:author="PR Preview" w:date="2026-01-01T00:00:00Z">
        <w:r>
          <w:t xml:space="preserve"> </w:t>
        </w:r>
      </w:ins>
      <w:ins w:id="3167" w:author="PR Preview" w:date="2026-01-01T00:00:00Z">
        <w:r>
          <w:t xml:space="preserve">computed with</w:t>
        </w:r>
      </w:ins>
      <w:ins w:id="3168" w:author="PR Preview" w:date="2026-01-01T00:00:00Z">
        <w:r>
          <w:t xml:space="preserve"> </w:t>
        </w:r>
      </w:ins>
      <w:hyperlink w:anchor="def-fold-out-rule">
        <w:ins w:id="3169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3170" w:author="PR Preview" w:date="2026-01-01T00:00:00Z">
        <w:r>
          <w:t xml:space="preserve"> </w:t>
        </w:r>
      </w:ins>
      <w:ins w:id="3171" w:author="PR Preview" w:date="2026-01-01T00:00:00Z">
        <w:r>
          <w:t xml:space="preserve">that</w:t>
        </w:r>
      </w:ins>
      <w:ins w:id="3172" w:author="PR Preview" w:date="2026-01-01T00:00:00Z">
        <w:r>
          <w:t xml:space="preserve"> </w:t>
        </w:r>
      </w:ins>
      <m:oMath>
        <m:r>
          <m:t>g</m:t>
        </m:r>
      </m:oMath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produces from</w:t>
        </w:r>
      </w:ins>
      <w:ins w:id="317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176" w:author="PR Preview" w:date="2026-01-01T00:00:00Z">
        <w:r>
          <w:t xml:space="preserve">:</w:t>
        </w:r>
      </w:ins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ins w:id="3177" w:author="PR Preview" w:date="2026-01-01T00:00:00Z">
        <w:r>
          <w:rPr>
            <w:b/>
            <w:bCs/>
          </w:rPr>
          <w:t xml:space="preserve">Definition 33 (Cross-validation choice procedure)</w:t>
        </w:r>
      </w:ins>
      <w:ins w:id="3178" w:author="PR Preview" w:date="2026-01-01T00:00:00Z">
        <w:r>
          <w:t xml:space="preserve"> </w:t>
        </w:r>
      </w:ins>
      <w:ins w:id="3179" w:author="PR Preview" w:date="2026-01-01T00:00:00Z">
        <w:r>
          <w:t xml:space="preserve">Given candidate</w:t>
        </w:r>
      </w:ins>
      <w:ins w:id="3180" w:author="PR Preview" w:date="2026-01-01T00:00:00Z">
        <w:r>
          <w:t xml:space="preserve"> </w:t>
        </w:r>
      </w:ins>
      <w:hyperlink w:anchor="def-fitting-procedure">
        <w:ins w:id="3181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18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183" w:author="PR Preview" w:date="2026-01-01T00:00:00Z">
        <w:r>
          <w:t xml:space="preserve">,</w:t>
        </w:r>
      </w:ins>
      <w:ins w:id="3184" w:author="PR Preview" w:date="2026-01-01T00:00:00Z">
        <w:r>
          <w:t xml:space="preserve"> </w:t>
        </w:r>
      </w:ins>
      <w:ins w:id="3185" w:author="PR Preview" w:date="2026-01-01T00:00:00Z">
        <w:r>
          <w:t xml:space="preserve">the</w:t>
        </w:r>
      </w:ins>
      <w:ins w:id="3186" w:author="PR Preview" w:date="2026-01-01T00:00:00Z">
        <w:r>
          <w:t xml:space="preserve"> </w:t>
        </w:r>
      </w:ins>
      <w:ins w:id="3187" w:author="PR Preview" w:date="2026-01-01T00:00:00Z">
        <w:r>
          <w:rPr>
            <w:b/>
            <w:bCs/>
          </w:rPr>
          <w:t xml:space="preserve">cross-validation choice procedure</w:t>
        </w:r>
      </w:ins>
      <w:ins w:id="3188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3189" w:author="PR Preview" w:date="2026-01-01T00:00:00Z">
        <w:r>
          <w:t xml:space="preserve"> </w:t>
        </w:r>
      </w:ins>
      <w:ins w:id="3190" w:author="PR Preview" w:date="2026-01-01T00:00:00Z">
        <w:r>
          <w:t xml:space="preserve">is the fitting procedure that,</w:t>
        </w:r>
      </w:ins>
      <w:ins w:id="3191" w:author="PR Preview" w:date="2026-01-01T00:00:00Z">
        <w:r>
          <w:t xml:space="preserve"> </w:t>
        </w:r>
      </w:ins>
      <w:ins w:id="3192" w:author="PR Preview" w:date="2026-01-01T00:00:00Z">
        <w:r>
          <w:t xml:space="preserve">applied to a</w:t>
        </w:r>
      </w:ins>
      <w:ins w:id="3193" w:author="PR Preview" w:date="2026-01-01T00:00:00Z">
        <w:r>
          <w:t xml:space="preserve"> </w:t>
        </w:r>
      </w:ins>
      <w:hyperlink w:anchor="def-training-set">
        <w:ins w:id="319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19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196" w:author="PR Preview" w:date="2026-01-01T00:00:00Z">
        <w:r>
          <w:t xml:space="preserve">,</w:t>
        </w:r>
      </w:ins>
      <w:ins w:id="3197" w:author="PR Preview" w:date="2026-01-01T00:00:00Z">
        <w:r>
          <w:t xml:space="preserve"> </w:t>
        </w:r>
      </w:ins>
      <w:ins w:id="3198" w:author="PR Preview" w:date="2026-01-01T00:00:00Z">
        <w:r>
          <w:t xml:space="preserve">divides</w:t>
        </w:r>
      </w:ins>
      <w:ins w:id="31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200" w:author="PR Preview" w:date="2026-01-01T00:00:00Z">
        <w:r>
          <w:t xml:space="preserve"> </w:t>
        </w:r>
      </w:ins>
      <w:ins w:id="3201" w:author="PR Preview" w:date="2026-01-01T00:00:00Z">
        <w:r>
          <w:t xml:space="preserve">into</w:t>
        </w:r>
      </w:ins>
      <w:ins w:id="3202" w:author="PR Preview" w:date="2026-01-01T00:00:00Z">
        <w:r>
          <w:t xml:space="preserve"> </w:t>
        </w:r>
      </w:ins>
      <m:oMath>
        <m:r>
          <m:t>k</m:t>
        </m:r>
      </m:oMath>
      <w:ins w:id="3203" w:author="PR Preview" w:date="2026-01-01T00:00:00Z">
        <w:r>
          <w:t xml:space="preserve"> </w:t>
        </w:r>
      </w:ins>
      <w:hyperlink w:anchor="def-folds">
        <w:ins w:id="3204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205" w:author="PR Preview" w:date="2026-01-01T00:00:00Z">
        <w:r>
          <w:t xml:space="preserve">,</w:t>
        </w:r>
      </w:ins>
      <w:ins w:id="3206" w:author="PR Preview" w:date="2026-01-01T00:00:00Z">
        <w:r>
          <w:t xml:space="preserve"> </w:t>
        </w:r>
      </w:ins>
      <w:ins w:id="3207" w:author="PR Preview" w:date="2026-01-01T00:00:00Z">
        <w:r>
          <w:t xml:space="preserve">computes each candidate’s</w:t>
        </w:r>
      </w:ins>
      <w:ins w:id="3208" w:author="PR Preview" w:date="2026-01-01T00:00:00Z">
        <w:r>
          <w:t xml:space="preserve"> </w:t>
        </w:r>
      </w:ins>
      <w:hyperlink w:anchor="def-cv-estimate-indexed">
        <w:ins w:id="3209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210" w:author="PR Preview" w:date="2026-01-01T00:00:00Z">
        <w:r>
          <w:t xml:space="preserve"> </w:t>
        </w:r>
      </w:ins>
      <w:ins w:id="3211" w:author="PR Preview" w:date="2026-01-01T00:00:00Z">
        <w:r>
          <w:t xml:space="preserve">on</w:t>
        </w:r>
      </w:ins>
      <w:ins w:id="32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213" w:author="PR Preview" w:date="2026-01-01T00:00:00Z">
        <w:r>
          <w:t xml:space="preserve"> </w:t>
        </w:r>
      </w:ins>
      <w:ins w:id="3214" w:author="PR Preview" w:date="2026-01-01T00:00:00Z">
        <w:r>
          <w:t xml:space="preserve">with those folds,</w:t>
        </w:r>
      </w:ins>
      <w:ins w:id="3215" w:author="PR Preview" w:date="2026-01-01T00:00:00Z">
        <w:r>
          <w:t xml:space="preserve"> </w:t>
        </w:r>
      </w:ins>
      <w:ins w:id="3216" w:author="PR Preview" w:date="2026-01-01T00:00:00Z">
        <w:r>
          <w:t xml:space="preserve">and applies to</w:t>
        </w:r>
      </w:ins>
      <w:ins w:id="32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218" w:author="PR Preview" w:date="2026-01-01T00:00:00Z">
        <w:r>
          <w:t xml:space="preserve"> </w:t>
        </w:r>
      </w:ins>
      <w:ins w:id="3219" w:author="PR Preview" w:date="2026-01-01T00:00:00Z">
        <w:r>
          <w:t xml:space="preserve">the candidate with the smallest estimate,</w:t>
        </w:r>
      </w:ins>
      <w:ins w:id="3220" w:author="PR Preview" w:date="2026-01-01T00:00:00Z">
        <w:r>
          <w:t xml:space="preserve"> </w:t>
        </w:r>
      </w:ins>
      <w:ins w:id="3221" w:author="PR Preview" w:date="2026-01-01T00:00:00Z">
        <w:r>
          <w:t xml:space="preserve">taking the smallest</w:t>
        </w:r>
      </w:ins>
      <w:ins w:id="3222" w:author="PR Preview" w:date="2026-01-01T00:00:00Z">
        <w:r>
          <w:t xml:space="preserve"> </w:t>
        </w:r>
      </w:ins>
      <m:oMath>
        <m:r>
          <m:t>l</m:t>
        </m:r>
      </m:oMath>
      <w:ins w:id="3223" w:author="PR Preview" w:date="2026-01-01T00:00:00Z">
        <w:r>
          <w:t xml:space="preserve"> </w:t>
        </w:r>
      </w:ins>
      <w:ins w:id="3224" w:author="PR Preview" w:date="2026-01-01T00:00:00Z">
        <w:r>
          <w:t xml:space="preserve">if several tie:</w:t>
        </w:r>
      </w:ins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9" w:name="def-nested-cv"/>
    <w:p>
      <w:pPr>
        <w:pStyle w:val="FirstParagraph"/>
      </w:pPr>
      <w:ins w:id="3225" w:author="PR Preview" w:date="2026-01-01T00:00:00Z">
        <w:r>
          <w:rPr>
            <w:b/>
            <w:bCs/>
          </w:rPr>
          <w:t xml:space="preserve">Definition 34 (Nested cross-validation)</w:t>
        </w:r>
      </w:ins>
      <w:ins w:id="3226" w:author="PR Preview" w:date="2026-01-01T00:00:00Z">
        <w:r>
          <w:t xml:space="preserve"> </w:t>
        </w:r>
      </w:ins>
      <w:ins w:id="3227" w:author="PR Preview" w:date="2026-01-01T00:00:00Z">
        <w:r>
          <w:rPr>
            <w:b/>
            <w:bCs/>
          </w:rPr>
          <w:t xml:space="preserve">Nested cross-validation</w:t>
        </w:r>
      </w:ins>
      <w:ins w:id="3228" w:author="PR Preview" w:date="2026-01-01T00:00:00Z">
        <w:r>
          <w:t xml:space="preserve"> </w:t>
        </w:r>
      </w:ins>
      <w:ins w:id="3229" w:author="PR Preview" w:date="2026-01-01T00:00:00Z">
        <w:r>
          <w:t xml:space="preserve">is</w:t>
        </w:r>
      </w:ins>
      <w:ins w:id="323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23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232" w:author="PR Preview" w:date="2026-01-01T00:00:00Z">
        <w:r>
          <w:t xml:space="preserve"> </w:t>
        </w:r>
      </w:ins>
      <w:ins w:id="3233" w:author="PR Preview" w:date="2026-01-01T00:00:00Z">
        <w:r>
          <w:t xml:space="preserve">of the</w:t>
        </w:r>
      </w:ins>
      <w:ins w:id="3234" w:author="PR Preview" w:date="2026-01-01T00:00:00Z">
        <w:r>
          <w:t xml:space="preserve"> </w:t>
        </w:r>
      </w:ins>
      <w:hyperlink w:anchor="def-cv-choice">
        <w:ins w:id="3235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3236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3237" w:author="PR Preview" w:date="2026-01-01T00:00:00Z">
        <w:r>
          <w:t xml:space="preserve">:</w:t>
        </w:r>
      </w:ins>
      <w:ins w:id="3238" w:author="PR Preview" w:date="2026-01-01T00:00:00Z">
        <w:r>
          <w:t xml:space="preserve"> </w:t>
        </w:r>
      </w:ins>
      <w:ins w:id="3239" w:author="PR Preview" w:date="2026-01-01T00:00:00Z">
        <w:r>
          <w:t xml:space="preserve">its estimate on a training set</w:t>
        </w:r>
      </w:ins>
      <w:ins w:id="324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241" w:author="PR Preview" w:date="2026-01-01T00:00:00Z">
        <w:r>
          <w:t xml:space="preserve"> </w:t>
        </w:r>
      </w:ins>
      <w:ins w:id="3242" w:author="PR Preview" w:date="2026-01-01T00:00:00Z">
        <w:r>
          <w:t xml:space="preserve">is</w:t>
        </w:r>
      </w:ins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9"/>
    <w:bookmarkStart w:id="220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0"/>
    <w:bookmarkStart w:id="223" w:name="rem-cv-winner-optimistic"/>
    <w:p>
      <w:pPr>
        <w:pStyle w:val="BodyText"/>
      </w:pPr>
      <w:del w:id="3243" w:author="PR Preview" w:date="2026-01-01T00:00:00Z">
        <w:r>
          <w:rPr>
            <w:i/>
            <w:iCs/>
          </w:rPr>
          <w:delText xml:space="preserve">Remark 14</w:delText>
        </w:r>
      </w:del>
      <w:del w:id="3244" w:author="PR Preview" w:date="2026-01-01T00:00:00Z">
        <w:r>
          <w:delText xml:space="preserve"> (Cross-validation replaces the validation set, not the test set). </w:delText>
        </w:r>
      </w:del>
      <w:del w:id="3245" w:author="PR Preview" w:date="2026-01-01T00:00:00Z">
        <w:r>
          <w:delText xml:space="preserve">Used to choose between models,</w:delText>
        </w:r>
      </w:del>
      <w:del w:id="3246" w:author="PR Preview" w:date="2026-01-01T00:00:00Z">
        <w:r>
          <w:delText xml:space="preserve"> </w:delText>
        </w:r>
      </w:del>
      <w:del w:id="3247" w:author="PR Preview" w:date="2026-01-01T00:00:00Z">
        <w:r>
          <w:delText xml:space="preserve">cross-validation takes the place of the</w:delText>
        </w:r>
      </w:del>
      <w:del w:id="3248" w:author="PR Preview" w:date="2026-01-01T00:00:00Z">
        <w:r>
          <w:delText xml:space="preserve"> </w:delText>
        </w:r>
      </w:del>
      <w:del w:id="3249" w:author="PR Preview" w:date="2026-01-01T00:00:00Z">
        <w:r>
          <w:rPr>
            <w:i/>
            <w:iCs/>
          </w:rPr>
          <w:delText xml:space="preserve">validation</w:delText>
        </w:r>
      </w:del>
      <w:del w:id="3250" w:author="PR Preview" w:date="2026-01-01T00:00:00Z">
        <w:r>
          <w:delText xml:space="preserve"> </w:delText>
        </w:r>
      </w:del>
      <w:del w:id="3251" w:author="PR Preview" w:date="2026-01-01T00:00:00Z">
        <w:r>
          <w:delText xml:space="preserve">set</w:delText>
        </w:r>
      </w:del>
      <w:del w:id="3252" w:author="PR Preview" w:date="2026-01-01T00:00:00Z">
        <w:r>
          <w:delText xml:space="preserve"> </w:delText>
        </w:r>
      </w:del>
      <w:del w:id="3253" w:author="PR Preview" w:date="2026-01-01T00:00:00Z">
        <w:r>
          <w:delText xml:space="preserve">of</w:delText>
        </w:r>
      </w:del>
      <w:del w:id="3254" w:author="PR Preview" w:date="2026-01-01T00:00:00Z">
        <w:r>
          <w:delText xml:space="preserve"> </w:delText>
        </w:r>
      </w:del>
      <w:hyperlink w:anchor="def-data-splits">
        <w:del w:id="3255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3256" w:author="PR Preview" w:date="2026-01-01T00:00:00Z">
        <w:r>
          <w:delText xml:space="preserve">,</w:delText>
        </w:r>
      </w:del>
      <w:del w:id="3257" w:author="PR Preview" w:date="2026-01-01T00:00:00Z">
        <w:r>
          <w:delText xml:space="preserve"> </w:delText>
        </w:r>
      </w:del>
      <w:del w:id="3258" w:author="PR Preview" w:date="2026-01-01T00:00:00Z">
        <w:r>
          <w:delText xml:space="preserve">the one consulted again and again,</w:delText>
        </w:r>
      </w:del>
      <w:del w:id="3259" w:author="PR Preview" w:date="2026-01-01T00:00:00Z">
        <w:r>
          <w:delText xml:space="preserve"> </w:delText>
        </w:r>
      </w:del>
      <w:del w:id="3260" w:author="PR Preview" w:date="2026-01-01T00:00:00Z">
        <w:r>
          <w:delText xml:space="preserve">and not of the test set, which stays unused until the end.</w:delText>
        </w:r>
      </w:del>
      <w:del w:id="3261" w:author="PR Preview" w:date="2026-01-01T00:00:00Z">
        <w:r>
          <w:delText xml:space="preserve"> </w:delText>
        </w:r>
      </w:del>
      <w:del w:id="3262" w:author="PR Preview" w:date="2026-01-01T00:00:00Z">
        <w:r>
          <w:delText xml:space="preserve">The cross-validation estimate of the winning model is optimistic:</w:delText>
        </w:r>
      </w:del>
      <w:del w:id="3263" w:author="PR Preview" w:date="2026-01-01T00:00:00Z">
        <w:r>
          <w:delText xml:space="preserve"> </w:delText>
        </w:r>
      </w:del>
      <w:del w:id="3264" w:author="PR Preview" w:date="2026-01-01T00:00:00Z">
        <w:r>
          <w:delText xml:space="preserve">that model won partly because the particular sample and split happened to favor it,</w:delText>
        </w:r>
      </w:del>
      <w:del w:id="3265" w:author="PR Preview" w:date="2026-01-01T00:00:00Z">
        <w:r>
          <w:delText xml:space="preserve"> </w:delText>
        </w:r>
      </w:del>
      <w:del w:id="3266" w:author="PR Preview" w:date="2026-01-01T00:00:00Z">
        <w:r>
          <w:delText xml:space="preserve">so its estimate is the smallest of several noisy estimates.</w:delText>
        </w:r>
      </w:del>
      <w:del w:id="3267" w:author="PR Preview" w:date="2026-01-01T00:00:00Z">
        <w:r>
          <w:delText xml:space="preserve"> </w:delText>
        </w:r>
      </w:del>
      <w:del w:id="3268" w:author="PR Preview" w:date="2026-01-01T00:00:00Z">
        <w:r>
          <w:delText xml:space="preserve">An honest estimate of the chosen model’s error needs data</w:delText>
        </w:r>
      </w:del>
      <w:del w:id="3269" w:author="PR Preview" w:date="2026-01-01T00:00:00Z">
        <w:r>
          <w:delText xml:space="preserve"> </w:delText>
        </w:r>
      </w:del>
      <w:del w:id="3270" w:author="PR Preview" w:date="2026-01-01T00:00:00Z">
        <w:r>
          <w:delText xml:space="preserve">that took no part in the choice</w:delText>
        </w:r>
      </w:del>
      <w:del w:id="3271" w:author="PR Preview" w:date="2026-01-01T00:00:00Z">
        <w:r>
          <w:delText xml:space="preserve"> </w:delText>
        </w:r>
      </w:del>
      <w:del w:id="3272" w:author="PR Preview" w:date="2026-01-01T00:00:00Z">
        <w:r>
          <w:delText xml:space="preserve">(Hastie et al. 2009, sec. 7.2)</w:delText>
        </w:r>
      </w:del>
      <w:del w:id="3273" w:author="PR Preview" w:date="2026-01-01T00:00:00Z">
        <w:r>
          <w:delText xml:space="preserve">,</w:delText>
        </w:r>
      </w:del>
      <w:del w:id="3274" w:author="PR Preview" w:date="2026-01-01T00:00:00Z">
        <w:r>
          <w:delText xml:space="preserve"> </w:delText>
        </w:r>
      </w:del>
      <w:del w:id="3275" w:author="PR Preview" w:date="2026-01-01T00:00:00Z">
        <w:r>
          <w:delText xml:space="preserve">such as a</w:delText>
        </w:r>
      </w:del>
      <w:del w:id="3276" w:author="PR Preview" w:date="2026-01-01T00:00:00Z">
        <w:r>
          <w:delText xml:space="preserve"> </w:delText>
        </w:r>
      </w:del>
      <w:hyperlink w:anchor="def-test-set">
        <w:del w:id="3277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3278" w:author="PR Preview" w:date="2026-01-01T00:00:00Z">
        <w:r>
          <w:delText xml:space="preserve">,</w:delText>
        </w:r>
      </w:del>
      <w:del w:id="3279" w:author="PR Preview" w:date="2026-01-01T00:00:00Z">
        <w:r>
          <w:delText xml:space="preserve"> </w:delText>
        </w:r>
      </w:del>
      <w:del w:id="3280" w:author="PR Preview" w:date="2026-01-01T00:00:00Z">
        <w:r>
          <w:delText xml:space="preserve">or the outer folds of</w:delText>
        </w:r>
      </w:del>
      <w:del w:id="3281" w:author="PR Preview" w:date="2026-01-01T00:00:00Z">
        <w:r>
          <w:delText xml:space="preserve"> </w:delText>
        </w:r>
      </w:del>
      <w:hyperlink w:anchor="def-nested-cv">
        <w:del w:id="3282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3283" w:author="PR Preview" w:date="2026-01-01T00:00:00Z">
        <w:r>
          <w:delText xml:space="preserve">.</w:delText>
        </w:r>
      </w:del>
    </w:p>
    <w:p>
      <w:pPr>
        <w:pStyle w:val="BodyText"/>
      </w:pPr>
      <w:del w:id="3284" w:author="PR Preview" w:date="2026-01-01T00:00:00Z">
        <w:r>
          <w:rPr>
            <w:b/>
            <w:bCs/>
          </w:rPr>
          <w:delText xml:space="preserve">Definition 33 (Fold-based standard error)</w:delText>
        </w:r>
      </w:del>
      <w:del w:id="3285" w:author="PR Preview" w:date="2026-01-01T00:00:00Z">
        <w:r>
          <w:delText xml:space="preserve"> </w:delText>
        </w:r>
      </w:del>
      <w:del w:id="3286" w:author="PR Preview" w:date="2026-01-01T00:00:00Z">
        <w:r>
          <w:delText xml:space="preserve">The</w:delText>
        </w:r>
      </w:del>
      <w:del w:id="3287" w:author="PR Preview" w:date="2026-01-01T00:00:00Z">
        <w:r>
          <w:delText xml:space="preserve"> </w:delText>
        </w:r>
      </w:del>
      <w:del w:id="3288" w:author="PR Preview" w:date="2026-01-01T00:00:00Z">
        <w:r>
          <w:rPr>
            <w:b/>
            <w:bCs/>
          </w:rPr>
          <w:delText xml:space="preserve">fold-based standard error</w:delText>
        </w:r>
      </w:del>
      <w:del w:id="328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290" w:author="PR Preview" w:date="2026-01-01T00:00:00Z">
        <w:r>
          <w:delText xml:space="preserve"> </w:delText>
        </w:r>
      </w:del>
      <w:del w:id="3291" w:author="PR Preview" w:date="2026-01-01T00:00:00Z">
        <w:r>
          <w:delText xml:space="preserve">of a</w:delText>
        </w:r>
      </w:del>
      <w:del w:id="3292" w:author="PR Preview" w:date="2026-01-01T00:00:00Z">
        <w:r>
          <w:delText xml:space="preserve"> </w:delText>
        </w:r>
      </w:del>
      <m:oMath>
        <m:r>
          <m:t>k</m:t>
        </m:r>
      </m:oMath>
      <w:del w:id="3293" w:author="PR Preview" w:date="2026-01-01T00:00:00Z">
        <w:r>
          <w:delText xml:space="preserve">-fold</w:delText>
        </w:r>
      </w:del>
      <w:del w:id="3294" w:author="PR Preview" w:date="2026-01-01T00:00:00Z">
        <w:r>
          <w:delText xml:space="preserve"> </w:delText>
        </w:r>
      </w:del>
      <w:hyperlink w:anchor="def-cv-estimate">
        <w:del w:id="3295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296" w:author="PR Preview" w:date="2026-01-01T00:00:00Z">
        <w:r>
          <w:delText xml:space="preserve"> </w:delText>
        </w:r>
      </w:del>
      <w:del w:id="3297" w:author="PR Preview" w:date="2026-01-01T00:00:00Z">
        <w:r>
          <w:delText xml:space="preserve">is the</w:delText>
        </w:r>
      </w:del>
      <w:del w:id="3298" w:author="PR Preview" w:date="2026-01-01T00:00:00Z">
        <w:r>
          <w:delText xml:space="preserve"> </w:delText>
        </w:r>
      </w:del>
      <w:hyperlink r:id="rId224">
        <w:del w:id="3299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3300" w:author="PR Preview" w:date="2026-01-01T00:00:00Z">
        <w:r>
          <w:delText xml:space="preserve"> </w:delText>
        </w:r>
      </w:del>
      <w:del w:id="3301" w:author="PR Preview" w:date="2026-01-01T00:00:00Z">
        <w:r>
          <w:delText xml:space="preserve">of the</w:delText>
        </w:r>
      </w:del>
      <w:del w:id="3302" w:author="PR Preview" w:date="2026-01-01T00:00:00Z">
        <w:r>
          <w:delText xml:space="preserve"> </w:delText>
        </w:r>
      </w:del>
      <m:oMath>
        <m:r>
          <m:t>k</m:t>
        </m:r>
      </m:oMath>
      <w:del w:id="3303" w:author="PR Preview" w:date="2026-01-01T00:00:00Z">
        <w:r>
          <w:delText xml:space="preserve"> </w:delText>
        </w:r>
      </w:del>
      <w:hyperlink w:anchor="def-fold-mse">
        <w:del w:id="3304" w:author="PR Preview" w:date="2026-01-01T00:00:00Z">
          <w:r>
            <w:rPr>
              <w:rStyle w:val="Hyperlink"/>
            </w:rPr>
            <w:delText xml:space="preserve">fold mean squared errors</w:delText>
          </w:r>
        </w:del>
      </w:hyperlink>
      <w:del w:id="3305" w:author="PR Preview" w:date="2026-01-01T00:00:00Z">
        <w:r>
          <w:delText xml:space="preserve">,</w:delText>
        </w:r>
      </w:del>
      <w:del w:id="3306" w:author="PR Preview" w:date="2026-01-01T00:00:00Z">
        <w:r>
          <w:delText xml:space="preserve"> </w:delText>
        </w:r>
      </w:del>
      <w:del w:id="3307" w:author="PR Preview" w:date="2026-01-01T00:00:00Z">
        <w:r>
          <w:delText xml:space="preserve">divided by</w:delText>
        </w:r>
      </w:del>
      <w:del w:id="3308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3309" w:author="PR Preview" w:date="2026-01-01T00:00:00Z">
        <w:r>
          <w:delText xml:space="preserve">:</w:delText>
        </w:r>
      </w:del>
    </w:p>
    <w:p>
      <w:pPr>
        <w:pStyle w:val="BodyText"/>
      </w:pPr>
      <w:bookmarkStart w:id="2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9"/>
    </w:p>
    <w:p>
      <w:pPr>
        <w:pStyle w:val="BodyText"/>
      </w:pPr>
      <w:del w:id="3310" w:author="PR Preview" w:date="2026-01-01T00:00:00Z">
        <w:r>
          <w:rPr>
            <w:i/>
            <w:iCs/>
          </w:rPr>
          <w:delText xml:space="preserve">Remark 15</w:delText>
        </w:r>
      </w:del>
      <w:del w:id="3311" w:author="PR Preview" w:date="2026-01-01T00:00:00Z">
        <w:r>
          <w:delText xml:space="preserve"> (The fold-based standard error is only a rough guide). </w:delText>
        </w:r>
      </w:del>
      <w:del w:id="3312" w:author="PR Preview" w:date="2026-01-01T00:00:00Z">
        <w:r>
          <w:delText xml:space="preserve">Hastie et al. (2009, sec. 7.10.1)</w:delText>
        </w:r>
      </w:del>
      <w:del w:id="3313" w:author="PR Preview" w:date="2026-01-01T00:00:00Z">
        <w:r>
          <w:delText xml:space="preserve"> </w:delText>
        </w:r>
      </w:del>
      <w:del w:id="3314" w:author="PR Preview" w:date="2026-01-01T00:00:00Z">
        <w:r>
          <w:delText xml:space="preserve">draw standard-error bars</w:delText>
        </w:r>
      </w:del>
      <w:del w:id="3315" w:author="PR Preview" w:date="2026-01-01T00:00:00Z">
        <w:r>
          <w:delText xml:space="preserve"> </w:delText>
        </w:r>
      </w:del>
      <w:del w:id="3316" w:author="PR Preview" w:date="2026-01-01T00:00:00Z">
        <w:r>
          <w:delText xml:space="preserve">computed from the per-fold errors as in</w:delText>
        </w:r>
      </w:del>
      <w:del w:id="3317" w:author="PR Preview" w:date="2026-01-01T00:00:00Z">
        <w:r>
          <w:delText xml:space="preserve"> </w:delText>
        </w:r>
      </w:del>
      <w:hyperlink w:anchor="eq-cv-se">
        <w:del w:id="3318" w:author="PR Preview" w:date="2026-01-01T00:00:00Z">
          <w:r>
            <w:rPr>
              <w:rStyle w:val="Hyperlink"/>
            </w:rPr>
            <w:delText xml:space="preserve">Equation 35</w:delText>
          </w:r>
        </w:del>
      </w:hyperlink>
      <w:del w:id="3319" w:author="PR Preview" w:date="2026-01-01T00:00:00Z">
        <w:r>
          <w:delText xml:space="preserve">.</w:delText>
        </w:r>
      </w:del>
      <w:del w:id="3320" w:author="PR Preview" w:date="2026-01-01T00:00:00Z">
        <w:r>
          <w:delText xml:space="preserve"> </w:delText>
        </w:r>
      </w:del>
      <w:del w:id="3321" w:author="PR Preview" w:date="2026-01-01T00:00:00Z">
        <w:r>
          <w:delText xml:space="preserve">That formula treats the</w:delText>
        </w:r>
      </w:del>
      <w:del w:id="3322" w:author="PR Preview" w:date="2026-01-01T00:00:00Z">
        <w:r>
          <w:delText xml:space="preserve"> </w:delText>
        </w:r>
      </w:del>
      <m:oMath>
        <m:r>
          <m:t>k</m:t>
        </m:r>
      </m:oMath>
      <w:del w:id="3323" w:author="PR Preview" w:date="2026-01-01T00:00:00Z">
        <w:r>
          <w:delText xml:space="preserve"> </w:delText>
        </w:r>
      </w:del>
      <w:del w:id="3324" w:author="PR Preview" w:date="2026-01-01T00:00:00Z">
        <w:r>
          <w:delText xml:space="preserve">fold errors</w:delText>
        </w:r>
      </w:del>
      <w:del w:id="3325" w:author="PR Preview" w:date="2026-01-01T00:00:00Z">
        <w:r>
          <w:delText xml:space="preserve"> </w:delText>
        </w:r>
      </w:del>
      <w:del w:id="3326" w:author="PR Preview" w:date="2026-01-01T00:00:00Z">
        <w:r>
          <w:delText xml:space="preserve">as if they were independent,</w:delText>
        </w:r>
      </w:del>
      <w:del w:id="3327" w:author="PR Preview" w:date="2026-01-01T00:00:00Z">
        <w:r>
          <w:delText xml:space="preserve"> </w:delText>
        </w:r>
      </w:del>
      <w:del w:id="3328" w:author="PR Preview" w:date="2026-01-01T00:00:00Z">
        <w:r>
          <w:delText xml:space="preserve">which they are not:</w:delText>
        </w:r>
      </w:del>
      <w:del w:id="3329" w:author="PR Preview" w:date="2026-01-01T00:00:00Z">
        <w:r>
          <w:delText xml:space="preserve"> </w:delText>
        </w:r>
      </w:del>
      <w:del w:id="3330" w:author="PR Preview" w:date="2026-01-01T00:00:00Z">
        <w:r>
          <w:delText xml:space="preserve">every pair of folds shares</w:delText>
        </w:r>
      </w:del>
      <w:del w:id="333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3332" w:author="PR Preview" w:date="2026-01-01T00:00:00Z">
        <w:r>
          <w:delText xml:space="preserve"> </w:delText>
        </w:r>
      </w:del>
      <w:del w:id="3333" w:author="PR Preview" w:date="2026-01-01T00:00:00Z">
        <w:r>
          <w:delText xml:space="preserve">folds of training data.</w:delText>
        </w:r>
      </w:del>
      <w:del w:id="3334" w:author="PR Preview" w:date="2026-01-01T00:00:00Z">
        <w:r>
          <w:delText xml:space="preserve"> </w:delText>
        </w:r>
      </w:del>
      <w:del w:id="3335" w:author="PR Preview" w:date="2026-01-01T00:00:00Z">
        <w:r>
          <w:delText xml:space="preserve">So</w:delText>
        </w:r>
      </w:del>
      <w:del w:id="333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337" w:author="PR Preview" w:date="2026-01-01T00:00:00Z">
        <w:r>
          <w:delText xml:space="preserve"> </w:delText>
        </w:r>
      </w:del>
      <w:del w:id="3338" w:author="PR Preview" w:date="2026-01-01T00:00:00Z">
        <w:r>
          <w:delText xml:space="preserve">is a rough indication</w:delText>
        </w:r>
      </w:del>
      <w:del w:id="3339" w:author="PR Preview" w:date="2026-01-01T00:00:00Z">
        <w:r>
          <w:delText xml:space="preserve"> </w:delText>
        </w:r>
      </w:del>
      <w:del w:id="3340" w:author="PR Preview" w:date="2026-01-01T00:00:00Z">
        <w:r>
          <w:delText xml:space="preserve">of how much</w:delText>
        </w:r>
      </w:del>
      <w:del w:id="334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342" w:author="PR Preview" w:date="2026-01-01T00:00:00Z">
        <w:r>
          <w:delText xml:space="preserve"> </w:delText>
        </w:r>
      </w:del>
      <w:del w:id="3343" w:author="PR Preview" w:date="2026-01-01T00:00:00Z">
        <w:r>
          <w:delText xml:space="preserve">might change with a different sample,</w:delText>
        </w:r>
      </w:del>
      <w:del w:id="3344" w:author="PR Preview" w:date="2026-01-01T00:00:00Z">
        <w:r>
          <w:delText xml:space="preserve"> </w:delText>
        </w:r>
      </w:del>
      <w:del w:id="3345" w:author="PR Preview" w:date="2026-01-01T00:00:00Z">
        <w:r>
          <w:delText xml:space="preserve">not a</w:delText>
        </w:r>
      </w:del>
      <w:del w:id="3346" w:author="PR Preview" w:date="2026-01-01T00:00:00Z">
        <w:r>
          <w:delText xml:space="preserve"> </w:delText>
        </w:r>
      </w:del>
      <w:hyperlink r:id="rId229">
        <w:del w:id="3347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3348" w:author="PR Preview" w:date="2026-01-01T00:00:00Z">
        <w:r>
          <w:delText xml:space="preserve"> </w:delText>
        </w:r>
      </w:del>
      <w:del w:id="3349" w:author="PR Preview" w:date="2026-01-01T00:00:00Z">
        <w:r>
          <w:delText xml:space="preserve">of</w:delText>
        </w:r>
      </w:del>
      <w:del w:id="335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351" w:author="PR Preview" w:date="2026-01-01T00:00:00Z">
        <w:r>
          <w:delText xml:space="preserve">.</w:delText>
        </w:r>
      </w:del>
    </w:p>
    <w:p>
      <w:pPr>
        <w:pStyle w:val="BodyText"/>
      </w:pPr>
      <w:del w:id="3352" w:author="PR Preview" w:date="2026-01-01T00:00:00Z">
        <w:r>
          <w:rPr>
            <w:b/>
            <w:bCs/>
          </w:rPr>
          <w:delText xml:space="preserve">Definition 34 (Fold mean squared error of a named procedure)</w:delText>
        </w:r>
      </w:del>
      <w:del w:id="3353" w:author="PR Preview" w:date="2026-01-01T00:00:00Z">
        <w:r>
          <w:delText xml:space="preserve"> </w:delText>
        </w:r>
      </w:del>
      <w:del w:id="3354" w:author="PR Preview" w:date="2026-01-01T00:00:00Z">
        <w:r>
          <w:delText xml:space="preserve">The</w:delText>
        </w:r>
      </w:del>
      <w:del w:id="3355" w:author="PR Preview" w:date="2026-01-01T00:00:00Z">
        <w:r>
          <w:delText xml:space="preserve"> </w:delText>
        </w:r>
      </w:del>
      <w:del w:id="3356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3357" w:author="PR Preview" w:date="2026-01-01T00:00:00Z">
        <w:r>
          <w:delText xml:space="preserve"> </w:delText>
        </w:r>
      </w:del>
      <m:oMath>
        <m:r>
          <m:t>g</m:t>
        </m:r>
      </m:oMath>
      <w:del w:id="3358" w:author="PR Preview" w:date="2026-01-01T00:00:00Z">
        <w:r>
          <w:delText xml:space="preserve"> </w:delText>
        </w:r>
      </w:del>
      <w:del w:id="3359" w:author="PR Preview" w:date="2026-01-01T00:00:00Z">
        <w:r>
          <w:delText xml:space="preserve">for</w:delText>
        </w:r>
      </w:del>
      <w:del w:id="3360" w:author="PR Preview" w:date="2026-01-01T00:00:00Z">
        <w:r>
          <w:delText xml:space="preserve"> </w:delText>
        </w:r>
      </w:del>
      <w:hyperlink w:anchor="def-folds">
        <w:del w:id="3361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36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363" w:author="PR Preview" w:date="2026-01-01T00:00:00Z">
        <w:r>
          <w:delText xml:space="preserve"> </w:delText>
        </w:r>
      </w:del>
      <w:del w:id="3364" w:author="PR Preview" w:date="2026-01-01T00:00:00Z">
        <w:r>
          <w:delText xml:space="preserve">of a training set</w:delText>
        </w:r>
      </w:del>
      <w:del w:id="336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3366" w:author="PR Preview" w:date="2026-01-01T00:00:00Z">
        <w:r>
          <w:delText xml:space="preserve">, indexed by</w:delText>
        </w:r>
      </w:del>
      <w:del w:id="3367" w:author="PR Preview" w:date="2026-01-01T00:00:00Z">
        <w:r>
          <w:delText xml:space="preserve"> </w:delText>
        </w:r>
      </w:del>
      <m:oMath>
        <m:r>
          <m:t>I</m:t>
        </m:r>
      </m:oMath>
      <w:del w:id="3368" w:author="PR Preview" w:date="2026-01-01T00:00:00Z">
        <w:r>
          <w:delText xml:space="preserve">,</w:delText>
        </w:r>
      </w:del>
      <w:del w:id="3369" w:author="PR Preview" w:date="2026-01-01T00:00:00Z">
        <w:r>
          <w:delText xml:space="preserve"> </w:delText>
        </w:r>
      </w:del>
      <w:del w:id="3370" w:author="PR Preview" w:date="2026-01-01T00:00:00Z">
        <w:r>
          <w:delText xml:space="preserve">is the</w:delText>
        </w:r>
      </w:del>
      <w:del w:id="3371" w:author="PR Preview" w:date="2026-01-01T00:00:00Z">
        <w:r>
          <w:delText xml:space="preserve"> </w:delText>
        </w:r>
      </w:del>
      <w:hyperlink w:anchor="def-fold-mse">
        <w:del w:id="3372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3373" w:author="PR Preview" w:date="2026-01-01T00:00:00Z">
        <w:r>
          <w:delText xml:space="preserve"> </w:delText>
        </w:r>
      </w:del>
      <w:del w:id="3374" w:author="PR Preview" w:date="2026-01-01T00:00:00Z">
        <w:r>
          <w:delText xml:space="preserve">computed with the</w:delText>
        </w:r>
      </w:del>
      <w:del w:id="3375" w:author="PR Preview" w:date="2026-01-01T00:00:00Z">
        <w:r>
          <w:delText xml:space="preserve"> </w:delText>
        </w:r>
      </w:del>
      <w:hyperlink w:anchor="def-fold-out-rule">
        <w:del w:id="3376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377" w:author="PR Preview" w:date="2026-01-01T00:00:00Z">
        <w:r>
          <w:delText xml:space="preserve"> </w:delText>
        </w:r>
      </w:del>
      <w:del w:id="3378" w:author="PR Preview" w:date="2026-01-01T00:00:00Z">
        <w:r>
          <w:delText xml:space="preserve">that</w:delText>
        </w:r>
      </w:del>
      <w:del w:id="3379" w:author="PR Preview" w:date="2026-01-01T00:00:00Z">
        <w:r>
          <w:delText xml:space="preserve"> </w:delText>
        </w:r>
      </w:del>
      <m:oMath>
        <m:r>
          <m:t>g</m:t>
        </m:r>
      </m:oMath>
      <w:del w:id="3380" w:author="PR Preview" w:date="2026-01-01T00:00:00Z">
        <w:r>
          <w:delText xml:space="preserve"> </w:delText>
        </w:r>
      </w:del>
      <w:del w:id="3381" w:author="PR Preview" w:date="2026-01-01T00:00:00Z">
        <w:r>
          <w:delText xml:space="preserve">produces:</w:delText>
        </w:r>
      </w:del>
    </w:p>
    <w:p>
      <w:pPr>
        <w:pStyle w:val="BodyText"/>
      </w:pPr>
      <w:bookmarkStart w:id="22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del w:id="3382" w:author="PR Preview" w:date="2026-01-01T00:00:00Z">
        <w:r>
          <w:rPr>
            <w:b/>
            <w:bCs/>
          </w:rPr>
          <w:delText xml:space="preserve">Definition 35 (Fold-based standard error of a named procedure)</w:delText>
        </w:r>
      </w:del>
      <w:del w:id="3383" w:author="PR Preview" w:date="2026-01-01T00:00:00Z">
        <w:r>
          <w:delText xml:space="preserve"> </w:delText>
        </w:r>
      </w:del>
      <w:del w:id="3384" w:author="PR Preview" w:date="2026-01-01T00:00:00Z">
        <w:r>
          <w:delText xml:space="preserve">The</w:delText>
        </w:r>
      </w:del>
      <w:del w:id="3385" w:author="PR Preview" w:date="2026-01-01T00:00:00Z">
        <w:r>
          <w:delText xml:space="preserve"> </w:delText>
        </w:r>
      </w:del>
      <w:del w:id="3386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3387" w:author="PR Preview" w:date="2026-01-01T00:00:00Z">
        <w:r>
          <w:delText xml:space="preserve"> </w:delText>
        </w:r>
      </w:del>
      <m:oMath>
        <m:r>
          <m:t>g</m:t>
        </m:r>
      </m:oMath>
      <w:del w:id="3388" w:author="PR Preview" w:date="2026-01-01T00:00:00Z">
        <w:r>
          <w:delText xml:space="preserve"> </w:delText>
        </w:r>
      </w:del>
      <w:del w:id="3389" w:author="PR Preview" w:date="2026-01-01T00:00:00Z">
        <w:r>
          <w:delText xml:space="preserve">on a training set</w:delText>
        </w:r>
      </w:del>
      <w:del w:id="339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3391" w:author="PR Preview" w:date="2026-01-01T00:00:00Z">
        <w:r>
          <w:delText xml:space="preserve">,</w:delText>
        </w:r>
      </w:del>
      <w:del w:id="3392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del w:id="3393" w:author="PR Preview" w:date="2026-01-01T00:00:00Z">
        <w:r>
          <w:delText xml:space="preserve">,</w:delText>
        </w:r>
      </w:del>
      <w:del w:id="3394" w:author="PR Preview" w:date="2026-01-01T00:00:00Z">
        <w:r>
          <w:delText xml:space="preserve"> </w:delText>
        </w:r>
      </w:del>
      <w:del w:id="3395" w:author="PR Preview" w:date="2026-01-01T00:00:00Z">
        <w:r>
          <w:delText xml:space="preserve">is the</w:delText>
        </w:r>
      </w:del>
      <w:del w:id="3396" w:author="PR Preview" w:date="2026-01-01T00:00:00Z">
        <w:r>
          <w:delText xml:space="preserve"> </w:delText>
        </w:r>
      </w:del>
      <w:hyperlink w:anchor="def-cv-se">
        <w:del w:id="3397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3398" w:author="PR Preview" w:date="2026-01-01T00:00:00Z">
        <w:r>
          <w:delText xml:space="preserve"> </w:delText>
        </w:r>
      </w:del>
      <w:del w:id="3399" w:author="PR Preview" w:date="2026-01-01T00:00:00Z">
        <w:r>
          <w:delText xml:space="preserve">computed from the</w:delText>
        </w:r>
      </w:del>
      <w:del w:id="3400" w:author="PR Preview" w:date="2026-01-01T00:00:00Z">
        <w:r>
          <w:delText xml:space="preserve"> </w:delText>
        </w:r>
      </w:del>
      <w:hyperlink w:anchor="def-fold-mse-indexed">
        <w:del w:id="3401" w:author="PR Preview" w:date="2026-01-01T00:00:00Z">
          <w:r>
            <w:rPr>
              <w:rStyle w:val="Hyperlink"/>
            </w:rPr>
            <w:delText xml:space="preserve">fold mean squared errors of</w:delText>
          </w:r>
        </w:del>
        <w:del w:id="3402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3403" w:author="PR Preview" w:date="2026-01-01T00:00:00Z">
        <w:r>
          <w:delText xml:space="preserve">:</w:delText>
        </w:r>
      </w:del>
    </w:p>
    <w:p>
      <w:pPr>
        <w:pStyle w:val="BodyText"/>
      </w:pPr>
      <w:bookmarkStart w:id="22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del w:id="3404" w:author="PR Preview" w:date="2026-01-01T00:00:00Z">
        <w:r>
          <w:rPr>
            <w:b/>
            <w:bCs/>
          </w:rPr>
          <w:delText xml:space="preserve">Definition 36 (One-standard-error rule)</w:delText>
        </w:r>
      </w:del>
      <w:del w:id="3405" w:author="PR Preview" w:date="2026-01-01T00:00:00Z">
        <w:r>
          <w:delText xml:space="preserve"> </w:delText>
        </w:r>
      </w:del>
      <w:del w:id="3406" w:author="PR Preview" w:date="2026-01-01T00:00:00Z">
        <w:r>
          <w:delText xml:space="preserve">Let</w:delText>
        </w:r>
      </w:del>
      <w:del w:id="340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408" w:author="PR Preview" w:date="2026-01-01T00:00:00Z">
        <w:r>
          <w:delText xml:space="preserve"> </w:delText>
        </w:r>
      </w:del>
      <w:del w:id="3409" w:author="PR Preview" w:date="2026-01-01T00:00:00Z">
        <w:r>
          <w:delText xml:space="preserve">be candidate</w:delText>
        </w:r>
      </w:del>
      <w:del w:id="3410" w:author="PR Preview" w:date="2026-01-01T00:00:00Z">
        <w:r>
          <w:delText xml:space="preserve"> </w:delText>
        </w:r>
      </w:del>
      <w:hyperlink w:anchor="def-fitting-procedure">
        <w:del w:id="3411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412" w:author="PR Preview" w:date="2026-01-01T00:00:00Z">
        <w:r>
          <w:delText xml:space="preserve">,</w:delText>
        </w:r>
      </w:del>
      <w:del w:id="3413" w:author="PR Preview" w:date="2026-01-01T00:00:00Z">
        <w:r>
          <w:delText xml:space="preserve"> </w:delText>
        </w:r>
      </w:del>
      <w:del w:id="3414" w:author="PR Preview" w:date="2026-01-01T00:00:00Z">
        <w:r>
          <w:delText xml:space="preserve">each</w:delText>
        </w:r>
      </w:del>
      <w:del w:id="3415" w:author="PR Preview" w:date="2026-01-01T00:00:00Z">
        <w:r>
          <w:delText xml:space="preserve"> </w:delText>
        </w:r>
      </w:del>
      <w:hyperlink w:anchor="def-flexibility">
        <w:del w:id="3416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3417" w:author="PR Preview" w:date="2026-01-01T00:00:00Z">
        <w:r>
          <w:delText xml:space="preserve"> </w:delText>
        </w:r>
      </w:del>
      <w:del w:id="3418" w:author="PR Preview" w:date="2026-01-01T00:00:00Z">
        <w:r>
          <w:delText xml:space="preserve">as the one before,</w:delText>
        </w:r>
      </w:del>
      <w:del w:id="3419" w:author="PR Preview" w:date="2026-01-01T00:00:00Z">
        <w:r>
          <w:delText xml:space="preserve"> </w:delText>
        </w:r>
      </w:del>
      <w:del w:id="3420" w:author="PR Preview" w:date="2026-01-01T00:00:00Z">
        <w:r>
          <w:delText xml:space="preserve">cross-validated on a training set</w:delText>
        </w:r>
      </w:del>
      <w:del w:id="34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</m:oMath>
      <w:del w:id="3422" w:author="PR Preview" w:date="2026-01-01T00:00:00Z">
        <w:r>
          <w:delText xml:space="preserve"> </w:delText>
        </w:r>
      </w:del>
      <w:del w:id="3423" w:author="PR Preview" w:date="2026-01-01T00:00:00Z">
        <w:r>
          <w:delText xml:space="preserve">with the same folds,</w:delText>
        </w:r>
      </w:del>
      <w:del w:id="3424" w:author="PR Preview" w:date="2026-01-01T00:00:00Z">
        <w:r>
          <w:delText xml:space="preserve"> </w:delText>
        </w:r>
      </w:del>
      <w:del w:id="3425" w:author="PR Preview" w:date="2026-01-01T00:00:00Z">
        <w:r>
          <w:delText xml:space="preserve">and let</w:delText>
        </w:r>
      </w:del>
      <w:del w:id="342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3427" w:author="PR Preview" w:date="2026-01-01T00:00:00Z">
        <w:r>
          <w:delText xml:space="preserve"> </w:delText>
        </w:r>
      </w:del>
      <w:del w:id="3428" w:author="PR Preview" w:date="2026-01-01T00:00:00Z">
        <w:r>
          <w:delText xml:space="preserve">be the one with the smallest</w:delText>
        </w:r>
      </w:del>
      <w:del w:id="3429" w:author="PR Preview" w:date="2026-01-01T00:00:00Z">
        <w:r>
          <w:delText xml:space="preserve"> </w:delText>
        </w:r>
      </w:del>
      <w:hyperlink w:anchor="def-cv-estimate-indexed">
        <w:del w:id="3430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431" w:author="PR Preview" w:date="2026-01-01T00:00:00Z">
        <w:r>
          <w:delText xml:space="preserve">.</w:delText>
        </w:r>
      </w:del>
      <w:del w:id="3432" w:author="PR Preview" w:date="2026-01-01T00:00:00Z">
        <w:r>
          <w:delText xml:space="preserve"> </w:delText>
        </w:r>
      </w:del>
      <w:del w:id="3433" w:author="PR Preview" w:date="2026-01-01T00:00:00Z">
        <w:r>
          <w:delText xml:space="preserve">The</w:delText>
        </w:r>
      </w:del>
      <w:del w:id="3434" w:author="PR Preview" w:date="2026-01-01T00:00:00Z">
        <w:r>
          <w:delText xml:space="preserve"> </w:delText>
        </w:r>
      </w:del>
      <w:del w:id="3435" w:author="PR Preview" w:date="2026-01-01T00:00:00Z">
        <w:r>
          <w:rPr>
            <w:b/>
            <w:bCs/>
          </w:rPr>
          <w:delText xml:space="preserve">one-standard-error rule</w:delText>
        </w:r>
      </w:del>
      <w:del w:id="3436" w:author="PR Preview" w:date="2026-01-01T00:00:00Z">
        <w:r>
          <w:delText xml:space="preserve"> </w:delText>
        </w:r>
      </w:del>
      <w:del w:id="3437" w:author="PR Preview" w:date="2026-01-01T00:00:00Z">
        <w:r>
          <w:delText xml:space="preserve">chooses the smallest</w:delText>
        </w:r>
      </w:del>
      <w:del w:id="3438" w:author="PR Preview" w:date="2026-01-01T00:00:00Z">
        <w:r>
          <w:delText xml:space="preserve"> </w:delText>
        </w:r>
      </w:del>
      <m:oMath>
        <m:r>
          <m:t>l</m:t>
        </m:r>
      </m:oMath>
      <w:del w:id="3439" w:author="PR Preview" w:date="2026-01-01T00:00:00Z">
        <w:r>
          <w:delText xml:space="preserve"> </w:delText>
        </w:r>
      </w:del>
      <w:del w:id="3440" w:author="PR Preview" w:date="2026-01-01T00:00:00Z">
        <w:r>
          <w:delText xml:space="preserve">whose estimate is within one</w:delText>
        </w:r>
      </w:del>
      <w:del w:id="3441" w:author="PR Preview" w:date="2026-01-01T00:00:00Z">
        <w:r>
          <w:delText xml:space="preserve"> </w:delText>
        </w:r>
      </w:del>
      <w:hyperlink w:anchor="def-cv-se-indexed">
        <w:del w:id="3442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3443" w:author="PR Preview" w:date="2026-01-01T00:00:00Z">
        <w:r>
          <w:delText xml:space="preserve"> </w:delText>
        </w:r>
      </w:del>
      <w:del w:id="3444" w:author="PR Preview" w:date="2026-01-01T00:00:00Z">
        <w:r>
          <w:delText xml:space="preserve">of the smallest:</w:delText>
        </w:r>
      </w:del>
    </w:p>
    <w:p>
      <w:pPr>
        <w:pStyle w:val="BodyText"/>
      </w:pPr>
      <w:bookmarkStart w:id="22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9"/>
    </w:p>
    <w:p>
      <w:pPr>
        <w:pStyle w:val="BodyText"/>
      </w:pPr>
      <w:del w:id="3445" w:author="PR Preview" w:date="2026-01-01T00:00:00Z">
        <w:r>
          <w:rPr>
            <w:b/>
            <w:bCs/>
          </w:rPr>
          <w:delText xml:space="preserve">Example 9 (The one-standard-error rule for the simulated polynomials)</w:delText>
        </w:r>
      </w:del>
      <w:del w:id="3446" w:author="PR Preview" w:date="2026-01-01T00:00:00Z">
        <w:r>
          <w:delText xml:space="preserve"> </w:delText>
        </w:r>
      </w:del>
      <w:del w:id="3447" w:author="PR Preview" w:date="2026-01-01T00:00:00Z">
        <w:r>
          <w:delText xml:space="preserve">This example applies 10-fold cross-validation</w:delText>
        </w:r>
      </w:del>
      <w:del w:id="3448" w:author="PR Preview" w:date="2026-01-01T00:00:00Z">
        <w:r>
          <w:delText xml:space="preserve"> </w:delText>
        </w:r>
      </w:del>
      <w:del w:id="3449" w:author="PR Preview" w:date="2026-01-01T00:00:00Z">
        <w:r>
          <w:delText xml:space="preserve">to the simulated training set of</w:delText>
        </w:r>
      </w:del>
      <w:del w:id="3450" w:author="PR Preview" w:date="2026-01-01T00:00:00Z">
        <w:r>
          <w:delText xml:space="preserve"> </w:delText>
        </w:r>
      </w:del>
      <w:hyperlink w:anchor="exm-train-test-error-simulated">
        <w:del w:id="3451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3452" w:author="PR Preview" w:date="2026-01-01T00:00:00Z">
        <w:r>
          <w:delText xml:space="preserve">,</w:delText>
        </w:r>
      </w:del>
      <w:del w:id="3453" w:author="PR Preview" w:date="2026-01-01T00:00:00Z">
        <w:r>
          <w:delText xml:space="preserve"> </w:delText>
        </w:r>
      </w:del>
      <w:del w:id="3454" w:author="PR Preview" w:date="2026-01-01T00:00:00Z">
        <w:r>
          <w:delText xml:space="preserve">records the mean squared error in each fold,</w:delText>
        </w:r>
      </w:del>
      <w:del w:id="3455" w:author="PR Preview" w:date="2026-01-01T00:00:00Z">
        <w:r>
          <w:delText xml:space="preserve"> </w:delText>
        </w:r>
      </w:del>
      <w:del w:id="3456" w:author="PR Preview" w:date="2026-01-01T00:00:00Z">
        <w:r>
          <w:delText xml:space="preserve">and applies</w:delText>
        </w:r>
      </w:del>
      <w:del w:id="3457" w:author="PR Preview" w:date="2026-01-01T00:00:00Z">
        <w:r>
          <w:delText xml:space="preserve"> </w:delText>
        </w:r>
      </w:del>
      <w:hyperlink w:anchor="def-one-se-rule">
        <w:del w:id="3458" w:author="PR Preview" w:date="2026-01-01T00:00:00Z">
          <w:r>
            <w:rPr>
              <w:rStyle w:val="Hyperlink"/>
            </w:rPr>
            <w:delText xml:space="preserve">Definition 36</w:delText>
          </w:r>
        </w:del>
      </w:hyperlink>
      <w:del w:id="3459" w:author="PR Preview" w:date="2026-01-01T00:00:00Z">
        <w:r>
          <w:delText xml:space="preserve"> </w:delText>
        </w:r>
      </w:del>
      <w:del w:id="3460" w:author="PR Preview" w:date="2026-01-01T00:00:00Z">
        <w:r>
          <w:delText xml:space="preserve">to the ten degrees.</w:delText>
        </w:r>
      </w:del>
    </w:p>
    <w:p>
      <w:pPr>
        <w:pStyle w:val="BodyText"/>
      </w:pPr>
      <w:ins w:id="3461" w:author="PR Preview" w:date="2026-01-01T00:00:00Z">
        <w:r>
          <w:rPr>
            <w:i/>
            <w:iCs/>
          </w:rPr>
          <w:t xml:space="preserve">Remark 14</w:t>
        </w:r>
      </w:ins>
      <w:ins w:id="3462" w:author="PR Preview" w:date="2026-01-01T00:00:00Z">
        <w:r>
          <w:t xml:space="preserve"> (Cross-validation replaces the validation set, not the test set). </w:t>
        </w:r>
      </w:ins>
      <w:ins w:id="3463" w:author="PR Preview" w:date="2026-01-01T00:00:00Z">
        <w:r>
          <w:t xml:space="preserve">Used to choose between models,</w:t>
        </w:r>
      </w:ins>
      <w:ins w:id="3464" w:author="PR Preview" w:date="2026-01-01T00:00:00Z">
        <w:r>
          <w:t xml:space="preserve"> </w:t>
        </w:r>
      </w:ins>
      <w:ins w:id="3465" w:author="PR Preview" w:date="2026-01-01T00:00:00Z">
        <w:r>
          <w:t xml:space="preserve">cross-validation takes the place of the</w:t>
        </w:r>
      </w:ins>
      <w:ins w:id="3466" w:author="PR Preview" w:date="2026-01-01T00:00:00Z">
        <w:r>
          <w:t xml:space="preserve"> </w:t>
        </w:r>
      </w:ins>
      <w:ins w:id="3467" w:author="PR Preview" w:date="2026-01-01T00:00:00Z">
        <w:r>
          <w:rPr>
            <w:i/>
            <w:iCs/>
          </w:rPr>
          <w:t xml:space="preserve">validation</w:t>
        </w:r>
      </w:ins>
      <w:ins w:id="3468" w:author="PR Preview" w:date="2026-01-01T00:00:00Z">
        <w:r>
          <w:t xml:space="preserve"> </w:t>
        </w:r>
      </w:ins>
      <w:ins w:id="3469" w:author="PR Preview" w:date="2026-01-01T00:00:00Z">
        <w:r>
          <w:t xml:space="preserve">set</w:t>
        </w:r>
      </w:ins>
      <w:ins w:id="3470" w:author="PR Preview" w:date="2026-01-01T00:00:00Z">
        <w:r>
          <w:t xml:space="preserve"> </w:t>
        </w:r>
      </w:ins>
      <w:ins w:id="3471" w:author="PR Preview" w:date="2026-01-01T00:00:00Z">
        <w:r>
          <w:t xml:space="preserve">of</w:t>
        </w:r>
      </w:ins>
      <w:ins w:id="3472" w:author="PR Preview" w:date="2026-01-01T00:00:00Z">
        <w:r>
          <w:t xml:space="preserve"> </w:t>
        </w:r>
      </w:ins>
      <w:hyperlink w:anchor="def-data-splits">
        <w:ins w:id="3473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3474" w:author="PR Preview" w:date="2026-01-01T00:00:00Z">
        <w:r>
          <w:t xml:space="preserve">,</w:t>
        </w:r>
      </w:ins>
      <w:ins w:id="3475" w:author="PR Preview" w:date="2026-01-01T00:00:00Z">
        <w:r>
          <w:t xml:space="preserve"> </w:t>
        </w:r>
      </w:ins>
      <w:ins w:id="3476" w:author="PR Preview" w:date="2026-01-01T00:00:00Z">
        <w:r>
          <w:t xml:space="preserve">the one consulted again and again,</w:t>
        </w:r>
      </w:ins>
      <w:ins w:id="3477" w:author="PR Preview" w:date="2026-01-01T00:00:00Z">
        <w:r>
          <w:t xml:space="preserve"> </w:t>
        </w:r>
      </w:ins>
      <w:ins w:id="3478" w:author="PR Preview" w:date="2026-01-01T00:00:00Z">
        <w:r>
          <w:t xml:space="preserve">and not of the test set, which stays unused until the end.</w:t>
        </w:r>
      </w:ins>
      <w:ins w:id="3479" w:author="PR Preview" w:date="2026-01-01T00:00:00Z">
        <w:r>
          <w:t xml:space="preserve"> </w:t>
        </w:r>
      </w:ins>
      <w:ins w:id="3480" w:author="PR Preview" w:date="2026-01-01T00:00:00Z">
        <w:r>
          <w:t xml:space="preserve">The cross-validation estimate of the winning model is optimistic:</w:t>
        </w:r>
      </w:ins>
      <w:ins w:id="3481" w:author="PR Preview" w:date="2026-01-01T00:00:00Z">
        <w:r>
          <w:t xml:space="preserve"> </w:t>
        </w:r>
      </w:ins>
      <w:ins w:id="3482" w:author="PR Preview" w:date="2026-01-01T00:00:00Z">
        <w:r>
          <w:t xml:space="preserve">that model won partly because the particular sample and split happened to favor it,</w:t>
        </w:r>
      </w:ins>
      <w:ins w:id="3483" w:author="PR Preview" w:date="2026-01-01T00:00:00Z">
        <w:r>
          <w:t xml:space="preserve"> </w:t>
        </w:r>
      </w:ins>
      <w:ins w:id="3484" w:author="PR Preview" w:date="2026-01-01T00:00:00Z">
        <w:r>
          <w:t xml:space="preserve">so its estimate is the smallest of several noisy estimates.</w:t>
        </w:r>
      </w:ins>
      <w:ins w:id="3485" w:author="PR Preview" w:date="2026-01-01T00:00:00Z">
        <w:r>
          <w:t xml:space="preserve"> </w:t>
        </w:r>
      </w:ins>
      <w:ins w:id="3486" w:author="PR Preview" w:date="2026-01-01T00:00:00Z">
        <w:r>
          <w:t xml:space="preserve">An honest estimate of the chosen model’s error needs data</w:t>
        </w:r>
      </w:ins>
      <w:ins w:id="3487" w:author="PR Preview" w:date="2026-01-01T00:00:00Z">
        <w:r>
          <w:t xml:space="preserve"> </w:t>
        </w:r>
      </w:ins>
      <w:ins w:id="3488" w:author="PR Preview" w:date="2026-01-01T00:00:00Z">
        <w:r>
          <w:t xml:space="preserve">that took no part in the choice</w:t>
        </w:r>
      </w:ins>
      <w:ins w:id="3489" w:author="PR Preview" w:date="2026-01-01T00:00:00Z">
        <w:r>
          <w:t xml:space="preserve"> </w:t>
        </w:r>
      </w:ins>
      <w:ins w:id="3490" w:author="PR Preview" w:date="2026-01-01T00:00:00Z">
        <w:r>
          <w:t xml:space="preserve">(Hastie et al. 2009, sec. 7.2)</w:t>
        </w:r>
      </w:ins>
      <w:ins w:id="3491" w:author="PR Preview" w:date="2026-01-01T00:00:00Z">
        <w:r>
          <w:t xml:space="preserve">,</w:t>
        </w:r>
      </w:ins>
      <w:ins w:id="3492" w:author="PR Preview" w:date="2026-01-01T00:00:00Z">
        <w:r>
          <w:t xml:space="preserve"> </w:t>
        </w:r>
      </w:ins>
      <w:ins w:id="3493" w:author="PR Preview" w:date="2026-01-01T00:00:00Z">
        <w:r>
          <w:t xml:space="preserve">such as a</w:t>
        </w:r>
      </w:ins>
      <w:ins w:id="3494" w:author="PR Preview" w:date="2026-01-01T00:00:00Z">
        <w:r>
          <w:t xml:space="preserve"> </w:t>
        </w:r>
      </w:ins>
      <w:hyperlink w:anchor="def-test-set">
        <w:ins w:id="3495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496" w:author="PR Preview" w:date="2026-01-01T00:00:00Z">
        <w:r>
          <w:t xml:space="preserve">,</w:t>
        </w:r>
      </w:ins>
      <w:ins w:id="3497" w:author="PR Preview" w:date="2026-01-01T00:00:00Z">
        <w:r>
          <w:t xml:space="preserve"> </w:t>
        </w:r>
      </w:ins>
      <w:ins w:id="3498" w:author="PR Preview" w:date="2026-01-01T00:00:00Z">
        <w:r>
          <w:t xml:space="preserve">or the outer folds of</w:t>
        </w:r>
      </w:ins>
      <w:ins w:id="3499" w:author="PR Preview" w:date="2026-01-01T00:00:00Z">
        <w:r>
          <w:t xml:space="preserve"> </w:t>
        </w:r>
      </w:ins>
      <w:hyperlink w:anchor="def-nested-cv">
        <w:ins w:id="3500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3501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3"/>
    <w:bookmarkStart w:id="228" w:name="def-cv-se"/>
    <w:p>
      <w:pPr>
        <w:pStyle w:val="BodyText"/>
      </w:pPr>
      <w:ins w:id="3502" w:author="PR Preview" w:date="2026-01-01T00:00:00Z">
        <w:r>
          <w:rPr>
            <w:b/>
            <w:bCs/>
          </w:rPr>
          <w:t xml:space="preserve">Definition 35 (Fold-based standard error)</w:t>
        </w:r>
      </w:ins>
      <w:ins w:id="3503" w:author="PR Preview" w:date="2026-01-01T00:00:00Z">
        <w:r>
          <w:t xml:space="preserve"> </w:t>
        </w:r>
      </w:ins>
      <w:ins w:id="3504" w:author="PR Preview" w:date="2026-01-01T00:00:00Z">
        <w:r>
          <w:t xml:space="preserve">The</w:t>
        </w:r>
      </w:ins>
      <w:ins w:id="3505" w:author="PR Preview" w:date="2026-01-01T00:00:00Z">
        <w:r>
          <w:t xml:space="preserve"> </w:t>
        </w:r>
      </w:ins>
      <w:ins w:id="3506" w:author="PR Preview" w:date="2026-01-01T00:00:00Z">
        <w:r>
          <w:rPr>
            <w:b/>
            <w:bCs/>
          </w:rPr>
          <w:t xml:space="preserve">fold-based standard error</w:t>
        </w:r>
      </w:ins>
      <w:ins w:id="350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508" w:author="PR Preview" w:date="2026-01-01T00:00:00Z">
        <w:r>
          <w:t xml:space="preserve"> </w:t>
        </w:r>
      </w:ins>
      <w:ins w:id="3509" w:author="PR Preview" w:date="2026-01-01T00:00:00Z">
        <w:r>
          <w:t xml:space="preserve">of a</w:t>
        </w:r>
      </w:ins>
      <w:ins w:id="3510" w:author="PR Preview" w:date="2026-01-01T00:00:00Z">
        <w:r>
          <w:t xml:space="preserve"> </w:t>
        </w:r>
      </w:ins>
      <m:oMath>
        <m:r>
          <m:t>k</m:t>
        </m:r>
      </m:oMath>
      <w:ins w:id="3511" w:author="PR Preview" w:date="2026-01-01T00:00:00Z">
        <w:r>
          <w:t xml:space="preserve">-fold</w:t>
        </w:r>
      </w:ins>
      <w:ins w:id="3512" w:author="PR Preview" w:date="2026-01-01T00:00:00Z">
        <w:r>
          <w:t xml:space="preserve"> </w:t>
        </w:r>
      </w:ins>
      <w:hyperlink w:anchor="def-cv-estimate">
        <w:ins w:id="3513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514" w:author="PR Preview" w:date="2026-01-01T00:00:00Z">
        <w:r>
          <w:t xml:space="preserve"> </w:t>
        </w:r>
      </w:ins>
      <w:ins w:id="3515" w:author="PR Preview" w:date="2026-01-01T00:00:00Z">
        <w:r>
          <w:t xml:space="preserve">is the</w:t>
        </w:r>
      </w:ins>
      <w:ins w:id="3516" w:author="PR Preview" w:date="2026-01-01T00:00:00Z">
        <w:r>
          <w:t xml:space="preserve"> </w:t>
        </w:r>
      </w:ins>
      <w:hyperlink r:id="rId224">
        <w:ins w:id="3517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3518" w:author="PR Preview" w:date="2026-01-01T00:00:00Z">
        <w:r>
          <w:t xml:space="preserve"> </w:t>
        </w:r>
      </w:ins>
      <w:ins w:id="3519" w:author="PR Preview" w:date="2026-01-01T00:00:00Z">
        <w:r>
          <w:t xml:space="preserve">of the</w:t>
        </w:r>
      </w:ins>
      <w:ins w:id="3520" w:author="PR Preview" w:date="2026-01-01T00:00:00Z">
        <w:r>
          <w:t xml:space="preserve"> </w:t>
        </w:r>
      </w:ins>
      <m:oMath>
        <m:r>
          <m:t>k</m:t>
        </m:r>
      </m:oMath>
      <w:ins w:id="3521" w:author="PR Preview" w:date="2026-01-01T00:00:00Z">
        <w:r>
          <w:t xml:space="preserve"> </w:t>
        </w:r>
      </w:ins>
      <w:hyperlink w:anchor="def-fold-mse">
        <w:ins w:id="3522" w:author="PR Preview" w:date="2026-01-01T00:00:00Z">
          <w:r>
            <w:rPr>
              <w:rStyle w:val="Hyperlink"/>
            </w:rPr>
            <w:t xml:space="preserve">fold mean squared errors</w:t>
          </w:r>
        </w:ins>
      </w:hyperlink>
      <w:ins w:id="3523" w:author="PR Preview" w:date="2026-01-01T00:00:00Z">
        <w:r>
          <w:t xml:space="preserve">,</w:t>
        </w:r>
      </w:ins>
      <w:ins w:id="3524" w:author="PR Preview" w:date="2026-01-01T00:00:00Z">
        <w:r>
          <w:t xml:space="preserve"> </w:t>
        </w:r>
      </w:ins>
      <w:ins w:id="3525" w:author="PR Preview" w:date="2026-01-01T00:00:00Z">
        <w:r>
          <w:t xml:space="preserve">divided by</w:t>
        </w:r>
      </w:ins>
      <w:ins w:id="3526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3527" w:author="PR Preview" w:date="2026-01-01T00:00:00Z">
        <w:r>
          <w:t xml:space="preserve">:</w:t>
        </w:r>
      </w:ins>
    </w:p>
    <w:p>
      <w:pPr>
        <w:pStyle w:val="BodyText"/>
      </w:pPr>
      <w:bookmarkStart w:id="225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8"/>
    <w:bookmarkStart w:id="230" w:name="rem-cv-se"/>
    <w:p>
      <w:pPr>
        <w:pStyle w:val="BodyText"/>
      </w:pPr>
      <w:ins w:id="3528" w:author="PR Preview" w:date="2026-01-01T00:00:00Z">
        <w:r>
          <w:rPr>
            <w:i/>
            <w:iCs/>
          </w:rPr>
          <w:t xml:space="preserve">Remark 15</w:t>
        </w:r>
      </w:ins>
      <w:ins w:id="3529" w:author="PR Preview" w:date="2026-01-01T00:00:00Z">
        <w:r>
          <w:t xml:space="preserve"> (The fold-based standard error is only a rough guide). </w:t>
        </w:r>
      </w:ins>
      <w:ins w:id="3530" w:author="PR Preview" w:date="2026-01-01T00:00:00Z">
        <w:r>
          <w:t xml:space="preserve">Hastie et al. (2009, sec. 7.10.1)</w:t>
        </w:r>
      </w:ins>
      <w:ins w:id="3531" w:author="PR Preview" w:date="2026-01-01T00:00:00Z">
        <w:r>
          <w:t xml:space="preserve"> </w:t>
        </w:r>
      </w:ins>
      <w:ins w:id="3532" w:author="PR Preview" w:date="2026-01-01T00:00:00Z">
        <w:r>
          <w:t xml:space="preserve">draw standard-error bars</w:t>
        </w:r>
      </w:ins>
      <w:ins w:id="3533" w:author="PR Preview" w:date="2026-01-01T00:00:00Z">
        <w:r>
          <w:t xml:space="preserve"> </w:t>
        </w:r>
      </w:ins>
      <w:ins w:id="3534" w:author="PR Preview" w:date="2026-01-01T00:00:00Z">
        <w:r>
          <w:t xml:space="preserve">computed from the per-fold errors as in</w:t>
        </w:r>
      </w:ins>
      <w:ins w:id="3535" w:author="PR Preview" w:date="2026-01-01T00:00:00Z">
        <w:r>
          <w:t xml:space="preserve"> </w:t>
        </w:r>
      </w:ins>
      <w:hyperlink w:anchor="eq-cv-se">
        <w:ins w:id="3536" w:author="PR Preview" w:date="2026-01-01T00:00:00Z">
          <w:r>
            <w:rPr>
              <w:rStyle w:val="Hyperlink"/>
            </w:rPr>
            <w:t xml:space="preserve">Equation 36</w:t>
          </w:r>
        </w:ins>
      </w:hyperlink>
      <w:ins w:id="3537" w:author="PR Preview" w:date="2026-01-01T00:00:00Z">
        <w:r>
          <w:t xml:space="preserve">.</w:t>
        </w:r>
      </w:ins>
      <w:ins w:id="3538" w:author="PR Preview" w:date="2026-01-01T00:00:00Z">
        <w:r>
          <w:t xml:space="preserve"> </w:t>
        </w:r>
      </w:ins>
      <w:ins w:id="3539" w:author="PR Preview" w:date="2026-01-01T00:00:00Z">
        <w:r>
          <w:t xml:space="preserve">That formula treats the</w:t>
        </w:r>
      </w:ins>
      <w:ins w:id="3540" w:author="PR Preview" w:date="2026-01-01T00:00:00Z">
        <w:r>
          <w:t xml:space="preserve"> </w:t>
        </w:r>
      </w:ins>
      <m:oMath>
        <m:r>
          <m:t>k</m:t>
        </m:r>
      </m:oMath>
      <w:ins w:id="3541" w:author="PR Preview" w:date="2026-01-01T00:00:00Z">
        <w:r>
          <w:t xml:space="preserve"> </w:t>
        </w:r>
      </w:ins>
      <w:ins w:id="3542" w:author="PR Preview" w:date="2026-01-01T00:00:00Z">
        <w:r>
          <w:t xml:space="preserve">fold errors</w:t>
        </w:r>
      </w:ins>
      <w:ins w:id="3543" w:author="PR Preview" w:date="2026-01-01T00:00:00Z">
        <w:r>
          <w:t xml:space="preserve"> </w:t>
        </w:r>
      </w:ins>
      <w:ins w:id="3544" w:author="PR Preview" w:date="2026-01-01T00:00:00Z">
        <w:r>
          <w:t xml:space="preserve">as if they were independent,</w:t>
        </w:r>
      </w:ins>
      <w:ins w:id="3545" w:author="PR Preview" w:date="2026-01-01T00:00:00Z">
        <w:r>
          <w:t xml:space="preserve"> </w:t>
        </w:r>
      </w:ins>
      <w:ins w:id="3546" w:author="PR Preview" w:date="2026-01-01T00:00:00Z">
        <w:r>
          <w:t xml:space="preserve">which they are not:</w:t>
        </w:r>
      </w:ins>
      <w:ins w:id="3547" w:author="PR Preview" w:date="2026-01-01T00:00:00Z">
        <w:r>
          <w:t xml:space="preserve"> </w:t>
        </w:r>
      </w:ins>
      <w:ins w:id="3548" w:author="PR Preview" w:date="2026-01-01T00:00:00Z">
        <w:r>
          <w:t xml:space="preserve">every pair of folds shares</w:t>
        </w:r>
      </w:ins>
      <w:ins w:id="354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3550" w:author="PR Preview" w:date="2026-01-01T00:00:00Z">
        <w:r>
          <w:t xml:space="preserve"> </w:t>
        </w:r>
      </w:ins>
      <w:ins w:id="3551" w:author="PR Preview" w:date="2026-01-01T00:00:00Z">
        <w:r>
          <w:t xml:space="preserve">folds of training data.</w:t>
        </w:r>
      </w:ins>
      <w:ins w:id="3552" w:author="PR Preview" w:date="2026-01-01T00:00:00Z">
        <w:r>
          <w:t xml:space="preserve"> </w:t>
        </w:r>
      </w:ins>
      <w:ins w:id="3553" w:author="PR Preview" w:date="2026-01-01T00:00:00Z">
        <w:r>
          <w:t xml:space="preserve">So</w:t>
        </w:r>
      </w:ins>
      <w:ins w:id="355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555" w:author="PR Preview" w:date="2026-01-01T00:00:00Z">
        <w:r>
          <w:t xml:space="preserve"> </w:t>
        </w:r>
      </w:ins>
      <w:ins w:id="3556" w:author="PR Preview" w:date="2026-01-01T00:00:00Z">
        <w:r>
          <w:t xml:space="preserve">is a rough indication</w:t>
        </w:r>
      </w:ins>
      <w:ins w:id="3557" w:author="PR Preview" w:date="2026-01-01T00:00:00Z">
        <w:r>
          <w:t xml:space="preserve"> </w:t>
        </w:r>
      </w:ins>
      <w:ins w:id="3558" w:author="PR Preview" w:date="2026-01-01T00:00:00Z">
        <w:r>
          <w:t xml:space="preserve">of how much</w:t>
        </w:r>
      </w:ins>
      <w:ins w:id="355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560" w:author="PR Preview" w:date="2026-01-01T00:00:00Z">
        <w:r>
          <w:t xml:space="preserve"> </w:t>
        </w:r>
      </w:ins>
      <w:ins w:id="3561" w:author="PR Preview" w:date="2026-01-01T00:00:00Z">
        <w:r>
          <w:t xml:space="preserve">might change with a different sample,</w:t>
        </w:r>
      </w:ins>
      <w:ins w:id="3562" w:author="PR Preview" w:date="2026-01-01T00:00:00Z">
        <w:r>
          <w:t xml:space="preserve"> </w:t>
        </w:r>
      </w:ins>
      <w:ins w:id="3563" w:author="PR Preview" w:date="2026-01-01T00:00:00Z">
        <w:r>
          <w:t xml:space="preserve">not a</w:t>
        </w:r>
      </w:ins>
      <w:ins w:id="3564" w:author="PR Preview" w:date="2026-01-01T00:00:00Z">
        <w:r>
          <w:t xml:space="preserve"> </w:t>
        </w:r>
      </w:ins>
      <w:hyperlink r:id="rId229">
        <w:ins w:id="3565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3566" w:author="PR Preview" w:date="2026-01-01T00:00:00Z">
        <w:r>
          <w:t xml:space="preserve"> </w:t>
        </w:r>
      </w:ins>
      <w:ins w:id="3567" w:author="PR Preview" w:date="2026-01-01T00:00:00Z">
        <w:r>
          <w:t xml:space="preserve">of</w:t>
        </w:r>
      </w:ins>
      <w:ins w:id="356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569" w:author="PR Preview" w:date="2026-01-01T00:00:00Z">
        <w:r>
          <w:t xml:space="preserve">.</w:t>
        </w:r>
      </w:ins>
    </w:p>
    <w:bookmarkEnd w:id="230"/>
    <w:bookmarkStart w:id="232" w:name="def-fold-mse-indexed"/>
    <w:p>
      <w:pPr>
        <w:pStyle w:val="BodyText"/>
      </w:pPr>
      <w:ins w:id="3570" w:author="PR Preview" w:date="2026-01-01T00:00:00Z">
        <w:r>
          <w:rPr>
            <w:b/>
            <w:bCs/>
          </w:rPr>
          <w:t xml:space="preserve">Definition 36 (Fold mean squared error of a named procedure)</w:t>
        </w:r>
      </w:ins>
      <w:ins w:id="3571" w:author="PR Preview" w:date="2026-01-01T00:00:00Z">
        <w:r>
          <w:t xml:space="preserve"> </w:t>
        </w:r>
      </w:ins>
      <w:ins w:id="3572" w:author="PR Preview" w:date="2026-01-01T00:00:00Z">
        <w:r>
          <w:t xml:space="preserve">The</w:t>
        </w:r>
      </w:ins>
      <w:ins w:id="3573" w:author="PR Preview" w:date="2026-01-01T00:00:00Z">
        <w:r>
          <w:t xml:space="preserve"> </w:t>
        </w:r>
      </w:ins>
      <w:ins w:id="3574" w:author="PR Preview" w:date="2026-01-01T00:00:00Z">
        <w:r>
          <w:rPr>
            <w:b/>
            <w:bCs/>
          </w:rPr>
          <w:t xml:space="preserve">fold mean squared error of procedure</w:t>
        </w:r>
      </w:ins>
      <w:ins w:id="3575" w:author="PR Preview" w:date="2026-01-01T00:00:00Z">
        <w:r>
          <w:t xml:space="preserve"> </w:t>
        </w:r>
      </w:ins>
      <m:oMath>
        <m:r>
          <m:t>g</m:t>
        </m:r>
      </m:oMath>
      <w:ins w:id="3576" w:author="PR Preview" w:date="2026-01-01T00:00:00Z">
        <w:r>
          <w:t xml:space="preserve"> </w:t>
        </w:r>
      </w:ins>
      <w:ins w:id="3577" w:author="PR Preview" w:date="2026-01-01T00:00:00Z">
        <w:r>
          <w:t xml:space="preserve">for</w:t>
        </w:r>
      </w:ins>
      <w:ins w:id="3578" w:author="PR Preview" w:date="2026-01-01T00:00:00Z">
        <w:r>
          <w:t xml:space="preserve"> </w:t>
        </w:r>
      </w:ins>
      <w:hyperlink w:anchor="def-folds">
        <w:ins w:id="357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58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581" w:author="PR Preview" w:date="2026-01-01T00:00:00Z">
        <w:r>
          <w:t xml:space="preserve"> </w:t>
        </w:r>
      </w:ins>
      <w:ins w:id="3582" w:author="PR Preview" w:date="2026-01-01T00:00:00Z">
        <w:r>
          <w:t xml:space="preserve">of a training set</w:t>
        </w:r>
      </w:ins>
      <w:ins w:id="35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584" w:author="PR Preview" w:date="2026-01-01T00:00:00Z">
        <w:r>
          <w:t xml:space="preserve">, indexed by</w:t>
        </w:r>
      </w:ins>
      <w:ins w:id="3585" w:author="PR Preview" w:date="2026-01-01T00:00:00Z">
        <w:r>
          <w:t xml:space="preserve"> </w:t>
        </w:r>
      </w:ins>
      <m:oMath>
        <m:r>
          <m:t>I</m:t>
        </m:r>
      </m:oMath>
      <w:ins w:id="3586" w:author="PR Preview" w:date="2026-01-01T00:00:00Z">
        <w:r>
          <w:t xml:space="preserve">,</w:t>
        </w:r>
      </w:ins>
      <w:ins w:id="3587" w:author="PR Preview" w:date="2026-01-01T00:00:00Z">
        <w:r>
          <w:t xml:space="preserve"> </w:t>
        </w:r>
      </w:ins>
      <w:ins w:id="3588" w:author="PR Preview" w:date="2026-01-01T00:00:00Z">
        <w:r>
          <w:t xml:space="preserve">is the</w:t>
        </w:r>
      </w:ins>
      <w:ins w:id="3589" w:author="PR Preview" w:date="2026-01-01T00:00:00Z">
        <w:r>
          <w:t xml:space="preserve"> </w:t>
        </w:r>
      </w:ins>
      <w:hyperlink w:anchor="def-fold-mse">
        <w:ins w:id="3590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3591" w:author="PR Preview" w:date="2026-01-01T00:00:00Z">
        <w:r>
          <w:t xml:space="preserve"> </w:t>
        </w:r>
      </w:ins>
      <w:ins w:id="3592" w:author="PR Preview" w:date="2026-01-01T00:00:00Z">
        <w:r>
          <w:t xml:space="preserve">computed with the</w:t>
        </w:r>
      </w:ins>
      <w:ins w:id="3593" w:author="PR Preview" w:date="2026-01-01T00:00:00Z">
        <w:r>
          <w:t xml:space="preserve"> </w:t>
        </w:r>
      </w:ins>
      <w:hyperlink w:anchor="def-fold-out-rule">
        <w:ins w:id="3594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595" w:author="PR Preview" w:date="2026-01-01T00:00:00Z">
        <w:r>
          <w:t xml:space="preserve"> </w:t>
        </w:r>
      </w:ins>
      <w:ins w:id="3596" w:author="PR Preview" w:date="2026-01-01T00:00:00Z">
        <w:r>
          <w:t xml:space="preserve">that</w:t>
        </w:r>
      </w:ins>
      <w:ins w:id="3597" w:author="PR Preview" w:date="2026-01-01T00:00:00Z">
        <w:r>
          <w:t xml:space="preserve"> </w:t>
        </w:r>
      </w:ins>
      <m:oMath>
        <m:r>
          <m:t>g</m:t>
        </m:r>
      </m:oMath>
      <w:ins w:id="3598" w:author="PR Preview" w:date="2026-01-01T00:00:00Z">
        <w:r>
          <w:t xml:space="preserve"> </w:t>
        </w:r>
      </w:ins>
      <w:ins w:id="3599" w:author="PR Preview" w:date="2026-01-01T00:00:00Z">
        <w:r>
          <w:t xml:space="preserve">produces:</w:t>
        </w:r>
      </w:ins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ins w:id="3600" w:author="PR Preview" w:date="2026-01-01T00:00:00Z">
        <w:r>
          <w:rPr>
            <w:b/>
            <w:bCs/>
          </w:rPr>
          <w:t xml:space="preserve">Definition 37 (Fold-based standard error of a named procedure)</w:t>
        </w:r>
      </w:ins>
      <w:ins w:id="3601" w:author="PR Preview" w:date="2026-01-01T00:00:00Z">
        <w:r>
          <w:t xml:space="preserve"> </w:t>
        </w:r>
      </w:ins>
      <w:ins w:id="3602" w:author="PR Preview" w:date="2026-01-01T00:00:00Z">
        <w:r>
          <w:t xml:space="preserve">The</w:t>
        </w:r>
      </w:ins>
      <w:ins w:id="3603" w:author="PR Preview" w:date="2026-01-01T00:00:00Z">
        <w:r>
          <w:t xml:space="preserve"> </w:t>
        </w:r>
      </w:ins>
      <w:ins w:id="3604" w:author="PR Preview" w:date="2026-01-01T00:00:00Z">
        <w:r>
          <w:rPr>
            <w:b/>
            <w:bCs/>
          </w:rPr>
          <w:t xml:space="preserve">fold-based standard error of procedure</w:t>
        </w:r>
      </w:ins>
      <w:ins w:id="3605" w:author="PR Preview" w:date="2026-01-01T00:00:00Z">
        <w:r>
          <w:t xml:space="preserve"> </w:t>
        </w:r>
      </w:ins>
      <m:oMath>
        <m:r>
          <m:t>g</m:t>
        </m:r>
      </m:oMath>
      <w:ins w:id="3606" w:author="PR Preview" w:date="2026-01-01T00:00:00Z">
        <w:r>
          <w:t xml:space="preserve"> </w:t>
        </w:r>
      </w:ins>
      <w:ins w:id="3607" w:author="PR Preview" w:date="2026-01-01T00:00:00Z">
        <w:r>
          <w:t xml:space="preserve">on a training set</w:t>
        </w:r>
      </w:ins>
      <w:ins w:id="360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609" w:author="PR Preview" w:date="2026-01-01T00:00:00Z">
        <w:r>
          <w:t xml:space="preserve">,</w:t>
        </w:r>
      </w:ins>
      <w:ins w:id="3610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</m:oMath>
      <w:ins w:id="3611" w:author="PR Preview" w:date="2026-01-01T00:00:00Z">
        <w:r>
          <w:t xml:space="preserve">,</w:t>
        </w:r>
      </w:ins>
      <w:ins w:id="3612" w:author="PR Preview" w:date="2026-01-01T00:00:00Z">
        <w:r>
          <w:t xml:space="preserve"> </w:t>
        </w:r>
      </w:ins>
      <w:ins w:id="3613" w:author="PR Preview" w:date="2026-01-01T00:00:00Z">
        <w:r>
          <w:t xml:space="preserve">is the</w:t>
        </w:r>
      </w:ins>
      <w:ins w:id="3614" w:author="PR Preview" w:date="2026-01-01T00:00:00Z">
        <w:r>
          <w:t xml:space="preserve"> </w:t>
        </w:r>
      </w:ins>
      <w:hyperlink w:anchor="def-cv-se">
        <w:ins w:id="3615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3616" w:author="PR Preview" w:date="2026-01-01T00:00:00Z">
        <w:r>
          <w:t xml:space="preserve"> </w:t>
        </w:r>
      </w:ins>
      <w:ins w:id="3617" w:author="PR Preview" w:date="2026-01-01T00:00:00Z">
        <w:r>
          <w:t xml:space="preserve">computed from the</w:t>
        </w:r>
      </w:ins>
      <w:ins w:id="3618" w:author="PR Preview" w:date="2026-01-01T00:00:00Z">
        <w:r>
          <w:t xml:space="preserve"> </w:t>
        </w:r>
      </w:ins>
      <w:hyperlink w:anchor="def-fold-mse-indexed">
        <w:ins w:id="3619" w:author="PR Preview" w:date="2026-01-01T00:00:00Z">
          <w:r>
            <w:rPr>
              <w:rStyle w:val="Hyperlink"/>
            </w:rPr>
            <w:t xml:space="preserve">fold mean squared errors of</w:t>
          </w:r>
        </w:ins>
        <w:ins w:id="3620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3621" w:author="PR Preview" w:date="2026-01-01T00:00:00Z">
        <w:r>
          <w:t xml:space="preserve">:</w:t>
        </w:r>
      </w:ins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one-se-rule"/>
    <w:p>
      <w:pPr>
        <w:pStyle w:val="FirstParagraph"/>
      </w:pPr>
      <w:ins w:id="3622" w:author="PR Preview" w:date="2026-01-01T00:00:00Z">
        <w:r>
          <w:rPr>
            <w:b/>
            <w:bCs/>
          </w:rPr>
          <w:t xml:space="preserve">Definition 38 (One-standard-error rule)</w:t>
        </w:r>
      </w:ins>
      <w:ins w:id="3623" w:author="PR Preview" w:date="2026-01-01T00:00:00Z">
        <w:r>
          <w:t xml:space="preserve"> </w:t>
        </w:r>
      </w:ins>
      <w:ins w:id="3624" w:author="PR Preview" w:date="2026-01-01T00:00:00Z">
        <w:r>
          <w:t xml:space="preserve">Let</w:t>
        </w:r>
      </w:ins>
      <w:ins w:id="362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626" w:author="PR Preview" w:date="2026-01-01T00:00:00Z">
        <w:r>
          <w:t xml:space="preserve"> </w:t>
        </w:r>
      </w:ins>
      <w:ins w:id="3627" w:author="PR Preview" w:date="2026-01-01T00:00:00Z">
        <w:r>
          <w:t xml:space="preserve">be candidate</w:t>
        </w:r>
      </w:ins>
      <w:ins w:id="3628" w:author="PR Preview" w:date="2026-01-01T00:00:00Z">
        <w:r>
          <w:t xml:space="preserve"> </w:t>
        </w:r>
      </w:ins>
      <w:hyperlink w:anchor="def-fitting-procedure">
        <w:ins w:id="362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630" w:author="PR Preview" w:date="2026-01-01T00:00:00Z">
        <w:r>
          <w:t xml:space="preserve">,</w:t>
        </w:r>
      </w:ins>
      <w:ins w:id="3631" w:author="PR Preview" w:date="2026-01-01T00:00:00Z">
        <w:r>
          <w:t xml:space="preserve"> </w:t>
        </w:r>
      </w:ins>
      <w:ins w:id="3632" w:author="PR Preview" w:date="2026-01-01T00:00:00Z">
        <w:r>
          <w:t xml:space="preserve">each</w:t>
        </w:r>
      </w:ins>
      <w:ins w:id="3633" w:author="PR Preview" w:date="2026-01-01T00:00:00Z">
        <w:r>
          <w:t xml:space="preserve"> </w:t>
        </w:r>
      </w:ins>
      <w:hyperlink w:anchor="def-flexibility">
        <w:ins w:id="3634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3635" w:author="PR Preview" w:date="2026-01-01T00:00:00Z">
        <w:r>
          <w:t xml:space="preserve"> </w:t>
        </w:r>
      </w:ins>
      <w:ins w:id="3636" w:author="PR Preview" w:date="2026-01-01T00:00:00Z">
        <w:r>
          <w:t xml:space="preserve">as the one before,</w:t>
        </w:r>
      </w:ins>
      <w:ins w:id="3637" w:author="PR Preview" w:date="2026-01-01T00:00:00Z">
        <w:r>
          <w:t xml:space="preserve"> </w:t>
        </w:r>
      </w:ins>
      <w:ins w:id="3638" w:author="PR Preview" w:date="2026-01-01T00:00:00Z">
        <w:r>
          <w:t xml:space="preserve">cross-validated on a training set</w:t>
        </w:r>
      </w:ins>
      <w:ins w:id="363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640" w:author="PR Preview" w:date="2026-01-01T00:00:00Z">
        <w:r>
          <w:t xml:space="preserve"> </w:t>
        </w:r>
      </w:ins>
      <w:ins w:id="3641" w:author="PR Preview" w:date="2026-01-01T00:00:00Z">
        <w:r>
          <w:t xml:space="preserve">with the same folds,</w:t>
        </w:r>
      </w:ins>
      <w:ins w:id="3642" w:author="PR Preview" w:date="2026-01-01T00:00:00Z">
        <w:r>
          <w:t xml:space="preserve"> </w:t>
        </w:r>
      </w:ins>
      <w:ins w:id="3643" w:author="PR Preview" w:date="2026-01-01T00:00:00Z">
        <w:r>
          <w:t xml:space="preserve">and let</w:t>
        </w:r>
      </w:ins>
      <w:ins w:id="364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3645" w:author="PR Preview" w:date="2026-01-01T00:00:00Z">
        <w:r>
          <w:t xml:space="preserve"> </w:t>
        </w:r>
      </w:ins>
      <w:ins w:id="3646" w:author="PR Preview" w:date="2026-01-01T00:00:00Z">
        <w:r>
          <w:t xml:space="preserve">be the one with the smallest</w:t>
        </w:r>
      </w:ins>
      <w:ins w:id="3647" w:author="PR Preview" w:date="2026-01-01T00:00:00Z">
        <w:r>
          <w:t xml:space="preserve"> </w:t>
        </w:r>
      </w:ins>
      <w:hyperlink w:anchor="def-cv-estimate-indexed">
        <w:ins w:id="364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649" w:author="PR Preview" w:date="2026-01-01T00:00:00Z">
        <w:r>
          <w:t xml:space="preserve">.</w:t>
        </w:r>
      </w:ins>
      <w:ins w:id="3650" w:author="PR Preview" w:date="2026-01-01T00:00:00Z">
        <w:r>
          <w:t xml:space="preserve"> </w:t>
        </w:r>
      </w:ins>
      <w:ins w:id="3651" w:author="PR Preview" w:date="2026-01-01T00:00:00Z">
        <w:r>
          <w:t xml:space="preserve">The</w:t>
        </w:r>
      </w:ins>
      <w:ins w:id="3652" w:author="PR Preview" w:date="2026-01-01T00:00:00Z">
        <w:r>
          <w:t xml:space="preserve"> </w:t>
        </w:r>
      </w:ins>
      <w:ins w:id="3653" w:author="PR Preview" w:date="2026-01-01T00:00:00Z">
        <w:r>
          <w:rPr>
            <w:b/>
            <w:bCs/>
          </w:rPr>
          <w:t xml:space="preserve">one-standard-error rule</w:t>
        </w:r>
      </w:ins>
      <w:ins w:id="3654" w:author="PR Preview" w:date="2026-01-01T00:00:00Z">
        <w:r>
          <w:t xml:space="preserve"> </w:t>
        </w:r>
      </w:ins>
      <w:ins w:id="3655" w:author="PR Preview" w:date="2026-01-01T00:00:00Z">
        <w:r>
          <w:t xml:space="preserve">chooses the smallest</w:t>
        </w:r>
      </w:ins>
      <w:ins w:id="3656" w:author="PR Preview" w:date="2026-01-01T00:00:00Z">
        <w:r>
          <w:t xml:space="preserve"> </w:t>
        </w:r>
      </w:ins>
      <m:oMath>
        <m:r>
          <m:t>l</m:t>
        </m:r>
      </m:oMath>
      <w:ins w:id="3657" w:author="PR Preview" w:date="2026-01-01T00:00:00Z">
        <w:r>
          <w:t xml:space="preserve"> </w:t>
        </w:r>
      </w:ins>
      <w:ins w:id="3658" w:author="PR Preview" w:date="2026-01-01T00:00:00Z">
        <w:r>
          <w:t xml:space="preserve">whose estimate is within one</w:t>
        </w:r>
      </w:ins>
      <w:ins w:id="3659" w:author="PR Preview" w:date="2026-01-01T00:00:00Z">
        <w:r>
          <w:t xml:space="preserve"> </w:t>
        </w:r>
      </w:ins>
      <w:hyperlink w:anchor="def-cv-se-indexed">
        <w:ins w:id="3660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3661" w:author="PR Preview" w:date="2026-01-01T00:00:00Z">
        <w:r>
          <w:t xml:space="preserve"> </w:t>
        </w:r>
      </w:ins>
      <w:ins w:id="3662" w:author="PR Preview" w:date="2026-01-01T00:00:00Z">
        <w:r>
          <w:t xml:space="preserve">of the smallest:</w:t>
        </w:r>
      </w:ins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8"/>
    <w:bookmarkStart w:id="243" w:name="exm-one-se-rule"/>
    <w:p>
      <w:pPr>
        <w:pStyle w:val="BodyText"/>
      </w:pPr>
      <w:ins w:id="3663" w:author="PR Preview" w:date="2026-01-01T00:00:00Z">
        <w:r>
          <w:rPr>
            <w:b/>
            <w:bCs/>
          </w:rPr>
          <w:t xml:space="preserve">Example 10 (The one-standard-error rule for the simulated polynomials)</w:t>
        </w:r>
      </w:ins>
      <w:ins w:id="3664" w:author="PR Preview" w:date="2026-01-01T00:00:00Z">
        <w:r>
          <w:t xml:space="preserve"> </w:t>
        </w:r>
      </w:ins>
      <w:ins w:id="3665" w:author="PR Preview" w:date="2026-01-01T00:00:00Z">
        <w:r>
          <w:t xml:space="preserve">This example applies 10-fold cross-validation</w:t>
        </w:r>
      </w:ins>
      <w:ins w:id="3666" w:author="PR Preview" w:date="2026-01-01T00:00:00Z">
        <w:r>
          <w:t xml:space="preserve"> </w:t>
        </w:r>
      </w:ins>
      <w:ins w:id="3667" w:author="PR Preview" w:date="2026-01-01T00:00:00Z">
        <w:r>
          <w:t xml:space="preserve">to the simulated training set of</w:t>
        </w:r>
      </w:ins>
      <w:ins w:id="3668" w:author="PR Preview" w:date="2026-01-01T00:00:00Z">
        <w:r>
          <w:t xml:space="preserve"> </w:t>
        </w:r>
      </w:ins>
      <w:hyperlink w:anchor="exm-train-test-error-simulated">
        <w:ins w:id="3669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670" w:author="PR Preview" w:date="2026-01-01T00:00:00Z">
        <w:r>
          <w:t xml:space="preserve">,</w:t>
        </w:r>
      </w:ins>
      <w:ins w:id="3671" w:author="PR Preview" w:date="2026-01-01T00:00:00Z">
        <w:r>
          <w:t xml:space="preserve"> </w:t>
        </w:r>
      </w:ins>
      <w:ins w:id="3672" w:author="PR Preview" w:date="2026-01-01T00:00:00Z">
        <w:r>
          <w:t xml:space="preserve">records the mean squared error in each fold,</w:t>
        </w:r>
      </w:ins>
      <w:ins w:id="3673" w:author="PR Preview" w:date="2026-01-01T00:00:00Z">
        <w:r>
          <w:t xml:space="preserve"> </w:t>
        </w:r>
      </w:ins>
      <w:ins w:id="3674" w:author="PR Preview" w:date="2026-01-01T00:00:00Z">
        <w:r>
          <w:t xml:space="preserve">and applies</w:t>
        </w:r>
      </w:ins>
      <w:ins w:id="3675" w:author="PR Preview" w:date="2026-01-01T00:00:00Z">
        <w:r>
          <w:t xml:space="preserve"> </w:t>
        </w:r>
      </w:ins>
      <w:hyperlink w:anchor="def-one-se-rule">
        <w:ins w:id="3676" w:author="PR Preview" w:date="2026-01-01T00:00:00Z">
          <w:r>
            <w:rPr>
              <w:rStyle w:val="Hyperlink"/>
            </w:rPr>
            <w:t xml:space="preserve">Definition 38</w:t>
          </w:r>
        </w:ins>
      </w:hyperlink>
      <w:ins w:id="3677" w:author="PR Preview" w:date="2026-01-01T00:00:00Z">
        <w:r>
          <w:t xml:space="preserve"> </w:t>
        </w:r>
      </w:ins>
      <w:ins w:id="3678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2"/>
        </w:tc>
      </w:tr>
    </w:tbl>
    <w:p>
      <w:pPr>
        <w:pStyle w:val="BodyText"/>
      </w:pPr>
      <w:del w:id="3679" w:author="PR Preview" w:date="2026-01-01T00:00:00Z">
        <w:r>
          <w:delText xml:space="preserve">The smallest estimate is at degree 8.</w:delText>
        </w:r>
      </w:del>
      <w:del w:id="3680" w:author="PR Preview" w:date="2026-01-01T00:00:00Z">
        <w:r>
          <w:delText xml:space="preserve"> </w:delText>
        </w:r>
      </w:del>
      <w:del w:id="3681" w:author="PR Preview" w:date="2026-01-01T00:00:00Z">
        <w:r>
          <w:delText xml:space="preserve">The lowest degree within one fold-based standard error of it</w:delText>
        </w:r>
      </w:del>
      <w:del w:id="3682" w:author="PR Preview" w:date="2026-01-01T00:00:00Z">
        <w:r>
          <w:delText xml:space="preserve"> </w:delText>
        </w:r>
      </w:del>
      <w:del w:id="3683" w:author="PR Preview" w:date="2026-01-01T00:00:00Z">
        <w:r>
          <w:delText xml:space="preserve">is degree 3,</w:delText>
        </w:r>
      </w:del>
      <w:del w:id="3684" w:author="PR Preview" w:date="2026-01-01T00:00:00Z">
        <w:r>
          <w:delText xml:space="preserve"> </w:delText>
        </w:r>
      </w:del>
      <w:del w:id="3685" w:author="PR Preview" w:date="2026-01-01T00:00:00Z">
        <w:r>
          <w:delText xml:space="preserve">which is the one-standard-error rule’s choice.</w:delText>
        </w:r>
      </w:del>
      <w:del w:id="3686" w:author="PR Preview" w:date="2026-01-01T00:00:00Z">
        <w:r>
          <w:delText xml:space="preserve"> </w:delText>
        </w:r>
      </w:del>
      <w:del w:id="3687" w:author="PR Preview" w:date="2026-01-01T00:00:00Z">
        <w:r>
          <w:delText xml:space="preserve">The rule prefers the simpler model</w:delText>
        </w:r>
      </w:del>
      <w:del w:id="3688" w:author="PR Preview" w:date="2026-01-01T00:00:00Z">
        <w:r>
          <w:delText xml:space="preserve"> </w:delText>
        </w:r>
      </w:del>
      <w:del w:id="3689" w:author="PR Preview" w:date="2026-01-01T00:00:00Z">
        <w:r>
          <w:delText xml:space="preserve">when the data cannot clearly tell it apart from the degree with the smallest estimate.</w:delText>
        </w:r>
      </w:del>
      <w:del w:id="3690" w:author="PR Preview" w:date="2026-01-01T00:00:00Z">
        <w:r>
          <w:delText xml:space="preserve"> </w:delText>
        </w:r>
      </w:del>
      <w:del w:id="3691" w:author="PR Preview" w:date="2026-01-01T00:00:00Z">
        <w:r>
          <w:delText xml:space="preserve">Because the data are simulated,</w:delText>
        </w:r>
      </w:del>
      <w:del w:id="3692" w:author="PR Preview" w:date="2026-01-01T00:00:00Z">
        <w:r>
          <w:delText xml:space="preserve"> </w:delText>
        </w:r>
      </w:del>
      <w:del w:id="3693" w:author="PR Preview" w:date="2026-01-01T00:00:00Z">
        <w:r>
          <w:delText xml:space="preserve">we can check both choices against</w:delText>
        </w:r>
      </w:del>
      <w:del w:id="3694" w:author="PR Preview" w:date="2026-01-01T00:00:00Z">
        <w:r>
          <w:delText xml:space="preserve"> </w:delText>
        </w:r>
      </w:del>
      <w:del w:id="3695" w:author="PR Preview" w:date="2026-01-01T00:00:00Z">
        <w:r>
          <w:delText xml:space="preserve">the estimated generalization RMSE of</w:delText>
        </w:r>
      </w:del>
      <w:del w:id="3696" w:author="PR Preview" w:date="2026-01-01T00:00:00Z">
        <w:r>
          <w:delText xml:space="preserve"> </w:delText>
        </w:r>
      </w:del>
      <w:hyperlink w:anchor="exm-train-test-error-simulated">
        <w:del w:id="3697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3698" w:author="PR Preview" w:date="2026-01-01T00:00:00Z">
        <w:r>
          <w:delText xml:space="preserve"> </w:delText>
        </w:r>
      </w:del>
      <w:del w:id="3699" w:author="PR Preview" w:date="2026-01-01T00:00:00Z">
        <w:r>
          <w:delText xml:space="preserve">for each:</w:delText>
        </w:r>
      </w:del>
      <w:del w:id="3700" w:author="PR Preview" w:date="2026-01-01T00:00:00Z">
        <w:r>
          <w:delText xml:space="preserve"> </w:delText>
        </w:r>
      </w:del>
      <w:del w:id="3701" w:author="PR Preview" w:date="2026-01-01T00:00:00Z">
        <w:r>
          <w:delText xml:space="preserve">0.335 for degree 8</w:delText>
        </w:r>
      </w:del>
      <w:del w:id="3702" w:author="PR Preview" w:date="2026-01-01T00:00:00Z">
        <w:r>
          <w:delText xml:space="preserve"> </w:delText>
        </w:r>
      </w:del>
      <w:del w:id="3703" w:author="PR Preview" w:date="2026-01-01T00:00:00Z">
        <w:r>
          <w:delText xml:space="preserve">and 0.315 for degree 3.</w:delText>
        </w:r>
      </w:del>
    </w:p>
    <w:p>
      <w:pPr>
        <w:pStyle w:val="BodyText"/>
      </w:pPr>
      <w:ins w:id="3704" w:author="PR Preview" w:date="2026-01-01T00:00:00Z">
        <w:r>
          <w:t xml:space="preserve">The smallest estimate is at degree 8.</w:t>
        </w:r>
      </w:ins>
      <w:ins w:id="3705" w:author="PR Preview" w:date="2026-01-01T00:00:00Z">
        <w:r>
          <w:t xml:space="preserve"> </w:t>
        </w:r>
      </w:ins>
      <w:ins w:id="3706" w:author="PR Preview" w:date="2026-01-01T00:00:00Z">
        <w:r>
          <w:t xml:space="preserve">The lowest degree within one fold-based standard error of it</w:t>
        </w:r>
      </w:ins>
      <w:ins w:id="3707" w:author="PR Preview" w:date="2026-01-01T00:00:00Z">
        <w:r>
          <w:t xml:space="preserve"> </w:t>
        </w:r>
      </w:ins>
      <w:ins w:id="3708" w:author="PR Preview" w:date="2026-01-01T00:00:00Z">
        <w:r>
          <w:t xml:space="preserve">is degree 3,</w:t>
        </w:r>
      </w:ins>
      <w:ins w:id="3709" w:author="PR Preview" w:date="2026-01-01T00:00:00Z">
        <w:r>
          <w:t xml:space="preserve"> </w:t>
        </w:r>
      </w:ins>
      <w:ins w:id="3710" w:author="PR Preview" w:date="2026-01-01T00:00:00Z">
        <w:r>
          <w:t xml:space="preserve">which is the one-standard-error rule’s choice.</w:t>
        </w:r>
      </w:ins>
      <w:ins w:id="3711" w:author="PR Preview" w:date="2026-01-01T00:00:00Z">
        <w:r>
          <w:t xml:space="preserve"> </w:t>
        </w:r>
      </w:ins>
      <w:ins w:id="3712" w:author="PR Preview" w:date="2026-01-01T00:00:00Z">
        <w:r>
          <w:t xml:space="preserve">The rule prefers the simpler model</w:t>
        </w:r>
      </w:ins>
      <w:ins w:id="3713" w:author="PR Preview" w:date="2026-01-01T00:00:00Z">
        <w:r>
          <w:t xml:space="preserve"> </w:t>
        </w:r>
      </w:ins>
      <w:ins w:id="3714" w:author="PR Preview" w:date="2026-01-01T00:00:00Z">
        <w:r>
          <w:t xml:space="preserve">when the data cannot clearly tell it apart from the degree with the smallest estimate.</w:t>
        </w:r>
      </w:ins>
      <w:ins w:id="3715" w:author="PR Preview" w:date="2026-01-01T00:00:00Z">
        <w:r>
          <w:t xml:space="preserve"> </w:t>
        </w:r>
      </w:ins>
      <w:ins w:id="3716" w:author="PR Preview" w:date="2026-01-01T00:00:00Z">
        <w:r>
          <w:t xml:space="preserve">Because the data are simulated,</w:t>
        </w:r>
      </w:ins>
      <w:ins w:id="3717" w:author="PR Preview" w:date="2026-01-01T00:00:00Z">
        <w:r>
          <w:t xml:space="preserve"> </w:t>
        </w:r>
      </w:ins>
      <w:ins w:id="3718" w:author="PR Preview" w:date="2026-01-01T00:00:00Z">
        <w:r>
          <w:t xml:space="preserve">we can check both choices against</w:t>
        </w:r>
      </w:ins>
      <w:ins w:id="3719" w:author="PR Preview" w:date="2026-01-01T00:00:00Z">
        <w:r>
          <w:t xml:space="preserve"> </w:t>
        </w:r>
      </w:ins>
      <w:ins w:id="3720" w:author="PR Preview" w:date="2026-01-01T00:00:00Z">
        <w:r>
          <w:t xml:space="preserve">the estimated generalization RMSE of</w:t>
        </w:r>
      </w:ins>
      <w:ins w:id="3721" w:author="PR Preview" w:date="2026-01-01T00:00:00Z">
        <w:r>
          <w:t xml:space="preserve"> </w:t>
        </w:r>
      </w:ins>
      <w:hyperlink w:anchor="exm-train-test-error-simulated">
        <w:ins w:id="3722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723" w:author="PR Preview" w:date="2026-01-01T00:00:00Z">
        <w:r>
          <w:t xml:space="preserve"> </w:t>
        </w:r>
      </w:ins>
      <w:ins w:id="3724" w:author="PR Preview" w:date="2026-01-01T00:00:00Z">
        <w:r>
          <w:t xml:space="preserve">for each:</w:t>
        </w:r>
      </w:ins>
      <w:ins w:id="3725" w:author="PR Preview" w:date="2026-01-01T00:00:00Z">
        <w:r>
          <w:t xml:space="preserve"> </w:t>
        </w:r>
      </w:ins>
      <w:ins w:id="3726" w:author="PR Preview" w:date="2026-01-01T00:00:00Z">
        <w:r>
          <w:t xml:space="preserve">0.335 for degree 8</w:t>
        </w:r>
      </w:ins>
      <w:ins w:id="3727" w:author="PR Preview" w:date="2026-01-01T00:00:00Z">
        <w:r>
          <w:t xml:space="preserve"> </w:t>
        </w:r>
      </w:ins>
      <w:ins w:id="3728" w:author="PR Preview" w:date="2026-01-01T00:00:00Z">
        <w:r>
          <w:t xml:space="preserve">and 0.315 for degree 3.</w:t>
        </w:r>
      </w:ins>
    </w:p>
    <w:bookmarkEnd w:id="243"/>
    <w:bookmarkEnd w:id="244"/>
    <w:bookmarkStart w:id="251" w:name="sec-cv-whole-procedure"/>
    <w:p>
      <w:pPr>
        <w:pStyle w:val="Heading2"/>
      </w:pPr>
      <w:r>
        <w:t xml:space="preserve">8 Cross-validating the whole procedure</w:t>
      </w:r>
    </w:p>
    <w:bookmarkStart w:id="247" w:name="exr-cv-screening"/>
    <w:p>
      <w:pPr>
        <w:pStyle w:val="FirstParagraph"/>
      </w:pPr>
      <w:del w:id="3729" w:author="PR Preview" w:date="2026-01-01T00:00:00Z">
        <w:r>
          <w:rPr>
            <w:b/>
            <w:bCs/>
          </w:rPr>
          <w:delText xml:space="preserve">Exercise 9 (Screening predictors before cross-validating)</w:delText>
        </w:r>
      </w:del>
      <w:del w:id="3730" w:author="PR Preview" w:date="2026-01-01T00:00:00Z">
        <w:r>
          <w:delText xml:space="preserve"> </w:delText>
        </w:r>
      </w:del>
      <w:del w:id="3731" w:author="PR Preview" w:date="2026-01-01T00:00:00Z">
        <w:r>
          <w:delText xml:space="preserve">A data set has</w:delText>
        </w:r>
      </w:del>
      <w:del w:id="373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50</m:t>
        </m:r>
      </m:oMath>
      <w:del w:id="3733" w:author="PR Preview" w:date="2026-01-01T00:00:00Z">
        <w:r>
          <w:delText xml:space="preserve"> </w:delText>
        </w:r>
      </w:del>
      <w:del w:id="3734" w:author="PR Preview" w:date="2026-01-01T00:00:00Z">
        <w:r>
          <w:delText xml:space="preserve">observations of an outcome</w:delText>
        </w:r>
      </w:del>
      <w:del w:id="3735" w:author="PR Preview" w:date="2026-01-01T00:00:00Z">
        <w:r>
          <w:delText xml:space="preserve"> </w:delText>
        </w:r>
      </w:del>
      <m:oMath>
        <m:r>
          <m:t>Y</m:t>
        </m:r>
      </m:oMath>
      <w:del w:id="3736" w:author="PR Preview" w:date="2026-01-01T00:00:00Z">
        <w:r>
          <w:delText xml:space="preserve"> </w:delText>
        </w:r>
      </w:del>
      <w:del w:id="3737" w:author="PR Preview" w:date="2026-01-01T00:00:00Z">
        <w:r>
          <w:delText xml:space="preserve">and of</w:delText>
        </w:r>
      </w:del>
      <w:del w:id="373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1000</m:t>
        </m:r>
      </m:oMath>
      <w:del w:id="3739" w:author="PR Preview" w:date="2026-01-01T00:00:00Z">
        <w:r>
          <w:delText xml:space="preserve"> </w:delText>
        </w:r>
      </w:del>
      <w:del w:id="3740" w:author="PR Preview" w:date="2026-01-01T00:00:00Z">
        <w:r>
          <w:delText xml:space="preserve">candidate predictors.</w:delText>
        </w:r>
      </w:del>
      <w:del w:id="3741" w:author="PR Preview" w:date="2026-01-01T00:00:00Z">
        <w:r>
          <w:delText xml:space="preserve"> </w:delText>
        </w:r>
      </w:del>
      <w:del w:id="3742" w:author="PR Preview" w:date="2026-01-01T00:00:00Z">
        <w:r>
          <w:delText xml:space="preserve">In fact every variable is independent standard normal noise,</w:delText>
        </w:r>
      </w:del>
      <w:del w:id="3743" w:author="PR Preview" w:date="2026-01-01T00:00:00Z">
        <w:r>
          <w:delText xml:space="preserve"> </w:delText>
        </w:r>
      </w:del>
      <w:del w:id="3744" w:author="PR Preview" w:date="2026-01-01T00:00:00Z">
        <w:r>
          <w:delText xml:space="preserve">so no predictor carries any information about</w:delText>
        </w:r>
      </w:del>
      <w:del w:id="3745" w:author="PR Preview" w:date="2026-01-01T00:00:00Z">
        <w:r>
          <w:delText xml:space="preserve"> </w:delText>
        </w:r>
      </w:del>
      <m:oMath>
        <m:r>
          <m:t>Y</m:t>
        </m:r>
      </m:oMath>
      <w:del w:id="3746" w:author="PR Preview" w:date="2026-01-01T00:00:00Z">
        <w:r>
          <w:delText xml:space="preserve">.</w:delText>
        </w:r>
      </w:del>
    </w:p>
    <w:p>
      <w:pPr>
        <w:pStyle w:val="FirstParagraph"/>
      </w:pPr>
      <w:ins w:id="3747" w:author="PR Preview" w:date="2026-01-01T00:00:00Z">
        <w:r>
          <w:rPr>
            <w:b/>
            <w:bCs/>
          </w:rPr>
          <w:t xml:space="preserve">Exercise 10 (Screening predictors before cross-validating)</w:t>
        </w:r>
      </w:ins>
      <w:ins w:id="3748" w:author="PR Preview" w:date="2026-01-01T00:00:00Z">
        <w:r>
          <w:t xml:space="preserve"> </w:t>
        </w:r>
      </w:ins>
      <w:ins w:id="3749" w:author="PR Preview" w:date="2026-01-01T00:00:00Z">
        <w:r>
          <w:t xml:space="preserve">A data set has</w:t>
        </w:r>
      </w:ins>
      <w:ins w:id="37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50</m:t>
        </m:r>
      </m:oMath>
      <w:ins w:id="3751" w:author="PR Preview" w:date="2026-01-01T00:00:00Z">
        <w:r>
          <w:t xml:space="preserve"> </w:t>
        </w:r>
      </w:ins>
      <w:ins w:id="3752" w:author="PR Preview" w:date="2026-01-01T00:00:00Z">
        <w:r>
          <w:t xml:space="preserve">observations of an outcome</w:t>
        </w:r>
      </w:ins>
      <w:ins w:id="3753" w:author="PR Preview" w:date="2026-01-01T00:00:00Z">
        <w:r>
          <w:t xml:space="preserve"> </w:t>
        </w:r>
      </w:ins>
      <m:oMath>
        <m:r>
          <m:t>Y</m:t>
        </m:r>
      </m:oMath>
      <w:ins w:id="3754" w:author="PR Preview" w:date="2026-01-01T00:00:00Z">
        <w:r>
          <w:t xml:space="preserve"> </w:t>
        </w:r>
      </w:ins>
      <w:ins w:id="3755" w:author="PR Preview" w:date="2026-01-01T00:00:00Z">
        <w:r>
          <w:t xml:space="preserve">and of</w:t>
        </w:r>
      </w:ins>
      <w:ins w:id="375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1000</m:t>
        </m:r>
      </m:oMath>
      <w:ins w:id="3757" w:author="PR Preview" w:date="2026-01-01T00:00:00Z">
        <w:r>
          <w:t xml:space="preserve"> </w:t>
        </w:r>
      </w:ins>
      <w:ins w:id="3758" w:author="PR Preview" w:date="2026-01-01T00:00:00Z">
        <w:r>
          <w:t xml:space="preserve">candidate predictors.</w:t>
        </w:r>
      </w:ins>
      <w:ins w:id="3759" w:author="PR Preview" w:date="2026-01-01T00:00:00Z">
        <w:r>
          <w:t xml:space="preserve"> </w:t>
        </w:r>
      </w:ins>
      <w:ins w:id="3760" w:author="PR Preview" w:date="2026-01-01T00:00:00Z">
        <w:r>
          <w:t xml:space="preserve">In fact every variable is independent standard normal noise,</w:t>
        </w:r>
      </w:ins>
      <w:ins w:id="3761" w:author="PR Preview" w:date="2026-01-01T00:00:00Z">
        <w:r>
          <w:t xml:space="preserve"> </w:t>
        </w:r>
      </w:ins>
      <w:ins w:id="3762" w:author="PR Preview" w:date="2026-01-01T00:00:00Z">
        <w:r>
          <w:t xml:space="preserve">so no predictor carries any information about</w:t>
        </w:r>
      </w:ins>
      <w:ins w:id="3763" w:author="PR Preview" w:date="2026-01-01T00:00:00Z">
        <w:r>
          <w:t xml:space="preserve"> </w:t>
        </w:r>
      </w:ins>
      <m:oMath>
        <m:r>
          <m:t>Y</m:t>
        </m:r>
      </m:oMath>
      <w:ins w:id="3764" w:author="PR Preview" w:date="2026-01-01T00:00:00Z">
        <w:r>
          <w:t xml:space="preserve">.</w:t>
        </w:r>
      </w:ins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7"/>
    <w:bookmarkStart w:id="248" w:name="sol-cv-screening"/>
    <w:p>
      <w:pPr>
        <w:pStyle w:val="BodyText"/>
      </w:pPr>
      <w:del w:id="3765" w:author="PR Preview" w:date="2026-01-01T00:00:00Z">
        <w:r>
          <w:rPr>
            <w:i/>
            <w:iCs/>
          </w:rPr>
          <w:delText xml:space="preserve">Solution 9</w:delText>
        </w:r>
      </w:del>
      <w:del w:id="3766" w:author="PR Preview" w:date="2026-01-01T00:00:00Z">
        <w:r>
          <w:delText xml:space="preserve">. </w:delText>
        </w:r>
      </w:del>
    </w:p>
    <w:p>
      <w:pPr>
        <w:pStyle w:val="BodyText"/>
      </w:pPr>
      <w:ins w:id="3767" w:author="PR Preview" w:date="2026-01-01T00:00:00Z">
        <w:r>
          <w:rPr>
            <w:i/>
            <w:iCs/>
          </w:rPr>
          <w:t xml:space="preserve">Solution 10</w:t>
        </w:r>
      </w:ins>
      <w:ins w:id="3768" w:author="PR Preview" w:date="2026-01-01T00:00:00Z">
        <w:r>
          <w:t xml:space="preserve">. </w:t>
        </w:r>
      </w:ins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8"/>
    <w:bookmarkStart w:id="250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del w:id="3769" w:author="PR Preview" w:date="2026-01-01T00:00:00Z">
        <w:r>
          <w:delText xml:space="preserve">screening or selecting predictors, as in</w:delText>
        </w:r>
      </w:del>
      <w:del w:id="3770" w:author="PR Preview" w:date="2026-01-01T00:00:00Z">
        <w:r>
          <w:delText xml:space="preserve"> </w:delText>
        </w:r>
      </w:del>
      <w:hyperlink w:anchor="exr-cv-screening">
        <w:del w:id="3771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3772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20"/>
        </w:numPr>
      </w:pPr>
      <w:ins w:id="3773" w:author="PR Preview" w:date="2026-01-01T00:00:00Z">
        <w:r>
          <w:t xml:space="preserve">screening or selecting predictors, as in</w:t>
        </w:r>
      </w:ins>
      <w:ins w:id="3774" w:author="PR Preview" w:date="2026-01-01T00:00:00Z">
        <w:r>
          <w:t xml:space="preserve"> </w:t>
        </w:r>
      </w:ins>
      <w:hyperlink w:anchor="exr-cv-screening">
        <w:ins w:id="3775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377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0"/>
    <w:bookmarkEnd w:id="251"/>
    <w:bookmarkStart w:id="252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2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4"/>
    <w:bookmarkStart w:id="25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6"/>
    <w:bookmarkStart w:id="25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72" Type="http://schemas.openxmlformats.org/officeDocument/2006/relationships/image" Target="media/rId172.png"/><Relationship Id="rId239" Type="http://schemas.openxmlformats.org/officeDocument/2006/relationships/image" Target="media/rId239.png"/><Relationship Id="rId91" Type="http://schemas.openxmlformats.org/officeDocument/2006/relationships/image" Target="media/rId91.png"/><Relationship Id="rId118" Type="http://schemas.openxmlformats.org/officeDocument/2006/relationships/image" Target="media/rId118.png"/><Relationship Id="rId122" Type="http://schemas.openxmlformats.org/officeDocument/2006/relationships/image" Target="media/rId122.png"/><Relationship Id="rId126" Type="http://schemas.openxmlformats.org/officeDocument/2006/relationships/image" Target="media/rId126.png"/><Relationship Id="rId130" Type="http://schemas.openxmlformats.org/officeDocument/2006/relationships/image" Target="media/rId130.png"/><Relationship Id="rId199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3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1" Type="http://schemas.openxmlformats.org/officeDocument/2006/relationships/hyperlink" Target="estimation.qmd#def-bias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24" Type="http://schemas.openxmlformats.org/officeDocument/2006/relationships/hyperlink" Target="exploratory-descriptive.qmd#def-sample-sd" TargetMode="External"/><Relationship Id="rId249" Type="http://schemas.openxmlformats.org/officeDocument/2006/relationships/hyperlink" Target="exploratory-descriptive.qmd#def-standardization" TargetMode="External"/><Relationship Id="rId253" Type="http://schemas.openxmlformats.org/officeDocument/2006/relationships/hyperlink" Target="https://doi.org/10.1007/978-0-387-84858-7" TargetMode="External"/><Relationship Id="rId255" Type="http://schemas.openxmlformats.org/officeDocument/2006/relationships/hyperlink" Target="https://doi.org/10.1007/978-1-0716-1418-1" TargetMode="External"/><Relationship Id="rId115" Type="http://schemas.openxmlformats.org/officeDocument/2006/relationships/hyperlink" Target="https://morrison-lab.github.io/lds/chapters/big-ideas.html#def-test-set" TargetMode="External"/><Relationship Id="rId113" Type="http://schemas.openxmlformats.org/officeDocument/2006/relationships/hyperlink" Target="https://morrison-lab.github.io/lds/chapters/big-ideas.html#def-training-set" TargetMode="External"/><Relationship Id="rId114" Type="http://schemas.openxmlformats.org/officeDocument/2006/relationships/hyperlink" Target="https://morrison-lab.github.io/lds/chapters/big-ideas.html#def-validation-set" TargetMode="External"/><Relationship Id="rId74" Type="http://schemas.openxmlformats.org/officeDocument/2006/relationships/hyperlink" Target="https://morrison-lab.github.io/pds/expectation.html#def-loss-function" TargetMode="External"/><Relationship Id="rId73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70" Type="http://schemas.openxmlformats.org/officeDocument/2006/relationships/hyperlink" Target="https://morrison-lab.github.io/pds/expectation.html#thm-linearity-expectation" TargetMode="External"/><Relationship Id="rId67" Type="http://schemas.openxmlformats.org/officeDocument/2006/relationships/hyperlink" Target="https://morrison-lab.github.io/pds/variance-covariance.html#def-variance" TargetMode="External"/><Relationship Id="rId71" Type="http://schemas.openxmlformats.org/officeDocument/2006/relationships/hyperlink" Target="https://morrison-lab.github.io/pds/variance-covariance.html#thm-variance" TargetMode="External"/><Relationship Id="rId257" Type="http://schemas.openxmlformats.org/officeDocument/2006/relationships/hyperlink" Target="https://www.gastonsanchez.com/matrix4sl/" TargetMode="External"/><Relationship Id="rId194" Type="http://schemas.openxmlformats.org/officeDocument/2006/relationships/hyperlink" Target="https://www.gastonsanchez.com/matrix4sl/cross-products.html#cross-products" TargetMode="External"/><Relationship Id="rId10" Type="http://schemas.openxmlformats.org/officeDocument/2006/relationships/hyperlink" Target="https://morrison-lab.github.io/pds/variance-covariance.html#def-prediction-bias" TargetMode="External"/><Relationship Id="rId12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99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3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1" Type="http://schemas.openxmlformats.org/officeDocument/2006/relationships/hyperlink" Target="estimation.qmd#def-bias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24" Type="http://schemas.openxmlformats.org/officeDocument/2006/relationships/hyperlink" Target="exploratory-descriptive.qmd#def-sample-sd" TargetMode="External"/><Relationship Id="rId249" Type="http://schemas.openxmlformats.org/officeDocument/2006/relationships/hyperlink" Target="exploratory-descriptive.qmd#def-standardization" TargetMode="External"/><Relationship Id="rId253" Type="http://schemas.openxmlformats.org/officeDocument/2006/relationships/hyperlink" Target="https://doi.org/10.1007/978-0-387-84858-7" TargetMode="External"/><Relationship Id="rId255" Type="http://schemas.openxmlformats.org/officeDocument/2006/relationships/hyperlink" Target="https://doi.org/10.1007/978-1-0716-1418-1" TargetMode="External"/><Relationship Id="rId115" Type="http://schemas.openxmlformats.org/officeDocument/2006/relationships/hyperlink" Target="https://morrison-lab.github.io/lds/chapters/big-ideas.html#def-test-set" TargetMode="External"/><Relationship Id="rId113" Type="http://schemas.openxmlformats.org/officeDocument/2006/relationships/hyperlink" Target="https://morrison-lab.github.io/lds/chapters/big-ideas.html#def-training-set" TargetMode="External"/><Relationship Id="rId114" Type="http://schemas.openxmlformats.org/officeDocument/2006/relationships/hyperlink" Target="https://morrison-lab.github.io/lds/chapters/big-ideas.html#def-validation-set" TargetMode="External"/><Relationship Id="rId74" Type="http://schemas.openxmlformats.org/officeDocument/2006/relationships/hyperlink" Target="https://morrison-lab.github.io/pds/expectation.html#def-loss-function" TargetMode="External"/><Relationship Id="rId73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70" Type="http://schemas.openxmlformats.org/officeDocument/2006/relationships/hyperlink" Target="https://morrison-lab.github.io/pds/expectation.html#thm-linearity-expectation" TargetMode="External"/><Relationship Id="rId67" Type="http://schemas.openxmlformats.org/officeDocument/2006/relationships/hyperlink" Target="https://morrison-lab.github.io/pds/variance-covariance.html#def-variance" TargetMode="External"/><Relationship Id="rId71" Type="http://schemas.openxmlformats.org/officeDocument/2006/relationships/hyperlink" Target="https://morrison-lab.github.io/pds/variance-covariance.html#thm-variance" TargetMode="External"/><Relationship Id="rId257" Type="http://schemas.openxmlformats.org/officeDocument/2006/relationships/hyperlink" Target="https://www.gastonsanchez.com/matrix4sl/" TargetMode="External"/><Relationship Id="rId194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2026-10-14T23:45:25Z</dcterms:created>
  <dcterms:modified xsi:type="dcterms:W3CDTF">2026-10-14T23:45:25Z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