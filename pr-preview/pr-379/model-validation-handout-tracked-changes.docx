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7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8" w:name="def-predictive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16 (Noise)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the</w:delText>
        </w:r>
      </w:del>
      <w:del w:id="9" w:author="PR Preview" w:date="2026-01-01T00:00:00Z">
        <w:r>
          <w:delText xml:space="preserve"> </w:delText>
        </w:r>
      </w:del>
      <w:hyperlink w:anchor="def-covariate">
        <w:del w:id="1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 outcome of one observation from a</w:delText>
        </w:r>
      </w:del>
      <w:del w:id="13" w:author="PR Preview" w:date="2026-01-01T00:00:00Z">
        <w:r>
          <w:delText xml:space="preserve"> </w:delText>
        </w:r>
      </w:del>
      <w:hyperlink r:id="rId153">
        <w:del w:id="14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5" w:author="PR Preview" w:date="2026-01-01T00:00:00Z">
        <w:r>
          <w:delText xml:space="preserve">.</w:delText>
        </w:r>
      </w:del>
    </w:p>
    <w:p>
      <w:pPr>
        <w:pStyle w:val="BodyText"/>
      </w:pPr>
      <w:del w:id="16" w:author="PR Preview" w:date="2026-01-01T00:00:00Z">
        <w:r>
          <w:delText xml:space="preserve">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noise</w:delText>
        </w:r>
      </w:del>
      <w:del w:id="19" w:author="PR Preview" w:date="2026-01-01T00:00:00Z">
        <w:r>
          <w:delText xml:space="preserve"> </w:delText>
        </w:r>
      </w:del>
      <m:oMath>
        <m:r>
          <m:t>ν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 the observation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</w:delText>
        </w:r>
      </w:del>
      <w:del w:id="24" w:author="PR Preview" w:date="2026-01-01T00:00:00Z">
        <w:r>
          <w:delText xml:space="preserve"> </w:delText>
        </w:r>
      </w:del>
      <w:hyperlink r:id="rId61">
        <w:del w:id="25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the outcome</w:delText>
        </w:r>
      </w:del>
      <w:del w:id="28" w:author="PR Preview" w:date="2026-01-01T00:00:00Z">
        <w:r>
          <w:delText xml:space="preserve"> </w:delText>
        </w:r>
      </w:del>
      <m:oMath>
        <m:r>
          <m:t>Y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from the value of the</w:delText>
        </w:r>
      </w:del>
      <w:del w:id="31" w:author="PR Preview" w:date="2026-01-01T00:00:00Z">
        <w:r>
          <w:delText xml:space="preserve"> </w:delText>
        </w:r>
      </w:del>
      <w:hyperlink w:anchor="def-mean-function">
        <w:del w:id="3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evaluated at</w:delText>
        </w:r>
      </w:del>
      <w:del w:id="36" w:author="PR Preview" w:date="2026-01-01T00:00:00Z">
        <w:r>
          <w:delText xml:space="preserve"> </w:delText>
        </w:r>
      </w:del>
      <m:oMath>
        <m:r>
          <m:t>Y</m:t>
        </m:r>
      </m:oMath>
      <w:del w:id="37" w:author="PR Preview" w:date="2026-01-01T00:00:00Z">
        <w:r>
          <w:delText xml:space="preserve">’s own covariate,</w:delText>
        </w:r>
      </w:del>
      <w:del w:id="38" w:author="PR Preview" w:date="2026-01-01T00:00:00Z">
        <w:r>
          <w:delText xml:space="preserve"> </w:delText>
        </w:r>
      </w:del>
      <m:oMath>
        <m:r>
          <m:t>X</m:t>
        </m:r>
      </m:oMath>
      <w:del w:id="39" w:author="PR Preview" w:date="2026-01-01T00:00:00Z">
        <w:r>
          <w:delText xml:space="preserve">:</w:delText>
        </w:r>
      </w:del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Example 12 (The noise of one observation)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Suppose an observation has the</w:delText>
        </w:r>
      </w:del>
      <w:del w:id="43" w:author="PR Preview" w:date="2026-01-01T00:00:00Z">
        <w:r>
          <w:delText xml:space="preserve"> </w:delText>
        </w:r>
      </w:del>
      <w:hyperlink w:anchor="def-covariate">
        <w:del w:id="4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value</w:delText>
        </w:r>
      </w:del>
      <w:del w:id="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with</w:delText>
        </w:r>
      </w:del>
      <w:del w:id="50" w:author="PR Preview" w:date="2026-01-01T00:00:00Z">
        <w:r>
          <w:delText xml:space="preserve"> </w:delText>
        </w:r>
      </w:del>
      <w:hyperlink w:anchor="def-mean-function">
        <w:del w:id="5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value</w:delText>
        </w:r>
      </w:del>
      <w:del w:id="5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55" w:author="PR Preview" w:date="2026-01-01T00:00:00Z">
        <w:r>
          <w:delText xml:space="preserve">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If its outcome is</w:delText>
        </w:r>
      </w:del>
      <w:del w:id="5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5.3</m:t>
        </m:r>
      </m:oMath>
      <w:del w:id="59" w:author="PR Preview" w:date="2026-01-01T00:00:00Z">
        <w:r>
          <w:delText xml:space="preserve">, its</w:delText>
        </w:r>
      </w:del>
      <w:del w:id="60" w:author="PR Preview" w:date="2026-01-01T00:00:00Z">
        <w:r>
          <w:delText xml:space="preserve"> </w:delText>
        </w:r>
      </w:del>
      <w:hyperlink w:anchor="def-noise">
        <w:del w:id="6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</w:delText>
        </w:r>
      </w:del>
      <w:del w:id="64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If its outcome is</w:delText>
        </w:r>
      </w:del>
      <w:del w:id="6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4.6</m:t>
        </m:r>
      </m:oMath>
      <w:del w:id="69" w:author="PR Preview" w:date="2026-01-01T00:00:00Z">
        <w:r>
          <w:delText xml:space="preserve">, its noise is</w:delText>
        </w:r>
      </w:del>
      <w:del w:id="70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 observation may belong to a</w:delText>
        </w:r>
      </w:del>
      <w:del w:id="74" w:author="PR Preview" w:date="2026-01-01T00:00:00Z">
        <w:r>
          <w:delText xml:space="preserve"> </w:delText>
        </w:r>
      </w:del>
      <w:hyperlink w:anchor="def-training-set">
        <w:del w:id="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or be a</w:delText>
        </w:r>
      </w:del>
      <w:del w:id="78" w:author="PR Preview" w:date="2026-01-01T00:00:00Z">
        <w:r>
          <w:delText xml:space="preserve"> </w:delText>
        </w:r>
      </w:del>
      <w:hyperlink w:anchor="def-new-observation">
        <w:del w:id="79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0" w:author="PR Preview" w:date="2026-01-01T00:00:00Z">
        <w:r>
          <w:delText xml:space="preserve">: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the definition does not distinguish them.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16 (Predictive model)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predictive model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a</w:t>
        </w:r>
      </w:ins>
      <w:ins w:id="90" w:author="PR Preview" w:date="2026-01-01T00:00:00Z">
        <w:r>
          <w:t xml:space="preserve"> </w:t>
        </w:r>
      </w:ins>
      <w:hyperlink w:anchor="def-model-family">
        <w:ins w:id="91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or</w:t>
        </w:r>
      </w:ins>
      <w:ins w:id="94" w:author="PR Preview" w:date="2026-01-01T00:00:00Z">
        <w:r>
          <w:t xml:space="preserve"> </w:t>
        </w:r>
      </w:ins>
      <w:hyperlink w:anchor="def-fitted-model">
        <w:ins w:id="9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whose purpose is to</w:t>
        </w:r>
      </w:ins>
      <w:ins w:id="98" w:author="PR Preview" w:date="2026-01-01T00:00:00Z">
        <w:r>
          <w:t xml:space="preserve"> </w:t>
        </w:r>
      </w:ins>
      <w:hyperlink r:id="rId18">
        <w:ins w:id="99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the outcomes of</w:t>
        </w:r>
      </w:ins>
      <w:ins w:id="102" w:author="PR Preview" w:date="2026-01-01T00:00:00Z">
        <w:r>
          <w:t xml:space="preserve"> </w:t>
        </w:r>
      </w:ins>
      <w:hyperlink w:anchor="def-new-observation">
        <w:ins w:id="103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Its quality is judged by its</w:t>
        </w:r>
      </w:ins>
      <w:ins w:id="107" w:author="PR Preview" w:date="2026-01-01T00:00:00Z">
        <w:r>
          <w:t xml:space="preserve"> </w:t>
        </w:r>
      </w:ins>
      <w:hyperlink r:id="rId57">
        <w:ins w:id="10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on new observations,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not by whether its form describes how the outcome arises.</w:t>
        </w:r>
      </w:ins>
    </w:p>
    <w:bookmarkEnd w:id="58"/>
    <w:bookmarkStart w:id="60" w:name="exm-predictive-model"/>
    <w:p>
      <w:pPr>
        <w:pStyle w:val="BodyText"/>
      </w:pPr>
      <w:ins w:id="113" w:author="PR Preview" w:date="2026-01-01T00:00:00Z">
        <w:r>
          <w:rPr>
            <w:b/>
            <w:bCs/>
          </w:rPr>
          <w:t xml:space="preserve">Example 12 (Polynomials as predictive models)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 polynomials of</w:t>
        </w:r>
      </w:ins>
      <w:ins w:id="116" w:author="PR Preview" w:date="2026-01-01T00:00:00Z">
        <w:r>
          <w:t xml:space="preserve"> </w:t>
        </w:r>
      </w:ins>
      <w:hyperlink w:anchor="exm-prediction-function-family">
        <w:ins w:id="11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are a</w:t>
        </w:r>
      </w:ins>
      <w:ins w:id="120" w:author="PR Preview" w:date="2026-01-01T00:00:00Z">
        <w:r>
          <w:t xml:space="preserve"> </w:t>
        </w:r>
      </w:ins>
      <w:hyperlink w:anchor="def-predictive-model">
        <w:ins w:id="121" w:author="PR Preview" w:date="2026-01-01T00:00:00Z">
          <w:r>
            <w:rPr>
              <w:rStyle w:val="Hyperlink"/>
            </w:rPr>
            <w:t xml:space="preserve">predictive model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when we choose among them by their</w:t>
        </w:r>
      </w:ins>
      <w:ins w:id="124" w:author="PR Preview" w:date="2026-01-01T00:00:00Z">
        <w:r>
          <w:t xml:space="preserve"> </w:t>
        </w:r>
      </w:ins>
      <w:hyperlink r:id="rId57">
        <w:ins w:id="12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on</w:t>
        </w:r>
      </w:ins>
      <w:ins w:id="128" w:author="PR Preview" w:date="2026-01-01T00:00:00Z">
        <w:r>
          <w:t xml:space="preserve"> </w:t>
        </w:r>
      </w:ins>
      <w:hyperlink w:anchor="def-new-observation">
        <w:ins w:id="12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130" w:author="PR Preview" w:date="2026-01-01T00:00:00Z">
        <w:r>
          <w:t xml:space="preserve">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They are not a</w:t>
        </w:r>
      </w:ins>
      <w:ins w:id="133" w:author="PR Preview" w:date="2026-01-01T00:00:00Z">
        <w:r>
          <w:t xml:space="preserve"> </w:t>
        </w:r>
      </w:ins>
      <w:hyperlink r:id="rId59">
        <w:ins w:id="134" w:author="PR Preview" w:date="2026-01-01T00:00:00Z">
          <w:r>
            <w:rPr>
              <w:rStyle w:val="Hyperlink"/>
            </w:rPr>
            <w:t xml:space="preserve">scientific model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of the outcome: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 polynomial of high degree can</w:t>
        </w:r>
      </w:ins>
      <w:ins w:id="139" w:author="PR Preview" w:date="2026-01-01T00:00:00Z">
        <w:r>
          <w:t xml:space="preserve"> </w:t>
        </w:r>
      </w:ins>
      <w:hyperlink r:id="rId18">
        <w:ins w:id="140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well without describing any physical condition or change.</w:t>
        </w:r>
      </w:ins>
    </w:p>
    <w:bookmarkEnd w:id="60"/>
    <w:bookmarkStart w:id="63" w:name="def-noise"/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Definition 17 (Noise)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The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rPr>
            <w:b/>
            <w:bCs/>
          </w:rPr>
          <w:t xml:space="preserve">noise</w:t>
        </w:r>
      </w:ins>
      <w:ins w:id="148" w:author="PR Preview" w:date="2026-01-01T00:00:00Z">
        <w:r>
          <w:t xml:space="preserve"> </w:t>
        </w:r>
      </w:ins>
      <m:oMath>
        <m:r>
          <m:t>ν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 a</w:t>
        </w:r>
      </w:ins>
      <w:ins w:id="151" w:author="PR Preview" w:date="2026-01-01T00:00:00Z">
        <w:r>
          <w:t xml:space="preserve"> </w:t>
        </w:r>
      </w:ins>
      <w:hyperlink w:anchor="def-new-observation">
        <w:ins w:id="15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at the</w:t>
        </w:r>
      </w:ins>
      <w:ins w:id="156" w:author="PR Preview" w:date="2026-01-01T00:00:00Z">
        <w:r>
          <w:t xml:space="preserve"> </w:t>
        </w:r>
      </w:ins>
      <w:hyperlink w:anchor="def-covariate">
        <w:ins w:id="15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value</w:t>
        </w:r>
      </w:ins>
      <w:ins w:id="1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the</w:t>
        </w:r>
      </w:ins>
      <w:ins w:id="163" w:author="PR Preview" w:date="2026-01-01T00:00:00Z">
        <w:r>
          <w:t xml:space="preserve"> </w:t>
        </w:r>
      </w:ins>
      <w:hyperlink r:id="rId61">
        <w:ins w:id="16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 the new outcome</w:t>
        </w:r>
      </w:ins>
      <w:ins w:id="1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from the</w:t>
        </w:r>
      </w:ins>
      <w:ins w:id="170" w:author="PR Preview" w:date="2026-01-01T00:00:00Z">
        <w:r>
          <w:t xml:space="preserve"> </w:t>
        </w:r>
      </w:ins>
      <w:hyperlink w:anchor="def-mean-function">
        <w:ins w:id="17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value</w:t>
        </w:r>
      </w:ins>
      <w:ins w:id="17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5" w:author="PR Preview" w:date="2026-01-01T00:00:00Z">
        <w:r>
          <w:t xml:space="preserve">:</w:t>
        </w:r>
      </w:ins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ins w:id="176" w:author="PR Preview" w:date="2026-01-01T00:00:00Z">
        <w:r>
          <w:rPr>
            <w:b/>
            <w:bCs/>
          </w:rPr>
          <w:t xml:space="preserve">Example 13 (The noise of one new outcome)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Suppose the</w:t>
        </w:r>
      </w:ins>
      <w:ins w:id="179" w:author="PR Preview" w:date="2026-01-01T00:00:00Z">
        <w:r>
          <w:t xml:space="preserve"> </w:t>
        </w:r>
      </w:ins>
      <w:hyperlink w:anchor="def-mean-function">
        <w:ins w:id="18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value at</w:t>
        </w:r>
      </w:ins>
      <w:ins w:id="183" w:author="PR Preview" w:date="2026-01-01T00:00:00Z">
        <w:r>
          <w:t xml:space="preserve"> </w:t>
        </w:r>
      </w:ins>
      <m:oMath>
        <m:r>
          <m:t>x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</w:t>
        </w:r>
      </w:ins>
      <w:ins w:id="18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87" w:author="PR Preview" w:date="2026-01-01T00:00:00Z">
        <w:r>
          <w:t xml:space="preserve">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 new outcome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at</w:t>
        </w:r>
      </w:ins>
      <w:ins w:id="193" w:author="PR Preview" w:date="2026-01-01T00:00:00Z">
        <w:r>
          <w:t xml:space="preserve"> </w:t>
        </w:r>
      </w:ins>
      <m:oMath>
        <m:r>
          <m:t>x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has</w:t>
        </w:r>
      </w:ins>
      <w:ins w:id="196" w:author="PR Preview" w:date="2026-01-01T00:00:00Z">
        <w:r>
          <w:t xml:space="preserve"> </w:t>
        </w:r>
      </w:ins>
      <w:hyperlink w:anchor="def-noise">
        <w:ins w:id="197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98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 new outcome</w:t>
        </w:r>
      </w:ins>
      <w:ins w:id="20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at</w:t>
        </w:r>
      </w:ins>
      <w:ins w:id="205" w:author="PR Preview" w:date="2026-01-01T00:00:00Z">
        <w:r>
          <w:t xml:space="preserve"> </w:t>
        </w:r>
      </w:ins>
      <m:oMath>
        <m:r>
          <m:t>x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has noise</w:t>
        </w:r>
      </w:ins>
      <w:ins w:id="208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ins w:id="209" w:author="PR Preview" w:date="2026-01-01T00:00:00Z">
        <w:r>
          <w:t xml:space="preserve">.</w:t>
        </w:r>
      </w:ins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del w:id="210" w:author="PR Preview" w:date="2026-01-01T00:00:00Z">
        <w:r>
          <w:rPr>
            <w:b/>
            <w:bCs/>
          </w:rPr>
          <w:delText xml:space="preserve">Example 13 (A new outcome that is 4 or 6 with equal probability)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Suppose a new outcome at</w:delText>
        </w:r>
      </w:del>
      <w:del w:id="213" w:author="PR Preview" w:date="2026-01-01T00:00:00Z">
        <w:r>
          <w:delText xml:space="preserve"> </w:delText>
        </w:r>
      </w:del>
      <m:oMath>
        <m:r>
          <m:t>x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is</w:delText>
        </w:r>
      </w:del>
      <w:del w:id="216" w:author="PR Preview" w:date="2026-01-01T00:00:00Z">
        <w:r>
          <w:delText xml:space="preserve"> </w:delText>
        </w:r>
      </w:del>
      <m:oMath>
        <m:r>
          <m:t>4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or</w:delText>
        </w:r>
      </w:del>
      <w:del w:id="219" w:author="PR Preview" w:date="2026-01-01T00:00:00Z">
        <w:r>
          <w:delText xml:space="preserve"> </w:delText>
        </w:r>
      </w:del>
      <m:oMath>
        <m:r>
          <m:t>6</m:t>
        </m:r>
      </m:oMath>
      <w:del w:id="220" w:author="PR Preview" w:date="2026-01-01T00:00:00Z">
        <w:r>
          <w:delText xml:space="preserve">, each with</w:delText>
        </w:r>
      </w:del>
      <w:del w:id="221" w:author="PR Preview" w:date="2026-01-01T00:00:00Z">
        <w:r>
          <w:delText xml:space="preserve"> </w:delText>
        </w:r>
      </w:del>
      <w:hyperlink r:id="rId69">
        <w:del w:id="22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2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224" w:author="PR Preview" w:date="2026-01-01T00:00:00Z">
        <w:r>
          <w:delText xml:space="preserve">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Its</w:delText>
        </w:r>
      </w:del>
      <w:del w:id="227" w:author="PR Preview" w:date="2026-01-01T00:00:00Z">
        <w:r>
          <w:delText xml:space="preserve"> </w:delText>
        </w:r>
      </w:del>
      <w:hyperlink r:id="rId65">
        <w:del w:id="228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</w:delText>
        </w:r>
      </w:del>
      <w:del w:id="23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so its</w:delText>
        </w:r>
      </w:del>
      <w:del w:id="235" w:author="PR Preview" w:date="2026-01-01T00:00:00Z">
        <w:r>
          <w:delText xml:space="preserve"> </w:delText>
        </w:r>
      </w:del>
      <w:hyperlink w:anchor="def-noise">
        <w:del w:id="236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</w:delText>
        </w:r>
      </w:del>
      <w:del w:id="23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or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243" w:author="PR Preview" w:date="2026-01-01T00:00:00Z">
        <w:r>
          <w:delText xml:space="preserve">, each with probability</w:delText>
        </w:r>
      </w:del>
      <w:del w:id="24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245" w:author="PR Preview" w:date="2026-01-01T00:00:00Z">
        <w:r>
          <w:delText xml:space="preserve">.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The population mean of the noise is</w:delText>
        </w:r>
      </w:del>
      <w:del w:id="2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del w:id="249" w:author="PR Preview" w:date="2026-01-01T00:00:00Z">
        <w:r>
          <w:delText xml:space="preserve">, as</w:delText>
        </w:r>
      </w:del>
      <w:del w:id="250" w:author="PR Preview" w:date="2026-01-01T00:00:00Z">
        <w:r>
          <w:delText xml:space="preserve"> </w:delText>
        </w:r>
      </w:del>
      <w:hyperlink w:anchor="thm-noise-mean-zero">
        <w:del w:id="25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says.</w:delText>
        </w:r>
      </w:del>
    </w:p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Definition 17 (Loss of a prediction rule on an observation)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loss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of a</w:delText>
        </w:r>
      </w:del>
      <w:del w:id="261" w:author="PR Preview" w:date="2026-01-01T00:00:00Z">
        <w:r>
          <w:delText xml:space="preserve"> </w:delText>
        </w:r>
      </w:del>
      <w:hyperlink w:anchor="def-fitted-model">
        <w:del w:id="26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on an observation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is the cost, under a</w:delText>
        </w:r>
      </w:del>
      <w:del w:id="269" w:author="PR Preview" w:date="2026-01-01T00:00:00Z">
        <w:r>
          <w:delText xml:space="preserve"> </w:delText>
        </w:r>
      </w:del>
      <w:hyperlink r:id="rId71">
        <w:del w:id="270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271" w:author="PR Preview" w:date="2026-01-01T00:00:00Z">
        <w:r>
          <w:delText xml:space="preserve"> </w:delText>
        </w:r>
      </w:del>
      <m:oMath>
        <m:r>
          <m:t>L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of its prediction</w:delText>
        </w:r>
      </w:del>
      <w:del w:id="2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of the outcome</w:delText>
        </w:r>
      </w:del>
      <w:del w:id="27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79" w:author="PR Preview" w:date="2026-01-01T00:00:00Z">
        <w:r>
          <w:delText xml:space="preserve">:</w:delText>
        </w:r>
      </w:del>
    </w:p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Example 14 (A new outcome that is 4 or 6 with equal probability)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Suppose a new outcome at</w:t>
        </w:r>
      </w:ins>
      <w:ins w:id="283" w:author="PR Preview" w:date="2026-01-01T00:00:00Z">
        <w:r>
          <w:t xml:space="preserve"> </w:t>
        </w:r>
      </w:ins>
      <m:oMath>
        <m:r>
          <m:t>x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</w:t>
        </w:r>
      </w:ins>
      <w:ins w:id="286" w:author="PR Preview" w:date="2026-01-01T00:00:00Z">
        <w:r>
          <w:t xml:space="preserve"> </w:t>
        </w:r>
      </w:ins>
      <m:oMath>
        <m:r>
          <m:t>4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or</w:t>
        </w:r>
      </w:ins>
      <w:ins w:id="289" w:author="PR Preview" w:date="2026-01-01T00:00:00Z">
        <w:r>
          <w:t xml:space="preserve"> </w:t>
        </w:r>
      </w:ins>
      <m:oMath>
        <m:r>
          <m:t>6</m:t>
        </m:r>
      </m:oMath>
      <w:ins w:id="290" w:author="PR Preview" w:date="2026-01-01T00:00:00Z">
        <w:r>
          <w:t xml:space="preserve">, each with</w:t>
        </w:r>
      </w:ins>
      <w:ins w:id="291" w:author="PR Preview" w:date="2026-01-01T00:00:00Z">
        <w:r>
          <w:t xml:space="preserve"> </w:t>
        </w:r>
      </w:ins>
      <w:hyperlink r:id="rId69">
        <w:ins w:id="29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Its</w:t>
        </w:r>
      </w:ins>
      <w:ins w:id="297" w:author="PR Preview" w:date="2026-01-01T00:00:00Z">
        <w:r>
          <w:t xml:space="preserve"> </w:t>
        </w:r>
      </w:ins>
      <w:hyperlink r:id="rId65">
        <w:ins w:id="298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</w:t>
        </w:r>
      </w:ins>
      <w:ins w:id="30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so its</w:t>
        </w:r>
      </w:ins>
      <w:ins w:id="305" w:author="PR Preview" w:date="2026-01-01T00:00:00Z">
        <w:r>
          <w:t xml:space="preserve"> </w:t>
        </w:r>
      </w:ins>
      <w:hyperlink w:anchor="def-noise">
        <w:ins w:id="30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or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313" w:author="PR Preview" w:date="2026-01-01T00:00:00Z">
        <w:r>
          <w:t xml:space="preserve">, each with probability</w:t>
        </w:r>
      </w:ins>
      <w:ins w:id="31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315" w:author="PR Preview" w:date="2026-01-01T00:00:00Z">
        <w:r>
          <w:t xml:space="preserve">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 population mean of the noise is</w:t>
        </w:r>
      </w:ins>
      <w:ins w:id="31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319" w:author="PR Preview" w:date="2026-01-01T00:00:00Z">
        <w:r>
          <w:t xml:space="preserve">, as</w:t>
        </w:r>
      </w:ins>
      <w:ins w:id="320" w:author="PR Preview" w:date="2026-01-01T00:00:00Z">
        <w:r>
          <w:t xml:space="preserve"> </w:t>
        </w:r>
      </w:ins>
      <w:hyperlink w:anchor="thm-noise-mean-zero">
        <w:ins w:id="32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says.</w:t>
        </w:r>
      </w:ins>
    </w:p>
    <w:bookmarkEnd w:id="70"/>
    <w:bookmarkStart w:id="73" w:name="def-observation-loss"/>
    <w:p>
      <w:pPr>
        <w:pStyle w:val="BodyText"/>
      </w:pPr>
      <w:ins w:id="324" w:author="PR Preview" w:date="2026-01-01T00:00:00Z">
        <w:r>
          <w:rPr>
            <w:b/>
            <w:bCs/>
          </w:rPr>
          <w:t xml:space="preserve">Definition 18 (Loss of a prediction rule on an observation)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rPr>
            <w:b/>
            <w:bCs/>
          </w:rPr>
          <w:t xml:space="preserve">loss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of a</w:t>
        </w:r>
      </w:ins>
      <w:ins w:id="331" w:author="PR Preview" w:date="2026-01-01T00:00:00Z">
        <w:r>
          <w:t xml:space="preserve"> </w:t>
        </w:r>
      </w:ins>
      <w:hyperlink w:anchor="def-fitted-model">
        <w:ins w:id="33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on an observation</w:t>
        </w:r>
      </w:ins>
      <w:ins w:id="3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cost, under a</w:t>
        </w:r>
      </w:ins>
      <w:ins w:id="339" w:author="PR Preview" w:date="2026-01-01T00:00:00Z">
        <w:r>
          <w:t xml:space="preserve"> </w:t>
        </w:r>
      </w:ins>
      <w:hyperlink r:id="rId71">
        <w:ins w:id="340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341" w:author="PR Preview" w:date="2026-01-01T00:00:00Z">
        <w:r>
          <w:t xml:space="preserve"> </w:t>
        </w:r>
      </w:ins>
      <m:oMath>
        <m:r>
          <m:t>L</m:t>
        </m:r>
      </m:oMath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of its prediction</w:t>
        </w:r>
      </w:ins>
      <w:ins w:id="34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of the outcome</w:t>
        </w:r>
      </w:ins>
      <w:ins w:id="3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9" w:author="PR Preview" w:date="2026-01-01T00:00:00Z">
        <w:r>
          <w:t xml:space="preserve">:</w:t>
        </w:r>
      </w:ins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del w:id="350" w:author="PR Preview" w:date="2026-01-01T00:00:00Z">
        <w:r>
          <w:rPr>
            <w:b/>
            <w:bCs/>
          </w:rPr>
          <w:delText xml:space="preserve">Definition 18 (Generalization error)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The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rPr>
            <w:b/>
            <w:bCs/>
          </w:rPr>
          <w:delText xml:space="preserve">generalization error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of a</w:delText>
        </w:r>
      </w:del>
      <w:del w:id="357" w:author="PR Preview" w:date="2026-01-01T00:00:00Z">
        <w:r>
          <w:delText xml:space="preserve"> </w:delText>
        </w:r>
      </w:del>
      <w:hyperlink w:anchor="def-fitted-model">
        <w:del w:id="35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fitted to a</w:delText>
        </w:r>
      </w:del>
      <w:del w:id="362" w:author="PR Preview" w:date="2026-01-01T00:00:00Z">
        <w:r>
          <w:delText xml:space="preserve"> </w:delText>
        </w:r>
      </w:del>
      <w:hyperlink w:anchor="def-training-set">
        <w:del w:id="36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its expected</w:delText>
        </w:r>
      </w:del>
      <w:del w:id="367" w:author="PR Preview" w:date="2026-01-01T00:00:00Z">
        <w:r>
          <w:delText xml:space="preserve"> </w:delText>
        </w:r>
      </w:del>
      <w:hyperlink w:anchor="def-observation-loss">
        <w:del w:id="36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6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on a</w:delText>
        </w:r>
      </w:del>
      <w:del w:id="372" w:author="PR Preview" w:date="2026-01-01T00:00:00Z">
        <w:r>
          <w:delText xml:space="preserve"> </w:delText>
        </w:r>
      </w:del>
      <w:hyperlink w:anchor="def-new-observation">
        <w:del w:id="373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3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75" w:author="PR Preview" w:date="2026-01-01T00:00:00Z">
        <w:r>
          <w:delText xml:space="preserve">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with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held fixed:</w:delText>
        </w:r>
      </w:del>
    </w:p>
    <w:p>
      <w:pPr>
        <w:pStyle w:val="BodyText"/>
      </w:pPr>
      <w:ins w:id="381" w:author="PR Preview" w:date="2026-01-01T00:00:00Z">
        <w:r>
          <w:rPr>
            <w:b/>
            <w:bCs/>
          </w:rPr>
          <w:t xml:space="preserve">Definition 19 (Generalization error)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The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rPr>
            <w:b/>
            <w:bCs/>
          </w:rPr>
          <w:t xml:space="preserve">generalization error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of a</w:t>
        </w:r>
      </w:ins>
      <w:ins w:id="388" w:author="PR Preview" w:date="2026-01-01T00:00:00Z">
        <w:r>
          <w:t xml:space="preserve"> </w:t>
        </w:r>
      </w:ins>
      <w:hyperlink w:anchor="def-fitted-model">
        <w:ins w:id="38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9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fitted to a</w:t>
        </w:r>
      </w:ins>
      <w:ins w:id="393" w:author="PR Preview" w:date="2026-01-01T00:00:00Z">
        <w:r>
          <w:t xml:space="preserve"> </w:t>
        </w:r>
      </w:ins>
      <w:hyperlink w:anchor="def-training-set">
        <w:ins w:id="39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is its expected</w:t>
        </w:r>
      </w:ins>
      <w:ins w:id="398" w:author="PR Preview" w:date="2026-01-01T00:00:00Z">
        <w:r>
          <w:t xml:space="preserve"> </w:t>
        </w:r>
      </w:ins>
      <w:hyperlink w:anchor="def-observation-loss">
        <w:ins w:id="39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0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on a</w:t>
        </w:r>
      </w:ins>
      <w:ins w:id="403" w:author="PR Preview" w:date="2026-01-01T00:00:00Z">
        <w:r>
          <w:t xml:space="preserve"> </w:t>
        </w:r>
      </w:ins>
      <w:hyperlink w:anchor="def-new-observation">
        <w:ins w:id="40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with</w:t>
        </w:r>
      </w:ins>
      <w:ins w:id="4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held fixed:</w:t>
        </w:r>
      </w:ins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del w:id="412" w:author="PR Preview" w:date="2026-01-01T00:00:00Z">
        <w:r>
          <w:rPr>
            <w:b/>
            <w:bCs/>
          </w:rPr>
          <w:delText xml:space="preserve">Definition 19 (Held-out set (hold-out set))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held-out set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a</w:delText>
        </w:r>
      </w:del>
      <w:del w:id="419" w:author="PR Preview" w:date="2026-01-01T00:00:00Z">
        <w:r>
          <w:delText xml:space="preserve"> </w:delText>
        </w:r>
      </w:del>
      <w:hyperlink w:anchor="def-training-set">
        <w:del w:id="42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is a list of</w:delText>
        </w:r>
      </w:del>
      <w:del w:id="424" w:author="PR Preview" w:date="2026-01-01T00:00:00Z">
        <w:r>
          <w:delText xml:space="preserve"> </w:delText>
        </w:r>
      </w:del>
      <m:oMath>
        <m:r>
          <m:t>m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further observations,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none of them in</w:delText>
        </w:r>
      </w:del>
      <w:del w:id="4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0" w:author="PR Preview" w:date="2026-01-01T00:00:00Z">
        <w:r>
          <w:delText xml:space="preserve">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that the</w:delText>
        </w:r>
      </w:del>
      <w:del w:id="433" w:author="PR Preview" w:date="2026-01-01T00:00:00Z">
        <w:r>
          <w:delText xml:space="preserve"> </w:delText>
        </w:r>
      </w:del>
      <w:hyperlink w:anchor="def-fitting-procedure">
        <w:del w:id="43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does not use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and on which the</w:delText>
        </w:r>
      </w:del>
      <w:del w:id="439" w:author="PR Preview" w:date="2026-01-01T00:00:00Z">
        <w:r>
          <w:delText xml:space="preserve"> </w:delText>
        </w:r>
      </w:del>
      <w:hyperlink w:anchor="def-fitted-model">
        <w:del w:id="44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is scored:</w:delText>
        </w:r>
      </w:del>
    </w:p>
    <w:p>
      <w:pPr>
        <w:pStyle w:val="BodyText"/>
      </w:pPr>
      <w:ins w:id="444" w:author="PR Preview" w:date="2026-01-01T00:00:00Z">
        <w:r>
          <w:rPr>
            <w:b/>
            <w:bCs/>
          </w:rPr>
          <w:t xml:space="preserve">Definition 20 (Held-out set (hold-out set))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rPr>
            <w:b/>
            <w:bCs/>
          </w:rPr>
          <w:t xml:space="preserve">held-out set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a</w:t>
        </w:r>
      </w:ins>
      <w:ins w:id="451" w:author="PR Preview" w:date="2026-01-01T00:00:00Z">
        <w:r>
          <w:t xml:space="preserve"> </w:t>
        </w:r>
      </w:ins>
      <w:hyperlink w:anchor="def-training-set">
        <w:ins w:id="45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is a list of</w:t>
        </w:r>
      </w:ins>
      <w:ins w:id="456" w:author="PR Preview" w:date="2026-01-01T00:00:00Z">
        <w:r>
          <w:t xml:space="preserve"> </w:t>
        </w:r>
      </w:ins>
      <m:oMath>
        <m:r>
          <m:t>m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further observations,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none of them in</w:t>
        </w:r>
      </w:ins>
      <w:ins w:id="4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that the</w:t>
        </w:r>
      </w:ins>
      <w:ins w:id="465" w:author="PR Preview" w:date="2026-01-01T00:00:00Z">
        <w:r>
          <w:t xml:space="preserve"> </w:t>
        </w:r>
      </w:ins>
      <w:hyperlink w:anchor="def-fitting-procedure">
        <w:ins w:id="46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does not use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and on which the</w:t>
        </w:r>
      </w:ins>
      <w:ins w:id="471" w:author="PR Preview" w:date="2026-01-01T00:00:00Z">
        <w:r>
          <w:t xml:space="preserve"> </w:t>
        </w:r>
      </w:ins>
      <w:hyperlink w:anchor="def-fitted-model">
        <w:ins w:id="47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 scored:</w:t>
        </w:r>
      </w:ins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del w:id="476" w:author="PR Preview" w:date="2026-01-01T00:00:00Z">
        <w:r>
          <w:rPr>
            <w:b/>
            <w:bCs/>
          </w:rPr>
          <w:delText xml:space="preserve">Definition 20 (Root mean squared error of predictions)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The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of predictions,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also called their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rPr>
            <w:b/>
            <w:bCs/>
          </w:rPr>
          <w:delText xml:space="preserve">root mean squared error</w:delText>
        </w:r>
      </w:del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of observed outcomes</w:delText>
        </w:r>
      </w:del>
      <w:del w:id="49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is the square root of their</w:delText>
        </w:r>
      </w:del>
      <w:del w:id="494" w:author="PR Preview" w:date="2026-01-01T00:00:00Z">
        <w:r>
          <w:delText xml:space="preserve"> </w:delText>
        </w:r>
      </w:del>
      <w:hyperlink r:id="rId81">
        <w:del w:id="495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96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497" w:author="PR Preview" w:date="2026-01-01T00:00:00Z">
        <w:r>
          <w:rPr>
            <w:b/>
            <w:bCs/>
          </w:rPr>
          <w:delText xml:space="preserve">Definition 21 (Training error)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The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rPr>
            <w:b/>
            <w:bCs/>
          </w:rPr>
          <w:delText xml:space="preserve">training error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of a</w:delText>
        </w:r>
      </w:del>
      <w:del w:id="504" w:author="PR Preview" w:date="2026-01-01T00:00:00Z">
        <w:r>
          <w:delText xml:space="preserve"> </w:delText>
        </w:r>
      </w:del>
      <w:hyperlink w:anchor="def-fitted-model">
        <w:del w:id="50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0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fitted to a</w:delText>
        </w:r>
      </w:del>
      <w:del w:id="509" w:author="PR Preview" w:date="2026-01-01T00:00:00Z">
        <w:r>
          <w:delText xml:space="preserve"> </w:delText>
        </w:r>
      </w:del>
      <w:hyperlink w:anchor="def-training-set">
        <w:del w:id="51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is its sample mean</w:delText>
        </w:r>
      </w:del>
      <w:del w:id="514" w:author="PR Preview" w:date="2026-01-01T00:00:00Z">
        <w:r>
          <w:delText xml:space="preserve"> </w:delText>
        </w:r>
      </w:del>
      <w:hyperlink w:anchor="def-observation-loss">
        <w:del w:id="51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1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on the training observations</w:delText>
        </w:r>
      </w:del>
      <w:del w:id="51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20" w:author="PR Preview" w:date="2026-01-01T00:00:00Z">
        <w:r>
          <w:delText xml:space="preserve">:</w:delText>
        </w:r>
      </w:del>
    </w:p>
    <w:p>
      <w:pPr>
        <w:pStyle w:val="BodyText"/>
      </w:pPr>
      <w:ins w:id="521" w:author="PR Preview" w:date="2026-01-01T00:00:00Z">
        <w:r>
          <w:rPr>
            <w:b/>
            <w:bCs/>
          </w:rPr>
          <w:t xml:space="preserve">Definition 21 (Root mean squared error of predictions)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The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rPr>
            <w:b/>
            <w:bCs/>
          </w:rPr>
          <w:t xml:space="preserve">sample root mean squared error (sRMSE)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of predictions,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also called their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b/>
            <w:bCs/>
          </w:rPr>
          <w:t xml:space="preserve">root mean squared error</w:t>
        </w:r>
      </w:ins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of observed outcomes</w:t>
        </w:r>
      </w:ins>
      <w:ins w:id="5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is the square root of their</w:t>
        </w:r>
      </w:ins>
      <w:ins w:id="539" w:author="PR Preview" w:date="2026-01-01T00:00:00Z">
        <w:r>
          <w:t xml:space="preserve"> </w:t>
        </w:r>
      </w:ins>
      <w:hyperlink r:id="rId81">
        <w:ins w:id="54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541" w:author="PR Preview" w:date="2026-01-01T00:00:00Z">
        <w:r>
          <w:t xml:space="preserve">:</w:t>
        </w:r>
      </w:ins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def-training-mse"/>
    <w:p>
      <w:pPr>
        <w:pStyle w:val="FirstParagraph"/>
      </w:pPr>
      <w:ins w:id="542" w:author="PR Preview" w:date="2026-01-01T00:00:00Z">
        <w:r>
          <w:rPr>
            <w:b/>
            <w:bCs/>
          </w:rPr>
          <w:t xml:space="preserve">Definition 22 (Training error)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training error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of a</w:t>
        </w:r>
      </w:ins>
      <w:ins w:id="549" w:author="PR Preview" w:date="2026-01-01T00:00:00Z">
        <w:r>
          <w:t xml:space="preserve"> </w:t>
        </w:r>
      </w:ins>
      <w:hyperlink w:anchor="def-fitted-model">
        <w:ins w:id="55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fitted to a</w:t>
        </w:r>
      </w:ins>
      <w:ins w:id="554" w:author="PR Preview" w:date="2026-01-01T00:00:00Z">
        <w:r>
          <w:t xml:space="preserve"> </w:t>
        </w:r>
      </w:ins>
      <w:hyperlink w:anchor="def-training-set">
        <w:ins w:id="55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its sample mean</w:t>
        </w:r>
      </w:ins>
      <w:ins w:id="559" w:author="PR Preview" w:date="2026-01-01T00:00:00Z">
        <w:r>
          <w:t xml:space="preserve"> </w:t>
        </w:r>
      </w:ins>
      <w:hyperlink w:anchor="def-observation-loss">
        <w:ins w:id="56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6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on the training observations</w:t>
        </w:r>
      </w:ins>
      <w:ins w:id="56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5" w:author="PR Preview" w:date="2026-01-01T00:00:00Z">
        <w:r>
          <w:t xml:space="preserve">:</w:t>
        </w:r>
      </w:ins>
    </w:p>
    <w:p>
      <w:pPr>
        <w:pStyle w:val="BodyText"/>
      </w:pPr>
      <w:bookmarkStart w:id="8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6"/>
    <w:bookmarkEnd w:id="87"/>
    <w:bookmarkStart w:id="92" w:name="overfitting"/>
    <w:p>
      <w:pPr>
        <w:pStyle w:val="Heading2"/>
      </w:pPr>
      <w:r>
        <w:t xml:space="preserve">3 Overfitting</w:t>
      </w:r>
    </w:p>
    <w:bookmarkStart w:id="8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8"/>
    <w:bookmarkStart w:id="8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9"/>
    <w:bookmarkStart w:id="90" w:name="def-overfitting"/>
    <w:p>
      <w:pPr>
        <w:pStyle w:val="FirstParagraph"/>
      </w:pPr>
      <w:del w:id="566" w:author="PR Preview" w:date="2026-01-01T00:00:00Z">
        <w:r>
          <w:rPr>
            <w:b/>
            <w:bCs/>
          </w:rPr>
          <w:delText xml:space="preserve">Definition 22 (Overfitting)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rPr>
            <w:b/>
            <w:bCs/>
          </w:rPr>
          <w:delText xml:space="preserve">Overfitting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occurs when a</w:delText>
        </w:r>
      </w:del>
      <w:del w:id="571" w:author="PR Preview" w:date="2026-01-01T00:00:00Z">
        <w:r>
          <w:delText xml:space="preserve"> </w:delText>
        </w:r>
      </w:del>
      <w:hyperlink w:anchor="def-fitted-model">
        <w:del w:id="57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fits its</w:delText>
        </w:r>
      </w:del>
      <w:del w:id="575" w:author="PR Preview" w:date="2026-01-01T00:00:00Z">
        <w:r>
          <w:delText xml:space="preserve"> </w:delText>
        </w:r>
      </w:del>
      <w:hyperlink w:anchor="def-training-set">
        <w:del w:id="57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well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but predicts poorly for</w:delText>
        </w:r>
      </w:del>
      <w:del w:id="581" w:author="PR Preview" w:date="2026-01-01T00:00:00Z">
        <w:r>
          <w:delText xml:space="preserve"> </w:delText>
        </w:r>
      </w:del>
      <w:hyperlink w:anchor="def-new-observation">
        <w:del w:id="582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583" w:author="PR Preview" w:date="2026-01-01T00:00:00Z">
        <w:r>
          <w:delText xml:space="preserve">.</w:delText>
        </w:r>
      </w:del>
      <w:del w:id="584" w:author="PR Preview" w:date="2026-01-01T00:00:00Z">
        <w:r>
          <w:delText xml:space="preserve"> </w:delText>
        </w:r>
      </w:del>
    </w:p>
    <w:p>
      <w:pPr>
        <w:pStyle w:val="FirstParagraph"/>
      </w:pPr>
      <w:ins w:id="585" w:author="PR Preview" w:date="2026-01-01T00:00:00Z">
        <w:r>
          <w:rPr>
            <w:b/>
            <w:bCs/>
          </w:rPr>
          <w:t xml:space="preserve">Definition 23 (Overfitting)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rPr>
            <w:b/>
            <w:bCs/>
          </w:rPr>
          <w:t xml:space="preserve">Overfitting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occurs when a</w:t>
        </w:r>
      </w:ins>
      <w:ins w:id="590" w:author="PR Preview" w:date="2026-01-01T00:00:00Z">
        <w:r>
          <w:t xml:space="preserve"> </w:t>
        </w:r>
      </w:ins>
      <w:hyperlink w:anchor="def-fitted-model">
        <w:ins w:id="59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fits its</w:t>
        </w:r>
      </w:ins>
      <w:ins w:id="594" w:author="PR Preview" w:date="2026-01-01T00:00:00Z">
        <w:r>
          <w:t xml:space="preserve"> </w:t>
        </w:r>
      </w:ins>
      <w:hyperlink w:anchor="def-training-set">
        <w:ins w:id="5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well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but predicts poorly for</w:t>
        </w:r>
      </w:ins>
      <w:ins w:id="600" w:author="PR Preview" w:date="2026-01-01T00:00:00Z">
        <w:r>
          <w:t xml:space="preserve"> </w:t>
        </w:r>
      </w:ins>
      <w:hyperlink w:anchor="def-new-observation">
        <w:ins w:id="601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602" w:author="PR Preview" w:date="2026-01-01T00:00:00Z">
        <w:r>
          <w:t xml:space="preserve">.</w:t>
        </w:r>
      </w:ins>
      <w:ins w:id="603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90"/>
    <w:bookmarkStart w:id="91" w:name="exm-overfitting-polynomial-cars"/>
    <w:p>
      <w:pPr>
        <w:pStyle w:val="BodyText"/>
      </w:pPr>
      <w:del w:id="604" w:author="PR Preview" w:date="2026-01-01T00:00:00Z">
        <w:r>
          <w:rPr>
            <w:b/>
            <w:bCs/>
          </w:rPr>
          <w:delText xml:space="preserve">Example 14 (Overfitting in polynomial fits to cars)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In</w:delText>
        </w:r>
      </w:del>
      <w:del w:id="607" w:author="PR Preview" w:date="2026-01-01T00:00:00Z">
        <w:r>
          <w:delText xml:space="preserve"> </w:delText>
        </w:r>
      </w:del>
      <w:hyperlink w:anchor="exr-overfitting">
        <w:del w:id="60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 terms beyond degree 2 fit the 20 training cars more closely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but do not predict the 12 held-out cars better.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The effect is small here: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it is the beginning of overfitting, not a dramatic case.</w:delText>
        </w:r>
      </w:del>
    </w:p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Example 15 (Overfitting in polynomial fits to cars)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In</w:t>
        </w:r>
      </w:ins>
      <w:ins w:id="621" w:author="PR Preview" w:date="2026-01-01T00:00:00Z">
        <w:r>
          <w:t xml:space="preserve"> </w:t>
        </w:r>
      </w:ins>
      <w:hyperlink w:anchor="exr-overfitting">
        <w:ins w:id="62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terms beyond degree 2 fit the 20 training cars more closely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but do not predict the 12 held-out cars better.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The effect is small here: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it is the beginning of overfitting, not a dramatic case.</w:t>
        </w:r>
      </w:ins>
    </w:p>
    <w:bookmarkEnd w:id="91"/>
    <w:bookmarkEnd w:id="92"/>
    <w:bookmarkStart w:id="185" w:name="sec-generalization-error"/>
    <w:p>
      <w:pPr>
        <w:pStyle w:val="Heading2"/>
      </w:pPr>
      <w:r>
        <w:t xml:space="preserve">4 Generalization error</w:t>
      </w:r>
    </w:p>
    <w:bookmarkStart w:id="9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3"/>
    <w:bookmarkStart w:id="9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4"/>
    <w:bookmarkStart w:id="96" w:name="def-expected-generalization-error"/>
    <w:p>
      <w:pPr>
        <w:pStyle w:val="FirstParagraph"/>
      </w:pPr>
      <w:del w:id="632" w:author="PR Preview" w:date="2026-01-01T00:00:00Z">
        <w:r>
          <w:rPr>
            <w:b/>
            <w:bCs/>
          </w:rPr>
          <w:delText xml:space="preserve">Definition 23 (Expected generalization error (expected prediction error, expected test error))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The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rPr>
            <w:b/>
            <w:bCs/>
          </w:rPr>
          <w:delText xml:space="preserve">expected generalization error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of a</w:delText>
        </w:r>
      </w:del>
      <w:del w:id="639" w:author="PR Preview" w:date="2026-01-01T00:00:00Z">
        <w:r>
          <w:delText xml:space="preserve"> </w:delText>
        </w:r>
      </w:del>
      <w:hyperlink w:anchor="def-fitting-procedure">
        <w:del w:id="64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41" w:author="PR Preview" w:date="2026-01-01T00:00:00Z">
        <w:r>
          <w:delText xml:space="preserve"> </w:delText>
        </w:r>
      </w:del>
      <m:oMath>
        <m:r>
          <m:t>g</m:t>
        </m:r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at training-set size</w:delText>
        </w:r>
      </w:del>
      <w:del w:id="644" w:author="PR Preview" w:date="2026-01-01T00:00:00Z">
        <w:r>
          <w:delText xml:space="preserve"> </w:delText>
        </w:r>
      </w:del>
      <m:oMath>
        <m:r>
          <m:t>n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is the mean,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over</w:delText>
        </w:r>
      </w:del>
      <w:del w:id="649" w:author="PR Preview" w:date="2026-01-01T00:00:00Z">
        <w:r>
          <w:delText xml:space="preserve"> </w:delText>
        </w:r>
      </w:del>
      <w:hyperlink w:anchor="def-training-set">
        <w:del w:id="650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6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of</w:delText>
        </w:r>
      </w:del>
      <w:del w:id="654" w:author="PR Preview" w:date="2026-01-01T00:00:00Z">
        <w:r>
          <w:delText xml:space="preserve"> </w:delText>
        </w:r>
      </w:del>
      <m:oMath>
        <m:r>
          <m:t>n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observations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drawn independently from the population,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of the</w:delText>
        </w:r>
      </w:del>
      <w:del w:id="661" w:author="PR Preview" w:date="2026-01-01T00:00:00Z">
        <w:r>
          <w:delText xml:space="preserve"> </w:delText>
        </w:r>
      </w:del>
      <w:hyperlink w:anchor="def-generalization-error">
        <w:del w:id="66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of the</w:delText>
        </w:r>
      </w:del>
      <w:del w:id="665" w:author="PR Preview" w:date="2026-01-01T00:00:00Z">
        <w:r>
          <w:delText xml:space="preserve"> </w:delText>
        </w:r>
      </w:del>
      <w:hyperlink w:anchor="def-fitted-model">
        <w:del w:id="66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that</w:delText>
        </w:r>
      </w:del>
      <w:del w:id="669" w:author="PR Preview" w:date="2026-01-01T00:00:00Z">
        <w:r>
          <w:delText xml:space="preserve"> </w:delText>
        </w:r>
      </w:del>
      <m:oMath>
        <m:r>
          <m:t>g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produces from</w:delText>
        </w:r>
      </w:del>
      <w:del w:id="6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3" w:author="PR Preview" w:date="2026-01-01T00:00:00Z">
        <w:r>
          <w:delText xml:space="preserve">:</w:delText>
        </w:r>
      </w:del>
    </w:p>
    <w:p>
      <w:pPr>
        <w:pStyle w:val="FirstParagraph"/>
      </w:pPr>
      <w:ins w:id="674" w:author="PR Preview" w:date="2026-01-01T00:00:00Z">
        <w:r>
          <w:rPr>
            <w:b/>
            <w:bCs/>
          </w:rPr>
          <w:t xml:space="preserve">Definition 24 (Expected generalization error (expected prediction error, expected test error))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rPr>
            <w:b/>
            <w:bCs/>
          </w:rPr>
          <w:t xml:space="preserve">expected generalization error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of a</w:t>
        </w:r>
      </w:ins>
      <w:ins w:id="681" w:author="PR Preview" w:date="2026-01-01T00:00:00Z">
        <w:r>
          <w:t xml:space="preserve"> </w:t>
        </w:r>
      </w:ins>
      <w:hyperlink w:anchor="def-fitting-procedure">
        <w:ins w:id="68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83" w:author="PR Preview" w:date="2026-01-01T00:00:00Z">
        <w:r>
          <w:t xml:space="preserve"> </w:t>
        </w:r>
      </w:ins>
      <m:oMath>
        <m:r>
          <m:t>g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at training-set size</w:t>
        </w:r>
      </w:ins>
      <w:ins w:id="686" w:author="PR Preview" w:date="2026-01-01T00:00:00Z">
        <w:r>
          <w:t xml:space="preserve"> </w:t>
        </w:r>
      </w:ins>
      <m:oMath>
        <m:r>
          <m:t>n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is the mean,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over</w:t>
        </w:r>
      </w:ins>
      <w:ins w:id="691" w:author="PR Preview" w:date="2026-01-01T00:00:00Z">
        <w:r>
          <w:t xml:space="preserve"> </w:t>
        </w:r>
      </w:ins>
      <w:hyperlink w:anchor="def-training-set">
        <w:ins w:id="69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6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of</w:t>
        </w:r>
      </w:ins>
      <w:ins w:id="696" w:author="PR Preview" w:date="2026-01-01T00:00:00Z">
        <w:r>
          <w:t xml:space="preserve"> </w:t>
        </w:r>
      </w:ins>
      <m:oMath>
        <m:r>
          <m:t>n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observations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drawn independently from the population,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of the</w:t>
        </w:r>
      </w:ins>
      <w:ins w:id="703" w:author="PR Preview" w:date="2026-01-01T00:00:00Z">
        <w:r>
          <w:t xml:space="preserve"> </w:t>
        </w:r>
      </w:ins>
      <w:hyperlink w:anchor="def-generalization-error">
        <w:ins w:id="70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of the</w:t>
        </w:r>
      </w:ins>
      <w:ins w:id="707" w:author="PR Preview" w:date="2026-01-01T00:00:00Z">
        <w:r>
          <w:t xml:space="preserve"> </w:t>
        </w:r>
      </w:ins>
      <w:hyperlink w:anchor="def-fitted-model">
        <w:ins w:id="70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that</w:t>
        </w:r>
      </w:ins>
      <w:ins w:id="711" w:author="PR Preview" w:date="2026-01-01T00:00:00Z">
        <w:r>
          <w:t xml:space="preserve"> </w:t>
        </w:r>
      </w:ins>
      <m:oMath>
        <m:r>
          <m:t>g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produces from</w:t>
        </w:r>
      </w:ins>
      <w:ins w:id="7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15" w:author="PR Preview" w:date="2026-01-01T00:00:00Z">
        <w:r>
          <w:t xml:space="preserve">:</w:t>
        </w:r>
      </w:ins>
    </w:p>
    <w:p>
      <w:pPr>
        <w:pStyle w:val="BodyText"/>
      </w:pPr>
      <w:bookmarkStart w:id="9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7"/>
    <w:bookmarkStart w:id="100" w:name="def-distribution-model"/>
    <w:p>
      <w:pPr>
        <w:pStyle w:val="BodyText"/>
      </w:pPr>
      <w:del w:id="716" w:author="PR Preview" w:date="2026-01-01T00:00:00Z">
        <w:r>
          <w:rPr>
            <w:b/>
            <w:bCs/>
          </w:rPr>
          <w:delText xml:space="preserve">Definition 24 (Distribution model)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A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rPr>
            <w:b/>
            <w:bCs/>
          </w:rPr>
          <w:delText xml:space="preserve">distribution model</w:delText>
        </w:r>
      </w:del>
      <w:del w:id="721" w:author="PR Preview" w:date="2026-01-01T00:00:00Z">
        <w:r>
          <w:delText xml:space="preserve"> </w:delText>
        </w:r>
      </w:del>
      <m:oMath>
        <m:r>
          <m:t>P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for an outcome</w:delText>
        </w:r>
      </w:del>
      <w:del w:id="724" w:author="PR Preview" w:date="2026-01-01T00:00:00Z">
        <w:r>
          <w:delText xml:space="preserve"> </w:delText>
        </w:r>
      </w:del>
      <m:oMath>
        <m:r>
          <m:t>Y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given a</w:delText>
        </w:r>
      </w:del>
      <w:del w:id="727" w:author="PR Preview" w:date="2026-01-01T00:00:00Z">
        <w:r>
          <w:delText xml:space="preserve"> </w:delText>
        </w:r>
      </w:del>
      <w:hyperlink w:anchor="def-covariate">
        <w:del w:id="72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729" w:author="PR Preview" w:date="2026-01-01T00:00:00Z">
        <w:r>
          <w:delText xml:space="preserve"> </w:delText>
        </w:r>
      </w:del>
      <m:oMath>
        <m:r>
          <m:t>X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gives each covariate value</w:delText>
        </w:r>
      </w:del>
      <w:del w:id="732" w:author="PR Preview" w:date="2026-01-01T00:00:00Z">
        <w:r>
          <w:delText xml:space="preserve"> </w:delText>
        </w:r>
      </w:del>
      <m:oMath>
        <m:r>
          <m:t>x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a probability distribution for</w:delText>
        </w:r>
      </w:del>
      <w:del w:id="735" w:author="PR Preview" w:date="2026-01-01T00:00:00Z">
        <w:r>
          <w:delText xml:space="preserve"> </w:delText>
        </w:r>
      </w:del>
      <m:oMath>
        <m:r>
          <m:t>Y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given</w:delText>
        </w:r>
      </w:del>
      <w:del w:id="7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specified by its</w:delText>
        </w:r>
      </w:del>
      <w:del w:id="742" w:author="PR Preview" w:date="2026-01-01T00:00:00Z">
        <w:r>
          <w:delText xml:space="preserve"> </w:delText>
        </w:r>
      </w:del>
      <w:hyperlink r:id="rId98">
        <w:del w:id="74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744" w:author="PR Preview" w:date="2026-01-01T00:00:00Z">
        <w:r>
          <w:delText xml:space="preserve">.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The</w:delText>
        </w:r>
      </w:del>
      <w:del w:id="747" w:author="PR Preview" w:date="2026-01-01T00:00:00Z">
        <w:r>
          <w:delText xml:space="preserve"> </w:delText>
        </w:r>
      </w:del>
      <w:hyperlink w:anchor="def-mean-function">
        <w:del w:id="74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4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of</w:delText>
        </w:r>
      </w:del>
      <w:del w:id="752" w:author="PR Preview" w:date="2026-01-01T00:00:00Z">
        <w:r>
          <w:delText xml:space="preserve"> </w:delText>
        </w:r>
      </w:del>
      <m:oMath>
        <m:r>
          <m:t>P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maps each covariate value</w:delText>
        </w:r>
      </w:del>
      <w:del w:id="755" w:author="PR Preview" w:date="2026-01-01T00:00:00Z">
        <w:r>
          <w:delText xml:space="preserve"> </w:delText>
        </w:r>
      </w:del>
      <m:oMath>
        <m:r>
          <m:t>x</m:t>
        </m:r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p>
      <w:pPr>
        <w:pStyle w:val="FirstParagraph"/>
      </w:pPr>
      <w:del w:id="758" w:author="PR Preview" w:date="2026-01-01T00:00:00Z">
        <w:r>
          <w:rPr>
            <w:b/>
            <w:bCs/>
          </w:rPr>
          <w:delText xml:space="preserve">Example 15 (A normal distribution model with a mean function)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Let</w:delText>
        </w:r>
      </w:del>
      <w:del w:id="761" w:author="PR Preview" w:date="2026-01-01T00:00:00Z">
        <w:r>
          <w:delText xml:space="preserve"> </w:delText>
        </w:r>
      </w:del>
      <m:oMath>
        <m:r>
          <m:t>h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be a</w:delText>
        </w:r>
      </w:del>
      <w:del w:id="764" w:author="PR Preview" w:date="2026-01-01T00:00:00Z">
        <w:r>
          <w:delText xml:space="preserve"> </w:delText>
        </w:r>
      </w:del>
      <w:hyperlink w:anchor="def-model-family">
        <w:del w:id="765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(a line, for instance) and</w:delText>
        </w:r>
      </w:del>
      <w:del w:id="76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 variance.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The distribution model</w:delText>
        </w:r>
      </w:del>
      <w:del w:id="773" w:author="PR Preview" w:date="2026-01-01T00:00:00Z">
        <w:r>
          <w:delText xml:space="preserve"> </w:delText>
        </w:r>
      </w:del>
      <m:oMath>
        <m:r>
          <m:t>P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that gives each covariate value</w:delText>
        </w:r>
      </w:del>
      <w:del w:id="776" w:author="PR Preview" w:date="2026-01-01T00:00:00Z">
        <w:r>
          <w:delText xml:space="preserve"> </w:delText>
        </w:r>
      </w:del>
      <m:oMath>
        <m:r>
          <m:t>x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the</w:delText>
        </w:r>
      </w:del>
      <w:del w:id="779" w:author="PR Preview" w:date="2026-01-01T00:00:00Z">
        <w:r>
          <w:delText xml:space="preserve"> </w:delText>
        </w:r>
      </w:del>
      <w:hyperlink r:id="rId101">
        <w:del w:id="780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with mean</w:delText>
        </w:r>
      </w:del>
      <w:del w:id="78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and variance</w:delText>
        </w:r>
      </w:del>
      <w:del w:id="78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is</w:delText>
        </w:r>
      </w:del>
    </w:p>
    <w:p>
      <w:pPr>
        <w:pStyle w:val="BodyText"/>
      </w:pPr>
      <w:ins w:id="789" w:author="PR Preview" w:date="2026-01-01T00:00:00Z">
        <w:r>
          <w:rPr>
            <w:b/>
            <w:bCs/>
          </w:rPr>
          <w:t xml:space="preserve">Definition 25 (Distribution model)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rPr>
            <w:b/>
            <w:bCs/>
          </w:rPr>
          <w:t xml:space="preserve">distribution model</w:t>
        </w:r>
      </w:ins>
      <w:ins w:id="794" w:author="PR Preview" w:date="2026-01-01T00:00:00Z">
        <w:r>
          <w:t xml:space="preserve"> </w:t>
        </w:r>
      </w:ins>
      <m:oMath>
        <m:r>
          <m:t>P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 an outcome</w:t>
        </w:r>
      </w:ins>
      <w:ins w:id="797" w:author="PR Preview" w:date="2026-01-01T00:00:00Z">
        <w:r>
          <w:t xml:space="preserve"> </w:t>
        </w:r>
      </w:ins>
      <m:oMath>
        <m:r>
          <m:t>Y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given a</w:t>
        </w:r>
      </w:ins>
      <w:ins w:id="800" w:author="PR Preview" w:date="2026-01-01T00:00:00Z">
        <w:r>
          <w:t xml:space="preserve"> </w:t>
        </w:r>
      </w:ins>
      <w:hyperlink w:anchor="def-covariate">
        <w:ins w:id="80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802" w:author="PR Preview" w:date="2026-01-01T00:00:00Z">
        <w:r>
          <w:t xml:space="preserve"> </w:t>
        </w:r>
      </w:ins>
      <m:oMath>
        <m:r>
          <m:t>X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gives each covariate value</w:t>
        </w:r>
      </w:ins>
      <w:ins w:id="805" w:author="PR Preview" w:date="2026-01-01T00:00:00Z">
        <w:r>
          <w:t xml:space="preserve"> </w:t>
        </w:r>
      </w:ins>
      <m:oMath>
        <m:r>
          <m:t>x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 probability distribution for</w:t>
        </w:r>
      </w:ins>
      <w:ins w:id="808" w:author="PR Preview" w:date="2026-01-01T00:00:00Z">
        <w:r>
          <w:t xml:space="preserve"> </w:t>
        </w:r>
      </w:ins>
      <m:oMath>
        <m:r>
          <m:t>Y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given</w:t>
        </w:r>
      </w:ins>
      <w:ins w:id="8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12" w:author="PR Preview" w:date="2026-01-01T00:00:00Z">
        <w:r>
          <w:t xml:space="preserve">,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specified by its</w:t>
        </w:r>
      </w:ins>
      <w:ins w:id="815" w:author="PR Preview" w:date="2026-01-01T00:00:00Z">
        <w:r>
          <w:t xml:space="preserve"> </w:t>
        </w:r>
      </w:ins>
      <w:hyperlink r:id="rId98">
        <w:ins w:id="81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817" w:author="PR Preview" w:date="2026-01-01T00:00:00Z">
        <w:r>
          <w:t xml:space="preserve">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The</w:t>
        </w:r>
      </w:ins>
      <w:ins w:id="820" w:author="PR Preview" w:date="2026-01-01T00:00:00Z">
        <w:r>
          <w:t xml:space="preserve"> </w:t>
        </w:r>
      </w:ins>
      <w:hyperlink w:anchor="def-mean-function">
        <w:ins w:id="82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82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of</w:t>
        </w:r>
      </w:ins>
      <w:ins w:id="825" w:author="PR Preview" w:date="2026-01-01T00:00:00Z">
        <w:r>
          <w:t xml:space="preserve"> </w:t>
        </w:r>
      </w:ins>
      <m:oMath>
        <m:r>
          <m:t>P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maps each covariate value</w:t>
        </w:r>
      </w:ins>
      <w:ins w:id="828" w:author="PR Preview" w:date="2026-01-01T00:00:00Z">
        <w:r>
          <w:t xml:space="preserve"> </w:t>
        </w:r>
      </w:ins>
      <m:oMath>
        <m:r>
          <m:t>x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4" w:name="exm-distribution-model"/>
    <w:p>
      <w:pPr>
        <w:pStyle w:val="FirstParagraph"/>
      </w:pPr>
      <w:ins w:id="831" w:author="PR Preview" w:date="2026-01-01T00:00:00Z">
        <w:r>
          <w:rPr>
            <w:b/>
            <w:bCs/>
          </w:rPr>
          <w:t xml:space="preserve">Example 16 (A normal distribution model with a mean function)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Let</w:t>
        </w:r>
      </w:ins>
      <w:ins w:id="834" w:author="PR Preview" w:date="2026-01-01T00:00:00Z">
        <w:r>
          <w:t xml:space="preserve"> </w:t>
        </w:r>
      </w:ins>
      <m:oMath>
        <m:r>
          <m:t>h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be a</w:t>
        </w:r>
      </w:ins>
      <w:ins w:id="837" w:author="PR Preview" w:date="2026-01-01T00:00:00Z">
        <w:r>
          <w:t xml:space="preserve"> </w:t>
        </w:r>
      </w:ins>
      <w:hyperlink w:anchor="def-model-family">
        <w:ins w:id="83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(a line, for instance) and</w:t>
        </w:r>
      </w:ins>
      <w:ins w:id="84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 variance.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The distribution model</w:t>
        </w:r>
      </w:ins>
      <w:ins w:id="846" w:author="PR Preview" w:date="2026-01-01T00:00:00Z">
        <w:r>
          <w:t xml:space="preserve"> </w:t>
        </w:r>
      </w:ins>
      <m:oMath>
        <m:r>
          <m:t>P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that gives each covariate value</w:t>
        </w:r>
      </w:ins>
      <w:ins w:id="849" w:author="PR Preview" w:date="2026-01-01T00:00:00Z">
        <w:r>
          <w:t xml:space="preserve"> </w:t>
        </w:r>
      </w:ins>
      <m:oMath>
        <m:r>
          <m:t>x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</w:t>
        </w:r>
      </w:ins>
      <w:ins w:id="852" w:author="PR Preview" w:date="2026-01-01T00:00:00Z">
        <w:r>
          <w:t xml:space="preserve"> </w:t>
        </w:r>
      </w:ins>
      <w:hyperlink r:id="rId101">
        <w:ins w:id="85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with mean</w:t>
        </w:r>
      </w:ins>
      <w:ins w:id="85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and variance</w:t>
        </w:r>
      </w:ins>
      <w:ins w:id="85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is</w:t>
        </w:r>
      </w:ins>
    </w:p>
    <w:p>
      <w:pPr>
        <w:pStyle w:val="BodyText"/>
      </w:pPr>
      <w:bookmarkStart w:id="10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4"/>
    <w:bookmarkStart w:id="106" w:name="def-distribution-model-family"/>
    <w:p>
      <w:pPr>
        <w:pStyle w:val="BodyText"/>
      </w:pPr>
      <w:del w:id="862" w:author="PR Preview" w:date="2026-01-01T00:00:00Z">
        <w:r>
          <w:rPr>
            <w:b/>
            <w:bCs/>
          </w:rPr>
          <w:delText xml:space="preserve">Definition 25 (Distribution model family)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rPr>
            <w:b/>
            <w:bCs/>
          </w:rPr>
          <w:delText xml:space="preserve">distribution model family</w:delText>
        </w:r>
      </w:del>
      <w:del w:id="8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is a set of</w:delText>
        </w:r>
      </w:del>
      <w:del w:id="870" w:author="PR Preview" w:date="2026-01-01T00:00:00Z">
        <w:r>
          <w:delText xml:space="preserve"> </w:delText>
        </w:r>
      </w:del>
      <w:hyperlink w:anchor="def-distribution-model">
        <w:del w:id="87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872" w:author="PR Preview" w:date="2026-01-01T00:00:00Z">
        <w:r>
          <w:delText xml:space="preserve">.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The</w:delText>
        </w:r>
      </w:del>
      <w:del w:id="875" w:author="PR Preview" w:date="2026-01-01T00:00:00Z">
        <w:r>
          <w:delText xml:space="preserve"> </w:delText>
        </w:r>
      </w:del>
      <w:hyperlink w:anchor="def-mean-function">
        <w:del w:id="87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del w:id="879" w:author="PR Preview" w:date="2026-01-01T00:00:00Z">
        <w:r>
          <w:rPr>
            <w:b/>
            <w:bCs/>
          </w:rPr>
          <w:delText xml:space="preserve">Example 16 (Normal distribution models with polynomial mean functions)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The normal distribution models of</w:delText>
        </w:r>
      </w:del>
      <w:del w:id="882" w:author="PR Preview" w:date="2026-01-01T00:00:00Z">
        <w:r>
          <w:delText xml:space="preserve"> </w:delText>
        </w:r>
      </w:del>
      <w:hyperlink w:anchor="exm-distribution-model">
        <w:del w:id="883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whose mean function</w:delText>
        </w:r>
      </w:del>
      <w:del w:id="886" w:author="PR Preview" w:date="2026-01-01T00:00:00Z">
        <w:r>
          <w:delText xml:space="preserve"> </w:delText>
        </w:r>
      </w:del>
      <m:oMath>
        <m:r>
          <m:t>h</m:t>
        </m:r>
      </m:oMath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is a polynomial of degree at most</w:delText>
        </w:r>
      </w:del>
      <w:del w:id="889" w:author="PR Preview" w:date="2026-01-01T00:00:00Z">
        <w:r>
          <w:delText xml:space="preserve"> </w:delText>
        </w:r>
      </w:del>
      <m:oMath>
        <m:r>
          <m:t>d</m:t>
        </m:r>
      </m:oMath>
      <w:del w:id="890" w:author="PR Preview" w:date="2026-01-01T00:00:00Z">
        <w:r>
          <w:delText xml:space="preserve">,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with any variance</w:delText>
        </w:r>
      </w:del>
      <w:del w:id="89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894" w:author="PR Preview" w:date="2026-01-01T00:00:00Z">
        <w:r>
          <w:delText xml:space="preserve">,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form a</w:delText>
        </w:r>
      </w:del>
      <w:del w:id="897" w:author="PR Preview" w:date="2026-01-01T00:00:00Z">
        <w:r>
          <w:delText xml:space="preserve"> </w:delText>
        </w:r>
      </w:del>
      <w:hyperlink w:anchor="def-distribution-model-family">
        <w:del w:id="898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8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900" w:author="PR Preview" w:date="2026-01-01T00:00:00Z">
        <w:r>
          <w:delText xml:space="preserve">.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By</w:delText>
        </w:r>
      </w:del>
      <w:del w:id="903" w:author="PR Preview" w:date="2026-01-01T00:00:00Z">
        <w:r>
          <w:delText xml:space="preserve"> </w:delText>
        </w:r>
      </w:del>
      <w:hyperlink w:anchor="X8ba36155c06ad6e11c129dc0138d9fa11d4bc5f">
        <w:del w:id="904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the set of mean functions in</w:delText>
        </w:r>
      </w:del>
      <w:del w:id="908" w:author="PR Preview" w:date="2026-01-01T00:00:00Z">
        <w:r>
          <w:delText xml:space="preserve"> </w:delText>
        </w:r>
      </w:del>
      <w:hyperlink w:anchor="X647826443046820f13eb4df9d12242bb4295448">
        <w:del w:id="909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the set of polynomials of degree at most</w:delText>
        </w:r>
      </w:del>
      <w:del w:id="912" w:author="PR Preview" w:date="2026-01-01T00:00:00Z">
        <w:r>
          <w:delText xml:space="preserve"> </w:delText>
        </w:r>
      </w:del>
      <m:oMath>
        <m:r>
          <m:t>d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of</w:delText>
        </w:r>
      </w:del>
      <w:del w:id="915" w:author="PR Preview" w:date="2026-01-01T00:00:00Z">
        <w:r>
          <w:delText xml:space="preserve"> </w:delText>
        </w:r>
      </w:del>
      <w:hyperlink w:anchor="exm-model-family">
        <w:del w:id="91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917" w:author="PR Preview" w:date="2026-01-01T00:00:00Z">
        <w:r>
          <w:delText xml:space="preserve">.</w:delText>
        </w:r>
      </w:del>
    </w:p>
    <w:p>
      <w:pPr>
        <w:pStyle w:val="BodyText"/>
      </w:pPr>
      <w:del w:id="918" w:author="PR Preview" w:date="2026-01-01T00:00:00Z">
        <w:r>
          <w:rPr>
            <w:b/>
            <w:bCs/>
          </w:rPr>
          <w:delText xml:space="preserve">Definition 26 (Fitted distribution model)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A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rPr>
            <w:b/>
            <w:bCs/>
          </w:rPr>
          <w:delText xml:space="preserve">fitted distribution model</w:delText>
        </w:r>
      </w:del>
      <w:del w:id="9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is a member of a</w:delText>
        </w:r>
      </w:del>
      <w:del w:id="926" w:author="PR Preview" w:date="2026-01-01T00:00:00Z">
        <w:r>
          <w:delText xml:space="preserve"> </w:delText>
        </w:r>
      </w:del>
      <w:hyperlink w:anchor="def-distribution-model-family">
        <w:del w:id="92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9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that has been chosen to describe a</w:delText>
        </w:r>
      </w:del>
      <w:del w:id="931" w:author="PR Preview" w:date="2026-01-01T00:00:00Z">
        <w:r>
          <w:delText xml:space="preserve"> </w:delText>
        </w:r>
      </w:del>
      <w:hyperlink w:anchor="def-data-set">
        <w:del w:id="93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9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934" w:author="PR Preview" w:date="2026-01-01T00:00:00Z">
        <w:r>
          <w:delText xml:space="preserve">.</w:delText>
        </w:r>
      </w:del>
    </w:p>
    <w:p>
      <w:pPr>
        <w:pStyle w:val="BodyText"/>
      </w:pPr>
      <w:del w:id="935" w:author="PR Preview" w:date="2026-01-01T00:00:00Z">
        <w:r>
          <w:rPr>
            <w:b/>
            <w:bCs/>
          </w:rPr>
          <w:delText xml:space="preserve">Example 17 (A fitted normal distribution model)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Choosing both a line and a variance to describe the weights and fuel economies of the cars in the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rPr>
            <w:rStyle w:val="VerbatimChar"/>
          </w:rPr>
          <w:delText xml:space="preserve">mtcars</w:delText>
        </w:r>
      </w:del>
      <w:del w:id="940" w:author="PR Preview" w:date="2026-01-01T00:00:00Z">
        <w:r>
          <w:delText xml:space="preserve"> </w:delText>
        </w:r>
      </w:del>
      <w:hyperlink w:anchor="def-data-set">
        <w:del w:id="94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9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gives a</w:delText>
        </w:r>
      </w:del>
      <w:del w:id="945" w:author="PR Preview" w:date="2026-01-01T00:00:00Z">
        <w:r>
          <w:delText xml:space="preserve"> </w:delText>
        </w:r>
      </w:del>
      <w:hyperlink w:anchor="def-fitted-distribution-model">
        <w:del w:id="946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9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in the family of</w:delText>
        </w:r>
      </w:del>
      <w:del w:id="950" w:author="PR Preview" w:date="2026-01-01T00:00:00Z">
        <w:r>
          <w:delText xml:space="preserve"> </w:delText>
        </w:r>
      </w:del>
      <w:hyperlink w:anchor="exm-distribution-model-family">
        <w:del w:id="951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with polynomial degree</w:delText>
        </w:r>
      </w:del>
      <w:del w:id="95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955" w:author="PR Preview" w:date="2026-01-01T00:00:00Z">
        <w:r>
          <w:delText xml:space="preserve">.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Its mean function</w:delText>
        </w:r>
      </w:del>
      <w:del w:id="95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is the fitted line of</w:delText>
        </w:r>
      </w:del>
      <w:del w:id="961" w:author="PR Preview" w:date="2026-01-01T00:00:00Z">
        <w:r>
          <w:delText xml:space="preserve"> </w:delText>
        </w:r>
      </w:del>
      <w:hyperlink w:anchor="exm-fitted-model">
        <w:del w:id="96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963" w:author="PR Preview" w:date="2026-01-01T00:00:00Z">
        <w:r>
          <w:delText xml:space="preserve">.</w:delText>
        </w:r>
      </w:del>
    </w:p>
    <w:p>
      <w:pPr>
        <w:pStyle w:val="BodyText"/>
      </w:pPr>
      <w:del w:id="964" w:author="PR Preview" w:date="2026-01-01T00:00:00Z">
        <w:r>
          <w:rPr>
            <w:b/>
            <w:bCs/>
          </w:rPr>
          <w:delText xml:space="preserve">Definition 27 (Distribution model)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A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rPr>
            <w:b/>
            <w:bCs/>
          </w:rPr>
          <w:delText xml:space="preserve">distribution model</w:delText>
        </w:r>
      </w:del>
      <w:del w:id="969" w:author="PR Preview" w:date="2026-01-01T00:00:00Z">
        <w:r>
          <w:delText xml:space="preserve"> </w:delText>
        </w:r>
      </w:del>
      <m:oMath>
        <m:r>
          <m:t>P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for an outcome</w:delText>
        </w:r>
      </w:del>
      <w:del w:id="972" w:author="PR Preview" w:date="2026-01-01T00:00:00Z">
        <w:r>
          <w:delText xml:space="preserve"> </w:delText>
        </w:r>
      </w:del>
      <m:oMath>
        <m:r>
          <m:t>Y</m:t>
        </m:r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given a</w:delText>
        </w:r>
      </w:del>
      <w:del w:id="975" w:author="PR Preview" w:date="2026-01-01T00:00:00Z">
        <w:r>
          <w:delText xml:space="preserve"> </w:delText>
        </w:r>
      </w:del>
      <w:hyperlink w:anchor="def-covariate">
        <w:del w:id="97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977" w:author="PR Preview" w:date="2026-01-01T00:00:00Z">
        <w:r>
          <w:delText xml:space="preserve"> </w:delText>
        </w:r>
      </w:del>
      <m:oMath>
        <m:r>
          <m:t>X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gives each covariate value</w:delText>
        </w:r>
      </w:del>
      <w:del w:id="980" w:author="PR Preview" w:date="2026-01-01T00:00:00Z">
        <w:r>
          <w:delText xml:space="preserve"> </w:delText>
        </w:r>
      </w:del>
      <m:oMath>
        <m:r>
          <m:t>x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a probability distribution for</w:delText>
        </w:r>
      </w:del>
      <w:del w:id="983" w:author="PR Preview" w:date="2026-01-01T00:00:00Z">
        <w:r>
          <w:delText xml:space="preserve"> </w:delText>
        </w:r>
      </w:del>
      <m:oMath>
        <m:r>
          <m:t>Y</m:t>
        </m:r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given</w:delText>
        </w:r>
      </w:del>
      <w:del w:id="98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987" w:author="PR Preview" w:date="2026-01-01T00:00:00Z">
        <w:r>
          <w:delText xml:space="preserve">,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specified by its</w:delText>
        </w:r>
      </w:del>
      <w:del w:id="990" w:author="PR Preview" w:date="2026-01-01T00:00:00Z">
        <w:r>
          <w:delText xml:space="preserve"> </w:delText>
        </w:r>
      </w:del>
      <w:hyperlink r:id="rId98">
        <w:del w:id="991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992" w:author="PR Preview" w:date="2026-01-01T00:00:00Z">
        <w:r>
          <w:delText xml:space="preserve">.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The</w:delText>
        </w:r>
      </w:del>
      <w:del w:id="995" w:author="PR Preview" w:date="2026-01-01T00:00:00Z">
        <w:r>
          <w:delText xml:space="preserve"> </w:delText>
        </w:r>
      </w:del>
      <w:hyperlink w:anchor="def-mean-function">
        <w:del w:id="99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99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of</w:delText>
        </w:r>
      </w:del>
      <w:del w:id="1000" w:author="PR Preview" w:date="2026-01-01T00:00:00Z">
        <w:r>
          <w:delText xml:space="preserve"> </w:delText>
        </w:r>
      </w:del>
      <m:oMath>
        <m:r>
          <m:t>P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maps each covariate value</w:delText>
        </w:r>
      </w:del>
      <w:del w:id="1003" w:author="PR Preview" w:date="2026-01-01T00:00:00Z">
        <w:r>
          <w:delText xml:space="preserve"> </w:delText>
        </w:r>
      </w:del>
      <m:oMath>
        <m:r>
          <m:t>x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del w:id="1006" w:author="PR Preview" w:date="2026-01-01T00:00:00Z">
        <w:r>
          <w:rPr>
            <w:b/>
            <w:bCs/>
          </w:rPr>
          <w:delText xml:space="preserve">Example 18 (A normal distribution model with a mean function)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Let</w:delText>
        </w:r>
      </w:del>
      <w:del w:id="1009" w:author="PR Preview" w:date="2026-01-01T00:00:00Z">
        <w:r>
          <w:delText xml:space="preserve"> </w:delText>
        </w:r>
      </w:del>
      <m:oMath>
        <m:r>
          <m:t>h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be a</w:delText>
        </w:r>
      </w:del>
      <w:del w:id="1012" w:author="PR Preview" w:date="2026-01-01T00:00:00Z">
        <w:r>
          <w:delText xml:space="preserve"> </w:delText>
        </w:r>
      </w:del>
      <w:hyperlink w:anchor="def-model-family">
        <w:del w:id="1013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(a line, for instance) and</w:delText>
        </w:r>
      </w:del>
      <w:del w:id="10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a variance.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The distribution model</w:delText>
        </w:r>
      </w:del>
      <w:del w:id="1021" w:author="PR Preview" w:date="2026-01-01T00:00:00Z">
        <w:r>
          <w:delText xml:space="preserve"> </w:delText>
        </w:r>
      </w:del>
      <m:oMath>
        <m:r>
          <m:t>P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that gives each covariate value</w:delText>
        </w:r>
      </w:del>
      <w:del w:id="1024" w:author="PR Preview" w:date="2026-01-01T00:00:00Z">
        <w:r>
          <w:delText xml:space="preserve"> </w:delText>
        </w:r>
      </w:del>
      <m:oMath>
        <m:r>
          <m:t>x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the</w:delText>
        </w:r>
      </w:del>
      <w:del w:id="1027" w:author="PR Preview" w:date="2026-01-01T00:00:00Z">
        <w:r>
          <w:delText xml:space="preserve"> </w:delText>
        </w:r>
      </w:del>
      <w:hyperlink r:id="rId101">
        <w:del w:id="1028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with mean</w:delText>
        </w:r>
      </w:del>
      <w:del w:id="103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and variance</w:delText>
        </w:r>
      </w:del>
      <w:del w:id="103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is</w:delText>
        </w:r>
      </w:del>
    </w:p>
    <w:p>
      <w:pPr>
        <w:pStyle w:val="BodyText"/>
      </w:pPr>
      <w:ins w:id="1037" w:author="PR Preview" w:date="2026-01-01T00:00:00Z">
        <w:r>
          <w:rPr>
            <w:b/>
            <w:bCs/>
          </w:rPr>
          <w:t xml:space="preserve">Definition 26 (Distribution model family)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rPr>
            <w:b/>
            <w:bCs/>
          </w:rPr>
          <w:t xml:space="preserve">distribution model family</w:t>
        </w:r>
      </w:ins>
      <w:ins w:id="10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is a set of</w:t>
        </w:r>
      </w:ins>
      <w:ins w:id="1045" w:author="PR Preview" w:date="2026-01-01T00:00:00Z">
        <w:r>
          <w:t xml:space="preserve"> </w:t>
        </w:r>
      </w:ins>
      <w:hyperlink w:anchor="def-distribution-model">
        <w:ins w:id="1046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047" w:author="PR Preview" w:date="2026-01-01T00:00:00Z">
        <w:r>
          <w:t xml:space="preserve">.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The</w:t>
        </w:r>
      </w:ins>
      <w:ins w:id="1050" w:author="PR Preview" w:date="2026-01-01T00:00:00Z">
        <w:r>
          <w:t xml:space="preserve"> </w:t>
        </w:r>
      </w:ins>
      <w:hyperlink w:anchor="def-mean-function">
        <w:ins w:id="1051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exm-distribution-model-family"/>
    <w:p>
      <w:pPr>
        <w:pStyle w:val="FirstParagraph"/>
      </w:pPr>
      <w:ins w:id="1054" w:author="PR Preview" w:date="2026-01-01T00:00:00Z">
        <w:r>
          <w:rPr>
            <w:b/>
            <w:bCs/>
          </w:rPr>
          <w:t xml:space="preserve">Example 17 (Normal distribution models with polynomial mean functions)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The normal distribution models of</w:t>
        </w:r>
      </w:ins>
      <w:ins w:id="1057" w:author="PR Preview" w:date="2026-01-01T00:00:00Z">
        <w:r>
          <w:t xml:space="preserve"> </w:t>
        </w:r>
      </w:ins>
      <w:hyperlink w:anchor="exm-distribution-model">
        <w:ins w:id="1058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whose mean function</w:t>
        </w:r>
      </w:ins>
      <w:ins w:id="1061" w:author="PR Preview" w:date="2026-01-01T00:00:00Z">
        <w:r>
          <w:t xml:space="preserve"> </w:t>
        </w:r>
      </w:ins>
      <m:oMath>
        <m:r>
          <m:t>h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is a polynomial of degree at most</w:t>
        </w:r>
      </w:ins>
      <w:ins w:id="1064" w:author="PR Preview" w:date="2026-01-01T00:00:00Z">
        <w:r>
          <w:t xml:space="preserve"> </w:t>
        </w:r>
      </w:ins>
      <m:oMath>
        <m:r>
          <m:t>d</m:t>
        </m:r>
      </m:oMath>
      <w:ins w:id="1065" w:author="PR Preview" w:date="2026-01-01T00:00:00Z">
        <w:r>
          <w:t xml:space="preserve">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with any variance</w:t>
        </w:r>
      </w:ins>
      <w:ins w:id="10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069" w:author="PR Preview" w:date="2026-01-01T00:00:00Z">
        <w:r>
          <w:t xml:space="preserve">,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form a</w:t>
        </w:r>
      </w:ins>
      <w:ins w:id="1072" w:author="PR Preview" w:date="2026-01-01T00:00:00Z">
        <w:r>
          <w:t xml:space="preserve"> </w:t>
        </w:r>
      </w:ins>
      <w:hyperlink w:anchor="def-distribution-model-family">
        <w:ins w:id="107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0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075" w:author="PR Preview" w:date="2026-01-01T00:00:00Z">
        <w:r>
          <w:t xml:space="preserve">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By</w:t>
        </w:r>
      </w:ins>
      <w:ins w:id="1078" w:author="PR Preview" w:date="2026-01-01T00:00:00Z">
        <w:r>
          <w:t xml:space="preserve"> </w:t>
        </w:r>
      </w:ins>
      <w:hyperlink w:anchor="X8ba36155c06ad6e11c129dc0138d9fa11d4bc5f">
        <w:ins w:id="1079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080" w:author="PR Preview" w:date="2026-01-01T00:00:00Z">
        <w:r>
          <w:t xml:space="preserve">,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the set of mean functions in</w:t>
        </w:r>
      </w:ins>
      <w:ins w:id="1083" w:author="PR Preview" w:date="2026-01-01T00:00:00Z">
        <w:r>
          <w:t xml:space="preserve"> </w:t>
        </w:r>
      </w:ins>
      <w:hyperlink w:anchor="X647826443046820f13eb4df9d12242bb4295448">
        <w:ins w:id="1084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is the set of polynomials of degree at most</w:t>
        </w:r>
      </w:ins>
      <w:ins w:id="1087" w:author="PR Preview" w:date="2026-01-01T00:00:00Z">
        <w:r>
          <w:t xml:space="preserve"> </w:t>
        </w:r>
      </w:ins>
      <m:oMath>
        <m:r>
          <m:t>d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of</w:t>
        </w:r>
      </w:ins>
      <w:ins w:id="1090" w:author="PR Preview" w:date="2026-01-01T00:00:00Z">
        <w:r>
          <w:t xml:space="preserve"> </w:t>
        </w:r>
      </w:ins>
      <w:hyperlink w:anchor="exm-model-family">
        <w:ins w:id="109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092" w:author="PR Preview" w:date="2026-01-01T00:00:00Z">
        <w:r>
          <w:t xml:space="preserve">.</w:t>
        </w:r>
      </w:ins>
    </w:p>
    <w:bookmarkEnd w:id="107"/>
    <w:bookmarkStart w:id="108" w:name="def-fitted-distribution-model"/>
    <w:p>
      <w:pPr>
        <w:pStyle w:val="BodyText"/>
      </w:pPr>
      <w:ins w:id="1093" w:author="PR Preview" w:date="2026-01-01T00:00:00Z">
        <w:r>
          <w:rPr>
            <w:b/>
            <w:bCs/>
          </w:rPr>
          <w:t xml:space="preserve">Definition 27 (Fitted distribution model)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A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rPr>
            <w:b/>
            <w:bCs/>
          </w:rPr>
          <w:t xml:space="preserve">fitted distribution model</w:t>
        </w:r>
      </w:ins>
      <w:ins w:id="109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is a member of a</w:t>
        </w:r>
      </w:ins>
      <w:ins w:id="1101" w:author="PR Preview" w:date="2026-01-01T00:00:00Z">
        <w:r>
          <w:t xml:space="preserve"> </w:t>
        </w:r>
      </w:ins>
      <w:hyperlink w:anchor="def-distribution-model-family">
        <w:ins w:id="110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1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that has been chosen to describe a</w:t>
        </w:r>
      </w:ins>
      <w:ins w:id="1106" w:author="PR Preview" w:date="2026-01-01T00:00:00Z">
        <w:r>
          <w:t xml:space="preserve"> </w:t>
        </w:r>
      </w:ins>
      <w:hyperlink w:anchor="def-data-set">
        <w:ins w:id="110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09" w:author="PR Preview" w:date="2026-01-01T00:00:00Z">
        <w:r>
          <w:t xml:space="preserve">.</w:t>
        </w:r>
      </w:ins>
    </w:p>
    <w:bookmarkEnd w:id="108"/>
    <w:bookmarkStart w:id="109" w:name="exm-fitted-distribution-model"/>
    <w:p>
      <w:pPr>
        <w:pStyle w:val="BodyText"/>
      </w:pPr>
      <w:ins w:id="1110" w:author="PR Preview" w:date="2026-01-01T00:00:00Z">
        <w:r>
          <w:rPr>
            <w:b/>
            <w:bCs/>
          </w:rPr>
          <w:t xml:space="preserve">Example 18 (A fitted normal distribution model)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Choosing both a line and a variance to describe the weights and fuel economies of the cars in the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rPr>
            <w:rStyle w:val="VerbatimChar"/>
          </w:rPr>
          <w:t xml:space="preserve">mtcars</w:t>
        </w:r>
      </w:ins>
      <w:ins w:id="1115" w:author="PR Preview" w:date="2026-01-01T00:00:00Z">
        <w:r>
          <w:t xml:space="preserve"> </w:t>
        </w:r>
      </w:ins>
      <w:hyperlink w:anchor="def-data-set">
        <w:ins w:id="111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gives a</w:t>
        </w:r>
      </w:ins>
      <w:ins w:id="1120" w:author="PR Preview" w:date="2026-01-01T00:00:00Z">
        <w:r>
          <w:t xml:space="preserve"> </w:t>
        </w:r>
      </w:ins>
      <w:hyperlink w:anchor="def-fitted-distribution-model">
        <w:ins w:id="1121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1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in the family of</w:t>
        </w:r>
      </w:ins>
      <w:ins w:id="1125" w:author="PR Preview" w:date="2026-01-01T00:00:00Z">
        <w:r>
          <w:t xml:space="preserve"> </w:t>
        </w:r>
      </w:ins>
      <w:hyperlink w:anchor="exm-distribution-model-family">
        <w:ins w:id="1126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with polynomial degree</w:t>
        </w:r>
      </w:ins>
      <w:ins w:id="112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130" w:author="PR Preview" w:date="2026-01-01T00:00:00Z">
        <w:r>
          <w:t xml:space="preserve">.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Its mean function</w:t>
        </w:r>
      </w:ins>
      <w:ins w:id="113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is the fitted line of</w:t>
        </w:r>
      </w:ins>
      <w:ins w:id="1136" w:author="PR Preview" w:date="2026-01-01T00:00:00Z">
        <w:r>
          <w:t xml:space="preserve"> </w:t>
        </w:r>
      </w:ins>
      <w:hyperlink w:anchor="exm-fitted-model">
        <w:ins w:id="113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38" w:author="PR Preview" w:date="2026-01-01T00:00:00Z">
        <w:r>
          <w:t xml:space="preserve">.</w:t>
        </w:r>
      </w:ins>
    </w:p>
    <w:bookmarkEnd w:id="109"/>
    <w:bookmarkStart w:id="111" w:name="def-distribution-model"/>
    <w:p>
      <w:pPr>
        <w:pStyle w:val="BodyText"/>
      </w:pPr>
      <w:ins w:id="1139" w:author="PR Preview" w:date="2026-01-01T00:00:00Z">
        <w:r>
          <w:rPr>
            <w:b/>
            <w:bCs/>
          </w:rPr>
          <w:t xml:space="preserve">Definition 28 (Distribution model)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A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rPr>
            <w:b/>
            <w:bCs/>
          </w:rPr>
          <w:t xml:space="preserve">distribution model</w:t>
        </w:r>
      </w:ins>
      <w:ins w:id="1144" w:author="PR Preview" w:date="2026-01-01T00:00:00Z">
        <w:r>
          <w:t xml:space="preserve"> </w:t>
        </w:r>
      </w:ins>
      <m:oMath>
        <m:r>
          <m:t>P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for an outcome</w:t>
        </w:r>
      </w:ins>
      <w:ins w:id="1147" w:author="PR Preview" w:date="2026-01-01T00:00:00Z">
        <w:r>
          <w:t xml:space="preserve"> </w:t>
        </w:r>
      </w:ins>
      <m:oMath>
        <m:r>
          <m:t>Y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given a</w:t>
        </w:r>
      </w:ins>
      <w:ins w:id="1150" w:author="PR Preview" w:date="2026-01-01T00:00:00Z">
        <w:r>
          <w:t xml:space="preserve"> </w:t>
        </w:r>
      </w:ins>
      <w:hyperlink w:anchor="def-covariate">
        <w:ins w:id="115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152" w:author="PR Preview" w:date="2026-01-01T00:00:00Z">
        <w:r>
          <w:t xml:space="preserve"> </w:t>
        </w:r>
      </w:ins>
      <m:oMath>
        <m:r>
          <m:t>X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gives each covariate value</w:t>
        </w:r>
      </w:ins>
      <w:ins w:id="1155" w:author="PR Preview" w:date="2026-01-01T00:00:00Z">
        <w:r>
          <w:t xml:space="preserve"> </w:t>
        </w:r>
      </w:ins>
      <m:oMath>
        <m:r>
          <m:t>x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a probability distribution for</w:t>
        </w:r>
      </w:ins>
      <w:ins w:id="1158" w:author="PR Preview" w:date="2026-01-01T00:00:00Z">
        <w:r>
          <w:t xml:space="preserve"> </w:t>
        </w:r>
      </w:ins>
      <m:oMath>
        <m:r>
          <m:t>Y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given</w:t>
        </w:r>
      </w:ins>
      <w:ins w:id="11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162" w:author="PR Preview" w:date="2026-01-01T00:00:00Z">
        <w:r>
          <w:t xml:space="preserve">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specified by its</w:t>
        </w:r>
      </w:ins>
      <w:ins w:id="1165" w:author="PR Preview" w:date="2026-01-01T00:00:00Z">
        <w:r>
          <w:t xml:space="preserve"> </w:t>
        </w:r>
      </w:ins>
      <w:hyperlink r:id="rId98">
        <w:ins w:id="116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167" w:author="PR Preview" w:date="2026-01-01T00:00:00Z">
        <w:r>
          <w:t xml:space="preserve">.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The</w:t>
        </w:r>
      </w:ins>
      <w:ins w:id="1170" w:author="PR Preview" w:date="2026-01-01T00:00:00Z">
        <w:r>
          <w:t xml:space="preserve"> </w:t>
        </w:r>
      </w:ins>
      <w:hyperlink w:anchor="def-mean-function">
        <w:ins w:id="117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7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of</w:t>
        </w:r>
      </w:ins>
      <w:ins w:id="1175" w:author="PR Preview" w:date="2026-01-01T00:00:00Z">
        <w:r>
          <w:t xml:space="preserve"> </w:t>
        </w:r>
      </w:ins>
      <m:oMath>
        <m:r>
          <m:t>P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maps each covariate value</w:t>
        </w:r>
      </w:ins>
      <w:ins w:id="1178" w:author="PR Preview" w:date="2026-01-01T00:00:00Z">
        <w:r>
          <w:t xml:space="preserve"> </w:t>
        </w:r>
      </w:ins>
      <m:oMath>
        <m:r>
          <m:t>x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4" w:name="exm-distribution-model"/>
    <w:p>
      <w:pPr>
        <w:pStyle w:val="FirstParagraph"/>
      </w:pPr>
      <w:ins w:id="1181" w:author="PR Preview" w:date="2026-01-01T00:00:00Z">
        <w:r>
          <w:rPr>
            <w:b/>
            <w:bCs/>
          </w:rPr>
          <w:t xml:space="preserve">Example 19 (A normal distribution model with a mean function)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Let</w:t>
        </w:r>
      </w:ins>
      <w:ins w:id="1184" w:author="PR Preview" w:date="2026-01-01T00:00:00Z">
        <w:r>
          <w:t xml:space="preserve"> </w:t>
        </w:r>
      </w:ins>
      <m:oMath>
        <m:r>
          <m:t>h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be a</w:t>
        </w:r>
      </w:ins>
      <w:ins w:id="1187" w:author="PR Preview" w:date="2026-01-01T00:00:00Z">
        <w:r>
          <w:t xml:space="preserve"> </w:t>
        </w:r>
      </w:ins>
      <w:hyperlink w:anchor="def-model-family">
        <w:ins w:id="118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(a line, for instance) and</w:t>
        </w:r>
      </w:ins>
      <w:ins w:id="119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a variance.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The distribution model</w:t>
        </w:r>
      </w:ins>
      <w:ins w:id="1196" w:author="PR Preview" w:date="2026-01-01T00:00:00Z">
        <w:r>
          <w:t xml:space="preserve"> </w:t>
        </w:r>
      </w:ins>
      <m:oMath>
        <m:r>
          <m:t>P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that gives each covariate value</w:t>
        </w:r>
      </w:ins>
      <w:ins w:id="1199" w:author="PR Preview" w:date="2026-01-01T00:00:00Z">
        <w:r>
          <w:t xml:space="preserve"> </w:t>
        </w:r>
      </w:ins>
      <m:oMath>
        <m:r>
          <m:t>x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the</w:t>
        </w:r>
      </w:ins>
      <w:ins w:id="1202" w:author="PR Preview" w:date="2026-01-01T00:00:00Z">
        <w:r>
          <w:t xml:space="preserve"> </w:t>
        </w:r>
      </w:ins>
      <w:hyperlink r:id="rId101">
        <w:ins w:id="120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with mean</w:t>
        </w:r>
      </w:ins>
      <w:ins w:id="120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 variance</w:t>
        </w:r>
      </w:ins>
      <w:ins w:id="120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is</w:t>
        </w:r>
      </w:ins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del w:id="1212" w:author="PR Preview" w:date="2026-01-01T00:00:00Z">
        <w:r>
          <w:rPr>
            <w:b/>
            <w:bCs/>
          </w:rPr>
          <w:delText xml:space="preserve">Definition 28 (Distribution model family)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A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rPr>
            <w:b/>
            <w:bCs/>
          </w:rPr>
          <w:delText xml:space="preserve">distribution model family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 a set of</w:delText>
        </w:r>
      </w:del>
      <w:del w:id="1220" w:author="PR Preview" w:date="2026-01-01T00:00:00Z">
        <w:r>
          <w:delText xml:space="preserve"> </w:delText>
        </w:r>
      </w:del>
      <w:hyperlink w:anchor="def-distribution-model">
        <w:del w:id="122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222" w:author="PR Preview" w:date="2026-01-01T00:00:00Z">
        <w:r>
          <w:delText xml:space="preserve">.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The</w:delText>
        </w:r>
      </w:del>
      <w:del w:id="1225" w:author="PR Preview" w:date="2026-01-01T00:00:00Z">
        <w:r>
          <w:delText xml:space="preserve"> </w:delText>
        </w:r>
      </w:del>
      <w:hyperlink w:anchor="def-mean-function">
        <w:del w:id="122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del w:id="1229" w:author="PR Preview" w:date="2026-01-01T00:00:00Z">
        <w:r>
          <w:rPr>
            <w:b/>
            <w:bCs/>
          </w:rPr>
          <w:delText xml:space="preserve">Example 19 (Normal distribution models with polynomial mean functions)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The normal distribution models of</w:delText>
        </w:r>
      </w:del>
      <w:del w:id="1232" w:author="PR Preview" w:date="2026-01-01T00:00:00Z">
        <w:r>
          <w:delText xml:space="preserve"> </w:delText>
        </w:r>
      </w:del>
      <w:hyperlink w:anchor="exm-distribution-model">
        <w:del w:id="1233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whose mean function</w:delText>
        </w:r>
      </w:del>
      <w:del w:id="1236" w:author="PR Preview" w:date="2026-01-01T00:00:00Z">
        <w:r>
          <w:delText xml:space="preserve"> </w:delText>
        </w:r>
      </w:del>
      <m:oMath>
        <m:r>
          <m:t>h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is a polynomial of degree at most</w:delText>
        </w:r>
      </w:del>
      <w:del w:id="1239" w:author="PR Preview" w:date="2026-01-01T00:00:00Z">
        <w:r>
          <w:delText xml:space="preserve"> </w:delText>
        </w:r>
      </w:del>
      <m:oMath>
        <m:r>
          <m:t>d</m:t>
        </m:r>
      </m:oMath>
      <w:del w:id="1240" w:author="PR Preview" w:date="2026-01-01T00:00:00Z">
        <w:r>
          <w:delText xml:space="preserve">,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with any variance</w:delText>
        </w:r>
      </w:del>
      <w:del w:id="124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244" w:author="PR Preview" w:date="2026-01-01T00:00:00Z">
        <w:r>
          <w:delText xml:space="preserve">,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form a</w:delText>
        </w:r>
      </w:del>
      <w:del w:id="1247" w:author="PR Preview" w:date="2026-01-01T00:00:00Z">
        <w:r>
          <w:delText xml:space="preserve"> </w:delText>
        </w:r>
      </w:del>
      <w:hyperlink w:anchor="def-distribution-model-family">
        <w:del w:id="1248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2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250" w:author="PR Preview" w:date="2026-01-01T00:00:00Z">
        <w:r>
          <w:delText xml:space="preserve">.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By</w:delText>
        </w:r>
      </w:del>
      <w:del w:id="1253" w:author="PR Preview" w:date="2026-01-01T00:00:00Z">
        <w:r>
          <w:delText xml:space="preserve"> </w:delText>
        </w:r>
      </w:del>
      <w:hyperlink w:anchor="X8ba36155c06ad6e11c129dc0138d9fa11d4bc5f">
        <w:del w:id="1254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255" w:author="PR Preview" w:date="2026-01-01T00:00:00Z">
        <w:r>
          <w:delText xml:space="preserve">,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the set of mean functions in</w:delText>
        </w:r>
      </w:del>
      <w:del w:id="1258" w:author="PR Preview" w:date="2026-01-01T00:00:00Z">
        <w:r>
          <w:delText xml:space="preserve"> </w:delText>
        </w:r>
      </w:del>
      <w:hyperlink w:anchor="X647826443046820f13eb4df9d12242bb4295448">
        <w:del w:id="1259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is the set of polynomials of degree at most</w:delText>
        </w:r>
      </w:del>
      <w:del w:id="1262" w:author="PR Preview" w:date="2026-01-01T00:00:00Z">
        <w:r>
          <w:delText xml:space="preserve"> </w:delText>
        </w:r>
      </w:del>
      <m:oMath>
        <m:r>
          <m:t>d</m:t>
        </m:r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of</w:delText>
        </w:r>
      </w:del>
      <w:del w:id="1265" w:author="PR Preview" w:date="2026-01-01T00:00:00Z">
        <w:r>
          <w:delText xml:space="preserve"> </w:delText>
        </w:r>
      </w:del>
      <w:hyperlink w:anchor="exm-model-family">
        <w:del w:id="126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267" w:author="PR Preview" w:date="2026-01-01T00:00:00Z">
        <w:r>
          <w:delText xml:space="preserve">.</w:delText>
        </w:r>
      </w:del>
    </w:p>
    <w:p>
      <w:pPr>
        <w:pStyle w:val="BodyText"/>
      </w:pPr>
      <w:del w:id="1268" w:author="PR Preview" w:date="2026-01-01T00:00:00Z">
        <w:r>
          <w:rPr>
            <w:b/>
            <w:bCs/>
          </w:rPr>
          <w:delText xml:space="preserve">Definition 29 (Fitted distribution model)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rPr>
            <w:b/>
            <w:bCs/>
          </w:rPr>
          <w:delText xml:space="preserve">fitted distribution model</w:delText>
        </w:r>
      </w:del>
      <w:del w:id="12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is a member of a</w:delText>
        </w:r>
      </w:del>
      <w:del w:id="1276" w:author="PR Preview" w:date="2026-01-01T00:00:00Z">
        <w:r>
          <w:delText xml:space="preserve"> </w:delText>
        </w:r>
      </w:del>
      <w:hyperlink w:anchor="def-distribution-model-family">
        <w:del w:id="127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2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that has been chosen to describe a</w:delText>
        </w:r>
      </w:del>
      <w:del w:id="1281" w:author="PR Preview" w:date="2026-01-01T00:00:00Z">
        <w:r>
          <w:delText xml:space="preserve"> </w:delText>
        </w:r>
      </w:del>
      <w:hyperlink w:anchor="def-data-set">
        <w:del w:id="128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2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284" w:author="PR Preview" w:date="2026-01-01T00:00:00Z">
        <w:r>
          <w:delText xml:space="preserve">.</w:delText>
        </w:r>
      </w:del>
    </w:p>
    <w:p>
      <w:pPr>
        <w:pStyle w:val="BodyText"/>
      </w:pPr>
      <w:del w:id="1285" w:author="PR Preview" w:date="2026-01-01T00:00:00Z">
        <w:r>
          <w:rPr>
            <w:b/>
            <w:bCs/>
          </w:rPr>
          <w:delText xml:space="preserve">Example 20 (A fitted normal distribution model)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Choosing both a line and a variance to describe the weights and fuel economies of the cars in the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rPr>
            <w:rStyle w:val="VerbatimChar"/>
          </w:rPr>
          <w:delText xml:space="preserve">mtcars</w:delText>
        </w:r>
      </w:del>
      <w:del w:id="1290" w:author="PR Preview" w:date="2026-01-01T00:00:00Z">
        <w:r>
          <w:delText xml:space="preserve"> </w:delText>
        </w:r>
      </w:del>
      <w:hyperlink w:anchor="def-data-set">
        <w:del w:id="129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2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gives a</w:delText>
        </w:r>
      </w:del>
      <w:del w:id="1295" w:author="PR Preview" w:date="2026-01-01T00:00:00Z">
        <w:r>
          <w:delText xml:space="preserve"> </w:delText>
        </w:r>
      </w:del>
      <w:hyperlink w:anchor="def-fitted-distribution-model">
        <w:del w:id="1296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2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in the family of</w:delText>
        </w:r>
      </w:del>
      <w:del w:id="1300" w:author="PR Preview" w:date="2026-01-01T00:00:00Z">
        <w:r>
          <w:delText xml:space="preserve"> </w:delText>
        </w:r>
      </w:del>
      <w:hyperlink w:anchor="exm-distribution-model-family">
        <w:del w:id="1301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with polynomial degree</w:delText>
        </w:r>
      </w:del>
      <w:del w:id="130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305" w:author="PR Preview" w:date="2026-01-01T00:00:00Z">
        <w:r>
          <w:delText xml:space="preserve">.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Its mean function</w:delText>
        </w:r>
      </w:del>
      <w:del w:id="130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is the fitted line of</w:delText>
        </w:r>
      </w:del>
      <w:del w:id="1311" w:author="PR Preview" w:date="2026-01-01T00:00:00Z">
        <w:r>
          <w:delText xml:space="preserve"> </w:delText>
        </w:r>
      </w:del>
      <w:hyperlink w:anchor="exm-fitted-model">
        <w:del w:id="131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313" w:author="PR Preview" w:date="2026-01-01T00:00:00Z">
        <w:r>
          <w:delText xml:space="preserve">.</w:delText>
        </w:r>
      </w:del>
    </w:p>
    <w:p>
      <w:pPr>
        <w:pStyle w:val="BodyText"/>
      </w:pPr>
      <w:del w:id="1314" w:author="PR Preview" w:date="2026-01-01T00:00:00Z">
        <w:r>
          <w:rPr>
            <w:b/>
            <w:bCs/>
          </w:rPr>
          <w:delText xml:space="preserve">Definition 30 (Expected prediction loss at a covariate value)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The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rPr>
            <w:b/>
            <w:bCs/>
          </w:rPr>
          <w:delText xml:space="preserve">expected prediction loss at</w:delText>
        </w:r>
      </w:del>
      <w:del w:id="131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of a</w:delText>
        </w:r>
      </w:del>
      <w:del w:id="1322" w:author="PR Preview" w:date="2026-01-01T00:00:00Z">
        <w:r>
          <w:delText xml:space="preserve"> </w:delText>
        </w:r>
      </w:del>
      <w:hyperlink w:anchor="def-fitting-procedure">
        <w:del w:id="132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24" w:author="PR Preview" w:date="2026-01-01T00:00:00Z">
        <w:r>
          <w:delText xml:space="preserve"> </w:delText>
        </w:r>
      </w:del>
      <m:oMath>
        <m:r>
          <m:t>g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at training-set size</w:delText>
        </w:r>
      </w:del>
      <w:del w:id="1327" w:author="PR Preview" w:date="2026-01-01T00:00:00Z">
        <w:r>
          <w:delText xml:space="preserve"> </w:delText>
        </w:r>
      </w:del>
      <m:oMath>
        <m:r>
          <m:t>n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is the expected</w:delText>
        </w:r>
      </w:del>
      <w:del w:id="1330" w:author="PR Preview" w:date="2026-01-01T00:00:00Z">
        <w:r>
          <w:delText xml:space="preserve"> </w:delText>
        </w:r>
      </w:del>
      <w:hyperlink w:anchor="def-observation-loss">
        <w:del w:id="133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3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of the</w:delText>
        </w:r>
      </w:del>
      <w:del w:id="1335" w:author="PR Preview" w:date="2026-01-01T00:00:00Z">
        <w:r>
          <w:delText xml:space="preserve"> </w:delText>
        </w:r>
      </w:del>
      <w:hyperlink w:anchor="def-fitted-model">
        <w:del w:id="133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that</w:delText>
        </w:r>
      </w:del>
      <w:del w:id="1340" w:author="PR Preview" w:date="2026-01-01T00:00:00Z">
        <w:r>
          <w:delText xml:space="preserve"> </w:delText>
        </w:r>
      </w:del>
      <m:oMath>
        <m:r>
          <m:t>g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produces from</w:delText>
        </w:r>
      </w:del>
      <w:del w:id="13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44" w:author="PR Preview" w:date="2026-01-01T00:00:00Z">
        <w:r>
          <w:delText xml:space="preserve">,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on a new outcome</w:delText>
        </w:r>
      </w:del>
      <w:del w:id="134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with</w:delText>
        </w:r>
      </w:del>
      <w:del w:id="135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351" w:author="PR Preview" w:date="2026-01-01T00:00:00Z">
        <w:r>
          <w:delText xml:space="preserve">,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averaged over random</w:delText>
        </w:r>
      </w:del>
      <w:del w:id="1354" w:author="PR Preview" w:date="2026-01-01T00:00:00Z">
        <w:r>
          <w:delText xml:space="preserve"> </w:delText>
        </w:r>
      </w:del>
      <w:hyperlink w:anchor="def-training-set">
        <w:del w:id="135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3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of</w:delText>
        </w:r>
      </w:del>
      <w:del w:id="1359" w:author="PR Preview" w:date="2026-01-01T00:00:00Z">
        <w:r>
          <w:delText xml:space="preserve"> </w:delText>
        </w:r>
      </w:del>
      <m:oMath>
        <m:r>
          <m:t>n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observations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drawn independently of</w:delText>
        </w:r>
      </w:del>
      <w:del w:id="13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365" w:author="PR Preview" w:date="2026-01-01T00:00:00Z">
        <w:r>
          <w:delText xml:space="preserve">,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and over</w:delText>
        </w:r>
      </w:del>
      <w:del w:id="136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69" w:author="PR Preview" w:date="2026-01-01T00:00:00Z">
        <w:r>
          <w:delText xml:space="preserve">.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The rule</w:delText>
        </w:r>
      </w:del>
      <w:del w:id="13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is random because</w:delText>
        </w:r>
      </w:del>
      <w:del w:id="13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is:</w:delText>
        </w:r>
      </w:del>
    </w:p>
    <w:p>
      <w:pPr>
        <w:pStyle w:val="BodyText"/>
      </w:pPr>
      <w:ins w:id="1378" w:author="PR Preview" w:date="2026-01-01T00:00:00Z">
        <w:r>
          <w:rPr>
            <w:b/>
            <w:bCs/>
          </w:rPr>
          <w:t xml:space="preserve">Definition 29 (Distribution model family)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A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rPr>
            <w:b/>
            <w:bCs/>
          </w:rPr>
          <w:t xml:space="preserve">distribution model family</w:t>
        </w:r>
      </w:ins>
      <w:ins w:id="13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a set of</w:t>
        </w:r>
      </w:ins>
      <w:ins w:id="1386" w:author="PR Preview" w:date="2026-01-01T00:00:00Z">
        <w:r>
          <w:t xml:space="preserve"> </w:t>
        </w:r>
      </w:ins>
      <w:hyperlink w:anchor="def-distribution-model">
        <w:ins w:id="1387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388" w:author="PR Preview" w:date="2026-01-01T00:00:00Z">
        <w:r>
          <w:t xml:space="preserve">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The</w:t>
        </w:r>
      </w:ins>
      <w:ins w:id="1391" w:author="PR Preview" w:date="2026-01-01T00:00:00Z">
        <w:r>
          <w:t xml:space="preserve"> </w:t>
        </w:r>
      </w:ins>
      <w:hyperlink w:anchor="def-mean-function">
        <w:ins w:id="1392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ins w:id="1395" w:author="PR Preview" w:date="2026-01-01T00:00:00Z">
        <w:r>
          <w:rPr>
            <w:b/>
            <w:bCs/>
          </w:rPr>
          <w:t xml:space="preserve">Example 20 (Normal distribution models with polynomial mean functions)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The normal distribution models of</w:t>
        </w:r>
      </w:ins>
      <w:ins w:id="1398" w:author="PR Preview" w:date="2026-01-01T00:00:00Z">
        <w:r>
          <w:t xml:space="preserve"> </w:t>
        </w:r>
      </w:ins>
      <w:hyperlink w:anchor="exm-distribution-model">
        <w:ins w:id="1399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whose mean function</w:t>
        </w:r>
      </w:ins>
      <w:ins w:id="1402" w:author="PR Preview" w:date="2026-01-01T00:00:00Z">
        <w:r>
          <w:t xml:space="preserve"> </w:t>
        </w:r>
      </w:ins>
      <m:oMath>
        <m:r>
          <m:t>h</m:t>
        </m:r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is a polynomial of degree at most</w:t>
        </w:r>
      </w:ins>
      <w:ins w:id="1405" w:author="PR Preview" w:date="2026-01-01T00:00:00Z">
        <w:r>
          <w:t xml:space="preserve"> </w:t>
        </w:r>
      </w:ins>
      <m:oMath>
        <m:r>
          <m:t>d</m:t>
        </m:r>
      </m:oMath>
      <w:ins w:id="1406" w:author="PR Preview" w:date="2026-01-01T00:00:00Z">
        <w:r>
          <w:t xml:space="preserve">,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with any variance</w:t>
        </w:r>
      </w:ins>
      <w:ins w:id="140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410" w:author="PR Preview" w:date="2026-01-01T00:00:00Z">
        <w:r>
          <w:t xml:space="preserve">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form a</w:t>
        </w:r>
      </w:ins>
      <w:ins w:id="1413" w:author="PR Preview" w:date="2026-01-01T00:00:00Z">
        <w:r>
          <w:t xml:space="preserve"> </w:t>
        </w:r>
      </w:ins>
      <w:hyperlink w:anchor="def-distribution-model-family">
        <w:ins w:id="1414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4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416" w:author="PR Preview" w:date="2026-01-01T00:00:00Z">
        <w:r>
          <w:t xml:space="preserve">.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By</w:t>
        </w:r>
      </w:ins>
      <w:ins w:id="1419" w:author="PR Preview" w:date="2026-01-01T00:00:00Z">
        <w:r>
          <w:t xml:space="preserve"> </w:t>
        </w:r>
      </w:ins>
      <w:hyperlink w:anchor="X8ba36155c06ad6e11c129dc0138d9fa11d4bc5f">
        <w:ins w:id="1420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421" w:author="PR Preview" w:date="2026-01-01T00:00:00Z">
        <w:r>
          <w:t xml:space="preserve">,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the set of mean functions in</w:t>
        </w:r>
      </w:ins>
      <w:ins w:id="1424" w:author="PR Preview" w:date="2026-01-01T00:00:00Z">
        <w:r>
          <w:t xml:space="preserve"> </w:t>
        </w:r>
      </w:ins>
      <w:hyperlink w:anchor="X647826443046820f13eb4df9d12242bb4295448">
        <w:ins w:id="142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is the set of polynomials of degree at most</w:t>
        </w:r>
      </w:ins>
      <w:ins w:id="1428" w:author="PR Preview" w:date="2026-01-01T00:00:00Z">
        <w:r>
          <w:t xml:space="preserve"> </w:t>
        </w:r>
      </w:ins>
      <m:oMath>
        <m:r>
          <m:t>d</m:t>
        </m:r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of</w:t>
        </w:r>
      </w:ins>
      <w:ins w:id="1431" w:author="PR Preview" w:date="2026-01-01T00:00:00Z">
        <w:r>
          <w:t xml:space="preserve"> </w:t>
        </w:r>
      </w:ins>
      <w:hyperlink w:anchor="exm-model-family">
        <w:ins w:id="143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433" w:author="PR Preview" w:date="2026-01-01T00:00:00Z">
        <w:r>
          <w:t xml:space="preserve">.</w:t>
        </w:r>
      </w:ins>
    </w:p>
    <w:bookmarkEnd w:id="117"/>
    <w:bookmarkStart w:id="118" w:name="def-fitted-distribution-model"/>
    <w:p>
      <w:pPr>
        <w:pStyle w:val="BodyText"/>
      </w:pPr>
      <w:ins w:id="1434" w:author="PR Preview" w:date="2026-01-01T00:00:00Z">
        <w:r>
          <w:rPr>
            <w:b/>
            <w:bCs/>
          </w:rPr>
          <w:t xml:space="preserve">Definition 30 (Fitted distribution model)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A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rPr>
            <w:b/>
            <w:bCs/>
          </w:rPr>
          <w:t xml:space="preserve">fitted distribution model</w:t>
        </w:r>
      </w:ins>
      <w:ins w:id="14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is a member of a</w:t>
        </w:r>
      </w:ins>
      <w:ins w:id="1442" w:author="PR Preview" w:date="2026-01-01T00:00:00Z">
        <w:r>
          <w:t xml:space="preserve"> </w:t>
        </w:r>
      </w:ins>
      <w:hyperlink w:anchor="def-distribution-model-family">
        <w:ins w:id="144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4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that has been chosen to describe a</w:t>
        </w:r>
      </w:ins>
      <w:ins w:id="1447" w:author="PR Preview" w:date="2026-01-01T00:00:00Z">
        <w:r>
          <w:t xml:space="preserve"> </w:t>
        </w:r>
      </w:ins>
      <w:hyperlink w:anchor="def-data-set">
        <w:ins w:id="144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4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450" w:author="PR Preview" w:date="2026-01-01T00:00:00Z">
        <w:r>
          <w:t xml:space="preserve">.</w:t>
        </w:r>
      </w:ins>
    </w:p>
    <w:bookmarkEnd w:id="118"/>
    <w:bookmarkStart w:id="119" w:name="exm-fitted-distribution-model"/>
    <w:p>
      <w:pPr>
        <w:pStyle w:val="BodyText"/>
      </w:pPr>
      <w:ins w:id="1451" w:author="PR Preview" w:date="2026-01-01T00:00:00Z">
        <w:r>
          <w:rPr>
            <w:b/>
            <w:bCs/>
          </w:rPr>
          <w:t xml:space="preserve">Example 21 (A fitted normal distribution model)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Choosing both a line and a variance to describe the weights and fuel economies of the cars in the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rPr>
            <w:rStyle w:val="VerbatimChar"/>
          </w:rPr>
          <w:t xml:space="preserve">mtcars</w:t>
        </w:r>
      </w:ins>
      <w:ins w:id="1456" w:author="PR Preview" w:date="2026-01-01T00:00:00Z">
        <w:r>
          <w:t xml:space="preserve"> </w:t>
        </w:r>
      </w:ins>
      <w:hyperlink w:anchor="def-data-set">
        <w:ins w:id="145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4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gives a</w:t>
        </w:r>
      </w:ins>
      <w:ins w:id="1461" w:author="PR Preview" w:date="2026-01-01T00:00:00Z">
        <w:r>
          <w:t xml:space="preserve"> </w:t>
        </w:r>
      </w:ins>
      <w:hyperlink w:anchor="def-fitted-distribution-model">
        <w:ins w:id="1462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46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in the family of</w:t>
        </w:r>
      </w:ins>
      <w:ins w:id="1466" w:author="PR Preview" w:date="2026-01-01T00:00:00Z">
        <w:r>
          <w:t xml:space="preserve"> </w:t>
        </w:r>
      </w:ins>
      <w:hyperlink w:anchor="exm-distribution-model-family">
        <w:ins w:id="1467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with polynomial degree</w:t>
        </w:r>
      </w:ins>
      <w:ins w:id="147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471" w:author="PR Preview" w:date="2026-01-01T00:00:00Z">
        <w:r>
          <w:t xml:space="preserve">.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Its mean function</w:t>
        </w:r>
      </w:ins>
      <w:ins w:id="147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is the fitted line of</w:t>
        </w:r>
      </w:ins>
      <w:ins w:id="1477" w:author="PR Preview" w:date="2026-01-01T00:00:00Z">
        <w:r>
          <w:t xml:space="preserve"> </w:t>
        </w:r>
      </w:ins>
      <w:hyperlink w:anchor="exm-fitted-model">
        <w:ins w:id="1478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479" w:author="PR Preview" w:date="2026-01-01T00:00:00Z">
        <w:r>
          <w:t xml:space="preserve">.</w:t>
        </w:r>
      </w:ins>
    </w:p>
    <w:bookmarkEnd w:id="119"/>
    <w:bookmarkStart w:id="121" w:name="def-epl"/>
    <w:p>
      <w:pPr>
        <w:pStyle w:val="BodyText"/>
      </w:pPr>
      <w:ins w:id="1480" w:author="PR Preview" w:date="2026-01-01T00:00:00Z">
        <w:r>
          <w:rPr>
            <w:b/>
            <w:bCs/>
          </w:rPr>
          <w:t xml:space="preserve">Definition 31 (Expected prediction loss at a covariate value)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The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rPr>
            <w:b/>
            <w:bCs/>
          </w:rPr>
          <w:t xml:space="preserve">expected prediction loss at</w:t>
        </w:r>
      </w:ins>
      <w:ins w:id="148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of a</w:t>
        </w:r>
      </w:ins>
      <w:ins w:id="1488" w:author="PR Preview" w:date="2026-01-01T00:00:00Z">
        <w:r>
          <w:t xml:space="preserve"> </w:t>
        </w:r>
      </w:ins>
      <w:hyperlink w:anchor="def-fitting-procedure">
        <w:ins w:id="148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90" w:author="PR Preview" w:date="2026-01-01T00:00:00Z">
        <w:r>
          <w:t xml:space="preserve"> </w:t>
        </w:r>
      </w:ins>
      <m:oMath>
        <m:r>
          <m:t>g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at training-set size</w:t>
        </w:r>
      </w:ins>
      <w:ins w:id="1493" w:author="PR Preview" w:date="2026-01-01T00:00:00Z">
        <w:r>
          <w:t xml:space="preserve"> </w:t>
        </w:r>
      </w:ins>
      <m:oMath>
        <m:r>
          <m:t>n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is the expected</w:t>
        </w:r>
      </w:ins>
      <w:ins w:id="1496" w:author="PR Preview" w:date="2026-01-01T00:00:00Z">
        <w:r>
          <w:t xml:space="preserve"> </w:t>
        </w:r>
      </w:ins>
      <w:hyperlink w:anchor="def-observation-loss">
        <w:ins w:id="149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9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of the</w:t>
        </w:r>
      </w:ins>
      <w:ins w:id="1501" w:author="PR Preview" w:date="2026-01-01T00:00:00Z">
        <w:r>
          <w:t xml:space="preserve"> </w:t>
        </w:r>
      </w:ins>
      <w:hyperlink w:anchor="def-fitted-model">
        <w:ins w:id="150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5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that</w:t>
        </w:r>
      </w:ins>
      <w:ins w:id="1506" w:author="PR Preview" w:date="2026-01-01T00:00:00Z">
        <w:r>
          <w:t xml:space="preserve"> </w:t>
        </w:r>
      </w:ins>
      <m:oMath>
        <m:r>
          <m:t>g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produces from</w:t>
        </w:r>
      </w:ins>
      <w:ins w:id="15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10" w:author="PR Preview" w:date="2026-01-01T00:00:00Z">
        <w:r>
          <w:t xml:space="preserve">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on a new outcome</w:t>
        </w:r>
      </w:ins>
      <w:ins w:id="15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with</w:t>
        </w:r>
      </w:ins>
      <w:ins w:id="15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517" w:author="PR Preview" w:date="2026-01-01T00:00:00Z">
        <w:r>
          <w:t xml:space="preserve">,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averaged over random</w:t>
        </w:r>
      </w:ins>
      <w:ins w:id="1520" w:author="PR Preview" w:date="2026-01-01T00:00:00Z">
        <w:r>
          <w:t xml:space="preserve"> </w:t>
        </w:r>
      </w:ins>
      <w:hyperlink w:anchor="def-training-set">
        <w:ins w:id="1521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5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of</w:t>
        </w:r>
      </w:ins>
      <w:ins w:id="1525" w:author="PR Preview" w:date="2026-01-01T00:00:00Z">
        <w:r>
          <w:t xml:space="preserve"> </w:t>
        </w:r>
      </w:ins>
      <m:oMath>
        <m:r>
          <m:t>n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observations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drawn independently of</w:t>
        </w:r>
      </w:ins>
      <w:ins w:id="15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531" w:author="PR Preview" w:date="2026-01-01T00:00:00Z">
        <w:r>
          <w:t xml:space="preserve">,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and over</w:t>
        </w:r>
      </w:ins>
      <w:ins w:id="153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35" w:author="PR Preview" w:date="2026-01-01T00:00:00Z">
        <w:r>
          <w:t xml:space="preserve">.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The rule</w:t>
        </w:r>
      </w:ins>
      <w:ins w:id="15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is random because</w:t>
        </w:r>
      </w:ins>
      <w:ins w:id="15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is:</w:t>
        </w:r>
      </w:ins>
    </w:p>
    <w:p>
      <w:pPr>
        <w:pStyle w:val="BodyText"/>
      </w:pPr>
      <w:bookmarkStart w:id="12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2"/>
    <w:bookmarkStart w:id="124" w:name="def-epe"/>
    <w:p>
      <w:pPr>
        <w:pStyle w:val="BodyText"/>
      </w:pPr>
      <w:del w:id="1544" w:author="PR Preview" w:date="2026-01-01T00:00:00Z">
        <w:r>
          <w:rPr>
            <w:b/>
            <w:bCs/>
          </w:rPr>
          <w:delText xml:space="preserve">Definition 31 (Expected prediction error at a covariate value)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rPr>
            <w:b/>
            <w:bCs/>
          </w:rPr>
          <w:delText xml:space="preserve">expected prediction error at</w:delText>
        </w:r>
      </w:del>
      <w:del w:id="154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(</w:delText>
        </w:r>
      </w:del>
      <w:del w:id="1552" w:author="PR Preview" w:date="2026-01-01T00:00:00Z">
        <w:r>
          <w:rPr>
            <w:b/>
            <w:bCs/>
          </w:rPr>
          <w:delText xml:space="preserve">EPE</w:delText>
        </w:r>
      </w:del>
      <w:del w:id="1553" w:author="PR Preview" w:date="2026-01-01T00:00:00Z">
        <w:r>
          <w:delText xml:space="preserve">; also the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556" w:author="PR Preview" w:date="2026-01-01T00:00:00Z">
        <w:r>
          <w:delText xml:space="preserve">,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rPr>
            <w:b/>
            <w:bCs/>
          </w:rPr>
          <w:delText xml:space="preserve">ESPE</w:delText>
        </w:r>
      </w:del>
      <w:del w:id="1559" w:author="PR Preview" w:date="2026-01-01T00:00:00Z">
        <w:r>
          <w:delText xml:space="preserve">)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of a</w:delText>
        </w:r>
      </w:del>
      <w:del w:id="1562" w:author="PR Preview" w:date="2026-01-01T00:00:00Z">
        <w:r>
          <w:delText xml:space="preserve"> </w:delText>
        </w:r>
      </w:del>
      <w:hyperlink w:anchor="def-fitting-procedure">
        <w:del w:id="156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64" w:author="PR Preview" w:date="2026-01-01T00:00:00Z">
        <w:r>
          <w:delText xml:space="preserve"> </w:delText>
        </w:r>
      </w:del>
      <m:oMath>
        <m:r>
          <m:t>g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at training-set size</w:delText>
        </w:r>
      </w:del>
      <w:del w:id="1567" w:author="PR Preview" w:date="2026-01-01T00:00:00Z">
        <w:r>
          <w:delText xml:space="preserve"> </w:delText>
        </w:r>
      </w:del>
      <m:oMath>
        <m:r>
          <m:t>n</m:t>
        </m:r>
      </m:oMath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is its</w:delText>
        </w:r>
      </w:del>
      <w:del w:id="1570" w:author="PR Preview" w:date="2026-01-01T00:00:00Z">
        <w:r>
          <w:delText xml:space="preserve"> </w:delText>
        </w:r>
      </w:del>
      <w:hyperlink w:anchor="def-epl">
        <w:del w:id="1571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under</w:delText>
        </w:r>
      </w:del>
      <w:del w:id="1574" w:author="PR Preview" w:date="2026-01-01T00:00:00Z">
        <w:r>
          <w:delText xml:space="preserve"> </w:delText>
        </w:r>
      </w:del>
      <w:hyperlink w:anchor="rem-squared-error-loss">
        <w:del w:id="1575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576" w:author="PR Preview" w:date="2026-01-01T00:00:00Z">
        <w:r>
          <w:delText xml:space="preserve">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the expected value of the squared</w:delText>
        </w:r>
      </w:del>
      <w:del w:id="1579" w:author="PR Preview" w:date="2026-01-01T00:00:00Z">
        <w:r>
          <w:delText xml:space="preserve"> </w:delText>
        </w:r>
      </w:del>
      <w:hyperlink r:id="rId57">
        <w:del w:id="158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581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of the</w:delText>
        </w:r>
      </w:del>
      <w:del w:id="1584" w:author="PR Preview" w:date="2026-01-01T00:00:00Z">
        <w:r>
          <w:delText xml:space="preserve"> </w:delText>
        </w:r>
      </w:del>
      <w:hyperlink w:anchor="def-fitted-model">
        <w:del w:id="158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that</w:delText>
        </w:r>
      </w:del>
      <w:del w:id="1589" w:author="PR Preview" w:date="2026-01-01T00:00:00Z">
        <w:r>
          <w:delText xml:space="preserve"> </w:delText>
        </w:r>
      </w:del>
      <m:oMath>
        <m:r>
          <m:t>g</m:t>
        </m:r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produces from</w:delText>
        </w:r>
      </w:del>
      <w:del w:id="15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93" w:author="PR Preview" w:date="2026-01-01T00:00:00Z">
        <w:r>
          <w:delText xml:space="preserve">:</w:delText>
        </w:r>
      </w:del>
    </w:p>
    <w:p>
      <w:pPr>
        <w:pStyle w:val="BodyText"/>
      </w:pPr>
      <w:ins w:id="1594" w:author="PR Preview" w:date="2026-01-01T00:00:00Z">
        <w:r>
          <w:rPr>
            <w:b/>
            <w:bCs/>
          </w:rPr>
          <w:t xml:space="preserve">Definition 32 (Expected prediction error at a covariate value)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The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rPr>
            <w:b/>
            <w:bCs/>
          </w:rPr>
          <w:t xml:space="preserve">expected prediction error at</w:t>
        </w:r>
      </w:ins>
      <w:ins w:id="159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(</w:t>
        </w:r>
      </w:ins>
      <w:ins w:id="1602" w:author="PR Preview" w:date="2026-01-01T00:00:00Z">
        <w:r>
          <w:rPr>
            <w:b/>
            <w:bCs/>
          </w:rPr>
          <w:t xml:space="preserve">EPE</w:t>
        </w:r>
      </w:ins>
      <w:ins w:id="1603" w:author="PR Preview" w:date="2026-01-01T00:00:00Z">
        <w:r>
          <w:t xml:space="preserve">; also the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rPr>
            <w:b/>
            <w:bCs/>
          </w:rPr>
          <w:t xml:space="preserve">expected squared prediction error</w:t>
        </w:r>
      </w:ins>
      <w:ins w:id="1606" w:author="PR Preview" w:date="2026-01-01T00:00:00Z">
        <w:r>
          <w:t xml:space="preserve">,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rPr>
            <w:b/>
            <w:bCs/>
          </w:rPr>
          <w:t xml:space="preserve">ESPE</w:t>
        </w:r>
      </w:ins>
      <w:ins w:id="1609" w:author="PR Preview" w:date="2026-01-01T00:00:00Z">
        <w:r>
          <w:t xml:space="preserve">)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of a</w:t>
        </w:r>
      </w:ins>
      <w:ins w:id="1612" w:author="PR Preview" w:date="2026-01-01T00:00:00Z">
        <w:r>
          <w:t xml:space="preserve"> </w:t>
        </w:r>
      </w:ins>
      <w:hyperlink w:anchor="def-fitting-procedure">
        <w:ins w:id="161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14" w:author="PR Preview" w:date="2026-01-01T00:00:00Z">
        <w:r>
          <w:t xml:space="preserve"> </w:t>
        </w:r>
      </w:ins>
      <m:oMath>
        <m:r>
          <m:t>g</m:t>
        </m:r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at training-set size</w:t>
        </w:r>
      </w:ins>
      <w:ins w:id="1617" w:author="PR Preview" w:date="2026-01-01T00:00:00Z">
        <w:r>
          <w:t xml:space="preserve"> </w:t>
        </w:r>
      </w:ins>
      <m:oMath>
        <m:r>
          <m:t>n</m:t>
        </m:r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is its</w:t>
        </w:r>
      </w:ins>
      <w:ins w:id="1620" w:author="PR Preview" w:date="2026-01-01T00:00:00Z">
        <w:r>
          <w:t xml:space="preserve"> </w:t>
        </w:r>
      </w:ins>
      <w:hyperlink w:anchor="def-epl">
        <w:ins w:id="1621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under</w:t>
        </w:r>
      </w:ins>
      <w:ins w:id="1624" w:author="PR Preview" w:date="2026-01-01T00:00:00Z">
        <w:r>
          <w:t xml:space="preserve"> </w:t>
        </w:r>
      </w:ins>
      <w:hyperlink w:anchor="rem-squared-error-loss">
        <w:ins w:id="1625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626" w:author="PR Preview" w:date="2026-01-01T00:00:00Z">
        <w:r>
          <w:t xml:space="preserve">,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the expected value of the squared</w:t>
        </w:r>
      </w:ins>
      <w:ins w:id="1629" w:author="PR Preview" w:date="2026-01-01T00:00:00Z">
        <w:r>
          <w:t xml:space="preserve"> </w:t>
        </w:r>
      </w:ins>
      <w:hyperlink r:id="rId57">
        <w:ins w:id="163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631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of the</w:t>
        </w:r>
      </w:ins>
      <w:ins w:id="1634" w:author="PR Preview" w:date="2026-01-01T00:00:00Z">
        <w:r>
          <w:t xml:space="preserve"> </w:t>
        </w:r>
      </w:ins>
      <w:hyperlink w:anchor="def-fitted-model">
        <w:ins w:id="163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63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that</w:t>
        </w:r>
      </w:ins>
      <w:ins w:id="1639" w:author="PR Preview" w:date="2026-01-01T00:00:00Z">
        <w:r>
          <w:t xml:space="preserve"> </w:t>
        </w:r>
      </w:ins>
      <m:oMath>
        <m:r>
          <m:t>g</m:t>
        </m:r>
      </m:oMath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produces from</w:t>
        </w:r>
      </w:ins>
      <w:ins w:id="16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43" w:author="PR Preview" w:date="2026-01-01T00:00:00Z">
        <w:r>
          <w:t xml:space="preserve">:</w:t>
        </w:r>
      </w:ins>
    </w:p>
    <w:p>
      <w:pPr>
        <w:pStyle w:val="BodyText"/>
      </w:pPr>
      <w:bookmarkStart w:id="12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6"/>
    <w:bookmarkStart w:id="12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7"/>
    <w:bookmarkStart w:id="128" w:name="exr-expected-error-epe"/>
    <w:p>
      <w:pPr>
        <w:pStyle w:val="BodyText"/>
      </w:pPr>
      <w:del w:id="1644" w:author="PR Preview" w:date="2026-01-01T00:00:00Z">
        <w:r>
          <w:rPr>
            <w:b/>
            <w:bCs/>
          </w:rPr>
          <w:delText xml:space="preserve">Exercise 3 (The expected generalization error, covariate value by covariate value)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Let</w:delText>
        </w:r>
      </w:del>
      <w:del w:id="1647" w:author="PR Preview" w:date="2026-01-01T00:00:00Z">
        <w:r>
          <w:delText xml:space="preserve"> </w:delText>
        </w:r>
      </w:del>
      <m:oMath>
        <m:r>
          <m:t>g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be a</w:delText>
        </w:r>
      </w:del>
      <w:del w:id="1650" w:author="PR Preview" w:date="2026-01-01T00:00:00Z">
        <w:r>
          <w:delText xml:space="preserve"> </w:delText>
        </w:r>
      </w:del>
      <w:hyperlink w:anchor="def-fitting-procedure">
        <w:del w:id="165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52" w:author="PR Preview" w:date="2026-01-01T00:00:00Z">
        <w:r>
          <w:delText xml:space="preserve">,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and let the random</w:delText>
        </w:r>
      </w:del>
      <w:del w:id="1655" w:author="PR Preview" w:date="2026-01-01T00:00:00Z">
        <w:r>
          <w:delText xml:space="preserve"> </w:delText>
        </w:r>
      </w:del>
      <w:hyperlink w:anchor="def-training-set">
        <w:del w:id="165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of</w:delText>
        </w:r>
      </w:del>
      <w:del w:id="1660" w:author="PR Preview" w:date="2026-01-01T00:00:00Z">
        <w:r>
          <w:delText xml:space="preserve"> </w:delText>
        </w:r>
      </w:del>
      <m:oMath>
        <m:r>
          <m:t>n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observations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be independent of the new observation</w:delText>
        </w:r>
      </w:del>
      <w:del w:id="16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666" w:author="PR Preview" w:date="2026-01-01T00:00:00Z">
        <w:r>
          <w:delText xml:space="preserve">.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Derive an expression for the</w:delText>
        </w:r>
      </w:del>
      <w:del w:id="1669" w:author="PR Preview" w:date="2026-01-01T00:00:00Z">
        <w:r>
          <w:delText xml:space="preserve"> </w:delText>
        </w:r>
      </w:del>
      <w:hyperlink w:anchor="def-expected-generalization-error">
        <w:del w:id="167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67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in terms of the</w:delText>
        </w:r>
      </w:del>
      <w:del w:id="1674" w:author="PR Preview" w:date="2026-01-01T00:00:00Z">
        <w:r>
          <w:delText xml:space="preserve"> </w:delText>
        </w:r>
      </w:del>
      <w:hyperlink w:anchor="def-epl">
        <w:del w:id="1675" w:author="PR Preview" w:date="2026-01-01T00:00:00Z">
          <w:r>
            <w:rPr>
              <w:rStyle w:val="Hyperlink"/>
            </w:rPr>
            <w:delText xml:space="preserve">expected prediction loss at</w:delText>
          </w:r>
        </w:del>
        <w:del w:id="1676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1677" w:author="PR Preview" w:date="2026-01-01T00:00:00Z">
        <w:r>
          <w:delText xml:space="preserve">,</w:delText>
        </w:r>
      </w:del>
      <w:del w:id="167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79" w:author="PR Preview" w:date="2026-01-01T00:00:00Z">
        <w:r>
          <w:delText xml:space="preserve">,</w:delText>
        </w:r>
      </w:del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and the distribution of</w:delText>
        </w:r>
      </w:del>
      <w:del w:id="16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683" w:author="PR Preview" w:date="2026-01-01T00:00:00Z">
        <w:r>
          <w:delText xml:space="preserve">.</w:delText>
        </w:r>
      </w:del>
    </w:p>
    <w:p>
      <w:pPr>
        <w:pStyle w:val="BodyText"/>
      </w:pPr>
      <w:ins w:id="1684" w:author="PR Preview" w:date="2026-01-01T00:00:00Z">
        <w:r>
          <w:rPr>
            <w:b/>
            <w:bCs/>
          </w:rPr>
          <w:t xml:space="preserve">Exercise 3 (The expected generalization error, covariate value by covariate value)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Let</w:t>
        </w:r>
      </w:ins>
      <w:ins w:id="1687" w:author="PR Preview" w:date="2026-01-01T00:00:00Z">
        <w:r>
          <w:t xml:space="preserve"> </w:t>
        </w:r>
      </w:ins>
      <m:oMath>
        <m:r>
          <m:t>g</m:t>
        </m:r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be a</w:t>
        </w:r>
      </w:ins>
      <w:ins w:id="1690" w:author="PR Preview" w:date="2026-01-01T00:00:00Z">
        <w:r>
          <w:t xml:space="preserve"> </w:t>
        </w:r>
      </w:ins>
      <w:hyperlink w:anchor="def-fitting-procedure">
        <w:ins w:id="169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92" w:author="PR Preview" w:date="2026-01-01T00:00:00Z">
        <w:r>
          <w:t xml:space="preserve">,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and let the random</w:t>
        </w:r>
      </w:ins>
      <w:ins w:id="1695" w:author="PR Preview" w:date="2026-01-01T00:00:00Z">
        <w:r>
          <w:t xml:space="preserve"> </w:t>
        </w:r>
      </w:ins>
      <w:hyperlink w:anchor="def-training-set">
        <w:ins w:id="16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of</w:t>
        </w:r>
      </w:ins>
      <w:ins w:id="1700" w:author="PR Preview" w:date="2026-01-01T00:00:00Z">
        <w:r>
          <w:t xml:space="preserve"> </w:t>
        </w:r>
      </w:ins>
      <m:oMath>
        <m:r>
          <m:t>n</m:t>
        </m:r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observations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be independent of the new observation</w:t>
        </w:r>
      </w:ins>
      <w:ins w:id="17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706" w:author="PR Preview" w:date="2026-01-01T00:00:00Z">
        <w:r>
          <w:t xml:space="preserve">.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Write the</w:t>
        </w:r>
      </w:ins>
      <w:ins w:id="1709" w:author="PR Preview" w:date="2026-01-01T00:00:00Z">
        <w:r>
          <w:t xml:space="preserve"> </w:t>
        </w:r>
      </w:ins>
      <w:hyperlink w:anchor="def-expected-generalization-error">
        <w:ins w:id="1710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71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in terms of the</w:t>
        </w:r>
      </w:ins>
      <w:ins w:id="1714" w:author="PR Preview" w:date="2026-01-01T00:00:00Z">
        <w:r>
          <w:t xml:space="preserve"> </w:t>
        </w:r>
      </w:ins>
      <w:hyperlink w:anchor="def-epl">
        <w:ins w:id="1715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171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717" w:author="PR Preview" w:date="2026-01-01T00:00:00Z">
        <w:r>
          <w:t xml:space="preserve">,</w:t>
        </w:r>
      </w:ins>
      <w:ins w:id="171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19" w:author="PR Preview" w:date="2026-01-01T00:00:00Z">
        <w:r>
          <w:t xml:space="preserve">,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and the distribution of</w:t>
        </w:r>
      </w:ins>
      <w:ins w:id="17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23" w:author="PR Preview" w:date="2026-01-01T00:00:00Z">
        <w:r>
          <w:t xml:space="preserve">.</w:t>
        </w:r>
      </w:ins>
    </w:p>
    <w:bookmarkEnd w:id="128"/>
    <w:bookmarkStart w:id="13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724" w:author="PR Preview" w:date="2026-01-01T00:00:00Z">
        <w:r>
          <w:delText xml:space="preserve">The steps labeled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“definition”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apply</w:delText>
        </w:r>
      </w:del>
      <w:del w:id="1729" w:author="PR Preview" w:date="2026-01-01T00:00:00Z">
        <w:r>
          <w:delText xml:space="preserve"> </w:delText>
        </w:r>
      </w:del>
      <w:hyperlink w:anchor="eq-expected-generalization-error">
        <w:del w:id="1730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731" w:author="PR Preview" w:date="2026-01-01T00:00:00Z">
        <w:r>
          <w:delText xml:space="preserve">,</w:delText>
        </w:r>
      </w:del>
      <w:del w:id="1732" w:author="PR Preview" w:date="2026-01-01T00:00:00Z">
        <w:r>
          <w:delText xml:space="preserve"> </w:delText>
        </w:r>
      </w:del>
      <w:hyperlink w:anchor="eq-generalization-error">
        <w:del w:id="1733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and</w:delText>
        </w:r>
      </w:del>
      <w:del w:id="1736" w:author="PR Preview" w:date="2026-01-01T00:00:00Z">
        <w:r>
          <w:delText xml:space="preserve"> </w:delText>
        </w:r>
      </w:del>
      <w:hyperlink w:anchor="eq-epl">
        <w:del w:id="1737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738" w:author="PR Preview" w:date="2026-01-01T00:00:00Z">
        <w:r>
          <w:delText xml:space="preserve">, in that order.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Here</w:delText>
        </w:r>
      </w:del>
      <w:del w:id="174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abbreviates</w:delText>
        </w:r>
      </w:del>
      <w:del w:id="174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745" w:author="PR Preview" w:date="2026-01-01T00:00:00Z">
        <w:r>
          <w:delText xml:space="preserve">, the</w:delText>
        </w:r>
      </w:del>
      <w:del w:id="1746" w:author="PR Preview" w:date="2026-01-01T00:00:00Z">
        <w:r>
          <w:delText xml:space="preserve"> </w:delText>
        </w:r>
      </w:del>
      <w:hyperlink w:anchor="def-observation-loss">
        <w:del w:id="174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of the prediction rule</w:delText>
        </w:r>
      </w:del>
      <w:del w:id="175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(</w:delText>
        </w:r>
      </w:del>
      <w:hyperlink w:anchor="eq-prediction-rule">
        <w:del w:id="1753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754" w:author="PR Preview" w:date="2026-01-01T00:00:00Z">
        <w:r>
          <w:delText xml:space="preserve">)</w:delText>
        </w:r>
      </w:del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on the new observation.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The two steps labeled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“iterated expectations”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use the</w:delText>
        </w:r>
      </w:del>
      <w:del w:id="1763" w:author="PR Preview" w:date="2026-01-01T00:00:00Z">
        <w:r>
          <w:delText xml:space="preserve"> </w:delText>
        </w:r>
      </w:del>
      <w:hyperlink r:id="rId129">
        <w:del w:id="1764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765" w:author="PR Preview" w:date="2026-01-01T00:00:00Z">
        <w:r>
          <w:delText xml:space="preserve">,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the first conditioning on</w:delText>
        </w:r>
      </w:del>
      <w:del w:id="17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and the second on</w:delText>
        </w:r>
      </w:del>
      <w:del w:id="17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72" w:author="PR Preview" w:date="2026-01-01T00:00:00Z">
        <w:r>
          <w:delText xml:space="preserve">.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The last line needs</w:delText>
        </w:r>
      </w:del>
      <w:del w:id="17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to be independent of</w:delText>
        </w:r>
      </w:del>
      <w:del w:id="17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779" w:author="PR Preview" w:date="2026-01-01T00:00:00Z">
        <w:r>
          <w:delText xml:space="preserve">: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then, given</w:delText>
        </w:r>
      </w:del>
      <w:del w:id="17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783" w:author="PR Preview" w:date="2026-01-01T00:00:00Z">
        <w:r>
          <w:delText xml:space="preserve">,</w:delText>
        </w:r>
      </w:del>
      <w:del w:id="17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still has its unconditional distribution,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as</w:delText>
        </w:r>
      </w:del>
      <w:del w:id="1789" w:author="PR Preview" w:date="2026-01-01T00:00:00Z">
        <w:r>
          <w:delText xml:space="preserve"> </w:delText>
        </w:r>
      </w:del>
      <w:hyperlink w:anchor="def-epl">
        <w:del w:id="1790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requires.</w:delText>
        </w:r>
      </w:del>
    </w:p>
    <w:p>
      <w:pPr>
        <w:pStyle w:val="FirstParagraph"/>
      </w:pPr>
      <w:ins w:id="1793" w:author="PR Preview" w:date="2026-01-01T00:00:00Z">
        <w:r>
          <w:t xml:space="preserve">The steps labeled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“definition”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apply</w:t>
        </w:r>
      </w:ins>
      <w:ins w:id="1798" w:author="PR Preview" w:date="2026-01-01T00:00:00Z">
        <w:r>
          <w:t xml:space="preserve"> </w:t>
        </w:r>
      </w:ins>
      <w:hyperlink w:anchor="eq-expected-generalization-error">
        <w:ins w:id="1799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800" w:author="PR Preview" w:date="2026-01-01T00:00:00Z">
        <w:r>
          <w:t xml:space="preserve">,</w:t>
        </w:r>
      </w:ins>
      <w:ins w:id="1801" w:author="PR Preview" w:date="2026-01-01T00:00:00Z">
        <w:r>
          <w:t xml:space="preserve"> </w:t>
        </w:r>
      </w:ins>
      <w:hyperlink w:anchor="eq-generalization-error">
        <w:ins w:id="1802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and</w:t>
        </w:r>
      </w:ins>
      <w:ins w:id="1805" w:author="PR Preview" w:date="2026-01-01T00:00:00Z">
        <w:r>
          <w:t xml:space="preserve"> </w:t>
        </w:r>
      </w:ins>
      <w:hyperlink w:anchor="eq-epl">
        <w:ins w:id="1806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807" w:author="PR Preview" w:date="2026-01-01T00:00:00Z">
        <w:r>
          <w:t xml:space="preserve">, in that order.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Here</w:t>
        </w:r>
      </w:ins>
      <w:ins w:id="181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abbreviates</w:t>
        </w:r>
      </w:ins>
      <w:ins w:id="181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814" w:author="PR Preview" w:date="2026-01-01T00:00:00Z">
        <w:r>
          <w:t xml:space="preserve">, the</w:t>
        </w:r>
      </w:ins>
      <w:ins w:id="1815" w:author="PR Preview" w:date="2026-01-01T00:00:00Z">
        <w:r>
          <w:t xml:space="preserve"> </w:t>
        </w:r>
      </w:ins>
      <w:hyperlink w:anchor="def-observation-loss">
        <w:ins w:id="181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of the prediction rule</w:t>
        </w:r>
      </w:ins>
      <w:ins w:id="18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(</w:t>
        </w:r>
      </w:ins>
      <w:hyperlink w:anchor="eq-prediction-rule">
        <w:ins w:id="1822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823" w:author="PR Preview" w:date="2026-01-01T00:00:00Z">
        <w:r>
          <w:t xml:space="preserve">)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on the new observation.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The two steps labeled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“iterated expectations”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use the</w:t>
        </w:r>
      </w:ins>
      <w:ins w:id="1832" w:author="PR Preview" w:date="2026-01-01T00:00:00Z">
        <w:r>
          <w:t xml:space="preserve"> </w:t>
        </w:r>
      </w:ins>
      <w:hyperlink r:id="rId129">
        <w:ins w:id="1833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834" w:author="PR Preview" w:date="2026-01-01T00:00:00Z">
        <w:r>
          <w:t xml:space="preserve">,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the first conditioning on</w:t>
        </w:r>
      </w:ins>
      <w:ins w:id="18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and the second on</w:t>
        </w:r>
      </w:ins>
      <w:ins w:id="18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841" w:author="PR Preview" w:date="2026-01-01T00:00:00Z">
        <w:r>
          <w:t xml:space="preserve">.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The last line needs</w:t>
        </w:r>
      </w:ins>
      <w:ins w:id="18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to be independent of</w:t>
        </w:r>
      </w:ins>
      <w:ins w:id="18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848" w:author="PR Preview" w:date="2026-01-01T00:00:00Z">
        <w:r>
          <w:t xml:space="preserve">: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then, given</w:t>
        </w:r>
      </w:ins>
      <w:ins w:id="18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852" w:author="PR Preview" w:date="2026-01-01T00:00:00Z">
        <w:r>
          <w:t xml:space="preserve">,</w:t>
        </w:r>
      </w:ins>
      <w:ins w:id="18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still has its unconditional distribution,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as</w:t>
        </w:r>
      </w:ins>
      <w:ins w:id="1858" w:author="PR Preview" w:date="2026-01-01T00:00:00Z">
        <w:r>
          <w:t xml:space="preserve"> </w:t>
        </w:r>
      </w:ins>
      <w:hyperlink w:anchor="def-epl">
        <w:ins w:id="1859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requires.</w:t>
        </w:r>
      </w:ins>
    </w:p>
    <w:bookmarkEnd w:id="130"/>
    <w:bookmarkStart w:id="13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4" w:name="def-average-fit"/>
    <w:p>
      <w:pPr>
        <w:pStyle w:val="BodyText"/>
      </w:pPr>
      <w:del w:id="1862" w:author="PR Preview" w:date="2026-01-01T00:00:00Z">
        <w:r>
          <w:rPr>
            <w:b/>
            <w:bCs/>
          </w:rPr>
          <w:delText xml:space="preserve">Definition 32 (Expected prediction)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Let</w:delText>
        </w:r>
      </w:del>
      <w:del w:id="1865" w:author="PR Preview" w:date="2026-01-01T00:00:00Z">
        <w:r>
          <w:delText xml:space="preserve"> </w:delText>
        </w:r>
      </w:del>
      <m:oMath>
        <m:r>
          <m:t>g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be a</w:delText>
        </w:r>
      </w:del>
      <w:del w:id="1868" w:author="PR Preview" w:date="2026-01-01T00:00:00Z">
        <w:r>
          <w:delText xml:space="preserve"> </w:delText>
        </w:r>
      </w:del>
      <w:hyperlink w:anchor="def-fitting-procedure">
        <w:del w:id="186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870" w:author="PR Preview" w:date="2026-01-01T00:00:00Z">
        <w:r>
          <w:delText xml:space="preserve">,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and let</w:delText>
        </w:r>
      </w:del>
      <w:del w:id="18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be a random</w:delText>
        </w:r>
      </w:del>
      <w:del w:id="1876" w:author="PR Preview" w:date="2026-01-01T00:00:00Z">
        <w:r>
          <w:delText xml:space="preserve"> </w:delText>
        </w:r>
      </w:del>
      <w:hyperlink w:anchor="def-training-set">
        <w:del w:id="187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78" w:author="PR Preview" w:date="2026-01-01T00:00:00Z">
        <w:r>
          <w:delText xml:space="preserve">.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The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rPr>
            <w:b/>
            <w:bCs/>
          </w:rPr>
          <w:delText xml:space="preserve">expected prediction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of</w:delText>
        </w:r>
      </w:del>
      <w:del w:id="1885" w:author="PR Preview" w:date="2026-01-01T00:00:00Z">
        <w:r>
          <w:delText xml:space="preserve"> </w:delText>
        </w:r>
      </w:del>
      <m:oMath>
        <m:r>
          <m:t>g</m:t>
        </m:r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at a covariate value</w:delText>
        </w:r>
      </w:del>
      <w:del w:id="1888" w:author="PR Preview" w:date="2026-01-01T00:00:00Z">
        <w:r>
          <w:delText xml:space="preserve"> </w:delText>
        </w:r>
      </w:del>
      <m:oMath>
        <m:r>
          <m:t>x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is the value</w:delText>
        </w:r>
      </w:del>
      <w:del w:id="189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of the</w:delText>
        </w:r>
      </w:del>
      <w:del w:id="1894" w:author="PR Preview" w:date="2026-01-01T00:00:00Z">
        <w:r>
          <w:delText xml:space="preserve"> </w:delText>
        </w:r>
      </w:del>
      <w:hyperlink w:anchor="def-fitted-model">
        <w:del w:id="189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89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at</w:delText>
        </w:r>
      </w:del>
      <w:del w:id="1899" w:author="PR Preview" w:date="2026-01-01T00:00:00Z">
        <w:r>
          <w:delText xml:space="preserve"> </w:delText>
        </w:r>
      </w:del>
      <m:oMath>
        <m:r>
          <m:t>x</m:t>
        </m:r>
      </m:oMath>
      <w:del w:id="1900" w:author="PR Preview" w:date="2026-01-01T00:00:00Z">
        <w:r>
          <w:delText xml:space="preserve">,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903" w:author="PR Preview" w:date="2026-01-01T00:00:00Z">
        <w:r>
          <w:rPr>
            <w:b/>
            <w:bCs/>
          </w:rPr>
          <w:t xml:space="preserve">Definition 33 (Expected prediction)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Let</w:t>
        </w:r>
      </w:ins>
      <w:ins w:id="1906" w:author="PR Preview" w:date="2026-01-01T00:00:00Z">
        <w:r>
          <w:t xml:space="preserve"> </w:t>
        </w:r>
      </w:ins>
      <m:oMath>
        <m:r>
          <m:t>g</m:t>
        </m:r>
      </m:oMath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be a</w:t>
        </w:r>
      </w:ins>
      <w:ins w:id="1909" w:author="PR Preview" w:date="2026-01-01T00:00:00Z">
        <w:r>
          <w:t xml:space="preserve"> </w:t>
        </w:r>
      </w:ins>
      <w:hyperlink w:anchor="def-fitting-procedure">
        <w:ins w:id="191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11" w:author="PR Preview" w:date="2026-01-01T00:00:00Z">
        <w:r>
          <w:t xml:space="preserve">,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and let</w:t>
        </w:r>
      </w:ins>
      <w:ins w:id="19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be a random</w:t>
        </w:r>
      </w:ins>
      <w:ins w:id="1917" w:author="PR Preview" w:date="2026-01-01T00:00:00Z">
        <w:r>
          <w:t xml:space="preserve"> </w:t>
        </w:r>
      </w:ins>
      <w:hyperlink w:anchor="def-training-set">
        <w:ins w:id="191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19" w:author="PR Preview" w:date="2026-01-01T00:00:00Z">
        <w:r>
          <w:t xml:space="preserve">.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The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expected prediction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of</w:t>
        </w:r>
      </w:ins>
      <w:ins w:id="1926" w:author="PR Preview" w:date="2026-01-01T00:00:00Z">
        <w:r>
          <w:t xml:space="preserve"> </w:t>
        </w:r>
      </w:ins>
      <m:oMath>
        <m:r>
          <m:t>g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at a covariate value</w:t>
        </w:r>
      </w:ins>
      <w:ins w:id="1929" w:author="PR Preview" w:date="2026-01-01T00:00:00Z">
        <w:r>
          <w:t xml:space="preserve"> </w:t>
        </w:r>
      </w:ins>
      <m:oMath>
        <m:r>
          <m:t>x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is the value</w:t>
        </w:r>
      </w:ins>
      <w:ins w:id="19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of the</w:t>
        </w:r>
      </w:ins>
      <w:ins w:id="1935" w:author="PR Preview" w:date="2026-01-01T00:00:00Z">
        <w:r>
          <w:t xml:space="preserve"> </w:t>
        </w:r>
      </w:ins>
      <w:hyperlink w:anchor="def-fitted-model">
        <w:ins w:id="193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3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at</w:t>
        </w:r>
      </w:ins>
      <w:ins w:id="1940" w:author="PR Preview" w:date="2026-01-01T00:00:00Z">
        <w:r>
          <w:t xml:space="preserve"> </w:t>
        </w:r>
      </w:ins>
      <m:oMath>
        <m:r>
          <m:t>x</m:t>
        </m:r>
      </m:oMath>
      <w:ins w:id="1941" w:author="PR Preview" w:date="2026-01-01T00:00:00Z">
        <w:r>
          <w:t xml:space="preserve">,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5" w:name="exm-average-fit"/>
    <w:p>
      <w:pPr>
        <w:pStyle w:val="BodyText"/>
      </w:pPr>
      <w:del w:id="1944" w:author="PR Preview" w:date="2026-01-01T00:00:00Z">
        <w:r>
          <w:rPr>
            <w:b/>
            <w:bCs/>
          </w:rPr>
          <w:delText xml:space="preserve">Example 21 (Computing the expected prediction)</w:delText>
        </w:r>
      </w:del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Suppose the predictions</w:delText>
        </w:r>
      </w:del>
      <w:del w:id="19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at</w:delText>
        </w:r>
      </w:del>
      <w:del w:id="1950" w:author="PR Preview" w:date="2026-01-01T00:00:00Z">
        <w:r>
          <w:delText xml:space="preserve"> </w:delText>
        </w:r>
      </w:del>
      <m:oMath>
        <m:r>
          <m:t>x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take the values</w:delText>
        </w:r>
      </w:del>
      <w:del w:id="1953" w:author="PR Preview" w:date="2026-01-01T00:00:00Z">
        <w:r>
          <w:delText xml:space="preserve"> </w:delText>
        </w:r>
      </w:del>
      <m:oMath>
        <m:r>
          <m:t>9</m:t>
        </m:r>
      </m:oMath>
      <w:del w:id="1954" w:author="PR Preview" w:date="2026-01-01T00:00:00Z">
        <w:r>
          <w:delText xml:space="preserve">,</w:delText>
        </w:r>
      </w:del>
      <w:del w:id="1955" w:author="PR Preview" w:date="2026-01-01T00:00:00Z">
        <w:r>
          <w:delText xml:space="preserve"> </w:delText>
        </w:r>
      </w:del>
      <m:oMath>
        <m:r>
          <m:t>11</m:t>
        </m:r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and</w:delText>
        </w:r>
      </w:del>
      <w:del w:id="1958" w:author="PR Preview" w:date="2026-01-01T00:00:00Z">
        <w:r>
          <w:delText xml:space="preserve"> </w:delText>
        </w:r>
      </w:del>
      <m:oMath>
        <m:r>
          <m:t>13</m:t>
        </m:r>
      </m:oMath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with equal probability.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963" w:author="PR Preview" w:date="2026-01-01T00:00:00Z">
        <w:r>
          <w:rPr>
            <w:b/>
            <w:bCs/>
          </w:rPr>
          <w:delText xml:space="preserve">Definition 33 (Bias of a prediction)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Let</w:delText>
        </w:r>
      </w:del>
      <w:del w:id="1966" w:author="PR Preview" w:date="2026-01-01T00:00:00Z">
        <w:r>
          <w:delText xml:space="preserve"> </w:delText>
        </w:r>
      </w:del>
      <m:oMath>
        <m:r>
          <m:t>g</m:t>
        </m:r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be a</w:delText>
        </w:r>
      </w:del>
      <w:del w:id="1969" w:author="PR Preview" w:date="2026-01-01T00:00:00Z">
        <w:r>
          <w:delText xml:space="preserve"> </w:delText>
        </w:r>
      </w:del>
      <w:hyperlink w:anchor="def-fitting-procedure">
        <w:del w:id="197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971" w:author="PR Preview" w:date="2026-01-01T00:00:00Z">
        <w:r>
          <w:delText xml:space="preserve">,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and let</w:delText>
        </w:r>
      </w:del>
      <w:del w:id="19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be a random</w:delText>
        </w:r>
      </w:del>
      <w:del w:id="1977" w:author="PR Preview" w:date="2026-01-01T00:00:00Z">
        <w:r>
          <w:delText xml:space="preserve"> </w:delText>
        </w:r>
      </w:del>
      <w:hyperlink w:anchor="def-training-set">
        <w:del w:id="19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979" w:author="PR Preview" w:date="2026-01-01T00:00:00Z">
        <w:r>
          <w:delText xml:space="preserve">.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At a covariate value</w:delText>
        </w:r>
      </w:del>
      <w:del w:id="1982" w:author="PR Preview" w:date="2026-01-01T00:00:00Z">
        <w:r>
          <w:delText xml:space="preserve"> </w:delText>
        </w:r>
      </w:del>
      <m:oMath>
        <m:r>
          <m:t>x</m:t>
        </m:r>
      </m:oMath>
      <w:del w:id="1983" w:author="PR Preview" w:date="2026-01-01T00:00:00Z">
        <w:r>
          <w:delText xml:space="preserve">,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the prediction</w:delText>
        </w:r>
      </w:del>
      <w:del w:id="19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is a random variable,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because it depends on the random training data.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The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rPr>
            <w:b/>
            <w:bCs/>
          </w:rPr>
          <w:delText xml:space="preserve">bias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of the prediction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is the expected</w:delText>
        </w:r>
      </w:del>
      <w:del w:id="1999" w:author="PR Preview" w:date="2026-01-01T00:00:00Z">
        <w:r>
          <w:delText xml:space="preserve"> </w:delText>
        </w:r>
      </w:del>
      <w:hyperlink r:id="rId136">
        <w:del w:id="2000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of the prediction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as an</w:delText>
        </w:r>
      </w:del>
      <w:del w:id="2005" w:author="PR Preview" w:date="2026-01-01T00:00:00Z">
        <w:r>
          <w:delText xml:space="preserve"> </w:delText>
        </w:r>
      </w:del>
      <w:hyperlink r:id="rId137">
        <w:del w:id="200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of the</w:delText>
        </w:r>
      </w:del>
      <w:del w:id="2009" w:author="PR Preview" w:date="2026-01-01T00:00:00Z">
        <w:r>
          <w:delText xml:space="preserve"> </w:delText>
        </w:r>
      </w:del>
      <w:hyperlink w:anchor="def-mean-function">
        <w:del w:id="201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value</w:delText>
        </w:r>
      </w:del>
      <w:del w:id="201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14" w:author="PR Preview" w:date="2026-01-01T00:00:00Z">
        <w:r>
          <w:delText xml:space="preserve">,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2017" w:author="PR Preview" w:date="2026-01-01T00:00:00Z">
        <w:r>
          <w:rPr>
            <w:b/>
            <w:bCs/>
          </w:rPr>
          <w:t xml:space="preserve">Example 22 (Computing the expected prediction)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Suppose the predictions</w:t>
        </w:r>
      </w:ins>
      <w:ins w:id="20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at</w:t>
        </w:r>
      </w:ins>
      <w:ins w:id="2023" w:author="PR Preview" w:date="2026-01-01T00:00:00Z">
        <w:r>
          <w:t xml:space="preserve"> </w:t>
        </w:r>
      </w:ins>
      <m:oMath>
        <m:r>
          <m:t>x</m:t>
        </m:r>
      </m:oMath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take the values</w:t>
        </w:r>
      </w:ins>
      <w:ins w:id="2026" w:author="PR Preview" w:date="2026-01-01T00:00:00Z">
        <w:r>
          <w:t xml:space="preserve"> </w:t>
        </w:r>
      </w:ins>
      <m:oMath>
        <m:r>
          <m:t>9</m:t>
        </m:r>
      </m:oMath>
      <w:ins w:id="2027" w:author="PR Preview" w:date="2026-01-01T00:00:00Z">
        <w:r>
          <w:t xml:space="preserve">,</w:t>
        </w:r>
      </w:ins>
      <w:ins w:id="2028" w:author="PR Preview" w:date="2026-01-01T00:00:00Z">
        <w:r>
          <w:t xml:space="preserve"> </w:t>
        </w:r>
      </w:ins>
      <m:oMath>
        <m:r>
          <m:t>11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and</w:t>
        </w:r>
      </w:ins>
      <w:ins w:id="2031" w:author="PR Preview" w:date="2026-01-01T00:00:00Z">
        <w:r>
          <w:t xml:space="preserve"> </w:t>
        </w:r>
      </w:ins>
      <m:oMath>
        <m:r>
          <m:t>13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with equal probability.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9" w:name="def-prediction-bias"/>
    <w:p>
      <w:pPr>
        <w:pStyle w:val="FirstParagraph"/>
      </w:pPr>
      <w:ins w:id="2036" w:author="PR Preview" w:date="2026-01-01T00:00:00Z">
        <w:r>
          <w:rPr>
            <w:b/>
            <w:bCs/>
          </w:rPr>
          <w:t xml:space="preserve">Definition 34 (Bias of a prediction)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Let</w:t>
        </w:r>
      </w:ins>
      <w:ins w:id="2039" w:author="PR Preview" w:date="2026-01-01T00:00:00Z">
        <w:r>
          <w:t xml:space="preserve"> </w:t>
        </w:r>
      </w:ins>
      <m:oMath>
        <m:r>
          <m:t>g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be a</w:t>
        </w:r>
      </w:ins>
      <w:ins w:id="2042" w:author="PR Preview" w:date="2026-01-01T00:00:00Z">
        <w:r>
          <w:t xml:space="preserve"> </w:t>
        </w:r>
      </w:ins>
      <w:hyperlink w:anchor="def-fitting-procedure">
        <w:ins w:id="204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044" w:author="PR Preview" w:date="2026-01-01T00:00:00Z">
        <w:r>
          <w:t xml:space="preserve">,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and let</w:t>
        </w:r>
      </w:ins>
      <w:ins w:id="20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be a random</w:t>
        </w:r>
      </w:ins>
      <w:ins w:id="2050" w:author="PR Preview" w:date="2026-01-01T00:00:00Z">
        <w:r>
          <w:t xml:space="preserve"> </w:t>
        </w:r>
      </w:ins>
      <w:hyperlink w:anchor="def-training-set">
        <w:ins w:id="20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052" w:author="PR Preview" w:date="2026-01-01T00:00:00Z">
        <w:r>
          <w:t xml:space="preserve">.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At a covariate value</w:t>
        </w:r>
      </w:ins>
      <w:ins w:id="2055" w:author="PR Preview" w:date="2026-01-01T00:00:00Z">
        <w:r>
          <w:t xml:space="preserve"> </w:t>
        </w:r>
      </w:ins>
      <m:oMath>
        <m:r>
          <m:t>x</m:t>
        </m:r>
      </m:oMath>
      <w:ins w:id="2056" w:author="PR Preview" w:date="2026-01-01T00:00:00Z">
        <w:r>
          <w:t xml:space="preserve">,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the prediction</w:t>
        </w:r>
      </w:ins>
      <w:ins w:id="205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is a random variable,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because it depends on the random training data.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The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rPr>
            <w:b/>
            <w:bCs/>
          </w:rPr>
          <w:t xml:space="preserve">bias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of the prediction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is the expected</w:t>
        </w:r>
      </w:ins>
      <w:ins w:id="2072" w:author="PR Preview" w:date="2026-01-01T00:00:00Z">
        <w:r>
          <w:t xml:space="preserve"> </w:t>
        </w:r>
      </w:ins>
      <w:hyperlink r:id="rId136">
        <w:ins w:id="207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of the prediction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as an</w:t>
        </w:r>
      </w:ins>
      <w:ins w:id="2078" w:author="PR Preview" w:date="2026-01-01T00:00:00Z">
        <w:r>
          <w:t xml:space="preserve"> </w:t>
        </w:r>
      </w:ins>
      <w:hyperlink r:id="rId137">
        <w:ins w:id="207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of the</w:t>
        </w:r>
      </w:ins>
      <w:ins w:id="2082" w:author="PR Preview" w:date="2026-01-01T00:00:00Z">
        <w:r>
          <w:t xml:space="preserve"> </w:t>
        </w:r>
      </w:ins>
      <w:hyperlink w:anchor="def-mean-function">
        <w:ins w:id="208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value</w:t>
        </w:r>
      </w:ins>
      <w:ins w:id="208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87" w:author="PR Preview" w:date="2026-01-01T00:00:00Z">
        <w:r>
          <w:t xml:space="preserve">,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0" w:name="exm-prediction-bias"/>
    <w:p>
      <w:pPr>
        <w:pStyle w:val="BodyText"/>
      </w:pPr>
      <w:del w:id="2090" w:author="PR Preview" w:date="2026-01-01T00:00:00Z">
        <w:r>
          <w:rPr>
            <w:b/>
            <w:bCs/>
          </w:rPr>
          <w:delText xml:space="preserve">Example 22 (Computing the bias of a prediction)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Suppose</w:delText>
        </w:r>
      </w:del>
      <w:del w:id="209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2094" w:author="PR Preview" w:date="2026-01-01T00:00:00Z">
        <w:r>
          <w:delText xml:space="preserve">,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and the predictions</w:delText>
        </w:r>
      </w:del>
      <w:del w:id="20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98" w:author="PR Preview" w:date="2026-01-01T00:00:00Z">
        <w:r>
          <w:delText xml:space="preserve">,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over repeated training sets,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average</w:delText>
        </w:r>
      </w:del>
      <w:del w:id="2103" w:author="PR Preview" w:date="2026-01-01T00:00:00Z">
        <w:r>
          <w:delText xml:space="preserve"> </w:delText>
        </w:r>
      </w:del>
      <m:oMath>
        <m:r>
          <m:t>11</m:t>
        </m:r>
      </m:oMath>
      <w:del w:id="2104" w:author="PR Preview" w:date="2026-01-01T00:00:00Z">
        <w:r>
          <w:delText xml:space="preserve">.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Then</w:delText>
        </w:r>
      </w:del>
    </w:p>
    <w:p>
      <w:pPr>
        <w:pStyle w:val="BodyText"/>
      </w:pPr>
      <w:ins w:id="2107" w:author="PR Preview" w:date="2026-01-01T00:00:00Z">
        <w:r>
          <w:rPr>
            <w:b/>
            <w:bCs/>
          </w:rPr>
          <w:t xml:space="preserve">Example 23 (Computing the bias of a prediction)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Suppose</w:t>
        </w:r>
      </w:ins>
      <w:ins w:id="211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2111" w:author="PR Preview" w:date="2026-01-01T00:00:00Z">
        <w:r>
          <w:t xml:space="preserve">,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and the predictions</w:t>
        </w:r>
      </w:ins>
      <w:ins w:id="21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15" w:author="PR Preview" w:date="2026-01-01T00:00:00Z">
        <w:r>
          <w:t xml:space="preserve">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over repeated training sets,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average</w:t>
        </w:r>
      </w:ins>
      <w:ins w:id="2120" w:author="PR Preview" w:date="2026-01-01T00:00:00Z">
        <w:r>
          <w:t xml:space="preserve"> </w:t>
        </w:r>
      </w:ins>
      <m:oMath>
        <m:r>
          <m:t>11</m:t>
        </m:r>
      </m:oMath>
      <w:ins w:id="2121" w:author="PR Preview" w:date="2026-01-01T00:00:00Z">
        <w:r>
          <w:t xml:space="preserve">.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0"/>
    <w:bookmarkStart w:id="142" w:name="exr-epe-three-sources"/>
    <w:p>
      <w:pPr>
        <w:pStyle w:val="BodyText"/>
      </w:pPr>
      <w:del w:id="2124" w:author="PR Preview" w:date="2026-01-01T00:00:00Z">
        <w:r>
          <w:rPr>
            <w:b/>
            <w:bCs/>
          </w:rPr>
          <w:delText xml:space="preserve">Definition 34 (Irreducible error)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Let</w:delText>
        </w:r>
      </w:del>
      <w:del w:id="21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be the</w:delText>
        </w:r>
      </w:del>
      <w:del w:id="2130" w:author="PR Preview" w:date="2026-01-01T00:00:00Z">
        <w:r>
          <w:delText xml:space="preserve"> </w:delText>
        </w:r>
      </w:del>
      <w:hyperlink w:anchor="def-covariate">
        <w:del w:id="2131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and the outcome of one observation from a</w:delText>
        </w:r>
      </w:del>
      <w:del w:id="2134" w:author="PR Preview" w:date="2026-01-01T00:00:00Z">
        <w:r>
          <w:delText xml:space="preserve"> </w:delText>
        </w:r>
      </w:del>
      <w:hyperlink r:id="rId153">
        <w:del w:id="2135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136" w:author="PR Preview" w:date="2026-01-01T00:00:00Z">
        <w:r>
          <w:delText xml:space="preserve">,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and let</w:delText>
        </w:r>
      </w:del>
      <w:del w:id="2139" w:author="PR Preview" w:date="2026-01-01T00:00:00Z">
        <w:r>
          <w:delText xml:space="preserve"> </w:delText>
        </w:r>
      </w:del>
      <m:oMath>
        <m:r>
          <m:t>ν</m:t>
        </m:r>
      </m:oMath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be its</w:delText>
        </w:r>
      </w:del>
      <w:del w:id="2142" w:author="PR Preview" w:date="2026-01-01T00:00:00Z">
        <w:r>
          <w:delText xml:space="preserve"> </w:delText>
        </w:r>
      </w:del>
      <w:hyperlink w:anchor="def-noise">
        <w:del w:id="2143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144" w:author="PR Preview" w:date="2026-01-01T00:00:00Z">
        <w:r>
          <w:delText xml:space="preserve">.</w:delText>
        </w:r>
      </w:del>
    </w:p>
    <w:p>
      <w:pPr>
        <w:pStyle w:val="BodyText"/>
      </w:pPr>
      <w:del w:id="2145" w:author="PR Preview" w:date="2026-01-01T00:00:00Z">
        <w:r>
          <w:delText xml:space="preserve">The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rPr>
            <w:b/>
            <w:bCs/>
          </w:rPr>
          <w:delText xml:space="preserve">irreducible error</w:delText>
        </w:r>
      </w:del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at the covariate value</w:delText>
        </w:r>
      </w:del>
      <w:del w:id="2150" w:author="PR Preview" w:date="2026-01-01T00:00:00Z">
        <w:r>
          <w:delText xml:space="preserve"> </w:delText>
        </w:r>
      </w:del>
      <m:oMath>
        <m:r>
          <m:t>x</m:t>
        </m:r>
      </m:oMath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is the</w:delText>
        </w:r>
      </w:del>
      <w:del w:id="2153" w:author="PR Preview" w:date="2026-01-01T00:00:00Z">
        <w:r>
          <w:delText xml:space="preserve"> </w:delText>
        </w:r>
      </w:del>
      <w:hyperlink r:id="rId9">
        <w:del w:id="2154" w:author="PR Preview" w:date="2026-01-01T00:00:00Z">
          <w:r>
            <w:rPr>
              <w:rStyle w:val="Hyperlink"/>
            </w:rPr>
            <w:delText xml:space="preserve">conditional population variance</w:delText>
          </w:r>
        </w:del>
      </w:hyperlink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of the noise given</w:delText>
        </w:r>
      </w:del>
      <w:del w:id="215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158" w:author="PR Preview" w:date="2026-01-01T00:00:00Z">
        <w:r>
          <w:delText xml:space="preserve">:</w:delText>
        </w:r>
      </w:del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del w:id="2159" w:author="PR Preview" w:date="2026-01-01T00:00:00Z">
        <w:r>
          <w:delText xml:space="preserve">Source: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Wikipedia contributors [7]</w:delText>
        </w:r>
      </w:del>
      <w:del w:id="2162" w:author="PR Preview" w:date="2026-01-01T00:00:00Z">
        <w:r>
          <w:delText xml:space="preserve">;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James et al. [5, Sec. 2.2.2]</w:delText>
        </w:r>
      </w:del>
      <w:del w:id="2165" w:author="PR Preview" w:date="2026-01-01T00:00:00Z">
        <w:r>
          <w:delText xml:space="preserve">.</w:delText>
        </w:r>
      </w:del>
    </w:p>
    <w:p>
      <w:pPr>
        <w:pStyle w:val="BodyText"/>
      </w:pPr>
      <w:del w:id="2166" w:author="PR Preview" w:date="2026-01-01T00:00:00Z">
        <w:r>
          <w:rPr>
            <w:b/>
            <w:bCs/>
          </w:rPr>
          <w:delText xml:space="preserve">Example 23 (The irreducible error of a normal population)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Take a</w:delText>
        </w:r>
      </w:del>
      <w:del w:id="2169" w:author="PR Preview" w:date="2026-01-01T00:00:00Z">
        <w:r>
          <w:delText xml:space="preserve"> </w:delText>
        </w:r>
      </w:del>
      <w:hyperlink r:id="rId153">
        <w:del w:id="2170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whose outcome given the</w:delText>
        </w:r>
      </w:del>
      <w:del w:id="2173" w:author="PR Preview" w:date="2026-01-01T00:00:00Z">
        <w:r>
          <w:delText xml:space="preserve"> </w:delText>
        </w:r>
      </w:del>
      <w:hyperlink w:anchor="def-covariate">
        <w:del w:id="217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value</w:delText>
        </w:r>
      </w:del>
      <w:del w:id="2177" w:author="PR Preview" w:date="2026-01-01T00:00:00Z">
        <w:r>
          <w:delText xml:space="preserve"> </w:delText>
        </w:r>
      </w:del>
      <m:oMath>
        <m:r>
          <m:t>x</m:t>
        </m:r>
      </m:oMath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has the</w:delText>
        </w:r>
      </w:del>
      <w:del w:id="2180" w:author="PR Preview" w:date="2026-01-01T00:00:00Z">
        <w:r>
          <w:delText xml:space="preserve"> </w:delText>
        </w:r>
      </w:del>
      <w:hyperlink r:id="rId101">
        <w:del w:id="2181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2182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183" w:author="PR Preview" w:date="2026-01-01T00:00:00Z">
        <w:r>
          <w:delText xml:space="preserve">, where</w:delText>
        </w:r>
      </w:del>
      <w:del w:id="218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and</w:delText>
        </w:r>
      </w:del>
      <w:del w:id="2187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188" w:author="PR Preview" w:date="2026-01-01T00:00:00Z">
        <w:r>
          <w:delText xml:space="preserve">.</w:delText>
        </w:r>
      </w:del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Its</w:delText>
        </w:r>
      </w:del>
      <w:del w:id="2191" w:author="PR Preview" w:date="2026-01-01T00:00:00Z">
        <w:r>
          <w:delText xml:space="preserve"> </w:delText>
        </w:r>
      </w:del>
      <w:hyperlink w:anchor="def-noise">
        <w:del w:id="2192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193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2194" w:author="PR Preview" w:date="2026-01-01T00:00:00Z">
        <w:r>
          <w:delText xml:space="preserve">, given</w:delText>
        </w:r>
      </w:del>
      <w:del w:id="21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196" w:author="PR Preview" w:date="2026-01-01T00:00:00Z">
        <w:r>
          <w:delText xml:space="preserve">, has the normal distribution with mean</w:delText>
        </w:r>
      </w:del>
      <w:del w:id="2197" w:author="PR Preview" w:date="2026-01-01T00:00:00Z">
        <w:r>
          <w:delText xml:space="preserve"> </w:delText>
        </w:r>
      </w:del>
      <m:oMath>
        <m:r>
          <m:t>0</m:t>
        </m:r>
      </m:oMath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and</w:delText>
        </w:r>
      </w:del>
      <w:del w:id="2200" w:author="PR Preview" w:date="2026-01-01T00:00:00Z">
        <w:r>
          <w:delText xml:space="preserve"> </w:delText>
        </w:r>
      </w:del>
      <w:hyperlink r:id="rId9">
        <w:del w:id="2201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220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203" w:author="PR Preview" w:date="2026-01-01T00:00:00Z">
        <w:r>
          <w:delText xml:space="preserve">.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The</w:delText>
        </w:r>
      </w:del>
      <w:del w:id="2206" w:author="PR Preview" w:date="2026-01-01T00:00:00Z">
        <w:r>
          <w:delText xml:space="preserve"> </w:delText>
        </w:r>
      </w:del>
      <w:hyperlink w:anchor="def-irreducible-error">
        <w:del w:id="2207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at every</w:delText>
        </w:r>
      </w:del>
      <w:del w:id="2210" w:author="PR Preview" w:date="2026-01-01T00:00:00Z">
        <w:r>
          <w:delText xml:space="preserve"> </w:delText>
        </w:r>
      </w:del>
      <m:oMath>
        <m:r>
          <m:t>x</m:t>
        </m:r>
      </m:oMath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is therefore</w:delText>
        </w:r>
      </w:del>
      <w:del w:id="221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2214" w:author="PR Preview" w:date="2026-01-01T00:00:00Z">
        <w:r>
          <w:delText xml:space="preserve">.</w:delText>
        </w:r>
      </w:del>
    </w:p>
    <w:p>
      <w:pPr>
        <w:pStyle w:val="BodyText"/>
      </w:pPr>
      <w:del w:id="2215" w:author="PR Preview" w:date="2026-01-01T00:00:00Z">
        <w:r>
          <w:rPr>
            <w:i/>
            <w:iCs/>
          </w:rPr>
          <w:delText xml:space="preserve">Remark 12</w:delText>
        </w:r>
      </w:del>
      <w:del w:id="2216" w:author="PR Preview" w:date="2026-01-01T00:00:00Z">
        <w:r>
          <w:delText xml:space="preserve"> (What the irreducible error does and does not depend on). </w:delText>
        </w:r>
      </w:del>
      <w:del w:id="2217" w:author="PR Preview" w:date="2026-01-01T00:00:00Z">
        <w:r>
          <w:delText xml:space="preserve">The</w:delText>
        </w:r>
      </w:del>
      <w:del w:id="2218" w:author="PR Preview" w:date="2026-01-01T00:00:00Z">
        <w:r>
          <w:delText xml:space="preserve"> </w:delText>
        </w:r>
      </w:del>
      <w:hyperlink w:anchor="def-irreducible-error">
        <w:del w:id="2219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22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does not depend on the</w:delText>
        </w:r>
      </w:del>
      <w:del w:id="2223" w:author="PR Preview" w:date="2026-01-01T00:00:00Z">
        <w:r>
          <w:delText xml:space="preserve"> </w:delText>
        </w:r>
      </w:del>
      <w:hyperlink w:anchor="def-fitting-procedure">
        <w:del w:id="222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25" w:author="PR Preview" w:date="2026-01-01T00:00:00Z">
        <w:r>
          <w:delText xml:space="preserve"> </w:delText>
        </w:r>
      </w:del>
      <m:oMath>
        <m:r>
          <m:t>g</m:t>
        </m:r>
      </m:oMath>
      <w:del w:id="2226" w:author="PR Preview" w:date="2026-01-01T00:00:00Z">
        <w:r>
          <w:delText xml:space="preserve">,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so no choice of</w:delText>
        </w:r>
      </w:del>
      <w:del w:id="2229" w:author="PR Preview" w:date="2026-01-01T00:00:00Z">
        <w:r>
          <w:delText xml:space="preserve"> </w:delText>
        </w:r>
      </w:del>
      <w:hyperlink r:id="rId18">
        <w:del w:id="223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can remove it.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It is defined at the single</w:delText>
        </w:r>
      </w:del>
      <w:del w:id="2235" w:author="PR Preview" w:date="2026-01-01T00:00:00Z">
        <w:r>
          <w:delText xml:space="preserve"> </w:delText>
        </w:r>
      </w:del>
      <w:hyperlink w:anchor="def-covariate">
        <w:del w:id="223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value</w:delText>
        </w:r>
      </w:del>
      <w:del w:id="2239" w:author="PR Preview" w:date="2026-01-01T00:00:00Z">
        <w:r>
          <w:delText xml:space="preserve"> </w:delText>
        </w:r>
      </w:del>
      <m:oMath>
        <m:r>
          <m:t>x</m:t>
        </m:r>
      </m:oMath>
      <w:del w:id="2240" w:author="PR Preview" w:date="2026-01-01T00:00:00Z">
        <w:r>
          <w:delText xml:space="preserve">,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so it may differ from one covariate value to another: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it does not assume constant</w:delText>
        </w:r>
      </w:del>
      <w:del w:id="2245" w:author="PR Preview" w:date="2026-01-01T00:00:00Z">
        <w:r>
          <w:delText xml:space="preserve"> </w:delText>
        </w:r>
      </w:del>
      <w:hyperlink w:anchor="def-noise">
        <w:del w:id="2246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247" w:author="PR Preview" w:date="2026-01-01T00:00:00Z">
        <w:r>
          <w:delText xml:space="preserve"> </w:delText>
        </w:r>
      </w:del>
      <w:hyperlink r:id="rId141">
        <w:del w:id="2248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across covariate values.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For example, in</w:delText>
        </w:r>
      </w:del>
      <w:del w:id="2253" w:author="PR Preview" w:date="2026-01-01T00:00:00Z">
        <w:r>
          <w:delText xml:space="preserve"> </w:delText>
        </w:r>
      </w:del>
      <w:hyperlink w:anchor="exm-irreducible-error">
        <w:del w:id="2254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2255" w:author="PR Preview" w:date="2026-01-01T00:00:00Z">
        <w:r>
          <w:delText xml:space="preserve">,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every prediction has</w:delText>
        </w:r>
      </w:del>
      <w:del w:id="2258" w:author="PR Preview" w:date="2026-01-01T00:00:00Z">
        <w:r>
          <w:delText xml:space="preserve"> </w:delText>
        </w:r>
      </w:del>
      <w:hyperlink w:anchor="def-epe">
        <w:del w:id="2259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at least</w:delText>
        </w:r>
      </w:del>
      <w:del w:id="226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263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2"/>
    <w:bookmarkStart w:id="143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3"/>
    <w:bookmarkStart w:id="144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4"/>
    <w:bookmarkStart w:id="145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5"/>
    <w:bookmarkStart w:id="146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6"/>
    <w:bookmarkStart w:id="147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7"/>
    <w:bookmarkStart w:id="148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8"/>
    <w:bookmarkStart w:id="156" w:name="sol-epe-split-noise"/>
    <w:p>
      <w:pPr>
        <w:pStyle w:val="BodyText"/>
      </w:pPr>
      <w:del w:id="2264" w:author="PR Preview" w:date="2026-01-01T00:00:00Z">
        <w:r>
          <w:rPr>
            <w:i/>
            <w:iCs/>
          </w:rPr>
          <w:delText xml:space="preserve">Solution 7</w:delText>
        </w:r>
      </w:del>
      <w:del w:id="2265" w:author="PR Preview" w:date="2026-01-01T00:00:00Z">
        <w:r>
          <w:delText xml:space="preserve">. </w:delText>
        </w:r>
      </w:del>
      <w:del w:id="2266" w:author="PR Preview" w:date="2026-01-01T00:00:00Z">
        <w:r>
          <w:delText xml:space="preserve">Express the</w:delText>
        </w:r>
      </w:del>
      <w:del w:id="2267" w:author="PR Preview" w:date="2026-01-01T00:00:00Z">
        <w:r>
          <w:delText xml:space="preserve"> </w:delText>
        </w:r>
      </w:del>
      <w:hyperlink r:id="rId57">
        <w:del w:id="226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as</w:delText>
        </w:r>
      </w:del>
      <w:del w:id="2271" w:author="PR Preview" w:date="2026-01-01T00:00:00Z">
        <w:r>
          <w:delText xml:space="preserve"> </w:delText>
        </w:r>
      </w:del>
      <w:hyperlink w:anchor="def-noise">
        <w:del w:id="2272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plus the error of the</w:delText>
        </w:r>
      </w:del>
      <w:del w:id="2275" w:author="PR Preview" w:date="2026-01-01T00:00:00Z">
        <w:r>
          <w:delText xml:space="preserve"> </w:delText>
        </w:r>
      </w:del>
      <w:hyperlink r:id="rId18">
        <w:del w:id="227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277" w:author="PR Preview" w:date="2026-01-01T00:00:00Z">
        <w:r>
          <w:delText xml:space="preserve">, used as an</w:delText>
        </w:r>
      </w:del>
      <w:del w:id="2278" w:author="PR Preview" w:date="2026-01-01T00:00:00Z">
        <w:r>
          <w:delText xml:space="preserve"> </w:delText>
        </w:r>
      </w:del>
      <w:hyperlink r:id="rId137">
        <w:del w:id="227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of the</w:delText>
        </w:r>
      </w:del>
      <w:del w:id="2282" w:author="PR Preview" w:date="2026-01-01T00:00:00Z">
        <w:r>
          <w:delText xml:space="preserve"> </w:delText>
        </w:r>
      </w:del>
      <w:hyperlink w:anchor="def-mean-function">
        <w:del w:id="228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value</w:delText>
        </w:r>
      </w:del>
      <w:del w:id="228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87" w:author="PR Preview" w:date="2026-01-01T00:00:00Z">
        <w:r>
          <w:delText xml:space="preserve">:</w:delText>
        </w:r>
      </w:del>
    </w:p>
    <w:p>
      <w:pPr>
        <w:pStyle w:val="BodyText"/>
      </w:pPr>
      <w:ins w:id="2288" w:author="PR Preview" w:date="2026-01-01T00:00:00Z">
        <w:r>
          <w:rPr>
            <w:i/>
            <w:iCs/>
          </w:rPr>
          <w:t xml:space="preserve">Solution 7</w:t>
        </w:r>
      </w:ins>
      <w:ins w:id="2289" w:author="PR Preview" w:date="2026-01-01T00:00:00Z">
        <w:r>
          <w:t xml:space="preserve">. </w:t>
        </w:r>
      </w:ins>
      <w:ins w:id="2290" w:author="PR Preview" w:date="2026-01-01T00:00:00Z">
        <w:r>
          <w:t xml:space="preserve">Write the prediction error as noise plus the error of the prediction, used as an</w:t>
        </w:r>
      </w:ins>
      <w:ins w:id="2291" w:author="PR Preview" w:date="2026-01-01T00:00:00Z">
        <w:r>
          <w:t xml:space="preserve"> </w:t>
        </w:r>
      </w:ins>
      <w:hyperlink r:id="rId137">
        <w:ins w:id="229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of the</w:t>
        </w:r>
      </w:ins>
      <w:ins w:id="2295" w:author="PR Preview" w:date="2026-01-01T00:00:00Z">
        <w:r>
          <w:t xml:space="preserve"> </w:t>
        </w:r>
      </w:ins>
      <w:hyperlink w:anchor="def-mean-function">
        <w:ins w:id="229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value</w:t>
        </w:r>
      </w:ins>
      <w:ins w:id="229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9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1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2301" w:author="PR Preview" w:date="2026-01-01T00:00:00Z">
        <w:r>
          <w:delText xml:space="preserve">The algebra did not use that the new pair has the same</w:delText>
        </w:r>
      </w:del>
      <w:del w:id="2302" w:author="PR Preview" w:date="2026-01-01T00:00:00Z">
        <w:r>
          <w:delText xml:space="preserve"> </w:delText>
        </w:r>
      </w:del>
      <w:hyperlink r:id="rId152">
        <w:del w:id="2303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as the training data.</w:delText>
        </w:r>
      </w:del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Suppose the new pair came from a</w:delText>
        </w:r>
      </w:del>
      <w:del w:id="2308" w:author="PR Preview" w:date="2026-01-01T00:00:00Z">
        <w:r>
          <w:delText xml:space="preserve"> </w:delText>
        </w:r>
      </w:del>
      <w:hyperlink r:id="rId153">
        <w:del w:id="2309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whose mean function differed from the training population’s.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Then</w:delText>
        </w:r>
      </w:del>
      <w:del w:id="2314" w:author="PR Preview" w:date="2026-01-01T00:00:00Z">
        <w:r>
          <w:delText xml:space="preserve"> </w:delText>
        </w:r>
      </w:del>
      <w:hyperlink w:anchor="eq-epe-after-noise">
        <w:del w:id="2315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would still hold, with the new population’s mean function and noise variance.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Its</w:delText>
        </w:r>
      </w:del>
      <w:del w:id="2320" w:author="PR Preview" w:date="2026-01-01T00:00:00Z">
        <w:r>
          <w:delText xml:space="preserve"> </w:delText>
        </w:r>
      </w:del>
      <w:hyperlink r:id="rId136">
        <w:del w:id="2321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term would include the</w:delText>
        </w:r>
      </w:del>
      <w:del w:id="2324" w:author="PR Preview" w:date="2026-01-01T00:00:00Z">
        <w:r>
          <w:delText xml:space="preserve"> </w:delText>
        </w:r>
      </w:del>
      <w:hyperlink r:id="rId154">
        <w:del w:id="232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from that difference.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So it would no longer measure how well the procedure</w:delText>
        </w:r>
      </w:del>
      <w:del w:id="2330" w:author="PR Preview" w:date="2026-01-01T00:00:00Z">
        <w:r>
          <w:delText xml:space="preserve"> </w:delText>
        </w:r>
      </w:del>
      <w:hyperlink r:id="rId155">
        <w:del w:id="2331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2334" w:author="PR Preview" w:date="2026-01-01T00:00:00Z">
        <w:r>
          <w:t xml:space="preserve">The algebra did not use that the new pair has the same</w:t>
        </w:r>
      </w:ins>
      <w:ins w:id="2335" w:author="PR Preview" w:date="2026-01-01T00:00:00Z">
        <w:r>
          <w:t xml:space="preserve"> </w:t>
        </w:r>
      </w:ins>
      <w:hyperlink r:id="rId152">
        <w:ins w:id="2336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as the training data.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Suppose the new pair came from a</w:t>
        </w:r>
      </w:ins>
      <w:ins w:id="2341" w:author="PR Preview" w:date="2026-01-01T00:00:00Z">
        <w:r>
          <w:t xml:space="preserve"> </w:t>
        </w:r>
      </w:ins>
      <w:hyperlink r:id="rId153">
        <w:ins w:id="234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whose mean function differed from the training population’s.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Then</w:t>
        </w:r>
      </w:ins>
      <w:ins w:id="2347" w:author="PR Preview" w:date="2026-01-01T00:00:00Z">
        <w:r>
          <w:t xml:space="preserve"> </w:t>
        </w:r>
      </w:ins>
      <w:hyperlink w:anchor="eq-epe-after-noise">
        <w:ins w:id="2348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would still hold, with the new population’s mean function and noise variance.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Its</w:t>
        </w:r>
      </w:ins>
      <w:ins w:id="2353" w:author="PR Preview" w:date="2026-01-01T00:00:00Z">
        <w:r>
          <w:t xml:space="preserve"> </w:t>
        </w:r>
      </w:ins>
      <w:hyperlink r:id="rId136">
        <w:ins w:id="2354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term would include the</w:t>
        </w:r>
      </w:ins>
      <w:ins w:id="2357" w:author="PR Preview" w:date="2026-01-01T00:00:00Z">
        <w:r>
          <w:t xml:space="preserve"> </w:t>
        </w:r>
      </w:ins>
      <w:hyperlink r:id="rId154">
        <w:ins w:id="235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from that difference.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So it would no longer measure how well the procedure</w:t>
        </w:r>
      </w:ins>
      <w:ins w:id="2363" w:author="PR Preview" w:date="2026-01-01T00:00:00Z">
        <w:r>
          <w:t xml:space="preserve"> </w:t>
        </w:r>
      </w:ins>
      <w:hyperlink r:id="rId155">
        <w:ins w:id="2364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the training population’s mean function.</w:t>
        </w:r>
      </w:ins>
    </w:p>
    <w:bookmarkEnd w:id="156"/>
    <w:bookmarkStart w:id="15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7"/>
    </w:p>
    <w:bookmarkEnd w:id="1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9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9"/>
    <w:bookmarkStart w:id="160" w:name="exr-epe-split-bias"/>
    <w:p>
      <w:pPr>
        <w:pStyle w:val="BodyText"/>
      </w:pPr>
      <w:del w:id="2367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2368" w:author="PR Preview" w:date="2026-01-01T00:00:00Z">
        <w:r>
          <w:delText xml:space="preserve"> </w:delText>
        </w:r>
      </w:del>
      <w:hyperlink w:anchor="eq-epe-after-noise">
        <w:del w:id="2369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2372" w:author="PR Preview" w:date="2026-01-01T00:00:00Z">
        <w:r>
          <w:rPr>
            <w:b/>
            <w:bCs/>
          </w:rPr>
          <w:t xml:space="preserve">Exercise 8 (Separate the bias)</w:t>
        </w:r>
      </w:ins>
      <w:ins w:id="2373" w:author="PR Preview" w:date="2026-01-01T00:00:00Z">
        <w:r>
          <w:t xml:space="preserve"> </w:t>
        </w:r>
      </w:ins>
      <w:hyperlink w:anchor="eq-epe-after-noise">
        <w:ins w:id="2374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0"/>
    <w:bookmarkStart w:id="16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2"/>
    <w:bookmarkStart w:id="16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p>
      <w:pPr>
        <w:pStyle w:val="FirstParagraph"/>
      </w:pPr>
      <w:del w:id="2377" w:author="PR Preview" w:date="2026-01-01T00:00:00Z">
        <w:r>
          <w:rPr>
            <w:i/>
            <w:iCs/>
          </w:rPr>
          <w:delText xml:space="preserve">Proof</w:delText>
        </w:r>
      </w:del>
      <w:del w:id="2378" w:author="PR Preview" w:date="2026-01-01T00:00:00Z">
        <w:r>
          <w:delText xml:space="preserve">. </w:delText>
        </w:r>
      </w:del>
      <w:del w:id="2379" w:author="PR Preview" w:date="2026-01-01T00:00:00Z">
        <w:r>
          <w:delText xml:space="preserve">Every expectation below is conditional on</w:delText>
        </w:r>
      </w:del>
      <w:del w:id="23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381" w:author="PR Preview" w:date="2026-01-01T00:00:00Z">
        <w:r>
          <w:delText xml:space="preserve">, as in the exercises.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By</w:delText>
        </w:r>
      </w:del>
      <w:del w:id="2384" w:author="PR Preview" w:date="2026-01-01T00:00:00Z">
        <w:r>
          <w:delText xml:space="preserve"> </w:delText>
        </w:r>
      </w:del>
      <w:hyperlink w:anchor="sol-epe-split-noise">
        <w:del w:id="2385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386" w:author="PR Preview" w:date="2026-01-01T00:00:00Z">
        <w:r>
          <w:delText xml:space="preserve">, the expected squared prediction error is the noise variance plus the pMSE of the prediction, used as an</w:delText>
        </w:r>
      </w:del>
      <w:del w:id="2387" w:author="PR Preview" w:date="2026-01-01T00:00:00Z">
        <w:r>
          <w:delText xml:space="preserve"> </w:delText>
        </w:r>
      </w:del>
      <w:hyperlink r:id="rId137">
        <w:del w:id="238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of</w:delText>
        </w:r>
      </w:del>
      <w:del w:id="239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92" w:author="PR Preview" w:date="2026-01-01T00:00:00Z">
        <w:r>
          <w:delText xml:space="preserve">.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By</w:delText>
        </w:r>
      </w:del>
      <w:del w:id="2395" w:author="PR Preview" w:date="2026-01-01T00:00:00Z">
        <w:r>
          <w:delText xml:space="preserve"> </w:delText>
        </w:r>
      </w:del>
      <w:hyperlink w:anchor="sol-epe-split-bias">
        <w:del w:id="2396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397" w:author="PR Preview" w:date="2026-01-01T00:00:00Z">
        <w:r>
          <w:delText xml:space="preserve">, that pMSE is the squared bias plus the variance.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Substituting</w:delText>
        </w:r>
      </w:del>
      <w:del w:id="2400" w:author="PR Preview" w:date="2026-01-01T00:00:00Z">
        <w:r>
          <w:delText xml:space="preserve"> </w:delText>
        </w:r>
      </w:del>
      <w:hyperlink w:anchor="eq-epe-after-bias">
        <w:del w:id="2401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into</w:delText>
        </w:r>
      </w:del>
      <w:del w:id="2404" w:author="PR Preview" w:date="2026-01-01T00:00:00Z">
        <w:r>
          <w:delText xml:space="preserve"> </w:delText>
        </w:r>
      </w:del>
      <w:hyperlink w:anchor="eq-epe-after-noise">
        <w:del w:id="2405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4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2407" w:author="PR Preview" w:date="2026-01-01T00:00:00Z">
        <w:r>
          <w:rPr>
            <w:i/>
            <w:iCs/>
          </w:rPr>
          <w:delText xml:space="preserve">Remark 13</w:delText>
        </w:r>
      </w:del>
      <w:del w:id="2408" w:author="PR Preview" w:date="2026-01-01T00:00:00Z">
        <w:r>
          <w:delText xml:space="preserve"> (Other names, and how the expected error splits). </w:delText>
        </w:r>
      </w:del>
      <w:del w:id="2409" w:author="PR Preview" w:date="2026-01-01T00:00:00Z">
        <w:r>
          <w:delText xml:space="preserve">Hastie et al. [3, Sec. 7.2]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also call</w:delText>
        </w:r>
      </w:del>
      <w:del w:id="24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the</w:delText>
        </w:r>
      </w:del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rPr>
            <w:i/>
            <w:iCs/>
          </w:rPr>
          <w:delText xml:space="preserve">test error</w:delText>
        </w:r>
      </w:del>
      <w:del w:id="2417" w:author="PR Preview" w:date="2026-01-01T00:00:00Z">
        <w:r>
          <w:delText xml:space="preserve">,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and in sec. 7.12 the</w:delText>
        </w:r>
      </w:del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rPr>
            <w:i/>
            <w:iCs/>
          </w:rPr>
          <w:delText xml:space="preserve">conditional</w:delText>
        </w:r>
      </w:del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test error.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It is the</w:delText>
        </w:r>
      </w:del>
      <w:del w:id="2426" w:author="PR Preview" w:date="2026-01-01T00:00:00Z">
        <w:r>
          <w:delText xml:space="preserve"> </w:delText>
        </w:r>
      </w:del>
      <w:hyperlink r:id="rId166">
        <w:del w:id="242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of the prediction</w:delText>
        </w:r>
      </w:del>
      <w:del w:id="24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under the</w:delText>
        </w:r>
      </w:del>
      <w:del w:id="2433" w:author="PR Preview" w:date="2026-01-01T00:00:00Z">
        <w:r>
          <w:delText xml:space="preserve"> </w:delText>
        </w:r>
      </w:del>
      <w:hyperlink r:id="rId71">
        <w:del w:id="243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435" w:author="PR Preview" w:date="2026-01-01T00:00:00Z">
        <w:r>
          <w:delText xml:space="preserve"> </w:delText>
        </w:r>
      </w:del>
      <m:oMath>
        <m:r>
          <m:t>L</m:t>
        </m:r>
      </m:oMath>
      <w:del w:id="2436" w:author="PR Preview" w:date="2026-01-01T00:00:00Z">
        <w:r>
          <w:delText xml:space="preserve">,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computed with the training set held fixed.</w:delText>
        </w:r>
      </w:del>
    </w:p>
    <w:p>
      <w:pPr>
        <w:pStyle w:val="FirstParagraph"/>
      </w:pPr>
      <w:ins w:id="2439" w:author="PR Preview" w:date="2026-01-01T00:00:00Z">
        <w:r>
          <w:rPr>
            <w:i/>
            <w:iCs/>
          </w:rPr>
          <w:t xml:space="preserve">Proof</w:t>
        </w:r>
      </w:ins>
      <w:ins w:id="2440" w:author="PR Preview" w:date="2026-01-01T00:00:00Z">
        <w:r>
          <w:t xml:space="preserve">. </w:t>
        </w:r>
      </w:ins>
      <w:ins w:id="2441" w:author="PR Preview" w:date="2026-01-01T00:00:00Z">
        <w:r>
          <w:t xml:space="preserve">Every expectation below is conditional on</w:t>
        </w:r>
      </w:ins>
      <w:ins w:id="24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443" w:author="PR Preview" w:date="2026-01-01T00:00:00Z">
        <w:r>
          <w:t xml:space="preserve">, as in the exercises.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By</w:t>
        </w:r>
      </w:ins>
      <w:ins w:id="2446" w:author="PR Preview" w:date="2026-01-01T00:00:00Z">
        <w:r>
          <w:t xml:space="preserve"> </w:t>
        </w:r>
      </w:ins>
      <w:hyperlink w:anchor="sol-epe-split-noise">
        <w:ins w:id="244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448" w:author="PR Preview" w:date="2026-01-01T00:00:00Z">
        <w:r>
          <w:t xml:space="preserve">, the expected squared prediction error is the noise variance plus the pMSE of the prediction, used as an</w:t>
        </w:r>
      </w:ins>
      <w:ins w:id="2449" w:author="PR Preview" w:date="2026-01-01T00:00:00Z">
        <w:r>
          <w:t xml:space="preserve"> </w:t>
        </w:r>
      </w:ins>
      <w:hyperlink r:id="rId137">
        <w:ins w:id="245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of</w:t>
        </w:r>
      </w:ins>
      <w:ins w:id="245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54" w:author="PR Preview" w:date="2026-01-01T00:00:00Z">
        <w:r>
          <w:t xml:space="preserve">.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By</w:t>
        </w:r>
      </w:ins>
      <w:ins w:id="2457" w:author="PR Preview" w:date="2026-01-01T00:00:00Z">
        <w:r>
          <w:t xml:space="preserve"> </w:t>
        </w:r>
      </w:ins>
      <w:hyperlink w:anchor="sol-epe-split-bias">
        <w:ins w:id="2458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459" w:author="PR Preview" w:date="2026-01-01T00:00:00Z">
        <w:r>
          <w:t xml:space="preserve">, that pMSE is the squared bias plus the variance.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Substituting</w:t>
        </w:r>
      </w:ins>
      <w:ins w:id="2462" w:author="PR Preview" w:date="2026-01-01T00:00:00Z">
        <w:r>
          <w:t xml:space="preserve"> </w:t>
        </w:r>
      </w:ins>
      <w:hyperlink w:anchor="eq-epe-after-bias">
        <w:ins w:id="2463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into</w:t>
        </w:r>
      </w:ins>
      <w:ins w:id="2466" w:author="PR Preview" w:date="2026-01-01T00:00:00Z">
        <w:r>
          <w:t xml:space="preserve"> </w:t>
        </w:r>
      </w:ins>
      <w:hyperlink w:anchor="eq-epe-after-noise">
        <w:ins w:id="246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4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5" w:name="def-irreducible-error"/>
    <w:p>
      <w:pPr>
        <w:pStyle w:val="FirstParagraph"/>
      </w:pPr>
      <w:ins w:id="2469" w:author="PR Preview" w:date="2026-01-01T00:00:00Z">
        <w:r>
          <w:rPr>
            <w:b/>
            <w:bCs/>
          </w:rPr>
          <w:t xml:space="preserve">Definition 35 (Irreducible error)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In</w:t>
        </w:r>
      </w:ins>
      <w:ins w:id="2472" w:author="PR Preview" w:date="2026-01-01T00:00:00Z">
        <w:r>
          <w:t xml:space="preserve"> </w:t>
        </w:r>
      </w:ins>
      <w:hyperlink w:anchor="thm-epe-decomposition">
        <w:ins w:id="247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474" w:author="PR Preview" w:date="2026-01-01T00:00:00Z">
        <w:r>
          <w:t xml:space="preserve">,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the term</w:t>
        </w:r>
      </w:ins>
      <w:ins w:id="24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is the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rPr>
            <w:b/>
            <w:bCs/>
          </w:rPr>
          <w:t xml:space="preserve">irreducible error</w:t>
        </w:r>
      </w:ins>
      <w:ins w:id="2482" w:author="PR Preview" w:date="2026-01-01T00:00:00Z">
        <w:r>
          <w:t xml:space="preserve">.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It does not depend on the fitting procedure</w:t>
        </w:r>
      </w:ins>
      <w:ins w:id="2485" w:author="PR Preview" w:date="2026-01-01T00:00:00Z">
        <w:r>
          <w:t xml:space="preserve"> </w:t>
        </w:r>
      </w:ins>
      <m:oMath>
        <m:r>
          <m:t>g</m:t>
        </m:r>
      </m:oMath>
      <w:ins w:id="2486" w:author="PR Preview" w:date="2026-01-01T00:00:00Z">
        <w:r>
          <w:t xml:space="preserve">,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so no choice of prediction can remove it.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The theorem concerns the single covariate value</w:t>
        </w:r>
      </w:ins>
      <w:ins w:id="2491" w:author="PR Preview" w:date="2026-01-01T00:00:00Z">
        <w:r>
          <w:t xml:space="preserve"> </w:t>
        </w:r>
      </w:ins>
      <m:oMath>
        <m:r>
          <m:t>x</m:t>
        </m:r>
      </m:oMath>
      <w:ins w:id="2492" w:author="PR Preview" w:date="2026-01-01T00:00:00Z">
        <w:r>
          <w:t xml:space="preserve">,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so</w:t>
        </w:r>
      </w:ins>
      <w:ins w:id="249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may differ from one covariate value to another: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it does not assume constant noise variance across covariate values.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For example, in</w:t>
        </w:r>
      </w:ins>
      <w:ins w:id="2502" w:author="PR Preview" w:date="2026-01-01T00:00:00Z">
        <w:r>
          <w:t xml:space="preserve"> </w:t>
        </w:r>
      </w:ins>
      <w:hyperlink w:anchor="exr-epe-three-sources">
        <w:ins w:id="2503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504" w:author="PR Preview" w:date="2026-01-01T00:00:00Z">
        <w:r>
          <w:t xml:space="preserve">,</w:t>
        </w:r>
      </w:ins>
      <w:ins w:id="250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506" w:author="PR Preview" w:date="2026-01-01T00:00:00Z">
        <w:r>
          <w:t xml:space="preserve">,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so every prediction there has expected squared error at least</w:t>
        </w:r>
      </w:ins>
      <w:ins w:id="2509" w:author="PR Preview" w:date="2026-01-01T00:00:00Z">
        <w:r>
          <w:t xml:space="preserve"> </w:t>
        </w:r>
      </w:ins>
      <m:oMath>
        <m:r>
          <m:t>3</m:t>
        </m:r>
      </m:oMath>
      <w:ins w:id="2510" w:author="PR Preview" w:date="2026-01-01T00:00:00Z">
        <w:r>
          <w:t xml:space="preserve">.</w:t>
        </w:r>
      </w:ins>
    </w:p>
    <w:p>
      <w:pPr>
        <w:pStyle w:val="BodyText"/>
      </w:pPr>
      <w:ins w:id="2511" w:author="PR Preview" w:date="2026-01-01T00:00:00Z">
        <w:r>
          <w:t xml:space="preserve">Source: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Wikipedia contributors [7]</w:t>
        </w:r>
      </w:ins>
      <w:ins w:id="2514" w:author="PR Preview" w:date="2026-01-01T00:00:00Z">
        <w:r>
          <w:t xml:space="preserve">.</w:t>
        </w:r>
      </w:ins>
    </w:p>
    <w:bookmarkEnd w:id="165"/>
    <w:p>
      <w:pPr>
        <w:pStyle w:val="BodyText"/>
      </w:pPr>
      <w:ins w:id="2515" w:author="PR Preview" w:date="2026-01-01T00:00:00Z">
        <w:r>
          <w:rPr>
            <w:i/>
            <w:iCs/>
          </w:rPr>
          <w:t xml:space="preserve">Remark</w:t>
        </w:r>
      </w:ins>
      <w:ins w:id="2516" w:author="PR Preview" w:date="2026-01-01T00:00:00Z">
        <w:r>
          <w:t xml:space="preserve">. </w:t>
        </w:r>
      </w:ins>
      <w:ins w:id="2517" w:author="PR Preview" w:date="2026-01-01T00:00:00Z">
        <w:r>
          <w:t xml:space="preserve">This expected prediction error decomposition into squared bias, variance, and irreducible error follows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James et al. [5, Sec. 2.2.2]</w:t>
        </w:r>
      </w:ins>
      <w:ins w:id="2520" w:author="PR Preview" w:date="2026-01-01T00:00:00Z">
        <w:r>
          <w:t xml:space="preserve">.</w:t>
        </w:r>
      </w:ins>
    </w:p>
    <w:bookmarkStart w:id="167" w:name="rem-generalization-error"/>
    <w:p>
      <w:pPr>
        <w:pStyle w:val="BodyText"/>
      </w:pPr>
      <w:ins w:id="2521" w:author="PR Preview" w:date="2026-01-01T00:00:00Z">
        <w:r>
          <w:rPr>
            <w:i/>
            <w:iCs/>
          </w:rPr>
          <w:t xml:space="preserve">Remark 12</w:t>
        </w:r>
      </w:ins>
      <w:ins w:id="2522" w:author="PR Preview" w:date="2026-01-01T00:00:00Z">
        <w:r>
          <w:t xml:space="preserve"> (Other names, and how the expected error splits). </w:t>
        </w:r>
      </w:ins>
      <w:ins w:id="2523" w:author="PR Preview" w:date="2026-01-01T00:00:00Z">
        <w:r>
          <w:t xml:space="preserve">Hastie et al. [3, Sec. 7.2]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also call</w:t>
        </w:r>
      </w:ins>
      <w:ins w:id="25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the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rPr>
            <w:i/>
            <w:iCs/>
          </w:rPr>
          <w:t xml:space="preserve">test error</w:t>
        </w:r>
      </w:ins>
      <w:ins w:id="2531" w:author="PR Preview" w:date="2026-01-01T00:00:00Z">
        <w:r>
          <w:t xml:space="preserve">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and in sec. 7.12 the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rPr>
            <w:i/>
            <w:iCs/>
          </w:rPr>
          <w:t xml:space="preserve">conditional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test error.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It is the</w:t>
        </w:r>
      </w:ins>
      <w:ins w:id="2540" w:author="PR Preview" w:date="2026-01-01T00:00:00Z">
        <w:r>
          <w:t xml:space="preserve"> </w:t>
        </w:r>
      </w:ins>
      <w:hyperlink r:id="rId166">
        <w:ins w:id="254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of the prediction</w:t>
        </w:r>
      </w:ins>
      <w:ins w:id="254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under the</w:t>
        </w:r>
      </w:ins>
      <w:ins w:id="2547" w:author="PR Preview" w:date="2026-01-01T00:00:00Z">
        <w:r>
          <w:t xml:space="preserve"> </w:t>
        </w:r>
      </w:ins>
      <w:hyperlink r:id="rId71">
        <w:ins w:id="254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549" w:author="PR Preview" w:date="2026-01-01T00:00:00Z">
        <w:r>
          <w:t xml:space="preserve"> </w:t>
        </w:r>
      </w:ins>
      <m:oMath>
        <m:r>
          <m:t>L</m:t>
        </m:r>
      </m:oMath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7"/>
    <w:bookmarkStart w:id="169" w:name="def-flexibility"/>
    <w:p>
      <w:pPr>
        <w:pStyle w:val="BodyText"/>
      </w:pPr>
      <w:del w:id="2553" w:author="PR Preview" w:date="2026-01-01T00:00:00Z">
        <w:r>
          <w:rPr>
            <w:b/>
            <w:bCs/>
          </w:rPr>
          <w:delText xml:space="preserve">Definition 35 (Flexibility)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Let</w:delText>
        </w:r>
      </w:del>
      <w:del w:id="25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and</w:delText>
        </w:r>
      </w:del>
      <w:del w:id="25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be</w:delText>
        </w:r>
      </w:del>
      <w:del w:id="2562" w:author="PR Preview" w:date="2026-01-01T00:00:00Z">
        <w:r>
          <w:delText xml:space="preserve"> </w:delText>
        </w:r>
      </w:del>
      <w:hyperlink w:anchor="def-fitting-procedure">
        <w:del w:id="256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that each choose, by least squares,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a</w:delText>
        </w:r>
      </w:del>
      <w:del w:id="2568" w:author="PR Preview" w:date="2026-01-01T00:00:00Z">
        <w:r>
          <w:delText xml:space="preserve"> </w:delText>
        </w:r>
      </w:del>
      <w:hyperlink w:anchor="def-fitted-model">
        <w:del w:id="256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from a set of candidate</w:delText>
        </w:r>
      </w:del>
      <w:del w:id="2572" w:author="PR Preview" w:date="2026-01-01T00:00:00Z">
        <w:r>
          <w:delText xml:space="preserve"> </w:delText>
        </w:r>
      </w:del>
      <w:hyperlink r:id="rId41">
        <w:del w:id="2573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574" w:author="PR Preview" w:date="2026-01-01T00:00:00Z">
        <w:r>
          <w:delText xml:space="preserve">,</w:delText>
        </w:r>
      </w:del>
      <w:del w:id="25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and</w:delText>
        </w:r>
      </w:del>
      <w:del w:id="25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respectively.</w:delText>
        </w:r>
      </w:del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The procedure</w:delText>
        </w:r>
      </w:del>
      <w:del w:id="25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is</w:delText>
        </w:r>
      </w:del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rPr>
            <w:b/>
            <w:bCs/>
          </w:rPr>
          <w:delText xml:space="preserve">at least as flexible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as</w:delText>
        </w:r>
      </w:del>
      <w:del w:id="25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if every candidate of</w:delText>
        </w:r>
      </w:del>
      <w:del w:id="25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is also a candidate of</w:delText>
        </w:r>
      </w:del>
      <w:del w:id="259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597" w:author="PR Preview" w:date="2026-01-01T00:00:00Z">
        <w:r>
          <w:delText xml:space="preserve">:</w:delText>
        </w:r>
      </w:del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del w:id="2598" w:author="PR Preview" w:date="2026-01-01T00:00:00Z">
        <w:r>
          <w:rPr>
            <w:i/>
            <w:iCs/>
          </w:rPr>
          <w:delText xml:space="preserve">Remark 14</w:delText>
        </w:r>
      </w:del>
      <w:del w:id="2599" w:author="PR Preview" w:date="2026-01-01T00:00:00Z">
        <w:r>
          <w:delText xml:space="preserve"> (Source: Flexibility). </w:delText>
        </w:r>
      </w:del>
      <w:del w:id="2600" w:author="PR Preview" w:date="2026-01-01T00:00:00Z">
        <w:r>
          <w:delText xml:space="preserve">James et al. [5, Sec. 2.1.3]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2603" w:author="PR Preview" w:date="2026-01-01T00:00:00Z">
        <w:r>
          <w:rPr>
            <w:i/>
            <w:iCs/>
          </w:rPr>
          <w:delText xml:space="preserve">Remark 15</w:delText>
        </w:r>
      </w:del>
      <w:del w:id="2604" w:author="PR Preview" w:date="2026-01-01T00:00:00Z">
        <w:r>
          <w:delText xml:space="preserve"> (Polynomial degree orders flexibility). </w:delText>
        </w:r>
      </w:del>
      <w:del w:id="2605" w:author="PR Preview" w:date="2026-01-01T00:00:00Z">
        <w:r>
          <w:delText xml:space="preserve">Least-squares polynomial fits are ordered by degree: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a polynomial of degree</w:delText>
        </w:r>
      </w:del>
      <w:del w:id="2608" w:author="PR Preview" w:date="2026-01-01T00:00:00Z">
        <w:r>
          <w:delText xml:space="preserve"> </w:delText>
        </w:r>
      </w:del>
      <m:oMath>
        <m:r>
          <m:t>d</m:t>
        </m:r>
      </m:oMath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delText xml:space="preserve">is also a polynomial of degree</w:delText>
        </w:r>
      </w:del>
      <w:del w:id="26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whose coefficient of</w:delText>
        </w:r>
      </w:del>
      <w:del w:id="261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is zero,</w:delText>
        </w:r>
      </w:del>
      <w:del w:id="2617" w:author="PR Preview" w:date="2026-01-01T00:00:00Z">
        <w:r>
          <w:delText xml:space="preserve"> </w:delText>
        </w:r>
      </w:del>
      <w:del w:id="2618" w:author="PR Preview" w:date="2026-01-01T00:00:00Z">
        <w:r>
          <w:delText xml:space="preserve">so the fit of degree</w:delText>
        </w:r>
      </w:del>
      <w:del w:id="261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is</w:delText>
        </w:r>
      </w:del>
      <w:del w:id="2622" w:author="PR Preview" w:date="2026-01-01T00:00:00Z">
        <w:r>
          <w:delText xml:space="preserve"> </w:delText>
        </w:r>
      </w:del>
      <w:hyperlink w:anchor="def-flexibility">
        <w:del w:id="262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as the fit of degree</w:delText>
        </w:r>
      </w:del>
      <w:del w:id="2626" w:author="PR Preview" w:date="2026-01-01T00:00:00Z">
        <w:r>
          <w:delText xml:space="preserve"> </w:delText>
        </w:r>
      </w:del>
      <m:oMath>
        <m:r>
          <m:t>d</m:t>
        </m:r>
      </m:oMath>
      <w:del w:id="2627" w:author="PR Preview" w:date="2026-01-01T00:00:00Z">
        <w:r>
          <w:delText xml:space="preserve">.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The four fits of</w:delText>
        </w:r>
      </w:del>
      <w:del w:id="2630" w:author="PR Preview" w:date="2026-01-01T00:00:00Z">
        <w:r>
          <w:delText xml:space="preserve"> </w:delText>
        </w:r>
      </w:del>
      <w:hyperlink w:anchor="exr-overfitting">
        <w:del w:id="263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are ordered this way.</w:delText>
        </w:r>
      </w:del>
      <w:del w:id="2634" w:author="PR Preview" w:date="2026-01-01T00:00:00Z">
        <w:r>
          <w:delText xml:space="preserve"> </w:delText>
        </w:r>
      </w:del>
      <w:hyperlink w:anchor="def-flexibility">
        <w:del w:id="2635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is narrower than the informal use of the word</w:delText>
        </w:r>
      </w:del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in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James et al. [5, Sec. 2.1.3]</w:delText>
        </w:r>
      </w:del>
      <w:del w:id="2642" w:author="PR Preview" w:date="2026-01-01T00:00:00Z">
        <w:r>
          <w:delText xml:space="preserve">:</w:delText>
        </w:r>
      </w:del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it orders only procedures whose candidate sets are nested.</w:delText>
        </w:r>
      </w:del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Other procedures can be compared by other measures,</w:delText>
        </w:r>
      </w:del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such as the effective number of parameters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[3, Sec. 7.6]</w:delText>
        </w:r>
      </w:del>
      <w:del w:id="2651" w:author="PR Preview" w:date="2026-01-01T00:00:00Z">
        <w:r>
          <w:delText xml:space="preserve">.</w:delText>
        </w:r>
      </w:del>
    </w:p>
    <w:p>
      <w:pPr>
        <w:pStyle w:val="BodyText"/>
      </w:pPr>
      <w:del w:id="2652" w:author="PR Preview" w:date="2026-01-01T00:00:00Z">
        <w:r>
          <w:rPr>
            <w:b/>
            <w:bCs/>
          </w:rPr>
          <w:delText xml:space="preserve">Definition 36 (Bias–variance trade-off)</w:delText>
        </w:r>
      </w:del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Let</w:delText>
        </w:r>
      </w:del>
      <w:del w:id="26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be</w:delText>
        </w:r>
      </w:del>
      <w:del w:id="2658" w:author="PR Preview" w:date="2026-01-01T00:00:00Z">
        <w:r>
          <w:delText xml:space="preserve"> </w:delText>
        </w:r>
      </w:del>
      <w:hyperlink w:anchor="def-fitting-procedure">
        <w:del w:id="265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660" w:author="PR Preview" w:date="2026-01-01T00:00:00Z">
        <w:r>
          <w:delText xml:space="preserve">,</w:delText>
        </w:r>
      </w:del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each</w:delText>
        </w:r>
      </w:del>
      <w:del w:id="2663" w:author="PR Preview" w:date="2026-01-01T00:00:00Z">
        <w:r>
          <w:delText xml:space="preserve"> </w:delText>
        </w:r>
      </w:del>
      <w:hyperlink w:anchor="def-flexibility">
        <w:del w:id="266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as the one before,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and let</w:delText>
        </w:r>
      </w:del>
      <w:del w:id="26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be a random</w:delText>
        </w:r>
      </w:del>
      <w:del w:id="2672" w:author="PR Preview" w:date="2026-01-01T00:00:00Z">
        <w:r>
          <w:delText xml:space="preserve"> </w:delText>
        </w:r>
      </w:del>
      <w:hyperlink w:anchor="def-training-set">
        <w:del w:id="267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74" w:author="PR Preview" w:date="2026-01-01T00:00:00Z">
        <w:r>
          <w:delText xml:space="preserve">.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At a covariate value</w:delText>
        </w:r>
      </w:del>
      <w:del w:id="2677" w:author="PR Preview" w:date="2026-01-01T00:00:00Z">
        <w:r>
          <w:delText xml:space="preserve"> </w:delText>
        </w:r>
      </w:del>
      <m:oMath>
        <m:r>
          <m:t>x</m:t>
        </m:r>
      </m:oMath>
      <w:del w:id="2678" w:author="PR Preview" w:date="2026-01-01T00:00:00Z">
        <w:r>
          <w:delText xml:space="preserve">,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with</w:delText>
        </w:r>
      </w:del>
      <w:del w:id="2681" w:author="PR Preview" w:date="2026-01-01T00:00:00Z">
        <w:r>
          <w:delText xml:space="preserve"> </w:delText>
        </w:r>
      </w:del>
      <m:oMath>
        <m:r>
          <m:t>μ</m:t>
        </m:r>
      </m:oMath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the</w:delText>
        </w:r>
      </w:del>
      <w:del w:id="2684" w:author="PR Preview" w:date="2026-01-01T00:00:00Z">
        <w:r>
          <w:delText xml:space="preserve"> </w:delText>
        </w:r>
      </w:del>
      <w:hyperlink w:anchor="def-mean-function">
        <w:del w:id="268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686" w:author="PR Preview" w:date="2026-01-01T00:00:00Z">
        <w:r>
          <w:delText xml:space="preserve">,</w:delText>
        </w:r>
      </w:del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there is a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rPr>
            <w:b/>
            <w:bCs/>
          </w:rPr>
          <w:delText xml:space="preserve">bias–variance trade-off</w:delText>
        </w:r>
      </w:del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among them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when, from each procedure to the next,</w:delText>
        </w:r>
      </w:del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the squared</w:delText>
        </w:r>
      </w:del>
      <w:del w:id="2697" w:author="PR Preview" w:date="2026-01-01T00:00:00Z">
        <w:r>
          <w:delText xml:space="preserve"> </w:delText>
        </w:r>
      </w:del>
      <w:hyperlink w:anchor="def-prediction-bias">
        <w:del w:id="269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of the prediction, used as an</w:delText>
        </w:r>
      </w:del>
      <w:del w:id="2701" w:author="PR Preview" w:date="2026-01-01T00:00:00Z">
        <w:r>
          <w:delText xml:space="preserve"> </w:delText>
        </w:r>
      </w:del>
      <w:hyperlink r:id="rId137">
        <w:del w:id="270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of</w:delText>
        </w:r>
      </w:del>
      <w:del w:id="270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706" w:author="PR Preview" w:date="2026-01-01T00:00:00Z">
        <w:r>
          <w:delText xml:space="preserve">, does not rise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and its</w:delText>
        </w:r>
      </w:del>
      <w:del w:id="2709" w:author="PR Preview" w:date="2026-01-01T00:00:00Z">
        <w:r>
          <w:delText xml:space="preserve"> </w:delText>
        </w:r>
      </w:del>
      <w:hyperlink r:id="rId141">
        <w:del w:id="271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does not fall:</w:delText>
        </w:r>
      </w:del>
    </w:p>
    <w:p>
      <w:pPr>
        <w:pStyle w:val="BodyText"/>
      </w:pPr>
      <w:ins w:id="2713" w:author="PR Preview" w:date="2026-01-01T00:00:00Z">
        <w:r>
          <w:rPr>
            <w:b/>
            <w:bCs/>
          </w:rPr>
          <w:t xml:space="preserve">Definition 36 (Flexibility)</w:t>
        </w:r>
      </w:ins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Let</w:t>
        </w:r>
      </w:ins>
      <w:ins w:id="27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and</w:t>
        </w:r>
      </w:ins>
      <w:ins w:id="271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be</w:t>
        </w:r>
      </w:ins>
      <w:ins w:id="2722" w:author="PR Preview" w:date="2026-01-01T00:00:00Z">
        <w:r>
          <w:t xml:space="preserve"> </w:t>
        </w:r>
      </w:ins>
      <w:hyperlink w:anchor="def-fitting-procedure">
        <w:ins w:id="272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that each choose, by least squares,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a</w:t>
        </w:r>
      </w:ins>
      <w:ins w:id="2728" w:author="PR Preview" w:date="2026-01-01T00:00:00Z">
        <w:r>
          <w:t xml:space="preserve"> </w:t>
        </w:r>
      </w:ins>
      <w:hyperlink w:anchor="def-fitted-model">
        <w:ins w:id="272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from a set of candidate</w:t>
        </w:r>
      </w:ins>
      <w:ins w:id="2732" w:author="PR Preview" w:date="2026-01-01T00:00:00Z">
        <w:r>
          <w:t xml:space="preserve"> </w:t>
        </w:r>
      </w:ins>
      <w:hyperlink r:id="rId41">
        <w:ins w:id="273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734" w:author="PR Preview" w:date="2026-01-01T00:00:00Z">
        <w:r>
          <w:t xml:space="preserve">,</w:t>
        </w:r>
      </w:ins>
      <w:ins w:id="27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and</w:t>
        </w:r>
      </w:ins>
      <w:ins w:id="27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respectively.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The procedure</w:t>
        </w:r>
      </w:ins>
      <w:ins w:id="274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is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rPr>
            <w:b/>
            <w:bCs/>
          </w:rPr>
          <w:t xml:space="preserve">at least as flexible</w:t>
        </w:r>
      </w:ins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as</w:t>
        </w:r>
      </w:ins>
      <w:ins w:id="275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if every candidate of</w:t>
        </w:r>
      </w:ins>
      <w:ins w:id="27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is also a candidate of</w:t>
        </w:r>
      </w:ins>
      <w:ins w:id="275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757" w:author="PR Preview" w:date="2026-01-01T00:00:00Z">
        <w:r>
          <w:t xml:space="preserve">:</w:t>
        </w:r>
      </w:ins>
    </w:p>
    <w:p>
      <w:pPr>
        <w:pStyle w:val="BodyText"/>
      </w:pPr>
      <w:bookmarkStart w:id="168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lexibility"/>
    <w:p>
      <w:pPr>
        <w:pStyle w:val="FirstParagraph"/>
      </w:pPr>
      <w:ins w:id="2758" w:author="PR Preview" w:date="2026-01-01T00:00:00Z">
        <w:r>
          <w:rPr>
            <w:i/>
            <w:iCs/>
          </w:rPr>
          <w:t xml:space="preserve">Remark 13</w:t>
        </w:r>
      </w:ins>
      <w:ins w:id="2759" w:author="PR Preview" w:date="2026-01-01T00:00:00Z">
        <w:r>
          <w:t xml:space="preserve"> (Source: Flexibility). </w:t>
        </w:r>
      </w:ins>
      <w:ins w:id="2760" w:author="PR Preview" w:date="2026-01-01T00:00:00Z">
        <w:r>
          <w:t xml:space="preserve">James et al. [5, Sec. 2.1.3]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use flexibility without a formal definition.</w:t>
        </w:r>
      </w:ins>
    </w:p>
    <w:bookmarkEnd w:id="170"/>
    <w:bookmarkStart w:id="171" w:name="rem-flexibility"/>
    <w:p>
      <w:pPr>
        <w:pStyle w:val="BodyText"/>
      </w:pPr>
      <w:ins w:id="2763" w:author="PR Preview" w:date="2026-01-01T00:00:00Z">
        <w:r>
          <w:rPr>
            <w:i/>
            <w:iCs/>
          </w:rPr>
          <w:t xml:space="preserve">Remark 14</w:t>
        </w:r>
      </w:ins>
      <w:ins w:id="2764" w:author="PR Preview" w:date="2026-01-01T00:00:00Z">
        <w:r>
          <w:t xml:space="preserve"> (Polynomial degree orders flexibility). </w:t>
        </w:r>
      </w:ins>
      <w:ins w:id="2765" w:author="PR Preview" w:date="2026-01-01T00:00:00Z">
        <w:r>
          <w:t xml:space="preserve">Least-squares polynomial fits are ordered by degree: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a polynomial of degree</w:t>
        </w:r>
      </w:ins>
      <w:ins w:id="2768" w:author="PR Preview" w:date="2026-01-01T00:00:00Z">
        <w:r>
          <w:t xml:space="preserve"> </w:t>
        </w:r>
      </w:ins>
      <m:oMath>
        <m:r>
          <m:t>d</m:t>
        </m:r>
      </m:oMath>
      <w:ins w:id="2769" w:author="PR Preview" w:date="2026-01-01T00:00:00Z">
        <w:r>
          <w:t xml:space="preserve"> </w:t>
        </w:r>
      </w:ins>
      <w:ins w:id="2770" w:author="PR Preview" w:date="2026-01-01T00:00:00Z">
        <w:r>
          <w:t xml:space="preserve">is also a polynomial of degree</w:t>
        </w:r>
      </w:ins>
      <w:ins w:id="277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whose coefficient of</w:t>
        </w:r>
      </w:ins>
      <w:ins w:id="277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is zero,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so the fit of degree</w:t>
        </w:r>
      </w:ins>
      <w:ins w:id="277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is</w:t>
        </w:r>
      </w:ins>
      <w:ins w:id="2782" w:author="PR Preview" w:date="2026-01-01T00:00:00Z">
        <w:r>
          <w:t xml:space="preserve"> </w:t>
        </w:r>
      </w:ins>
      <w:hyperlink w:anchor="def-flexibility">
        <w:ins w:id="278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as the fit of degree</w:t>
        </w:r>
      </w:ins>
      <w:ins w:id="2786" w:author="PR Preview" w:date="2026-01-01T00:00:00Z">
        <w:r>
          <w:t xml:space="preserve"> </w:t>
        </w:r>
      </w:ins>
      <m:oMath>
        <m:r>
          <m:t>d</m:t>
        </m:r>
      </m:oMath>
      <w:ins w:id="2787" w:author="PR Preview" w:date="2026-01-01T00:00:00Z">
        <w:r>
          <w:t xml:space="preserve">.</w:t>
        </w:r>
      </w:ins>
      <w:ins w:id="2788" w:author="PR Preview" w:date="2026-01-01T00:00:00Z">
        <w:r>
          <w:t xml:space="preserve"> </w:t>
        </w:r>
      </w:ins>
      <w:ins w:id="2789" w:author="PR Preview" w:date="2026-01-01T00:00:00Z">
        <w:r>
          <w:t xml:space="preserve">The four fits of</w:t>
        </w:r>
      </w:ins>
      <w:ins w:id="2790" w:author="PR Preview" w:date="2026-01-01T00:00:00Z">
        <w:r>
          <w:t xml:space="preserve"> </w:t>
        </w:r>
      </w:ins>
      <w:hyperlink w:anchor="exr-overfitting">
        <w:ins w:id="279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are ordered this way.</w:t>
        </w:r>
      </w:ins>
      <w:ins w:id="2794" w:author="PR Preview" w:date="2026-01-01T00:00:00Z">
        <w:r>
          <w:t xml:space="preserve"> </w:t>
        </w:r>
      </w:ins>
      <w:hyperlink w:anchor="def-flexibility">
        <w:ins w:id="2795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is narrower than the informal use of the word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in</w:t>
        </w:r>
      </w:ins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James et al. [5, Sec. 2.1.3]</w:t>
        </w:r>
      </w:ins>
      <w:ins w:id="2802" w:author="PR Preview" w:date="2026-01-01T00:00:00Z">
        <w:r>
          <w:t xml:space="preserve">: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it orders only procedures whose candidate sets are nested.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Other procedures can be compared by other measures,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such as the effective number of parameters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[3, Sec. 7.6]</w:t>
        </w:r>
      </w:ins>
      <w:ins w:id="2811" w:author="PR Preview" w:date="2026-01-01T00:00:00Z">
        <w:r>
          <w:t xml:space="preserve">.</w:t>
        </w:r>
      </w:ins>
    </w:p>
    <w:bookmarkEnd w:id="171"/>
    <w:bookmarkStart w:id="173" w:name="def-bias-variance-tradeoff"/>
    <w:p>
      <w:pPr>
        <w:pStyle w:val="BodyText"/>
      </w:pPr>
      <w:ins w:id="2812" w:author="PR Preview" w:date="2026-01-01T00:00:00Z">
        <w:r>
          <w:rPr>
            <w:b/>
            <w:bCs/>
          </w:rPr>
          <w:t xml:space="preserve">Definition 37 (Bias–variance trade-off)</w:t>
        </w:r>
      </w:ins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Let</w:t>
        </w:r>
      </w:ins>
      <w:ins w:id="281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be</w:t>
        </w:r>
      </w:ins>
      <w:ins w:id="2818" w:author="PR Preview" w:date="2026-01-01T00:00:00Z">
        <w:r>
          <w:t xml:space="preserve"> </w:t>
        </w:r>
      </w:ins>
      <w:hyperlink w:anchor="def-fitting-procedure">
        <w:ins w:id="281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820" w:author="PR Preview" w:date="2026-01-01T00:00:00Z">
        <w:r>
          <w:t xml:space="preserve">,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each</w:t>
        </w:r>
      </w:ins>
      <w:ins w:id="2823" w:author="PR Preview" w:date="2026-01-01T00:00:00Z">
        <w:r>
          <w:t xml:space="preserve"> </w:t>
        </w:r>
      </w:ins>
      <w:hyperlink w:anchor="def-flexibility">
        <w:ins w:id="282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as the one before,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and let</w:t>
        </w:r>
      </w:ins>
      <w:ins w:id="28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be a random</w:t>
        </w:r>
      </w:ins>
      <w:ins w:id="2832" w:author="PR Preview" w:date="2026-01-01T00:00:00Z">
        <w:r>
          <w:t xml:space="preserve"> </w:t>
        </w:r>
      </w:ins>
      <w:hyperlink w:anchor="def-training-set">
        <w:ins w:id="283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34" w:author="PR Preview" w:date="2026-01-01T00:00:00Z">
        <w:r>
          <w:t xml:space="preserve">.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At a covariate value</w:t>
        </w:r>
      </w:ins>
      <w:ins w:id="2837" w:author="PR Preview" w:date="2026-01-01T00:00:00Z">
        <w:r>
          <w:t xml:space="preserve"> </w:t>
        </w:r>
      </w:ins>
      <m:oMath>
        <m:r>
          <m:t>x</m:t>
        </m:r>
      </m:oMath>
      <w:ins w:id="2838" w:author="PR Preview" w:date="2026-01-01T00:00:00Z">
        <w:r>
          <w:t xml:space="preserve">,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with</w:t>
        </w:r>
      </w:ins>
      <w:ins w:id="2841" w:author="PR Preview" w:date="2026-01-01T00:00:00Z">
        <w:r>
          <w:t xml:space="preserve"> </w:t>
        </w:r>
      </w:ins>
      <m:oMath>
        <m:r>
          <m:t>μ</m:t>
        </m:r>
      </m:oMath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the</w:t>
        </w:r>
      </w:ins>
      <w:ins w:id="2844" w:author="PR Preview" w:date="2026-01-01T00:00:00Z">
        <w:r>
          <w:t xml:space="preserve"> </w:t>
        </w:r>
      </w:ins>
      <w:hyperlink w:anchor="def-mean-function">
        <w:ins w:id="284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846" w:author="PR Preview" w:date="2026-01-01T00:00:00Z">
        <w:r>
          <w:t xml:space="preserve">,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there is a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rPr>
            <w:b/>
            <w:bCs/>
          </w:rPr>
          <w:t xml:space="preserve">bias–variance trade-off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among them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when, from each procedure to the next,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the squared</w:t>
        </w:r>
      </w:ins>
      <w:ins w:id="2857" w:author="PR Preview" w:date="2026-01-01T00:00:00Z">
        <w:r>
          <w:t xml:space="preserve"> </w:t>
        </w:r>
      </w:ins>
      <w:hyperlink w:anchor="def-prediction-bias">
        <w:ins w:id="285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of the prediction, used as an</w:t>
        </w:r>
      </w:ins>
      <w:ins w:id="2861" w:author="PR Preview" w:date="2026-01-01T00:00:00Z">
        <w:r>
          <w:t xml:space="preserve"> </w:t>
        </w:r>
      </w:ins>
      <w:hyperlink r:id="rId137">
        <w:ins w:id="286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of</w:t>
        </w:r>
      </w:ins>
      <w:ins w:id="286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66" w:author="PR Preview" w:date="2026-01-01T00:00:00Z">
        <w:r>
          <w:t xml:space="preserve">, does not rise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and its</w:t>
        </w:r>
      </w:ins>
      <w:ins w:id="2869" w:author="PR Preview" w:date="2026-01-01T00:00:00Z">
        <w:r>
          <w:t xml:space="preserve"> </w:t>
        </w:r>
      </w:ins>
      <w:hyperlink r:id="rId141">
        <w:ins w:id="287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does not fall:</w:t>
        </w:r>
      </w:ins>
    </w:p>
    <w:p>
      <w:pPr>
        <w:pStyle w:val="BodyText"/>
      </w:pPr>
      <w:bookmarkStart w:id="172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3"/>
    <w:bookmarkStart w:id="174" w:name="rem-overfitting-tradeoff"/>
    <w:p>
      <w:pPr>
        <w:pStyle w:val="BodyText"/>
      </w:pPr>
      <w:del w:id="2873" w:author="PR Preview" w:date="2026-01-01T00:00:00Z">
        <w:r>
          <w:rPr>
            <w:i/>
            <w:iCs/>
          </w:rPr>
          <w:delText xml:space="preserve">Remark 16</w:delText>
        </w:r>
      </w:del>
      <w:del w:id="2874" w:author="PR Preview" w:date="2026-01-01T00:00:00Z">
        <w:r>
          <w:delText xml:space="preserve"> (Overfitting and the trade-off). </w:delText>
        </w:r>
      </w:del>
      <w:del w:id="2875" w:author="PR Preview" w:date="2026-01-01T00:00:00Z">
        <w:r>
          <w:delText xml:space="preserve">By</w:delText>
        </w:r>
      </w:del>
      <w:del w:id="2876" w:author="PR Preview" w:date="2026-01-01T00:00:00Z">
        <w:r>
          <w:delText xml:space="preserve"> </w:delText>
        </w:r>
      </w:del>
      <w:hyperlink w:anchor="thm-epe-decomposition">
        <w:del w:id="287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878" w:author="PR Preview" w:date="2026-01-01T00:00:00Z">
        <w:r>
          <w:delText xml:space="preserve">,</w:delText>
        </w:r>
      </w:del>
      <w:del w:id="287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is the squared bias plus the variance plus</w:delText>
        </w:r>
      </w:del>
      <w:del w:id="288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883" w:author="PR Preview" w:date="2026-01-01T00:00:00Z">
        <w:r>
          <w:delText xml:space="preserve">.</w:delText>
        </w:r>
      </w:del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Under a</w:delText>
        </w:r>
      </w:del>
      <w:del w:id="2886" w:author="PR Preview" w:date="2026-01-01T00:00:00Z">
        <w:r>
          <w:delText xml:space="preserve"> </w:delText>
        </w:r>
      </w:del>
      <w:hyperlink w:anchor="def-bias-variance-tradeoff">
        <w:del w:id="2887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among</w:delText>
        </w:r>
      </w:del>
      <w:del w:id="28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891" w:author="PR Preview" w:date="2026-01-01T00:00:00Z">
        <w:r>
          <w:delText xml:space="preserve">,</w:delText>
        </w:r>
      </w:del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moving from</w:delText>
        </w:r>
      </w:del>
      <w:del w:id="28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to</w:delText>
        </w:r>
      </w:del>
      <w:del w:id="289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lowers the expected squared prediction error at</w:delText>
        </w:r>
      </w:del>
      <w:del w:id="2900" w:author="PR Preview" w:date="2026-01-01T00:00:00Z">
        <w:r>
          <w:delText xml:space="preserve"> </w:delText>
        </w:r>
      </w:del>
      <m:oMath>
        <m:r>
          <m:t>x</m:t>
        </m:r>
      </m:oMath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when the squared bias falls by more than the variance rises,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and raises it otherwise.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The smallest of</w:delText>
        </w:r>
      </w:del>
      <w:del w:id="290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is often at some</w:delText>
        </w:r>
      </w:del>
      <w:del w:id="29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with</w:delText>
        </w:r>
      </w:del>
      <w:del w:id="291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[5, Sec. 2.2.2]</w:delText>
        </w:r>
      </w:del>
      <w:del w:id="2916" w:author="PR Preview" w:date="2026-01-01T00:00:00Z">
        <w:r>
          <w:delText xml:space="preserve">,</w:delText>
        </w:r>
      </w:del>
      <w:del w:id="2917" w:author="PR Preview" w:date="2026-01-01T00:00:00Z">
        <w:r>
          <w:delText xml:space="preserve"> </w:delText>
        </w:r>
      </w:del>
      <w:del w:id="2918" w:author="PR Preview" w:date="2026-01-01T00:00:00Z">
        <w:r>
          <w:delText xml:space="preserve">but not always:</w:delText>
        </w:r>
      </w:del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if the mean function</w:delText>
        </w:r>
      </w:del>
      <w:del w:id="2921" w:author="PR Preview" w:date="2026-01-01T00:00:00Z">
        <w:r>
          <w:delText xml:space="preserve"> </w:delText>
        </w:r>
      </w:del>
      <m:oMath>
        <m:r>
          <m:t>μ</m:t>
        </m:r>
      </m:oMath>
      <w:del w:id="2922" w:author="PR Preview" w:date="2026-01-01T00:00:00Z">
        <w:r>
          <w:delText xml:space="preserve"> </w:delText>
        </w:r>
      </w:del>
      <w:del w:id="2923" w:author="PR Preview" w:date="2026-01-01T00:00:00Z">
        <w:r>
          <w:delText xml:space="preserve">is among the functions that candidate</w:delText>
        </w:r>
      </w:del>
      <w:del w:id="2924" w:author="PR Preview" w:date="2026-01-01T00:00:00Z">
        <w:r>
          <w:delText xml:space="preserve"> </w:delText>
        </w:r>
      </w:del>
      <m:oMath>
        <m:r>
          <m:t>1</m:t>
        </m:r>
      </m:oMath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can fit,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the squared bias of</w:delText>
        </w:r>
      </w:del>
      <w:del w:id="29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can be zero,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and then no more flexible</w:delText>
        </w:r>
      </w:del>
      <w:del w:id="29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has a smaller squared bias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and, under the trade-off, none has a smaller variance,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so none has a smaller expected squared prediction error.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Past the candidate with the smallest expected squared prediction error,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the more flexible candidates have lowered their squared bias by less than they have raised their variance,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and their fitted models tend to</w:delText>
        </w:r>
      </w:del>
      <w:del w:id="2947" w:author="PR Preview" w:date="2026-01-01T00:00:00Z">
        <w:r>
          <w:delText xml:space="preserve"> </w:delText>
        </w:r>
      </w:del>
      <w:hyperlink w:anchor="def-overfitting">
        <w:del w:id="2948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2949" w:author="PR Preview" w:date="2026-01-01T00:00:00Z">
        <w:r>
          <w:delText xml:space="preserve">:</w:delText>
        </w:r>
      </w:del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2954" w:author="PR Preview" w:date="2026-01-01T00:00:00Z">
        <w:r>
          <w:rPr>
            <w:i/>
            <w:iCs/>
          </w:rPr>
          <w:delText xml:space="preserve">Remark 17</w:delText>
        </w:r>
      </w:del>
      <w:del w:id="2955" w:author="PR Preview" w:date="2026-01-01T00:00:00Z">
        <w:r>
          <w:delText xml:space="preserve"> (Coefficients per observation). </w:delText>
        </w:r>
      </w:del>
      <w:del w:id="2956" w:author="PR Preview" w:date="2026-01-01T00:00:00Z">
        <w:r>
          <w:delText xml:space="preserve">Adding coefficients to a least-squares fit makes it</w:delText>
        </w:r>
      </w:del>
      <w:del w:id="2957" w:author="PR Preview" w:date="2026-01-01T00:00:00Z">
        <w:r>
          <w:delText xml:space="preserve"> </w:delText>
        </w:r>
      </w:del>
      <w:hyperlink w:anchor="def-flexibility">
        <w:del w:id="295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as before.</w:delText>
        </w:r>
      </w:del>
      <w:del w:id="2961" w:author="PR Preview" w:date="2026-01-01T00:00:00Z">
        <w:r>
          <w:delText xml:space="preserve"> </w:delText>
        </w:r>
      </w:del>
      <w:del w:id="2962" w:author="PR Preview" w:date="2026-01-01T00:00:00Z">
        <w:r>
          <w:delText xml:space="preserve">With few observations per coefficient,</w:delText>
        </w:r>
      </w:del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the variance this adds can outweigh the squared bias it removes,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which is the overfitting side of</w:delText>
        </w:r>
      </w:del>
      <w:del w:id="2967" w:author="PR Preview" w:date="2026-01-01T00:00:00Z">
        <w:r>
          <w:delText xml:space="preserve"> </w:delText>
        </w:r>
      </w:del>
      <w:hyperlink w:anchor="rem-overfitting-tradeoff">
        <w:del w:id="2968" w:author="PR Preview" w:date="2026-01-01T00:00:00Z">
          <w:r>
            <w:rPr>
              <w:rStyle w:val="Hyperlink"/>
            </w:rPr>
            <w:delText xml:space="preserve">Remark 16</w:delText>
          </w:r>
        </w:del>
      </w:hyperlink>
      <w:del w:id="2969" w:author="PR Preview" w:date="2026-01-01T00:00:00Z">
        <w:r>
          <w:delText xml:space="preserve">.</w:delText>
        </w:r>
      </w:del>
      <w:del w:id="2970" w:author="PR Preview" w:date="2026-01-01T00:00:00Z">
        <w:r>
          <w:delText xml:space="preserve"> </w:delText>
        </w:r>
      </w:del>
      <w:del w:id="2971" w:author="PR Preview" w:date="2026-01-01T00:00:00Z">
        <w:r>
          <w:delText xml:space="preserve">In</w:delText>
        </w:r>
      </w:del>
      <w:del w:id="2972" w:author="PR Preview" w:date="2026-01-01T00:00:00Z">
        <w:r>
          <w:delText xml:space="preserve"> </w:delText>
        </w:r>
      </w:del>
      <w:hyperlink w:anchor="exr-overfitting">
        <w:del w:id="297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974" w:author="PR Preview" w:date="2026-01-01T00:00:00Z">
        <w:r>
          <w:delText xml:space="preserve">,</w:delText>
        </w:r>
      </w:del>
      <w:del w:id="2975" w:author="PR Preview" w:date="2026-01-01T00:00:00Z">
        <w:r>
          <w:delText xml:space="preserve"> </w:delText>
        </w:r>
      </w:del>
      <w:del w:id="2976" w:author="PR Preview" w:date="2026-01-01T00:00:00Z">
        <w:r>
          <w:delText xml:space="preserve">each added power of</w:delText>
        </w:r>
      </w:del>
      <w:del w:id="2977" w:author="PR Preview" w:date="2026-01-01T00:00:00Z">
        <w:r>
          <w:delText xml:space="preserve"> </w:delText>
        </w:r>
      </w:del>
      <w:del w:id="2978" w:author="PR Preview" w:date="2026-01-01T00:00:00Z">
        <w:r>
          <w:rPr>
            <w:rStyle w:val="VerbatimChar"/>
          </w:rPr>
          <w:delText xml:space="preserve">wt</w:delText>
        </w:r>
      </w:del>
      <w:del w:id="2979" w:author="PR Preview" w:date="2026-01-01T00:00:00Z">
        <w:r>
          <w:delText xml:space="preserve">, like an added predictor,</w:delText>
        </w:r>
      </w:del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is one more coefficient fitted to the same 20 cars:</w:delText>
        </w:r>
      </w:del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2984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2985" w:author="PR Preview" w:date="2026-01-01T00:00:00Z">
        <w:r>
          <w:delText xml:space="preserve"> </w:delText>
        </w:r>
      </w:del>
      <w:del w:id="2986" w:author="PR Preview" w:date="2026-01-01T00:00:00Z">
        <w:r>
          <w:delText xml:space="preserve">A</w:delText>
        </w:r>
      </w:del>
      <w:del w:id="2987" w:author="PR Preview" w:date="2026-01-01T00:00:00Z">
        <w:r>
          <w:delText xml:space="preserve"> </w:delText>
        </w:r>
      </w:del>
      <w:hyperlink w:anchor="def-fitted-model">
        <w:del w:id="298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is fitted to a</w:delText>
        </w:r>
      </w:del>
      <w:del w:id="2992" w:author="PR Preview" w:date="2026-01-01T00:00:00Z">
        <w:r>
          <w:delText xml:space="preserve"> </w:delText>
        </w:r>
      </w:del>
      <w:hyperlink w:anchor="def-training-set">
        <w:del w:id="299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95" w:author="PR Preview" w:date="2026-01-01T00:00:00Z">
        <w:r>
          <w:delText xml:space="preserve">.</w:delText>
        </w:r>
      </w:del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A</w:delText>
        </w:r>
      </w:del>
      <w:del w:id="2998" w:author="PR Preview" w:date="2026-01-01T00:00:00Z">
        <w:r>
          <w:delText xml:space="preserve"> </w:delText>
        </w:r>
      </w:del>
      <w:hyperlink w:anchor="def-held-out-set">
        <w:del w:id="299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of</w:delText>
        </w:r>
      </w:del>
      <w:del w:id="3002" w:author="PR Preview" w:date="2026-01-01T00:00:00Z">
        <w:r>
          <w:delText xml:space="preserve"> </w:delText>
        </w:r>
      </w:del>
      <m:oMath>
        <m:r>
          <m:t>m</m:t>
        </m:r>
      </m:oMath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observations</w:delText>
        </w:r>
      </w:del>
      <w:del w:id="30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is drawn from the same population as the new observation</w:delText>
        </w:r>
      </w:del>
      <w:del w:id="30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of</w:delText>
        </w:r>
      </w:del>
      <w:del w:id="3011" w:author="PR Preview" w:date="2026-01-01T00:00:00Z">
        <w:r>
          <w:delText xml:space="preserve"> </w:delText>
        </w:r>
      </w:del>
      <w:hyperlink w:anchor="def-generalization-error">
        <w:del w:id="301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013" w:author="PR Preview" w:date="2026-01-01T00:00:00Z">
        <w:r>
          <w:delText xml:space="preserve">,</w:delText>
        </w:r>
      </w:del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delText xml:space="preserve">each independently of</w:delText>
        </w:r>
      </w:del>
      <w:del w:id="30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17" w:author="PR Preview" w:date="2026-01-01T00:00:00Z">
        <w:r>
          <w:delText xml:space="preserve">.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Write</w:delText>
        </w:r>
      </w:del>
      <w:del w:id="302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for the</w:delText>
        </w:r>
      </w:del>
      <w:del w:id="3023" w:author="PR Preview" w:date="2026-01-01T00:00:00Z">
        <w:r>
          <w:delText xml:space="preserve"> </w:delText>
        </w:r>
      </w:del>
      <w:hyperlink w:anchor="def-observation-loss">
        <w:del w:id="302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of</w:delText>
        </w:r>
      </w:del>
      <w:del w:id="30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028" w:author="PR Preview" w:date="2026-01-01T00:00:00Z">
        <w:r>
          <w:delText xml:space="preserve"> </w:delText>
        </w:r>
      </w:del>
      <w:del w:id="3029" w:author="PR Preview" w:date="2026-01-01T00:00:00Z">
        <w:r>
          <w:delText xml:space="preserve">on held-out observation</w:delText>
        </w:r>
      </w:del>
      <w:del w:id="3030" w:author="PR Preview" w:date="2026-01-01T00:00:00Z">
        <w:r>
          <w:delText xml:space="preserve"> </w:delText>
        </w:r>
      </w:del>
      <m:oMath>
        <m:r>
          <m:t>j</m:t>
        </m:r>
      </m:oMath>
      <w:del w:id="3031" w:author="PR Preview" w:date="2026-01-01T00:00:00Z">
        <w:r>
          <w:delText xml:space="preserve">.</w:delText>
        </w:r>
      </w:del>
    </w:p>
    <w:p>
      <w:pPr>
        <w:pStyle w:val="BodyText"/>
      </w:pPr>
      <w:ins w:id="3032" w:author="PR Preview" w:date="2026-01-01T00:00:00Z">
        <w:r>
          <w:rPr>
            <w:i/>
            <w:iCs/>
          </w:rPr>
          <w:t xml:space="preserve">Remark 15</w:t>
        </w:r>
      </w:ins>
      <w:ins w:id="3033" w:author="PR Preview" w:date="2026-01-01T00:00:00Z">
        <w:r>
          <w:t xml:space="preserve"> (Overfitting and the trade-off). </w:t>
        </w:r>
      </w:ins>
      <w:ins w:id="3034" w:author="PR Preview" w:date="2026-01-01T00:00:00Z">
        <w:r>
          <w:t xml:space="preserve">By</w:t>
        </w:r>
      </w:ins>
      <w:ins w:id="3035" w:author="PR Preview" w:date="2026-01-01T00:00:00Z">
        <w:r>
          <w:t xml:space="preserve"> </w:t>
        </w:r>
      </w:ins>
      <w:hyperlink w:anchor="thm-epe-decomposition">
        <w:ins w:id="303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037" w:author="PR Preview" w:date="2026-01-01T00:00:00Z">
        <w:r>
          <w:t xml:space="preserve">,</w:t>
        </w:r>
      </w:ins>
      <w:ins w:id="303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is the squared bias plus the variance plus</w:t>
        </w:r>
      </w:ins>
      <w:ins w:id="304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042" w:author="PR Preview" w:date="2026-01-01T00:00:00Z">
        <w:r>
          <w:t xml:space="preserve">.</w:t>
        </w:r>
      </w:ins>
      <w:ins w:id="3043" w:author="PR Preview" w:date="2026-01-01T00:00:00Z">
        <w:r>
          <w:t xml:space="preserve"> </w:t>
        </w:r>
      </w:ins>
      <w:ins w:id="3044" w:author="PR Preview" w:date="2026-01-01T00:00:00Z">
        <w:r>
          <w:t xml:space="preserve">Under a</w:t>
        </w:r>
      </w:ins>
      <w:ins w:id="3045" w:author="PR Preview" w:date="2026-01-01T00:00:00Z">
        <w:r>
          <w:t xml:space="preserve"> </w:t>
        </w:r>
      </w:ins>
      <w:hyperlink w:anchor="def-bias-variance-tradeoff">
        <w:ins w:id="3046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among</w:t>
        </w:r>
      </w:ins>
      <w:ins w:id="30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050" w:author="PR Preview" w:date="2026-01-01T00:00:00Z">
        <w:r>
          <w:t xml:space="preserve">,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moving from</w:t>
        </w:r>
      </w:ins>
      <w:ins w:id="30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to</w:t>
        </w:r>
      </w:ins>
      <w:ins w:id="30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lowers the expected squared prediction error at</w:t>
        </w:r>
      </w:ins>
      <w:ins w:id="3059" w:author="PR Preview" w:date="2026-01-01T00:00:00Z">
        <w:r>
          <w:t xml:space="preserve"> </w:t>
        </w:r>
      </w:ins>
      <m:oMath>
        <m:r>
          <m:t>x</m:t>
        </m:r>
      </m:oMath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when the squared bias falls by more than the variance rises,</w:t>
        </w:r>
      </w:ins>
      <w:ins w:id="3062" w:author="PR Preview" w:date="2026-01-01T00:00:00Z">
        <w:r>
          <w:t xml:space="preserve"> </w:t>
        </w:r>
      </w:ins>
      <w:ins w:id="3063" w:author="PR Preview" w:date="2026-01-01T00:00:00Z">
        <w:r>
          <w:t xml:space="preserve">and raises it otherwise.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The smallest of</w:t>
        </w:r>
      </w:ins>
      <w:ins w:id="306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is often at some</w:t>
        </w:r>
      </w:ins>
      <w:ins w:id="306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with</w:t>
        </w:r>
      </w:ins>
      <w:ins w:id="30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[5, Sec. 2.2.2]</w:t>
        </w:r>
      </w:ins>
      <w:ins w:id="3075" w:author="PR Preview" w:date="2026-01-01T00:00:00Z">
        <w:r>
          <w:t xml:space="preserve">,</w:t>
        </w:r>
      </w:ins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but not always:</w:t>
        </w:r>
      </w:ins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if the mean function</w:t>
        </w:r>
      </w:ins>
      <w:ins w:id="3080" w:author="PR Preview" w:date="2026-01-01T00:00:00Z">
        <w:r>
          <w:t xml:space="preserve"> </w:t>
        </w:r>
      </w:ins>
      <m:oMath>
        <m:r>
          <m:t>μ</m:t>
        </m:r>
      </m:oMath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is among the functions that candidate</w:t>
        </w:r>
      </w:ins>
      <w:ins w:id="3083" w:author="PR Preview" w:date="2026-01-01T00:00:00Z">
        <w:r>
          <w:t xml:space="preserve"> </w:t>
        </w:r>
      </w:ins>
      <m:oMath>
        <m:r>
          <m:t>1</m:t>
        </m:r>
      </m:oMath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can fit,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the squared bias of</w:t>
        </w:r>
      </w:ins>
      <w:ins w:id="30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can be zero,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and then no more flexible</w:t>
        </w:r>
      </w:ins>
      <w:ins w:id="30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has a smaller squared bias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and, under the trade-off, none has a smaller variance,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so none has a smaller expected squared prediction error.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Past the candidate with the smallest expected squared prediction error,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the more flexible candidates have lowered their squared bias by less than they have raised their variance,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and their fitted models tend to</w:t>
        </w:r>
      </w:ins>
      <w:ins w:id="3106" w:author="PR Preview" w:date="2026-01-01T00:00:00Z">
        <w:r>
          <w:t xml:space="preserve"> </w:t>
        </w:r>
      </w:ins>
      <w:hyperlink w:anchor="def-overfitting">
        <w:ins w:id="3107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3108" w:author="PR Preview" w:date="2026-01-01T00:00:00Z">
        <w:r>
          <w:t xml:space="preserve">:</w:t>
        </w:r>
      </w:ins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but predict new observations worse.</w:t>
        </w:r>
      </w:ins>
    </w:p>
    <w:bookmarkEnd w:id="174"/>
    <w:bookmarkStart w:id="175" w:name="rem-overfitting-causes"/>
    <w:p>
      <w:pPr>
        <w:pStyle w:val="BodyText"/>
      </w:pPr>
      <w:ins w:id="3113" w:author="PR Preview" w:date="2026-01-01T00:00:00Z">
        <w:r>
          <w:rPr>
            <w:i/>
            <w:iCs/>
          </w:rPr>
          <w:t xml:space="preserve">Remark 16</w:t>
        </w:r>
      </w:ins>
      <w:ins w:id="3114" w:author="PR Preview" w:date="2026-01-01T00:00:00Z">
        <w:r>
          <w:t xml:space="preserve"> (Coefficients per observation). </w:t>
        </w:r>
      </w:ins>
      <w:ins w:id="3115" w:author="PR Preview" w:date="2026-01-01T00:00:00Z">
        <w:r>
          <w:t xml:space="preserve">Adding coefficients to a least-squares fit makes it</w:t>
        </w:r>
      </w:ins>
      <w:ins w:id="3116" w:author="PR Preview" w:date="2026-01-01T00:00:00Z">
        <w:r>
          <w:t xml:space="preserve"> </w:t>
        </w:r>
      </w:ins>
      <w:hyperlink w:anchor="def-flexibility">
        <w:ins w:id="311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as before.</w:t>
        </w:r>
      </w:ins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With few observations per coefficient,</w:t>
        </w:r>
      </w:ins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the variance this adds can outweigh the squared bias it removes,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which is the overfitting side of</w:t>
        </w:r>
      </w:ins>
      <w:ins w:id="3126" w:author="PR Preview" w:date="2026-01-01T00:00:00Z">
        <w:r>
          <w:t xml:space="preserve"> </w:t>
        </w:r>
      </w:ins>
      <w:hyperlink w:anchor="rem-overfitting-tradeoff">
        <w:ins w:id="3127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3128" w:author="PR Preview" w:date="2026-01-01T00:00:00Z">
        <w:r>
          <w:t xml:space="preserve">.</w:t>
        </w:r>
      </w:ins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In</w:t>
        </w:r>
      </w:ins>
      <w:ins w:id="3131" w:author="PR Preview" w:date="2026-01-01T00:00:00Z">
        <w:r>
          <w:t xml:space="preserve"> </w:t>
        </w:r>
      </w:ins>
      <w:hyperlink w:anchor="exr-overfitting">
        <w:ins w:id="313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133" w:author="PR Preview" w:date="2026-01-01T00:00:00Z">
        <w:r>
          <w:t xml:space="preserve">,</w:t>
        </w:r>
      </w:ins>
      <w:ins w:id="3134" w:author="PR Preview" w:date="2026-01-01T00:00:00Z">
        <w:r>
          <w:t xml:space="preserve"> </w:t>
        </w:r>
      </w:ins>
      <w:ins w:id="3135" w:author="PR Preview" w:date="2026-01-01T00:00:00Z">
        <w:r>
          <w:t xml:space="preserve">each added power of</w:t>
        </w:r>
      </w:ins>
      <w:ins w:id="3136" w:author="PR Preview" w:date="2026-01-01T00:00:00Z">
        <w:r>
          <w:t xml:space="preserve"> </w:t>
        </w:r>
      </w:ins>
      <w:ins w:id="3137" w:author="PR Preview" w:date="2026-01-01T00:00:00Z">
        <w:r>
          <w:rPr>
            <w:rStyle w:val="VerbatimChar"/>
          </w:rPr>
          <w:t xml:space="preserve">wt</w:t>
        </w:r>
      </w:ins>
      <w:ins w:id="3138" w:author="PR Preview" w:date="2026-01-01T00:00:00Z">
        <w:r>
          <w:t xml:space="preserve">, like an added predictor,</w:t>
        </w:r>
      </w:ins>
      <w:ins w:id="3139" w:author="PR Preview" w:date="2026-01-01T00:00:00Z">
        <w:r>
          <w:t xml:space="preserve"> </w:t>
        </w:r>
      </w:ins>
      <w:ins w:id="3140" w:author="PR Preview" w:date="2026-01-01T00:00:00Z">
        <w:r>
          <w:t xml:space="preserve">is one more coefficient fitted to the same 20 cars:</w:t>
        </w:r>
      </w:ins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the degree-4 fit has five coefficients for those 20 cars.</w:t>
        </w:r>
      </w:ins>
    </w:p>
    <w:bookmarkEnd w:id="175"/>
    <w:bookmarkStart w:id="176" w:name="exr-held-out-unbiased"/>
    <w:p>
      <w:pPr>
        <w:pStyle w:val="BodyText"/>
      </w:pPr>
      <w:ins w:id="3143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3144" w:author="PR Preview" w:date="2026-01-01T00:00:00Z">
        <w:r>
          <w:t xml:space="preserve"> </w:t>
        </w:r>
      </w:ins>
      <w:ins w:id="3145" w:author="PR Preview" w:date="2026-01-01T00:00:00Z">
        <w:r>
          <w:t xml:space="preserve">A</w:t>
        </w:r>
      </w:ins>
      <w:ins w:id="3146" w:author="PR Preview" w:date="2026-01-01T00:00:00Z">
        <w:r>
          <w:t xml:space="preserve"> </w:t>
        </w:r>
      </w:ins>
      <w:hyperlink w:anchor="def-fitted-model">
        <w:ins w:id="314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is fitted to a</w:t>
        </w:r>
      </w:ins>
      <w:ins w:id="3151" w:author="PR Preview" w:date="2026-01-01T00:00:00Z">
        <w:r>
          <w:t xml:space="preserve"> </w:t>
        </w:r>
      </w:ins>
      <w:hyperlink w:anchor="def-training-set">
        <w:ins w:id="315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54" w:author="PR Preview" w:date="2026-01-01T00:00:00Z">
        <w:r>
          <w:t xml:space="preserve">.</w:t>
        </w:r>
      </w:ins>
      <w:ins w:id="3155" w:author="PR Preview" w:date="2026-01-01T00:00:00Z">
        <w:r>
          <w:t xml:space="preserve"> </w:t>
        </w:r>
      </w:ins>
      <w:ins w:id="3156" w:author="PR Preview" w:date="2026-01-01T00:00:00Z">
        <w:r>
          <w:t xml:space="preserve">A</w:t>
        </w:r>
      </w:ins>
      <w:ins w:id="3157" w:author="PR Preview" w:date="2026-01-01T00:00:00Z">
        <w:r>
          <w:t xml:space="preserve"> </w:t>
        </w:r>
      </w:ins>
      <w:hyperlink w:anchor="def-held-out-set">
        <w:ins w:id="315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159" w:author="PR Preview" w:date="2026-01-01T00:00:00Z">
        <w:r>
          <w:t xml:space="preserve"> </w:t>
        </w:r>
      </w:ins>
      <w:ins w:id="3160" w:author="PR Preview" w:date="2026-01-01T00:00:00Z">
        <w:r>
          <w:t xml:space="preserve">of</w:t>
        </w:r>
      </w:ins>
      <w:ins w:id="3161" w:author="PR Preview" w:date="2026-01-01T00:00:00Z">
        <w:r>
          <w:t xml:space="preserve"> </w:t>
        </w:r>
      </w:ins>
      <m:oMath>
        <m:r>
          <m:t>m</m:t>
        </m:r>
      </m:oMath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observations</w:t>
        </w:r>
      </w:ins>
      <w:ins w:id="3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165" w:author="PR Preview" w:date="2026-01-01T00:00:00Z">
        <w:r>
          <w:t xml:space="preserve"> </w:t>
        </w:r>
      </w:ins>
      <w:ins w:id="3166" w:author="PR Preview" w:date="2026-01-01T00:00:00Z">
        <w:r>
          <w:t xml:space="preserve">is drawn from the same population as the new observation</w:t>
        </w:r>
      </w:ins>
      <w:ins w:id="3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of</w:t>
        </w:r>
      </w:ins>
      <w:ins w:id="3170" w:author="PR Preview" w:date="2026-01-01T00:00:00Z">
        <w:r>
          <w:t xml:space="preserve"> </w:t>
        </w:r>
      </w:ins>
      <w:hyperlink w:anchor="def-generalization-error">
        <w:ins w:id="317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172" w:author="PR Preview" w:date="2026-01-01T00:00:00Z">
        <w:r>
          <w:t xml:space="preserve">,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each independently of</w:t>
        </w:r>
      </w:ins>
      <w:ins w:id="31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76" w:author="PR Preview" w:date="2026-01-01T00:00:00Z">
        <w:r>
          <w:t xml:space="preserve">.</w:t>
        </w:r>
      </w:ins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Write</w:t>
        </w:r>
      </w:ins>
      <w:ins w:id="317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for the</w:t>
        </w:r>
      </w:ins>
      <w:ins w:id="3182" w:author="PR Preview" w:date="2026-01-01T00:00:00Z">
        <w:r>
          <w:t xml:space="preserve"> </w:t>
        </w:r>
      </w:ins>
      <w:hyperlink w:anchor="def-observation-loss">
        <w:ins w:id="318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of</w:t>
        </w:r>
      </w:ins>
      <w:ins w:id="318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on held-out observation</w:t>
        </w:r>
      </w:ins>
      <w:ins w:id="3189" w:author="PR Preview" w:date="2026-01-01T00:00:00Z">
        <w:r>
          <w:t xml:space="preserve"> </w:t>
        </w:r>
      </w:ins>
      <m:oMath>
        <m:r>
          <m:t>j</m:t>
        </m:r>
      </m:oMath>
      <w:ins w:id="3190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6"/>
    <w:bookmarkStart w:id="177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7"/>
    <w:bookmarkStart w:id="178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9" w:name="rem-training-mse-optimistic"/>
    <w:p>
      <w:pPr>
        <w:pStyle w:val="BodyText"/>
      </w:pPr>
      <w:del w:id="3191" w:author="PR Preview" w:date="2026-01-01T00:00:00Z">
        <w:r>
          <w:rPr>
            <w:i/>
            <w:iCs/>
          </w:rPr>
          <w:delText xml:space="preserve">Remark 18</w:delText>
        </w:r>
      </w:del>
      <w:del w:id="3192" w:author="PR Preview" w:date="2026-01-01T00:00:00Z">
        <w:r>
          <w:delText xml:space="preserve"> (Training error is optimistic). </w:delText>
        </w:r>
      </w:del>
      <w:del w:id="3193" w:author="PR Preview" w:date="2026-01-01T00:00:00Z">
        <w:r>
          <w:delText xml:space="preserve">The same argument fails for the training set.</w:delText>
        </w:r>
      </w:del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The training pairs are not independent of</w:delText>
        </w:r>
      </w:del>
      <w:del w:id="31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97" w:author="PR Preview" w:date="2026-01-01T00:00:00Z">
        <w:r>
          <w:delText xml:space="preserve">:</w:delText>
        </w:r>
      </w:del>
      <w:del w:id="3198" w:author="PR Preview" w:date="2026-01-01T00:00:00Z">
        <w:r>
          <w:delText xml:space="preserve"> </w:delText>
        </w:r>
      </w:del>
      <w:del w:id="3199" w:author="PR Preview" w:date="2026-01-01T00:00:00Z">
        <w:r>
          <w:delText xml:space="preserve">they are</w:delText>
        </w:r>
      </w:del>
      <w:del w:id="32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01" w:author="PR Preview" w:date="2026-01-01T00:00:00Z">
        <w:r>
          <w:delText xml:space="preserve">,</w:delText>
        </w:r>
      </w:del>
      <w:del w:id="3202" w:author="PR Preview" w:date="2026-01-01T00:00:00Z">
        <w:r>
          <w:delText xml:space="preserve"> </w:delText>
        </w:r>
      </w:del>
      <w:del w:id="3203" w:author="PR Preview" w:date="2026-01-01T00:00:00Z">
        <w:r>
          <w:delText xml:space="preserve">and</w:delText>
        </w:r>
      </w:del>
      <w:del w:id="320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was fitted to make their prediction errors small.</w:delText>
        </w:r>
      </w:del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So the argument of</w:delText>
        </w:r>
      </w:del>
      <w:del w:id="3209" w:author="PR Preview" w:date="2026-01-01T00:00:00Z">
        <w:r>
          <w:delText xml:space="preserve"> </w:delText>
        </w:r>
      </w:del>
      <w:hyperlink w:anchor="thm-held-out-unbiased">
        <w:del w:id="321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211" w:author="PR Preview" w:date="2026-01-01T00:00:00Z">
        <w:r>
          <w:delText xml:space="preserve">,</w:delText>
        </w:r>
      </w:del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that each loss has conditional expectation</w:delText>
        </w:r>
      </w:del>
      <w:del w:id="32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215" w:author="PR Preview" w:date="2026-01-01T00:00:00Z">
        <w:r>
          <w:delText xml:space="preserve">,</w:delText>
        </w:r>
      </w:del>
      <w:del w:id="3216" w:author="PR Preview" w:date="2026-01-01T00:00:00Z">
        <w:r>
          <w:delText xml:space="preserve"> </w:delText>
        </w:r>
      </w:del>
      <w:del w:id="3217" w:author="PR Preview" w:date="2026-01-01T00:00:00Z">
        <w:r>
          <w:delText xml:space="preserve">does not hold for them,</w:delText>
        </w:r>
      </w:del>
      <w:del w:id="3218" w:author="PR Preview" w:date="2026-01-01T00:00:00Z">
        <w:r>
          <w:delText xml:space="preserve"> </w:delText>
        </w:r>
      </w:del>
      <w:del w:id="3219" w:author="PR Preview" w:date="2026-01-01T00:00:00Z">
        <w:r>
          <w:delText xml:space="preserve">and the</w:delText>
        </w:r>
      </w:del>
      <w:del w:id="3220" w:author="PR Preview" w:date="2026-01-01T00:00:00Z">
        <w:r>
          <w:delText xml:space="preserve"> </w:delText>
        </w:r>
      </w:del>
      <w:hyperlink w:anchor="def-training-mse">
        <w:del w:id="3221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22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is typically</w:delText>
        </w:r>
      </w:del>
      <w:del w:id="3225" w:author="PR Preview" w:date="2026-01-01T00:00:00Z">
        <w:r>
          <w:delText xml:space="preserve"> </w:delText>
        </w:r>
      </w:del>
      <w:del w:id="3226" w:author="PR Preview" w:date="2026-01-01T00:00:00Z">
        <w:r>
          <w:rPr>
            <w:i/>
            <w:iCs/>
          </w:rPr>
          <w:delText xml:space="preserve">smaller</w:delText>
        </w:r>
      </w:del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than</w:delText>
        </w:r>
      </w:del>
      <w:del w:id="322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230" w:author="PR Preview" w:date="2026-01-01T00:00:00Z">
        <w:r>
          <w:delText xml:space="preserve"> </w:delText>
        </w:r>
      </w:del>
      <w:del w:id="3231" w:author="PR Preview" w:date="2026-01-01T00:00:00Z">
        <w:r>
          <w:delText xml:space="preserve">[3, Sec. 7.4]</w:delText>
        </w:r>
      </w:del>
      <w:del w:id="3232" w:author="PR Preview" w:date="2026-01-01T00:00:00Z">
        <w:r>
          <w:delText xml:space="preserve">.</w:delText>
        </w:r>
      </w:del>
      <w:del w:id="3233" w:author="PR Preview" w:date="2026-01-01T00:00:00Z">
        <w:r>
          <w:delText xml:space="preserve"> </w:delText>
        </w:r>
      </w:del>
      <w:hyperlink w:anchor="exr-overfitting">
        <w:del w:id="323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shows the pattern: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training sRMSE keeps falling as the degree grows,</w:delText>
        </w:r>
      </w:del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ins w:id="3241" w:author="PR Preview" w:date="2026-01-01T00:00:00Z">
        <w:r>
          <w:rPr>
            <w:i/>
            <w:iCs/>
          </w:rPr>
          <w:t xml:space="preserve">Remark 17</w:t>
        </w:r>
      </w:ins>
      <w:ins w:id="3242" w:author="PR Preview" w:date="2026-01-01T00:00:00Z">
        <w:r>
          <w:t xml:space="preserve"> (Training error is optimistic). </w:t>
        </w:r>
      </w:ins>
      <w:ins w:id="3243" w:author="PR Preview" w:date="2026-01-01T00:00:00Z">
        <w:r>
          <w:t xml:space="preserve">The same argument fails for the training set.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The training pairs are not independent of</w:t>
        </w:r>
      </w:ins>
      <w:ins w:id="32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47" w:author="PR Preview" w:date="2026-01-01T00:00:00Z">
        <w:r>
          <w:t xml:space="preserve">: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they are</w:t>
        </w:r>
      </w:ins>
      <w:ins w:id="32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51" w:author="PR Preview" w:date="2026-01-01T00:00:00Z">
        <w:r>
          <w:t xml:space="preserve">,</w:t>
        </w:r>
      </w:ins>
      <w:ins w:id="3252" w:author="PR Preview" w:date="2026-01-01T00:00:00Z">
        <w:r>
          <w:t xml:space="preserve"> </w:t>
        </w:r>
      </w:ins>
      <w:ins w:id="3253" w:author="PR Preview" w:date="2026-01-01T00:00:00Z">
        <w:r>
          <w:t xml:space="preserve">and</w:t>
        </w:r>
      </w:ins>
      <w:ins w:id="32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was fitted to make their prediction errors small.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So the argument of</w:t>
        </w:r>
      </w:ins>
      <w:ins w:id="3259" w:author="PR Preview" w:date="2026-01-01T00:00:00Z">
        <w:r>
          <w:t xml:space="preserve"> </w:t>
        </w:r>
      </w:ins>
      <w:hyperlink w:anchor="thm-held-out-unbiased">
        <w:ins w:id="326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261" w:author="PR Preview" w:date="2026-01-01T00:00:00Z">
        <w:r>
          <w:t xml:space="preserve">,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that each loss has conditional expectation</w:t>
        </w:r>
      </w:ins>
      <w:ins w:id="326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265" w:author="PR Preview" w:date="2026-01-01T00:00:00Z">
        <w:r>
          <w:t xml:space="preserve">,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does not hold for them,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and the</w:t>
        </w:r>
      </w:ins>
      <w:ins w:id="3270" w:author="PR Preview" w:date="2026-01-01T00:00:00Z">
        <w:r>
          <w:t xml:space="preserve"> </w:t>
        </w:r>
      </w:ins>
      <w:hyperlink w:anchor="def-training-mse">
        <w:ins w:id="327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27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273" w:author="PR Preview" w:date="2026-01-01T00:00:00Z">
        <w:r>
          <w:t xml:space="preserve"> </w:t>
        </w:r>
      </w:ins>
      <w:ins w:id="3274" w:author="PR Preview" w:date="2026-01-01T00:00:00Z">
        <w:r>
          <w:t xml:space="preserve">is typically</w:t>
        </w:r>
      </w:ins>
      <w:ins w:id="3275" w:author="PR Preview" w:date="2026-01-01T00:00:00Z">
        <w:r>
          <w:t xml:space="preserve"> </w:t>
        </w:r>
      </w:ins>
      <w:ins w:id="3276" w:author="PR Preview" w:date="2026-01-01T00:00:00Z">
        <w:r>
          <w:rPr>
            <w:i/>
            <w:iCs/>
          </w:rPr>
          <w:t xml:space="preserve">smaller</w:t>
        </w:r>
      </w:ins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than</w:t>
        </w:r>
      </w:ins>
      <w:ins w:id="327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[3, Sec. 7.4]</w:t>
        </w:r>
      </w:ins>
      <w:ins w:id="3282" w:author="PR Preview" w:date="2026-01-01T00:00:00Z">
        <w:r>
          <w:t xml:space="preserve">.</w:t>
        </w:r>
      </w:ins>
      <w:ins w:id="3283" w:author="PR Preview" w:date="2026-01-01T00:00:00Z">
        <w:r>
          <w:t xml:space="preserve"> </w:t>
        </w:r>
      </w:ins>
      <w:hyperlink w:anchor="exr-overfitting">
        <w:ins w:id="328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shows the pattern:</w:t>
        </w:r>
      </w:ins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training sRMSE keeps falling as the degree grows,</w:t>
        </w:r>
      </w:ins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while held-out sRMSE does not.</w:t>
        </w:r>
      </w:ins>
    </w:p>
    <w:bookmarkEnd w:id="179"/>
    <w:bookmarkStart w:id="184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4"/>
    <w:bookmarkEnd w:id="185"/>
    <w:bookmarkStart w:id="234" w:name="sec-data-splits"/>
    <w:p>
      <w:pPr>
        <w:pStyle w:val="Heading2"/>
      </w:pPr>
      <w:r>
        <w:t xml:space="preserve">5 Training, validation, and test sets</w:t>
      </w:r>
    </w:p>
    <w:bookmarkStart w:id="186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6"/>
    <w:bookmarkStart w:id="187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7"/>
    <w:bookmarkStart w:id="189" w:name="def-data-splits"/>
    <w:p>
      <w:pPr>
        <w:pStyle w:val="BodyText"/>
      </w:pPr>
      <w:del w:id="3291" w:author="PR Preview" w:date="2026-01-01T00:00:00Z">
        <w:r>
          <w:rPr>
            <w:b/>
            <w:bCs/>
          </w:rPr>
          <w:delText xml:space="preserve">Definition 37 (Training/validation/test split)</w:delText>
        </w:r>
      </w:del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delText xml:space="preserve">A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divides the observations</w:delText>
        </w:r>
      </w:del>
      <w:del w:id="329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of a data set</w:delText>
        </w:r>
      </w:del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into three disjoint sets of indices,</w:delText>
        </w:r>
      </w:del>
      <w:del w:id="330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04" w:author="PR Preview" w:date="2026-01-01T00:00:00Z">
        <w:r>
          <w:delText xml:space="preserve">,</w:delText>
        </w:r>
      </w:del>
      <w:del w:id="330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and</w:delText>
        </w:r>
      </w:del>
      <w:del w:id="330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309" w:author="PR Preview" w:date="2026-01-01T00:00:00Z">
        <w:r>
          <w:delText xml:space="preserve">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and takes the observations in</w:delText>
        </w:r>
      </w:del>
      <w:del w:id="331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as the</w:delText>
        </w:r>
      </w:del>
      <w:del w:id="3315" w:author="PR Preview" w:date="2026-01-01T00:00:00Z">
        <w:r>
          <w:delText xml:space="preserve"> </w:delText>
        </w:r>
      </w:del>
      <w:hyperlink w:anchor="def-training-set">
        <w:del w:id="33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17" w:author="PR Preview" w:date="2026-01-01T00:00:00Z">
        <w:r>
          <w:delText xml:space="preserve">:</w:delText>
        </w:r>
      </w:del>
    </w:p>
    <w:p>
      <w:pPr>
        <w:pStyle w:val="BodyText"/>
      </w:pPr>
      <w:ins w:id="3318" w:author="PR Preview" w:date="2026-01-01T00:00:00Z">
        <w:r>
          <w:rPr>
            <w:b/>
            <w:bCs/>
          </w:rPr>
          <w:t xml:space="preserve">Definition 38 (Training/validation/test split)</w:t>
        </w:r>
      </w:ins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A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rPr>
            <w:b/>
            <w:bCs/>
          </w:rPr>
          <w:t xml:space="preserve">training/validation/test split</w:t>
        </w:r>
      </w:ins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divides the observations</w:t>
        </w:r>
      </w:ins>
      <w:ins w:id="332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326" w:author="PR Preview" w:date="2026-01-01T00:00:00Z">
        <w:r>
          <w:t xml:space="preserve"> </w:t>
        </w:r>
      </w:ins>
      <w:ins w:id="3327" w:author="PR Preview" w:date="2026-01-01T00:00:00Z">
        <w:r>
          <w:t xml:space="preserve">of a data set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into three disjoint sets of indices,</w:t>
        </w:r>
      </w:ins>
      <w:ins w:id="333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31" w:author="PR Preview" w:date="2026-01-01T00:00:00Z">
        <w:r>
          <w:t xml:space="preserve">,</w:t>
        </w:r>
      </w:ins>
      <w:ins w:id="333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and</w:t>
        </w:r>
      </w:ins>
      <w:ins w:id="333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336" w:author="PR Preview" w:date="2026-01-01T00:00:00Z">
        <w:r>
          <w:t xml:space="preserve">,</w:t>
        </w:r>
      </w:ins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and takes the observations in</w:t>
        </w:r>
      </w:ins>
      <w:ins w:id="333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as the</w:t>
        </w:r>
      </w:ins>
      <w:ins w:id="3342" w:author="PR Preview" w:date="2026-01-01T00:00:00Z">
        <w:r>
          <w:t xml:space="preserve"> </w:t>
        </w:r>
      </w:ins>
      <w:hyperlink w:anchor="def-training-set">
        <w:ins w:id="33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44" w:author="PR Preview" w:date="2026-01-01T00:00:00Z">
        <w:r>
          <w:t xml:space="preserve">:</w:t>
        </w:r>
      </w:ins>
    </w:p>
    <w:p>
      <w:pPr>
        <w:pStyle w:val="BodyText"/>
      </w:pPr>
      <w:bookmarkStart w:id="18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0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0"/>
    <w:bookmarkStart w:id="192" w:name="def-tuning-parameter"/>
    <w:p>
      <w:pPr>
        <w:pStyle w:val="BodyText"/>
      </w:pPr>
      <w:del w:id="3345" w:author="PR Preview" w:date="2026-01-01T00:00:00Z">
        <w:r>
          <w:rPr>
            <w:b/>
            <w:bCs/>
          </w:rPr>
          <w:delText xml:space="preserve">Definition 38 (Tuning parameter)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delText xml:space="preserve">A</w:delText>
        </w:r>
      </w:del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rPr>
            <w:b/>
            <w:bCs/>
          </w:rPr>
          <w:delText xml:space="preserve">tuning parameter</w:delText>
        </w:r>
      </w:del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of a</w:delText>
        </w:r>
      </w:del>
      <w:del w:id="3352" w:author="PR Preview" w:date="2026-01-01T00:00:00Z">
        <w:r>
          <w:delText xml:space="preserve"> </w:delText>
        </w:r>
      </w:del>
      <w:hyperlink w:anchor="def-fitting-procedure">
        <w:del w:id="335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delText xml:space="preserve">is a setting</w:delText>
        </w:r>
      </w:del>
      <w:del w:id="3356" w:author="PR Preview" w:date="2026-01-01T00:00:00Z">
        <w:r>
          <w:delText xml:space="preserve"> </w:delText>
        </w:r>
      </w:del>
      <m:oMath>
        <m:r>
          <m:t>λ</m:t>
        </m:r>
      </m:oMath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delText xml:space="preserve">that the procedure needs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but does not compute from the</w:delText>
        </w:r>
      </w:del>
      <w:del w:id="3361" w:author="PR Preview" w:date="2026-01-01T00:00:00Z">
        <w:r>
          <w:delText xml:space="preserve"> </w:delText>
        </w:r>
      </w:del>
      <w:hyperlink w:anchor="def-training-set">
        <w:del w:id="336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63" w:author="PR Preview" w:date="2026-01-01T00:00:00Z">
        <w:r>
          <w:delText xml:space="preserve">:</w:delText>
        </w:r>
      </w:del>
    </w:p>
    <w:p>
      <w:pPr>
        <w:pStyle w:val="BodyText"/>
      </w:pPr>
      <w:ins w:id="3364" w:author="PR Preview" w:date="2026-01-01T00:00:00Z">
        <w:r>
          <w:rPr>
            <w:b/>
            <w:bCs/>
          </w:rPr>
          <w:t xml:space="preserve">Definition 39 (Tuning parameter)</w:t>
        </w:r>
      </w:ins>
      <w:ins w:id="3365" w:author="PR Preview" w:date="2026-01-01T00:00:00Z">
        <w:r>
          <w:t xml:space="preserve"> </w:t>
        </w:r>
      </w:ins>
      <w:ins w:id="3366" w:author="PR Preview" w:date="2026-01-01T00:00:00Z">
        <w:r>
          <w:t xml:space="preserve">A</w:t>
        </w:r>
      </w:ins>
      <w:ins w:id="3367" w:author="PR Preview" w:date="2026-01-01T00:00:00Z">
        <w:r>
          <w:t xml:space="preserve"> </w:t>
        </w:r>
      </w:ins>
      <w:ins w:id="3368" w:author="PR Preview" w:date="2026-01-01T00:00:00Z">
        <w:r>
          <w:rPr>
            <w:b/>
            <w:bCs/>
          </w:rPr>
          <w:t xml:space="preserve">tuning parameter</w:t>
        </w:r>
      </w:ins>
      <w:ins w:id="3369" w:author="PR Preview" w:date="2026-01-01T00:00:00Z">
        <w:r>
          <w:t xml:space="preserve"> </w:t>
        </w:r>
      </w:ins>
      <w:ins w:id="3370" w:author="PR Preview" w:date="2026-01-01T00:00:00Z">
        <w:r>
          <w:t xml:space="preserve">of a</w:t>
        </w:r>
      </w:ins>
      <w:ins w:id="3371" w:author="PR Preview" w:date="2026-01-01T00:00:00Z">
        <w:r>
          <w:t xml:space="preserve"> </w:t>
        </w:r>
      </w:ins>
      <w:hyperlink w:anchor="def-fitting-procedure">
        <w:ins w:id="337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is a setting</w:t>
        </w:r>
      </w:ins>
      <w:ins w:id="3375" w:author="PR Preview" w:date="2026-01-01T00:00:00Z">
        <w:r>
          <w:t xml:space="preserve"> </w:t>
        </w:r>
      </w:ins>
      <m:oMath>
        <m:r>
          <m:t>λ</m:t>
        </m:r>
      </m:oMath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that the procedure needs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but does not compute from the</w:t>
        </w:r>
      </w:ins>
      <w:ins w:id="3380" w:author="PR Preview" w:date="2026-01-01T00:00:00Z">
        <w:r>
          <w:t xml:space="preserve"> </w:t>
        </w:r>
      </w:ins>
      <w:hyperlink w:anchor="def-training-set">
        <w:ins w:id="338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82" w:author="PR Preview" w:date="2026-01-01T00:00:00Z">
        <w:r>
          <w:t xml:space="preserve">:</w:t>
        </w:r>
      </w:ins>
    </w:p>
    <w:p>
      <w:pPr>
        <w:pStyle w:val="BodyText"/>
      </w:pPr>
      <w:bookmarkStart w:id="19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2"/>
    <w:bookmarkStart w:id="193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3"/>
    <w:bookmarkStart w:id="194" w:name="def-model-selection"/>
    <w:p>
      <w:pPr>
        <w:pStyle w:val="BodyText"/>
      </w:pPr>
      <w:del w:id="3383" w:author="PR Preview" w:date="2026-01-01T00:00:00Z">
        <w:r>
          <w:rPr>
            <w:b/>
            <w:bCs/>
          </w:rPr>
          <w:delText xml:space="preserve">Definition 39 (Model selection)</w:delText>
        </w:r>
      </w:del>
      <w:del w:id="3384" w:author="PR Preview" w:date="2026-01-01T00:00:00Z">
        <w:r>
          <w:delText xml:space="preserve"> </w:delText>
        </w:r>
      </w:del>
      <w:del w:id="3385" w:author="PR Preview" w:date="2026-01-01T00:00:00Z">
        <w:r>
          <w:rPr>
            <w:b/>
            <w:bCs/>
          </w:rPr>
          <w:delText xml:space="preserve">Model selection</w:delText>
        </w:r>
      </w:del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is choosing one</w:delText>
        </w:r>
      </w:del>
      <w:del w:id="3388" w:author="PR Preview" w:date="2026-01-01T00:00:00Z">
        <w:r>
          <w:delText xml:space="preserve"> </w:delText>
        </w:r>
      </w:del>
      <w:hyperlink w:anchor="def-fitted-model">
        <w:del w:id="338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from a set of candidate fitted models from different</w:delText>
        </w:r>
      </w:del>
      <w:del w:id="3392" w:author="PR Preview" w:date="2026-01-01T00:00:00Z">
        <w:r>
          <w:delText xml:space="preserve"> </w:delText>
        </w:r>
      </w:del>
      <w:hyperlink w:anchor="def-model-family">
        <w:del w:id="3393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3394" w:author="PR Preview" w:date="2026-01-01T00:00:00Z">
        <w:r>
          <w:delText xml:space="preserve">,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using observations that were</w:delText>
        </w:r>
      </w:del>
      <w:del w:id="3397" w:author="PR Preview" w:date="2026-01-01T00:00:00Z">
        <w:r>
          <w:delText xml:space="preserve"> </w:delText>
        </w:r>
      </w:del>
      <w:hyperlink w:anchor="def-held-out-set">
        <w:del w:id="3398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from fitting.</w:delText>
        </w:r>
      </w:del>
    </w:p>
    <w:p>
      <w:pPr>
        <w:pStyle w:val="BodyText"/>
      </w:pPr>
      <w:ins w:id="3401" w:author="PR Preview" w:date="2026-01-01T00:00:00Z">
        <w:r>
          <w:rPr>
            <w:b/>
            <w:bCs/>
          </w:rPr>
          <w:t xml:space="preserve">Definition 40 (Model selection)</w:t>
        </w:r>
      </w:ins>
      <w:ins w:id="3402" w:author="PR Preview" w:date="2026-01-01T00:00:00Z">
        <w:r>
          <w:t xml:space="preserve"> </w:t>
        </w:r>
      </w:ins>
      <w:ins w:id="3403" w:author="PR Preview" w:date="2026-01-01T00:00:00Z">
        <w:r>
          <w:rPr>
            <w:b/>
            <w:bCs/>
          </w:rPr>
          <w:t xml:space="preserve">Model selection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is choosing one</w:t>
        </w:r>
      </w:ins>
      <w:ins w:id="3406" w:author="PR Preview" w:date="2026-01-01T00:00:00Z">
        <w:r>
          <w:t xml:space="preserve"> </w:t>
        </w:r>
      </w:ins>
      <w:hyperlink w:anchor="def-fitted-model">
        <w:ins w:id="340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from a set of candidate fitted models from different</w:t>
        </w:r>
      </w:ins>
      <w:ins w:id="3410" w:author="PR Preview" w:date="2026-01-01T00:00:00Z">
        <w:r>
          <w:t xml:space="preserve"> </w:t>
        </w:r>
      </w:ins>
      <w:hyperlink w:anchor="def-model-family">
        <w:ins w:id="3411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412" w:author="PR Preview" w:date="2026-01-01T00:00:00Z">
        <w:r>
          <w:t xml:space="preserve">,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using observations that were</w:t>
        </w:r>
      </w:ins>
      <w:ins w:id="3415" w:author="PR Preview" w:date="2026-01-01T00:00:00Z">
        <w:r>
          <w:t xml:space="preserve"> </w:t>
        </w:r>
      </w:ins>
      <w:hyperlink w:anchor="def-held-out-set">
        <w:ins w:id="3416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4"/>
    <w:bookmarkStart w:id="195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5"/>
    <w:bookmarkStart w:id="197" w:name="def-validation-set"/>
    <w:p>
      <w:pPr>
        <w:pStyle w:val="BodyText"/>
      </w:pPr>
      <w:del w:id="3419" w:author="PR Preview" w:date="2026-01-01T00:00:00Z">
        <w:r>
          <w:rPr>
            <w:b/>
            <w:bCs/>
          </w:rPr>
          <w:delText xml:space="preserve">Definition 40 (Validation set)</w:delText>
        </w:r>
      </w:del>
      <w:del w:id="3420" w:author="PR Preview" w:date="2026-01-01T00:00:00Z">
        <w:r>
          <w:delText xml:space="preserve"> </w:delText>
        </w:r>
      </w:del>
      <w:del w:id="3421" w:author="PR Preview" w:date="2026-01-01T00:00:00Z">
        <w:r>
          <w:delText xml:space="preserve">The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rPr>
            <w:b/>
            <w:bCs/>
          </w:rPr>
          <w:delText xml:space="preserve">validation set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of a</w:delText>
        </w:r>
      </w:del>
      <w:del w:id="3426" w:author="PR Preview" w:date="2026-01-01T00:00:00Z">
        <w:r>
          <w:delText xml:space="preserve"> </w:delText>
        </w:r>
      </w:del>
      <w:hyperlink w:anchor="def-data-splits">
        <w:del w:id="342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is the</w:delText>
        </w:r>
      </w:del>
      <w:del w:id="3430" w:author="PR Preview" w:date="2026-01-01T00:00:00Z">
        <w:r>
          <w:delText xml:space="preserve"> </w:delText>
        </w:r>
      </w:del>
      <w:hyperlink w:anchor="def-held-out-set">
        <w:del w:id="343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432" w:author="PR Preview" w:date="2026-01-01T00:00:00Z">
        <w:r>
          <w:delText xml:space="preserve"> </w:delText>
        </w:r>
      </w:del>
      <w:del w:id="3433" w:author="PR Preview" w:date="2026-01-01T00:00:00Z">
        <w:r>
          <w:delText xml:space="preserve">of observations indexed by</w:delText>
        </w:r>
      </w:del>
      <w:del w:id="343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435" w:author="PR Preview" w:date="2026-01-01T00:00:00Z">
        <w:r>
          <w:delText xml:space="preserve">,</w:delText>
        </w:r>
      </w:del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used for</w:delText>
        </w:r>
      </w:del>
      <w:del w:id="3438" w:author="PR Preview" w:date="2026-01-01T00:00:00Z">
        <w:r>
          <w:delText xml:space="preserve"> </w:delText>
        </w:r>
      </w:del>
      <w:hyperlink w:anchor="def-model-selection">
        <w:del w:id="3439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among candidate</w:delText>
        </w:r>
      </w:del>
      <w:del w:id="3442" w:author="PR Preview" w:date="2026-01-01T00:00:00Z">
        <w:r>
          <w:delText xml:space="preserve"> </w:delText>
        </w:r>
      </w:del>
      <w:hyperlink w:anchor="def-fitted-model">
        <w:del w:id="3443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3446" w:author="PR Preview" w:date="2026-01-01T00:00:00Z">
        <w:r>
          <w:rPr>
            <w:b/>
            <w:bCs/>
          </w:rPr>
          <w:t xml:space="preserve">Definition 41 (Validation set)</w:t>
        </w:r>
      </w:ins>
      <w:ins w:id="3447" w:author="PR Preview" w:date="2026-01-01T00:00:00Z">
        <w:r>
          <w:t xml:space="preserve"> </w:t>
        </w:r>
      </w:ins>
      <w:ins w:id="3448" w:author="PR Preview" w:date="2026-01-01T00:00:00Z">
        <w:r>
          <w:t xml:space="preserve">The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rPr>
            <w:b/>
            <w:bCs/>
          </w:rPr>
          <w:t xml:space="preserve">validation set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of a</w:t>
        </w:r>
      </w:ins>
      <w:ins w:id="3453" w:author="PR Preview" w:date="2026-01-01T00:00:00Z">
        <w:r>
          <w:t xml:space="preserve"> </w:t>
        </w:r>
      </w:ins>
      <w:hyperlink w:anchor="def-data-splits">
        <w:ins w:id="345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is the</w:t>
        </w:r>
      </w:ins>
      <w:ins w:id="3457" w:author="PR Preview" w:date="2026-01-01T00:00:00Z">
        <w:r>
          <w:t xml:space="preserve"> </w:t>
        </w:r>
      </w:ins>
      <w:hyperlink w:anchor="def-held-out-set">
        <w:ins w:id="345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of observations indexed by</w:t>
        </w:r>
      </w:ins>
      <w:ins w:id="346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462" w:author="PR Preview" w:date="2026-01-01T00:00:00Z">
        <w:r>
          <w:t xml:space="preserve">,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used for</w:t>
        </w:r>
      </w:ins>
      <w:ins w:id="3465" w:author="PR Preview" w:date="2026-01-01T00:00:00Z">
        <w:r>
          <w:t xml:space="preserve"> </w:t>
        </w:r>
      </w:ins>
      <w:hyperlink w:anchor="def-model-selection">
        <w:ins w:id="3466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among candidate</w:t>
        </w:r>
      </w:ins>
      <w:ins w:id="3469" w:author="PR Preview" w:date="2026-01-01T00:00:00Z">
        <w:r>
          <w:t xml:space="preserve"> </w:t>
        </w:r>
      </w:ins>
      <w:hyperlink w:anchor="def-fitted-model">
        <w:ins w:id="3470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9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7"/>
    <w:bookmarkStart w:id="199" w:name="def-validation-error"/>
    <w:p>
      <w:pPr>
        <w:pStyle w:val="BodyText"/>
      </w:pPr>
      <w:del w:id="3473" w:author="PR Preview" w:date="2026-01-01T00:00:00Z">
        <w:r>
          <w:rPr>
            <w:b/>
            <w:bCs/>
          </w:rPr>
          <w:delText xml:space="preserve">Definition 41 (Validation error)</w:delText>
        </w:r>
      </w:del>
      <w:del w:id="3474" w:author="PR Preview" w:date="2026-01-01T00:00:00Z">
        <w:r>
          <w:delText xml:space="preserve"> </w:delText>
        </w:r>
      </w:del>
      <w:del w:id="3475" w:author="PR Preview" w:date="2026-01-01T00:00:00Z">
        <w:r>
          <w:delText xml:space="preserve">The</w:delText>
        </w:r>
      </w:del>
      <w:del w:id="3476" w:author="PR Preview" w:date="2026-01-01T00:00:00Z">
        <w:r>
          <w:delText xml:space="preserve"> </w:delText>
        </w:r>
      </w:del>
      <w:del w:id="3477" w:author="PR Preview" w:date="2026-01-01T00:00:00Z">
        <w:r>
          <w:rPr>
            <w:b/>
            <w:bCs/>
          </w:rPr>
          <w:delText xml:space="preserve">validation error</w:delText>
        </w:r>
      </w:del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of a</w:delText>
        </w:r>
      </w:del>
      <w:del w:id="3480" w:author="PR Preview" w:date="2026-01-01T00:00:00Z">
        <w:r>
          <w:delText xml:space="preserve"> </w:delText>
        </w:r>
      </w:del>
      <w:hyperlink w:anchor="def-fitted-model">
        <w:del w:id="348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48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fitted to a</w:delText>
        </w:r>
      </w:del>
      <w:del w:id="3485" w:author="PR Preview" w:date="2026-01-01T00:00:00Z">
        <w:r>
          <w:delText xml:space="preserve"> </w:delText>
        </w:r>
      </w:del>
      <w:hyperlink w:anchor="def-training-set">
        <w:del w:id="34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4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is its sample mean</w:delText>
        </w:r>
      </w:del>
      <w:del w:id="3490" w:author="PR Preview" w:date="2026-01-01T00:00:00Z">
        <w:r>
          <w:delText xml:space="preserve"> </w:delText>
        </w:r>
      </w:del>
      <w:hyperlink w:anchor="def-observation-loss">
        <w:del w:id="349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49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on the</w:delText>
        </w:r>
      </w:del>
      <w:del w:id="3495" w:author="PR Preview" w:date="2026-01-01T00:00:00Z">
        <w:r>
          <w:delText xml:space="preserve"> </w:delText>
        </w:r>
      </w:del>
      <w:hyperlink w:anchor="def-validation-set">
        <w:del w:id="349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3497" w:author="PR Preview" w:date="2026-01-01T00:00:00Z">
        <w:r>
          <w:delText xml:space="preserve">, indexed by</w:delText>
        </w:r>
      </w:del>
      <w:del w:id="349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499" w:author="PR Preview" w:date="2026-01-01T00:00:00Z">
        <w:r>
          <w:delText xml:space="preserve">:</w:delText>
        </w:r>
      </w:del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del w:id="3500" w:author="PR Preview" w:date="2026-01-01T00:00:00Z">
        <w:r>
          <w:rPr>
            <w:b/>
            <w:bCs/>
          </w:rPr>
          <w:delText xml:space="preserve">Definition 42 (Validation choice)</w:delText>
        </w:r>
      </w:del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Given candidate</w:delText>
        </w:r>
      </w:del>
      <w:del w:id="3503" w:author="PR Preview" w:date="2026-01-01T00:00:00Z">
        <w:r>
          <w:delText xml:space="preserve"> </w:delText>
        </w:r>
      </w:del>
      <w:hyperlink w:anchor="def-fitting-procedure">
        <w:del w:id="350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50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506" w:author="PR Preview" w:date="2026-01-01T00:00:00Z">
        <w:r>
          <w:delText xml:space="preserve">,</w:delText>
        </w:r>
      </w:del>
      <w:del w:id="3507" w:author="PR Preview" w:date="2026-01-01T00:00:00Z">
        <w:r>
          <w:delText xml:space="preserve"> </w:delText>
        </w:r>
      </w:del>
      <w:del w:id="3508" w:author="PR Preview" w:date="2026-01-01T00:00:00Z">
        <w:r>
          <w:delText xml:space="preserve">the</w:delText>
        </w:r>
      </w:del>
      <w:del w:id="3509" w:author="PR Preview" w:date="2026-01-01T00:00:00Z">
        <w:r>
          <w:delText xml:space="preserve"> </w:delText>
        </w:r>
      </w:del>
      <w:del w:id="3510" w:author="PR Preview" w:date="2026-01-01T00:00:00Z">
        <w:r>
          <w:rPr>
            <w:b/>
            <w:bCs/>
          </w:rPr>
          <w:delText xml:space="preserve">validation choice</w:delText>
        </w:r>
      </w:del>
      <w:del w:id="35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delText xml:space="preserve">is the index of the candidate whose</w:delText>
        </w:r>
      </w:del>
      <w:del w:id="3514" w:author="PR Preview" w:date="2026-01-01T00:00:00Z">
        <w:r>
          <w:delText xml:space="preserve"> </w:delText>
        </w:r>
      </w:del>
      <w:hyperlink w:anchor="def-fitted-model">
        <w:del w:id="351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16" w:author="PR Preview" w:date="2026-01-01T00:00:00Z">
        <w:r>
          <w:delText xml:space="preserve">,</w:delText>
        </w:r>
      </w:del>
      <w:del w:id="3517" w:author="PR Preview" w:date="2026-01-01T00:00:00Z">
        <w:r>
          <w:delText xml:space="preserve"> </w:delText>
        </w:r>
      </w:del>
      <w:del w:id="3518" w:author="PR Preview" w:date="2026-01-01T00:00:00Z">
        <w:r>
          <w:delText xml:space="preserve">fitted to the training set</w:delText>
        </w:r>
      </w:del>
      <w:del w:id="35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20" w:author="PR Preview" w:date="2026-01-01T00:00:00Z">
        <w:r>
          <w:delText xml:space="preserve">,</w:delText>
        </w:r>
      </w:del>
      <w:del w:id="3521" w:author="PR Preview" w:date="2026-01-01T00:00:00Z">
        <w:r>
          <w:delText xml:space="preserve"> </w:delText>
        </w:r>
      </w:del>
      <w:del w:id="3522" w:author="PR Preview" w:date="2026-01-01T00:00:00Z">
        <w:r>
          <w:delText xml:space="preserve">has the smallest</w:delText>
        </w:r>
      </w:del>
      <w:del w:id="3523" w:author="PR Preview" w:date="2026-01-01T00:00:00Z">
        <w:r>
          <w:delText xml:space="preserve"> </w:delText>
        </w:r>
      </w:del>
      <w:hyperlink w:anchor="def-validation-error">
        <w:del w:id="3524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525" w:author="PR Preview" w:date="2026-01-01T00:00:00Z">
        <w:r>
          <w:delText xml:space="preserve">:</w:delText>
        </w:r>
      </w:del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p>
      <w:pPr>
        <w:pStyle w:val="FirstParagraph"/>
      </w:pPr>
      <w:del w:id="3526" w:author="PR Preview" w:date="2026-01-01T00:00:00Z">
        <w:r>
          <w:rPr>
            <w:b/>
            <w:bCs/>
          </w:rPr>
          <w:delText xml:space="preserve">Definition 43 (Test set)</w:delText>
        </w:r>
      </w:del>
      <w:del w:id="3527" w:author="PR Preview" w:date="2026-01-01T00:00:00Z">
        <w:r>
          <w:delText xml:space="preserve"> </w:delText>
        </w:r>
      </w:del>
      <w:del w:id="3528" w:author="PR Preview" w:date="2026-01-01T00:00:00Z">
        <w:r>
          <w:delText xml:space="preserve">The</w:delText>
        </w:r>
      </w:del>
      <w:del w:id="3529" w:author="PR Preview" w:date="2026-01-01T00:00:00Z">
        <w:r>
          <w:delText xml:space="preserve"> </w:delText>
        </w:r>
      </w:del>
      <w:del w:id="3530" w:author="PR Preview" w:date="2026-01-01T00:00:00Z">
        <w:r>
          <w:rPr>
            <w:b/>
            <w:bCs/>
          </w:rPr>
          <w:delText xml:space="preserve">test set</w:delText>
        </w:r>
      </w:del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of a</w:delText>
        </w:r>
      </w:del>
      <w:del w:id="3533" w:author="PR Preview" w:date="2026-01-01T00:00:00Z">
        <w:r>
          <w:delText xml:space="preserve"> </w:delText>
        </w:r>
      </w:del>
      <w:hyperlink w:anchor="def-data-splits">
        <w:del w:id="353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535" w:author="PR Preview" w:date="2026-01-01T00:00:00Z">
        <w:r>
          <w:delText xml:space="preserve"> </w:delText>
        </w:r>
      </w:del>
      <w:del w:id="3536" w:author="PR Preview" w:date="2026-01-01T00:00:00Z">
        <w:r>
          <w:delText xml:space="preserve">is the</w:delText>
        </w:r>
      </w:del>
      <w:del w:id="3537" w:author="PR Preview" w:date="2026-01-01T00:00:00Z">
        <w:r>
          <w:delText xml:space="preserve"> </w:delText>
        </w:r>
      </w:del>
      <w:hyperlink w:anchor="def-held-out-set">
        <w:del w:id="353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539" w:author="PR Preview" w:date="2026-01-01T00:00:00Z">
        <w:r>
          <w:delText xml:space="preserve"> </w:delText>
        </w:r>
      </w:del>
      <w:del w:id="3540" w:author="PR Preview" w:date="2026-01-01T00:00:00Z">
        <w:r>
          <w:delText xml:space="preserve">of observations indexed by</w:delText>
        </w:r>
      </w:del>
      <w:del w:id="354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542" w:author="PR Preview" w:date="2026-01-01T00:00:00Z">
        <w:r>
          <w:delText xml:space="preserve">,</w:delText>
        </w:r>
      </w:del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on which the</w:delText>
        </w:r>
      </w:del>
      <w:del w:id="3545" w:author="PR Preview" w:date="2026-01-01T00:00:00Z">
        <w:r>
          <w:delText xml:space="preserve"> </w:delText>
        </w:r>
      </w:del>
      <w:hyperlink w:anchor="def-fitted-model">
        <w:del w:id="354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5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that the</w:delText>
        </w:r>
      </w:del>
      <w:del w:id="3550" w:author="PR Preview" w:date="2026-01-01T00:00:00Z">
        <w:r>
          <w:delText xml:space="preserve"> </w:delText>
        </w:r>
      </w:del>
      <w:hyperlink w:anchor="def-validation-choice">
        <w:del w:id="355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552" w:author="PR Preview" w:date="2026-01-01T00:00:00Z">
        <w:r>
          <w:delText xml:space="preserve"> </w:delText>
        </w:r>
      </w:del>
      <w:del w:id="3553" w:author="PR Preview" w:date="2026-01-01T00:00:00Z">
        <w:r>
          <w:delText xml:space="preserve">picks is scored:</w:delText>
        </w:r>
      </w:del>
    </w:p>
    <w:p>
      <w:pPr>
        <w:pStyle w:val="BodyText"/>
      </w:pPr>
      <w:ins w:id="3554" w:author="PR Preview" w:date="2026-01-01T00:00:00Z">
        <w:r>
          <w:rPr>
            <w:b/>
            <w:bCs/>
          </w:rPr>
          <w:t xml:space="preserve">Definition 42 (Validation error)</w:t>
        </w:r>
      </w:ins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The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rPr>
            <w:b/>
            <w:bCs/>
          </w:rPr>
          <w:t xml:space="preserve">validation error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of a</w:t>
        </w:r>
      </w:ins>
      <w:ins w:id="3561" w:author="PR Preview" w:date="2026-01-01T00:00:00Z">
        <w:r>
          <w:t xml:space="preserve"> </w:t>
        </w:r>
      </w:ins>
      <w:hyperlink w:anchor="def-fitted-model">
        <w:ins w:id="356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56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564" w:author="PR Preview" w:date="2026-01-01T00:00:00Z">
        <w:r>
          <w:t xml:space="preserve"> </w:t>
        </w:r>
      </w:ins>
      <w:ins w:id="3565" w:author="PR Preview" w:date="2026-01-01T00:00:00Z">
        <w:r>
          <w:t xml:space="preserve">fitted to a</w:t>
        </w:r>
      </w:ins>
      <w:ins w:id="3566" w:author="PR Preview" w:date="2026-01-01T00:00:00Z">
        <w:r>
          <w:t xml:space="preserve"> </w:t>
        </w:r>
      </w:ins>
      <w:hyperlink w:anchor="def-training-set">
        <w:ins w:id="356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5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is its sample mean</w:t>
        </w:r>
      </w:ins>
      <w:ins w:id="3571" w:author="PR Preview" w:date="2026-01-01T00:00:00Z">
        <w:r>
          <w:t xml:space="preserve"> </w:t>
        </w:r>
      </w:ins>
      <w:hyperlink w:anchor="def-observation-loss">
        <w:ins w:id="357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57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574" w:author="PR Preview" w:date="2026-01-01T00:00:00Z">
        <w:r>
          <w:t xml:space="preserve"> </w:t>
        </w:r>
      </w:ins>
      <w:ins w:id="3575" w:author="PR Preview" w:date="2026-01-01T00:00:00Z">
        <w:r>
          <w:t xml:space="preserve">on the</w:t>
        </w:r>
      </w:ins>
      <w:ins w:id="3576" w:author="PR Preview" w:date="2026-01-01T00:00:00Z">
        <w:r>
          <w:t xml:space="preserve"> </w:t>
        </w:r>
      </w:ins>
      <w:hyperlink w:anchor="def-validation-set">
        <w:ins w:id="357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578" w:author="PR Preview" w:date="2026-01-01T00:00:00Z">
        <w:r>
          <w:t xml:space="preserve">, indexed by</w:t>
        </w:r>
      </w:ins>
      <w:ins w:id="357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580" w:author="PR Preview" w:date="2026-01-01T00:00:00Z">
        <w:r>
          <w:t xml:space="preserve">:</w:t>
        </w:r>
      </w:ins>
    </w:p>
    <w:p>
      <w:pPr>
        <w:pStyle w:val="BodyText"/>
      </w:pPr>
      <w:bookmarkStart w:id="198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1" w:name="def-validation-choice"/>
    <w:p>
      <w:pPr>
        <w:pStyle w:val="FirstParagraph"/>
      </w:pPr>
      <w:ins w:id="3581" w:author="PR Preview" w:date="2026-01-01T00:00:00Z">
        <w:r>
          <w:rPr>
            <w:b/>
            <w:bCs/>
          </w:rPr>
          <w:t xml:space="preserve">Definition 43 (Validation choice)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Given candidate</w:t>
        </w:r>
      </w:ins>
      <w:ins w:id="3584" w:author="PR Preview" w:date="2026-01-01T00:00:00Z">
        <w:r>
          <w:t xml:space="preserve"> </w:t>
        </w:r>
      </w:ins>
      <w:hyperlink w:anchor="def-fitting-procedure">
        <w:ins w:id="358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58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587" w:author="PR Preview" w:date="2026-01-01T00:00:00Z">
        <w:r>
          <w:t xml:space="preserve">,</w:t>
        </w:r>
      </w:ins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the</w:t>
        </w:r>
      </w:ins>
      <w:ins w:id="3590" w:author="PR Preview" w:date="2026-01-01T00:00:00Z">
        <w:r>
          <w:t xml:space="preserve"> </w:t>
        </w:r>
      </w:ins>
      <w:ins w:id="3591" w:author="PR Preview" w:date="2026-01-01T00:00:00Z">
        <w:r>
          <w:rPr>
            <w:b/>
            <w:bCs/>
          </w:rPr>
          <w:t xml:space="preserve">validation choice</w:t>
        </w:r>
      </w:ins>
      <w:ins w:id="35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593" w:author="PR Preview" w:date="2026-01-01T00:00:00Z">
        <w:r>
          <w:t xml:space="preserve"> </w:t>
        </w:r>
      </w:ins>
      <w:ins w:id="3594" w:author="PR Preview" w:date="2026-01-01T00:00:00Z">
        <w:r>
          <w:t xml:space="preserve">is the index of the candidate whose</w:t>
        </w:r>
      </w:ins>
      <w:ins w:id="3595" w:author="PR Preview" w:date="2026-01-01T00:00:00Z">
        <w:r>
          <w:t xml:space="preserve"> </w:t>
        </w:r>
      </w:ins>
      <w:hyperlink w:anchor="def-fitted-model">
        <w:ins w:id="359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597" w:author="PR Preview" w:date="2026-01-01T00:00:00Z">
        <w:r>
          <w:t xml:space="preserve">,</w:t>
        </w:r>
      </w:ins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fitted to the training set</w:t>
        </w:r>
      </w:ins>
      <w:ins w:id="36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01" w:author="PR Preview" w:date="2026-01-01T00:00:00Z">
        <w:r>
          <w:t xml:space="preserve">,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has the smallest</w:t>
        </w:r>
      </w:ins>
      <w:ins w:id="3604" w:author="PR Preview" w:date="2026-01-01T00:00:00Z">
        <w:r>
          <w:t xml:space="preserve"> </w:t>
        </w:r>
      </w:ins>
      <w:hyperlink w:anchor="def-validation-error">
        <w:ins w:id="360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606" w:author="PR Preview" w:date="2026-01-01T00:00:00Z">
        <w:r>
          <w:t xml:space="preserve">:</w:t>
        </w:r>
      </w:ins>
    </w:p>
    <w:p>
      <w:pPr>
        <w:pStyle w:val="BodyText"/>
      </w:pPr>
      <w:bookmarkStart w:id="200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test-set"/>
    <w:p>
      <w:pPr>
        <w:pStyle w:val="FirstParagraph"/>
      </w:pPr>
      <w:ins w:id="3607" w:author="PR Preview" w:date="2026-01-01T00:00:00Z">
        <w:r>
          <w:rPr>
            <w:b/>
            <w:bCs/>
          </w:rPr>
          <w:t xml:space="preserve">Definition 44 (Test set)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The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rPr>
            <w:b/>
            <w:bCs/>
          </w:rPr>
          <w:t xml:space="preserve">test set</w:t>
        </w:r>
      </w:ins>
      <w:ins w:id="3612" w:author="PR Preview" w:date="2026-01-01T00:00:00Z">
        <w:r>
          <w:t xml:space="preserve"> </w:t>
        </w:r>
      </w:ins>
      <w:ins w:id="3613" w:author="PR Preview" w:date="2026-01-01T00:00:00Z">
        <w:r>
          <w:t xml:space="preserve">of a</w:t>
        </w:r>
      </w:ins>
      <w:ins w:id="3614" w:author="PR Preview" w:date="2026-01-01T00:00:00Z">
        <w:r>
          <w:t xml:space="preserve"> </w:t>
        </w:r>
      </w:ins>
      <w:hyperlink w:anchor="def-data-splits">
        <w:ins w:id="361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is the</w:t>
        </w:r>
      </w:ins>
      <w:ins w:id="3618" w:author="PR Preview" w:date="2026-01-01T00:00:00Z">
        <w:r>
          <w:t xml:space="preserve"> </w:t>
        </w:r>
      </w:ins>
      <w:hyperlink w:anchor="def-held-out-set">
        <w:ins w:id="361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of observations indexed by</w:t>
        </w:r>
      </w:ins>
      <w:ins w:id="362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623" w:author="PR Preview" w:date="2026-01-01T00:00:00Z">
        <w:r>
          <w:t xml:space="preserve">,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on which the</w:t>
        </w:r>
      </w:ins>
      <w:ins w:id="3626" w:author="PR Preview" w:date="2026-01-01T00:00:00Z">
        <w:r>
          <w:t xml:space="preserve"> </w:t>
        </w:r>
      </w:ins>
      <w:hyperlink w:anchor="def-fitted-model">
        <w:ins w:id="362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6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that the</w:t>
        </w:r>
      </w:ins>
      <w:ins w:id="3631" w:author="PR Preview" w:date="2026-01-01T00:00:00Z">
        <w:r>
          <w:t xml:space="preserve"> </w:t>
        </w:r>
      </w:ins>
      <w:hyperlink w:anchor="def-validation-choice">
        <w:ins w:id="363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picks is scored:</w:t>
        </w:r>
      </w:ins>
    </w:p>
    <w:p>
      <w:pPr>
        <w:pStyle w:val="BodyText"/>
      </w:pPr>
      <w:bookmarkStart w:id="202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3"/>
    <w:bookmarkStart w:id="205" w:name="def-test-error"/>
    <w:p>
      <w:pPr>
        <w:pStyle w:val="BodyText"/>
      </w:pPr>
      <w:del w:id="3635" w:author="PR Preview" w:date="2026-01-01T00:00:00Z">
        <w:r>
          <w:rPr>
            <w:b/>
            <w:bCs/>
          </w:rPr>
          <w:delText xml:space="preserve">Definition 44 (Test error)</w:delText>
        </w:r>
      </w:del>
      <w:del w:id="3636" w:author="PR Preview" w:date="2026-01-01T00:00:00Z">
        <w:r>
          <w:delText xml:space="preserve"> </w:delText>
        </w:r>
      </w:del>
      <w:del w:id="3637" w:author="PR Preview" w:date="2026-01-01T00:00:00Z">
        <w:r>
          <w:delText xml:space="preserve">The</w:delText>
        </w:r>
      </w:del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rPr>
            <w:b/>
            <w:bCs/>
          </w:rPr>
          <w:delText xml:space="preserve">test error</w:delText>
        </w:r>
      </w:del>
      <w:del w:id="3640" w:author="PR Preview" w:date="2026-01-01T00:00:00Z">
        <w:r>
          <w:delText xml:space="preserve"> </w:delText>
        </w:r>
      </w:del>
      <w:del w:id="3641" w:author="PR Preview" w:date="2026-01-01T00:00:00Z">
        <w:r>
          <w:delText xml:space="preserve">of a</w:delText>
        </w:r>
      </w:del>
      <w:del w:id="3642" w:author="PR Preview" w:date="2026-01-01T00:00:00Z">
        <w:r>
          <w:delText xml:space="preserve"> </w:delText>
        </w:r>
      </w:del>
      <w:hyperlink w:anchor="def-fitted-model">
        <w:del w:id="364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6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fitted to a</w:delText>
        </w:r>
      </w:del>
      <w:del w:id="3647" w:author="PR Preview" w:date="2026-01-01T00:00:00Z">
        <w:r>
          <w:delText xml:space="preserve"> </w:delText>
        </w:r>
      </w:del>
      <w:hyperlink w:anchor="def-training-set">
        <w:del w:id="364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6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is its sample mean</w:delText>
        </w:r>
      </w:del>
      <w:del w:id="3652" w:author="PR Preview" w:date="2026-01-01T00:00:00Z">
        <w:r>
          <w:delText xml:space="preserve"> </w:delText>
        </w:r>
      </w:del>
      <w:hyperlink w:anchor="def-observation-loss">
        <w:del w:id="365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65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655" w:author="PR Preview" w:date="2026-01-01T00:00:00Z">
        <w:r>
          <w:delText xml:space="preserve"> </w:delText>
        </w:r>
      </w:del>
      <w:del w:id="3656" w:author="PR Preview" w:date="2026-01-01T00:00:00Z">
        <w:r>
          <w:delText xml:space="preserve">on the</w:delText>
        </w:r>
      </w:del>
      <w:del w:id="3657" w:author="PR Preview" w:date="2026-01-01T00:00:00Z">
        <w:r>
          <w:delText xml:space="preserve"> </w:delText>
        </w:r>
      </w:del>
      <w:hyperlink w:anchor="def-test-set">
        <w:del w:id="365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659" w:author="PR Preview" w:date="2026-01-01T00:00:00Z">
        <w:r>
          <w:delText xml:space="preserve">, indexed by</w:delText>
        </w:r>
      </w:del>
      <w:del w:id="366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661" w:author="PR Preview" w:date="2026-01-01T00:00:00Z">
        <w:r>
          <w:delText xml:space="preserve">:</w:delText>
        </w:r>
      </w:del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del w:id="3662" w:author="PR Preview" w:date="2026-01-01T00:00:00Z">
        <w:r>
          <w:rPr>
            <w:i/>
            <w:iCs/>
          </w:rPr>
          <w:delText xml:space="preserve">Remark 19</w:delText>
        </w:r>
      </w:del>
      <w:del w:id="3663" w:author="PR Preview" w:date="2026-01-01T00:00:00Z">
        <w:r>
          <w:delText xml:space="preserve"> (What each set is for). </w:delText>
        </w:r>
      </w:del>
      <w:del w:id="3664" w:author="PR Preview" w:date="2026-01-01T00:00:00Z">
        <w:r>
          <w:delText xml:space="preserve">Each set of a</w:delText>
        </w:r>
      </w:del>
      <w:del w:id="3665" w:author="PR Preview" w:date="2026-01-01T00:00:00Z">
        <w:r>
          <w:delText xml:space="preserve"> </w:delText>
        </w:r>
      </w:del>
      <w:hyperlink w:anchor="def-data-splits">
        <w:del w:id="3666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667" w:author="PR Preview" w:date="2026-01-01T00:00:00Z">
        <w:r>
          <w:delText xml:space="preserve"> </w:delText>
        </w:r>
      </w:del>
      <w:del w:id="3668" w:author="PR Preview" w:date="2026-01-01T00:00:00Z">
        <w:r>
          <w:delText xml:space="preserve">has one job:</w:delText>
        </w:r>
      </w:del>
    </w:p>
    <w:p>
      <w:pPr>
        <w:pStyle w:val="BodyText"/>
      </w:pPr>
      <w:ins w:id="3669" w:author="PR Preview" w:date="2026-01-01T00:00:00Z">
        <w:r>
          <w:rPr>
            <w:b/>
            <w:bCs/>
          </w:rPr>
          <w:t xml:space="preserve">Definition 45 (Test error)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The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rPr>
            <w:b/>
            <w:bCs/>
          </w:rPr>
          <w:t xml:space="preserve">test error</w:t>
        </w:r>
      </w:ins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of a</w:t>
        </w:r>
      </w:ins>
      <w:ins w:id="3676" w:author="PR Preview" w:date="2026-01-01T00:00:00Z">
        <w:r>
          <w:t xml:space="preserve"> </w:t>
        </w:r>
      </w:ins>
      <w:hyperlink w:anchor="def-fitted-model">
        <w:ins w:id="367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6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fitted to a</w:t>
        </w:r>
      </w:ins>
      <w:ins w:id="3681" w:author="PR Preview" w:date="2026-01-01T00:00:00Z">
        <w:r>
          <w:t xml:space="preserve"> </w:t>
        </w:r>
      </w:ins>
      <w:hyperlink w:anchor="def-training-set">
        <w:ins w:id="36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is its sample mean</w:t>
        </w:r>
      </w:ins>
      <w:ins w:id="3686" w:author="PR Preview" w:date="2026-01-01T00:00:00Z">
        <w:r>
          <w:t xml:space="preserve"> </w:t>
        </w:r>
      </w:ins>
      <w:hyperlink w:anchor="def-observation-loss">
        <w:ins w:id="368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68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on the</w:t>
        </w:r>
      </w:ins>
      <w:ins w:id="3691" w:author="PR Preview" w:date="2026-01-01T00:00:00Z">
        <w:r>
          <w:t xml:space="preserve"> </w:t>
        </w:r>
      </w:ins>
      <w:hyperlink w:anchor="def-test-set">
        <w:ins w:id="369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693" w:author="PR Preview" w:date="2026-01-01T00:00:00Z">
        <w:r>
          <w:t xml:space="preserve">, indexed by</w:t>
        </w:r>
      </w:ins>
      <w:ins w:id="369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695" w:author="PR Preview" w:date="2026-01-01T00:00:00Z">
        <w:r>
          <w:t xml:space="preserve">:</w:t>
        </w:r>
      </w:ins>
    </w:p>
    <w:p>
      <w:pPr>
        <w:pStyle w:val="BodyText"/>
      </w:pPr>
      <w:bookmarkStart w:id="204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9" w:name="rem-data-splits"/>
    <w:p>
      <w:pPr>
        <w:pStyle w:val="FirstParagraph"/>
      </w:pPr>
      <w:ins w:id="3696" w:author="PR Preview" w:date="2026-01-01T00:00:00Z">
        <w:r>
          <w:rPr>
            <w:i/>
            <w:iCs/>
          </w:rPr>
          <w:t xml:space="preserve">Remark 18</w:t>
        </w:r>
      </w:ins>
      <w:ins w:id="3697" w:author="PR Preview" w:date="2026-01-01T00:00:00Z">
        <w:r>
          <w:t xml:space="preserve"> (What each set is for). </w:t>
        </w:r>
      </w:ins>
      <w:ins w:id="3698" w:author="PR Preview" w:date="2026-01-01T00:00:00Z">
        <w:r>
          <w:t xml:space="preserve">Each set of a</w:t>
        </w:r>
      </w:ins>
      <w:ins w:id="3699" w:author="PR Preview" w:date="2026-01-01T00:00:00Z">
        <w:r>
          <w:t xml:space="preserve"> </w:t>
        </w:r>
      </w:ins>
      <w:hyperlink w:anchor="def-data-splits">
        <w:ins w:id="370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9"/>
    <w:bookmarkStart w:id="210" w:name="rem-validation-test-error"/>
    <w:p>
      <w:pPr>
        <w:pStyle w:val="BodyText"/>
      </w:pPr>
      <w:del w:id="3703" w:author="PR Preview" w:date="2026-01-01T00:00:00Z">
        <w:r>
          <w:rPr>
            <w:i/>
            <w:iCs/>
          </w:rPr>
          <w:delText xml:space="preserve">Remark 20</w:delText>
        </w:r>
      </w:del>
      <w:del w:id="3704" w:author="PR Preview" w:date="2026-01-01T00:00:00Z">
        <w:r>
          <w:delText xml:space="preserve"> (What the validation and test errors estimate). </w:delText>
        </w:r>
      </w:del>
      <w:del w:id="3705" w:author="PR Preview" w:date="2026-01-01T00:00:00Z">
        <w:r>
          <w:delText xml:space="preserve">The</w:delText>
        </w:r>
      </w:del>
      <w:del w:id="3706" w:author="PR Preview" w:date="2026-01-01T00:00:00Z">
        <w:r>
          <w:delText xml:space="preserve"> </w:delText>
        </w:r>
      </w:del>
      <w:hyperlink w:anchor="def-validation-error">
        <w:del w:id="3707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708" w:author="PR Preview" w:date="2026-01-01T00:00:00Z">
        <w:r>
          <w:delText xml:space="preserve"> </w:delText>
        </w:r>
      </w:del>
      <w:del w:id="3709" w:author="PR Preview" w:date="2026-01-01T00:00:00Z">
        <w:r>
          <w:delText xml:space="preserve">and the</w:delText>
        </w:r>
      </w:del>
      <w:del w:id="3710" w:author="PR Preview" w:date="2026-01-01T00:00:00Z">
        <w:r>
          <w:delText xml:space="preserve"> </w:delText>
        </w:r>
      </w:del>
      <w:hyperlink w:anchor="def-test-error">
        <w:del w:id="3711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712" w:author="PR Preview" w:date="2026-01-01T00:00:00Z">
        <w:r>
          <w:delText xml:space="preserve"> </w:delText>
        </w:r>
      </w:del>
      <w:del w:id="3713" w:author="PR Preview" w:date="2026-01-01T00:00:00Z">
        <w:r>
          <w:delText xml:space="preserve">differ from the</w:delText>
        </w:r>
      </w:del>
      <w:del w:id="3714" w:author="PR Preview" w:date="2026-01-01T00:00:00Z">
        <w:r>
          <w:delText xml:space="preserve"> </w:delText>
        </w:r>
      </w:del>
      <w:hyperlink w:anchor="def-training-mse">
        <w:del w:id="3715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71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only in the set that scores the rule.</w:delText>
        </w:r>
      </w:del>
      <w:del w:id="3719" w:author="PR Preview" w:date="2026-01-01T00:00:00Z">
        <w:r>
          <w:delText xml:space="preserve"> </w:delText>
        </w:r>
      </w:del>
      <w:del w:id="3720" w:author="PR Preview" w:date="2026-01-01T00:00:00Z">
        <w:r>
          <w:delText xml:space="preserve">The rule was not fitted to the validation or test set,</w:delText>
        </w:r>
      </w:del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so each estimates the</w:delText>
        </w:r>
      </w:del>
      <w:del w:id="3723" w:author="PR Preview" w:date="2026-01-01T00:00:00Z">
        <w:r>
          <w:delText xml:space="preserve"> </w:delText>
        </w:r>
      </w:del>
      <w:hyperlink w:anchor="def-generalization-error">
        <w:del w:id="372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725" w:author="PR Preview" w:date="2026-01-01T00:00:00Z">
        <w:r>
          <w:delText xml:space="preserve"> </w:delText>
        </w:r>
      </w:del>
      <w:del w:id="3726" w:author="PR Preview" w:date="2026-01-01T00:00:00Z">
        <w:r>
          <w:delText xml:space="preserve">of the fitted rule</w:delText>
        </w:r>
      </w:del>
      <w:del w:id="3727" w:author="PR Preview" w:date="2026-01-01T00:00:00Z">
        <w:r>
          <w:delText xml:space="preserve"> </w:delText>
        </w:r>
      </w:del>
      <w:del w:id="3728" w:author="PR Preview" w:date="2026-01-01T00:00:00Z">
        <w:r>
          <w:delText xml:space="preserve">without the optimism of the training error.</w:delText>
        </w:r>
      </w:del>
      <w:del w:id="3729" w:author="PR Preview" w:date="2026-01-01T00:00:00Z">
        <w:r>
          <w:delText xml:space="preserve"> </w:delText>
        </w:r>
      </w:del>
      <w:del w:id="3730" w:author="PR Preview" w:date="2026-01-01T00:00:00Z">
        <w:r>
          <w:delText xml:space="preserve">The</w:delText>
        </w:r>
      </w:del>
      <w:del w:id="3731" w:author="PR Preview" w:date="2026-01-01T00:00:00Z">
        <w:r>
          <w:delText xml:space="preserve"> </w:delText>
        </w:r>
      </w:del>
      <w:hyperlink w:anchor="def-validation-choice">
        <w:del w:id="3732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selects the rule with the smallest validation error,</w:delText>
        </w:r>
      </w:del>
      <w:del w:id="3735" w:author="PR Preview" w:date="2026-01-01T00:00:00Z">
        <w:r>
          <w:delText xml:space="preserve"> </w:delText>
        </w:r>
      </w:del>
      <w:del w:id="3736" w:author="PR Preview" w:date="2026-01-01T00:00:00Z">
        <w:r>
          <w:delText xml:space="preserve">so the validation error of the chosen rule is still optimistic;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3739" w:author="PR Preview" w:date="2026-01-01T00:00:00Z">
        <w:r>
          <w:rPr>
            <w:i/>
            <w:iCs/>
          </w:rPr>
          <w:t xml:space="preserve">Remark 19</w:t>
        </w:r>
      </w:ins>
      <w:ins w:id="3740" w:author="PR Preview" w:date="2026-01-01T00:00:00Z">
        <w:r>
          <w:t xml:space="preserve"> (What the validation and test errors estimate). </w:t>
        </w:r>
      </w:ins>
      <w:ins w:id="3741" w:author="PR Preview" w:date="2026-01-01T00:00:00Z">
        <w:r>
          <w:t xml:space="preserve">The</w:t>
        </w:r>
      </w:ins>
      <w:ins w:id="3742" w:author="PR Preview" w:date="2026-01-01T00:00:00Z">
        <w:r>
          <w:t xml:space="preserve"> </w:t>
        </w:r>
      </w:ins>
      <w:hyperlink w:anchor="def-validation-error">
        <w:ins w:id="3743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and the</w:t>
        </w:r>
      </w:ins>
      <w:ins w:id="3746" w:author="PR Preview" w:date="2026-01-01T00:00:00Z">
        <w:r>
          <w:t xml:space="preserve"> </w:t>
        </w:r>
      </w:ins>
      <w:hyperlink w:anchor="def-test-error">
        <w:ins w:id="3747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differ from the</w:t>
        </w:r>
      </w:ins>
      <w:ins w:id="3750" w:author="PR Preview" w:date="2026-01-01T00:00:00Z">
        <w:r>
          <w:t xml:space="preserve"> </w:t>
        </w:r>
      </w:ins>
      <w:hyperlink w:anchor="def-training-mse">
        <w:ins w:id="375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75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only in the set that scores the rule.</w:t>
        </w:r>
      </w:ins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The rule was not fitted to the validation or test set,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so each estimates the</w:t>
        </w:r>
      </w:ins>
      <w:ins w:id="3759" w:author="PR Preview" w:date="2026-01-01T00:00:00Z">
        <w:r>
          <w:t xml:space="preserve"> </w:t>
        </w:r>
      </w:ins>
      <w:hyperlink w:anchor="def-generalization-error">
        <w:ins w:id="3760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761" w:author="PR Preview" w:date="2026-01-01T00:00:00Z">
        <w:r>
          <w:t xml:space="preserve"> </w:t>
        </w:r>
      </w:ins>
      <w:ins w:id="3762" w:author="PR Preview" w:date="2026-01-01T00:00:00Z">
        <w:r>
          <w:t xml:space="preserve">of the fitted rule</w:t>
        </w:r>
      </w:ins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without the optimism of the training error.</w:t>
        </w:r>
      </w:ins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The</w:t>
        </w:r>
      </w:ins>
      <w:ins w:id="3767" w:author="PR Preview" w:date="2026-01-01T00:00:00Z">
        <w:r>
          <w:t xml:space="preserve"> </w:t>
        </w:r>
      </w:ins>
      <w:hyperlink w:anchor="def-validation-choice">
        <w:ins w:id="376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769" w:author="PR Preview" w:date="2026-01-01T00:00:00Z">
        <w:r>
          <w:t xml:space="preserve"> </w:t>
        </w:r>
      </w:ins>
      <w:ins w:id="3770" w:author="PR Preview" w:date="2026-01-01T00:00:00Z">
        <w:r>
          <w:t xml:space="preserve">selects the rule with the smallest validation error,</w:t>
        </w:r>
      </w:ins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so the validation error of the chosen rule is still optimistic;</w:t>
        </w:r>
      </w:ins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0"/>
    <w:bookmarkStart w:id="233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3"/>
    <w:bookmarkEnd w:id="234"/>
    <w:bookmarkStart w:id="27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5"/>
    <w:bookmarkStart w:id="23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6"/>
    <w:bookmarkStart w:id="238" w:name="def-folds"/>
    <w:p>
      <w:pPr>
        <w:pStyle w:val="FirstParagraph"/>
      </w:pPr>
      <w:del w:id="3775" w:author="PR Preview" w:date="2026-01-01T00:00:00Z">
        <w:r>
          <w:rPr>
            <w:b/>
            <w:bCs/>
          </w:rPr>
          <w:delText xml:space="preserve">Definition 45 (Folds)</w:delText>
        </w:r>
      </w:del>
      <w:del w:id="3776" w:author="PR Preview" w:date="2026-01-01T00:00:00Z">
        <w:r>
          <w:delText xml:space="preserve"> </w:delText>
        </w:r>
      </w:del>
      <w:del w:id="3777" w:author="PR Preview" w:date="2026-01-01T00:00:00Z">
        <w:r>
          <w:delText xml:space="preserve">A division of a</w:delText>
        </w:r>
      </w:del>
      <w:del w:id="3778" w:author="PR Preview" w:date="2026-01-01T00:00:00Z">
        <w:r>
          <w:delText xml:space="preserve"> </w:delText>
        </w:r>
      </w:del>
      <w:hyperlink w:anchor="def-training-set">
        <w:del w:id="37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81" w:author="PR Preview" w:date="2026-01-01T00:00:00Z">
        <w:r>
          <w:delText xml:space="preserve">,</w:delText>
        </w:r>
      </w:del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indexed by</w:delText>
        </w:r>
      </w:del>
      <w:del w:id="3784" w:author="PR Preview" w:date="2026-01-01T00:00:00Z">
        <w:r>
          <w:delText xml:space="preserve"> </w:delText>
        </w:r>
      </w:del>
      <m:oMath>
        <m:r>
          <m:t>I</m:t>
        </m:r>
      </m:oMath>
      <w:del w:id="3785" w:author="PR Preview" w:date="2026-01-01T00:00:00Z">
        <w:r>
          <w:delText xml:space="preserve">, into</w:delText>
        </w:r>
      </w:del>
      <w:del w:id="3786" w:author="PR Preview" w:date="2026-01-01T00:00:00Z">
        <w:r>
          <w:delText xml:space="preserve"> </w:delText>
        </w:r>
      </w:del>
      <m:oMath>
        <m:r>
          <m:t>k</m:t>
        </m:r>
      </m:oMath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rPr>
            <w:b/>
            <w:bCs/>
          </w:rPr>
          <w:delText xml:space="preserve">folds</w:delText>
        </w:r>
      </w:del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is a partition of</w:delText>
        </w:r>
      </w:del>
      <w:del w:id="3791" w:author="PR Preview" w:date="2026-01-01T00:00:00Z">
        <w:r>
          <w:delText xml:space="preserve"> </w:delText>
        </w:r>
      </w:del>
      <m:oMath>
        <m:r>
          <m:t>I</m:t>
        </m:r>
      </m:oMath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into</w:delText>
        </w:r>
      </w:del>
      <w:del w:id="3794" w:author="PR Preview" w:date="2026-01-01T00:00:00Z">
        <w:r>
          <w:delText xml:space="preserve"> </w:delText>
        </w:r>
      </w:del>
      <m:oMath>
        <m:r>
          <m:t>k</m:t>
        </m:r>
      </m:oMath>
      <w:del w:id="3795" w:author="PR Preview" w:date="2026-01-01T00:00:00Z">
        <w:r>
          <w:delText xml:space="preserve"> </w:delText>
        </w:r>
      </w:del>
      <w:del w:id="3796" w:author="PR Preview" w:date="2026-01-01T00:00:00Z">
        <w:r>
          <w:delText xml:space="preserve">nonempty, disjoint subsets</w:delText>
        </w:r>
      </w:del>
      <w:del w:id="37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798" w:author="PR Preview" w:date="2026-01-01T00:00:00Z">
        <w:r>
          <w:delText xml:space="preserve">:</w:delText>
        </w:r>
      </w:del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p>
      <w:pPr>
        <w:pStyle w:val="FirstParagraph"/>
      </w:pPr>
      <w:del w:id="3799" w:author="PR Preview" w:date="2026-01-01T00:00:00Z">
        <w:r>
          <w:rPr>
            <w:i/>
            <w:iCs/>
          </w:rPr>
          <w:delText xml:space="preserve">Remark 21</w:delText>
        </w:r>
      </w:del>
      <w:del w:id="3800" w:author="PR Preview" w:date="2026-01-01T00:00:00Z">
        <w:r>
          <w:delText xml:space="preserve"> (Source: Folds). </w:delText>
        </w:r>
      </w:del>
      <w:del w:id="3801" w:author="PR Preview" w:date="2026-01-01T00:00:00Z">
        <w:r>
          <w:delText xml:space="preserve">James et al. [5, Sec. 5.1.3]</w:delText>
        </w:r>
      </w:del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and</w:delText>
        </w:r>
      </w:del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Hastie et al. [3, Sec. 7.10.1]</w:delText>
        </w:r>
      </w:del>
      <w:del w:id="3806" w:author="PR Preview" w:date="2026-01-01T00:00:00Z">
        <w:r>
          <w:delText xml:space="preserve">,</w:delText>
        </w:r>
      </w:del>
      <w:del w:id="3807" w:author="PR Preview" w:date="2026-01-01T00:00:00Z">
        <w:r>
          <w:delText xml:space="preserve"> </w:delText>
        </w:r>
      </w:del>
      <w:del w:id="3808" w:author="PR Preview" w:date="2026-01-01T00:00:00Z">
        <w:r>
          <w:delText xml:space="preserve">who split the data into</w:delText>
        </w:r>
      </w:del>
      <w:del w:id="3809" w:author="PR Preview" w:date="2026-01-01T00:00:00Z">
        <w:r>
          <w:delText xml:space="preserve"> </w:delText>
        </w:r>
      </w:del>
      <m:oMath>
        <m:r>
          <m:t>k</m:t>
        </m:r>
      </m:oMath>
      <w:del w:id="3810" w:author="PR Preview" w:date="2026-01-01T00:00:00Z">
        <w:r>
          <w:delText xml:space="preserve"> </w:delText>
        </w:r>
      </w:del>
      <w:del w:id="3811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3812" w:author="PR Preview" w:date="2026-01-01T00:00:00Z">
        <w:r>
          <w:rPr>
            <w:b/>
            <w:bCs/>
          </w:rPr>
          <w:delText xml:space="preserve">Definition 46 (Fold size)</w:delText>
        </w:r>
      </w:del>
      <w:del w:id="3813" w:author="PR Preview" w:date="2026-01-01T00:00:00Z">
        <w:r>
          <w:delText xml:space="preserve"> </w:delText>
        </w:r>
      </w:del>
      <w:del w:id="3814" w:author="PR Preview" w:date="2026-01-01T00:00:00Z">
        <w:r>
          <w:delText xml:space="preserve">The</w:delText>
        </w:r>
      </w:del>
      <w:del w:id="3815" w:author="PR Preview" w:date="2026-01-01T00:00:00Z">
        <w:r>
          <w:delText xml:space="preserve"> </w:delText>
        </w:r>
      </w:del>
      <w:del w:id="3816" w:author="PR Preview" w:date="2026-01-01T00:00:00Z">
        <w:r>
          <w:rPr>
            <w:b/>
            <w:bCs/>
          </w:rPr>
          <w:delText xml:space="preserve">size</w:delText>
        </w:r>
      </w:del>
      <w:del w:id="3817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818" w:author="PR Preview" w:date="2026-01-01T00:00:00Z">
        <w:r>
          <w:delText xml:space="preserve"> </w:delText>
        </w:r>
      </w:del>
      <w:del w:id="3819" w:author="PR Preview" w:date="2026-01-01T00:00:00Z">
        <w:r>
          <w:delText xml:space="preserve">of</w:delText>
        </w:r>
      </w:del>
      <w:del w:id="3820" w:author="PR Preview" w:date="2026-01-01T00:00:00Z">
        <w:r>
          <w:delText xml:space="preserve"> </w:delText>
        </w:r>
      </w:del>
      <w:hyperlink w:anchor="def-folds">
        <w:del w:id="382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8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823" w:author="PR Preview" w:date="2026-01-01T00:00:00Z">
        <w:r>
          <w:delText xml:space="preserve"> </w:delText>
        </w:r>
      </w:del>
      <w:del w:id="3824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p>
      <w:pPr>
        <w:pStyle w:val="FirstParagraph"/>
      </w:pPr>
      <w:del w:id="3825" w:author="PR Preview" w:date="2026-01-01T00:00:00Z">
        <w:r>
          <w:rPr>
            <w:b/>
            <w:bCs/>
          </w:rPr>
          <w:delText xml:space="preserve">Definition 47 (Fold assignment)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Given</w:delText>
        </w:r>
      </w:del>
      <w:del w:id="3828" w:author="PR Preview" w:date="2026-01-01T00:00:00Z">
        <w:r>
          <w:delText xml:space="preserve"> </w:delText>
        </w:r>
      </w:del>
      <w:hyperlink w:anchor="def-folds">
        <w:del w:id="382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8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831" w:author="PR Preview" w:date="2026-01-01T00:00:00Z">
        <w:r>
          <w:delText xml:space="preserve">,</w:delText>
        </w:r>
      </w:del>
      <w:del w:id="3832" w:author="PR Preview" w:date="2026-01-01T00:00:00Z">
        <w:r>
          <w:delText xml:space="preserve"> </w:delText>
        </w:r>
      </w:del>
      <w:del w:id="3833" w:author="PR Preview" w:date="2026-01-01T00:00:00Z">
        <w:r>
          <w:delText xml:space="preserve">the</w:delText>
        </w:r>
      </w:del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rPr>
            <w:b/>
            <w:bCs/>
          </w:rPr>
          <w:delText xml:space="preserve">fold assignment</w:delText>
        </w:r>
      </w:del>
      <w:del w:id="383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of observation</w:delText>
        </w:r>
      </w:del>
      <w:del w:id="3839" w:author="PR Preview" w:date="2026-01-01T00:00:00Z">
        <w:r>
          <w:delText xml:space="preserve"> </w:delText>
        </w:r>
      </w:del>
      <m:oMath>
        <m:r>
          <m:t>i</m:t>
        </m:r>
      </m:oMath>
      <w:del w:id="3840" w:author="PR Preview" w:date="2026-01-01T00:00:00Z">
        <w:r>
          <w:delText xml:space="preserve"> </w:delText>
        </w:r>
      </w:del>
      <w:del w:id="3841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p>
      <w:pPr>
        <w:pStyle w:val="FirstParagraph"/>
      </w:pPr>
      <w:del w:id="3842" w:author="PR Preview" w:date="2026-01-01T00:00:00Z">
        <w:r>
          <w:rPr>
            <w:i/>
            <w:iCs/>
          </w:rPr>
          <w:delText xml:space="preserve">Remark 22</w:delText>
        </w:r>
      </w:del>
      <w:del w:id="3843" w:author="PR Preview" w:date="2026-01-01T00:00:00Z">
        <w:r>
          <w:delText xml:space="preserve"> (Source: Fold assignment). </w:delText>
        </w:r>
      </w:del>
      <w:del w:id="3844" w:author="PR Preview" w:date="2026-01-01T00:00:00Z">
        <w:r>
          <w:delText xml:space="preserve">The fold-assignment function</w:delText>
        </w:r>
      </w:del>
      <w:del w:id="384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846" w:author="PR Preview" w:date="2026-01-01T00:00:00Z">
        <w:r>
          <w:delText xml:space="preserve"> </w:delText>
        </w:r>
      </w:del>
      <w:del w:id="3847" w:author="PR Preview" w:date="2026-01-01T00:00:00Z">
        <w:r>
          <w:delText xml:space="preserve">follows</w:delText>
        </w:r>
      </w:del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Hastie et al. [3, Sec. 7.10.1]</w:delText>
        </w:r>
      </w:del>
      <w:del w:id="3850" w:author="PR Preview" w:date="2026-01-01T00:00:00Z">
        <w:r>
          <w:delText xml:space="preserve">.</w:delText>
        </w:r>
      </w:del>
    </w:p>
    <w:p>
      <w:pPr>
        <w:pStyle w:val="BodyText"/>
      </w:pPr>
      <w:del w:id="3851" w:author="PR Preview" w:date="2026-01-01T00:00:00Z">
        <w:r>
          <w:rPr>
            <w:b/>
            <w:bCs/>
          </w:rPr>
          <w:delText xml:space="preserve">Definition 48 (Fold-out rule)</w:delText>
        </w:r>
      </w:del>
      <w:del w:id="3852" w:author="PR Preview" w:date="2026-01-01T00:00:00Z">
        <w:r>
          <w:delText xml:space="preserve"> </w:delText>
        </w:r>
      </w:del>
      <w:del w:id="3853" w:author="PR Preview" w:date="2026-01-01T00:00:00Z">
        <w:r>
          <w:delText xml:space="preserve">For</w:delText>
        </w:r>
      </w:del>
      <w:del w:id="3854" w:author="PR Preview" w:date="2026-01-01T00:00:00Z">
        <w:r>
          <w:delText xml:space="preserve"> </w:delText>
        </w:r>
      </w:del>
      <w:hyperlink w:anchor="def-folds">
        <w:del w:id="385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8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857" w:author="PR Preview" w:date="2026-01-01T00:00:00Z">
        <w:r>
          <w:delText xml:space="preserve">,</w:delText>
        </w:r>
      </w:del>
      <w:del w:id="3858" w:author="PR Preview" w:date="2026-01-01T00:00:00Z">
        <w:r>
          <w:delText xml:space="preserve"> </w:delText>
        </w:r>
      </w:del>
      <w:del w:id="3859" w:author="PR Preview" w:date="2026-01-01T00:00:00Z">
        <w:r>
          <w:delText xml:space="preserve">the</w:delText>
        </w:r>
      </w:del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rPr>
            <w:b/>
            <w:bCs/>
          </w:rPr>
          <w:delText xml:space="preserve">fold-out rule</w:delText>
        </w:r>
      </w:del>
      <w:del w:id="386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is the</w:delText>
        </w:r>
      </w:del>
      <w:del w:id="3865" w:author="PR Preview" w:date="2026-01-01T00:00:00Z">
        <w:r>
          <w:delText xml:space="preserve"> </w:delText>
        </w:r>
      </w:del>
      <w:hyperlink w:anchor="def-fitted-model">
        <w:del w:id="386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that a</w:delText>
        </w:r>
      </w:del>
      <w:del w:id="3869" w:author="PR Preview" w:date="2026-01-01T00:00:00Z">
        <w:r>
          <w:delText xml:space="preserve"> </w:delText>
        </w:r>
      </w:del>
      <w:hyperlink w:anchor="def-fitting-procedure">
        <w:del w:id="387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871" w:author="PR Preview" w:date="2026-01-01T00:00:00Z">
        <w:r>
          <w:delText xml:space="preserve"> </w:delText>
        </w:r>
      </w:del>
      <m:oMath>
        <m:r>
          <m:t>g</m:t>
        </m:r>
      </m:oMath>
      <w:del w:id="3872" w:author="PR Preview" w:date="2026-01-01T00:00:00Z">
        <w:r>
          <w:delText xml:space="preserve"> </w:delText>
        </w:r>
      </w:del>
      <w:del w:id="3873" w:author="PR Preview" w:date="2026-01-01T00:00:00Z">
        <w:r>
          <w:delText xml:space="preserve">produces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p>
      <w:pPr>
        <w:pStyle w:val="FirstParagraph"/>
      </w:pPr>
      <w:del w:id="3876" w:author="PR Preview" w:date="2026-01-01T00:00:00Z">
        <w:r>
          <w:rPr>
            <w:i/>
            <w:iCs/>
          </w:rPr>
          <w:delText xml:space="preserve">Remark 23</w:delText>
        </w:r>
      </w:del>
      <w:del w:id="3877" w:author="PR Preview" w:date="2026-01-01T00:00:00Z">
        <w:r>
          <w:delText xml:space="preserve"> (Source: Fold-out rule). </w:delText>
        </w:r>
      </w:del>
      <w:del w:id="3878" w:author="PR Preview" w:date="2026-01-01T00:00:00Z">
        <w:r>
          <w:delText xml:space="preserve">Hastie et al. [3, Sec. 7.10.1]</w:delText>
        </w:r>
      </w:del>
      <w:del w:id="3879" w:author="PR Preview" w:date="2026-01-01T00:00:00Z">
        <w:r>
          <w:delText xml:space="preserve">,</w:delText>
        </w:r>
      </w:del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who write the fitted function with the</w:delText>
        </w:r>
      </w:del>
      <w:del w:id="3882" w:author="PR Preview" w:date="2026-01-01T00:00:00Z">
        <w:r>
          <w:delText xml:space="preserve"> </w:delText>
        </w:r>
      </w:del>
      <m:oMath>
        <m:r>
          <m:t>k</m:t>
        </m:r>
      </m:oMath>
      <w:del w:id="3883" w:author="PR Preview" w:date="2026-01-01T00:00:00Z">
        <w:r>
          <w:delText xml:space="preserve">th part of the data removed as</w:delText>
        </w:r>
      </w:del>
      <w:del w:id="388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885" w:author="PR Preview" w:date="2026-01-01T00:00:00Z">
        <w:r>
          <w:delText xml:space="preserve">.</w:delText>
        </w:r>
      </w:del>
    </w:p>
    <w:p>
      <w:pPr>
        <w:pStyle w:val="BodyText"/>
      </w:pPr>
      <w:del w:id="3886" w:author="PR Preview" w:date="2026-01-01T00:00:00Z">
        <w:r>
          <w:rPr>
            <w:b/>
            <w:bCs/>
          </w:rPr>
          <w:delText xml:space="preserve">Definition 49 (</w:delText>
        </w:r>
      </w:del>
      <m:oMath>
        <m:r>
          <m:t>k</m:t>
        </m:r>
      </m:oMath>
      <w:del w:id="3887" w:author="PR Preview" w:date="2026-01-01T00:00:00Z">
        <w:r>
          <w:rPr>
            <w:b/>
            <w:bCs/>
          </w:rPr>
          <w:delText xml:space="preserve">-fold cross-validation)</w:delText>
        </w:r>
      </w:del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In</w:delText>
        </w:r>
      </w:del>
      <w:del w:id="3890" w:author="PR Preview" w:date="2026-01-01T00:00:00Z">
        <w:r>
          <w:delText xml:space="preserve"> </w:delText>
        </w:r>
      </w:del>
      <m:oMath>
        <m:r>
          <m:t>k</m:t>
        </m:r>
      </m:oMath>
      <w:del w:id="3891" w:author="PR Preview" w:date="2026-01-01T00:00:00Z">
        <w:r>
          <w:rPr>
            <w:b/>
            <w:bCs/>
          </w:rPr>
          <w:delText xml:space="preserve">-fold cross-validation</w:delText>
        </w:r>
      </w:del>
      <w:del w:id="3892" w:author="PR Preview" w:date="2026-01-01T00:00:00Z">
        <w:r>
          <w:delText xml:space="preserve">:</w:delText>
        </w:r>
      </w:del>
    </w:p>
    <w:p>
      <w:pPr>
        <w:pStyle w:val="FirstParagraph"/>
      </w:pPr>
      <w:ins w:id="3893" w:author="PR Preview" w:date="2026-01-01T00:00:00Z">
        <w:r>
          <w:rPr>
            <w:b/>
            <w:bCs/>
          </w:rPr>
          <w:t xml:space="preserve">Definition 46 (Folds)</w:t>
        </w:r>
      </w:ins>
      <w:ins w:id="3894" w:author="PR Preview" w:date="2026-01-01T00:00:00Z">
        <w:r>
          <w:t xml:space="preserve"> </w:t>
        </w:r>
      </w:ins>
      <w:ins w:id="3895" w:author="PR Preview" w:date="2026-01-01T00:00:00Z">
        <w:r>
          <w:t xml:space="preserve">A division of a</w:t>
        </w:r>
      </w:ins>
      <w:ins w:id="3896" w:author="PR Preview" w:date="2026-01-01T00:00:00Z">
        <w:r>
          <w:t xml:space="preserve"> </w:t>
        </w:r>
      </w:ins>
      <w:hyperlink w:anchor="def-training-set">
        <w:ins w:id="389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8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899" w:author="PR Preview" w:date="2026-01-01T00:00:00Z">
        <w:r>
          <w:t xml:space="preserve">,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indexed by</w:t>
        </w:r>
      </w:ins>
      <w:ins w:id="3902" w:author="PR Preview" w:date="2026-01-01T00:00:00Z">
        <w:r>
          <w:t xml:space="preserve"> </w:t>
        </w:r>
      </w:ins>
      <m:oMath>
        <m:r>
          <m:t>I</m:t>
        </m:r>
      </m:oMath>
      <w:ins w:id="3903" w:author="PR Preview" w:date="2026-01-01T00:00:00Z">
        <w:r>
          <w:t xml:space="preserve">, into</w:t>
        </w:r>
      </w:ins>
      <w:ins w:id="3904" w:author="PR Preview" w:date="2026-01-01T00:00:00Z">
        <w:r>
          <w:t xml:space="preserve"> </w:t>
        </w:r>
      </w:ins>
      <m:oMath>
        <m:r>
          <m:t>k</m:t>
        </m:r>
      </m:oMath>
      <w:ins w:id="3905" w:author="PR Preview" w:date="2026-01-01T00:00:00Z">
        <w:r>
          <w:t xml:space="preserve"> </w:t>
        </w:r>
      </w:ins>
      <w:ins w:id="3906" w:author="PR Preview" w:date="2026-01-01T00:00:00Z">
        <w:r>
          <w:rPr>
            <w:b/>
            <w:bCs/>
          </w:rPr>
          <w:t xml:space="preserve">folds</w:t>
        </w:r>
      </w:ins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is a partition of</w:t>
        </w:r>
      </w:ins>
      <w:ins w:id="3909" w:author="PR Preview" w:date="2026-01-01T00:00:00Z">
        <w:r>
          <w:t xml:space="preserve"> </w:t>
        </w:r>
      </w:ins>
      <m:oMath>
        <m:r>
          <m:t>I</m:t>
        </m:r>
      </m:oMath>
      <w:ins w:id="3910" w:author="PR Preview" w:date="2026-01-01T00:00:00Z">
        <w:r>
          <w:t xml:space="preserve"> </w:t>
        </w:r>
      </w:ins>
      <w:ins w:id="3911" w:author="PR Preview" w:date="2026-01-01T00:00:00Z">
        <w:r>
          <w:t xml:space="preserve">into</w:t>
        </w:r>
      </w:ins>
      <w:ins w:id="3912" w:author="PR Preview" w:date="2026-01-01T00:00:00Z">
        <w:r>
          <w:t xml:space="preserve"> </w:t>
        </w:r>
      </w:ins>
      <m:oMath>
        <m:r>
          <m:t>k</m:t>
        </m:r>
      </m:oMath>
      <w:ins w:id="3913" w:author="PR Preview" w:date="2026-01-01T00:00:00Z">
        <w:r>
          <w:t xml:space="preserve"> </w:t>
        </w:r>
      </w:ins>
      <w:ins w:id="3914" w:author="PR Preview" w:date="2026-01-01T00:00:00Z">
        <w:r>
          <w:t xml:space="preserve">nonempty, disjoint subsets</w:t>
        </w:r>
      </w:ins>
      <w:ins w:id="39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916" w:author="PR Preview" w:date="2026-01-01T00:00:00Z">
        <w:r>
          <w:t xml:space="preserve">:</w:t>
        </w:r>
      </w:ins>
    </w:p>
    <w:p>
      <w:pPr>
        <w:pStyle w:val="BodyText"/>
      </w:pPr>
      <w:bookmarkStart w:id="23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s"/>
    <w:p>
      <w:pPr>
        <w:pStyle w:val="FirstParagraph"/>
      </w:pPr>
      <w:ins w:id="3917" w:author="PR Preview" w:date="2026-01-01T00:00:00Z">
        <w:r>
          <w:rPr>
            <w:i/>
            <w:iCs/>
          </w:rPr>
          <w:t xml:space="preserve">Remark 20</w:t>
        </w:r>
      </w:ins>
      <w:ins w:id="3918" w:author="PR Preview" w:date="2026-01-01T00:00:00Z">
        <w:r>
          <w:t xml:space="preserve"> (Source: Folds). </w:t>
        </w:r>
      </w:ins>
      <w:ins w:id="3919" w:author="PR Preview" w:date="2026-01-01T00:00:00Z">
        <w:r>
          <w:t xml:space="preserve">James et al. [5, Sec. 5.1.3]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and</w:t>
        </w:r>
      </w:ins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Hastie et al. [3, Sec. 7.10.1]</w:t>
        </w:r>
      </w:ins>
      <w:ins w:id="3924" w:author="PR Preview" w:date="2026-01-01T00:00:00Z">
        <w:r>
          <w:t xml:space="preserve">,</w:t>
        </w:r>
      </w:ins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who split the data into</w:t>
        </w:r>
      </w:ins>
      <w:ins w:id="3927" w:author="PR Preview" w:date="2026-01-01T00:00:00Z">
        <w:r>
          <w:t xml:space="preserve"> </w:t>
        </w:r>
      </w:ins>
      <m:oMath>
        <m:r>
          <m:t>k</m:t>
        </m:r>
      </m:oMath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roughly equal-sized parts.</w:t>
        </w:r>
      </w:ins>
    </w:p>
    <w:bookmarkEnd w:id="239"/>
    <w:bookmarkStart w:id="241" w:name="def-fold-size"/>
    <w:p>
      <w:pPr>
        <w:pStyle w:val="BodyText"/>
      </w:pPr>
      <w:ins w:id="3930" w:author="PR Preview" w:date="2026-01-01T00:00:00Z">
        <w:r>
          <w:rPr>
            <w:b/>
            <w:bCs/>
          </w:rPr>
          <w:t xml:space="preserve">Definition 47 (Fold size)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The</w:t>
        </w:r>
      </w:ins>
      <w:ins w:id="3933" w:author="PR Preview" w:date="2026-01-01T00:00:00Z">
        <w:r>
          <w:t xml:space="preserve"> </w:t>
        </w:r>
      </w:ins>
      <w:ins w:id="3934" w:author="PR Preview" w:date="2026-01-01T00:00:00Z">
        <w:r>
          <w:rPr>
            <w:b/>
            <w:bCs/>
          </w:rPr>
          <w:t xml:space="preserve">size</w:t>
        </w:r>
      </w:ins>
      <w:ins w:id="393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936" w:author="PR Preview" w:date="2026-01-01T00:00:00Z">
        <w:r>
          <w:t xml:space="preserve"> </w:t>
        </w:r>
      </w:ins>
      <w:ins w:id="3937" w:author="PR Preview" w:date="2026-01-01T00:00:00Z">
        <w:r>
          <w:t xml:space="preserve">of</w:t>
        </w:r>
      </w:ins>
      <w:ins w:id="3938" w:author="PR Preview" w:date="2026-01-01T00:00:00Z">
        <w:r>
          <w:t xml:space="preserve"> </w:t>
        </w:r>
      </w:ins>
      <w:hyperlink w:anchor="def-folds">
        <w:ins w:id="393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9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fold-assignment"/>
    <w:p>
      <w:pPr>
        <w:pStyle w:val="FirstParagraph"/>
      </w:pPr>
      <w:ins w:id="3943" w:author="PR Preview" w:date="2026-01-01T00:00:00Z">
        <w:r>
          <w:rPr>
            <w:b/>
            <w:bCs/>
          </w:rPr>
          <w:t xml:space="preserve">Definition 48 (Fold assignment)</w:t>
        </w:r>
      </w:ins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Given</w:t>
        </w:r>
      </w:ins>
      <w:ins w:id="3946" w:author="PR Preview" w:date="2026-01-01T00:00:00Z">
        <w:r>
          <w:t xml:space="preserve"> </w:t>
        </w:r>
      </w:ins>
      <w:hyperlink w:anchor="def-folds">
        <w:ins w:id="394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9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949" w:author="PR Preview" w:date="2026-01-01T00:00:00Z">
        <w:r>
          <w:t xml:space="preserve">,</w:t>
        </w:r>
      </w:ins>
      <w:ins w:id="3950" w:author="PR Preview" w:date="2026-01-01T00:00:00Z">
        <w:r>
          <w:t xml:space="preserve"> </w:t>
        </w:r>
      </w:ins>
      <w:ins w:id="3951" w:author="PR Preview" w:date="2026-01-01T00:00:00Z">
        <w:r>
          <w:t xml:space="preserve">the</w:t>
        </w:r>
      </w:ins>
      <w:ins w:id="3952" w:author="PR Preview" w:date="2026-01-01T00:00:00Z">
        <w:r>
          <w:t xml:space="preserve"> </w:t>
        </w:r>
      </w:ins>
      <w:ins w:id="3953" w:author="PR Preview" w:date="2026-01-01T00:00:00Z">
        <w:r>
          <w:rPr>
            <w:b/>
            <w:bCs/>
          </w:rPr>
          <w:t xml:space="preserve">fold assignment</w:t>
        </w:r>
      </w:ins>
      <w:ins w:id="395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of observation</w:t>
        </w:r>
      </w:ins>
      <w:ins w:id="3957" w:author="PR Preview" w:date="2026-01-01T00:00:00Z">
        <w:r>
          <w:t xml:space="preserve"> </w:t>
        </w:r>
      </w:ins>
      <m:oMath>
        <m:r>
          <m:t>i</m:t>
        </m:r>
      </m:oMath>
      <w:ins w:id="3958" w:author="PR Preview" w:date="2026-01-01T00:00:00Z">
        <w:r>
          <w:t xml:space="preserve"> </w:t>
        </w:r>
      </w:ins>
      <w:ins w:id="3959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assignment"/>
    <w:p>
      <w:pPr>
        <w:pStyle w:val="FirstParagraph"/>
      </w:pPr>
      <w:ins w:id="3960" w:author="PR Preview" w:date="2026-01-01T00:00:00Z">
        <w:r>
          <w:rPr>
            <w:i/>
            <w:iCs/>
          </w:rPr>
          <w:t xml:space="preserve">Remark 21</w:t>
        </w:r>
      </w:ins>
      <w:ins w:id="3961" w:author="PR Preview" w:date="2026-01-01T00:00:00Z">
        <w:r>
          <w:t xml:space="preserve"> (Source: Fold assignment). </w:t>
        </w:r>
      </w:ins>
      <w:ins w:id="3962" w:author="PR Preview" w:date="2026-01-01T00:00:00Z">
        <w:r>
          <w:t xml:space="preserve">The fold-assignment function</w:t>
        </w:r>
      </w:ins>
      <w:ins w:id="396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964" w:author="PR Preview" w:date="2026-01-01T00:00:00Z">
        <w:r>
          <w:t xml:space="preserve"> </w:t>
        </w:r>
      </w:ins>
      <w:ins w:id="3965" w:author="PR Preview" w:date="2026-01-01T00:00:00Z">
        <w:r>
          <w:t xml:space="preserve">follows</w:t>
        </w:r>
      </w:ins>
      <w:ins w:id="3966" w:author="PR Preview" w:date="2026-01-01T00:00:00Z">
        <w:r>
          <w:t xml:space="preserve"> </w:t>
        </w:r>
      </w:ins>
      <w:ins w:id="3967" w:author="PR Preview" w:date="2026-01-01T00:00:00Z">
        <w:r>
          <w:t xml:space="preserve">Hastie et al. [3, Sec. 7.10.1]</w:t>
        </w:r>
      </w:ins>
      <w:ins w:id="3968" w:author="PR Preview" w:date="2026-01-01T00:00:00Z">
        <w:r>
          <w:t xml:space="preserve">.</w:t>
        </w:r>
      </w:ins>
    </w:p>
    <w:bookmarkEnd w:id="244"/>
    <w:bookmarkStart w:id="246" w:name="def-fold-out-rule"/>
    <w:p>
      <w:pPr>
        <w:pStyle w:val="BodyText"/>
      </w:pPr>
      <w:ins w:id="3969" w:author="PR Preview" w:date="2026-01-01T00:00:00Z">
        <w:r>
          <w:rPr>
            <w:b/>
            <w:bCs/>
          </w:rPr>
          <w:t xml:space="preserve">Definition 49 (Fold-out rule)</w:t>
        </w:r>
      </w:ins>
      <w:ins w:id="3970" w:author="PR Preview" w:date="2026-01-01T00:00:00Z">
        <w:r>
          <w:t xml:space="preserve"> </w:t>
        </w:r>
      </w:ins>
      <w:ins w:id="3971" w:author="PR Preview" w:date="2026-01-01T00:00:00Z">
        <w:r>
          <w:t xml:space="preserve">For</w:t>
        </w:r>
      </w:ins>
      <w:ins w:id="3972" w:author="PR Preview" w:date="2026-01-01T00:00:00Z">
        <w:r>
          <w:t xml:space="preserve"> </w:t>
        </w:r>
      </w:ins>
      <w:hyperlink w:anchor="def-folds">
        <w:ins w:id="397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9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975" w:author="PR Preview" w:date="2026-01-01T00:00:00Z">
        <w:r>
          <w:t xml:space="preserve">,</w:t>
        </w:r>
      </w:ins>
      <w:ins w:id="3976" w:author="PR Preview" w:date="2026-01-01T00:00:00Z">
        <w:r>
          <w:t xml:space="preserve"> </w:t>
        </w:r>
      </w:ins>
      <w:ins w:id="3977" w:author="PR Preview" w:date="2026-01-01T00:00:00Z">
        <w:r>
          <w:t xml:space="preserve">the</w:t>
        </w:r>
      </w:ins>
      <w:ins w:id="3978" w:author="PR Preview" w:date="2026-01-01T00:00:00Z">
        <w:r>
          <w:t xml:space="preserve"> </w:t>
        </w:r>
      </w:ins>
      <w:ins w:id="3979" w:author="PR Preview" w:date="2026-01-01T00:00:00Z">
        <w:r>
          <w:rPr>
            <w:b/>
            <w:bCs/>
          </w:rPr>
          <w:t xml:space="preserve">fold-out rule</w:t>
        </w:r>
      </w:ins>
      <w:ins w:id="398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is the</w:t>
        </w:r>
      </w:ins>
      <w:ins w:id="3983" w:author="PR Preview" w:date="2026-01-01T00:00:00Z">
        <w:r>
          <w:t xml:space="preserve"> </w:t>
        </w:r>
      </w:ins>
      <w:hyperlink w:anchor="def-fitted-model">
        <w:ins w:id="398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that a</w:t>
        </w:r>
      </w:ins>
      <w:ins w:id="3987" w:author="PR Preview" w:date="2026-01-01T00:00:00Z">
        <w:r>
          <w:t xml:space="preserve"> </w:t>
        </w:r>
      </w:ins>
      <w:hyperlink w:anchor="def-fitting-procedure">
        <w:ins w:id="398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989" w:author="PR Preview" w:date="2026-01-01T00:00:00Z">
        <w:r>
          <w:t xml:space="preserve"> </w:t>
        </w:r>
      </w:ins>
      <m:oMath>
        <m:r>
          <m:t>g</m:t>
        </m:r>
      </m:oMath>
      <w:ins w:id="3990" w:author="PR Preview" w:date="2026-01-01T00:00:00Z">
        <w:r>
          <w:t xml:space="preserve"> </w:t>
        </w:r>
      </w:ins>
      <w:ins w:id="3991" w:author="PR Preview" w:date="2026-01-01T00:00:00Z">
        <w:r>
          <w:t xml:space="preserve">produces</w:t>
        </w:r>
      </w:ins>
      <w:ins w:id="3992" w:author="PR Preview" w:date="2026-01-01T00:00:00Z">
        <w:r>
          <w:t xml:space="preserve"> </w:t>
        </w:r>
      </w:ins>
      <w:ins w:id="3993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5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7" w:name="rem-source-fold-out-rule"/>
    <w:p>
      <w:pPr>
        <w:pStyle w:val="FirstParagraph"/>
      </w:pPr>
      <w:ins w:id="3994" w:author="PR Preview" w:date="2026-01-01T00:00:00Z">
        <w:r>
          <w:rPr>
            <w:i/>
            <w:iCs/>
          </w:rPr>
          <w:t xml:space="preserve">Remark 22</w:t>
        </w:r>
      </w:ins>
      <w:ins w:id="3995" w:author="PR Preview" w:date="2026-01-01T00:00:00Z">
        <w:r>
          <w:t xml:space="preserve"> (Source: Fold-out rule). </w:t>
        </w:r>
      </w:ins>
      <w:ins w:id="3996" w:author="PR Preview" w:date="2026-01-01T00:00:00Z">
        <w:r>
          <w:t xml:space="preserve">Hastie et al. [3, Sec. 7.10.1]</w:t>
        </w:r>
      </w:ins>
      <w:ins w:id="3997" w:author="PR Preview" w:date="2026-01-01T00:00:00Z">
        <w:r>
          <w:t xml:space="preserve">,</w:t>
        </w:r>
      </w:ins>
      <w:ins w:id="3998" w:author="PR Preview" w:date="2026-01-01T00:00:00Z">
        <w:r>
          <w:t xml:space="preserve"> </w:t>
        </w:r>
      </w:ins>
      <w:ins w:id="3999" w:author="PR Preview" w:date="2026-01-01T00:00:00Z">
        <w:r>
          <w:t xml:space="preserve">who write the fitted function with the</w:t>
        </w:r>
      </w:ins>
      <w:ins w:id="4000" w:author="PR Preview" w:date="2026-01-01T00:00:00Z">
        <w:r>
          <w:t xml:space="preserve"> </w:t>
        </w:r>
      </w:ins>
      <m:oMath>
        <m:r>
          <m:t>k</m:t>
        </m:r>
      </m:oMath>
      <w:ins w:id="4001" w:author="PR Preview" w:date="2026-01-01T00:00:00Z">
        <w:r>
          <w:t xml:space="preserve">th part of the data removed as</w:t>
        </w:r>
      </w:ins>
      <w:ins w:id="400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003" w:author="PR Preview" w:date="2026-01-01T00:00:00Z">
        <w:r>
          <w:t xml:space="preserve">.</w:t>
        </w:r>
      </w:ins>
    </w:p>
    <w:bookmarkEnd w:id="247"/>
    <w:bookmarkStart w:id="248" w:name="def-kfold"/>
    <w:p>
      <w:pPr>
        <w:pStyle w:val="BodyText"/>
      </w:pPr>
      <w:ins w:id="4004" w:author="PR Preview" w:date="2026-01-01T00:00:00Z">
        <w:r>
          <w:rPr>
            <w:b/>
            <w:bCs/>
          </w:rPr>
          <w:t xml:space="preserve">Definition 50 (</w:t>
        </w:r>
      </w:ins>
      <m:oMath>
        <m:r>
          <m:t>k</m:t>
        </m:r>
      </m:oMath>
      <w:ins w:id="4005" w:author="PR Preview" w:date="2026-01-01T00:00:00Z">
        <w:r>
          <w:rPr>
            <w:b/>
            <w:bCs/>
          </w:rPr>
          <w:t xml:space="preserve">-fold cross-validation)</w:t>
        </w:r>
      </w:ins>
      <w:ins w:id="4006" w:author="PR Preview" w:date="2026-01-01T00:00:00Z">
        <w:r>
          <w:t xml:space="preserve"> </w:t>
        </w:r>
      </w:ins>
      <w:ins w:id="4007" w:author="PR Preview" w:date="2026-01-01T00:00:00Z">
        <w:r>
          <w:t xml:space="preserve">In</w:t>
        </w:r>
      </w:ins>
      <w:ins w:id="4008" w:author="PR Preview" w:date="2026-01-01T00:00:00Z">
        <w:r>
          <w:t xml:space="preserve"> </w:t>
        </w:r>
      </w:ins>
      <m:oMath>
        <m:r>
          <m:t>k</m:t>
        </m:r>
      </m:oMath>
      <w:ins w:id="4009" w:author="PR Preview" w:date="2026-01-01T00:00:00Z">
        <w:r>
          <w:rPr>
            <w:b/>
            <w:bCs/>
          </w:rPr>
          <w:t xml:space="preserve">-fold cross-validation</w:t>
        </w:r>
      </w:ins>
      <w:ins w:id="401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8"/>
    <w:bookmarkStart w:id="249" w:name="rem-kfold-vs-validation-set"/>
    <w:p>
      <w:pPr>
        <w:pStyle w:val="BodyText"/>
      </w:pPr>
      <w:del w:id="4011" w:author="PR Preview" w:date="2026-01-01T00:00:00Z">
        <w:r>
          <w:rPr>
            <w:i/>
            <w:iCs/>
          </w:rPr>
          <w:delText xml:space="preserve">Remark 24</w:delText>
        </w:r>
      </w:del>
      <w:del w:id="4012" w:author="PR Preview" w:date="2026-01-01T00:00:00Z">
        <w:r>
          <w:delText xml:space="preserve"> (Cross-validation instead of a single validation set). </w:delText>
        </w:r>
      </w:del>
      <w:del w:id="4013" w:author="PR Preview" w:date="2026-01-01T00:00:00Z">
        <w:r>
          <w:delText xml:space="preserve">If data are limited,</w:delText>
        </w:r>
      </w:del>
      <w:del w:id="4014" w:author="PR Preview" w:date="2026-01-01T00:00:00Z">
        <w:r>
          <w:delText xml:space="preserve"> </w:delText>
        </w:r>
      </w:del>
      <m:oMath>
        <m:r>
          <m:t>k</m:t>
        </m:r>
      </m:oMath>
      <w:del w:id="4015" w:author="PR Preview" w:date="2026-01-01T00:00:00Z">
        <w:r>
          <w:delText xml:space="preserve">-fold cross-validation</w:delText>
        </w:r>
      </w:del>
      <w:del w:id="4016" w:author="PR Preview" w:date="2026-01-01T00:00:00Z">
        <w:r>
          <w:delText xml:space="preserve"> </w:delText>
        </w:r>
      </w:del>
      <w:del w:id="4017" w:author="PR Preview" w:date="2026-01-01T00:00:00Z">
        <w:r>
          <w:delText xml:space="preserve">can replace the single validation set of</w:delText>
        </w:r>
      </w:del>
      <w:del w:id="4018" w:author="PR Preview" w:date="2026-01-01T00:00:00Z">
        <w:r>
          <w:delText xml:space="preserve"> </w:delText>
        </w:r>
      </w:del>
      <w:hyperlink w:anchor="def-data-splits">
        <w:del w:id="4019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for more stable tuning.</w:delText>
        </w:r>
      </w:del>
      <w:del w:id="4022" w:author="PR Preview" w:date="2026-01-01T00:00:00Z">
        <w:r>
          <w:delText xml:space="preserve"> </w:delText>
        </w:r>
      </w:del>
      <w:del w:id="4023" w:author="PR Preview" w:date="2026-01-01T00:00:00Z">
        <w:r>
          <w:delText xml:space="preserve">In</w:delText>
        </w:r>
      </w:del>
      <w:del w:id="4024" w:author="PR Preview" w:date="2026-01-01T00:00:00Z">
        <w:r>
          <w:delText xml:space="preserve"> </w:delText>
        </w:r>
      </w:del>
      <w:hyperlink w:anchor="exr-kfold">
        <w:del w:id="402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026" w:author="PR Preview" w:date="2026-01-01T00:00:00Z">
        <w:r>
          <w:delText xml:space="preserve">,</w:delText>
        </w:r>
      </w:del>
      <w:del w:id="402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folds of 8 cars each</w:delText>
        </w:r>
      </w:del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4032" w:author="PR Preview" w:date="2026-01-01T00:00:00Z">
        <w:r>
          <w:rPr>
            <w:b/>
            <w:bCs/>
          </w:rPr>
          <w:delText xml:space="preserve">Definition 50 (Cross-validation estimate)</w:delText>
        </w:r>
      </w:del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The</w:delText>
        </w:r>
      </w:del>
      <w:del w:id="4035" w:author="PR Preview" w:date="2026-01-01T00:00:00Z">
        <w:r>
          <w:delText xml:space="preserve"> </w:delText>
        </w:r>
      </w:del>
      <m:oMath>
        <m:r>
          <m:t>k</m:t>
        </m:r>
      </m:oMath>
      <w:del w:id="4036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40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is the</w:delText>
        </w:r>
      </w:del>
      <w:del w:id="4040" w:author="PR Preview" w:date="2026-01-01T00:00:00Z">
        <w:r>
          <w:delText xml:space="preserve"> </w:delText>
        </w:r>
      </w:del>
      <w:hyperlink r:id="rId81">
        <w:del w:id="404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of the predictions that each observation</w:delText>
        </w:r>
      </w:del>
      <w:del w:id="404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of the training set receives</w:delText>
        </w:r>
      </w:del>
      <w:del w:id="4047" w:author="PR Preview" w:date="2026-01-01T00:00:00Z">
        <w:r>
          <w:delText xml:space="preserve"> </w:delText>
        </w:r>
      </w:del>
      <w:del w:id="4048" w:author="PR Preview" w:date="2026-01-01T00:00:00Z">
        <w:r>
          <w:delText xml:space="preserve">from the</w:delText>
        </w:r>
      </w:del>
      <w:del w:id="4049" w:author="PR Preview" w:date="2026-01-01T00:00:00Z">
        <w:r>
          <w:delText xml:space="preserve"> </w:delText>
        </w:r>
      </w:del>
      <w:hyperlink w:anchor="def-fold-out-rule">
        <w:del w:id="405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of its</w:delText>
        </w:r>
      </w:del>
      <w:del w:id="4053" w:author="PR Preview" w:date="2026-01-01T00:00:00Z">
        <w:r>
          <w:delText xml:space="preserve"> </w:delText>
        </w:r>
      </w:del>
      <w:hyperlink w:anchor="def-fold-assignment">
        <w:del w:id="4054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405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056" w:author="PR Preview" w:date="2026-01-01T00:00:00Z">
        <w:r>
          <w:delText xml:space="preserve"> </w:delText>
        </w:r>
      </w:del>
      <w:del w:id="4057" w:author="PR Preview" w:date="2026-01-01T00:00:00Z">
        <w:r>
          <w:delText xml:space="preserve">in</w:delText>
        </w:r>
      </w:del>
      <w:del w:id="405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05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060" w:author="PR Preview" w:date="2026-01-01T00:00:00Z">
        <w:r>
          <w:delText xml:space="preserve">:</w:delText>
        </w:r>
      </w:del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del w:id="4061" w:author="PR Preview" w:date="2026-01-01T00:00:00Z">
        <w:r>
          <w:rPr>
            <w:i/>
            <w:iCs/>
          </w:rPr>
          <w:delText xml:space="preserve">Remark 25</w:delText>
        </w:r>
      </w:del>
      <w:del w:id="4062" w:author="PR Preview" w:date="2026-01-01T00:00:00Z">
        <w:r>
          <w:delText xml:space="preserve"> (Source: Cross-validation estimate). </w:delText>
        </w:r>
      </w:del>
      <w:del w:id="4063" w:author="PR Preview" w:date="2026-01-01T00:00:00Z">
        <w:r>
          <w:delText xml:space="preserve">Hastie et al. [3, Sec. 7.10.1]</w:delText>
        </w:r>
      </w:del>
      <w:del w:id="4064" w:author="PR Preview" w:date="2026-01-01T00:00:00Z">
        <w:r>
          <w:delText xml:space="preserve">, for the per-observation form with the fold index</w:delText>
        </w:r>
      </w:del>
      <w:del w:id="406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066" w:author="PR Preview" w:date="2026-01-01T00:00:00Z">
        <w:r>
          <w:delText xml:space="preserve">.</w:delText>
        </w:r>
      </w:del>
    </w:p>
    <w:p>
      <w:pPr>
        <w:pStyle w:val="BodyText"/>
      </w:pPr>
      <w:del w:id="4067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Rewrite the</w:delText>
        </w:r>
      </w:del>
      <w:del w:id="4070" w:author="PR Preview" w:date="2026-01-01T00:00:00Z">
        <w:r>
          <w:delText xml:space="preserve"> </w:delText>
        </w:r>
      </w:del>
      <w:hyperlink w:anchor="def-cv-estimate">
        <w:del w:id="407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072" w:author="PR Preview" w:date="2026-01-01T00:00:00Z">
        <w:r>
          <w:delText xml:space="preserve"> </w:delText>
        </w:r>
      </w:del>
      <w:hyperlink w:anchor="eq-cv-estimate">
        <w:del w:id="4073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074" w:author="PR Preview" w:date="2026-01-01T00:00:00Z">
        <w:r>
          <w:delText xml:space="preserve"> </w:delText>
        </w:r>
      </w:del>
      <w:del w:id="4075" w:author="PR Preview" w:date="2026-01-01T00:00:00Z">
        <w:r>
          <w:delText xml:space="preserve">as</w:delText>
        </w:r>
      </w:del>
      <w:del w:id="407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delText xml:space="preserve">times a double sum: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an outer sum over the fold numbers</w:delText>
        </w:r>
      </w:del>
      <w:del w:id="408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4082" w:author="PR Preview" w:date="2026-01-01T00:00:00Z">
        <w:r>
          <w:delText xml:space="preserve"> </w:delText>
        </w:r>
      </w:del>
      <w:del w:id="4083" w:author="PR Preview" w:date="2026-01-01T00:00:00Z">
        <w:r>
          <w:delText xml:space="preserve">and an inner sum over the observations</w:delText>
        </w:r>
      </w:del>
      <w:del w:id="4084" w:author="PR Preview" w:date="2026-01-01T00:00:00Z">
        <w:r>
          <w:delText xml:space="preserve"> </w:delText>
        </w:r>
      </w:del>
      <m:oMath>
        <m:r>
          <m:t>i</m:t>
        </m:r>
      </m:oMath>
      <w:del w:id="4085" w:author="PR Preview" w:date="2026-01-01T00:00:00Z">
        <w:r>
          <w:delText xml:space="preserve"> </w:delText>
        </w:r>
      </w:del>
      <w:del w:id="4086" w:author="PR Preview" w:date="2026-01-01T00:00:00Z">
        <w:r>
          <w:delText xml:space="preserve">in</w:delText>
        </w:r>
      </w:del>
      <w:del w:id="4087" w:author="PR Preview" w:date="2026-01-01T00:00:00Z">
        <w:r>
          <w:delText xml:space="preserve"> </w:delText>
        </w:r>
      </w:del>
      <w:hyperlink w:anchor="def-folds">
        <w:del w:id="40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0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090" w:author="PR Preview" w:date="2026-01-01T00:00:00Z">
        <w:r>
          <w:delText xml:space="preserve">.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Then simplify the summand, so that it no longer uses the fold assignment</w:delText>
        </w:r>
      </w:del>
      <w:del w:id="409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094" w:author="PR Preview" w:date="2026-01-01T00:00:00Z">
        <w:r>
          <w:delText xml:space="preserve">.</w:delText>
        </w:r>
      </w:del>
    </w:p>
    <w:p>
      <w:pPr>
        <w:pStyle w:val="BodyText"/>
      </w:pPr>
      <w:del w:id="4095" w:author="PR Preview" w:date="2026-01-01T00:00:00Z">
        <w:r>
          <w:rPr>
            <w:i/>
            <w:iCs/>
          </w:rPr>
          <w:delText xml:space="preserve">Solution 12</w:delText>
        </w:r>
      </w:del>
      <w:del w:id="4096" w:author="PR Preview" w:date="2026-01-01T00:00:00Z">
        <w:r>
          <w:delText xml:space="preserve">. </w:delText>
        </w:r>
      </w:del>
      <w:del w:id="4097" w:author="PR Preview" w:date="2026-01-01T00:00:00Z">
        <w:r>
          <w:delText xml:space="preserve">The folds</w:delText>
        </w:r>
      </w:del>
      <w:del w:id="40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partition</w:delText>
        </w:r>
      </w:del>
      <w:del w:id="4101" w:author="PR Preview" w:date="2026-01-01T00:00:00Z">
        <w:r>
          <w:delText xml:space="preserve"> </w:delText>
        </w:r>
      </w:del>
      <m:oMath>
        <m:r>
          <m:t>I</m:t>
        </m:r>
      </m:oMath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delText xml:space="preserve">(</w:delText>
        </w:r>
      </w:del>
      <w:hyperlink w:anchor="def-folds">
        <w:del w:id="4104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4105" w:author="PR Preview" w:date="2026-01-01T00:00:00Z">
        <w:r>
          <w:delText xml:space="preserve">),</w:delText>
        </w:r>
      </w:del>
      <w:del w:id="4106" w:author="PR Preview" w:date="2026-01-01T00:00:00Z">
        <w:r>
          <w:delText xml:space="preserve"> </w:delText>
        </w:r>
      </w:del>
      <w:del w:id="4107" w:author="PR Preview" w:date="2026-01-01T00:00:00Z">
        <w:r>
          <w:delText xml:space="preserve">so summing over the observations of each fold and then over the folds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adds each term of</w:delText>
        </w:r>
      </w:del>
      <w:del w:id="4110" w:author="PR Preview" w:date="2026-01-01T00:00:00Z">
        <w:r>
          <w:delText xml:space="preserve"> </w:delText>
        </w:r>
      </w:del>
      <w:hyperlink w:anchor="eq-cv-estimate">
        <w:del w:id="411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112" w:author="PR Preview" w:date="2026-01-01T00:00:00Z">
        <w:r>
          <w:delText xml:space="preserve"> </w:delText>
        </w:r>
      </w:del>
      <w:del w:id="4113" w:author="PR Preview" w:date="2026-01-01T00:00:00Z">
        <w:r>
          <w:delText xml:space="preserve">exactly once.</w:delText>
        </w:r>
      </w:del>
      <w:del w:id="4114" w:author="PR Preview" w:date="2026-01-01T00:00:00Z">
        <w:r>
          <w:delText xml:space="preserve"> </w:delText>
        </w:r>
      </w:del>
      <w:del w:id="4115" w:author="PR Preview" w:date="2026-01-01T00:00:00Z">
        <w:r>
          <w:delText xml:space="preserve">For</w:delText>
        </w:r>
      </w:del>
      <w:del w:id="41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117" w:author="PR Preview" w:date="2026-01-01T00:00:00Z">
        <w:r>
          <w:delText xml:space="preserve">,</w:delText>
        </w:r>
      </w:del>
      <w:del w:id="4118" w:author="PR Preview" w:date="2026-01-01T00:00:00Z">
        <w:r>
          <w:delText xml:space="preserve"> </w:delText>
        </w:r>
      </w:del>
      <w:hyperlink w:anchor="eq-fold-assignment">
        <w:del w:id="4119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also puts</w:delText>
        </w:r>
      </w:del>
      <w:del w:id="4122" w:author="PR Preview" w:date="2026-01-01T00:00:00Z">
        <w:r>
          <w:delText xml:space="preserve"> </w:delText>
        </w:r>
      </w:del>
      <m:oMath>
        <m:r>
          <m:t>i</m:t>
        </m:r>
      </m:oMath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in</w:delText>
        </w:r>
      </w:del>
      <w:del w:id="41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126" w:author="PR Preview" w:date="2026-01-01T00:00:00Z">
        <w:r>
          <w:delText xml:space="preserve">,</w:delText>
        </w:r>
      </w:del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delText xml:space="preserve">and the folds are disjoint,</w:delText>
        </w:r>
      </w:del>
      <w:del w:id="4129" w:author="PR Preview" w:date="2026-01-01T00:00:00Z">
        <w:r>
          <w:delText xml:space="preserve"> </w:delText>
        </w:r>
      </w:del>
      <w:del w:id="4130" w:author="PR Preview" w:date="2026-01-01T00:00:00Z">
        <w:r>
          <w:delText xml:space="preserve">so</w:delText>
        </w:r>
      </w:del>
      <w:del w:id="413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4132" w:author="PR Preview" w:date="2026-01-01T00:00:00Z">
        <w:r>
          <w:delText xml:space="preserve">.</w:delText>
        </w:r>
      </w:del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Then</w:delText>
        </w:r>
      </w:del>
    </w:p>
    <w:p>
      <w:pPr>
        <w:pStyle w:val="BodyText"/>
      </w:pPr>
      <w:ins w:id="4135" w:author="PR Preview" w:date="2026-01-01T00:00:00Z">
        <w:r>
          <w:rPr>
            <w:i/>
            <w:iCs/>
          </w:rPr>
          <w:t xml:space="preserve">Remark 23</w:t>
        </w:r>
      </w:ins>
      <w:ins w:id="4136" w:author="PR Preview" w:date="2026-01-01T00:00:00Z">
        <w:r>
          <w:t xml:space="preserve"> (Cross-validation instead of a single validation set). </w:t>
        </w:r>
      </w:ins>
      <w:ins w:id="4137" w:author="PR Preview" w:date="2026-01-01T00:00:00Z">
        <w:r>
          <w:t xml:space="preserve">If data are limited,</w:t>
        </w:r>
      </w:ins>
      <w:ins w:id="4138" w:author="PR Preview" w:date="2026-01-01T00:00:00Z">
        <w:r>
          <w:t xml:space="preserve"> </w:t>
        </w:r>
      </w:ins>
      <m:oMath>
        <m:r>
          <m:t>k</m:t>
        </m:r>
      </m:oMath>
      <w:ins w:id="4139" w:author="PR Preview" w:date="2026-01-01T00:00:00Z">
        <w:r>
          <w:t xml:space="preserve">-fold cross-validation</w:t>
        </w:r>
      </w:ins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can replace the single validation set of</w:t>
        </w:r>
      </w:ins>
      <w:ins w:id="4142" w:author="PR Preview" w:date="2026-01-01T00:00:00Z">
        <w:r>
          <w:t xml:space="preserve"> </w:t>
        </w:r>
      </w:ins>
      <w:hyperlink w:anchor="def-data-splits">
        <w:ins w:id="4143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for more stable tuning.</w:t>
        </w:r>
      </w:ins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In</w:t>
        </w:r>
      </w:ins>
      <w:ins w:id="4148" w:author="PR Preview" w:date="2026-01-01T00:00:00Z">
        <w:r>
          <w:t xml:space="preserve"> </w:t>
        </w:r>
      </w:ins>
      <w:hyperlink w:anchor="exr-kfold">
        <w:ins w:id="414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150" w:author="PR Preview" w:date="2026-01-01T00:00:00Z">
        <w:r>
          <w:t xml:space="preserve">,</w:t>
        </w:r>
      </w:ins>
      <w:ins w:id="41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folds of 8 cars each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give 4 fits on 24 cars each.</w:t>
        </w:r>
      </w:ins>
    </w:p>
    <w:bookmarkEnd w:id="249"/>
    <w:bookmarkStart w:id="251" w:name="def-cv-estimate"/>
    <w:p>
      <w:pPr>
        <w:pStyle w:val="BodyText"/>
      </w:pPr>
      <w:ins w:id="4156" w:author="PR Preview" w:date="2026-01-01T00:00:00Z">
        <w:r>
          <w:rPr>
            <w:b/>
            <w:bCs/>
          </w:rPr>
          <w:t xml:space="preserve">Definition 51 (Cross-validation estimate)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The</w:t>
        </w:r>
      </w:ins>
      <w:ins w:id="4159" w:author="PR Preview" w:date="2026-01-01T00:00:00Z">
        <w:r>
          <w:t xml:space="preserve"> </w:t>
        </w:r>
      </w:ins>
      <m:oMath>
        <m:r>
          <m:t>k</m:t>
        </m:r>
      </m:oMath>
      <w:ins w:id="4160" w:author="PR Preview" w:date="2026-01-01T00:00:00Z">
        <w:r>
          <w:rPr>
            <w:b/>
            <w:bCs/>
          </w:rPr>
          <w:t xml:space="preserve">-fold cross-validation estimate</w:t>
        </w:r>
      </w:ins>
      <w:ins w:id="416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is the</w:t>
        </w:r>
      </w:ins>
      <w:ins w:id="4164" w:author="PR Preview" w:date="2026-01-01T00:00:00Z">
        <w:r>
          <w:t xml:space="preserve"> </w:t>
        </w:r>
      </w:ins>
      <w:hyperlink r:id="rId81">
        <w:ins w:id="4165" w:author="PR Preview" w:date="2026-01-01T00:00:00Z">
          <w:r>
            <w:rPr>
              <w:rStyle w:val="Hyperlink"/>
            </w:rPr>
            <w:t xml:space="preserve">sMSE</w:t>
          </w:r>
        </w:ins>
      </w:hyperlink>
      <w:ins w:id="4166" w:author="PR Preview" w:date="2026-01-01T00:00:00Z">
        <w:r>
          <w:t xml:space="preserve"> </w:t>
        </w:r>
      </w:ins>
      <w:ins w:id="4167" w:author="PR Preview" w:date="2026-01-01T00:00:00Z">
        <w:r>
          <w:t xml:space="preserve">of the predictions that each observation</w:t>
        </w:r>
      </w:ins>
      <w:ins w:id="41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169" w:author="PR Preview" w:date="2026-01-01T00:00:00Z">
        <w:r>
          <w:t xml:space="preserve"> </w:t>
        </w:r>
      </w:ins>
      <w:ins w:id="4170" w:author="PR Preview" w:date="2026-01-01T00:00:00Z">
        <w:r>
          <w:t xml:space="preserve">of the training set receives</w:t>
        </w:r>
      </w:ins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from the</w:t>
        </w:r>
      </w:ins>
      <w:ins w:id="4173" w:author="PR Preview" w:date="2026-01-01T00:00:00Z">
        <w:r>
          <w:t xml:space="preserve"> </w:t>
        </w:r>
      </w:ins>
      <w:hyperlink w:anchor="def-fold-out-rule">
        <w:ins w:id="417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175" w:author="PR Preview" w:date="2026-01-01T00:00:00Z">
        <w:r>
          <w:t xml:space="preserve"> </w:t>
        </w:r>
      </w:ins>
      <w:ins w:id="4176" w:author="PR Preview" w:date="2026-01-01T00:00:00Z">
        <w:r>
          <w:t xml:space="preserve">of its</w:t>
        </w:r>
      </w:ins>
      <w:ins w:id="4177" w:author="PR Preview" w:date="2026-01-01T00:00:00Z">
        <w:r>
          <w:t xml:space="preserve"> </w:t>
        </w:r>
      </w:ins>
      <w:hyperlink w:anchor="def-fold-assignment">
        <w:ins w:id="4178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417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180" w:author="PR Preview" w:date="2026-01-01T00:00:00Z">
        <w:r>
          <w:t xml:space="preserve"> </w:t>
        </w:r>
      </w:ins>
      <w:ins w:id="4181" w:author="PR Preview" w:date="2026-01-01T00:00:00Z">
        <w:r>
          <w:t xml:space="preserve">in</w:t>
        </w:r>
      </w:ins>
      <w:ins w:id="418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18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184" w:author="PR Preview" w:date="2026-01-01T00:00:00Z">
        <w:r>
          <w:t xml:space="preserve">:</w:t>
        </w:r>
      </w:ins>
    </w:p>
    <w:p>
      <w:pPr>
        <w:pStyle w:val="BodyText"/>
      </w:pPr>
      <w:bookmarkStart w:id="25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2" w:name="rem-source-cv-estimate"/>
    <w:p>
      <w:pPr>
        <w:pStyle w:val="FirstParagraph"/>
      </w:pPr>
      <w:ins w:id="4185" w:author="PR Preview" w:date="2026-01-01T00:00:00Z">
        <w:r>
          <w:rPr>
            <w:i/>
            <w:iCs/>
          </w:rPr>
          <w:t xml:space="preserve">Remark 24</w:t>
        </w:r>
      </w:ins>
      <w:ins w:id="4186" w:author="PR Preview" w:date="2026-01-01T00:00:00Z">
        <w:r>
          <w:t xml:space="preserve"> (Source: Cross-validation estimate). </w:t>
        </w:r>
      </w:ins>
      <w:ins w:id="4187" w:author="PR Preview" w:date="2026-01-01T00:00:00Z">
        <w:r>
          <w:t xml:space="preserve">Hastie et al. [3, Sec. 7.10.1]</w:t>
        </w:r>
      </w:ins>
      <w:ins w:id="4188" w:author="PR Preview" w:date="2026-01-01T00:00:00Z">
        <w:r>
          <w:t xml:space="preserve">, for the per-observation form with the fold index</w:t>
        </w:r>
      </w:ins>
      <w:ins w:id="418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190" w:author="PR Preview" w:date="2026-01-01T00:00:00Z">
        <w:r>
          <w:t xml:space="preserve">.</w:t>
        </w:r>
      </w:ins>
    </w:p>
    <w:bookmarkEnd w:id="252"/>
    <w:bookmarkStart w:id="253" w:name="exr-cv-estimate-by-fold"/>
    <w:p>
      <w:pPr>
        <w:pStyle w:val="BodyText"/>
      </w:pPr>
      <w:ins w:id="4191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4192" w:author="PR Preview" w:date="2026-01-01T00:00:00Z">
        <w:r>
          <w:t xml:space="preserve"> </w:t>
        </w:r>
      </w:ins>
      <w:ins w:id="4193" w:author="PR Preview" w:date="2026-01-01T00:00:00Z">
        <w:r>
          <w:t xml:space="preserve">Rewrite the</w:t>
        </w:r>
      </w:ins>
      <w:ins w:id="4194" w:author="PR Preview" w:date="2026-01-01T00:00:00Z">
        <w:r>
          <w:t xml:space="preserve"> </w:t>
        </w:r>
      </w:ins>
      <w:hyperlink w:anchor="def-cv-estimate">
        <w:ins w:id="419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196" w:author="PR Preview" w:date="2026-01-01T00:00:00Z">
        <w:r>
          <w:t xml:space="preserve"> </w:t>
        </w:r>
      </w:ins>
      <w:hyperlink w:anchor="eq-cv-estimate">
        <w:ins w:id="419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198" w:author="PR Preview" w:date="2026-01-01T00:00:00Z">
        <w:r>
          <w:t xml:space="preserve"> </w:t>
        </w:r>
      </w:ins>
      <w:ins w:id="4199" w:author="PR Preview" w:date="2026-01-01T00:00:00Z">
        <w:r>
          <w:t xml:space="preserve">as</w:t>
        </w:r>
      </w:ins>
      <w:ins w:id="42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201" w:author="PR Preview" w:date="2026-01-01T00:00:00Z">
        <w:r>
          <w:t xml:space="preserve"> </w:t>
        </w:r>
      </w:ins>
      <w:ins w:id="4202" w:author="PR Preview" w:date="2026-01-01T00:00:00Z">
        <w:r>
          <w:t xml:space="preserve">times a double sum:</w:t>
        </w:r>
      </w:ins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an outer sum over the fold numbers</w:t>
        </w:r>
      </w:ins>
      <w:ins w:id="420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and an inner sum over the observations</w:t>
        </w:r>
      </w:ins>
      <w:ins w:id="4208" w:author="PR Preview" w:date="2026-01-01T00:00:00Z">
        <w:r>
          <w:t xml:space="preserve"> </w:t>
        </w:r>
      </w:ins>
      <m:oMath>
        <m:r>
          <m:t>i</m:t>
        </m:r>
      </m:oMath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in</w:t>
        </w:r>
      </w:ins>
      <w:ins w:id="4211" w:author="PR Preview" w:date="2026-01-01T00:00:00Z">
        <w:r>
          <w:t xml:space="preserve"> </w:t>
        </w:r>
      </w:ins>
      <w:hyperlink w:anchor="def-folds">
        <w:ins w:id="421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214" w:author="PR Preview" w:date="2026-01-01T00:00:00Z">
        <w:r>
          <w:t xml:space="preserve">.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Then simplify the summand, so that it no longer uses the fold assignment</w:t>
        </w:r>
      </w:ins>
      <w:ins w:id="421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218" w:author="PR Preview" w:date="2026-01-01T00:00:00Z">
        <w:r>
          <w:t xml:space="preserve">.</w:t>
        </w:r>
      </w:ins>
    </w:p>
    <w:bookmarkEnd w:id="253"/>
    <w:bookmarkStart w:id="254" w:name="sol-cv-estimate-by-fold"/>
    <w:p>
      <w:pPr>
        <w:pStyle w:val="BodyText"/>
      </w:pPr>
      <w:ins w:id="4219" w:author="PR Preview" w:date="2026-01-01T00:00:00Z">
        <w:r>
          <w:rPr>
            <w:i/>
            <w:iCs/>
          </w:rPr>
          <w:t xml:space="preserve">Solution 12</w:t>
        </w:r>
      </w:ins>
      <w:ins w:id="4220" w:author="PR Preview" w:date="2026-01-01T00:00:00Z">
        <w:r>
          <w:t xml:space="preserve">. </w:t>
        </w:r>
      </w:ins>
      <w:ins w:id="4221" w:author="PR Preview" w:date="2026-01-01T00:00:00Z">
        <w:r>
          <w:t xml:space="preserve">The folds</w:t>
        </w:r>
      </w:ins>
      <w:ins w:id="42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partition</w:t>
        </w:r>
      </w:ins>
      <w:ins w:id="4225" w:author="PR Preview" w:date="2026-01-01T00:00:00Z">
        <w:r>
          <w:t xml:space="preserve"> </w:t>
        </w:r>
      </w:ins>
      <m:oMath>
        <m:r>
          <m:t>I</m:t>
        </m:r>
      </m:oMath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(</w:t>
        </w:r>
      </w:ins>
      <w:hyperlink w:anchor="def-folds">
        <w:ins w:id="4228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4229" w:author="PR Preview" w:date="2026-01-01T00:00:00Z">
        <w:r>
          <w:t xml:space="preserve">),</w:t>
        </w:r>
      </w:ins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so summing over the observations of each fold and then over the folds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adds each term of</w:t>
        </w:r>
      </w:ins>
      <w:ins w:id="4234" w:author="PR Preview" w:date="2026-01-01T00:00:00Z">
        <w:r>
          <w:t xml:space="preserve"> </w:t>
        </w:r>
      </w:ins>
      <w:hyperlink w:anchor="eq-cv-estimate">
        <w:ins w:id="423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236" w:author="PR Preview" w:date="2026-01-01T00:00:00Z">
        <w:r>
          <w:t xml:space="preserve"> </w:t>
        </w:r>
      </w:ins>
      <w:ins w:id="4237" w:author="PR Preview" w:date="2026-01-01T00:00:00Z">
        <w:r>
          <w:t xml:space="preserve">exactly once.</w:t>
        </w:r>
      </w:ins>
      <w:ins w:id="4238" w:author="PR Preview" w:date="2026-01-01T00:00:00Z">
        <w:r>
          <w:t xml:space="preserve"> </w:t>
        </w:r>
      </w:ins>
      <w:ins w:id="4239" w:author="PR Preview" w:date="2026-01-01T00:00:00Z">
        <w:r>
          <w:t xml:space="preserve">For</w:t>
        </w:r>
      </w:ins>
      <w:ins w:id="42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241" w:author="PR Preview" w:date="2026-01-01T00:00:00Z">
        <w:r>
          <w:t xml:space="preserve">,</w:t>
        </w:r>
      </w:ins>
      <w:ins w:id="4242" w:author="PR Preview" w:date="2026-01-01T00:00:00Z">
        <w:r>
          <w:t xml:space="preserve"> </w:t>
        </w:r>
      </w:ins>
      <w:hyperlink w:anchor="eq-fold-assignment">
        <w:ins w:id="4243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also puts</w:t>
        </w:r>
      </w:ins>
      <w:ins w:id="4246" w:author="PR Preview" w:date="2026-01-01T00:00:00Z">
        <w:r>
          <w:t xml:space="preserve"> </w:t>
        </w:r>
      </w:ins>
      <m:oMath>
        <m:r>
          <m:t>i</m:t>
        </m:r>
      </m:oMath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in</w:t>
        </w:r>
      </w:ins>
      <w:ins w:id="42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250" w:author="PR Preview" w:date="2026-01-01T00:00:00Z">
        <w:r>
          <w:t xml:space="preserve">,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and the folds are disjoint,</w:t>
        </w:r>
      </w:ins>
      <w:ins w:id="4253" w:author="PR Preview" w:date="2026-01-01T00:00:00Z">
        <w:r>
          <w:t xml:space="preserve"> </w:t>
        </w:r>
      </w:ins>
      <w:ins w:id="4254" w:author="PR Preview" w:date="2026-01-01T00:00:00Z">
        <w:r>
          <w:t xml:space="preserve">so</w:t>
        </w:r>
      </w:ins>
      <w:ins w:id="425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4256" w:author="PR Preview" w:date="2026-01-01T00:00:00Z">
        <w:r>
          <w:t xml:space="preserve">.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4"/>
    <w:bookmarkStart w:id="256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8" w:name="def-fold-mse"/>
    <w:p>
      <w:pPr>
        <w:pStyle w:val="BodyText"/>
      </w:pPr>
      <w:del w:id="4259" w:author="PR Preview" w:date="2026-01-01T00:00:00Z">
        <w:r>
          <w:rPr>
            <w:b/>
            <w:bCs/>
          </w:rPr>
          <w:delText xml:space="preserve">Definition 51 (Fold mean squared error)</w:delText>
        </w:r>
      </w:del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The</w:delText>
        </w:r>
      </w:del>
      <w:del w:id="4262" w:author="PR Preview" w:date="2026-01-01T00:00:00Z">
        <w:r>
          <w:delText xml:space="preserve"> </w:delText>
        </w:r>
      </w:del>
      <w:del w:id="4263" w:author="PR Preview" w:date="2026-01-01T00:00:00Z">
        <w:r>
          <w:rPr>
            <w:b/>
            <w:bCs/>
          </w:rPr>
          <w:delText xml:space="preserve">fold mean squared error</w:delText>
        </w:r>
      </w:del>
      <w:del w:id="42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of</w:delText>
        </w:r>
      </w:del>
      <w:del w:id="4267" w:author="PR Preview" w:date="2026-01-01T00:00:00Z">
        <w:r>
          <w:delText xml:space="preserve"> </w:delText>
        </w:r>
      </w:del>
      <w:hyperlink w:anchor="def-folds">
        <w:del w:id="426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2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270" w:author="PR Preview" w:date="2026-01-01T00:00:00Z">
        <w:r>
          <w:delText xml:space="preserve"> </w:delText>
        </w:r>
      </w:del>
      <w:del w:id="4271" w:author="PR Preview" w:date="2026-01-01T00:00:00Z">
        <w:r>
          <w:delText xml:space="preserve">is the</w:delText>
        </w:r>
      </w:del>
      <w:del w:id="4272" w:author="PR Preview" w:date="2026-01-01T00:00:00Z">
        <w:r>
          <w:delText xml:space="preserve"> </w:delText>
        </w:r>
      </w:del>
      <w:hyperlink r:id="rId81">
        <w:del w:id="427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of the</w:delText>
        </w:r>
      </w:del>
      <w:del w:id="4276" w:author="PR Preview" w:date="2026-01-01T00:00:00Z">
        <w:r>
          <w:delText xml:space="preserve"> </w:delText>
        </w:r>
      </w:del>
      <w:hyperlink w:anchor="def-fold-out-rule">
        <w:del w:id="427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278" w:author="PR Preview" w:date="2026-01-01T00:00:00Z">
        <w:r>
          <w:delText xml:space="preserve">’s predictions</w:delText>
        </w:r>
      </w:del>
      <w:del w:id="4279" w:author="PR Preview" w:date="2026-01-01T00:00:00Z">
        <w:r>
          <w:delText xml:space="preserve"> </w:delText>
        </w:r>
      </w:del>
      <w:del w:id="4280" w:author="PR Preview" w:date="2026-01-01T00:00:00Z">
        <w:r>
          <w:delText xml:space="preserve">for the</w:delText>
        </w:r>
      </w:del>
      <w:del w:id="428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(</w:delText>
        </w:r>
      </w:del>
      <w:hyperlink w:anchor="def-fold-size">
        <w:del w:id="4284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4285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p>
      <w:pPr>
        <w:pStyle w:val="FirstParagraph"/>
      </w:pPr>
      <w:del w:id="4286" w:author="PR Preview" w:date="2026-01-01T00:00:00Z">
        <w:r>
          <w:rPr>
            <w:i/>
            <w:iCs/>
          </w:rPr>
          <w:delText xml:space="preserve">Remark 26</w:delText>
        </w:r>
      </w:del>
      <w:del w:id="4287" w:author="PR Preview" w:date="2026-01-01T00:00:00Z">
        <w:r>
          <w:delText xml:space="preserve"> (Source: Fold mean squared error). </w:delText>
        </w:r>
      </w:del>
      <w:del w:id="4288" w:author="PR Preview" w:date="2026-01-01T00:00:00Z">
        <w:r>
          <w:delText xml:space="preserve">James et al. [5, Sec. 5.1.3]</w:delText>
        </w:r>
      </w:del>
      <w:del w:id="4289" w:author="PR Preview" w:date="2026-01-01T00:00:00Z">
        <w:r>
          <w:delText xml:space="preserve">, who write the fold mean squared errors as</w:delText>
        </w:r>
      </w:del>
      <w:del w:id="4290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4291" w:author="PR Preview" w:date="2026-01-01T00:00:00Z">
        <w:r>
          <w:delText xml:space="preserve">.</w:delText>
        </w:r>
      </w:del>
    </w:p>
    <w:p>
      <w:pPr>
        <w:pStyle w:val="BodyText"/>
      </w:pPr>
      <w:del w:id="4292" w:author="PR Preview" w:date="2026-01-01T00:00:00Z">
        <w:r>
          <w:rPr>
            <w:i/>
            <w:iCs/>
          </w:rPr>
          <w:delText xml:space="preserve">Remark 27</w:delText>
        </w:r>
      </w:del>
      <w:del w:id="4293" w:author="PR Preview" w:date="2026-01-01T00:00:00Z">
        <w:r>
          <w:delText xml:space="preserve"> (What the cross-validation estimate estimates). </w:delText>
        </w:r>
      </w:del>
      <w:del w:id="4294" w:author="PR Preview" w:date="2026-01-01T00:00:00Z">
        <w:r>
          <w:delText xml:space="preserve">Each prediction in</w:delText>
        </w:r>
      </w:del>
      <w:del w:id="4295" w:author="PR Preview" w:date="2026-01-01T00:00:00Z">
        <w:r>
          <w:delText xml:space="preserve"> </w:delText>
        </w:r>
      </w:del>
      <w:hyperlink w:anchor="eq-cv-estimate">
        <w:del w:id="429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297" w:author="PR Preview" w:date="2026-01-01T00:00:00Z">
        <w:r>
          <w:delText xml:space="preserve"> </w:delText>
        </w:r>
      </w:del>
      <w:del w:id="4298" w:author="PR Preview" w:date="2026-01-01T00:00:00Z">
        <w:r>
          <w:delText xml:space="preserve">comes from a rule</w:delText>
        </w:r>
      </w:del>
      <w:del w:id="4299" w:author="PR Preview" w:date="2026-01-01T00:00:00Z">
        <w:r>
          <w:delText xml:space="preserve"> </w:delText>
        </w:r>
      </w:del>
      <w:del w:id="4300" w:author="PR Preview" w:date="2026-01-01T00:00:00Z">
        <w:r>
          <w:delText xml:space="preserve">that did not see the observation it predicts,</w:delText>
        </w:r>
      </w:del>
      <w:del w:id="4301" w:author="PR Preview" w:date="2026-01-01T00:00:00Z">
        <w:r>
          <w:delText xml:space="preserve"> </w:delText>
        </w:r>
      </w:del>
      <w:del w:id="4302" w:author="PR Preview" w:date="2026-01-01T00:00:00Z">
        <w:r>
          <w:delText xml:space="preserve">so each squared error is scored as in</w:delText>
        </w:r>
      </w:del>
      <w:del w:id="4303" w:author="PR Preview" w:date="2026-01-01T00:00:00Z">
        <w:r>
          <w:delText xml:space="preserve"> </w:delText>
        </w:r>
      </w:del>
      <w:hyperlink w:anchor="thm-held-out-unbiased">
        <w:del w:id="430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305" w:author="PR Preview" w:date="2026-01-01T00:00:00Z">
        <w:r>
          <w:delText xml:space="preserve">.</w:delText>
        </w:r>
      </w:del>
      <w:del w:id="4306" w:author="PR Preview" w:date="2026-01-01T00:00:00Z">
        <w:r>
          <w:delText xml:space="preserve"> </w:delText>
        </w:r>
      </w:del>
      <w:del w:id="4307" w:author="PR Preview" w:date="2026-01-01T00:00:00Z">
        <w:r>
          <w:delText xml:space="preserve">But the rule for fold</w:delText>
        </w:r>
      </w:del>
      <w:del w:id="43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309" w:author="PR Preview" w:date="2026-01-01T00:00:00Z">
        <w:r>
          <w:delText xml:space="preserve"> </w:delText>
        </w:r>
      </w:del>
      <w:del w:id="4310" w:author="PR Preview" w:date="2026-01-01T00:00:00Z">
        <w:r>
          <w:delText xml:space="preserve">was fitted to</w:delText>
        </w:r>
      </w:del>
      <w:del w:id="43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observations,</w:delText>
        </w:r>
      </w:del>
      <w:del w:id="4314" w:author="PR Preview" w:date="2026-01-01T00:00:00Z">
        <w:r>
          <w:delText xml:space="preserve"> </w:delText>
        </w:r>
      </w:del>
      <w:del w:id="4315" w:author="PR Preview" w:date="2026-01-01T00:00:00Z">
        <w:r>
          <w:delText xml:space="preserve">not</w:delText>
        </w:r>
      </w:del>
      <w:del w:id="4316" w:author="PR Preview" w:date="2026-01-01T00:00:00Z">
        <w:r>
          <w:delText xml:space="preserve"> </w:delText>
        </w:r>
      </w:del>
      <m:oMath>
        <m:r>
          <m:t>n</m:t>
        </m:r>
      </m:oMath>
      <w:del w:id="4317" w:author="PR Preview" w:date="2026-01-01T00:00:00Z">
        <w:r>
          <w:delText xml:space="preserve">,</w:delText>
        </w:r>
      </w:del>
      <w:del w:id="4318" w:author="PR Preview" w:date="2026-01-01T00:00:00Z">
        <w:r>
          <w:delText xml:space="preserve"> </w:delText>
        </w:r>
      </w:del>
      <w:del w:id="4319" w:author="PR Preview" w:date="2026-01-01T00:00:00Z">
        <w:r>
          <w:delText xml:space="preserve">and the</w:delText>
        </w:r>
      </w:del>
      <w:del w:id="4320" w:author="PR Preview" w:date="2026-01-01T00:00:00Z">
        <w:r>
          <w:delText xml:space="preserve"> </w:delText>
        </w:r>
      </w:del>
      <m:oMath>
        <m:r>
          <m:t>k</m:t>
        </m:r>
      </m:oMath>
      <w:del w:id="4321" w:author="PR Preview" w:date="2026-01-01T00:00:00Z">
        <w:r>
          <w:delText xml:space="preserve"> </w:delText>
        </w:r>
      </w:del>
      <w:del w:id="4322" w:author="PR Preview" w:date="2026-01-01T00:00:00Z">
        <w:r>
          <w:delText xml:space="preserve">rules differ from one another and from the rule fitted to all</w:delText>
        </w:r>
      </w:del>
      <w:del w:id="4323" w:author="PR Preview" w:date="2026-01-01T00:00:00Z">
        <w:r>
          <w:delText xml:space="preserve"> </w:delText>
        </w:r>
      </w:del>
      <m:oMath>
        <m:r>
          <m:t>n</m:t>
        </m:r>
      </m:oMath>
      <w:del w:id="4324" w:author="PR Preview" w:date="2026-01-01T00:00:00Z">
        <w:r>
          <w:delText xml:space="preserve">.</w:delText>
        </w:r>
      </w:del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delText xml:space="preserve">So</w:delText>
        </w:r>
      </w:del>
      <w:del w:id="43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328" w:author="PR Preview" w:date="2026-01-01T00:00:00Z">
        <w:r>
          <w:delText xml:space="preserve"> </w:delText>
        </w:r>
      </w:del>
      <w:del w:id="4329" w:author="PR Preview" w:date="2026-01-01T00:00:00Z">
        <w:r>
          <w:delText xml:space="preserve">estimates the</w:delText>
        </w:r>
      </w:del>
      <w:del w:id="4330" w:author="PR Preview" w:date="2026-01-01T00:00:00Z">
        <w:r>
          <w:delText xml:space="preserve"> </w:delText>
        </w:r>
      </w:del>
      <w:hyperlink w:anchor="def-expected-generalization-error">
        <w:del w:id="433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delText xml:space="preserve">of the fitting</w:delText>
        </w:r>
      </w:del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rPr>
            <w:i/>
            <w:iCs/>
          </w:rPr>
          <w:delText xml:space="preserve">procedure</w:delText>
        </w:r>
      </w:del>
      <w:del w:id="4336" w:author="PR Preview" w:date="2026-01-01T00:00:00Z">
        <w:r>
          <w:delText xml:space="preserve"> </w:delText>
        </w:r>
      </w:del>
      <m:oMath>
        <m:r>
          <m:t>g</m:t>
        </m:r>
      </m:oMath>
      <w:del w:id="4337" w:author="PR Preview" w:date="2026-01-01T00:00:00Z">
        <w:r>
          <w:delText xml:space="preserve"> </w:delText>
        </w:r>
      </w:del>
      <w:del w:id="4338" w:author="PR Preview" w:date="2026-01-01T00:00:00Z">
        <w:r>
          <w:delText xml:space="preserve">at the smaller training-set sizes</w:delText>
        </w:r>
      </w:del>
      <w:del w:id="43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340" w:author="PR Preview" w:date="2026-01-01T00:00:00Z">
        <w:r>
          <w:delText xml:space="preserve">,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which is</w:delText>
        </w:r>
      </w:del>
      <w:del w:id="434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4344" w:author="PR Preview" w:date="2026-01-01T00:00:00Z">
        <w:r>
          <w:delText xml:space="preserve"> </w:delText>
        </w:r>
      </w:del>
      <w:del w:id="4345" w:author="PR Preview" w:date="2026-01-01T00:00:00Z">
        <w:r>
          <w:delText xml:space="preserve">when every fold has</w:delText>
        </w:r>
      </w:del>
      <w:del w:id="43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observations,</w:delText>
        </w:r>
      </w:del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delText xml:space="preserve">rather than</w:delText>
        </w:r>
      </w:del>
      <w:del w:id="435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352" w:author="PR Preview" w:date="2026-01-01T00:00:00Z">
        <w:r>
          <w:delText xml:space="preserve"> </w:delText>
        </w:r>
      </w:del>
      <w:del w:id="4353" w:author="PR Preview" w:date="2026-01-01T00:00:00Z">
        <w:r>
          <w:delText xml:space="preserve">for the one rule fitted to all the data</w:delText>
        </w:r>
      </w:del>
      <w:del w:id="4354" w:author="PR Preview" w:date="2026-01-01T00:00:00Z">
        <w:r>
          <w:delText xml:space="preserve"> </w:delText>
        </w:r>
      </w:del>
      <w:del w:id="4355" w:author="PR Preview" w:date="2026-01-01T00:00:00Z">
        <w:r>
          <w:delText xml:space="preserve">[3, Sec. 7.12]</w:delText>
        </w:r>
      </w:del>
      <w:del w:id="4356" w:author="PR Preview" w:date="2026-01-01T00:00:00Z">
        <w:r>
          <w:delText xml:space="preserve">.</w:delText>
        </w:r>
      </w:del>
    </w:p>
    <w:p>
      <w:pPr>
        <w:pStyle w:val="BodyText"/>
      </w:pPr>
      <w:ins w:id="4357" w:author="PR Preview" w:date="2026-01-01T00:00:00Z">
        <w:r>
          <w:rPr>
            <w:b/>
            <w:bCs/>
          </w:rPr>
          <w:t xml:space="preserve">Definition 52 (Fold mean squared error)</w:t>
        </w:r>
      </w:ins>
      <w:ins w:id="4358" w:author="PR Preview" w:date="2026-01-01T00:00:00Z">
        <w:r>
          <w:t xml:space="preserve"> </w:t>
        </w:r>
      </w:ins>
      <w:ins w:id="4359" w:author="PR Preview" w:date="2026-01-01T00:00:00Z">
        <w:r>
          <w:t xml:space="preserve">The</w:t>
        </w:r>
      </w:ins>
      <w:ins w:id="4360" w:author="PR Preview" w:date="2026-01-01T00:00:00Z">
        <w:r>
          <w:t xml:space="preserve"> </w:t>
        </w:r>
      </w:ins>
      <w:ins w:id="4361" w:author="PR Preview" w:date="2026-01-01T00:00:00Z">
        <w:r>
          <w:rPr>
            <w:b/>
            <w:bCs/>
          </w:rPr>
          <w:t xml:space="preserve">fold mean squared error</w:t>
        </w:r>
      </w:ins>
      <w:ins w:id="436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of</w:t>
        </w:r>
      </w:ins>
      <w:ins w:id="4365" w:author="PR Preview" w:date="2026-01-01T00:00:00Z">
        <w:r>
          <w:t xml:space="preserve"> </w:t>
        </w:r>
      </w:ins>
      <w:hyperlink w:anchor="def-folds">
        <w:ins w:id="436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3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is the</w:t>
        </w:r>
      </w:ins>
      <w:ins w:id="4370" w:author="PR Preview" w:date="2026-01-01T00:00:00Z">
        <w:r>
          <w:t xml:space="preserve"> </w:t>
        </w:r>
      </w:ins>
      <w:hyperlink r:id="rId81">
        <w:ins w:id="43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of the</w:t>
        </w:r>
      </w:ins>
      <w:ins w:id="4374" w:author="PR Preview" w:date="2026-01-01T00:00:00Z">
        <w:r>
          <w:t xml:space="preserve"> </w:t>
        </w:r>
      </w:ins>
      <w:hyperlink w:anchor="def-fold-out-rule">
        <w:ins w:id="437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376" w:author="PR Preview" w:date="2026-01-01T00:00:00Z">
        <w:r>
          <w:t xml:space="preserve">’s predictions</w:t>
        </w:r>
      </w:ins>
      <w:ins w:id="4377" w:author="PR Preview" w:date="2026-01-01T00:00:00Z">
        <w:r>
          <w:t xml:space="preserve"> </w:t>
        </w:r>
      </w:ins>
      <w:ins w:id="4378" w:author="PR Preview" w:date="2026-01-01T00:00:00Z">
        <w:r>
          <w:t xml:space="preserve">for the</w:t>
        </w:r>
      </w:ins>
      <w:ins w:id="437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380" w:author="PR Preview" w:date="2026-01-01T00:00:00Z">
        <w:r>
          <w:t xml:space="preserve"> </w:t>
        </w:r>
      </w:ins>
      <w:ins w:id="4381" w:author="PR Preview" w:date="2026-01-01T00:00:00Z">
        <w:r>
          <w:t xml:space="preserve">(</w:t>
        </w:r>
      </w:ins>
      <w:hyperlink w:anchor="def-fold-size">
        <w:ins w:id="4382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4383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mse"/>
    <w:p>
      <w:pPr>
        <w:pStyle w:val="FirstParagraph"/>
      </w:pPr>
      <w:ins w:id="4384" w:author="PR Preview" w:date="2026-01-01T00:00:00Z">
        <w:r>
          <w:rPr>
            <w:i/>
            <w:iCs/>
          </w:rPr>
          <w:t xml:space="preserve">Remark 25</w:t>
        </w:r>
      </w:ins>
      <w:ins w:id="4385" w:author="PR Preview" w:date="2026-01-01T00:00:00Z">
        <w:r>
          <w:t xml:space="preserve"> (Source: Fold mean squared error). </w:t>
        </w:r>
      </w:ins>
      <w:ins w:id="4386" w:author="PR Preview" w:date="2026-01-01T00:00:00Z">
        <w:r>
          <w:t xml:space="preserve">James et al. [5, Sec. 5.1.3]</w:t>
        </w:r>
      </w:ins>
      <w:ins w:id="4387" w:author="PR Preview" w:date="2026-01-01T00:00:00Z">
        <w:r>
          <w:t xml:space="preserve">, who write the fold mean squared errors as</w:t>
        </w:r>
      </w:ins>
      <w:ins w:id="4388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4389" w:author="PR Preview" w:date="2026-01-01T00:00:00Z">
        <w:r>
          <w:t xml:space="preserve">.</w:t>
        </w:r>
      </w:ins>
    </w:p>
    <w:bookmarkEnd w:id="259"/>
    <w:bookmarkStart w:id="260" w:name="rem-cv-estimate"/>
    <w:p>
      <w:pPr>
        <w:pStyle w:val="BodyText"/>
      </w:pPr>
      <w:ins w:id="4390" w:author="PR Preview" w:date="2026-01-01T00:00:00Z">
        <w:r>
          <w:rPr>
            <w:i/>
            <w:iCs/>
          </w:rPr>
          <w:t xml:space="preserve">Remark 26</w:t>
        </w:r>
      </w:ins>
      <w:ins w:id="4391" w:author="PR Preview" w:date="2026-01-01T00:00:00Z">
        <w:r>
          <w:t xml:space="preserve"> (What the cross-validation estimate estimates). </w:t>
        </w:r>
      </w:ins>
      <w:ins w:id="4392" w:author="PR Preview" w:date="2026-01-01T00:00:00Z">
        <w:r>
          <w:t xml:space="preserve">Each prediction in</w:t>
        </w:r>
      </w:ins>
      <w:ins w:id="4393" w:author="PR Preview" w:date="2026-01-01T00:00:00Z">
        <w:r>
          <w:t xml:space="preserve"> </w:t>
        </w:r>
      </w:ins>
      <w:hyperlink w:anchor="eq-cv-estimate">
        <w:ins w:id="4394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395" w:author="PR Preview" w:date="2026-01-01T00:00:00Z">
        <w:r>
          <w:t xml:space="preserve"> </w:t>
        </w:r>
      </w:ins>
      <w:ins w:id="4396" w:author="PR Preview" w:date="2026-01-01T00:00:00Z">
        <w:r>
          <w:t xml:space="preserve">comes from a rule</w:t>
        </w:r>
      </w:ins>
      <w:ins w:id="4397" w:author="PR Preview" w:date="2026-01-01T00:00:00Z">
        <w:r>
          <w:t xml:space="preserve"> </w:t>
        </w:r>
      </w:ins>
      <w:ins w:id="4398" w:author="PR Preview" w:date="2026-01-01T00:00:00Z">
        <w:r>
          <w:t xml:space="preserve">that did not see the observation it predicts,</w:t>
        </w:r>
      </w:ins>
      <w:ins w:id="4399" w:author="PR Preview" w:date="2026-01-01T00:00:00Z">
        <w:r>
          <w:t xml:space="preserve"> </w:t>
        </w:r>
      </w:ins>
      <w:ins w:id="4400" w:author="PR Preview" w:date="2026-01-01T00:00:00Z">
        <w:r>
          <w:t xml:space="preserve">so each squared error is scored as in</w:t>
        </w:r>
      </w:ins>
      <w:ins w:id="4401" w:author="PR Preview" w:date="2026-01-01T00:00:00Z">
        <w:r>
          <w:t xml:space="preserve"> </w:t>
        </w:r>
      </w:ins>
      <w:hyperlink w:anchor="thm-held-out-unbiased">
        <w:ins w:id="440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403" w:author="PR Preview" w:date="2026-01-01T00:00:00Z">
        <w:r>
          <w:t xml:space="preserve">.</w:t>
        </w:r>
      </w:ins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But the rule for fold</w:t>
        </w:r>
      </w:ins>
      <w:ins w:id="4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407" w:author="PR Preview" w:date="2026-01-01T00:00:00Z">
        <w:r>
          <w:t xml:space="preserve"> </w:t>
        </w:r>
      </w:ins>
      <w:ins w:id="4408" w:author="PR Preview" w:date="2026-01-01T00:00:00Z">
        <w:r>
          <w:t xml:space="preserve">was fitted to</w:t>
        </w:r>
      </w:ins>
      <w:ins w:id="44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410" w:author="PR Preview" w:date="2026-01-01T00:00:00Z">
        <w:r>
          <w:t xml:space="preserve"> </w:t>
        </w:r>
      </w:ins>
      <w:ins w:id="4411" w:author="PR Preview" w:date="2026-01-01T00:00:00Z">
        <w:r>
          <w:t xml:space="preserve">observations,</w:t>
        </w:r>
      </w:ins>
      <w:ins w:id="4412" w:author="PR Preview" w:date="2026-01-01T00:00:00Z">
        <w:r>
          <w:t xml:space="preserve"> </w:t>
        </w:r>
      </w:ins>
      <w:ins w:id="4413" w:author="PR Preview" w:date="2026-01-01T00:00:00Z">
        <w:r>
          <w:t xml:space="preserve">not</w:t>
        </w:r>
      </w:ins>
      <w:ins w:id="4414" w:author="PR Preview" w:date="2026-01-01T00:00:00Z">
        <w:r>
          <w:t xml:space="preserve"> </w:t>
        </w:r>
      </w:ins>
      <m:oMath>
        <m:r>
          <m:t>n</m:t>
        </m:r>
      </m:oMath>
      <w:ins w:id="4415" w:author="PR Preview" w:date="2026-01-01T00:00:00Z">
        <w:r>
          <w:t xml:space="preserve">,</w:t>
        </w:r>
      </w:ins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and the</w:t>
        </w:r>
      </w:ins>
      <w:ins w:id="4418" w:author="PR Preview" w:date="2026-01-01T00:00:00Z">
        <w:r>
          <w:t xml:space="preserve"> </w:t>
        </w:r>
      </w:ins>
      <m:oMath>
        <m:r>
          <m:t>k</m:t>
        </m:r>
      </m:oMath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rules differ from one another and from the rule fitted to all</w:t>
        </w:r>
      </w:ins>
      <w:ins w:id="4421" w:author="PR Preview" w:date="2026-01-01T00:00:00Z">
        <w:r>
          <w:t xml:space="preserve"> </w:t>
        </w:r>
      </w:ins>
      <m:oMath>
        <m:r>
          <m:t>n</m:t>
        </m:r>
      </m:oMath>
      <w:ins w:id="4422" w:author="PR Preview" w:date="2026-01-01T00:00:00Z">
        <w:r>
          <w:t xml:space="preserve">.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So</w:t>
        </w:r>
      </w:ins>
      <w:ins w:id="442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426" w:author="PR Preview" w:date="2026-01-01T00:00:00Z">
        <w:r>
          <w:t xml:space="preserve"> </w:t>
        </w:r>
      </w:ins>
      <w:ins w:id="4427" w:author="PR Preview" w:date="2026-01-01T00:00:00Z">
        <w:r>
          <w:t xml:space="preserve">estimates the</w:t>
        </w:r>
      </w:ins>
      <w:ins w:id="4428" w:author="PR Preview" w:date="2026-01-01T00:00:00Z">
        <w:r>
          <w:t xml:space="preserve"> </w:t>
        </w:r>
      </w:ins>
      <w:hyperlink w:anchor="def-expected-generalization-error">
        <w:ins w:id="4429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4430" w:author="PR Preview" w:date="2026-01-01T00:00:00Z">
        <w:r>
          <w:t xml:space="preserve"> </w:t>
        </w:r>
      </w:ins>
      <w:ins w:id="4431" w:author="PR Preview" w:date="2026-01-01T00:00:00Z">
        <w:r>
          <w:t xml:space="preserve">of the fitting</w:t>
        </w:r>
      </w:ins>
      <w:ins w:id="4432" w:author="PR Preview" w:date="2026-01-01T00:00:00Z">
        <w:r>
          <w:t xml:space="preserve"> </w:t>
        </w:r>
      </w:ins>
      <w:ins w:id="4433" w:author="PR Preview" w:date="2026-01-01T00:00:00Z">
        <w:r>
          <w:rPr>
            <w:i/>
            <w:iCs/>
          </w:rPr>
          <w:t xml:space="preserve">procedure</w:t>
        </w:r>
      </w:ins>
      <w:ins w:id="4434" w:author="PR Preview" w:date="2026-01-01T00:00:00Z">
        <w:r>
          <w:t xml:space="preserve"> </w:t>
        </w:r>
      </w:ins>
      <m:oMath>
        <m:r>
          <m:t>g</m:t>
        </m:r>
      </m:oMath>
      <w:ins w:id="4435" w:author="PR Preview" w:date="2026-01-01T00:00:00Z">
        <w:r>
          <w:t xml:space="preserve"> </w:t>
        </w:r>
      </w:ins>
      <w:ins w:id="4436" w:author="PR Preview" w:date="2026-01-01T00:00:00Z">
        <w:r>
          <w:t xml:space="preserve">at the smaller training-set sizes</w:t>
        </w:r>
      </w:ins>
      <w:ins w:id="44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438" w:author="PR Preview" w:date="2026-01-01T00:00:00Z">
        <w:r>
          <w:t xml:space="preserve">,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which is</w:t>
        </w:r>
      </w:ins>
      <w:ins w:id="444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when every fold has</w:t>
        </w:r>
      </w:ins>
      <w:ins w:id="44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observations,</w:t>
        </w:r>
      </w:ins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rather than</w:t>
        </w:r>
      </w:ins>
      <w:ins w:id="444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for the one rule fitted to all the data</w:t>
        </w:r>
      </w:ins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[3, Sec. 7.12]</w:t>
        </w:r>
      </w:ins>
      <w:ins w:id="4454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0"/>
    <w:bookmarkStart w:id="261" w:name="rem-choosing-k"/>
    <w:p>
      <w:pPr>
        <w:pStyle w:val="BodyText"/>
      </w:pPr>
      <w:del w:id="4455" w:author="PR Preview" w:date="2026-01-01T00:00:00Z">
        <w:r>
          <w:rPr>
            <w:i/>
            <w:iCs/>
          </w:rPr>
          <w:delText xml:space="preserve">Remark 28</w:delText>
        </w:r>
      </w:del>
      <w:del w:id="4456" w:author="PR Preview" w:date="2026-01-01T00:00:00Z">
        <w:r>
          <w:delText xml:space="preserve"> (Choosing the number of folds). </w:delText>
        </w:r>
      </w:del>
      <w:del w:id="4457" w:author="PR Preview" w:date="2026-01-01T00:00:00Z">
        <w:r>
          <w:delText xml:space="preserve">The number of folds</w:delText>
        </w:r>
      </w:del>
      <w:del w:id="4458" w:author="PR Preview" w:date="2026-01-01T00:00:00Z">
        <w:r>
          <w:delText xml:space="preserve"> </w:delText>
        </w:r>
      </w:del>
      <m:oMath>
        <m:r>
          <m:t>k</m:t>
        </m:r>
      </m:oMath>
      <w:del w:id="4459" w:author="PR Preview" w:date="2026-01-01T00:00:00Z">
        <w:r>
          <w:delText xml:space="preserve"> </w:delText>
        </w:r>
      </w:del>
      <w:del w:id="4460" w:author="PR Preview" w:date="2026-01-01T00:00:00Z">
        <w:r>
          <w:delText xml:space="preserve">trades bias against variance</w:delText>
        </w:r>
      </w:del>
      <w:del w:id="4461" w:author="PR Preview" w:date="2026-01-01T00:00:00Z">
        <w:r>
          <w:delText xml:space="preserve"> </w:delText>
        </w:r>
      </w:del>
      <w:del w:id="4462" w:author="PR Preview" w:date="2026-01-01T00:00:00Z">
        <w:r>
          <w:delText xml:space="preserve">in the cross-validation estimate itself</w:delText>
        </w:r>
      </w:del>
      <w:del w:id="4463" w:author="PR Preview" w:date="2026-01-01T00:00:00Z">
        <w:r>
          <w:delText xml:space="preserve"> </w:delText>
        </w:r>
      </w:del>
      <w:del w:id="4464" w:author="PR Preview" w:date="2026-01-01T00:00:00Z">
        <w:r>
          <w:delText xml:space="preserve">[5, Sec. 5.1.4]</w:delText>
        </w:r>
      </w:del>
      <w:del w:id="4465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20"/>
        </w:numPr>
      </w:pPr>
      <w:del w:id="4466" w:author="PR Preview" w:date="2026-01-01T00:00:00Z">
        <w:r>
          <w:rPr>
            <w:b/>
            <w:bCs/>
          </w:rPr>
          <w:delText xml:space="preserve">Bias.</w:delText>
        </w:r>
      </w:del>
      <w:del w:id="4467" w:author="PR Preview" w:date="2026-01-01T00:00:00Z">
        <w:r>
          <w:delText xml:space="preserve"> </w:delText>
        </w:r>
      </w:del>
      <w:del w:id="4468" w:author="PR Preview" w:date="2026-01-01T00:00:00Z">
        <w:r>
          <w:delText xml:space="preserve">Each rule in</w:delText>
        </w:r>
      </w:del>
      <w:del w:id="4469" w:author="PR Preview" w:date="2026-01-01T00:00:00Z">
        <w:r>
          <w:delText xml:space="preserve"> </w:delText>
        </w:r>
      </w:del>
      <w:hyperlink w:anchor="eq-cv-estimate">
        <w:del w:id="447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471" w:author="PR Preview" w:date="2026-01-01T00:00:00Z">
        <w:r>
          <w:delText xml:space="preserve"> </w:delText>
        </w:r>
      </w:del>
      <w:del w:id="4472" w:author="PR Preview" w:date="2026-01-01T00:00:00Z">
        <w:r>
          <w:delText xml:space="preserve">is fitted to about</w:delText>
        </w:r>
      </w:del>
      <w:del w:id="44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4474" w:author="PR Preview" w:date="2026-01-01T00:00:00Z">
        <w:r>
          <w:delText xml:space="preserve"> </w:delText>
        </w:r>
      </w:del>
      <w:del w:id="4475" w:author="PR Preview" w:date="2026-01-01T00:00:00Z">
        <w:r>
          <w:delText xml:space="preserve">observations.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A rule fitted to fewer observations usually predicts worse,</w:delText>
        </w:r>
      </w:del>
      <w:del w:id="4478" w:author="PR Preview" w:date="2026-01-01T00:00:00Z">
        <w:r>
          <w:delText xml:space="preserve"> </w:delText>
        </w:r>
      </w:del>
      <w:del w:id="4479" w:author="PR Preview" w:date="2026-01-01T00:00:00Z">
        <w:r>
          <w:delText xml:space="preserve">so</w:delText>
        </w:r>
      </w:del>
      <w:del w:id="44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481" w:author="PR Preview" w:date="2026-01-01T00:00:00Z">
        <w:r>
          <w:delText xml:space="preserve"> </w:delText>
        </w:r>
      </w:del>
      <w:del w:id="4482" w:author="PR Preview" w:date="2026-01-01T00:00:00Z">
        <w:r>
          <w:delText xml:space="preserve">tends to overstate the expected generalization error of a rule fitted to all</w:delText>
        </w:r>
      </w:del>
      <w:del w:id="4483" w:author="PR Preview" w:date="2026-01-01T00:00:00Z">
        <w:r>
          <w:delText xml:space="preserve"> </w:delText>
        </w:r>
      </w:del>
      <m:oMath>
        <m:r>
          <m:t>n</m:t>
        </m:r>
      </m:oMath>
      <w:del w:id="4484" w:author="PR Preview" w:date="2026-01-01T00:00:00Z">
        <w:r>
          <w:delText xml:space="preserve">.</w:delText>
        </w:r>
      </w:del>
      <w:del w:id="4485" w:author="PR Preview" w:date="2026-01-01T00:00:00Z">
        <w:r>
          <w:delText xml:space="preserve"> </w:delText>
        </w:r>
      </w:del>
      <w:del w:id="4486" w:author="PR Preview" w:date="2026-01-01T00:00:00Z">
        <w:r>
          <w:delText xml:space="preserve">The overstatement shrinks as</w:delText>
        </w:r>
      </w:del>
      <w:del w:id="4487" w:author="PR Preview" w:date="2026-01-01T00:00:00Z">
        <w:r>
          <w:delText xml:space="preserve"> </w:delText>
        </w:r>
      </w:del>
      <m:oMath>
        <m:r>
          <m:t>k</m:t>
        </m:r>
      </m:oMath>
      <w:del w:id="4488" w:author="PR Preview" w:date="2026-01-01T00:00:00Z">
        <w:r>
          <w:delText xml:space="preserve"> </w:delText>
        </w:r>
      </w:del>
      <w:del w:id="4489" w:author="PR Preview" w:date="2026-01-01T00:00:00Z">
        <w:r>
          <w:delText xml:space="preserve">grows.</w:delText>
        </w:r>
      </w:del>
    </w:p>
    <w:p>
      <w:pPr>
        <w:pStyle w:val="BodyText"/>
      </w:pPr>
      <w:ins w:id="4490" w:author="PR Preview" w:date="2026-01-01T00:00:00Z">
        <w:r>
          <w:rPr>
            <w:i/>
            <w:iCs/>
          </w:rPr>
          <w:t xml:space="preserve">Remark 27</w:t>
        </w:r>
      </w:ins>
      <w:ins w:id="4491" w:author="PR Preview" w:date="2026-01-01T00:00:00Z">
        <w:r>
          <w:t xml:space="preserve"> (Choosing the number of folds). </w:t>
        </w:r>
      </w:ins>
      <w:ins w:id="4492" w:author="PR Preview" w:date="2026-01-01T00:00:00Z">
        <w:r>
          <w:t xml:space="preserve">The number of folds</w:t>
        </w:r>
      </w:ins>
      <w:ins w:id="4493" w:author="PR Preview" w:date="2026-01-01T00:00:00Z">
        <w:r>
          <w:t xml:space="preserve"> </w:t>
        </w:r>
      </w:ins>
      <m:oMath>
        <m:r>
          <m:t>k</m:t>
        </m:r>
      </m:oMath>
      <w:ins w:id="4494" w:author="PR Preview" w:date="2026-01-01T00:00:00Z">
        <w:r>
          <w:t xml:space="preserve"> </w:t>
        </w:r>
      </w:ins>
      <w:ins w:id="4495" w:author="PR Preview" w:date="2026-01-01T00:00:00Z">
        <w:r>
          <w:t xml:space="preserve">trades bias against variance</w:t>
        </w:r>
      </w:ins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in the cross-validation estimate itself</w:t>
        </w:r>
      </w:ins>
      <w:ins w:id="4498" w:author="PR Preview" w:date="2026-01-01T00:00:00Z">
        <w:r>
          <w:t xml:space="preserve"> </w:t>
        </w:r>
      </w:ins>
      <w:ins w:id="4499" w:author="PR Preview" w:date="2026-01-01T00:00:00Z">
        <w:r>
          <w:t xml:space="preserve">[5, Sec. 5.1.4]</w:t>
        </w:r>
      </w:ins>
      <w:ins w:id="450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ins w:id="4501" w:author="PR Preview" w:date="2026-01-01T00:00:00Z">
        <w:r>
          <w:rPr>
            <w:b/>
            <w:bCs/>
          </w:rPr>
          <w:t xml:space="preserve">Bias.</w:t>
        </w:r>
      </w:ins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Each rule in</w:t>
        </w:r>
      </w:ins>
      <w:ins w:id="4504" w:author="PR Preview" w:date="2026-01-01T00:00:00Z">
        <w:r>
          <w:t xml:space="preserve"> </w:t>
        </w:r>
      </w:ins>
      <w:hyperlink w:anchor="eq-cv-estimate">
        <w:ins w:id="450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is fitted to about</w:t>
        </w:r>
      </w:ins>
      <w:ins w:id="45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4509" w:author="PR Preview" w:date="2026-01-01T00:00:00Z">
        <w:r>
          <w:t xml:space="preserve"> </w:t>
        </w:r>
      </w:ins>
      <w:ins w:id="4510" w:author="PR Preview" w:date="2026-01-01T00:00:00Z">
        <w:r>
          <w:t xml:space="preserve">observations.</w:t>
        </w:r>
      </w:ins>
      <w:ins w:id="4511" w:author="PR Preview" w:date="2026-01-01T00:00:00Z">
        <w:r>
          <w:t xml:space="preserve"> </w:t>
        </w:r>
      </w:ins>
      <w:ins w:id="4512" w:author="PR Preview" w:date="2026-01-01T00:00:00Z">
        <w:r>
          <w:t xml:space="preserve">A rule fitted to fewer observations usually predicts worse,</w:t>
        </w:r>
      </w:ins>
      <w:ins w:id="4513" w:author="PR Preview" w:date="2026-01-01T00:00:00Z">
        <w:r>
          <w:t xml:space="preserve"> </w:t>
        </w:r>
      </w:ins>
      <w:ins w:id="4514" w:author="PR Preview" w:date="2026-01-01T00:00:00Z">
        <w:r>
          <w:t xml:space="preserve">so</w:t>
        </w:r>
      </w:ins>
      <w:ins w:id="451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516" w:author="PR Preview" w:date="2026-01-01T00:00:00Z">
        <w:r>
          <w:t xml:space="preserve"> </w:t>
        </w:r>
      </w:ins>
      <w:ins w:id="4517" w:author="PR Preview" w:date="2026-01-01T00:00:00Z">
        <w:r>
          <w:t xml:space="preserve">tends to overstate the expected generalization error of a rule fitted to all</w:t>
        </w:r>
      </w:ins>
      <w:ins w:id="4518" w:author="PR Preview" w:date="2026-01-01T00:00:00Z">
        <w:r>
          <w:t xml:space="preserve"> </w:t>
        </w:r>
      </w:ins>
      <m:oMath>
        <m:r>
          <m:t>n</m:t>
        </m:r>
      </m:oMath>
      <w:ins w:id="4519" w:author="PR Preview" w:date="2026-01-01T00:00:00Z">
        <w:r>
          <w:t xml:space="preserve">.</w:t>
        </w:r>
      </w:ins>
      <w:ins w:id="4520" w:author="PR Preview" w:date="2026-01-01T00:00:00Z">
        <w:r>
          <w:t xml:space="preserve"> </w:t>
        </w:r>
      </w:ins>
      <w:ins w:id="4521" w:author="PR Preview" w:date="2026-01-01T00:00:00Z">
        <w:r>
          <w:t xml:space="preserve">The overstatement shrinks as</w:t>
        </w:r>
      </w:ins>
      <w:ins w:id="4522" w:author="PR Preview" w:date="2026-01-01T00:00:00Z">
        <w:r>
          <w:t xml:space="preserve"> </w:t>
        </w:r>
      </w:ins>
      <m:oMath>
        <m:r>
          <m:t>k</m:t>
        </m:r>
      </m:oMath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1"/>
    <w:bookmarkStart w:id="266" w:name="exm-kfold-simulated"/>
    <w:p>
      <w:pPr>
        <w:pStyle w:val="BodyText"/>
      </w:pPr>
      <w:del w:id="4525" w:author="PR Preview" w:date="2026-01-01T00:00:00Z">
        <w:r>
          <w:rPr>
            <w:b/>
            <w:bCs/>
          </w:rPr>
          <w:delText xml:space="preserve">Example 30 (Cross-validation versus the generalization error)</w:delText>
        </w:r>
      </w:del>
      <w:del w:id="4526" w:author="PR Preview" w:date="2026-01-01T00:00:00Z">
        <w:r>
          <w:delText xml:space="preserve"> </w:delText>
        </w:r>
      </w:del>
      <w:del w:id="4527" w:author="PR Preview" w:date="2026-01-01T00:00:00Z">
        <w:r>
          <w:delText xml:space="preserve">This example applies</w:delText>
        </w:r>
      </w:del>
      <w:del w:id="452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52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with</w:delText>
        </w:r>
      </w:del>
      <w:del w:id="45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4533" w:author="PR Preview" w:date="2026-01-01T00:00:00Z">
        <w:r>
          <w:delText xml:space="preserve"> </w:delText>
        </w:r>
      </w:del>
      <w:del w:id="4534" w:author="PR Preview" w:date="2026-01-01T00:00:00Z">
        <w:r>
          <w:delText xml:space="preserve">to the simulated training set of</w:delText>
        </w:r>
      </w:del>
      <w:del w:id="4535" w:author="PR Preview" w:date="2026-01-01T00:00:00Z">
        <w:r>
          <w:delText xml:space="preserve"> </w:delText>
        </w:r>
      </w:del>
      <w:hyperlink w:anchor="exm-train-test-error-simulated">
        <w:del w:id="4536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537" w:author="PR Preview" w:date="2026-01-01T00:00:00Z">
        <w:r>
          <w:delText xml:space="preserve">,</w:delText>
        </w:r>
      </w:del>
      <w:del w:id="4538" w:author="PR Preview" w:date="2026-01-01T00:00:00Z">
        <w:r>
          <w:delText xml:space="preserve"> </w:delText>
        </w:r>
      </w:del>
      <w:del w:id="4539" w:author="PR Preview" w:date="2026-01-01T00:00:00Z">
        <w:r>
          <w:delText xml:space="preserve">using only those 30 observations.</w:delText>
        </w:r>
      </w:del>
      <w:del w:id="4540" w:author="PR Preview" w:date="2026-01-01T00:00:00Z">
        <w:r>
          <w:delText xml:space="preserve"> </w:delText>
        </w:r>
      </w:del>
      <w:del w:id="4541" w:author="PR Preview" w:date="2026-01-01T00:00:00Z">
        <w:r>
          <w:delText xml:space="preserve">The function</w:delText>
        </w:r>
      </w:del>
      <w:del w:id="4542" w:author="PR Preview" w:date="2026-01-01T00:00:00Z">
        <w:r>
          <w:delText xml:space="preserve"> </w:delText>
        </w:r>
      </w:del>
      <w:del w:id="4543" w:author="PR Preview" w:date="2026-01-01T00:00:00Z">
        <w:r>
          <w:rPr>
            <w:rStyle w:val="VerbatimChar"/>
          </w:rPr>
          <w:delText xml:space="preserve">assign_folds()</w:delText>
        </w:r>
      </w:del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delText xml:space="preserve">assigns each observation to a fold at random,</w:delText>
        </w:r>
      </w:del>
      <w:del w:id="4546" w:author="PR Preview" w:date="2026-01-01T00:00:00Z">
        <w:r>
          <w:delText xml:space="preserve"> </w:delText>
        </w:r>
      </w:del>
      <w:del w:id="4547" w:author="PR Preview" w:date="2026-01-01T00:00:00Z">
        <w:r>
          <w:rPr>
            <w:rStyle w:val="VerbatimChar"/>
          </w:rPr>
          <w:delText xml:space="preserve">cv_squared_errors()</w:delText>
        </w:r>
      </w:del>
      <w:del w:id="4548" w:author="PR Preview" w:date="2026-01-01T00:00:00Z">
        <w:r>
          <w:delText xml:space="preserve"> </w:delText>
        </w:r>
      </w:del>
      <w:del w:id="4549" w:author="PR Preview" w:date="2026-01-01T00:00:00Z">
        <w:r>
          <w:delText xml:space="preserve">fits the model once per fold without that fold</w:delText>
        </w:r>
      </w:del>
      <w:del w:id="4550" w:author="PR Preview" w:date="2026-01-01T00:00:00Z">
        <w:r>
          <w:delText xml:space="preserve"> </w:delText>
        </w:r>
      </w:del>
      <w:del w:id="4551" w:author="PR Preview" w:date="2026-01-01T00:00:00Z">
        <w:r>
          <w:delText xml:space="preserve">and returns each observation’s squared prediction error,</w:delText>
        </w:r>
      </w:del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and</w:delText>
        </w:r>
      </w:del>
      <w:del w:id="4554" w:author="PR Preview" w:date="2026-01-01T00:00:00Z">
        <w:r>
          <w:delText xml:space="preserve"> </w:delText>
        </w:r>
      </w:del>
      <w:del w:id="4555" w:author="PR Preview" w:date="2026-01-01T00:00:00Z">
        <w:r>
          <w:rPr>
            <w:rStyle w:val="VerbatimChar"/>
          </w:rPr>
          <w:delText xml:space="preserve">cv_mse()</w:delText>
        </w:r>
      </w:del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averages them, which is</w:delText>
        </w:r>
      </w:del>
      <w:del w:id="4558" w:author="PR Preview" w:date="2026-01-01T00:00:00Z">
        <w:r>
          <w:delText xml:space="preserve"> </w:delText>
        </w:r>
      </w:del>
      <w:hyperlink w:anchor="eq-cv-estimate">
        <w:del w:id="4559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560" w:author="PR Preview" w:date="2026-01-01T00:00:00Z">
        <w:r>
          <w:delText xml:space="preserve">.</w:delText>
        </w:r>
      </w:del>
    </w:p>
    <w:p>
      <w:pPr>
        <w:pStyle w:val="BodyText"/>
      </w:pPr>
      <w:ins w:id="4561" w:author="PR Preview" w:date="2026-01-01T00:00:00Z">
        <w:r>
          <w:rPr>
            <w:b/>
            <w:bCs/>
          </w:rPr>
          <w:t xml:space="preserve">Example 30 (Cross-validation versus the generalization error)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This example applies</w:t>
        </w:r>
      </w:ins>
      <w:ins w:id="456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56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566" w:author="PR Preview" w:date="2026-01-01T00:00:00Z">
        <w:r>
          <w:t xml:space="preserve"> </w:t>
        </w:r>
      </w:ins>
      <w:ins w:id="4567" w:author="PR Preview" w:date="2026-01-01T00:00:00Z">
        <w:r>
          <w:t xml:space="preserve">with</w:t>
        </w:r>
      </w:ins>
      <w:ins w:id="456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4569" w:author="PR Preview" w:date="2026-01-01T00:00:00Z">
        <w:r>
          <w:t xml:space="preserve"> </w:t>
        </w:r>
      </w:ins>
      <w:ins w:id="4570" w:author="PR Preview" w:date="2026-01-01T00:00:00Z">
        <w:r>
          <w:t xml:space="preserve">to the simulated training set of</w:t>
        </w:r>
      </w:ins>
      <w:ins w:id="4571" w:author="PR Preview" w:date="2026-01-01T00:00:00Z">
        <w:r>
          <w:t xml:space="preserve"> </w:t>
        </w:r>
      </w:ins>
      <w:hyperlink w:anchor="exm-train-test-error-simulated">
        <w:ins w:id="4572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573" w:author="PR Preview" w:date="2026-01-01T00:00:00Z">
        <w:r>
          <w:t xml:space="preserve">,</w:t>
        </w:r>
      </w:ins>
      <w:ins w:id="4574" w:author="PR Preview" w:date="2026-01-01T00:00:00Z">
        <w:r>
          <w:t xml:space="preserve"> </w:t>
        </w:r>
      </w:ins>
      <w:ins w:id="4575" w:author="PR Preview" w:date="2026-01-01T00:00:00Z">
        <w:r>
          <w:t xml:space="preserve">using only those 30 observations.</w:t>
        </w:r>
      </w:ins>
      <w:ins w:id="4576" w:author="PR Preview" w:date="2026-01-01T00:00:00Z">
        <w:r>
          <w:t xml:space="preserve"> </w:t>
        </w:r>
      </w:ins>
      <w:ins w:id="4577" w:author="PR Preview" w:date="2026-01-01T00:00:00Z">
        <w:r>
          <w:t xml:space="preserve">The function</w:t>
        </w:r>
      </w:ins>
      <w:ins w:id="4578" w:author="PR Preview" w:date="2026-01-01T00:00:00Z">
        <w:r>
          <w:t xml:space="preserve"> </w:t>
        </w:r>
      </w:ins>
      <w:ins w:id="4579" w:author="PR Preview" w:date="2026-01-01T00:00:00Z">
        <w:r>
          <w:rPr>
            <w:rStyle w:val="VerbatimChar"/>
          </w:rPr>
          <w:t xml:space="preserve">assign_folds()</w:t>
        </w:r>
      </w:ins>
      <w:ins w:id="4580" w:author="PR Preview" w:date="2026-01-01T00:00:00Z">
        <w:r>
          <w:t xml:space="preserve"> </w:t>
        </w:r>
      </w:ins>
      <w:ins w:id="4581" w:author="PR Preview" w:date="2026-01-01T00:00:00Z">
        <w:r>
          <w:t xml:space="preserve">assigns each observation to a fold at random,</w:t>
        </w:r>
      </w:ins>
      <w:ins w:id="4582" w:author="PR Preview" w:date="2026-01-01T00:00:00Z">
        <w:r>
          <w:t xml:space="preserve"> </w:t>
        </w:r>
      </w:ins>
      <w:ins w:id="4583" w:author="PR Preview" w:date="2026-01-01T00:00:00Z">
        <w:r>
          <w:rPr>
            <w:rStyle w:val="VerbatimChar"/>
          </w:rPr>
          <w:t xml:space="preserve">cv_squared_errors()</w:t>
        </w:r>
      </w:ins>
      <w:ins w:id="4584" w:author="PR Preview" w:date="2026-01-01T00:00:00Z">
        <w:r>
          <w:t xml:space="preserve"> </w:t>
        </w:r>
      </w:ins>
      <w:ins w:id="4585" w:author="PR Preview" w:date="2026-01-01T00:00:00Z">
        <w:r>
          <w:t xml:space="preserve">fits the model once per fold without that fold</w:t>
        </w:r>
      </w:ins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and returns each observation’s squared prediction error,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and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rPr>
            <w:rStyle w:val="VerbatimChar"/>
          </w:rPr>
          <w:t xml:space="preserve">cv_mse()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averages them, which is</w:t>
        </w:r>
      </w:ins>
      <w:ins w:id="4594" w:author="PR Preview" w:date="2026-01-01T00:00:00Z">
        <w:r>
          <w:t xml:space="preserve"> </w:t>
        </w:r>
      </w:ins>
      <w:hyperlink w:anchor="eq-cv-estimate">
        <w:ins w:id="459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59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4597" w:author="PR Preview" w:date="2026-01-01T00:00:00Z">
        <w:r>
          <w:delText xml:space="preserve">The cross-validation estimate is smallest at degree 3,</w:delText>
        </w:r>
      </w:del>
      <w:del w:id="4598" w:author="PR Preview" w:date="2026-01-01T00:00:00Z">
        <w:r>
          <w:delText xml:space="preserve"> </w:delText>
        </w:r>
      </w:del>
      <w:del w:id="4599" w:author="PR Preview" w:date="2026-01-01T00:00:00Z">
        <w:r>
          <w:delText xml:space="preserve">and the estimated generalization error at degree 5.</w:delText>
        </w:r>
      </w:del>
      <w:del w:id="4600" w:author="PR Preview" w:date="2026-01-01T00:00:00Z">
        <w:r>
          <w:delText xml:space="preserve"> </w:delText>
        </w:r>
      </w:del>
      <w:del w:id="4601" w:author="PR Preview" w:date="2026-01-01T00:00:00Z">
        <w:r>
          <w:delText xml:space="preserve">Unlike the training error,</w:delText>
        </w:r>
      </w:del>
      <w:del w:id="4602" w:author="PR Preview" w:date="2026-01-01T00:00:00Z">
        <w:r>
          <w:delText xml:space="preserve"> </w:delText>
        </w:r>
      </w:del>
      <w:del w:id="4603" w:author="PR Preview" w:date="2026-01-01T00:00:00Z">
        <w:r>
          <w:delText xml:space="preserve">the cross-validation estimate does not keep falling as the degree grows,</w:delText>
        </w:r>
      </w:del>
      <w:del w:id="4604" w:author="PR Preview" w:date="2026-01-01T00:00:00Z">
        <w:r>
          <w:delText xml:space="preserve"> </w:delText>
        </w:r>
      </w:del>
      <w:del w:id="4605" w:author="PR Preview" w:date="2026-01-01T00:00:00Z">
        <w:r>
          <w:delText xml:space="preserve">so it does not simply reward higher degrees.</w:delText>
        </w:r>
      </w:del>
      <w:del w:id="4606" w:author="PR Preview" w:date="2026-01-01T00:00:00Z">
        <w:r>
          <w:delText xml:space="preserve"> </w:delText>
        </w:r>
      </w:del>
      <w:del w:id="4607" w:author="PR Preview" w:date="2026-01-01T00:00:00Z">
        <w:r>
          <w:delText xml:space="preserve">It is not an estimate of</w:delText>
        </w:r>
      </w:del>
      <w:del w:id="460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for the fit to all 30 observations, though</w:delText>
        </w:r>
      </w:del>
      <w:del w:id="4611" w:author="PR Preview" w:date="2026-01-01T00:00:00Z">
        <w:r>
          <w:delText xml:space="preserve"> </w:delText>
        </w:r>
      </w:del>
      <w:del w:id="4612" w:author="PR Preview" w:date="2026-01-01T00:00:00Z">
        <w:r>
          <w:delText xml:space="preserve">(</w:delText>
        </w:r>
      </w:del>
      <w:hyperlink w:anchor="rem-cv-estimate">
        <w:del w:id="4613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4614" w:author="PR Preview" w:date="2026-01-01T00:00:00Z">
        <w:r>
          <w:delText xml:space="preserve">).</w:delText>
        </w:r>
      </w:del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Each of its fits uses only 24 observations.</w:delText>
        </w:r>
      </w:del>
      <w:del w:id="4617" w:author="PR Preview" w:date="2026-01-01T00:00:00Z">
        <w:r>
          <w:delText xml:space="preserve"> </w:delText>
        </w:r>
      </w:del>
      <w:del w:id="4618" w:author="PR Preview" w:date="2026-01-01T00:00:00Z">
        <w:r>
          <w:delText xml:space="preserve">At degree 10,</w:delText>
        </w:r>
      </w:del>
      <w:del w:id="4619" w:author="PR Preview" w:date="2026-01-01T00:00:00Z">
        <w:r>
          <w:delText xml:space="preserve"> </w:delText>
        </w:r>
      </w:del>
      <w:del w:id="4620" w:author="PR Preview" w:date="2026-01-01T00:00:00Z">
        <w:r>
          <w:delText xml:space="preserve">polynomials fitted to 24 points predict their held-out points</w:delText>
        </w:r>
      </w:del>
      <w:del w:id="4621" w:author="PR Preview" w:date="2026-01-01T00:00:00Z">
        <w:r>
          <w:delText xml:space="preserve"> </w:delText>
        </w:r>
      </w:del>
      <w:del w:id="4622" w:author="PR Preview" w:date="2026-01-01T00:00:00Z">
        <w:r>
          <w:delText xml:space="preserve">much worse than the fit to all 30 predicts new data:</w:delText>
        </w:r>
      </w:del>
      <w:del w:id="4623" w:author="PR Preview" w:date="2026-01-01T00:00:00Z">
        <w:r>
          <w:delText xml:space="preserve"> </w:delText>
        </w:r>
      </w:del>
      <w:del w:id="4624" w:author="PR Preview" w:date="2026-01-01T00:00:00Z">
        <w:r>
          <w:delText xml:space="preserve">the cross-validation estimate is</w:delText>
        </w:r>
      </w:del>
      <w:del w:id="4625" w:author="PR Preview" w:date="2026-01-01T00:00:00Z">
        <w:r>
          <w:delText xml:space="preserve"> </w:delText>
        </w:r>
      </w:del>
      <w:del w:id="4626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4627" w:author="PR Preview" w:date="2026-01-01T00:00:00Z">
        <w:r>
          <w:delText xml:space="preserve">Part of that gap is expected:</w:delText>
        </w:r>
      </w:del>
      <w:del w:id="4628" w:author="PR Preview" w:date="2026-01-01T00:00:00Z">
        <w:r>
          <w:delText xml:space="preserve"> </w:delText>
        </w:r>
      </w:del>
      <w:del w:id="4629" w:author="PR Preview" w:date="2026-01-01T00:00:00Z">
        <w:r>
          <w:delText xml:space="preserve">by</w:delText>
        </w:r>
      </w:del>
      <w:del w:id="4630" w:author="PR Preview" w:date="2026-01-01T00:00:00Z">
        <w:r>
          <w:delText xml:space="preserve"> </w:delText>
        </w:r>
      </w:del>
      <w:hyperlink w:anchor="rem-cv-estimate">
        <w:del w:id="4631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4632" w:author="PR Preview" w:date="2026-01-01T00:00:00Z">
        <w:r>
          <w:delText xml:space="preserve">,</w:delText>
        </w:r>
      </w:del>
      <w:del w:id="4633" w:author="PR Preview" w:date="2026-01-01T00:00:00Z">
        <w:r>
          <w:delText xml:space="preserve"> </w:delText>
        </w:r>
      </w:del>
      <w:del w:id="4634" w:author="PR Preview" w:date="2026-01-01T00:00:00Z">
        <w:r>
          <w:delText xml:space="preserve">with</w:delText>
        </w:r>
      </w:del>
      <w:del w:id="4635" w:author="PR Preview" w:date="2026-01-01T00:00:00Z">
        <w:r>
          <w:delText xml:space="preserve"> </w:delText>
        </w:r>
      </w:del>
      <m:oMath>
        <m:r>
          <m:t>g</m:t>
        </m:r>
      </m:oMath>
      <w:del w:id="4636" w:author="PR Preview" w:date="2026-01-01T00:00:00Z">
        <w:r>
          <w:delText xml:space="preserve"> </w:delText>
        </w:r>
      </w:del>
      <w:del w:id="4637" w:author="PR Preview" w:date="2026-01-01T00:00:00Z">
        <w:r>
          <w:delText xml:space="preserve">the least-squares fit of a degree-10 polynomial,</w:delText>
        </w:r>
      </w:del>
      <w:del w:id="4638" w:author="PR Preview" w:date="2026-01-01T00:00:00Z">
        <w:r>
          <w:delText xml:space="preserve"> </w:delText>
        </w:r>
      </w:del>
      <w:del w:id="4639" w:author="PR Preview" w:date="2026-01-01T00:00:00Z">
        <w:r>
          <w:delText xml:space="preserve">the cross-validation estimate targets</w:delText>
        </w:r>
      </w:del>
      <w:del w:id="464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4641" w:author="PR Preview" w:date="2026-01-01T00:00:00Z">
        <w:r>
          <w:delText xml:space="preserve">,</w:delText>
        </w:r>
      </w:del>
      <w:del w:id="4642" w:author="PR Preview" w:date="2026-01-01T00:00:00Z">
        <w:r>
          <w:delText xml:space="preserve"> </w:delText>
        </w:r>
      </w:del>
      <w:del w:id="4643" w:author="PR Preview" w:date="2026-01-01T00:00:00Z">
        <w:r>
          <w:delText xml:space="preserve">not the expected generalization error of a fit to 30 points.</w:delText>
        </w:r>
      </w:del>
      <w:del w:id="4644" w:author="PR Preview" w:date="2026-01-01T00:00:00Z">
        <w:r>
          <w:delText xml:space="preserve"> </w:delText>
        </w:r>
      </w:del>
      <w:del w:id="4645" w:author="PR Preview" w:date="2026-01-01T00:00:00Z">
        <w:r>
          <w:delText xml:space="preserve">A simulation of many training sets of each size</w:delText>
        </w:r>
      </w:del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4648" w:author="PR Preview" w:date="2026-01-01T00:00:00Z">
        <w:r>
          <w:t xml:space="preserve">The cross-validation estimate is smallest at degree 3,</w:t>
        </w:r>
      </w:ins>
      <w:ins w:id="4649" w:author="PR Preview" w:date="2026-01-01T00:00:00Z">
        <w:r>
          <w:t xml:space="preserve"> </w:t>
        </w:r>
      </w:ins>
      <w:ins w:id="4650" w:author="PR Preview" w:date="2026-01-01T00:00:00Z">
        <w:r>
          <w:t xml:space="preserve">and the estimated generalization error at degree 5.</w:t>
        </w:r>
      </w:ins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Unlike the training error,</w:t>
        </w:r>
      </w:ins>
      <w:ins w:id="4653" w:author="PR Preview" w:date="2026-01-01T00:00:00Z">
        <w:r>
          <w:t xml:space="preserve"> </w:t>
        </w:r>
      </w:ins>
      <w:ins w:id="4654" w:author="PR Preview" w:date="2026-01-01T00:00:00Z">
        <w:r>
          <w:t xml:space="preserve">the cross-validation estimate does not keep falling as the degree grows,</w:t>
        </w:r>
      </w:ins>
      <w:ins w:id="4655" w:author="PR Preview" w:date="2026-01-01T00:00:00Z">
        <w:r>
          <w:t xml:space="preserve"> </w:t>
        </w:r>
      </w:ins>
      <w:ins w:id="4656" w:author="PR Preview" w:date="2026-01-01T00:00:00Z">
        <w:r>
          <w:t xml:space="preserve">so it does not simply reward higher degrees.</w:t>
        </w:r>
      </w:ins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It is not an estimate of</w:t>
        </w:r>
      </w:ins>
      <w:ins w:id="465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660" w:author="PR Preview" w:date="2026-01-01T00:00:00Z">
        <w:r>
          <w:t xml:space="preserve"> </w:t>
        </w:r>
      </w:ins>
      <w:ins w:id="4661" w:author="PR Preview" w:date="2026-01-01T00:00:00Z">
        <w:r>
          <w:t xml:space="preserve">for the fit to all 30 observations, though</w:t>
        </w:r>
      </w:ins>
      <w:ins w:id="4662" w:author="PR Preview" w:date="2026-01-01T00:00:00Z">
        <w:r>
          <w:t xml:space="preserve"> </w:t>
        </w:r>
      </w:ins>
      <w:ins w:id="4663" w:author="PR Preview" w:date="2026-01-01T00:00:00Z">
        <w:r>
          <w:t xml:space="preserve">(</w:t>
        </w:r>
      </w:ins>
      <w:hyperlink w:anchor="rem-cv-estimate">
        <w:ins w:id="4664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665" w:author="PR Preview" w:date="2026-01-01T00:00:00Z">
        <w:r>
          <w:t xml:space="preserve">).</w:t>
        </w:r>
      </w:ins>
      <w:ins w:id="4666" w:author="PR Preview" w:date="2026-01-01T00:00:00Z">
        <w:r>
          <w:t xml:space="preserve"> </w:t>
        </w:r>
      </w:ins>
      <w:ins w:id="4667" w:author="PR Preview" w:date="2026-01-01T00:00:00Z">
        <w:r>
          <w:t xml:space="preserve">Each of its fits uses only 24 observations.</w:t>
        </w:r>
      </w:ins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At degree 10,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polynomials fitted to 24 points predict their held-out points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much worse than the fit to all 30 predicts new data: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the cross-validation estimate is</w:t>
        </w:r>
      </w:ins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4678" w:author="PR Preview" w:date="2026-01-01T00:00:00Z">
        <w:r>
          <w:t xml:space="preserve">Part of that gap is expected:</w:t>
        </w:r>
      </w:ins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by</w:t>
        </w:r>
      </w:ins>
      <w:ins w:id="4681" w:author="PR Preview" w:date="2026-01-01T00:00:00Z">
        <w:r>
          <w:t xml:space="preserve"> </w:t>
        </w:r>
      </w:ins>
      <w:hyperlink w:anchor="rem-cv-estimate">
        <w:ins w:id="4682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683" w:author="PR Preview" w:date="2026-01-01T00:00:00Z">
        <w:r>
          <w:t xml:space="preserve">,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with</w:t>
        </w:r>
      </w:ins>
      <w:ins w:id="4686" w:author="PR Preview" w:date="2026-01-01T00:00:00Z">
        <w:r>
          <w:t xml:space="preserve"> </w:t>
        </w:r>
      </w:ins>
      <m:oMath>
        <m:r>
          <m:t>g</m:t>
        </m:r>
      </m:oMath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the least-squares fit of a degree-10 polynomial,</w:t>
        </w:r>
      </w:ins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the cross-validation estimate targets</w:t>
        </w:r>
      </w:ins>
      <w:ins w:id="469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4692" w:author="PR Preview" w:date="2026-01-01T00:00:00Z">
        <w:r>
          <w:t xml:space="preserve">,</w:t>
        </w:r>
      </w:ins>
      <w:ins w:id="4693" w:author="PR Preview" w:date="2026-01-01T00:00:00Z">
        <w:r>
          <w:t xml:space="preserve"> </w:t>
        </w:r>
      </w:ins>
      <w:ins w:id="4694" w:author="PR Preview" w:date="2026-01-01T00:00:00Z">
        <w:r>
          <w:t xml:space="preserve">not the expected generalization error of a fit to 30 points.</w:t>
        </w:r>
      </w:ins>
      <w:ins w:id="4695" w:author="PR Preview" w:date="2026-01-01T00:00:00Z">
        <w:r>
          <w:t xml:space="preserve"> </w:t>
        </w:r>
      </w:ins>
      <w:ins w:id="4696" w:author="PR Preview" w:date="2026-01-01T00:00:00Z">
        <w:r>
          <w:t xml:space="preserve">A simulation of many training sets of each size</w:t>
        </w:r>
      </w:ins>
      <w:ins w:id="4697" w:author="PR Preview" w:date="2026-01-01T00:00:00Z">
        <w:r>
          <w:t xml:space="preserve"> </w:t>
        </w:r>
      </w:ins>
      <w:ins w:id="4698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6"/>
    <w:bookmarkStart w:id="269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4699" w:author="PR Preview" w:date="2026-01-01T00:00:00Z">
        <w:r>
          <w:delText xml:space="preserve">Each row of</w:delText>
        </w:r>
      </w:del>
      <w:del w:id="4700" w:author="PR Preview" w:date="2026-01-01T00:00:00Z">
        <w:r>
          <w:delText xml:space="preserve"> </w:delText>
        </w:r>
      </w:del>
      <w:hyperlink w:anchor="tbl-cv-mtcars-repeats">
        <w:del w:id="4701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holds, for each degree,</w:delText>
        </w:r>
      </w:del>
      <w:del w:id="4704" w:author="PR Preview" w:date="2026-01-01T00:00:00Z">
        <w:r>
          <w:delText xml:space="preserve"> </w:delText>
        </w:r>
      </w:del>
      <w:del w:id="4705" w:author="PR Preview" w:date="2026-01-01T00:00:00Z">
        <w:r>
          <w:delText xml:space="preserve">the square root of</w:delText>
        </w:r>
      </w:del>
      <w:del w:id="47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(</w:delText>
        </w:r>
      </w:del>
      <w:hyperlink w:anchor="eq-cv-estimate">
        <w:del w:id="4709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710" w:author="PR Preview" w:date="2026-01-01T00:00:00Z">
        <w:r>
          <w:delText xml:space="preserve">) for one fold assignment.</w:delText>
        </w:r>
      </w:del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Across fold assignments,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the estimate for one degree varied by as much as</w:delText>
        </w:r>
      </w:del>
      <w:del w:id="4715" w:author="PR Preview" w:date="2026-01-01T00:00:00Z">
        <w:r>
          <w:delText xml:space="preserve"> </w:delText>
        </w:r>
      </w:del>
      <w:del w:id="4716" w:author="PR Preview" w:date="2026-01-01T00:00:00Z">
        <w:r>
          <w:delText xml:space="preserve">0.32 mpg,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but every assignment chose degree 2: the estimates moved, and the winner did not.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A single run of</w:delText>
        </w:r>
      </w:del>
      <w:del w:id="4721" w:author="PR Preview" w:date="2026-01-01T00:00:00Z">
        <w:r>
          <w:delText xml:space="preserve"> </w:delText>
        </w:r>
      </w:del>
      <m:oMath>
        <m:r>
          <m:t>k</m:t>
        </m:r>
      </m:oMath>
      <w:del w:id="4722" w:author="PR Preview" w:date="2026-01-01T00:00:00Z">
        <w:r>
          <w:delText xml:space="preserve">-fold cross-validation</w:delText>
        </w:r>
      </w:del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reports one of these rows,</w:delText>
        </w:r>
      </w:del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so a small difference between two models’ estimates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4729" w:author="PR Preview" w:date="2026-01-01T00:00:00Z">
        <w:r>
          <w:t xml:space="preserve">Each row of</w:t>
        </w:r>
      </w:ins>
      <w:ins w:id="4730" w:author="PR Preview" w:date="2026-01-01T00:00:00Z">
        <w:r>
          <w:t xml:space="preserve"> </w:t>
        </w:r>
      </w:ins>
      <w:hyperlink w:anchor="tbl-cv-mtcars-repeats">
        <w:ins w:id="4731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4732" w:author="PR Preview" w:date="2026-01-01T00:00:00Z">
        <w:r>
          <w:t xml:space="preserve"> </w:t>
        </w:r>
      </w:ins>
      <w:ins w:id="4733" w:author="PR Preview" w:date="2026-01-01T00:00:00Z">
        <w:r>
          <w:t xml:space="preserve">holds, for each degree,</w:t>
        </w:r>
      </w:ins>
      <w:ins w:id="4734" w:author="PR Preview" w:date="2026-01-01T00:00:00Z">
        <w:r>
          <w:t xml:space="preserve"> </w:t>
        </w:r>
      </w:ins>
      <w:ins w:id="4735" w:author="PR Preview" w:date="2026-01-01T00:00:00Z">
        <w:r>
          <w:t xml:space="preserve">the square root of</w:t>
        </w:r>
      </w:ins>
      <w:ins w:id="47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4737" w:author="PR Preview" w:date="2026-01-01T00:00:00Z">
        <w:r>
          <w:t xml:space="preserve"> </w:t>
        </w:r>
      </w:ins>
      <w:ins w:id="4738" w:author="PR Preview" w:date="2026-01-01T00:00:00Z">
        <w:r>
          <w:t xml:space="preserve">(</w:t>
        </w:r>
      </w:ins>
      <w:hyperlink w:anchor="eq-cv-estimate">
        <w:ins w:id="473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740" w:author="PR Preview" w:date="2026-01-01T00:00:00Z">
        <w:r>
          <w:t xml:space="preserve">) for one fold assignment.</w:t>
        </w:r>
      </w:ins>
      <w:ins w:id="4741" w:author="PR Preview" w:date="2026-01-01T00:00:00Z">
        <w:r>
          <w:t xml:space="preserve"> </w:t>
        </w:r>
      </w:ins>
      <w:ins w:id="4742" w:author="PR Preview" w:date="2026-01-01T00:00:00Z">
        <w:r>
          <w:t xml:space="preserve">Across fold assignments,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the estimate for one degree varied by as much as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0.32 mpg,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but every assignment chose degree 2: the estimates moved, and the winner did not.</w:t>
        </w:r>
      </w:ins>
      <w:ins w:id="4749" w:author="PR Preview" w:date="2026-01-01T00:00:00Z">
        <w:r>
          <w:t xml:space="preserve"> </w:t>
        </w:r>
      </w:ins>
      <w:ins w:id="4750" w:author="PR Preview" w:date="2026-01-01T00:00:00Z">
        <w:r>
          <w:t xml:space="preserve">A single run of</w:t>
        </w:r>
      </w:ins>
      <w:ins w:id="4751" w:author="PR Preview" w:date="2026-01-01T00:00:00Z">
        <w:r>
          <w:t xml:space="preserve"> </w:t>
        </w:r>
      </w:ins>
      <m:oMath>
        <m:r>
          <m:t>k</m:t>
        </m:r>
      </m:oMath>
      <w:ins w:id="4752" w:author="PR Preview" w:date="2026-01-01T00:00:00Z">
        <w:r>
          <w:t xml:space="preserve">-fold cross-validation</w:t>
        </w:r>
      </w:ins>
      <w:ins w:id="4753" w:author="PR Preview" w:date="2026-01-01T00:00:00Z">
        <w:r>
          <w:t xml:space="preserve"> </w:t>
        </w:r>
      </w:ins>
      <w:ins w:id="4754" w:author="PR Preview" w:date="2026-01-01T00:00:00Z">
        <w:r>
          <w:t xml:space="preserve">reports one of these rows,</w:t>
        </w:r>
      </w:ins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so a small difference between two models’ estimates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may not survive a different split.</w:t>
        </w:r>
      </w:ins>
    </w:p>
    <w:bookmarkEnd w:id="269"/>
    <w:bookmarkEnd w:id="270"/>
    <w:bookmarkStart w:id="298" w:name="sec-loocv"/>
    <w:p>
      <w:pPr>
        <w:pStyle w:val="Heading2"/>
      </w:pPr>
      <w:r>
        <w:t xml:space="preserve">7 Leave-one-out cross-validation</w:t>
      </w:r>
    </w:p>
    <w:bookmarkStart w:id="271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del w:id="4759" w:author="PR Preview" w:date="2026-01-01T00:00:00Z">
        <w:r>
          <w:delText xml:space="preserve">If we run the procedure twice,</w:delText>
        </w:r>
      </w:del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delText xml:space="preserve">with two different random fold assignments,</w:delText>
        </w:r>
      </w:del>
      <w:del w:id="4762" w:author="PR Preview" w:date="2026-01-01T00:00:00Z">
        <w:r>
          <w:delText xml:space="preserve"> </w:delText>
        </w:r>
      </w:del>
      <w:del w:id="4763" w:author="PR Preview" w:date="2026-01-01T00:00:00Z">
        <w:r>
          <w:delText xml:space="preserve">can the two values of</w:delText>
        </w:r>
      </w:del>
      <w:del w:id="47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(</w:delText>
        </w:r>
      </w:del>
      <w:hyperlink w:anchor="eq-cv-estimate">
        <w:del w:id="4767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768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21"/>
        </w:numPr>
      </w:pPr>
      <w:ins w:id="4769" w:author="PR Preview" w:date="2026-01-01T00:00:00Z">
        <w:r>
          <w:t xml:space="preserve">If we run the procedure twice,</w:t>
        </w:r>
      </w:ins>
      <w:ins w:id="4770" w:author="PR Preview" w:date="2026-01-01T00:00:00Z">
        <w:r>
          <w:t xml:space="preserve"> </w:t>
        </w:r>
      </w:ins>
      <w:ins w:id="4771" w:author="PR Preview" w:date="2026-01-01T00:00:00Z">
        <w:r>
          <w:t xml:space="preserve">with two different random fold assignments,</w:t>
        </w:r>
      </w:ins>
      <w:ins w:id="4772" w:author="PR Preview" w:date="2026-01-01T00:00:00Z">
        <w:r>
          <w:t xml:space="preserve"> </w:t>
        </w:r>
      </w:ins>
      <w:ins w:id="4773" w:author="PR Preview" w:date="2026-01-01T00:00:00Z">
        <w:r>
          <w:t xml:space="preserve">can the two values of</w:t>
        </w:r>
      </w:ins>
      <w:ins w:id="477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775" w:author="PR Preview" w:date="2026-01-01T00:00:00Z">
        <w:r>
          <w:t xml:space="preserve"> </w:t>
        </w:r>
      </w:ins>
      <w:ins w:id="4776" w:author="PR Preview" w:date="2026-01-01T00:00:00Z">
        <w:r>
          <w:t xml:space="preserve">(</w:t>
        </w:r>
      </w:ins>
      <w:hyperlink w:anchor="eq-cv-estimate">
        <w:ins w:id="477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778" w:author="PR Preview" w:date="2026-01-01T00:00:00Z">
        <w:r>
          <w:t xml:space="preserve">) differ?</w:t>
        </w:r>
      </w:ins>
    </w:p>
    <w:bookmarkEnd w:id="271"/>
    <w:bookmarkStart w:id="272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4779" w:author="PR Preview" w:date="2026-01-01T00:00:00Z">
        <w:r>
          <w:delText xml:space="preserve">No.</w:delText>
        </w:r>
      </w:del>
      <w:del w:id="4780" w:author="PR Preview" w:date="2026-01-01T00:00:00Z">
        <w:r>
          <w:delText xml:space="preserve"> </w:delText>
        </w:r>
      </w:del>
      <w:del w:id="4781" w:author="PR Preview" w:date="2026-01-01T00:00:00Z">
        <w:r>
          <w:delText xml:space="preserve">With one car per fold,</w:delText>
        </w:r>
      </w:del>
      <w:del w:id="4782" w:author="PR Preview" w:date="2026-01-01T00:00:00Z">
        <w:r>
          <w:delText xml:space="preserve"> </w:delText>
        </w:r>
      </w:del>
      <w:del w:id="4783" w:author="PR Preview" w:date="2026-01-01T00:00:00Z">
        <w:r>
          <w:delText xml:space="preserve">every assignment of cars to folds produces the same 32 fits,</w:delText>
        </w:r>
      </w:del>
      <w:del w:id="4784" w:author="PR Preview" w:date="2026-01-01T00:00:00Z">
        <w:r>
          <w:delText xml:space="preserve"> </w:delText>
        </w:r>
      </w:del>
      <w:del w:id="4785" w:author="PR Preview" w:date="2026-01-01T00:00:00Z">
        <w:r>
          <w:delText xml:space="preserve">only numbered differently,</w:delText>
        </w:r>
      </w:del>
      <w:del w:id="4786" w:author="PR Preview" w:date="2026-01-01T00:00:00Z">
        <w:r>
          <w:delText xml:space="preserve"> </w:delText>
        </w:r>
      </w:del>
      <w:del w:id="4787" w:author="PR Preview" w:date="2026-01-01T00:00:00Z">
        <w:r>
          <w:delText xml:space="preserve">and</w:delText>
        </w:r>
      </w:del>
      <w:del w:id="4788" w:author="PR Preview" w:date="2026-01-01T00:00:00Z">
        <w:r>
          <w:delText xml:space="preserve"> </w:delText>
        </w:r>
      </w:del>
      <w:hyperlink w:anchor="eq-cv-estimate">
        <w:del w:id="4789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790" w:author="PR Preview" w:date="2026-01-01T00:00:00Z">
        <w:r>
          <w:delText xml:space="preserve"> </w:delText>
        </w:r>
      </w:del>
      <w:del w:id="4791" w:author="PR Preview" w:date="2026-01-01T00:00:00Z">
        <w:r>
          <w:delText xml:space="preserve">does not depend on the numbering.</w:delText>
        </w:r>
      </w:del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Unlike</w:delText>
        </w:r>
      </w:del>
      <w:del w:id="4794" w:author="PR Preview" w:date="2026-01-01T00:00:00Z">
        <w:r>
          <w:delText xml:space="preserve"> </w:delText>
        </w:r>
      </w:del>
      <w:hyperlink w:anchor="exm-kfold-mtcars">
        <w:del w:id="4795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4796" w:author="PR Preview" w:date="2026-01-01T00:00:00Z">
        <w:r>
          <w:delText xml:space="preserve">,</w:delText>
        </w:r>
      </w:del>
      <w:del w:id="4797" w:author="PR Preview" w:date="2026-01-01T00:00:00Z">
        <w:r>
          <w:delText xml:space="preserve"> </w:delText>
        </w:r>
      </w:del>
      <w:del w:id="4798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4799" w:author="PR Preview" w:date="2026-01-01T00:00:00Z">
        <w:r>
          <w:rPr>
            <w:b/>
            <w:bCs/>
          </w:rPr>
          <w:delText xml:space="preserve">Definition 52 (Leave-one-out cross-validation)</w:delText>
        </w:r>
      </w:del>
      <w:del w:id="4800" w:author="PR Preview" w:date="2026-01-01T00:00:00Z">
        <w:r>
          <w:delText xml:space="preserve"> </w:delText>
        </w:r>
      </w:del>
      <w:del w:id="4801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4802" w:author="PR Preview" w:date="2026-01-01T00:00:00Z">
        <w:r>
          <w:delText xml:space="preserve"> </w:delText>
        </w:r>
      </w:del>
      <w:del w:id="4803" w:author="PR Preview" w:date="2026-01-01T00:00:00Z">
        <w:r>
          <w:delText xml:space="preserve">is</w:delText>
        </w:r>
      </w:del>
      <w:del w:id="480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80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806" w:author="PR Preview" w:date="2026-01-01T00:00:00Z">
        <w:r>
          <w:delText xml:space="preserve"> </w:delText>
        </w:r>
      </w:del>
      <w:del w:id="4807" w:author="PR Preview" w:date="2026-01-01T00:00:00Z">
        <w:r>
          <w:delText xml:space="preserve">with</w:delText>
        </w:r>
      </w:del>
      <w:del w:id="480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809" w:author="PR Preview" w:date="2026-01-01T00:00:00Z">
        <w:r>
          <w:delText xml:space="preserve">,</w:delText>
        </w:r>
      </w:del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so that each of the</w:delText>
        </w:r>
      </w:del>
      <w:del w:id="4812" w:author="PR Preview" w:date="2026-01-01T00:00:00Z">
        <w:r>
          <w:delText xml:space="preserve"> </w:delText>
        </w:r>
      </w:del>
      <m:oMath>
        <m:r>
          <m:t>n</m:t>
        </m:r>
      </m:oMath>
      <w:del w:id="4813" w:author="PR Preview" w:date="2026-01-01T00:00:00Z">
        <w:r>
          <w:delText xml:space="preserve"> </w:delText>
        </w:r>
      </w:del>
      <w:hyperlink w:anchor="def-folds">
        <w:del w:id="4814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holds one observation,</w:delText>
        </w:r>
      </w:del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and the</w:delText>
        </w:r>
      </w:del>
      <w:del w:id="4819" w:author="PR Preview" w:date="2026-01-01T00:00:00Z">
        <w:r>
          <w:delText xml:space="preserve"> </w:delText>
        </w:r>
      </w:del>
      <w:hyperlink w:anchor="def-fold-out-rule">
        <w:del w:id="482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2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822" w:author="PR Preview" w:date="2026-01-01T00:00:00Z">
        <w:r>
          <w:delText xml:space="preserve"> </w:delText>
        </w:r>
      </w:del>
      <w:del w:id="4823" w:author="PR Preview" w:date="2026-01-01T00:00:00Z">
        <w:r>
          <w:delText xml:space="preserve">of observation</w:delText>
        </w:r>
      </w:del>
      <w:del w:id="4824" w:author="PR Preview" w:date="2026-01-01T00:00:00Z">
        <w:r>
          <w:delText xml:space="preserve"> </w:delText>
        </w:r>
      </w:del>
      <m:oMath>
        <m:r>
          <m:t>i</m:t>
        </m:r>
      </m:oMath>
      <w:del w:id="4825" w:author="PR Preview" w:date="2026-01-01T00:00:00Z">
        <w:r>
          <w:delText xml:space="preserve">’s</w:delText>
        </w:r>
      </w:del>
      <w:del w:id="4826" w:author="PR Preview" w:date="2026-01-01T00:00:00Z">
        <w:r>
          <w:delText xml:space="preserve"> </w:delText>
        </w:r>
      </w:del>
      <w:hyperlink w:anchor="def-fold-assignment">
        <w:del w:id="482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28" w:author="PR Preview" w:date="2026-01-01T00:00:00Z">
        <w:r>
          <w:delText xml:space="preserve"> </w:delText>
        </w:r>
      </w:del>
      <w:del w:id="4829" w:author="PR Preview" w:date="2026-01-01T00:00:00Z">
        <w:r>
          <w:delText xml:space="preserve">is fitted to all observations except observation</w:delText>
        </w:r>
      </w:del>
      <w:del w:id="4830" w:author="PR Preview" w:date="2026-01-01T00:00:00Z">
        <w:r>
          <w:delText xml:space="preserve"> </w:delText>
        </w:r>
      </w:del>
      <m:oMath>
        <m:r>
          <m:t>i</m:t>
        </m:r>
      </m:oMath>
      <w:del w:id="4831" w:author="PR Preview" w:date="2026-01-01T00:00:00Z">
        <w:r>
          <w:delText xml:space="preserve">.</w:delText>
        </w:r>
      </w:del>
      <w:del w:id="4832" w:author="PR Preview" w:date="2026-01-01T00:00:00Z">
        <w:r>
          <w:delText xml:space="preserve"> </w:delText>
        </w:r>
      </w:del>
      <w:del w:id="4833" w:author="PR Preview" w:date="2026-01-01T00:00:00Z">
        <w:r>
          <w:delText xml:space="preserve">Its</w:delText>
        </w:r>
      </w:del>
      <w:del w:id="4834" w:author="PR Preview" w:date="2026-01-01T00:00:00Z">
        <w:r>
          <w:delText xml:space="preserve"> </w:delText>
        </w:r>
      </w:del>
      <w:hyperlink w:anchor="def-cv-estimate">
        <w:del w:id="483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836" w:author="PR Preview" w:date="2026-01-01T00:00:00Z">
        <w:r>
          <w:delText xml:space="preserve"> </w:delText>
        </w:r>
      </w:del>
      <w:del w:id="4837" w:author="PR Preview" w:date="2026-01-01T00:00:00Z">
        <w:r>
          <w:delText xml:space="preserve">(</w:delText>
        </w:r>
      </w:del>
      <w:hyperlink w:anchor="eq-cv-estimate">
        <w:del w:id="483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delText xml:space="preserve">with</w:delText>
        </w:r>
      </w:del>
      <w:del w:id="484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842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22"/>
        </w:numPr>
      </w:pPr>
      <w:ins w:id="4843" w:author="PR Preview" w:date="2026-01-01T00:00:00Z">
        <w:r>
          <w:t xml:space="preserve">No.</w:t>
        </w:r>
      </w:ins>
      <w:ins w:id="4844" w:author="PR Preview" w:date="2026-01-01T00:00:00Z">
        <w:r>
          <w:t xml:space="preserve"> </w:t>
        </w:r>
      </w:ins>
      <w:ins w:id="4845" w:author="PR Preview" w:date="2026-01-01T00:00:00Z">
        <w:r>
          <w:t xml:space="preserve">With one car per fold,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every assignment of cars to folds produces the same 32 fits,</w:t>
        </w:r>
      </w:ins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only numbered differently,</w:t>
        </w:r>
      </w:ins>
      <w:ins w:id="4850" w:author="PR Preview" w:date="2026-01-01T00:00:00Z">
        <w:r>
          <w:t xml:space="preserve"> </w:t>
        </w:r>
      </w:ins>
      <w:ins w:id="4851" w:author="PR Preview" w:date="2026-01-01T00:00:00Z">
        <w:r>
          <w:t xml:space="preserve">and</w:t>
        </w:r>
      </w:ins>
      <w:ins w:id="4852" w:author="PR Preview" w:date="2026-01-01T00:00:00Z">
        <w:r>
          <w:t xml:space="preserve"> </w:t>
        </w:r>
      </w:ins>
      <w:hyperlink w:anchor="eq-cv-estimate">
        <w:ins w:id="4853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854" w:author="PR Preview" w:date="2026-01-01T00:00:00Z">
        <w:r>
          <w:t xml:space="preserve"> </w:t>
        </w:r>
      </w:ins>
      <w:ins w:id="4855" w:author="PR Preview" w:date="2026-01-01T00:00:00Z">
        <w:r>
          <w:t xml:space="preserve">does not depend on the numbering.</w:t>
        </w:r>
      </w:ins>
      <w:ins w:id="4856" w:author="PR Preview" w:date="2026-01-01T00:00:00Z">
        <w:r>
          <w:t xml:space="preserve"> </w:t>
        </w:r>
      </w:ins>
      <w:ins w:id="4857" w:author="PR Preview" w:date="2026-01-01T00:00:00Z">
        <w:r>
          <w:t xml:space="preserve">Unlike</w:t>
        </w:r>
      </w:ins>
      <w:ins w:id="4858" w:author="PR Preview" w:date="2026-01-01T00:00:00Z">
        <w:r>
          <w:t xml:space="preserve"> </w:t>
        </w:r>
      </w:ins>
      <w:hyperlink w:anchor="exm-kfold-mtcars">
        <w:ins w:id="4859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4860" w:author="PR Preview" w:date="2026-01-01T00:00:00Z">
        <w:r>
          <w:t xml:space="preserve">,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the estimate is not random.</w:t>
        </w:r>
      </w:ins>
    </w:p>
    <w:bookmarkEnd w:id="272"/>
    <w:bookmarkStart w:id="274" w:name="def-loocv"/>
    <w:p>
      <w:pPr>
        <w:pStyle w:val="FirstParagraph"/>
      </w:pPr>
      <w:ins w:id="4863" w:author="PR Preview" w:date="2026-01-01T00:00:00Z">
        <w:r>
          <w:rPr>
            <w:b/>
            <w:bCs/>
          </w:rPr>
          <w:t xml:space="preserve">Definition 53 (Leave-one-out cross-validation)</w:t>
        </w:r>
      </w:ins>
      <w:ins w:id="4864" w:author="PR Preview" w:date="2026-01-01T00:00:00Z">
        <w:r>
          <w:t xml:space="preserve"> </w:t>
        </w:r>
      </w:ins>
      <w:ins w:id="4865" w:author="PR Preview" w:date="2026-01-01T00:00:00Z">
        <w:r>
          <w:rPr>
            <w:b/>
            <w:bCs/>
          </w:rPr>
          <w:t xml:space="preserve">Leave-one-out cross-validation (LOOCV)</w:t>
        </w:r>
      </w:ins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is</w:t>
        </w:r>
      </w:ins>
      <w:ins w:id="486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86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870" w:author="PR Preview" w:date="2026-01-01T00:00:00Z">
        <w:r>
          <w:t xml:space="preserve"> </w:t>
        </w:r>
      </w:ins>
      <w:ins w:id="4871" w:author="PR Preview" w:date="2026-01-01T00:00:00Z">
        <w:r>
          <w:t xml:space="preserve">with</w:t>
        </w:r>
      </w:ins>
      <w:ins w:id="487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873" w:author="PR Preview" w:date="2026-01-01T00:00:00Z">
        <w:r>
          <w:t xml:space="preserve">,</w:t>
        </w:r>
      </w:ins>
      <w:ins w:id="4874" w:author="PR Preview" w:date="2026-01-01T00:00:00Z">
        <w:r>
          <w:t xml:space="preserve"> </w:t>
        </w:r>
      </w:ins>
      <w:ins w:id="4875" w:author="PR Preview" w:date="2026-01-01T00:00:00Z">
        <w:r>
          <w:t xml:space="preserve">so that each of the</w:t>
        </w:r>
      </w:ins>
      <w:ins w:id="4876" w:author="PR Preview" w:date="2026-01-01T00:00:00Z">
        <w:r>
          <w:t xml:space="preserve"> </w:t>
        </w:r>
      </w:ins>
      <m:oMath>
        <m:r>
          <m:t>n</m:t>
        </m:r>
      </m:oMath>
      <w:ins w:id="4877" w:author="PR Preview" w:date="2026-01-01T00:00:00Z">
        <w:r>
          <w:t xml:space="preserve"> </w:t>
        </w:r>
      </w:ins>
      <w:hyperlink w:anchor="def-folds">
        <w:ins w:id="487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879" w:author="PR Preview" w:date="2026-01-01T00:00:00Z">
        <w:r>
          <w:t xml:space="preserve"> </w:t>
        </w:r>
      </w:ins>
      <w:ins w:id="4880" w:author="PR Preview" w:date="2026-01-01T00:00:00Z">
        <w:r>
          <w:t xml:space="preserve">holds one observation,</w:t>
        </w:r>
      </w:ins>
      <w:ins w:id="4881" w:author="PR Preview" w:date="2026-01-01T00:00:00Z">
        <w:r>
          <w:t xml:space="preserve"> </w:t>
        </w:r>
      </w:ins>
      <w:ins w:id="4882" w:author="PR Preview" w:date="2026-01-01T00:00:00Z">
        <w:r>
          <w:t xml:space="preserve">and the</w:t>
        </w:r>
      </w:ins>
      <w:ins w:id="4883" w:author="PR Preview" w:date="2026-01-01T00:00:00Z">
        <w:r>
          <w:t xml:space="preserve"> </w:t>
        </w:r>
      </w:ins>
      <w:hyperlink w:anchor="def-fold-out-rule">
        <w:ins w:id="488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88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886" w:author="PR Preview" w:date="2026-01-01T00:00:00Z">
        <w:r>
          <w:t xml:space="preserve"> </w:t>
        </w:r>
      </w:ins>
      <w:ins w:id="4887" w:author="PR Preview" w:date="2026-01-01T00:00:00Z">
        <w:r>
          <w:t xml:space="preserve">of observation</w:t>
        </w:r>
      </w:ins>
      <w:ins w:id="4888" w:author="PR Preview" w:date="2026-01-01T00:00:00Z">
        <w:r>
          <w:t xml:space="preserve"> </w:t>
        </w:r>
      </w:ins>
      <m:oMath>
        <m:r>
          <m:t>i</m:t>
        </m:r>
      </m:oMath>
      <w:ins w:id="4889" w:author="PR Preview" w:date="2026-01-01T00:00:00Z">
        <w:r>
          <w:t xml:space="preserve">’s</w:t>
        </w:r>
      </w:ins>
      <w:ins w:id="4890" w:author="PR Preview" w:date="2026-01-01T00:00:00Z">
        <w:r>
          <w:t xml:space="preserve"> </w:t>
        </w:r>
      </w:ins>
      <w:hyperlink w:anchor="def-fold-assignment">
        <w:ins w:id="489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is fitted to all observations except observation</w:t>
        </w:r>
      </w:ins>
      <w:ins w:id="4894" w:author="PR Preview" w:date="2026-01-01T00:00:00Z">
        <w:r>
          <w:t xml:space="preserve"> </w:t>
        </w:r>
      </w:ins>
      <m:oMath>
        <m:r>
          <m:t>i</m:t>
        </m:r>
      </m:oMath>
      <w:ins w:id="4895" w:author="PR Preview" w:date="2026-01-01T00:00:00Z">
        <w:r>
          <w:t xml:space="preserve">.</w:t>
        </w:r>
      </w:ins>
      <w:ins w:id="4896" w:author="PR Preview" w:date="2026-01-01T00:00:00Z">
        <w:r>
          <w:t xml:space="preserve"> </w:t>
        </w:r>
      </w:ins>
      <w:ins w:id="4897" w:author="PR Preview" w:date="2026-01-01T00:00:00Z">
        <w:r>
          <w:t xml:space="preserve">Its</w:t>
        </w:r>
      </w:ins>
      <w:ins w:id="4898" w:author="PR Preview" w:date="2026-01-01T00:00:00Z">
        <w:r>
          <w:t xml:space="preserve"> </w:t>
        </w:r>
      </w:ins>
      <w:hyperlink w:anchor="def-cv-estimate">
        <w:ins w:id="489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(</w:t>
        </w:r>
      </w:ins>
      <w:hyperlink w:anchor="eq-cv-estimate">
        <w:ins w:id="490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903" w:author="PR Preview" w:date="2026-01-01T00:00:00Z">
        <w:r>
          <w:t xml:space="preserve"> </w:t>
        </w:r>
      </w:ins>
      <w:ins w:id="4904" w:author="PR Preview" w:date="2026-01-01T00:00:00Z">
        <w:r>
          <w:t xml:space="preserve">with</w:t>
        </w:r>
      </w:ins>
      <w:ins w:id="490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906" w:author="PR Preview" w:date="2026-01-01T00:00:00Z">
        <w:r>
          <w:t xml:space="preserve">) is</w:t>
        </w:r>
      </w:ins>
    </w:p>
    <w:p>
      <w:pPr>
        <w:pStyle w:val="BodyText"/>
      </w:pPr>
      <w:bookmarkStart w:id="27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4"/>
    <w:bookmarkStart w:id="27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5"/>
    <w:p>
      <w:pPr>
        <w:pStyle w:val="BodyText"/>
      </w:pPr>
      <w:del w:id="4907" w:author="PR Preview" w:date="2026-01-01T00:00:00Z">
        <w:r>
          <w:rPr>
            <w:i/>
            <w:iCs/>
          </w:rPr>
          <w:delText xml:space="preserve">Proof</w:delText>
        </w:r>
      </w:del>
      <w:del w:id="4908" w:author="PR Preview" w:date="2026-01-01T00:00:00Z">
        <w:r>
          <w:delText xml:space="preserve">. </w:delText>
        </w:r>
      </w:del>
      <w:del w:id="4909" w:author="PR Preview" w:date="2026-01-01T00:00:00Z">
        <w:r>
          <w:delText xml:space="preserve">This is the solution to</w:delText>
        </w:r>
      </w:del>
      <w:del w:id="4910" w:author="PR Preview" w:date="2026-01-01T00:00:00Z">
        <w:r>
          <w:delText xml:space="preserve"> </w:delText>
        </w:r>
      </w:del>
      <w:hyperlink w:anchor="exr-loocv">
        <w:del w:id="4911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4912" w:author="PR Preview" w:date="2026-01-01T00:00:00Z">
        <w:r>
          <w:delText xml:space="preserve">, part 3, worked in</w:delText>
        </w:r>
      </w:del>
      <w:del w:id="4913" w:author="PR Preview" w:date="2026-01-01T00:00:00Z">
        <w:r>
          <w:delText xml:space="preserve"> </w:delText>
        </w:r>
      </w:del>
      <w:hyperlink w:anchor="sol-loocv">
        <w:del w:id="4914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4915" w:author="PR Preview" w:date="2026-01-01T00:00:00Z">
        <w:r>
          <w:delText xml:space="preserve">.</w:delText>
        </w:r>
      </w:del>
      <w:del w:id="4916" w:author="PR Preview" w:date="2026-01-01T00:00:00Z">
        <w:r>
          <w:delText xml:space="preserve"> </w:delText>
        </w:r>
      </w:del>
      <w:del w:id="4917" w:author="PR Preview" w:date="2026-01-01T00:00:00Z">
        <w:r>
          <w:delText xml:space="preserve">It uses</w:delText>
        </w:r>
      </w:del>
      <w:del w:id="4918" w:author="PR Preview" w:date="2026-01-01T00:00:00Z">
        <w:r>
          <w:delText xml:space="preserve"> </w:delText>
        </w:r>
      </w:del>
      <w:hyperlink w:anchor="eq-cv-estimate">
        <w:del w:id="4919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920" w:author="PR Preview" w:date="2026-01-01T00:00:00Z">
        <w:r>
          <w:delText xml:space="preserve"> </w:delText>
        </w:r>
      </w:del>
      <w:del w:id="4921" w:author="PR Preview" w:date="2026-01-01T00:00:00Z">
        <w:r>
          <w:delText xml:space="preserve">and</w:delText>
        </w:r>
      </w:del>
      <w:del w:id="4922" w:author="PR Preview" w:date="2026-01-01T00:00:00Z">
        <w:r>
          <w:delText xml:space="preserve"> </w:delText>
        </w:r>
      </w:del>
      <w:hyperlink w:anchor="eq-fold-out-rule">
        <w:del w:id="4923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924" w:author="PR Preview" w:date="2026-01-01T00:00:00Z">
        <w:r>
          <w:delText xml:space="preserve">.</w:delText>
        </w:r>
      </w:del>
    </w:p>
    <w:p>
      <w:pPr>
        <w:pStyle w:val="BodyText"/>
      </w:pPr>
      <w:ins w:id="4925" w:author="PR Preview" w:date="2026-01-01T00:00:00Z">
        <w:r>
          <w:rPr>
            <w:i/>
            <w:iCs/>
          </w:rPr>
          <w:t xml:space="preserve">Proof</w:t>
        </w:r>
      </w:ins>
      <w:ins w:id="4926" w:author="PR Preview" w:date="2026-01-01T00:00:00Z">
        <w:r>
          <w:t xml:space="preserve">. </w:t>
        </w:r>
      </w:ins>
      <w:ins w:id="4927" w:author="PR Preview" w:date="2026-01-01T00:00:00Z">
        <w:r>
          <w:t xml:space="preserve">This is the solution to</w:t>
        </w:r>
      </w:ins>
      <w:ins w:id="4928" w:author="PR Preview" w:date="2026-01-01T00:00:00Z">
        <w:r>
          <w:t xml:space="preserve"> </w:t>
        </w:r>
      </w:ins>
      <w:hyperlink w:anchor="exr-loocv">
        <w:ins w:id="4929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4930" w:author="PR Preview" w:date="2026-01-01T00:00:00Z">
        <w:r>
          <w:t xml:space="preserve">, part 3, worked in</w:t>
        </w:r>
      </w:ins>
      <w:ins w:id="4931" w:author="PR Preview" w:date="2026-01-01T00:00:00Z">
        <w:r>
          <w:t xml:space="preserve"> </w:t>
        </w:r>
      </w:ins>
      <w:hyperlink w:anchor="sol-loocv">
        <w:ins w:id="4932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4933" w:author="PR Preview" w:date="2026-01-01T00:00:00Z">
        <w:r>
          <w:t xml:space="preserve">.</w:t>
        </w:r>
      </w:ins>
      <w:ins w:id="4934" w:author="PR Preview" w:date="2026-01-01T00:00:00Z">
        <w:r>
          <w:t xml:space="preserve"> </w:t>
        </w:r>
      </w:ins>
      <w:ins w:id="4935" w:author="PR Preview" w:date="2026-01-01T00:00:00Z">
        <w:r>
          <w:t xml:space="preserve">It uses</w:t>
        </w:r>
      </w:ins>
      <w:ins w:id="4936" w:author="PR Preview" w:date="2026-01-01T00:00:00Z">
        <w:r>
          <w:t xml:space="preserve"> </w:t>
        </w:r>
      </w:ins>
      <w:hyperlink w:anchor="eq-cv-estimate">
        <w:ins w:id="493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938" w:author="PR Preview" w:date="2026-01-01T00:00:00Z">
        <w:r>
          <w:t xml:space="preserve"> </w:t>
        </w:r>
      </w:ins>
      <w:ins w:id="4939" w:author="PR Preview" w:date="2026-01-01T00:00:00Z">
        <w:r>
          <w:t xml:space="preserve">and</w:t>
        </w:r>
      </w:ins>
      <w:ins w:id="4940" w:author="PR Preview" w:date="2026-01-01T00:00:00Z">
        <w:r>
          <w:t xml:space="preserve"> </w:t>
        </w:r>
      </w:ins>
      <w:hyperlink w:anchor="eq-fold-out-rule">
        <w:ins w:id="4941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4942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del w:id="4943" w:author="PR Preview" w:date="2026-01-01T00:00:00Z">
        <w:r>
          <w:delText xml:space="preserve">With</w:delText>
        </w:r>
      </w:del>
      <w:del w:id="494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945" w:author="PR Preview" w:date="2026-01-01T00:00:00Z">
        <w:r>
          <w:delText xml:space="preserve">, the</w:delText>
        </w:r>
      </w:del>
      <w:del w:id="4946" w:author="PR Preview" w:date="2026-01-01T00:00:00Z">
        <w:r>
          <w:delText xml:space="preserve"> </w:delText>
        </w:r>
      </w:del>
      <m:oMath>
        <m:r>
          <m:t>n</m:t>
        </m:r>
      </m:oMath>
      <w:del w:id="4947" w:author="PR Preview" w:date="2026-01-01T00:00:00Z">
        <w:r>
          <w:delText xml:space="preserve"> </w:delText>
        </w:r>
      </w:del>
      <w:del w:id="4948" w:author="PR Preview" w:date="2026-01-01T00:00:00Z">
        <w:r>
          <w:delText xml:space="preserve">nonempty, disjoint</w:delText>
        </w:r>
      </w:del>
      <w:del w:id="4949" w:author="PR Preview" w:date="2026-01-01T00:00:00Z">
        <w:r>
          <w:delText xml:space="preserve"> </w:delText>
        </w:r>
      </w:del>
      <w:hyperlink w:anchor="def-folds">
        <w:del w:id="495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951" w:author="PR Preview" w:date="2026-01-01T00:00:00Z">
        <w:r>
          <w:delText xml:space="preserve"> </w:delText>
        </w:r>
      </w:del>
      <w:del w:id="4952" w:author="PR Preview" w:date="2026-01-01T00:00:00Z">
        <w:r>
          <w:delText xml:space="preserve">of</w:delText>
        </w:r>
      </w:del>
      <w:del w:id="4953" w:author="PR Preview" w:date="2026-01-01T00:00:00Z">
        <w:r>
          <w:delText xml:space="preserve"> </w:delText>
        </w:r>
      </w:del>
      <w:hyperlink w:anchor="eq-folds">
        <w:del w:id="4954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partition the</w:delText>
        </w:r>
      </w:del>
      <w:del w:id="4957" w:author="PR Preview" w:date="2026-01-01T00:00:00Z">
        <w:r>
          <w:delText xml:space="preserve"> </w:delText>
        </w:r>
      </w:del>
      <m:oMath>
        <m:r>
          <m:t>n</m:t>
        </m:r>
      </m:oMath>
      <w:del w:id="4958" w:author="PR Preview" w:date="2026-01-01T00:00:00Z">
        <w:r>
          <w:delText xml:space="preserve"> </w:delText>
        </w:r>
      </w:del>
      <w:del w:id="4959" w:author="PR Preview" w:date="2026-01-01T00:00:00Z">
        <w:r>
          <w:delText xml:space="preserve">indices of</w:delText>
        </w:r>
      </w:del>
      <w:del w:id="4960" w:author="PR Preview" w:date="2026-01-01T00:00:00Z">
        <w:r>
          <w:delText xml:space="preserve"> </w:delText>
        </w:r>
      </w:del>
      <m:oMath>
        <m:r>
          <m:t>I</m:t>
        </m:r>
      </m:oMath>
      <w:del w:id="4961" w:author="PR Preview" w:date="2026-01-01T00:00:00Z">
        <w:r>
          <w:delText xml:space="preserve">,</w:delText>
        </w:r>
      </w:del>
      <w:del w:id="4962" w:author="PR Preview" w:date="2026-01-01T00:00:00Z">
        <w:r>
          <w:delText xml:space="preserve"> </w:delText>
        </w:r>
      </w:del>
      <w:del w:id="4963" w:author="PR Preview" w:date="2026-01-01T00:00:00Z">
        <w:r>
          <w:delText xml:space="preserve">so each fold holds exactly one index.</w:delText>
        </w:r>
      </w:del>
      <w:del w:id="4964" w:author="PR Preview" w:date="2026-01-01T00:00:00Z">
        <w:r>
          <w:delText xml:space="preserve"> </w:delText>
        </w:r>
      </w:del>
      <w:del w:id="4965" w:author="PR Preview" w:date="2026-01-01T00:00:00Z">
        <w:r>
          <w:delText xml:space="preserve">(A partition of</w:delText>
        </w:r>
      </w:del>
      <w:del w:id="4966" w:author="PR Preview" w:date="2026-01-01T00:00:00Z">
        <w:r>
          <w:delText xml:space="preserve"> </w:delText>
        </w:r>
      </w:del>
      <m:oMath>
        <m:r>
          <m:t>n</m:t>
        </m:r>
      </m:oMath>
      <w:del w:id="4967" w:author="PR Preview" w:date="2026-01-01T00:00:00Z">
        <w:r>
          <w:delText xml:space="preserve"> </w:delText>
        </w:r>
      </w:del>
      <w:del w:id="4968" w:author="PR Preview" w:date="2026-01-01T00:00:00Z">
        <w:r>
          <w:delText xml:space="preserve">indices into</w:delText>
        </w:r>
      </w:del>
      <w:del w:id="4969" w:author="PR Preview" w:date="2026-01-01T00:00:00Z">
        <w:r>
          <w:delText xml:space="preserve"> </w:delText>
        </w:r>
      </w:del>
      <m:oMath>
        <m:r>
          <m:t>n</m:t>
        </m:r>
      </m:oMath>
      <w:del w:id="4970" w:author="PR Preview" w:date="2026-01-01T00:00:00Z">
        <w:r>
          <w:delText xml:space="preserve"> </w:delText>
        </w:r>
      </w:del>
      <w:del w:id="4971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23"/>
        </w:numPr>
      </w:pPr>
      <w:del w:id="4972" w:author="PR Preview" w:date="2026-01-01T00:00:00Z">
        <w:r>
          <w:delText xml:space="preserve">For observation</w:delText>
        </w:r>
      </w:del>
      <w:del w:id="4973" w:author="PR Preview" w:date="2026-01-01T00:00:00Z">
        <w:r>
          <w:delText xml:space="preserve"> </w:delText>
        </w:r>
      </w:del>
      <m:oMath>
        <m:r>
          <m:t>i</m:t>
        </m:r>
      </m:oMath>
      <w:del w:id="4974" w:author="PR Preview" w:date="2026-01-01T00:00:00Z">
        <w:r>
          <w:delText xml:space="preserve">,</w:delText>
        </w:r>
      </w:del>
      <w:del w:id="4975" w:author="PR Preview" w:date="2026-01-01T00:00:00Z">
        <w:r>
          <w:delText xml:space="preserve"> </w:delText>
        </w:r>
      </w:del>
      <w:hyperlink w:anchor="eq-fold-assignment">
        <w:del w:id="4976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4977" w:author="PR Preview" w:date="2026-01-01T00:00:00Z">
        <w:r>
          <w:delText xml:space="preserve"> </w:delText>
        </w:r>
      </w:del>
      <w:del w:id="4978" w:author="PR Preview" w:date="2026-01-01T00:00:00Z">
        <w:r>
          <w:delText xml:space="preserve">gives</w:delText>
        </w:r>
      </w:del>
      <w:del w:id="497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980" w:author="PR Preview" w:date="2026-01-01T00:00:00Z">
        <w:r>
          <w:delText xml:space="preserve">,</w:delText>
        </w:r>
      </w:del>
      <w:del w:id="4981" w:author="PR Preview" w:date="2026-01-01T00:00:00Z">
        <w:r>
          <w:delText xml:space="preserve"> </w:delText>
        </w:r>
      </w:del>
      <w:del w:id="4982" w:author="PR Preview" w:date="2026-01-01T00:00:00Z">
        <w:r>
          <w:delText xml:space="preserve">so</w:delText>
        </w:r>
      </w:del>
      <w:del w:id="49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984" w:author="PR Preview" w:date="2026-01-01T00:00:00Z">
        <w:r>
          <w:delText xml:space="preserve">.</w:delText>
        </w:r>
      </w:del>
      <w:del w:id="4985" w:author="PR Preview" w:date="2026-01-01T00:00:00Z">
        <w:r>
          <w:delText xml:space="preserve"> </w:delText>
        </w:r>
      </w:del>
      <w:del w:id="4986" w:author="PR Preview" w:date="2026-01-01T00:00:00Z">
        <w:r>
          <w:delText xml:space="preserve">(Fold</w:delText>
        </w:r>
      </w:del>
      <w:del w:id="498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holds one index, and that index is</w:delText>
        </w:r>
      </w:del>
      <w:del w:id="4990" w:author="PR Preview" w:date="2026-01-01T00:00:00Z">
        <w:r>
          <w:delText xml:space="preserve"> </w:delText>
        </w:r>
      </w:del>
      <m:oMath>
        <m:r>
          <m:t>i</m:t>
        </m:r>
      </m:oMath>
      <w:del w:id="4991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4992" w:author="PR Preview" w:date="2026-01-01T00:00:00Z">
        <w:r>
          <w:delText xml:space="preserve">Let</w:delText>
        </w:r>
      </w:del>
      <w:del w:id="4993" w:author="PR Preview" w:date="2026-01-01T00:00:00Z">
        <w:r>
          <w:delText xml:space="preserve"> </w:delText>
        </w:r>
      </w:del>
      <m:oMath>
        <m:r>
          <m:t>g</m:t>
        </m:r>
      </m:oMath>
      <w:del w:id="4994" w:author="PR Preview" w:date="2026-01-01T00:00:00Z">
        <w:r>
          <w:delText xml:space="preserve"> </w:delText>
        </w:r>
      </w:del>
      <w:del w:id="4995" w:author="PR Preview" w:date="2026-01-01T00:00:00Z">
        <w:r>
          <w:delText xml:space="preserve">be the</w:delText>
        </w:r>
      </w:del>
      <w:del w:id="4996" w:author="PR Preview" w:date="2026-01-01T00:00:00Z">
        <w:r>
          <w:delText xml:space="preserve"> </w:delText>
        </w:r>
      </w:del>
      <w:hyperlink w:anchor="def-fitting-procedure">
        <w:del w:id="499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998" w:author="PR Preview" w:date="2026-01-01T00:00:00Z">
        <w:r>
          <w:delText xml:space="preserve">,</w:delText>
        </w:r>
      </w:del>
      <w:del w:id="4999" w:author="PR Preview" w:date="2026-01-01T00:00:00Z">
        <w:r>
          <w:delText xml:space="preserve"> </w:delText>
        </w:r>
      </w:del>
      <w:del w:id="5000" w:author="PR Preview" w:date="2026-01-01T00:00:00Z">
        <w:r>
          <w:delText xml:space="preserve">the rule that maps a training set to a fitted prediction rule.</w:delText>
        </w:r>
      </w:del>
      <w:del w:id="5001" w:author="PR Preview" w:date="2026-01-01T00:00:00Z">
        <w:r>
          <w:delText xml:space="preserve"> </w:delText>
        </w:r>
      </w:del>
      <w:del w:id="5002" w:author="PR Preview" w:date="2026-01-01T00:00:00Z">
        <w:r>
          <w:delText xml:space="preserve">The</w:delText>
        </w:r>
      </w:del>
      <w:del w:id="5003" w:author="PR Preview" w:date="2026-01-01T00:00:00Z">
        <w:r>
          <w:delText xml:space="preserve"> </w:delText>
        </w:r>
      </w:del>
      <w:hyperlink w:anchor="def-fold-out-rule">
        <w:del w:id="500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005" w:author="PR Preview" w:date="2026-01-01T00:00:00Z">
        <w:r>
          <w:delText xml:space="preserve"> </w:delText>
        </w:r>
      </w:del>
      <w:del w:id="5006" w:author="PR Preview" w:date="2026-01-01T00:00:00Z">
        <w:r>
          <w:delText xml:space="preserve">of observation</w:delText>
        </w:r>
      </w:del>
      <w:del w:id="5007" w:author="PR Preview" w:date="2026-01-01T00:00:00Z">
        <w:r>
          <w:delText xml:space="preserve"> </w:delText>
        </w:r>
      </w:del>
      <m:oMath>
        <m:r>
          <m:t>i</m:t>
        </m:r>
      </m:oMath>
      <w:del w:id="5008" w:author="PR Preview" w:date="2026-01-01T00:00:00Z">
        <w:r>
          <w:delText xml:space="preserve"> </w:delText>
        </w:r>
      </w:del>
      <w:del w:id="5009" w:author="PR Preview" w:date="2026-01-01T00:00:00Z">
        <w:r>
          <w:delText xml:space="preserve">is then</w:delText>
        </w:r>
      </w:del>
      <w:del w:id="501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011" w:author="PR Preview" w:date="2026-01-01T00:00:00Z">
        <w:r>
          <w:delText xml:space="preserve">.</w:delText>
        </w:r>
      </w:del>
      <w:del w:id="5012" w:author="PR Preview" w:date="2026-01-01T00:00:00Z">
        <w:r>
          <w:delText xml:space="preserve"> </w:delText>
        </w:r>
      </w:del>
      <w:del w:id="5013" w:author="PR Preview" w:date="2026-01-01T00:00:00Z">
        <w:r>
          <w:delText xml:space="preserve">(</w:delText>
        </w:r>
      </w:del>
      <w:hyperlink w:anchor="eq-fold-out-rule">
        <w:del w:id="5014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5015" w:author="PR Preview" w:date="2026-01-01T00:00:00Z">
        <w:r>
          <w:delText xml:space="preserve"> </w:delText>
        </w:r>
      </w:del>
      <w:del w:id="5016" w:author="PR Preview" w:date="2026-01-01T00:00:00Z">
        <w:r>
          <w:delText xml:space="preserve">with</w:delText>
        </w:r>
      </w:del>
      <w:del w:id="50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5018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5019" w:author="PR Preview" w:date="2026-01-01T00:00:00Z">
        <w:r>
          <w:t xml:space="preserve">With</w:t>
        </w:r>
      </w:ins>
      <w:ins w:id="502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021" w:author="PR Preview" w:date="2026-01-01T00:00:00Z">
        <w:r>
          <w:t xml:space="preserve">, the</w:t>
        </w:r>
      </w:ins>
      <w:ins w:id="5022" w:author="PR Preview" w:date="2026-01-01T00:00:00Z">
        <w:r>
          <w:t xml:space="preserve"> </w:t>
        </w:r>
      </w:ins>
      <m:oMath>
        <m:r>
          <m:t>n</m:t>
        </m:r>
      </m:oMath>
      <w:ins w:id="5023" w:author="PR Preview" w:date="2026-01-01T00:00:00Z">
        <w:r>
          <w:t xml:space="preserve"> </w:t>
        </w:r>
      </w:ins>
      <w:ins w:id="5024" w:author="PR Preview" w:date="2026-01-01T00:00:00Z">
        <w:r>
          <w:t xml:space="preserve">nonempty, disjoint</w:t>
        </w:r>
      </w:ins>
      <w:ins w:id="5025" w:author="PR Preview" w:date="2026-01-01T00:00:00Z">
        <w:r>
          <w:t xml:space="preserve"> </w:t>
        </w:r>
      </w:ins>
      <w:hyperlink w:anchor="def-folds">
        <w:ins w:id="502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027" w:author="PR Preview" w:date="2026-01-01T00:00:00Z">
        <w:r>
          <w:t xml:space="preserve"> </w:t>
        </w:r>
      </w:ins>
      <w:ins w:id="5028" w:author="PR Preview" w:date="2026-01-01T00:00:00Z">
        <w:r>
          <w:t xml:space="preserve">of</w:t>
        </w:r>
      </w:ins>
      <w:ins w:id="5029" w:author="PR Preview" w:date="2026-01-01T00:00:00Z">
        <w:r>
          <w:t xml:space="preserve"> </w:t>
        </w:r>
      </w:ins>
      <w:hyperlink w:anchor="eq-folds">
        <w:ins w:id="5030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5031" w:author="PR Preview" w:date="2026-01-01T00:00:00Z">
        <w:r>
          <w:t xml:space="preserve"> </w:t>
        </w:r>
      </w:ins>
      <w:ins w:id="5032" w:author="PR Preview" w:date="2026-01-01T00:00:00Z">
        <w:r>
          <w:t xml:space="preserve">partition the</w:t>
        </w:r>
      </w:ins>
      <w:ins w:id="5033" w:author="PR Preview" w:date="2026-01-01T00:00:00Z">
        <w:r>
          <w:t xml:space="preserve"> </w:t>
        </w:r>
      </w:ins>
      <m:oMath>
        <m:r>
          <m:t>n</m:t>
        </m:r>
      </m:oMath>
      <w:ins w:id="5034" w:author="PR Preview" w:date="2026-01-01T00:00:00Z">
        <w:r>
          <w:t xml:space="preserve"> </w:t>
        </w:r>
      </w:ins>
      <w:ins w:id="5035" w:author="PR Preview" w:date="2026-01-01T00:00:00Z">
        <w:r>
          <w:t xml:space="preserve">indices of</w:t>
        </w:r>
      </w:ins>
      <w:ins w:id="5036" w:author="PR Preview" w:date="2026-01-01T00:00:00Z">
        <w:r>
          <w:t xml:space="preserve"> </w:t>
        </w:r>
      </w:ins>
      <m:oMath>
        <m:r>
          <m:t>I</m:t>
        </m:r>
      </m:oMath>
      <w:ins w:id="5037" w:author="PR Preview" w:date="2026-01-01T00:00:00Z">
        <w:r>
          <w:t xml:space="preserve">,</w:t>
        </w:r>
      </w:ins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so each fold holds exactly one index.</w:t>
        </w:r>
      </w:ins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(A partition of</w:t>
        </w:r>
      </w:ins>
      <w:ins w:id="5042" w:author="PR Preview" w:date="2026-01-01T00:00:00Z">
        <w:r>
          <w:t xml:space="preserve"> </w:t>
        </w:r>
      </w:ins>
      <m:oMath>
        <m:r>
          <m:t>n</m:t>
        </m:r>
      </m:oMath>
      <w:ins w:id="5043" w:author="PR Preview" w:date="2026-01-01T00:00:00Z">
        <w:r>
          <w:t xml:space="preserve"> </w:t>
        </w:r>
      </w:ins>
      <w:ins w:id="5044" w:author="PR Preview" w:date="2026-01-01T00:00:00Z">
        <w:r>
          <w:t xml:space="preserve">indices into</w:t>
        </w:r>
      </w:ins>
      <w:ins w:id="5045" w:author="PR Preview" w:date="2026-01-01T00:00:00Z">
        <w:r>
          <w:t xml:space="preserve"> </w:t>
        </w:r>
      </w:ins>
      <m:oMath>
        <m:r>
          <m:t>n</m:t>
        </m:r>
      </m:oMath>
      <w:ins w:id="5046" w:author="PR Preview" w:date="2026-01-01T00:00:00Z">
        <w:r>
          <w:t xml:space="preserve"> </w:t>
        </w:r>
      </w:ins>
      <w:ins w:id="5047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23"/>
        </w:numPr>
      </w:pPr>
      <w:ins w:id="5048" w:author="PR Preview" w:date="2026-01-01T00:00:00Z">
        <w:r>
          <w:t xml:space="preserve">For observation</w:t>
        </w:r>
      </w:ins>
      <w:ins w:id="5049" w:author="PR Preview" w:date="2026-01-01T00:00:00Z">
        <w:r>
          <w:t xml:space="preserve"> </w:t>
        </w:r>
      </w:ins>
      <m:oMath>
        <m:r>
          <m:t>i</m:t>
        </m:r>
      </m:oMath>
      <w:ins w:id="5050" w:author="PR Preview" w:date="2026-01-01T00:00:00Z">
        <w:r>
          <w:t xml:space="preserve">,</w:t>
        </w:r>
      </w:ins>
      <w:ins w:id="5051" w:author="PR Preview" w:date="2026-01-01T00:00:00Z">
        <w:r>
          <w:t xml:space="preserve"> </w:t>
        </w:r>
      </w:ins>
      <w:hyperlink w:anchor="eq-fold-assignment">
        <w:ins w:id="5052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5053" w:author="PR Preview" w:date="2026-01-01T00:00:00Z">
        <w:r>
          <w:t xml:space="preserve"> </w:t>
        </w:r>
      </w:ins>
      <w:ins w:id="5054" w:author="PR Preview" w:date="2026-01-01T00:00:00Z">
        <w:r>
          <w:t xml:space="preserve">gives</w:t>
        </w:r>
      </w:ins>
      <w:ins w:id="50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5056" w:author="PR Preview" w:date="2026-01-01T00:00:00Z">
        <w:r>
          <w:t xml:space="preserve">,</w:t>
        </w:r>
      </w:ins>
      <w:ins w:id="5057" w:author="PR Preview" w:date="2026-01-01T00:00:00Z">
        <w:r>
          <w:t xml:space="preserve"> </w:t>
        </w:r>
      </w:ins>
      <w:ins w:id="5058" w:author="PR Preview" w:date="2026-01-01T00:00:00Z">
        <w:r>
          <w:t xml:space="preserve">so</w:t>
        </w:r>
      </w:ins>
      <w:ins w:id="50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060" w:author="PR Preview" w:date="2026-01-01T00:00:00Z">
        <w:r>
          <w:t xml:space="preserve">.</w:t>
        </w:r>
      </w:ins>
      <w:ins w:id="5061" w:author="PR Preview" w:date="2026-01-01T00:00:00Z">
        <w:r>
          <w:t xml:space="preserve"> </w:t>
        </w:r>
      </w:ins>
      <w:ins w:id="5062" w:author="PR Preview" w:date="2026-01-01T00:00:00Z">
        <w:r>
          <w:t xml:space="preserve">(Fold</w:t>
        </w:r>
      </w:ins>
      <w:ins w:id="506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holds one index, and that index is</w:t>
        </w:r>
      </w:ins>
      <w:ins w:id="5066" w:author="PR Preview" w:date="2026-01-01T00:00:00Z">
        <w:r>
          <w:t xml:space="preserve"> </w:t>
        </w:r>
      </w:ins>
      <m:oMath>
        <m:r>
          <m:t>i</m:t>
        </m:r>
      </m:oMath>
      <w:ins w:id="5067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5068" w:author="PR Preview" w:date="2026-01-01T00:00:00Z">
        <w:r>
          <w:t xml:space="preserve">Let</w:t>
        </w:r>
      </w:ins>
      <w:ins w:id="5069" w:author="PR Preview" w:date="2026-01-01T00:00:00Z">
        <w:r>
          <w:t xml:space="preserve"> </w:t>
        </w:r>
      </w:ins>
      <m:oMath>
        <m:r>
          <m:t>g</m:t>
        </m:r>
      </m:oMath>
      <w:ins w:id="5070" w:author="PR Preview" w:date="2026-01-01T00:00:00Z">
        <w:r>
          <w:t xml:space="preserve"> </w:t>
        </w:r>
      </w:ins>
      <w:ins w:id="5071" w:author="PR Preview" w:date="2026-01-01T00:00:00Z">
        <w:r>
          <w:t xml:space="preserve">be the</w:t>
        </w:r>
      </w:ins>
      <w:ins w:id="5072" w:author="PR Preview" w:date="2026-01-01T00:00:00Z">
        <w:r>
          <w:t xml:space="preserve"> </w:t>
        </w:r>
      </w:ins>
      <w:hyperlink w:anchor="def-fitting-procedure">
        <w:ins w:id="507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074" w:author="PR Preview" w:date="2026-01-01T00:00:00Z">
        <w:r>
          <w:t xml:space="preserve">,</w:t>
        </w:r>
      </w:ins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the rule that maps a training set to a fitted prediction rule.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The</w:t>
        </w:r>
      </w:ins>
      <w:ins w:id="5079" w:author="PR Preview" w:date="2026-01-01T00:00:00Z">
        <w:r>
          <w:t xml:space="preserve"> </w:t>
        </w:r>
      </w:ins>
      <w:hyperlink w:anchor="def-fold-out-rule">
        <w:ins w:id="5080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081" w:author="PR Preview" w:date="2026-01-01T00:00:00Z">
        <w:r>
          <w:t xml:space="preserve"> </w:t>
        </w:r>
      </w:ins>
      <w:ins w:id="5082" w:author="PR Preview" w:date="2026-01-01T00:00:00Z">
        <w:r>
          <w:t xml:space="preserve">of observation</w:t>
        </w:r>
      </w:ins>
      <w:ins w:id="5083" w:author="PR Preview" w:date="2026-01-01T00:00:00Z">
        <w:r>
          <w:t xml:space="preserve"> </w:t>
        </w:r>
      </w:ins>
      <m:oMath>
        <m:r>
          <m:t>i</m:t>
        </m:r>
      </m:oMath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is then</w:t>
        </w:r>
      </w:ins>
      <w:ins w:id="508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087" w:author="PR Preview" w:date="2026-01-01T00:00:00Z">
        <w:r>
          <w:t xml:space="preserve">.</w:t>
        </w:r>
      </w:ins>
      <w:ins w:id="5088" w:author="PR Preview" w:date="2026-01-01T00:00:00Z">
        <w:r>
          <w:t xml:space="preserve"> </w:t>
        </w:r>
      </w:ins>
      <w:ins w:id="5089" w:author="PR Preview" w:date="2026-01-01T00:00:00Z">
        <w:r>
          <w:t xml:space="preserve">(</w:t>
        </w:r>
      </w:ins>
      <w:hyperlink w:anchor="eq-fold-out-rule">
        <w:ins w:id="5090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with</w:t>
        </w:r>
      </w:ins>
      <w:ins w:id="50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094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del w:id="5095" w:author="PR Preview" w:date="2026-01-01T00:00:00Z">
        <w:r>
          <w:delText xml:space="preserve">Hence each term</w:delText>
        </w:r>
      </w:del>
      <w:del w:id="509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5097" w:author="PR Preview" w:date="2026-01-01T00:00:00Z">
        <w:r>
          <w:delText xml:space="preserve"> </w:delText>
        </w:r>
      </w:del>
      <w:del w:id="5098" w:author="PR Preview" w:date="2026-01-01T00:00:00Z">
        <w:r>
          <w:delText xml:space="preserve">of</w:delText>
        </w:r>
      </w:del>
      <w:del w:id="5099" w:author="PR Preview" w:date="2026-01-01T00:00:00Z">
        <w:r>
          <w:delText xml:space="preserve"> </w:delText>
        </w:r>
      </w:del>
      <w:hyperlink w:anchor="eq-cv-estimate">
        <w:del w:id="510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101" w:author="PR Preview" w:date="2026-01-01T00:00:00Z">
        <w:r>
          <w:delText xml:space="preserve"> </w:delText>
        </w:r>
      </w:del>
      <w:del w:id="5102" w:author="PR Preview" w:date="2026-01-01T00:00:00Z">
        <w:r>
          <w:delText xml:space="preserve">is the same</w:delText>
        </w:r>
      </w:del>
      <w:del w:id="5103" w:author="PR Preview" w:date="2026-01-01T00:00:00Z">
        <w:r>
          <w:delText xml:space="preserve"> </w:delText>
        </w:r>
      </w:del>
      <w:del w:id="5104" w:author="PR Preview" w:date="2026-01-01T00:00:00Z">
        <w:r>
          <w:delText xml:space="preserve">for every fold assignment.</w:delText>
        </w:r>
      </w:del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(Each term is a function of the rule in step 4,</w:delText>
        </w:r>
      </w:del>
      <w:del w:id="51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and</w:delText>
        </w:r>
      </w:del>
      <w:del w:id="51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111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5112" w:author="PR Preview" w:date="2026-01-01T00:00:00Z">
        <w:r>
          <w:delText xml:space="preserve">Therefore the sum over</w:delText>
        </w:r>
      </w:del>
      <w:del w:id="511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in</w:delText>
        </w:r>
      </w:del>
      <w:del w:id="5116" w:author="PR Preview" w:date="2026-01-01T00:00:00Z">
        <w:r>
          <w:delText xml:space="preserve"> </w:delText>
        </w:r>
      </w:del>
      <w:hyperlink w:anchor="eq-cv-estimate">
        <w:del w:id="5117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118" w:author="PR Preview" w:date="2026-01-01T00:00:00Z">
        <w:r>
          <w:delText xml:space="preserve">,</w:delText>
        </w:r>
      </w:del>
      <w:del w:id="5119" w:author="PR Preview" w:date="2026-01-01T00:00:00Z">
        <w:r>
          <w:delText xml:space="preserve"> </w:delText>
        </w:r>
      </w:del>
      <w:del w:id="5120" w:author="PR Preview" w:date="2026-01-01T00:00:00Z">
        <w:r>
          <w:delText xml:space="preserve">and its factor</w:delText>
        </w:r>
      </w:del>
      <w:del w:id="512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5122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23"/>
        </w:numPr>
      </w:pPr>
      <w:ins w:id="5123" w:author="PR Preview" w:date="2026-01-01T00:00:00Z">
        <w:r>
          <w:t xml:space="preserve">Hence each term</w:t>
        </w:r>
      </w:ins>
      <w:ins w:id="5124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5125" w:author="PR Preview" w:date="2026-01-01T00:00:00Z">
        <w:r>
          <w:t xml:space="preserve"> </w:t>
        </w:r>
      </w:ins>
      <w:ins w:id="5126" w:author="PR Preview" w:date="2026-01-01T00:00:00Z">
        <w:r>
          <w:t xml:space="preserve">of</w:t>
        </w:r>
      </w:ins>
      <w:ins w:id="5127" w:author="PR Preview" w:date="2026-01-01T00:00:00Z">
        <w:r>
          <w:t xml:space="preserve"> </w:t>
        </w:r>
      </w:ins>
      <w:hyperlink w:anchor="eq-cv-estimate">
        <w:ins w:id="5128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129" w:author="PR Preview" w:date="2026-01-01T00:00:00Z">
        <w:r>
          <w:t xml:space="preserve"> </w:t>
        </w:r>
      </w:ins>
      <w:ins w:id="5130" w:author="PR Preview" w:date="2026-01-01T00:00:00Z">
        <w:r>
          <w:t xml:space="preserve">is the same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for every fold assignment.</w:t>
        </w:r>
      </w:ins>
      <w:ins w:id="5133" w:author="PR Preview" w:date="2026-01-01T00:00:00Z">
        <w:r>
          <w:t xml:space="preserve"> </w:t>
        </w:r>
      </w:ins>
      <w:ins w:id="5134" w:author="PR Preview" w:date="2026-01-01T00:00:00Z">
        <w:r>
          <w:t xml:space="preserve">(Each term is a function of the rule in step 4,</w:t>
        </w:r>
      </w:ins>
      <w:ins w:id="51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136" w:author="PR Preview" w:date="2026-01-01T00:00:00Z">
        <w:r>
          <w:t xml:space="preserve"> </w:t>
        </w:r>
      </w:ins>
      <w:ins w:id="5137" w:author="PR Preview" w:date="2026-01-01T00:00:00Z">
        <w:r>
          <w:t xml:space="preserve">and</w:t>
        </w:r>
      </w:ins>
      <w:ins w:id="51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139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5140" w:author="PR Preview" w:date="2026-01-01T00:00:00Z">
        <w:r>
          <w:t xml:space="preserve">Therefore the sum over</w:t>
        </w:r>
      </w:ins>
      <w:ins w:id="51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142" w:author="PR Preview" w:date="2026-01-01T00:00:00Z">
        <w:r>
          <w:t xml:space="preserve"> </w:t>
        </w:r>
      </w:ins>
      <w:ins w:id="5143" w:author="PR Preview" w:date="2026-01-01T00:00:00Z">
        <w:r>
          <w:t xml:space="preserve">in</w:t>
        </w:r>
      </w:ins>
      <w:ins w:id="5144" w:author="PR Preview" w:date="2026-01-01T00:00:00Z">
        <w:r>
          <w:t xml:space="preserve"> </w:t>
        </w:r>
      </w:ins>
      <w:hyperlink w:anchor="eq-cv-estimate">
        <w:ins w:id="514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146" w:author="PR Preview" w:date="2026-01-01T00:00:00Z">
        <w:r>
          <w:t xml:space="preserve">,</w:t>
        </w:r>
      </w:ins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and its factor</w:t>
        </w:r>
      </w:ins>
      <w:ins w:id="514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150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7" w:name="def-term-vector"/>
    <w:p>
      <w:pPr>
        <w:pStyle w:val="FirstParagraph"/>
      </w:pPr>
      <w:del w:id="5151" w:author="PR Preview" w:date="2026-01-01T00:00:00Z">
        <w:r>
          <w:rPr>
            <w:b/>
            <w:bCs/>
          </w:rPr>
          <w:delText xml:space="preserve">Definition 53 (Term vector)</w:delText>
        </w:r>
      </w:del>
      <w:del w:id="5152" w:author="PR Preview" w:date="2026-01-01T00:00:00Z">
        <w:r>
          <w:delText xml:space="preserve"> </w:delText>
        </w:r>
      </w:del>
      <w:del w:id="5153" w:author="PR Preview" w:date="2026-01-01T00:00:00Z">
        <w:r>
          <w:delText xml:space="preserve">Consider a model whose mean is a linear combination</w:delText>
        </w:r>
      </w:del>
      <w:del w:id="5154" w:author="PR Preview" w:date="2026-01-01T00:00:00Z">
        <w:r>
          <w:delText xml:space="preserve"> </w:delText>
        </w:r>
      </w:del>
      <w:del w:id="5155" w:author="PR Preview" w:date="2026-01-01T00:00:00Z">
        <w:r>
          <w:delText xml:space="preserve">of</w:delText>
        </w:r>
      </w:del>
      <w:del w:id="5156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157" w:author="PR Preview" w:date="2026-01-01T00:00:00Z">
        <w:r>
          <w:delText xml:space="preserve"> </w:delText>
        </w:r>
      </w:del>
      <w:del w:id="5158" w:author="PR Preview" w:date="2026-01-01T00:00:00Z">
        <w:r>
          <w:delText xml:space="preserve">terms</w:delText>
        </w:r>
      </w:del>
      <w:del w:id="5159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160" w:author="PR Preview" w:date="2026-01-01T00:00:00Z">
        <w:r>
          <w:delText xml:space="preserve"> </w:delText>
        </w:r>
      </w:del>
      <w:del w:id="5161" w:author="PR Preview" w:date="2026-01-01T00:00:00Z">
        <w:r>
          <w:delText xml:space="preserve">of the covariate value,</w:delText>
        </w:r>
      </w:del>
      <w:del w:id="5162" w:author="PR Preview" w:date="2026-01-01T00:00:00Z">
        <w:r>
          <w:delText xml:space="preserve"> </w:delText>
        </w:r>
      </w:del>
      <w:del w:id="5163" w:author="PR Preview" w:date="2026-01-01T00:00:00Z">
        <w:r>
          <w:delText xml:space="preserve">such as</w:delText>
        </w:r>
      </w:del>
      <w:del w:id="5164" w:author="PR Preview" w:date="2026-01-01T00:00:00Z">
        <w:r>
          <w:delText xml:space="preserve"> </w:delText>
        </w:r>
      </w:del>
      <m:oMath>
        <m:r>
          <m:t>1</m:t>
        </m:r>
      </m:oMath>
      <w:del w:id="5165" w:author="PR Preview" w:date="2026-01-01T00:00:00Z">
        <w:r>
          <w:delText xml:space="preserve">,</w:delText>
        </w:r>
      </w:del>
      <w:del w:id="5166" w:author="PR Preview" w:date="2026-01-01T00:00:00Z">
        <w:r>
          <w:delText xml:space="preserve"> </w:delText>
        </w:r>
      </w:del>
      <m:oMath>
        <m:r>
          <m:t>x</m:t>
        </m:r>
      </m:oMath>
      <w:del w:id="5167" w:author="PR Preview" w:date="2026-01-01T00:00:00Z">
        <w:r>
          <w:delText xml:space="preserve"> </w:delText>
        </w:r>
      </w:del>
      <w:del w:id="5168" w:author="PR Preview" w:date="2026-01-01T00:00:00Z">
        <w:r>
          <w:delText xml:space="preserve">and</w:delText>
        </w:r>
      </w:del>
      <w:del w:id="516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170" w:author="PR Preview" w:date="2026-01-01T00:00:00Z">
        <w:r>
          <w:delText xml:space="preserve">.</w:delText>
        </w:r>
      </w:del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The</w:delText>
        </w:r>
      </w:del>
      <w:del w:id="5173" w:author="PR Preview" w:date="2026-01-01T00:00:00Z">
        <w:r>
          <w:delText xml:space="preserve"> </w:delText>
        </w:r>
      </w:del>
      <w:del w:id="5174" w:author="PR Preview" w:date="2026-01-01T00:00:00Z">
        <w:r>
          <w:rPr>
            <w:b/>
            <w:bCs/>
          </w:rPr>
          <w:delText xml:space="preserve">term vector</w:delText>
        </w:r>
      </w:del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$\mathord{\smash[b]{\underset{\raise.3ex\hbox{$\scriptstyle\sim$}}{t}}\vphantom{t}}_{i}$</w:delText>
        </w:r>
      </w:del>
      <w:del w:id="5177" w:author="PR Preview" w:date="2026-01-01T00:00:00Z">
        <w:r>
          <w:delText xml:space="preserve"> </w:delText>
        </w:r>
      </w:del>
      <w:del w:id="5178" w:author="PR Preview" w:date="2026-01-01T00:00:00Z">
        <w:r>
          <w:delText xml:space="preserve">of observation</w:delText>
        </w:r>
      </w:del>
      <w:del w:id="5179" w:author="PR Preview" w:date="2026-01-01T00:00:00Z">
        <w:r>
          <w:delText xml:space="preserve"> </w:delText>
        </w:r>
      </w:del>
      <m:oMath>
        <m:r>
          <m:t>i</m:t>
        </m:r>
      </m:oMath>
      <w:del w:id="5180" w:author="PR Preview" w:date="2026-01-01T00:00:00Z">
        <w:r>
          <w:delText xml:space="preserve"> </w:delText>
        </w:r>
      </w:del>
      <w:del w:id="5181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77" w:name="eq-term-vector"/>
      <w:del w:id="5182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\qquad(53)$$</w:delText>
        </w:r>
      </w:del>
      <w:bookmarkEnd w:id="277"/>
    </w:p>
    <w:p>
      <w:pPr>
        <w:pStyle w:val="FirstParagraph"/>
      </w:pPr>
      <w:del w:id="5183" w:author="PR Preview" w:date="2026-01-01T00:00:00Z">
        <w:r>
          <w:rPr>
            <w:i/>
            <w:iCs/>
          </w:rPr>
          <w:delText xml:space="preserve">Remark 29</w:delText>
        </w:r>
      </w:del>
      <w:del w:id="5184" w:author="PR Preview" w:date="2026-01-01T00:00:00Z">
        <w:r>
          <w:delText xml:space="preserve"> (The term vector of simple linear regression). </w:delText>
        </w:r>
      </w:del>
      <w:del w:id="5185" w:author="PR Preview" w:date="2026-01-01T00:00:00Z">
        <w:r>
          <w:delText xml:space="preserve">In simple linear regression the terms are</w:delText>
        </w:r>
      </w:del>
      <w:del w:id="5186" w:author="PR Preview" w:date="2026-01-01T00:00:00Z">
        <w:r>
          <w:delText xml:space="preserve"> </w:delText>
        </w:r>
      </w:del>
      <m:oMath>
        <m:r>
          <m:t>1</m:t>
        </m:r>
      </m:oMath>
      <w:del w:id="5187" w:author="PR Preview" w:date="2026-01-01T00:00:00Z">
        <w:r>
          <w:delText xml:space="preserve"> </w:delText>
        </w:r>
      </w:del>
      <w:del w:id="5188" w:author="PR Preview" w:date="2026-01-01T00:00:00Z">
        <w:r>
          <w:delText xml:space="preserve">and</w:delText>
        </w:r>
      </w:del>
      <w:del w:id="5189" w:author="PR Preview" w:date="2026-01-01T00:00:00Z">
        <w:r>
          <w:delText xml:space="preserve"> </w:delText>
        </w:r>
      </w:del>
      <m:oMath>
        <m:r>
          <m:t>x</m:t>
        </m:r>
      </m:oMath>
      <w:del w:id="5190" w:author="PR Preview" w:date="2026-01-01T00:00:00Z">
        <w:r>
          <w:delText xml:space="preserve">,</w:delText>
        </w:r>
      </w:del>
      <w:del w:id="5191" w:author="PR Preview" w:date="2026-01-01T00:00:00Z">
        <w:r>
          <w:delText xml:space="preserve"> </w:delText>
        </w:r>
      </w:del>
      <w:del w:id="5192" w:author="PR Preview" w:date="2026-01-01T00:00:00Z">
        <w:r>
          <w:delText xml:space="preserve">so the</w:delText>
        </w:r>
      </w:del>
      <w:del w:id="5193" w:author="PR Preview" w:date="2026-01-01T00:00:00Z">
        <w:r>
          <w:delText xml:space="preserve"> </w:delText>
        </w:r>
      </w:del>
      <w:hyperlink w:anchor="def-term-vector">
        <w:del w:id="5194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5195" w:author="PR Preview" w:date="2026-01-01T00:00:00Z">
        <w:r>
          <w:delText xml:space="preserve"> </w:delText>
        </w:r>
      </w:del>
      <w:del w:id="5196" w:author="PR Preview" w:date="2026-01-01T00:00:00Z">
        <w:r>
          <w:delText xml:space="preserve">$\mathord{\smash[b]{\underset{\raise.3ex\hbox{$\scriptstyle\sim$}}{t}}\vphantom{t}}_{i}$</w:delText>
        </w:r>
      </w:del>
      <w:del w:id="5197" w:author="PR Preview" w:date="2026-01-01T00:00:00Z">
        <w:r>
          <w:delText xml:space="preserve"> </w:delText>
        </w:r>
      </w:del>
      <w:del w:id="5198" w:author="PR Preview" w:date="2026-01-01T00:00:00Z">
        <w:r>
          <w:delText xml:space="preserve">is the</w:delText>
        </w:r>
      </w:del>
      <w:del w:id="5199" w:author="PR Preview" w:date="2026-01-01T00:00:00Z">
        <w:r>
          <w:delText xml:space="preserve"> </w:delText>
        </w:r>
      </w:del>
      <w:hyperlink r:id="rId278">
        <w:del w:id="5200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5201" w:author="PR Preview" w:date="2026-01-01T00:00:00Z">
        <w:r>
          <w:delText xml:space="preserve"> </w:delText>
        </w:r>
      </w:del>
      <w:del w:id="5202" w:author="PR Preview" w:date="2026-01-01T00:00:00Z">
        <w:r>
          <w:delText xml:space="preserve">$\mathord{\smash[b]{\underset{\raise.3ex\hbox{$\scriptstyle\sim$}}{x}}\vphantom{x}}_i$</w:delText>
        </w:r>
      </w:del>
      <w:del w:id="5203" w:author="PR Preview" w:date="2026-01-01T00:00:00Z">
        <w:r>
          <w:delText xml:space="preserve">.</w:delText>
        </w:r>
      </w:del>
    </w:p>
    <w:p>
      <w:pPr>
        <w:pStyle w:val="BodyText"/>
      </w:pPr>
      <w:del w:id="5204" w:author="PR Preview" w:date="2026-01-01T00:00:00Z">
        <w:r>
          <w:rPr>
            <w:b/>
            <w:bCs/>
          </w:rPr>
          <w:delText xml:space="preserve">Definition 54 (Cross-product matrix (sum-of-squares and cross-products matrix))</w:delText>
        </w:r>
      </w:del>
      <w:del w:id="5205" w:author="PR Preview" w:date="2026-01-01T00:00:00Z">
        <w:r>
          <w:delText xml:space="preserve"> </w:delText>
        </w:r>
      </w:del>
      <w:del w:id="5206" w:author="PR Preview" w:date="2026-01-01T00:00:00Z">
        <w:r>
          <w:delText xml:space="preserve">The</w:delText>
        </w:r>
      </w:del>
      <w:del w:id="5207" w:author="PR Preview" w:date="2026-01-01T00:00:00Z">
        <w:r>
          <w:delText xml:space="preserve"> </w:delText>
        </w:r>
      </w:del>
      <w:del w:id="5208" w:author="PR Preview" w:date="2026-01-01T00:00:00Z">
        <w:r>
          <w:rPr>
            <w:b/>
            <w:bCs/>
          </w:rPr>
          <w:delText xml:space="preserve">cross-product matrix</w:delText>
        </w:r>
      </w:del>
      <w:del w:id="5209" w:author="PR Preview" w:date="2026-01-01T00:00:00Z">
        <w:r>
          <w:delText xml:space="preserve"> </w:delText>
        </w:r>
      </w:del>
      <m:oMath>
        <m:r>
          <m:t>A</m:t>
        </m:r>
      </m:oMath>
      <w:del w:id="5210" w:author="PR Preview" w:date="2026-01-01T00:00:00Z">
        <w:r>
          <w:delText xml:space="preserve"> </w:delText>
        </w:r>
      </w:del>
      <w:del w:id="5211" w:author="PR Preview" w:date="2026-01-01T00:00:00Z">
        <w:r>
          <w:delText xml:space="preserve">of</w:delText>
        </w:r>
      </w:del>
      <w:del w:id="5212" w:author="PR Preview" w:date="2026-01-01T00:00:00Z">
        <w:r>
          <w:delText xml:space="preserve"> </w:delText>
        </w:r>
      </w:del>
      <w:hyperlink w:anchor="def-term-vector">
        <w:del w:id="5213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214" w:author="PR Preview" w:date="2026-01-01T00:00:00Z">
        <w:r>
          <w:delText xml:space="preserve"> </w:delText>
        </w:r>
      </w:del>
      <w:del w:id="5215" w:author="PR Preview" w:date="2026-01-01T00:00:00Z">
        <w:r>
          <w:delText xml:space="preserve">$\mathord{\smash[b]{\underset{\raise.3ex\hbox{$\scriptstyle\sim$}}{t}}\vphantom{t}}_{i}$</w:delText>
        </w:r>
      </w:del>
      <w:del w:id="5216" w:author="PR Preview" w:date="2026-01-01T00:00:00Z">
        <w:r>
          <w:delText xml:space="preserve">,</w:delText>
        </w:r>
      </w:del>
      <w:del w:id="52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218" w:author="PR Preview" w:date="2026-01-01T00:00:00Z">
        <w:r>
          <w:delText xml:space="preserve">, of a training set indexed by</w:delText>
        </w:r>
      </w:del>
      <w:del w:id="5219" w:author="PR Preview" w:date="2026-01-01T00:00:00Z">
        <w:r>
          <w:delText xml:space="preserve"> </w:delText>
        </w:r>
      </w:del>
      <m:oMath>
        <m:r>
          <m:t>I</m:t>
        </m:r>
      </m:oMath>
      <w:del w:id="5220" w:author="PR Preview" w:date="2026-01-01T00:00:00Z">
        <w:r>
          <w:delText xml:space="preserve">,</w:delText>
        </w:r>
      </w:del>
      <w:del w:id="5221" w:author="PR Preview" w:date="2026-01-01T00:00:00Z">
        <w:r>
          <w:delText xml:space="preserve"> </w:delText>
        </w:r>
      </w:del>
      <w:del w:id="5222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81" w:name="eq-cross-product-matrix"/>
      <w:del w:id="5223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\qquad(54)$$</w:delText>
        </w:r>
      </w:del>
      <w:bookmarkEnd w:id="281"/>
    </w:p>
    <w:p>
      <w:pPr>
        <w:pStyle w:val="FirstParagraph"/>
      </w:pPr>
      <w:del w:id="5224" w:author="PR Preview" w:date="2026-01-01T00:00:00Z">
        <w:r>
          <w:rPr>
            <w:i/>
            <w:iCs/>
          </w:rPr>
          <w:delText xml:space="preserve">Remark 30</w:delText>
        </w:r>
      </w:del>
      <w:del w:id="5225" w:author="PR Preview" w:date="2026-01-01T00:00:00Z">
        <w:r>
          <w:delText xml:space="preserve"> (Source: Cross-product matrix (sum-of-squares and cross-products matrix)). </w:delText>
        </w:r>
      </w:del>
      <w:del w:id="5226" w:author="PR Preview" w:date="2026-01-01T00:00:00Z">
        <w:r>
          <w:delText xml:space="preserve">Also called a</w:delText>
        </w:r>
      </w:del>
      <w:del w:id="5227" w:author="PR Preview" w:date="2026-01-01T00:00:00Z">
        <w:r>
          <w:delText xml:space="preserve"> </w:delText>
        </w:r>
      </w:del>
      <w:del w:id="5228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5229" w:author="PR Preview" w:date="2026-01-01T00:00:00Z">
        <w:r>
          <w:delText xml:space="preserve"> </w:delText>
        </w:r>
      </w:del>
      <w:del w:id="5230" w:author="PR Preview" w:date="2026-01-01T00:00:00Z">
        <w:r>
          <w:delText xml:space="preserve">[11], chap. </w:delText>
        </w:r>
      </w:del>
      <w:del w:id="5231" w:author="PR Preview" w:date="2026-01-01T00:00:00Z">
        <w:r>
          <w:delText xml:space="preserve">“Matrix Cross-Products”</w:delText>
        </w:r>
      </w:del>
      <w:del w:id="5232" w:author="PR Preview" w:date="2026-01-01T00:00:00Z">
        <w:r>
          <w:delText xml:space="preserve"> </w:delText>
        </w:r>
      </w:del>
      <w:del w:id="5233" w:author="PR Preview" w:date="2026-01-01T00:00:00Z">
        <w:r>
          <w:delText xml:space="preserve">(see</w:delText>
        </w:r>
      </w:del>
      <w:del w:id="5234" w:author="PR Preview" w:date="2026-01-01T00:00:00Z">
        <w:r>
          <w:delText xml:space="preserve"> </w:delText>
        </w:r>
      </w:del>
      <w:hyperlink r:id="rId282">
        <w:del w:id="5235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5236" w:author="PR Preview" w:date="2026-01-01T00:00:00Z">
        <w:r>
          <w:delText xml:space="preserve">).</w:delText>
        </w:r>
      </w:del>
    </w:p>
    <w:p>
      <w:pPr>
        <w:pStyle w:val="BodyText"/>
      </w:pPr>
      <w:del w:id="5237" w:author="PR Preview" w:date="2026-01-01T00:00:00Z">
        <w:r>
          <w:rPr>
            <w:i/>
            <w:iCs/>
          </w:rPr>
          <w:delText xml:space="preserve">Remark 31</w:delText>
        </w:r>
      </w:del>
      <w:del w:id="5238" w:author="PR Preview" w:date="2026-01-01T00:00:00Z">
        <w:r>
          <w:delText xml:space="preserve"> (Cross-product matrix as a matrix product). </w:delText>
        </w:r>
      </w:del>
      <w:del w:id="5239" w:author="PR Preview" w:date="2026-01-01T00:00:00Z">
        <w:r>
          <w:delText xml:space="preserve">Let</w:delText>
        </w:r>
      </w:del>
      <w:del w:id="5240" w:author="PR Preview" w:date="2026-01-01T00:00:00Z">
        <w:r>
          <w:delText xml:space="preserve"> </w:delText>
        </w:r>
      </w:del>
      <m:oMath>
        <m:r>
          <m:t>D</m:t>
        </m:r>
      </m:oMath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be the matrix whose rows are the transposed</w:delText>
        </w:r>
      </w:del>
      <w:del w:id="5243" w:author="PR Preview" w:date="2026-01-01T00:00:00Z">
        <w:r>
          <w:delText xml:space="preserve"> </w:delText>
        </w:r>
      </w:del>
      <w:hyperlink w:anchor="def-term-vector">
        <w:del w:id="5244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${\mathord{\smash[b]{\underset{\raise.3ex\hbox{$\scriptstyle\sim$}}{t}}\vphantom{t}}_{i}}^{\top}$</w:delText>
        </w:r>
      </w:del>
      <w:del w:id="5247" w:author="PR Preview" w:date="2026-01-01T00:00:00Z">
        <w:r>
          <w:delText xml:space="preserve">,</w:delText>
        </w:r>
      </w:del>
      <w:del w:id="524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249" w:author="PR Preview" w:date="2026-01-01T00:00:00Z">
        <w:r>
          <w:delText xml:space="preserve">.</w:delText>
        </w:r>
      </w:del>
      <w:del w:id="5250" w:author="PR Preview" w:date="2026-01-01T00:00:00Z">
        <w:r>
          <w:delText xml:space="preserve"> </w:delText>
        </w:r>
      </w:del>
      <w:del w:id="5251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5252" w:author="PR Preview" w:date="2026-01-01T00:00:00Z">
        <w:r>
          <w:rPr>
            <w:b/>
            <w:bCs/>
          </w:rPr>
          <w:t xml:space="preserve">Definition 54 (Term vector)</w:t>
        </w:r>
      </w:ins>
      <w:ins w:id="5253" w:author="PR Preview" w:date="2026-01-01T00:00:00Z">
        <w:r>
          <w:t xml:space="preserve"> </w:t>
        </w:r>
      </w:ins>
      <w:ins w:id="5254" w:author="PR Preview" w:date="2026-01-01T00:00:00Z">
        <w:r>
          <w:t xml:space="preserve">Consider a model whose mean is a linear combination</w:t>
        </w:r>
      </w:ins>
      <w:ins w:id="5255" w:author="PR Preview" w:date="2026-01-01T00:00:00Z">
        <w:r>
          <w:t xml:space="preserve"> </w:t>
        </w:r>
      </w:ins>
      <w:ins w:id="5256" w:author="PR Preview" w:date="2026-01-01T00:00:00Z">
        <w:r>
          <w:t xml:space="preserve">of</w:t>
        </w:r>
      </w:ins>
      <w:ins w:id="5257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terms</w:t>
        </w:r>
      </w:ins>
      <w:ins w:id="526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261" w:author="PR Preview" w:date="2026-01-01T00:00:00Z">
        <w:r>
          <w:t xml:space="preserve"> </w:t>
        </w:r>
      </w:ins>
      <w:ins w:id="5262" w:author="PR Preview" w:date="2026-01-01T00:00:00Z">
        <w:r>
          <w:t xml:space="preserve">of the covariate value,</w:t>
        </w:r>
      </w:ins>
      <w:ins w:id="5263" w:author="PR Preview" w:date="2026-01-01T00:00:00Z">
        <w:r>
          <w:t xml:space="preserve"> </w:t>
        </w:r>
      </w:ins>
      <w:ins w:id="5264" w:author="PR Preview" w:date="2026-01-01T00:00:00Z">
        <w:r>
          <w:t xml:space="preserve">such as</w:t>
        </w:r>
      </w:ins>
      <w:ins w:id="5265" w:author="PR Preview" w:date="2026-01-01T00:00:00Z">
        <w:r>
          <w:t xml:space="preserve"> </w:t>
        </w:r>
      </w:ins>
      <m:oMath>
        <m:r>
          <m:t>1</m:t>
        </m:r>
      </m:oMath>
      <w:ins w:id="5266" w:author="PR Preview" w:date="2026-01-01T00:00:00Z">
        <w:r>
          <w:t xml:space="preserve">,</w:t>
        </w:r>
      </w:ins>
      <w:ins w:id="5267" w:author="PR Preview" w:date="2026-01-01T00:00:00Z">
        <w:r>
          <w:t xml:space="preserve"> </w:t>
        </w:r>
      </w:ins>
      <m:oMath>
        <m:r>
          <m:t>x</m:t>
        </m:r>
      </m:oMath>
      <w:ins w:id="5268" w:author="PR Preview" w:date="2026-01-01T00:00:00Z">
        <w:r>
          <w:t xml:space="preserve"> </w:t>
        </w:r>
      </w:ins>
      <w:ins w:id="5269" w:author="PR Preview" w:date="2026-01-01T00:00:00Z">
        <w:r>
          <w:t xml:space="preserve">and</w:t>
        </w:r>
      </w:ins>
      <w:ins w:id="527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271" w:author="PR Preview" w:date="2026-01-01T00:00:00Z">
        <w:r>
          <w:t xml:space="preserve">.</w:t>
        </w:r>
      </w:ins>
      <w:ins w:id="5272" w:author="PR Preview" w:date="2026-01-01T00:00:00Z">
        <w:r>
          <w:t xml:space="preserve"> </w:t>
        </w:r>
      </w:ins>
      <w:ins w:id="5273" w:author="PR Preview" w:date="2026-01-01T00:00:00Z">
        <w:r>
          <w:t xml:space="preserve">The</w:t>
        </w:r>
      </w:ins>
      <w:ins w:id="5274" w:author="PR Preview" w:date="2026-01-01T00:00:00Z">
        <w:r>
          <w:t xml:space="preserve"> </w:t>
        </w:r>
      </w:ins>
      <w:ins w:id="5275" w:author="PR Preview" w:date="2026-01-01T00:00:00Z">
        <w:r>
          <w:rPr>
            <w:b/>
            <w:bCs/>
          </w:rPr>
          <w:t xml:space="preserve">term vector</w:t>
        </w:r>
      </w:ins>
      <w:ins w:id="5276" w:author="PR Preview" w:date="2026-01-01T00:00:00Z">
        <w:r>
          <w:t xml:space="preserve"> </w:t>
        </w:r>
      </w:ins>
      <w:ins w:id="5277" w:author="PR Preview" w:date="2026-01-01T00:00:00Z">
        <w:r>
          <w:t xml:space="preserve">$\mathord{\smash[b]{\underset{\raise.3ex\hbox{$\scriptstyle\sim$}}{t}}\vphantom{t}}_{i}$</w:t>
        </w:r>
      </w:ins>
      <w:ins w:id="5278" w:author="PR Preview" w:date="2026-01-01T00:00:00Z">
        <w:r>
          <w:t xml:space="preserve"> </w:t>
        </w:r>
      </w:ins>
      <w:ins w:id="5279" w:author="PR Preview" w:date="2026-01-01T00:00:00Z">
        <w:r>
          <w:t xml:space="preserve">of observation</w:t>
        </w:r>
      </w:ins>
      <w:ins w:id="5280" w:author="PR Preview" w:date="2026-01-01T00:00:00Z">
        <w:r>
          <w:t xml:space="preserve"> </w:t>
        </w:r>
      </w:ins>
      <m:oMath>
        <m:r>
          <m:t>i</m:t>
        </m:r>
      </m:oMath>
      <w:ins w:id="5281" w:author="PR Preview" w:date="2026-01-01T00:00:00Z">
        <w:r>
          <w:t xml:space="preserve"> </w:t>
        </w:r>
      </w:ins>
      <w:ins w:id="5282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76" w:name="eq-term-vector"/>
      <w:ins w:id="5283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\qquad(52)$$</w:t>
        </w:r>
      </w:ins>
      <w:bookmarkEnd w:id="276"/>
    </w:p>
    <w:bookmarkEnd w:id="277"/>
    <w:bookmarkStart w:id="279" w:name="rem-term-vector"/>
    <w:p>
      <w:pPr>
        <w:pStyle w:val="FirstParagraph"/>
      </w:pPr>
      <w:ins w:id="5284" w:author="PR Preview" w:date="2026-01-01T00:00:00Z">
        <w:r>
          <w:rPr>
            <w:i/>
            <w:iCs/>
          </w:rPr>
          <w:t xml:space="preserve">Remark 28</w:t>
        </w:r>
      </w:ins>
      <w:ins w:id="5285" w:author="PR Preview" w:date="2026-01-01T00:00:00Z">
        <w:r>
          <w:t xml:space="preserve"> (The term vector of simple linear regression). </w:t>
        </w:r>
      </w:ins>
      <w:ins w:id="5286" w:author="PR Preview" w:date="2026-01-01T00:00:00Z">
        <w:r>
          <w:t xml:space="preserve">In simple linear regression the terms are</w:t>
        </w:r>
      </w:ins>
      <w:ins w:id="5287" w:author="PR Preview" w:date="2026-01-01T00:00:00Z">
        <w:r>
          <w:t xml:space="preserve"> </w:t>
        </w:r>
      </w:ins>
      <m:oMath>
        <m:r>
          <m:t>1</m:t>
        </m:r>
      </m:oMath>
      <w:ins w:id="5288" w:author="PR Preview" w:date="2026-01-01T00:00:00Z">
        <w:r>
          <w:t xml:space="preserve"> </w:t>
        </w:r>
      </w:ins>
      <w:ins w:id="5289" w:author="PR Preview" w:date="2026-01-01T00:00:00Z">
        <w:r>
          <w:t xml:space="preserve">and</w:t>
        </w:r>
      </w:ins>
      <w:ins w:id="5290" w:author="PR Preview" w:date="2026-01-01T00:00:00Z">
        <w:r>
          <w:t xml:space="preserve"> </w:t>
        </w:r>
      </w:ins>
      <m:oMath>
        <m:r>
          <m:t>x</m:t>
        </m:r>
      </m:oMath>
      <w:ins w:id="5291" w:author="PR Preview" w:date="2026-01-01T00:00:00Z">
        <w:r>
          <w:t xml:space="preserve">,</w:t>
        </w:r>
      </w:ins>
      <w:ins w:id="5292" w:author="PR Preview" w:date="2026-01-01T00:00:00Z">
        <w:r>
          <w:t xml:space="preserve"> </w:t>
        </w:r>
      </w:ins>
      <w:ins w:id="5293" w:author="PR Preview" w:date="2026-01-01T00:00:00Z">
        <w:r>
          <w:t xml:space="preserve">so the</w:t>
        </w:r>
      </w:ins>
      <w:ins w:id="5294" w:author="PR Preview" w:date="2026-01-01T00:00:00Z">
        <w:r>
          <w:t xml:space="preserve"> </w:t>
        </w:r>
      </w:ins>
      <w:hyperlink w:anchor="def-term-vector">
        <w:ins w:id="5295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5296" w:author="PR Preview" w:date="2026-01-01T00:00:00Z">
        <w:r>
          <w:t xml:space="preserve"> </w:t>
        </w:r>
      </w:ins>
      <w:ins w:id="5297" w:author="PR Preview" w:date="2026-01-01T00:00:00Z">
        <w:r>
          <w:t xml:space="preserve">$\mathord{\smash[b]{\underset{\raise.3ex\hbox{$\scriptstyle\sim$}}{t}}\vphantom{t}}_{i}$</w:t>
        </w:r>
      </w:ins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is the</w:t>
        </w:r>
      </w:ins>
      <w:ins w:id="5300" w:author="PR Preview" w:date="2026-01-01T00:00:00Z">
        <w:r>
          <w:t xml:space="preserve"> </w:t>
        </w:r>
      </w:ins>
      <w:hyperlink r:id="rId278">
        <w:ins w:id="5301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5302" w:author="PR Preview" w:date="2026-01-01T00:00:00Z">
        <w:r>
          <w:t xml:space="preserve"> </w:t>
        </w:r>
      </w:ins>
      <w:ins w:id="5303" w:author="PR Preview" w:date="2026-01-01T00:00:00Z">
        <w:r>
          <w:t xml:space="preserve">$\mathord{\smash[b]{\underset{\raise.3ex\hbox{$\scriptstyle\sim$}}{x}}\vphantom{x}}_i$</w:t>
        </w:r>
      </w:ins>
      <w:ins w:id="5304" w:author="PR Preview" w:date="2026-01-01T00:00:00Z">
        <w:r>
          <w:t xml:space="preserve">.</w:t>
        </w:r>
      </w:ins>
    </w:p>
    <w:bookmarkEnd w:id="279"/>
    <w:bookmarkStart w:id="281" w:name="def-cross-product-matrix"/>
    <w:p>
      <w:pPr>
        <w:pStyle w:val="BodyText"/>
      </w:pPr>
      <w:ins w:id="5305" w:author="PR Preview" w:date="2026-01-01T00:00:00Z">
        <w:r>
          <w:rPr>
            <w:b/>
            <w:bCs/>
          </w:rPr>
          <w:t xml:space="preserve">Definition 55 (Cross-product matrix (sum-of-squares and cross-products matrix))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The</w:t>
        </w:r>
      </w:ins>
      <w:ins w:id="5308" w:author="PR Preview" w:date="2026-01-01T00:00:00Z">
        <w:r>
          <w:t xml:space="preserve"> </w:t>
        </w:r>
      </w:ins>
      <w:ins w:id="5309" w:author="PR Preview" w:date="2026-01-01T00:00:00Z">
        <w:r>
          <w:rPr>
            <w:b/>
            <w:bCs/>
          </w:rPr>
          <w:t xml:space="preserve">cross-product matrix</w:t>
        </w:r>
      </w:ins>
      <w:ins w:id="5310" w:author="PR Preview" w:date="2026-01-01T00:00:00Z">
        <w:r>
          <w:t xml:space="preserve"> </w:t>
        </w:r>
      </w:ins>
      <m:oMath>
        <m:r>
          <m:t>A</m:t>
        </m:r>
      </m:oMath>
      <w:ins w:id="5311" w:author="PR Preview" w:date="2026-01-01T00:00:00Z">
        <w:r>
          <w:t xml:space="preserve"> </w:t>
        </w:r>
      </w:ins>
      <w:ins w:id="5312" w:author="PR Preview" w:date="2026-01-01T00:00:00Z">
        <w:r>
          <w:t xml:space="preserve">of</w:t>
        </w:r>
      </w:ins>
      <w:ins w:id="5313" w:author="PR Preview" w:date="2026-01-01T00:00:00Z">
        <w:r>
          <w:t xml:space="preserve"> </w:t>
        </w:r>
      </w:ins>
      <w:hyperlink w:anchor="def-term-vector">
        <w:ins w:id="531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315" w:author="PR Preview" w:date="2026-01-01T00:00:00Z">
        <w:r>
          <w:t xml:space="preserve"> </w:t>
        </w:r>
      </w:ins>
      <w:ins w:id="5316" w:author="PR Preview" w:date="2026-01-01T00:00:00Z">
        <w:r>
          <w:t xml:space="preserve">$\mathord{\smash[b]{\underset{\raise.3ex\hbox{$\scriptstyle\sim$}}{t}}\vphantom{t}}_{i}$</w:t>
        </w:r>
      </w:ins>
      <w:ins w:id="5317" w:author="PR Preview" w:date="2026-01-01T00:00:00Z">
        <w:r>
          <w:t xml:space="preserve">,</w:t>
        </w:r>
      </w:ins>
      <w:ins w:id="53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319" w:author="PR Preview" w:date="2026-01-01T00:00:00Z">
        <w:r>
          <w:t xml:space="preserve">, of a training set indexed by</w:t>
        </w:r>
      </w:ins>
      <w:ins w:id="5320" w:author="PR Preview" w:date="2026-01-01T00:00:00Z">
        <w:r>
          <w:t xml:space="preserve"> </w:t>
        </w:r>
      </w:ins>
      <m:oMath>
        <m:r>
          <m:t>I</m:t>
        </m:r>
      </m:oMath>
      <w:ins w:id="5321" w:author="PR Preview" w:date="2026-01-01T00:00:00Z">
        <w:r>
          <w:t xml:space="preserve">,</w:t>
        </w:r>
      </w:ins>
      <w:ins w:id="5322" w:author="PR Preview" w:date="2026-01-01T00:00:00Z">
        <w:r>
          <w:t xml:space="preserve"> </w:t>
        </w:r>
      </w:ins>
      <w:ins w:id="5323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80" w:name="eq-cross-product-matrix"/>
      <w:ins w:id="5324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  </w:r>
      </w:ins>
      <w:bookmarkEnd w:id="280"/>
    </w:p>
    <w:bookmarkEnd w:id="281"/>
    <w:bookmarkStart w:id="283" w:name="rem-source-cross-product-matrix"/>
    <w:p>
      <w:pPr>
        <w:pStyle w:val="FirstParagraph"/>
      </w:pPr>
      <w:ins w:id="5325" w:author="PR Preview" w:date="2026-01-01T00:00:00Z">
        <w:r>
          <w:rPr>
            <w:i/>
            <w:iCs/>
          </w:rPr>
          <w:t xml:space="preserve">Remark 29</w:t>
        </w:r>
      </w:ins>
      <w:ins w:id="5326" w:author="PR Preview" w:date="2026-01-01T00:00:00Z">
        <w:r>
          <w:t xml:space="preserve"> (Source: Cross-product matrix (sum-of-squares and cross-products matrix)). </w:t>
        </w:r>
      </w:ins>
      <w:ins w:id="5327" w:author="PR Preview" w:date="2026-01-01T00:00:00Z">
        <w:r>
          <w:t xml:space="preserve">Also called a</w:t>
        </w:r>
      </w:ins>
      <w:ins w:id="5328" w:author="PR Preview" w:date="2026-01-01T00:00:00Z">
        <w:r>
          <w:t xml:space="preserve"> </w:t>
        </w:r>
      </w:ins>
      <w:ins w:id="5329" w:author="PR Preview" w:date="2026-01-01T00:00:00Z">
        <w:r>
          <w:rPr>
            <w:b/>
            <w:bCs/>
          </w:rPr>
          <w:t xml:space="preserve">sum-of-squares and cross-products matrix</w:t>
        </w:r>
      </w:ins>
      <w:ins w:id="5330" w:author="PR Preview" w:date="2026-01-01T00:00:00Z">
        <w:r>
          <w:t xml:space="preserve"> </w:t>
        </w:r>
      </w:ins>
      <w:ins w:id="5331" w:author="PR Preview" w:date="2026-01-01T00:00:00Z">
        <w:r>
          <w:t xml:space="preserve">[11], chap. </w:t>
        </w:r>
      </w:ins>
      <w:ins w:id="5332" w:author="PR Preview" w:date="2026-01-01T00:00:00Z">
        <w:r>
          <w:t xml:space="preserve">“Matrix Cross-Products”</w:t>
        </w:r>
      </w:ins>
      <w:ins w:id="5333" w:author="PR Preview" w:date="2026-01-01T00:00:00Z">
        <w:r>
          <w:t xml:space="preserve"> </w:t>
        </w:r>
      </w:ins>
      <w:ins w:id="5334" w:author="PR Preview" w:date="2026-01-01T00:00:00Z">
        <w:r>
          <w:t xml:space="preserve">(see</w:t>
        </w:r>
      </w:ins>
      <w:ins w:id="5335" w:author="PR Preview" w:date="2026-01-01T00:00:00Z">
        <w:r>
          <w:t xml:space="preserve"> </w:t>
        </w:r>
      </w:ins>
      <w:hyperlink r:id="rId282">
        <w:ins w:id="5336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5337" w:author="PR Preview" w:date="2026-01-01T00:00:00Z">
        <w:r>
          <w:t xml:space="preserve">).</w:t>
        </w:r>
      </w:ins>
    </w:p>
    <w:bookmarkEnd w:id="283"/>
    <w:bookmarkStart w:id="286" w:name="rem-cross-product-matrix"/>
    <w:p>
      <w:pPr>
        <w:pStyle w:val="BodyText"/>
      </w:pPr>
      <w:ins w:id="5338" w:author="PR Preview" w:date="2026-01-01T00:00:00Z">
        <w:r>
          <w:rPr>
            <w:i/>
            <w:iCs/>
          </w:rPr>
          <w:t xml:space="preserve">Remark 30</w:t>
        </w:r>
      </w:ins>
      <w:ins w:id="5339" w:author="PR Preview" w:date="2026-01-01T00:00:00Z">
        <w:r>
          <w:t xml:space="preserve"> (Cross-product matrix as a matrix product). </w:t>
        </w:r>
      </w:ins>
      <w:ins w:id="5340" w:author="PR Preview" w:date="2026-01-01T00:00:00Z">
        <w:r>
          <w:t xml:space="preserve">Let</w:t>
        </w:r>
      </w:ins>
      <w:ins w:id="5341" w:author="PR Preview" w:date="2026-01-01T00:00:00Z">
        <w:r>
          <w:t xml:space="preserve"> </w:t>
        </w:r>
      </w:ins>
      <m:oMath>
        <m:r>
          <m:t>D</m:t>
        </m:r>
      </m:oMath>
      <w:ins w:id="5342" w:author="PR Preview" w:date="2026-01-01T00:00:00Z">
        <w:r>
          <w:t xml:space="preserve"> </w:t>
        </w:r>
      </w:ins>
      <w:ins w:id="5343" w:author="PR Preview" w:date="2026-01-01T00:00:00Z">
        <w:r>
          <w:t xml:space="preserve">be the matrix whose rows are the transposed</w:t>
        </w:r>
      </w:ins>
      <w:ins w:id="5344" w:author="PR Preview" w:date="2026-01-01T00:00:00Z">
        <w:r>
          <w:t xml:space="preserve"> </w:t>
        </w:r>
      </w:ins>
      <w:hyperlink w:anchor="def-term-vector">
        <w:ins w:id="534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346" w:author="PR Preview" w:date="2026-01-01T00:00:00Z">
        <w:r>
          <w:t xml:space="preserve"> </w:t>
        </w:r>
      </w:ins>
      <w:ins w:id="5347" w:author="PR Preview" w:date="2026-01-01T00:00:00Z">
        <w:r>
          <w:t xml:space="preserve">${\mathord{\smash[b]{\underset{\raise.3ex\hbox{$\scriptstyle\sim$}}{t}}\vphantom{t}}_{i}}^{\top}$</w:t>
        </w:r>
      </w:ins>
      <w:ins w:id="5348" w:author="PR Preview" w:date="2026-01-01T00:00:00Z">
        <w:r>
          <w:t xml:space="preserve">,</w:t>
        </w:r>
      </w:ins>
      <w:ins w:id="534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350" w:author="PR Preview" w:date="2026-01-01T00:00:00Z">
        <w:r>
          <w:t xml:space="preserve">.</w:t>
        </w:r>
      </w:ins>
      <w:ins w:id="5351" w:author="PR Preview" w:date="2026-01-01T00:00:00Z">
        <w:r>
          <w:t xml:space="preserve"> </w:t>
        </w:r>
      </w:ins>
      <w:ins w:id="5352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6"/>
    <w:bookmarkStart w:id="289" w:name="def-leverage"/>
    <w:p>
      <w:pPr>
        <w:pStyle w:val="BodyText"/>
      </w:pPr>
      <w:del w:id="5353" w:author="PR Preview" w:date="2026-01-01T00:00:00Z">
        <w:r>
          <w:rPr>
            <w:b/>
            <w:bCs/>
          </w:rPr>
          <w:delText xml:space="preserve">Definition 55 (Leverage)</w:delText>
        </w:r>
      </w:del>
      <w:del w:id="5354" w:author="PR Preview" w:date="2026-01-01T00:00:00Z">
        <w:r>
          <w:delText xml:space="preserve"> </w:delText>
        </w:r>
      </w:del>
      <w:del w:id="5355" w:author="PR Preview" w:date="2026-01-01T00:00:00Z">
        <w:r>
          <w:delText xml:space="preserve">Consider a linear model fitted by</w:delText>
        </w:r>
      </w:del>
      <w:del w:id="5356" w:author="PR Preview" w:date="2026-01-01T00:00:00Z">
        <w:r>
          <w:delText xml:space="preserve"> </w:delText>
        </w:r>
      </w:del>
      <w:hyperlink r:id="rId287">
        <w:del w:id="535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358" w:author="PR Preview" w:date="2026-01-01T00:00:00Z">
        <w:r>
          <w:delText xml:space="preserve">,</w:delText>
        </w:r>
      </w:del>
      <w:del w:id="5359" w:author="PR Preview" w:date="2026-01-01T00:00:00Z">
        <w:r>
          <w:delText xml:space="preserve"> </w:delText>
        </w:r>
      </w:del>
      <w:del w:id="5360" w:author="PR Preview" w:date="2026-01-01T00:00:00Z">
        <w:r>
          <w:delText xml:space="preserve">with</w:delText>
        </w:r>
      </w:del>
      <w:del w:id="5361" w:author="PR Preview" w:date="2026-01-01T00:00:00Z">
        <w:r>
          <w:delText xml:space="preserve"> </w:delText>
        </w:r>
      </w:del>
      <w:hyperlink w:anchor="def-term-vector">
        <w:del w:id="536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363" w:author="PR Preview" w:date="2026-01-01T00:00:00Z">
        <w:r>
          <w:delText xml:space="preserve"> </w:delText>
        </w:r>
      </w:del>
      <w:del w:id="5364" w:author="PR Preview" w:date="2026-01-01T00:00:00Z">
        <w:r>
          <w:delText xml:space="preserve">$\mathord{\smash[b]{\underset{\raise.3ex\hbox{$\scriptstyle\sim$}}{t}}\vphantom{t}}_{i}$</w:delText>
        </w:r>
      </w:del>
      <w:del w:id="5365" w:author="PR Preview" w:date="2026-01-01T00:00:00Z">
        <w:r>
          <w:delText xml:space="preserve">,</w:delText>
        </w:r>
      </w:del>
      <w:del w:id="536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367" w:author="PR Preview" w:date="2026-01-01T00:00:00Z">
        <w:r>
          <w:delText xml:space="preserve">,</w:delText>
        </w:r>
      </w:del>
      <w:del w:id="5368" w:author="PR Preview" w:date="2026-01-01T00:00:00Z">
        <w:r>
          <w:delText xml:space="preserve"> </w:delText>
        </w:r>
      </w:del>
      <w:del w:id="5369" w:author="PR Preview" w:date="2026-01-01T00:00:00Z">
        <w:r>
          <w:delText xml:space="preserve">and an invertible</w:delText>
        </w:r>
      </w:del>
      <w:del w:id="5370" w:author="PR Preview" w:date="2026-01-01T00:00:00Z">
        <w:r>
          <w:delText xml:space="preserve"> </w:delText>
        </w:r>
      </w:del>
      <w:hyperlink w:anchor="def-cross-product-matrix">
        <w:del w:id="5371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372" w:author="PR Preview" w:date="2026-01-01T00:00:00Z">
        <w:r>
          <w:delText xml:space="preserve"> </w:delText>
        </w:r>
      </w:del>
      <m:oMath>
        <m:r>
          <m:t>A</m:t>
        </m:r>
      </m:oMath>
      <w:del w:id="5373" w:author="PR Preview" w:date="2026-01-01T00:00:00Z">
        <w:r>
          <w:delText xml:space="preserve">.</w:delText>
        </w:r>
      </w:del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The</w:delText>
        </w:r>
      </w:del>
      <w:del w:id="5376" w:author="PR Preview" w:date="2026-01-01T00:00:00Z">
        <w:r>
          <w:delText xml:space="preserve"> </w:delText>
        </w:r>
      </w:del>
      <w:del w:id="5377" w:author="PR Preview" w:date="2026-01-01T00:00:00Z">
        <w:r>
          <w:rPr>
            <w:b/>
            <w:bCs/>
          </w:rPr>
          <w:delText xml:space="preserve">leverage</w:delText>
        </w:r>
      </w:del>
      <w:del w:id="5378" w:author="PR Preview" w:date="2026-01-01T00:00:00Z">
        <w:r>
          <w:delText xml:space="preserve"> </w:delText>
        </w:r>
      </w:del>
      <w:del w:id="5379" w:author="PR Preview" w:date="2026-01-01T00:00:00Z">
        <w:r>
          <w:delText xml:space="preserve">of observation</w:delText>
        </w:r>
      </w:del>
      <w:del w:id="5380" w:author="PR Preview" w:date="2026-01-01T00:00:00Z">
        <w:r>
          <w:delText xml:space="preserve"> </w:delText>
        </w:r>
      </w:del>
      <m:oMath>
        <m:r>
          <m:t>i</m:t>
        </m:r>
      </m:oMath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is</w:delText>
        </w:r>
      </w:del>
      <w:del w:id="5383" w:author="PR Preview" w:date="2026-01-01T00:00:00Z">
        <w:r>
          <w:delText xml:space="preserve"> </w:delText>
        </w:r>
      </w:del>
      <w:del w:id="5384" w:author="PR Preview" w:date="2026-01-01T00:00:00Z">
        <w:r>
          <w:delText xml:space="preserve">[12]</w:delText>
        </w:r>
      </w:del>
    </w:p>
    <w:p>
      <w:pPr>
        <w:pStyle w:val="BodyText"/>
      </w:pPr>
      <w:bookmarkStart w:id="289" w:name="eq-leverage"/>
      <w:del w:id="5385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\qquad(55)$$</w:delText>
        </w:r>
      </w:del>
      <w:bookmarkEnd w:id="289"/>
    </w:p>
    <w:p>
      <w:pPr>
        <w:pStyle w:val="BodyText"/>
      </w:pPr>
      <w:ins w:id="5386" w:author="PR Preview" w:date="2026-01-01T00:00:00Z">
        <w:r>
          <w:rPr>
            <w:b/>
            <w:bCs/>
          </w:rPr>
          <w:t xml:space="preserve">Definition 56 (Leverage)</w:t>
        </w:r>
      </w:ins>
      <w:ins w:id="5387" w:author="PR Preview" w:date="2026-01-01T00:00:00Z">
        <w:r>
          <w:t xml:space="preserve"> </w:t>
        </w:r>
      </w:ins>
      <w:ins w:id="5388" w:author="PR Preview" w:date="2026-01-01T00:00:00Z">
        <w:r>
          <w:t xml:space="preserve">Consider a linear model fitted by</w:t>
        </w:r>
      </w:ins>
      <w:ins w:id="5389" w:author="PR Preview" w:date="2026-01-01T00:00:00Z">
        <w:r>
          <w:t xml:space="preserve"> </w:t>
        </w:r>
      </w:ins>
      <w:hyperlink r:id="rId287">
        <w:ins w:id="5390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391" w:author="PR Preview" w:date="2026-01-01T00:00:00Z">
        <w:r>
          <w:t xml:space="preserve">,</w:t>
        </w:r>
      </w:ins>
      <w:ins w:id="5392" w:author="PR Preview" w:date="2026-01-01T00:00:00Z">
        <w:r>
          <w:t xml:space="preserve"> </w:t>
        </w:r>
      </w:ins>
      <w:ins w:id="5393" w:author="PR Preview" w:date="2026-01-01T00:00:00Z">
        <w:r>
          <w:t xml:space="preserve">with</w:t>
        </w:r>
      </w:ins>
      <w:ins w:id="5394" w:author="PR Preview" w:date="2026-01-01T00:00:00Z">
        <w:r>
          <w:t xml:space="preserve"> </w:t>
        </w:r>
      </w:ins>
      <w:hyperlink w:anchor="def-term-vector">
        <w:ins w:id="539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396" w:author="PR Preview" w:date="2026-01-01T00:00:00Z">
        <w:r>
          <w:t xml:space="preserve"> </w:t>
        </w:r>
      </w:ins>
      <w:ins w:id="5397" w:author="PR Preview" w:date="2026-01-01T00:00:00Z">
        <w:r>
          <w:t xml:space="preserve">$\mathord{\smash[b]{\underset{\raise.3ex\hbox{$\scriptstyle\sim$}}{t}}\vphantom{t}}_{i}$</w:t>
        </w:r>
      </w:ins>
      <w:ins w:id="5398" w:author="PR Preview" w:date="2026-01-01T00:00:00Z">
        <w:r>
          <w:t xml:space="preserve">,</w:t>
        </w:r>
      </w:ins>
      <w:ins w:id="539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400" w:author="PR Preview" w:date="2026-01-01T00:00:00Z">
        <w:r>
          <w:t xml:space="preserve">,</w:t>
        </w:r>
      </w:ins>
      <w:ins w:id="5401" w:author="PR Preview" w:date="2026-01-01T00:00:00Z">
        <w:r>
          <w:t xml:space="preserve"> </w:t>
        </w:r>
      </w:ins>
      <w:ins w:id="5402" w:author="PR Preview" w:date="2026-01-01T00:00:00Z">
        <w:r>
          <w:t xml:space="preserve">and an invertible</w:t>
        </w:r>
      </w:ins>
      <w:ins w:id="5403" w:author="PR Preview" w:date="2026-01-01T00:00:00Z">
        <w:r>
          <w:t xml:space="preserve"> </w:t>
        </w:r>
      </w:ins>
      <w:hyperlink w:anchor="def-cross-product-matrix">
        <w:ins w:id="5404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5405" w:author="PR Preview" w:date="2026-01-01T00:00:00Z">
        <w:r>
          <w:t xml:space="preserve"> </w:t>
        </w:r>
      </w:ins>
      <m:oMath>
        <m:r>
          <m:t>A</m:t>
        </m:r>
      </m:oMath>
      <w:ins w:id="5406" w:author="PR Preview" w:date="2026-01-01T00:00:00Z">
        <w:r>
          <w:t xml:space="preserve">.</w:t>
        </w:r>
      </w:ins>
      <w:ins w:id="5407" w:author="PR Preview" w:date="2026-01-01T00:00:00Z">
        <w:r>
          <w:t xml:space="preserve"> </w:t>
        </w:r>
      </w:ins>
      <w:ins w:id="5408" w:author="PR Preview" w:date="2026-01-01T00:00:00Z">
        <w:r>
          <w:t xml:space="preserve">The</w:t>
        </w:r>
      </w:ins>
      <w:ins w:id="5409" w:author="PR Preview" w:date="2026-01-01T00:00:00Z">
        <w:r>
          <w:t xml:space="preserve"> </w:t>
        </w:r>
      </w:ins>
      <w:ins w:id="5410" w:author="PR Preview" w:date="2026-01-01T00:00:00Z">
        <w:r>
          <w:rPr>
            <w:b/>
            <w:bCs/>
          </w:rPr>
          <w:t xml:space="preserve">leverage</w:t>
        </w:r>
      </w:ins>
      <w:ins w:id="5411" w:author="PR Preview" w:date="2026-01-01T00:00:00Z">
        <w:r>
          <w:t xml:space="preserve"> </w:t>
        </w:r>
      </w:ins>
      <w:ins w:id="5412" w:author="PR Preview" w:date="2026-01-01T00:00:00Z">
        <w:r>
          <w:t xml:space="preserve">of observation</w:t>
        </w:r>
      </w:ins>
      <w:ins w:id="5413" w:author="PR Preview" w:date="2026-01-01T00:00:00Z">
        <w:r>
          <w:t xml:space="preserve"> </w:t>
        </w:r>
      </w:ins>
      <m:oMath>
        <m:r>
          <m:t>i</m:t>
        </m:r>
      </m:oMath>
      <w:ins w:id="5414" w:author="PR Preview" w:date="2026-01-01T00:00:00Z">
        <w:r>
          <w:t xml:space="preserve"> </w:t>
        </w:r>
      </w:ins>
      <w:ins w:id="5415" w:author="PR Preview" w:date="2026-01-01T00:00:00Z">
        <w:r>
          <w:t xml:space="preserve">is</w:t>
        </w:r>
      </w:ins>
      <w:ins w:id="5416" w:author="PR Preview" w:date="2026-01-01T00:00:00Z">
        <w:r>
          <w:t xml:space="preserve"> </w:t>
        </w:r>
      </w:ins>
      <w:ins w:id="5417" w:author="PR Preview" w:date="2026-01-01T00:00:00Z">
        <w:r>
          <w:t xml:space="preserve">[12]</w:t>
        </w:r>
      </w:ins>
    </w:p>
    <w:p>
      <w:pPr>
        <w:pStyle w:val="BodyText"/>
      </w:pPr>
      <w:bookmarkStart w:id="288" w:name="eq-leverage"/>
      <w:ins w:id="5418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  </w:r>
      </w:ins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1" w:name="rem-source-leverage"/>
    <w:p>
      <w:pPr>
        <w:pStyle w:val="BodyText"/>
      </w:pPr>
      <w:del w:id="5419" w:author="PR Preview" w:date="2026-01-01T00:00:00Z">
        <w:r>
          <w:rPr>
            <w:i/>
            <w:iCs/>
          </w:rPr>
          <w:delText xml:space="preserve">Remark 32</w:delText>
        </w:r>
      </w:del>
      <w:del w:id="5420" w:author="PR Preview" w:date="2026-01-01T00:00:00Z">
        <w:r>
          <w:delText xml:space="preserve"> (Source: Leverage). </w:delText>
        </w:r>
      </w:del>
      <w:del w:id="5421" w:author="PR Preview" w:date="2026-01-01T00:00:00Z">
        <w:r>
          <w:delText xml:space="preserve">James et al. [5, Sec. 3.3.3]</w:delText>
        </w:r>
      </w:del>
      <w:del w:id="5422" w:author="PR Preview" w:date="2026-01-01T00:00:00Z">
        <w:r>
          <w:delText xml:space="preserve">,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written here with term vectors and the matrix</w:delText>
        </w:r>
      </w:del>
      <w:del w:id="5425" w:author="PR Preview" w:date="2026-01-01T00:00:00Z">
        <w:r>
          <w:delText xml:space="preserve"> </w:delText>
        </w:r>
      </w:del>
      <m:oMath>
        <m:r>
          <m:t>A</m:t>
        </m:r>
      </m:oMath>
      <w:del w:id="5426" w:author="PR Preview" w:date="2026-01-01T00:00:00Z">
        <w:r>
          <w:delText xml:space="preserve">,</w:delText>
        </w:r>
      </w:del>
      <w:del w:id="5427" w:author="PR Preview" w:date="2026-01-01T00:00:00Z">
        <w:r>
          <w:delText xml:space="preserve"> </w:delText>
        </w:r>
      </w:del>
      <w:del w:id="5428" w:author="PR Preview" w:date="2026-01-01T00:00:00Z">
        <w:r>
          <w:delText xml:space="preserve">as in</w:delText>
        </w:r>
      </w:del>
      <w:del w:id="5429" w:author="PR Preview" w:date="2026-01-01T00:00:00Z">
        <w:r>
          <w:delText xml:space="preserve"> </w:delText>
        </w:r>
      </w:del>
      <w:hyperlink r:id="rId290">
        <w:del w:id="5430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5431" w:author="PR Preview" w:date="2026-01-01T00:00:00Z">
        <w:r>
          <w:delText xml:space="preserve">.</w:delText>
        </w:r>
      </w:del>
    </w:p>
    <w:p>
      <w:pPr>
        <w:pStyle w:val="BodyText"/>
      </w:pPr>
      <w:ins w:id="5432" w:author="PR Preview" w:date="2026-01-01T00:00:00Z">
        <w:r>
          <w:rPr>
            <w:i/>
            <w:iCs/>
          </w:rPr>
          <w:t xml:space="preserve">Remark 31</w:t>
        </w:r>
      </w:ins>
      <w:ins w:id="5433" w:author="PR Preview" w:date="2026-01-01T00:00:00Z">
        <w:r>
          <w:t xml:space="preserve"> (Source: Leverage). </w:t>
        </w:r>
      </w:ins>
      <w:ins w:id="5434" w:author="PR Preview" w:date="2026-01-01T00:00:00Z">
        <w:r>
          <w:t xml:space="preserve">James et al. [5, Sec. 3.3.3]</w:t>
        </w:r>
      </w:ins>
      <w:ins w:id="5435" w:author="PR Preview" w:date="2026-01-01T00:00:00Z">
        <w:r>
          <w:t xml:space="preserve">,</w:t>
        </w:r>
      </w:ins>
      <w:ins w:id="5436" w:author="PR Preview" w:date="2026-01-01T00:00:00Z">
        <w:r>
          <w:t xml:space="preserve"> </w:t>
        </w:r>
      </w:ins>
      <w:ins w:id="5437" w:author="PR Preview" w:date="2026-01-01T00:00:00Z">
        <w:r>
          <w:t xml:space="preserve">written here with term vectors and the matrix</w:t>
        </w:r>
      </w:ins>
      <w:ins w:id="5438" w:author="PR Preview" w:date="2026-01-01T00:00:00Z">
        <w:r>
          <w:t xml:space="preserve"> </w:t>
        </w:r>
      </w:ins>
      <m:oMath>
        <m:r>
          <m:t>A</m:t>
        </m:r>
      </m:oMath>
      <w:ins w:id="5439" w:author="PR Preview" w:date="2026-01-01T00:00:00Z">
        <w:r>
          <w:t xml:space="preserve">,</w:t>
        </w:r>
      </w:ins>
      <w:ins w:id="5440" w:author="PR Preview" w:date="2026-01-01T00:00:00Z">
        <w:r>
          <w:t xml:space="preserve"> </w:t>
        </w:r>
      </w:ins>
      <w:ins w:id="5441" w:author="PR Preview" w:date="2026-01-01T00:00:00Z">
        <w:r>
          <w:t xml:space="preserve">as in</w:t>
        </w:r>
      </w:ins>
      <w:ins w:id="5442" w:author="PR Preview" w:date="2026-01-01T00:00:00Z">
        <w:r>
          <w:t xml:space="preserve"> </w:t>
        </w:r>
      </w:ins>
      <w:hyperlink r:id="rId290">
        <w:ins w:id="5443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5444" w:author="PR Preview" w:date="2026-01-01T00:00:00Z">
        <w:r>
          <w:t xml:space="preserve">.</w:t>
        </w:r>
      </w:ins>
    </w:p>
    <w:bookmarkEnd w:id="291"/>
    <w:bookmarkStart w:id="294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5" w:name="rem-source-loocv-shortcut"/>
    <w:p>
      <w:pPr>
        <w:pStyle w:val="BodyText"/>
      </w:pPr>
      <w:del w:id="5445" w:author="PR Preview" w:date="2026-01-01T00:00:00Z">
        <w:r>
          <w:rPr>
            <w:i/>
            <w:iCs/>
          </w:rPr>
          <w:delText xml:space="preserve">Remark 33</w:delText>
        </w:r>
      </w:del>
      <w:del w:id="5446" w:author="PR Preview" w:date="2026-01-01T00:00:00Z">
        <w:r>
          <w:delText xml:space="preserve"> (Source: Leave-one-out cross-validation for least squares). </w:delText>
        </w:r>
      </w:del>
      <w:del w:id="5447" w:author="PR Preview" w:date="2026-01-01T00:00:00Z">
        <w:r>
          <w:delText xml:space="preserve">James et al. [5, Sec. 5.1.2]</w:delText>
        </w:r>
      </w:del>
      <w:del w:id="5448" w:author="PR Preview" w:date="2026-01-01T00:00:00Z">
        <w:r>
          <w:delText xml:space="preserve"> </w:delText>
        </w:r>
      </w:del>
      <w:del w:id="5449" w:author="PR Preview" w:date="2026-01-01T00:00:00Z">
        <w:r>
          <w:delText xml:space="preserve">states this formula for least squares linear or polynomial regression,</w:delText>
        </w:r>
      </w:del>
      <w:del w:id="5450" w:author="PR Preview" w:date="2026-01-01T00:00:00Z">
        <w:r>
          <w:delText xml:space="preserve"> </w:delText>
        </w:r>
      </w:del>
      <w:del w:id="5451" w:author="PR Preview" w:date="2026-01-01T00:00:00Z">
        <w:r>
          <w:delText xml:space="preserve">and</w:delText>
        </w:r>
      </w:del>
      <w:del w:id="5452" w:author="PR Preview" w:date="2026-01-01T00:00:00Z">
        <w:r>
          <w:delText xml:space="preserve"> </w:delText>
        </w:r>
      </w:del>
      <w:del w:id="5453" w:author="PR Preview" w:date="2026-01-01T00:00:00Z">
        <w:r>
          <w:delText xml:space="preserve">Hastie et al. [3, Sec. 7.10.1]</w:delText>
        </w:r>
      </w:del>
      <w:del w:id="5454" w:author="PR Preview" w:date="2026-01-01T00:00:00Z">
        <w:r>
          <w:delText xml:space="preserve"> </w:delText>
        </w:r>
      </w:del>
      <w:del w:id="5455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5456" w:author="PR Preview" w:date="2026-01-01T00:00:00Z">
        <w:r>
          <w:rPr>
            <w:b/>
            <w:bCs/>
          </w:rPr>
          <w:delText xml:space="preserve">Example 32 (Leave-one-out cross-validation of the</w:delText>
        </w:r>
      </w:del>
      <w:del w:id="5457" w:author="PR Preview" w:date="2026-01-01T00:00:00Z">
        <w:r>
          <w:rPr>
            <w:b/>
            <w:bCs/>
          </w:rPr>
          <w:delText xml:space="preserve"> </w:delText>
        </w:r>
      </w:del>
      <w:del w:id="5458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459" w:author="PR Preview" w:date="2026-01-01T00:00:00Z">
        <w:r>
          <w:rPr>
            <w:b/>
            <w:bCs/>
          </w:rPr>
          <w:delText xml:space="preserve"> </w:delText>
        </w:r>
      </w:del>
      <w:del w:id="5460" w:author="PR Preview" w:date="2026-01-01T00:00:00Z">
        <w:r>
          <w:rPr>
            <w:b/>
            <w:bCs/>
          </w:rPr>
          <w:delText xml:space="preserve">polynomials)</w:delText>
        </w:r>
      </w:del>
      <w:del w:id="5461" w:author="PR Preview" w:date="2026-01-01T00:00:00Z">
        <w:r>
          <w:delText xml:space="preserve"> </w:delText>
        </w:r>
      </w:del>
      <w:del w:id="5462" w:author="PR Preview" w:date="2026-01-01T00:00:00Z">
        <w:r>
          <w:delText xml:space="preserve">This example computes</w:delText>
        </w:r>
      </w:del>
      <w:del w:id="54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464" w:author="PR Preview" w:date="2026-01-01T00:00:00Z">
        <w:r>
          <w:delText xml:space="preserve"> </w:delText>
        </w:r>
      </w:del>
      <w:del w:id="5465" w:author="PR Preview" w:date="2026-01-01T00:00:00Z">
        <w:r>
          <w:delText xml:space="preserve">for the four</w:delText>
        </w:r>
      </w:del>
      <w:del w:id="5466" w:author="PR Preview" w:date="2026-01-01T00:00:00Z">
        <w:r>
          <w:delText xml:space="preserve"> </w:delText>
        </w:r>
      </w:del>
      <w:del w:id="5467" w:author="PR Preview" w:date="2026-01-01T00:00:00Z">
        <w:r>
          <w:rPr>
            <w:rStyle w:val="VerbatimChar"/>
          </w:rPr>
          <w:delText xml:space="preserve">mtcars</w:delText>
        </w:r>
      </w:del>
      <w:del w:id="5468" w:author="PR Preview" w:date="2026-01-01T00:00:00Z">
        <w:r>
          <w:delText xml:space="preserve"> </w:delText>
        </w:r>
      </w:del>
      <w:del w:id="5469" w:author="PR Preview" w:date="2026-01-01T00:00:00Z">
        <w:r>
          <w:delText xml:space="preserve">polynomials</w:delText>
        </w:r>
      </w:del>
      <w:del w:id="5470" w:author="PR Preview" w:date="2026-01-01T00:00:00Z">
        <w:r>
          <w:delText xml:space="preserve"> </w:delText>
        </w:r>
      </w:del>
      <w:del w:id="5471" w:author="PR Preview" w:date="2026-01-01T00:00:00Z">
        <w:r>
          <w:delText xml:space="preserve">of</w:delText>
        </w:r>
      </w:del>
      <w:del w:id="5472" w:author="PR Preview" w:date="2026-01-01T00:00:00Z">
        <w:r>
          <w:delText xml:space="preserve"> </w:delText>
        </w:r>
      </w:del>
      <w:hyperlink w:anchor="exr-overfitting">
        <w:del w:id="547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474" w:author="PR Preview" w:date="2026-01-01T00:00:00Z">
        <w:r>
          <w:delText xml:space="preserve"> </w:delText>
        </w:r>
      </w:del>
      <w:del w:id="5475" w:author="PR Preview" w:date="2026-01-01T00:00:00Z">
        <w:r>
          <w:delText xml:space="preserve">in two ways:</w:delText>
        </w:r>
      </w:del>
      <w:del w:id="5476" w:author="PR Preview" w:date="2026-01-01T00:00:00Z">
        <w:r>
          <w:delText xml:space="preserve"> </w:delText>
        </w:r>
      </w:del>
      <w:del w:id="5477" w:author="PR Preview" w:date="2026-01-01T00:00:00Z">
        <w:r>
          <w:delText xml:space="preserve">by fitting each model 32 times, as in</w:delText>
        </w:r>
      </w:del>
      <w:del w:id="5478" w:author="PR Preview" w:date="2026-01-01T00:00:00Z">
        <w:r>
          <w:delText xml:space="preserve"> </w:delText>
        </w:r>
      </w:del>
      <w:hyperlink w:anchor="eq-loocv">
        <w:del w:id="5479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5480" w:author="PR Preview" w:date="2026-01-01T00:00:00Z">
        <w:r>
          <w:delText xml:space="preserve">,</w:delText>
        </w:r>
      </w:del>
      <w:del w:id="5481" w:author="PR Preview" w:date="2026-01-01T00:00:00Z">
        <w:r>
          <w:delText xml:space="preserve"> </w:delText>
        </w:r>
      </w:del>
      <w:del w:id="5482" w:author="PR Preview" w:date="2026-01-01T00:00:00Z">
        <w:r>
          <w:delText xml:space="preserve">and by the single-fit formula of</w:delText>
        </w:r>
      </w:del>
      <w:del w:id="5483" w:author="PR Preview" w:date="2026-01-01T00:00:00Z">
        <w:r>
          <w:delText xml:space="preserve"> </w:delText>
        </w:r>
      </w:del>
      <w:hyperlink w:anchor="thm-loocv-shortcut">
        <w:del w:id="548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485" w:author="PR Preview" w:date="2026-01-01T00:00:00Z">
        <w:r>
          <w:delText xml:space="preserve">,</w:delText>
        </w:r>
      </w:del>
      <w:del w:id="5486" w:author="PR Preview" w:date="2026-01-01T00:00:00Z">
        <w:r>
          <w:delText xml:space="preserve"> </w:delText>
        </w:r>
      </w:del>
      <w:del w:id="5487" w:author="PR Preview" w:date="2026-01-01T00:00:00Z">
        <w:r>
          <w:delText xml:space="preserve">with the leverages from</w:delText>
        </w:r>
      </w:del>
      <w:del w:id="5488" w:author="PR Preview" w:date="2026-01-01T00:00:00Z">
        <w:r>
          <w:delText xml:space="preserve"> </w:delText>
        </w:r>
      </w:del>
      <w:del w:id="5489" w:author="PR Preview" w:date="2026-01-01T00:00:00Z">
        <w:r>
          <w:rPr>
            <w:rStyle w:val="VerbatimChar"/>
          </w:rPr>
          <w:delText xml:space="preserve">hatvalues()</w:delText>
        </w:r>
      </w:del>
      <w:del w:id="5490" w:author="PR Preview" w:date="2026-01-01T00:00:00Z">
        <w:r>
          <w:delText xml:space="preserve">.</w:delText>
        </w:r>
      </w:del>
    </w:p>
    <w:p>
      <w:pPr>
        <w:pStyle w:val="BodyText"/>
      </w:pPr>
      <w:ins w:id="5491" w:author="PR Preview" w:date="2026-01-01T00:00:00Z">
        <w:r>
          <w:rPr>
            <w:i/>
            <w:iCs/>
          </w:rPr>
          <w:t xml:space="preserve">Remark 32</w:t>
        </w:r>
      </w:ins>
      <w:ins w:id="5492" w:author="PR Preview" w:date="2026-01-01T00:00:00Z">
        <w:r>
          <w:t xml:space="preserve"> (Source: Leave-one-out cross-validation for least squares). </w:t>
        </w:r>
      </w:ins>
      <w:ins w:id="5493" w:author="PR Preview" w:date="2026-01-01T00:00:00Z">
        <w:r>
          <w:t xml:space="preserve">James et al. [5, Sec. 5.1.2]</w:t>
        </w:r>
      </w:ins>
      <w:ins w:id="5494" w:author="PR Preview" w:date="2026-01-01T00:00:00Z">
        <w:r>
          <w:t xml:space="preserve"> </w:t>
        </w:r>
      </w:ins>
      <w:ins w:id="5495" w:author="PR Preview" w:date="2026-01-01T00:00:00Z">
        <w:r>
          <w:t xml:space="preserve">states this formula for least squares linear or polynomial regression,</w:t>
        </w:r>
      </w:ins>
      <w:ins w:id="5496" w:author="PR Preview" w:date="2026-01-01T00:00:00Z">
        <w:r>
          <w:t xml:space="preserve"> </w:t>
        </w:r>
      </w:ins>
      <w:ins w:id="5497" w:author="PR Preview" w:date="2026-01-01T00:00:00Z">
        <w:r>
          <w:t xml:space="preserve">and</w:t>
        </w:r>
      </w:ins>
      <w:ins w:id="5498" w:author="PR Preview" w:date="2026-01-01T00:00:00Z">
        <w:r>
          <w:t xml:space="preserve"> </w:t>
        </w:r>
      </w:ins>
      <w:ins w:id="5499" w:author="PR Preview" w:date="2026-01-01T00:00:00Z">
        <w:r>
          <w:t xml:space="preserve">Hastie et al. [3, Sec. 7.10.1]</w:t>
        </w:r>
      </w:ins>
      <w:ins w:id="5500" w:author="PR Preview" w:date="2026-01-01T00:00:00Z">
        <w:r>
          <w:t xml:space="preserve"> </w:t>
        </w:r>
      </w:ins>
      <w:ins w:id="5501" w:author="PR Preview" w:date="2026-01-01T00:00:00Z">
        <w:r>
          <w:t xml:space="preserve">for many linear fitting methods.</w:t>
        </w:r>
      </w:ins>
    </w:p>
    <w:bookmarkEnd w:id="295"/>
    <w:bookmarkStart w:id="296" w:name="exm-loocv-shortcut"/>
    <w:p>
      <w:pPr>
        <w:pStyle w:val="BodyText"/>
      </w:pPr>
      <w:ins w:id="5502" w:author="PR Preview" w:date="2026-01-01T00:00:00Z">
        <w:r>
          <w:rPr>
            <w:b/>
            <w:bCs/>
          </w:rPr>
          <w:t xml:space="preserve">Example 32 (Leave-one-out cross-validation of the</w:t>
        </w:r>
      </w:ins>
      <w:ins w:id="5503" w:author="PR Preview" w:date="2026-01-01T00:00:00Z">
        <w:r>
          <w:rPr>
            <w:b/>
            <w:bCs/>
          </w:rPr>
          <w:t xml:space="preserve"> </w:t>
        </w:r>
      </w:ins>
      <w:ins w:id="550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505" w:author="PR Preview" w:date="2026-01-01T00:00:00Z">
        <w:r>
          <w:rPr>
            <w:b/>
            <w:bCs/>
          </w:rPr>
          <w:t xml:space="preserve"> </w:t>
        </w:r>
      </w:ins>
      <w:ins w:id="5506" w:author="PR Preview" w:date="2026-01-01T00:00:00Z">
        <w:r>
          <w:rPr>
            <w:b/>
            <w:bCs/>
          </w:rPr>
          <w:t xml:space="preserve">polynomials)</w:t>
        </w:r>
      </w:ins>
      <w:ins w:id="5507" w:author="PR Preview" w:date="2026-01-01T00:00:00Z">
        <w:r>
          <w:t xml:space="preserve"> </w:t>
        </w:r>
      </w:ins>
      <w:ins w:id="5508" w:author="PR Preview" w:date="2026-01-01T00:00:00Z">
        <w:r>
          <w:t xml:space="preserve">This example computes</w:t>
        </w:r>
      </w:ins>
      <w:ins w:id="55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510" w:author="PR Preview" w:date="2026-01-01T00:00:00Z">
        <w:r>
          <w:t xml:space="preserve"> </w:t>
        </w:r>
      </w:ins>
      <w:ins w:id="5511" w:author="PR Preview" w:date="2026-01-01T00:00:00Z">
        <w:r>
          <w:t xml:space="preserve">for the four</w:t>
        </w:r>
      </w:ins>
      <w:ins w:id="5512" w:author="PR Preview" w:date="2026-01-01T00:00:00Z">
        <w:r>
          <w:t xml:space="preserve"> </w:t>
        </w:r>
      </w:ins>
      <w:ins w:id="5513" w:author="PR Preview" w:date="2026-01-01T00:00:00Z">
        <w:r>
          <w:rPr>
            <w:rStyle w:val="VerbatimChar"/>
          </w:rPr>
          <w:t xml:space="preserve">mtcars</w:t>
        </w:r>
      </w:ins>
      <w:ins w:id="5514" w:author="PR Preview" w:date="2026-01-01T00:00:00Z">
        <w:r>
          <w:t xml:space="preserve"> </w:t>
        </w:r>
      </w:ins>
      <w:ins w:id="5515" w:author="PR Preview" w:date="2026-01-01T00:00:00Z">
        <w:r>
          <w:t xml:space="preserve">polynomials</w:t>
        </w:r>
      </w:ins>
      <w:ins w:id="5516" w:author="PR Preview" w:date="2026-01-01T00:00:00Z">
        <w:r>
          <w:t xml:space="preserve"> </w:t>
        </w:r>
      </w:ins>
      <w:ins w:id="5517" w:author="PR Preview" w:date="2026-01-01T00:00:00Z">
        <w:r>
          <w:t xml:space="preserve">of</w:t>
        </w:r>
      </w:ins>
      <w:ins w:id="5518" w:author="PR Preview" w:date="2026-01-01T00:00:00Z">
        <w:r>
          <w:t xml:space="preserve"> </w:t>
        </w:r>
      </w:ins>
      <w:hyperlink w:anchor="exr-overfitting">
        <w:ins w:id="551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520" w:author="PR Preview" w:date="2026-01-01T00:00:00Z">
        <w:r>
          <w:t xml:space="preserve"> </w:t>
        </w:r>
      </w:ins>
      <w:ins w:id="5521" w:author="PR Preview" w:date="2026-01-01T00:00:00Z">
        <w:r>
          <w:t xml:space="preserve">in two ways:</w:t>
        </w:r>
      </w:ins>
      <w:ins w:id="5522" w:author="PR Preview" w:date="2026-01-01T00:00:00Z">
        <w:r>
          <w:t xml:space="preserve"> </w:t>
        </w:r>
      </w:ins>
      <w:ins w:id="5523" w:author="PR Preview" w:date="2026-01-01T00:00:00Z">
        <w:r>
          <w:t xml:space="preserve">by fitting each model 32 times, as in</w:t>
        </w:r>
      </w:ins>
      <w:ins w:id="5524" w:author="PR Preview" w:date="2026-01-01T00:00:00Z">
        <w:r>
          <w:t xml:space="preserve"> </w:t>
        </w:r>
      </w:ins>
      <w:hyperlink w:anchor="eq-loocv">
        <w:ins w:id="5525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5526" w:author="PR Preview" w:date="2026-01-01T00:00:00Z">
        <w:r>
          <w:t xml:space="preserve">,</w:t>
        </w:r>
      </w:ins>
      <w:ins w:id="5527" w:author="PR Preview" w:date="2026-01-01T00:00:00Z">
        <w:r>
          <w:t xml:space="preserve"> </w:t>
        </w:r>
      </w:ins>
      <w:ins w:id="5528" w:author="PR Preview" w:date="2026-01-01T00:00:00Z">
        <w:r>
          <w:t xml:space="preserve">and by the single-fit formula of</w:t>
        </w:r>
      </w:ins>
      <w:ins w:id="5529" w:author="PR Preview" w:date="2026-01-01T00:00:00Z">
        <w:r>
          <w:t xml:space="preserve"> </w:t>
        </w:r>
      </w:ins>
      <w:hyperlink w:anchor="thm-loocv-shortcut">
        <w:ins w:id="553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531" w:author="PR Preview" w:date="2026-01-01T00:00:00Z">
        <w:r>
          <w:t xml:space="preserve">,</w:t>
        </w:r>
      </w:ins>
      <w:ins w:id="5532" w:author="PR Preview" w:date="2026-01-01T00:00:00Z">
        <w:r>
          <w:t xml:space="preserve"> </w:t>
        </w:r>
      </w:ins>
      <w:ins w:id="5533" w:author="PR Preview" w:date="2026-01-01T00:00:00Z">
        <w:r>
          <w:t xml:space="preserve">with the leverages from</w:t>
        </w:r>
      </w:ins>
      <w:ins w:id="5534" w:author="PR Preview" w:date="2026-01-01T00:00:00Z">
        <w:r>
          <w:t xml:space="preserve"> </w:t>
        </w:r>
      </w:ins>
      <w:ins w:id="5535" w:author="PR Preview" w:date="2026-01-01T00:00:00Z">
        <w:r>
          <w:rPr>
            <w:rStyle w:val="VerbatimChar"/>
          </w:rPr>
          <w:t xml:space="preserve">hatvalues()</w:t>
        </w:r>
      </w:ins>
      <w:ins w:id="553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6"/>
    <w:bookmarkStart w:id="297" w:name="rem-loocv"/>
    <w:p>
      <w:pPr>
        <w:pStyle w:val="BodyText"/>
      </w:pPr>
      <w:del w:id="5537" w:author="PR Preview" w:date="2026-01-01T00:00:00Z">
        <w:r>
          <w:rPr>
            <w:i/>
            <w:iCs/>
          </w:rPr>
          <w:delText xml:space="preserve">Remark 34</w:delText>
        </w:r>
      </w:del>
      <w:del w:id="5538" w:author="PR Preview" w:date="2026-01-01T00:00:00Z">
        <w:r>
          <w:delText xml:space="preserve"> (When to use leave-one-out cross-validation). </w:delText>
        </w:r>
      </w:del>
      <w:del w:id="5539" w:author="PR Preview" w:date="2026-01-01T00:00:00Z">
        <w:r>
          <w:delText xml:space="preserve">LOOCV is the</w:delText>
        </w:r>
      </w:del>
      <w:del w:id="554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541" w:author="PR Preview" w:date="2026-01-01T00:00:00Z">
        <w:r>
          <w:delText xml:space="preserve"> </w:delText>
        </w:r>
      </w:del>
      <w:del w:id="5542" w:author="PR Preview" w:date="2026-01-01T00:00:00Z">
        <w:r>
          <w:delText xml:space="preserve">end of</w:delText>
        </w:r>
      </w:del>
      <w:del w:id="5543" w:author="PR Preview" w:date="2026-01-01T00:00:00Z">
        <w:r>
          <w:delText xml:space="preserve"> </w:delText>
        </w:r>
      </w:del>
      <w:hyperlink w:anchor="rem-choosing-k">
        <w:del w:id="5544" w:author="PR Preview" w:date="2026-01-01T00:00:00Z">
          <w:r>
            <w:rPr>
              <w:rStyle w:val="Hyperlink"/>
            </w:rPr>
            <w:delText xml:space="preserve">Remark 28</w:delText>
          </w:r>
        </w:del>
      </w:hyperlink>
      <w:del w:id="5545" w:author="PR Preview" w:date="2026-01-01T00:00:00Z">
        <w:r>
          <w:delText xml:space="preserve">.</w:delText>
        </w:r>
      </w:del>
      <w:del w:id="5546" w:author="PR Preview" w:date="2026-01-01T00:00:00Z">
        <w:r>
          <w:delText xml:space="preserve"> </w:delText>
        </w:r>
      </w:del>
      <w:del w:id="5547" w:author="PR Preview" w:date="2026-01-01T00:00:00Z">
        <w:r>
          <w:delText xml:space="preserve">By</w:delText>
        </w:r>
      </w:del>
      <w:del w:id="5548" w:author="PR Preview" w:date="2026-01-01T00:00:00Z">
        <w:r>
          <w:delText xml:space="preserve"> </w:delText>
        </w:r>
      </w:del>
      <w:hyperlink w:anchor="rem-cv-estimate">
        <w:del w:id="5549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5550" w:author="PR Preview" w:date="2026-01-01T00:00:00Z">
        <w:r>
          <w:delText xml:space="preserve">,</w:delText>
        </w:r>
      </w:del>
      <w:del w:id="55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5552" w:author="PR Preview" w:date="2026-01-01T00:00:00Z">
        <w:r>
          <w:delText xml:space="preserve"> </w:delText>
        </w:r>
      </w:del>
      <w:del w:id="5553" w:author="PR Preview" w:date="2026-01-01T00:00:00Z">
        <w:r>
          <w:delText xml:space="preserve">estimates</w:delText>
        </w:r>
      </w:del>
      <w:del w:id="55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5555" w:author="PR Preview" w:date="2026-01-01T00:00:00Z">
        <w:r>
          <w:delText xml:space="preserve"> </w:delText>
        </w:r>
      </w:del>
      <w:del w:id="5556" w:author="PR Preview" w:date="2026-01-01T00:00:00Z">
        <w:r>
          <w:delText xml:space="preserve">for the fitting procedure</w:delText>
        </w:r>
      </w:del>
      <w:del w:id="5557" w:author="PR Preview" w:date="2026-01-01T00:00:00Z">
        <w:r>
          <w:delText xml:space="preserve"> </w:delText>
        </w:r>
      </w:del>
      <m:oMath>
        <m:r>
          <m:t>g</m:t>
        </m:r>
      </m:oMath>
      <w:del w:id="5558" w:author="PR Preview" w:date="2026-01-01T00:00:00Z">
        <w:r>
          <w:delText xml:space="preserve">:</w:delText>
        </w:r>
      </w:del>
      <w:del w:id="5559" w:author="PR Preview" w:date="2026-01-01T00:00:00Z">
        <w:r>
          <w:delText xml:space="preserve"> </w:delText>
        </w:r>
      </w:del>
      <w:del w:id="5560" w:author="PR Preview" w:date="2026-01-01T00:00:00Z">
        <w:r>
          <w:delText xml:space="preserve">each rule is fitted to</w:delText>
        </w:r>
      </w:del>
      <w:del w:id="556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5562" w:author="PR Preview" w:date="2026-01-01T00:00:00Z">
        <w:r>
          <w:delText xml:space="preserve"> </w:delText>
        </w:r>
      </w:del>
      <w:del w:id="5563" w:author="PR Preview" w:date="2026-01-01T00:00:00Z">
        <w:r>
          <w:delText xml:space="preserve">observations,</w:delText>
        </w:r>
      </w:del>
      <w:del w:id="5564" w:author="PR Preview" w:date="2026-01-01T00:00:00Z">
        <w:r>
          <w:delText xml:space="preserve"> </w:delText>
        </w:r>
      </w:del>
      <w:del w:id="5565" w:author="PR Preview" w:date="2026-01-01T00:00:00Z">
        <w:r>
          <w:delText xml:space="preserve">so the bias of</w:delText>
        </w:r>
      </w:del>
      <w:del w:id="55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5567" w:author="PR Preview" w:date="2026-01-01T00:00:00Z">
        <w:r>
          <w:delText xml:space="preserve"> </w:delText>
        </w:r>
      </w:del>
      <w:del w:id="5568" w:author="PR Preview" w:date="2026-01-01T00:00:00Z">
        <w:r>
          <w:delText xml:space="preserve">as an estimate of</w:delText>
        </w:r>
      </w:del>
      <w:del w:id="556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5570" w:author="PR Preview" w:date="2026-01-01T00:00:00Z">
        <w:r>
          <w:delText xml:space="preserve"> </w:delText>
        </w:r>
      </w:del>
      <w:del w:id="5571" w:author="PR Preview" w:date="2026-01-01T00:00:00Z">
        <w:r>
          <w:delText xml:space="preserve">is the smallest of any</w:delText>
        </w:r>
      </w:del>
      <w:del w:id="5572" w:author="PR Preview" w:date="2026-01-01T00:00:00Z">
        <w:r>
          <w:delText xml:space="preserve"> </w:delText>
        </w:r>
      </w:del>
      <m:oMath>
        <m:r>
          <m:t>k</m:t>
        </m:r>
      </m:oMath>
      <w:del w:id="5573" w:author="PR Preview" w:date="2026-01-01T00:00:00Z">
        <w:r>
          <w:delText xml:space="preserve">.</w:delText>
        </w:r>
      </w:del>
      <w:del w:id="5574" w:author="PR Preview" w:date="2026-01-01T00:00:00Z">
        <w:r>
          <w:delText xml:space="preserve"> </w:delText>
        </w:r>
      </w:del>
      <w:del w:id="5575" w:author="PR Preview" w:date="2026-01-01T00:00:00Z">
        <w:r>
          <w:delText xml:space="preserve">But the</w:delText>
        </w:r>
      </w:del>
      <w:del w:id="5576" w:author="PR Preview" w:date="2026-01-01T00:00:00Z">
        <w:r>
          <w:delText xml:space="preserve"> </w:delText>
        </w:r>
      </w:del>
      <m:oMath>
        <m:r>
          <m:t>n</m:t>
        </m:r>
      </m:oMath>
      <w:del w:id="5577" w:author="PR Preview" w:date="2026-01-01T00:00:00Z">
        <w:r>
          <w:delText xml:space="preserve"> </w:delText>
        </w:r>
      </w:del>
      <w:del w:id="5578" w:author="PR Preview" w:date="2026-01-01T00:00:00Z">
        <w:r>
          <w:delText xml:space="preserve">training sets are nearly identical,</w:delText>
        </w:r>
      </w:del>
      <w:del w:id="5579" w:author="PR Preview" w:date="2026-01-01T00:00:00Z">
        <w:r>
          <w:delText xml:space="preserve"> </w:delText>
        </w:r>
      </w:del>
      <w:del w:id="5580" w:author="PR Preview" w:date="2026-01-01T00:00:00Z">
        <w:r>
          <w:delText xml:space="preserve">so the variance of</w:delText>
        </w:r>
      </w:del>
      <w:del w:id="55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5582" w:author="PR Preview" w:date="2026-01-01T00:00:00Z">
        <w:r>
          <w:delText xml:space="preserve"> </w:delText>
        </w:r>
      </w:del>
      <w:del w:id="5583" w:author="PR Preview" w:date="2026-01-01T00:00:00Z">
        <w:r>
          <w:delText xml:space="preserve">can be larger than that of 5- or 10-fold cross-validation</w:delText>
        </w:r>
      </w:del>
      <w:del w:id="5584" w:author="PR Preview" w:date="2026-01-01T00:00:00Z">
        <w:r>
          <w:delText xml:space="preserve"> </w:delText>
        </w:r>
      </w:del>
      <w:del w:id="5585" w:author="PR Preview" w:date="2026-01-01T00:00:00Z">
        <w:r>
          <w:delText xml:space="preserve">[5, Sec. 5.1.4]</w:delText>
        </w:r>
      </w:del>
      <w:del w:id="5586" w:author="PR Preview" w:date="2026-01-01T00:00:00Z">
        <w:r>
          <w:delText xml:space="preserve">.</w:delText>
        </w:r>
      </w:del>
      <w:del w:id="5587" w:author="PR Preview" w:date="2026-01-01T00:00:00Z">
        <w:r>
          <w:delText xml:space="preserve"> </w:delText>
        </w:r>
      </w:del>
      <w:del w:id="5588" w:author="PR Preview" w:date="2026-01-01T00:00:00Z">
        <w:r>
          <w:delText xml:space="preserve">For least squares fits,</w:delText>
        </w:r>
      </w:del>
      <w:del w:id="5589" w:author="PR Preview" w:date="2026-01-01T00:00:00Z">
        <w:r>
          <w:delText xml:space="preserve"> </w:delText>
        </w:r>
      </w:del>
      <w:hyperlink w:anchor="thm-loocv-shortcut">
        <w:del w:id="559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591" w:author="PR Preview" w:date="2026-01-01T00:00:00Z">
        <w:r>
          <w:delText xml:space="preserve"> </w:delText>
        </w:r>
      </w:del>
      <w:del w:id="5592" w:author="PR Preview" w:date="2026-01-01T00:00:00Z">
        <w:r>
          <w:delText xml:space="preserve">computes LOOCV from a single fit;</w:delText>
        </w:r>
      </w:del>
      <w:del w:id="5593" w:author="PR Preview" w:date="2026-01-01T00:00:00Z">
        <w:r>
          <w:delText xml:space="preserve"> </w:delText>
        </w:r>
      </w:del>
      <w:del w:id="5594" w:author="PR Preview" w:date="2026-01-01T00:00:00Z">
        <w:r>
          <w:delText xml:space="preserve">for most other fitting methods,</w:delText>
        </w:r>
      </w:del>
      <w:del w:id="5595" w:author="PR Preview" w:date="2026-01-01T00:00:00Z">
        <w:r>
          <w:delText xml:space="preserve"> </w:delText>
        </w:r>
      </w:del>
      <w:del w:id="5596" w:author="PR Preview" w:date="2026-01-01T00:00:00Z">
        <w:r>
          <w:delText xml:space="preserve">LOOCV requires</w:delText>
        </w:r>
      </w:del>
      <w:del w:id="5597" w:author="PR Preview" w:date="2026-01-01T00:00:00Z">
        <w:r>
          <w:delText xml:space="preserve"> </w:delText>
        </w:r>
      </w:del>
      <m:oMath>
        <m:r>
          <m:t>n</m:t>
        </m:r>
      </m:oMath>
      <w:del w:id="5598" w:author="PR Preview" w:date="2026-01-01T00:00:00Z">
        <w:r>
          <w:delText xml:space="preserve"> </w:delText>
        </w:r>
      </w:del>
      <w:del w:id="5599" w:author="PR Preview" w:date="2026-01-01T00:00:00Z">
        <w:r>
          <w:delText xml:space="preserve">fits.</w:delText>
        </w:r>
      </w:del>
    </w:p>
    <w:p>
      <w:pPr>
        <w:pStyle w:val="BodyText"/>
      </w:pPr>
      <w:ins w:id="5600" w:author="PR Preview" w:date="2026-01-01T00:00:00Z">
        <w:r>
          <w:rPr>
            <w:i/>
            <w:iCs/>
          </w:rPr>
          <w:t xml:space="preserve">Remark 33</w:t>
        </w:r>
      </w:ins>
      <w:ins w:id="5601" w:author="PR Preview" w:date="2026-01-01T00:00:00Z">
        <w:r>
          <w:t xml:space="preserve"> (When to use leave-one-out cross-validation). </w:t>
        </w:r>
      </w:ins>
      <w:ins w:id="5602" w:author="PR Preview" w:date="2026-01-01T00:00:00Z">
        <w:r>
          <w:t xml:space="preserve">LOOCV is the</w:t>
        </w:r>
      </w:ins>
      <w:ins w:id="56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604" w:author="PR Preview" w:date="2026-01-01T00:00:00Z">
        <w:r>
          <w:t xml:space="preserve"> </w:t>
        </w:r>
      </w:ins>
      <w:ins w:id="5605" w:author="PR Preview" w:date="2026-01-01T00:00:00Z">
        <w:r>
          <w:t xml:space="preserve">end of</w:t>
        </w:r>
      </w:ins>
      <w:ins w:id="5606" w:author="PR Preview" w:date="2026-01-01T00:00:00Z">
        <w:r>
          <w:t xml:space="preserve"> </w:t>
        </w:r>
      </w:ins>
      <w:hyperlink w:anchor="rem-choosing-k">
        <w:ins w:id="5607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5608" w:author="PR Preview" w:date="2026-01-01T00:00:00Z">
        <w:r>
          <w:t xml:space="preserve">.</w:t>
        </w:r>
      </w:ins>
      <w:ins w:id="5609" w:author="PR Preview" w:date="2026-01-01T00:00:00Z">
        <w:r>
          <w:t xml:space="preserve"> </w:t>
        </w:r>
      </w:ins>
      <w:ins w:id="5610" w:author="PR Preview" w:date="2026-01-01T00:00:00Z">
        <w:r>
          <w:t xml:space="preserve">By</w:t>
        </w:r>
      </w:ins>
      <w:ins w:id="5611" w:author="PR Preview" w:date="2026-01-01T00:00:00Z">
        <w:r>
          <w:t xml:space="preserve"> </w:t>
        </w:r>
      </w:ins>
      <w:hyperlink w:anchor="rem-cv-estimate">
        <w:ins w:id="5612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5613" w:author="PR Preview" w:date="2026-01-01T00:00:00Z">
        <w:r>
          <w:t xml:space="preserve">,</w:t>
        </w:r>
      </w:ins>
      <w:ins w:id="56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615" w:author="PR Preview" w:date="2026-01-01T00:00:00Z">
        <w:r>
          <w:t xml:space="preserve"> </w:t>
        </w:r>
      </w:ins>
      <w:ins w:id="5616" w:author="PR Preview" w:date="2026-01-01T00:00:00Z">
        <w:r>
          <w:t xml:space="preserve">estimates</w:t>
        </w:r>
      </w:ins>
      <w:ins w:id="56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5618" w:author="PR Preview" w:date="2026-01-01T00:00:00Z">
        <w:r>
          <w:t xml:space="preserve"> </w:t>
        </w:r>
      </w:ins>
      <w:ins w:id="5619" w:author="PR Preview" w:date="2026-01-01T00:00:00Z">
        <w:r>
          <w:t xml:space="preserve">for the fitting procedure</w:t>
        </w:r>
      </w:ins>
      <w:ins w:id="5620" w:author="PR Preview" w:date="2026-01-01T00:00:00Z">
        <w:r>
          <w:t xml:space="preserve"> </w:t>
        </w:r>
      </w:ins>
      <m:oMath>
        <m:r>
          <m:t>g</m:t>
        </m:r>
      </m:oMath>
      <w:ins w:id="5621" w:author="PR Preview" w:date="2026-01-01T00:00:00Z">
        <w:r>
          <w:t xml:space="preserve">:</w:t>
        </w:r>
      </w:ins>
      <w:ins w:id="5622" w:author="PR Preview" w:date="2026-01-01T00:00:00Z">
        <w:r>
          <w:t xml:space="preserve"> </w:t>
        </w:r>
      </w:ins>
      <w:ins w:id="5623" w:author="PR Preview" w:date="2026-01-01T00:00:00Z">
        <w:r>
          <w:t xml:space="preserve">each rule is fitted to</w:t>
        </w:r>
      </w:ins>
      <w:ins w:id="56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5625" w:author="PR Preview" w:date="2026-01-01T00:00:00Z">
        <w:r>
          <w:t xml:space="preserve"> </w:t>
        </w:r>
      </w:ins>
      <w:ins w:id="5626" w:author="PR Preview" w:date="2026-01-01T00:00:00Z">
        <w:r>
          <w:t xml:space="preserve">observations,</w:t>
        </w:r>
      </w:ins>
      <w:ins w:id="5627" w:author="PR Preview" w:date="2026-01-01T00:00:00Z">
        <w:r>
          <w:t xml:space="preserve"> </w:t>
        </w:r>
      </w:ins>
      <w:ins w:id="5628" w:author="PR Preview" w:date="2026-01-01T00:00:00Z">
        <w:r>
          <w:t xml:space="preserve">so the bias of</w:t>
        </w:r>
      </w:ins>
      <w:ins w:id="56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630" w:author="PR Preview" w:date="2026-01-01T00:00:00Z">
        <w:r>
          <w:t xml:space="preserve"> </w:t>
        </w:r>
      </w:ins>
      <w:ins w:id="5631" w:author="PR Preview" w:date="2026-01-01T00:00:00Z">
        <w:r>
          <w:t xml:space="preserve">as an estimate of</w:t>
        </w:r>
      </w:ins>
      <w:ins w:id="563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5633" w:author="PR Preview" w:date="2026-01-01T00:00:00Z">
        <w:r>
          <w:t xml:space="preserve"> </w:t>
        </w:r>
      </w:ins>
      <w:ins w:id="5634" w:author="PR Preview" w:date="2026-01-01T00:00:00Z">
        <w:r>
          <w:t xml:space="preserve">is the smallest of any</w:t>
        </w:r>
      </w:ins>
      <w:ins w:id="5635" w:author="PR Preview" w:date="2026-01-01T00:00:00Z">
        <w:r>
          <w:t xml:space="preserve"> </w:t>
        </w:r>
      </w:ins>
      <m:oMath>
        <m:r>
          <m:t>k</m:t>
        </m:r>
      </m:oMath>
      <w:ins w:id="5636" w:author="PR Preview" w:date="2026-01-01T00:00:00Z">
        <w:r>
          <w:t xml:space="preserve">.</w:t>
        </w:r>
      </w:ins>
      <w:ins w:id="5637" w:author="PR Preview" w:date="2026-01-01T00:00:00Z">
        <w:r>
          <w:t xml:space="preserve"> </w:t>
        </w:r>
      </w:ins>
      <w:ins w:id="5638" w:author="PR Preview" w:date="2026-01-01T00:00:00Z">
        <w:r>
          <w:t xml:space="preserve">But the</w:t>
        </w:r>
      </w:ins>
      <w:ins w:id="5639" w:author="PR Preview" w:date="2026-01-01T00:00:00Z">
        <w:r>
          <w:t xml:space="preserve"> </w:t>
        </w:r>
      </w:ins>
      <m:oMath>
        <m:r>
          <m:t>n</m:t>
        </m:r>
      </m:oMath>
      <w:ins w:id="5640" w:author="PR Preview" w:date="2026-01-01T00:00:00Z">
        <w:r>
          <w:t xml:space="preserve"> </w:t>
        </w:r>
      </w:ins>
      <w:ins w:id="5641" w:author="PR Preview" w:date="2026-01-01T00:00:00Z">
        <w:r>
          <w:t xml:space="preserve">training sets are nearly identical,</w:t>
        </w:r>
      </w:ins>
      <w:ins w:id="5642" w:author="PR Preview" w:date="2026-01-01T00:00:00Z">
        <w:r>
          <w:t xml:space="preserve"> </w:t>
        </w:r>
      </w:ins>
      <w:ins w:id="5643" w:author="PR Preview" w:date="2026-01-01T00:00:00Z">
        <w:r>
          <w:t xml:space="preserve">so the variance of</w:t>
        </w:r>
      </w:ins>
      <w:ins w:id="56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645" w:author="PR Preview" w:date="2026-01-01T00:00:00Z">
        <w:r>
          <w:t xml:space="preserve"> </w:t>
        </w:r>
      </w:ins>
      <w:ins w:id="5646" w:author="PR Preview" w:date="2026-01-01T00:00:00Z">
        <w:r>
          <w:t xml:space="preserve">can be larger than that of 5- or 10-fold cross-validation</w:t>
        </w:r>
      </w:ins>
      <w:ins w:id="5647" w:author="PR Preview" w:date="2026-01-01T00:00:00Z">
        <w:r>
          <w:t xml:space="preserve"> </w:t>
        </w:r>
      </w:ins>
      <w:ins w:id="5648" w:author="PR Preview" w:date="2026-01-01T00:00:00Z">
        <w:r>
          <w:t xml:space="preserve">[5, Sec. 5.1.4]</w:t>
        </w:r>
      </w:ins>
      <w:ins w:id="5649" w:author="PR Preview" w:date="2026-01-01T00:00:00Z">
        <w:r>
          <w:t xml:space="preserve">.</w:t>
        </w:r>
      </w:ins>
      <w:ins w:id="5650" w:author="PR Preview" w:date="2026-01-01T00:00:00Z">
        <w:r>
          <w:t xml:space="preserve"> </w:t>
        </w:r>
      </w:ins>
      <w:ins w:id="5651" w:author="PR Preview" w:date="2026-01-01T00:00:00Z">
        <w:r>
          <w:t xml:space="preserve">For least squares fits,</w:t>
        </w:r>
      </w:ins>
      <w:ins w:id="5652" w:author="PR Preview" w:date="2026-01-01T00:00:00Z">
        <w:r>
          <w:t xml:space="preserve"> </w:t>
        </w:r>
      </w:ins>
      <w:hyperlink w:anchor="thm-loocv-shortcut">
        <w:ins w:id="565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654" w:author="PR Preview" w:date="2026-01-01T00:00:00Z">
        <w:r>
          <w:t xml:space="preserve"> </w:t>
        </w:r>
      </w:ins>
      <w:ins w:id="5655" w:author="PR Preview" w:date="2026-01-01T00:00:00Z">
        <w:r>
          <w:t xml:space="preserve">computes LOOCV from a single fit;</w:t>
        </w:r>
      </w:ins>
      <w:ins w:id="5656" w:author="PR Preview" w:date="2026-01-01T00:00:00Z">
        <w:r>
          <w:t xml:space="preserve"> </w:t>
        </w:r>
      </w:ins>
      <w:ins w:id="5657" w:author="PR Preview" w:date="2026-01-01T00:00:00Z">
        <w:r>
          <w:t xml:space="preserve">for most other fitting methods,</w:t>
        </w:r>
      </w:ins>
      <w:ins w:id="5658" w:author="PR Preview" w:date="2026-01-01T00:00:00Z">
        <w:r>
          <w:t xml:space="preserve"> </w:t>
        </w:r>
      </w:ins>
      <w:ins w:id="5659" w:author="PR Preview" w:date="2026-01-01T00:00:00Z">
        <w:r>
          <w:t xml:space="preserve">LOOCV requires</w:t>
        </w:r>
      </w:ins>
      <w:ins w:id="5660" w:author="PR Preview" w:date="2026-01-01T00:00:00Z">
        <w:r>
          <w:t xml:space="preserve"> </w:t>
        </w:r>
      </w:ins>
      <m:oMath>
        <m:r>
          <m:t>n</m:t>
        </m:r>
      </m:oMath>
      <w:ins w:id="5661" w:author="PR Preview" w:date="2026-01-01T00:00:00Z">
        <w:r>
          <w:t xml:space="preserve"> </w:t>
        </w:r>
      </w:ins>
      <w:ins w:id="5662" w:author="PR Preview" w:date="2026-01-01T00:00:00Z">
        <w:r>
          <w:t xml:space="preserve">fits.</w:t>
        </w:r>
      </w:ins>
    </w:p>
    <w:bookmarkEnd w:id="297"/>
    <w:bookmarkEnd w:id="298"/>
    <w:bookmarkStart w:id="328" w:name="sec-cv-model-choice"/>
    <w:p>
      <w:pPr>
        <w:pStyle w:val="Heading2"/>
      </w:pPr>
      <w:r>
        <w:t xml:space="preserve">8 Choosing a model by cross-validation</w:t>
      </w:r>
    </w:p>
    <w:bookmarkStart w:id="300" w:name="def-cv-estimate-indexed"/>
    <w:p>
      <w:pPr>
        <w:pStyle w:val="FirstParagraph"/>
      </w:pPr>
      <w:del w:id="5663" w:author="PR Preview" w:date="2026-01-01T00:00:00Z">
        <w:r>
          <w:rPr>
            <w:b/>
            <w:bCs/>
          </w:rPr>
          <w:delText xml:space="preserve">Definition 56 (Cross-validation estimate of a named procedure)</w:delText>
        </w:r>
      </w:del>
      <w:del w:id="5664" w:author="PR Preview" w:date="2026-01-01T00:00:00Z">
        <w:r>
          <w:delText xml:space="preserve"> </w:delText>
        </w:r>
      </w:del>
      <w:del w:id="5665" w:author="PR Preview" w:date="2026-01-01T00:00:00Z">
        <w:r>
          <w:delText xml:space="preserve">Let a</w:delText>
        </w:r>
      </w:del>
      <w:del w:id="5666" w:author="PR Preview" w:date="2026-01-01T00:00:00Z">
        <w:r>
          <w:delText xml:space="preserve"> </w:delText>
        </w:r>
      </w:del>
      <w:hyperlink w:anchor="def-training-set">
        <w:del w:id="56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6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69" w:author="PR Preview" w:date="2026-01-01T00:00:00Z">
        <w:r>
          <w:delText xml:space="preserve">, indexed by</w:delText>
        </w:r>
      </w:del>
      <w:del w:id="5670" w:author="PR Preview" w:date="2026-01-01T00:00:00Z">
        <w:r>
          <w:delText xml:space="preserve"> </w:delText>
        </w:r>
      </w:del>
      <m:oMath>
        <m:r>
          <m:t>I</m:t>
        </m:r>
      </m:oMath>
      <w:del w:id="5671" w:author="PR Preview" w:date="2026-01-01T00:00:00Z">
        <w:r>
          <w:delText xml:space="preserve">,</w:delText>
        </w:r>
      </w:del>
      <w:del w:id="5672" w:author="PR Preview" w:date="2026-01-01T00:00:00Z">
        <w:r>
          <w:delText xml:space="preserve"> </w:delText>
        </w:r>
      </w:del>
      <w:del w:id="5673" w:author="PR Preview" w:date="2026-01-01T00:00:00Z">
        <w:r>
          <w:delText xml:space="preserve">be divided into</w:delText>
        </w:r>
      </w:del>
      <w:del w:id="5674" w:author="PR Preview" w:date="2026-01-01T00:00:00Z">
        <w:r>
          <w:delText xml:space="preserve"> </w:delText>
        </w:r>
      </w:del>
      <w:hyperlink w:anchor="def-folds">
        <w:del w:id="567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6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677" w:author="PR Preview" w:date="2026-01-01T00:00:00Z">
        <w:r>
          <w:delText xml:space="preserve">.</w:delText>
        </w:r>
      </w:del>
      <w:del w:id="5678" w:author="PR Preview" w:date="2026-01-01T00:00:00Z">
        <w:r>
          <w:delText xml:space="preserve"> </w:delText>
        </w:r>
      </w:del>
      <w:del w:id="5679" w:author="PR Preview" w:date="2026-01-01T00:00:00Z">
        <w:r>
          <w:delText xml:space="preserve">The</w:delText>
        </w:r>
      </w:del>
      <w:del w:id="5680" w:author="PR Preview" w:date="2026-01-01T00:00:00Z">
        <w:r>
          <w:delText xml:space="preserve"> </w:delText>
        </w:r>
      </w:del>
      <w:del w:id="5681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5682" w:author="PR Preview" w:date="2026-01-01T00:00:00Z">
        <w:r>
          <w:delText xml:space="preserve"> </w:delText>
        </w:r>
      </w:del>
      <m:oMath>
        <m:r>
          <m:t>g</m:t>
        </m:r>
      </m:oMath>
      <w:del w:id="5683" w:author="PR Preview" w:date="2026-01-01T00:00:00Z">
        <w:r>
          <w:delText xml:space="preserve"> </w:delText>
        </w:r>
      </w:del>
      <w:del w:id="5684" w:author="PR Preview" w:date="2026-01-01T00:00:00Z">
        <w:r>
          <w:delText xml:space="preserve">on</w:delText>
        </w:r>
      </w:del>
      <w:del w:id="56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86" w:author="PR Preview" w:date="2026-01-01T00:00:00Z">
        <w:r>
          <w:delText xml:space="preserve">,</w:delText>
        </w:r>
      </w:del>
      <w:del w:id="5687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688" w:author="PR Preview" w:date="2026-01-01T00:00:00Z">
        <w:r>
          <w:delText xml:space="preserve">,</w:delText>
        </w:r>
      </w:del>
      <w:del w:id="5689" w:author="PR Preview" w:date="2026-01-01T00:00:00Z">
        <w:r>
          <w:delText xml:space="preserve"> </w:delText>
        </w:r>
      </w:del>
      <w:del w:id="5690" w:author="PR Preview" w:date="2026-01-01T00:00:00Z">
        <w:r>
          <w:delText xml:space="preserve">is the</w:delText>
        </w:r>
      </w:del>
      <w:del w:id="5691" w:author="PR Preview" w:date="2026-01-01T00:00:00Z">
        <w:r>
          <w:delText xml:space="preserve"> </w:delText>
        </w:r>
      </w:del>
      <w:hyperlink w:anchor="def-cv-estimate">
        <w:del w:id="569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693" w:author="PR Preview" w:date="2026-01-01T00:00:00Z">
        <w:r>
          <w:delText xml:space="preserve"> </w:delText>
        </w:r>
      </w:del>
      <w:del w:id="5694" w:author="PR Preview" w:date="2026-01-01T00:00:00Z">
        <w:r>
          <w:delText xml:space="preserve">computed with</w:delText>
        </w:r>
      </w:del>
      <w:del w:id="5695" w:author="PR Preview" w:date="2026-01-01T00:00:00Z">
        <w:r>
          <w:delText xml:space="preserve"> </w:delText>
        </w:r>
      </w:del>
      <w:hyperlink w:anchor="def-fold-out-rule">
        <w:del w:id="5696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5697" w:author="PR Preview" w:date="2026-01-01T00:00:00Z">
        <w:r>
          <w:delText xml:space="preserve"> </w:delText>
        </w:r>
      </w:del>
      <w:del w:id="5698" w:author="PR Preview" w:date="2026-01-01T00:00:00Z">
        <w:r>
          <w:delText xml:space="preserve">that</w:delText>
        </w:r>
      </w:del>
      <w:del w:id="5699" w:author="PR Preview" w:date="2026-01-01T00:00:00Z">
        <w:r>
          <w:delText xml:space="preserve"> </w:delText>
        </w:r>
      </w:del>
      <m:oMath>
        <m:r>
          <m:t>g</m:t>
        </m:r>
      </m:oMath>
      <w:del w:id="5700" w:author="PR Preview" w:date="2026-01-01T00:00:00Z">
        <w:r>
          <w:delText xml:space="preserve"> </w:delText>
        </w:r>
      </w:del>
      <w:del w:id="5701" w:author="PR Preview" w:date="2026-01-01T00:00:00Z">
        <w:r>
          <w:delText xml:space="preserve">produces from</w:delText>
        </w:r>
      </w:del>
      <w:del w:id="57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03" w:author="PR Preview" w:date="2026-01-01T00:00:00Z">
        <w:r>
          <w:delText xml:space="preserve">:</w:delText>
        </w:r>
      </w:del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5704" w:author="PR Preview" w:date="2026-01-01T00:00:00Z">
        <w:r>
          <w:rPr>
            <w:b/>
            <w:bCs/>
          </w:rPr>
          <w:delText xml:space="preserve">Definition 57 (Cross-validation choice procedure)</w:delText>
        </w:r>
      </w:del>
      <w:del w:id="5705" w:author="PR Preview" w:date="2026-01-01T00:00:00Z">
        <w:r>
          <w:delText xml:space="preserve"> </w:delText>
        </w:r>
      </w:del>
      <w:del w:id="5706" w:author="PR Preview" w:date="2026-01-01T00:00:00Z">
        <w:r>
          <w:delText xml:space="preserve">Given candidate</w:delText>
        </w:r>
      </w:del>
      <w:del w:id="5707" w:author="PR Preview" w:date="2026-01-01T00:00:00Z">
        <w:r>
          <w:delText xml:space="preserve"> </w:delText>
        </w:r>
      </w:del>
      <w:hyperlink w:anchor="def-fitting-procedure">
        <w:del w:id="570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70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710" w:author="PR Preview" w:date="2026-01-01T00:00:00Z">
        <w:r>
          <w:delText xml:space="preserve">,</w:delText>
        </w:r>
      </w:del>
      <w:del w:id="5711" w:author="PR Preview" w:date="2026-01-01T00:00:00Z">
        <w:r>
          <w:delText xml:space="preserve"> </w:delText>
        </w:r>
      </w:del>
      <w:del w:id="5712" w:author="PR Preview" w:date="2026-01-01T00:00:00Z">
        <w:r>
          <w:delText xml:space="preserve">the</w:delText>
        </w:r>
      </w:del>
      <w:del w:id="5713" w:author="PR Preview" w:date="2026-01-01T00:00:00Z">
        <w:r>
          <w:delText xml:space="preserve"> </w:delText>
        </w:r>
      </w:del>
      <w:del w:id="5714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571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716" w:author="PR Preview" w:date="2026-01-01T00:00:00Z">
        <w:r>
          <w:delText xml:space="preserve"> </w:delText>
        </w:r>
      </w:del>
      <w:del w:id="5717" w:author="PR Preview" w:date="2026-01-01T00:00:00Z">
        <w:r>
          <w:delText xml:space="preserve">is the fitting procedure that,</w:delText>
        </w:r>
      </w:del>
      <w:del w:id="5718" w:author="PR Preview" w:date="2026-01-01T00:00:00Z">
        <w:r>
          <w:delText xml:space="preserve"> </w:delText>
        </w:r>
      </w:del>
      <w:del w:id="5719" w:author="PR Preview" w:date="2026-01-01T00:00:00Z">
        <w:r>
          <w:delText xml:space="preserve">applied to a</w:delText>
        </w:r>
      </w:del>
      <w:del w:id="5720" w:author="PR Preview" w:date="2026-01-01T00:00:00Z">
        <w:r>
          <w:delText xml:space="preserve"> </w:delText>
        </w:r>
      </w:del>
      <w:hyperlink w:anchor="def-training-set">
        <w:del w:id="572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7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23" w:author="PR Preview" w:date="2026-01-01T00:00:00Z">
        <w:r>
          <w:delText xml:space="preserve">,</w:delText>
        </w:r>
      </w:del>
      <w:del w:id="5724" w:author="PR Preview" w:date="2026-01-01T00:00:00Z">
        <w:r>
          <w:delText xml:space="preserve"> </w:delText>
        </w:r>
      </w:del>
      <w:del w:id="5725" w:author="PR Preview" w:date="2026-01-01T00:00:00Z">
        <w:r>
          <w:delText xml:space="preserve">divides</w:delText>
        </w:r>
      </w:del>
      <w:del w:id="57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27" w:author="PR Preview" w:date="2026-01-01T00:00:00Z">
        <w:r>
          <w:delText xml:space="preserve"> </w:delText>
        </w:r>
      </w:del>
      <w:del w:id="5728" w:author="PR Preview" w:date="2026-01-01T00:00:00Z">
        <w:r>
          <w:delText xml:space="preserve">into</w:delText>
        </w:r>
      </w:del>
      <w:del w:id="5729" w:author="PR Preview" w:date="2026-01-01T00:00:00Z">
        <w:r>
          <w:delText xml:space="preserve"> </w:delText>
        </w:r>
      </w:del>
      <m:oMath>
        <m:r>
          <m:t>k</m:t>
        </m:r>
      </m:oMath>
      <w:del w:id="5730" w:author="PR Preview" w:date="2026-01-01T00:00:00Z">
        <w:r>
          <w:delText xml:space="preserve"> </w:delText>
        </w:r>
      </w:del>
      <w:hyperlink w:anchor="def-folds">
        <w:del w:id="573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732" w:author="PR Preview" w:date="2026-01-01T00:00:00Z">
        <w:r>
          <w:delText xml:space="preserve">,</w:delText>
        </w:r>
      </w:del>
      <w:del w:id="5733" w:author="PR Preview" w:date="2026-01-01T00:00:00Z">
        <w:r>
          <w:delText xml:space="preserve"> </w:delText>
        </w:r>
      </w:del>
      <w:del w:id="5734" w:author="PR Preview" w:date="2026-01-01T00:00:00Z">
        <w:r>
          <w:delText xml:space="preserve">computes each candidate’s</w:delText>
        </w:r>
      </w:del>
      <w:del w:id="5735" w:author="PR Preview" w:date="2026-01-01T00:00:00Z">
        <w:r>
          <w:delText xml:space="preserve"> </w:delText>
        </w:r>
      </w:del>
      <w:hyperlink w:anchor="def-cv-estimate-indexed">
        <w:del w:id="573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737" w:author="PR Preview" w:date="2026-01-01T00:00:00Z">
        <w:r>
          <w:delText xml:space="preserve"> </w:delText>
        </w:r>
      </w:del>
      <w:del w:id="5738" w:author="PR Preview" w:date="2026-01-01T00:00:00Z">
        <w:r>
          <w:delText xml:space="preserve">on</w:delText>
        </w:r>
      </w:del>
      <w:del w:id="57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40" w:author="PR Preview" w:date="2026-01-01T00:00:00Z">
        <w:r>
          <w:delText xml:space="preserve"> </w:delText>
        </w:r>
      </w:del>
      <w:del w:id="5741" w:author="PR Preview" w:date="2026-01-01T00:00:00Z">
        <w:r>
          <w:delText xml:space="preserve">with those folds,</w:delText>
        </w:r>
      </w:del>
      <w:del w:id="5742" w:author="PR Preview" w:date="2026-01-01T00:00:00Z">
        <w:r>
          <w:delText xml:space="preserve"> </w:delText>
        </w:r>
      </w:del>
      <w:del w:id="5743" w:author="PR Preview" w:date="2026-01-01T00:00:00Z">
        <w:r>
          <w:delText xml:space="preserve">and applies to</w:delText>
        </w:r>
      </w:del>
      <w:del w:id="57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45" w:author="PR Preview" w:date="2026-01-01T00:00:00Z">
        <w:r>
          <w:delText xml:space="preserve"> </w:delText>
        </w:r>
      </w:del>
      <w:del w:id="5746" w:author="PR Preview" w:date="2026-01-01T00:00:00Z">
        <w:r>
          <w:delText xml:space="preserve">the candidate with the smallest estimate,</w:delText>
        </w:r>
      </w:del>
      <w:del w:id="5747" w:author="PR Preview" w:date="2026-01-01T00:00:00Z">
        <w:r>
          <w:delText xml:space="preserve"> </w:delText>
        </w:r>
      </w:del>
      <w:del w:id="5748" w:author="PR Preview" w:date="2026-01-01T00:00:00Z">
        <w:r>
          <w:delText xml:space="preserve">taking the smallest</w:delText>
        </w:r>
      </w:del>
      <w:del w:id="5749" w:author="PR Preview" w:date="2026-01-01T00:00:00Z">
        <w:r>
          <w:delText xml:space="preserve"> </w:delText>
        </w:r>
      </w:del>
      <m:oMath>
        <m:r>
          <m:t>l</m:t>
        </m:r>
      </m:oMath>
      <w:del w:id="5750" w:author="PR Preview" w:date="2026-01-01T00:00:00Z">
        <w:r>
          <w:delText xml:space="preserve"> </w:delText>
        </w:r>
      </w:del>
      <w:del w:id="5751" w:author="PR Preview" w:date="2026-01-01T00:00:00Z">
        <w:r>
          <w:delText xml:space="preserve">if several tie:</w:delText>
        </w:r>
      </w:del>
    </w:p>
    <w:p>
      <w:pPr>
        <w:pStyle w:val="FirstParagraph"/>
      </w:pPr>
      <w:ins w:id="5752" w:author="PR Preview" w:date="2026-01-01T00:00:00Z">
        <w:r>
          <w:rPr>
            <w:b/>
            <w:bCs/>
          </w:rPr>
          <w:t xml:space="preserve">Definition 57 (Cross-validation estimate of a named procedure)</w:t>
        </w:r>
      </w:ins>
      <w:ins w:id="5753" w:author="PR Preview" w:date="2026-01-01T00:00:00Z">
        <w:r>
          <w:t xml:space="preserve"> </w:t>
        </w:r>
      </w:ins>
      <w:ins w:id="5754" w:author="PR Preview" w:date="2026-01-01T00:00:00Z">
        <w:r>
          <w:t xml:space="preserve">Let a</w:t>
        </w:r>
      </w:ins>
      <w:ins w:id="5755" w:author="PR Preview" w:date="2026-01-01T00:00:00Z">
        <w:r>
          <w:t xml:space="preserve"> </w:t>
        </w:r>
      </w:ins>
      <w:hyperlink w:anchor="def-training-set">
        <w:ins w:id="575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7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58" w:author="PR Preview" w:date="2026-01-01T00:00:00Z">
        <w:r>
          <w:t xml:space="preserve">, indexed by</w:t>
        </w:r>
      </w:ins>
      <w:ins w:id="5759" w:author="PR Preview" w:date="2026-01-01T00:00:00Z">
        <w:r>
          <w:t xml:space="preserve"> </w:t>
        </w:r>
      </w:ins>
      <m:oMath>
        <m:r>
          <m:t>I</m:t>
        </m:r>
      </m:oMath>
      <w:ins w:id="5760" w:author="PR Preview" w:date="2026-01-01T00:00:00Z">
        <w:r>
          <w:t xml:space="preserve">,</w:t>
        </w:r>
      </w:ins>
      <w:ins w:id="5761" w:author="PR Preview" w:date="2026-01-01T00:00:00Z">
        <w:r>
          <w:t xml:space="preserve"> </w:t>
        </w:r>
      </w:ins>
      <w:ins w:id="5762" w:author="PR Preview" w:date="2026-01-01T00:00:00Z">
        <w:r>
          <w:t xml:space="preserve">be divided into</w:t>
        </w:r>
      </w:ins>
      <w:ins w:id="5763" w:author="PR Preview" w:date="2026-01-01T00:00:00Z">
        <w:r>
          <w:t xml:space="preserve"> </w:t>
        </w:r>
      </w:ins>
      <w:hyperlink w:anchor="def-folds">
        <w:ins w:id="576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7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766" w:author="PR Preview" w:date="2026-01-01T00:00:00Z">
        <w:r>
          <w:t xml:space="preserve">.</w:t>
        </w:r>
      </w:ins>
      <w:ins w:id="5767" w:author="PR Preview" w:date="2026-01-01T00:00:00Z">
        <w:r>
          <w:t xml:space="preserve"> </w:t>
        </w:r>
      </w:ins>
      <w:ins w:id="5768" w:author="PR Preview" w:date="2026-01-01T00:00:00Z">
        <w:r>
          <w:t xml:space="preserve">The</w:t>
        </w:r>
      </w:ins>
      <w:ins w:id="5769" w:author="PR Preview" w:date="2026-01-01T00:00:00Z">
        <w:r>
          <w:t xml:space="preserve"> </w:t>
        </w:r>
      </w:ins>
      <w:ins w:id="5770" w:author="PR Preview" w:date="2026-01-01T00:00:00Z">
        <w:r>
          <w:rPr>
            <w:b/>
            <w:bCs/>
          </w:rPr>
          <w:t xml:space="preserve">cross-validation estimate of procedure</w:t>
        </w:r>
      </w:ins>
      <w:ins w:id="5771" w:author="PR Preview" w:date="2026-01-01T00:00:00Z">
        <w:r>
          <w:t xml:space="preserve"> </w:t>
        </w:r>
      </w:ins>
      <m:oMath>
        <m:r>
          <m:t>g</m:t>
        </m:r>
      </m:oMath>
      <w:ins w:id="5772" w:author="PR Preview" w:date="2026-01-01T00:00:00Z">
        <w:r>
          <w:t xml:space="preserve"> </w:t>
        </w:r>
      </w:ins>
      <w:ins w:id="5773" w:author="PR Preview" w:date="2026-01-01T00:00:00Z">
        <w:r>
          <w:t xml:space="preserve">on</w:t>
        </w:r>
      </w:ins>
      <w:ins w:id="57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75" w:author="PR Preview" w:date="2026-01-01T00:00:00Z">
        <w:r>
          <w:t xml:space="preserve">,</w:t>
        </w:r>
      </w:ins>
      <w:ins w:id="5776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777" w:author="PR Preview" w:date="2026-01-01T00:00:00Z">
        <w:r>
          <w:t xml:space="preserve">,</w:t>
        </w:r>
      </w:ins>
      <w:ins w:id="5778" w:author="PR Preview" w:date="2026-01-01T00:00:00Z">
        <w:r>
          <w:t xml:space="preserve"> </w:t>
        </w:r>
      </w:ins>
      <w:ins w:id="5779" w:author="PR Preview" w:date="2026-01-01T00:00:00Z">
        <w:r>
          <w:t xml:space="preserve">is the</w:t>
        </w:r>
      </w:ins>
      <w:ins w:id="5780" w:author="PR Preview" w:date="2026-01-01T00:00:00Z">
        <w:r>
          <w:t xml:space="preserve"> </w:t>
        </w:r>
      </w:ins>
      <w:hyperlink w:anchor="def-cv-estimate">
        <w:ins w:id="57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782" w:author="PR Preview" w:date="2026-01-01T00:00:00Z">
        <w:r>
          <w:t xml:space="preserve"> </w:t>
        </w:r>
      </w:ins>
      <w:ins w:id="5783" w:author="PR Preview" w:date="2026-01-01T00:00:00Z">
        <w:r>
          <w:t xml:space="preserve">computed with</w:t>
        </w:r>
      </w:ins>
      <w:ins w:id="5784" w:author="PR Preview" w:date="2026-01-01T00:00:00Z">
        <w:r>
          <w:t xml:space="preserve"> </w:t>
        </w:r>
      </w:ins>
      <w:hyperlink w:anchor="def-fold-out-rule">
        <w:ins w:id="5785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5786" w:author="PR Preview" w:date="2026-01-01T00:00:00Z">
        <w:r>
          <w:t xml:space="preserve"> </w:t>
        </w:r>
      </w:ins>
      <w:ins w:id="5787" w:author="PR Preview" w:date="2026-01-01T00:00:00Z">
        <w:r>
          <w:t xml:space="preserve">that</w:t>
        </w:r>
      </w:ins>
      <w:ins w:id="5788" w:author="PR Preview" w:date="2026-01-01T00:00:00Z">
        <w:r>
          <w:t xml:space="preserve"> </w:t>
        </w:r>
      </w:ins>
      <m:oMath>
        <m:r>
          <m:t>g</m:t>
        </m:r>
      </m:oMath>
      <w:ins w:id="5789" w:author="PR Preview" w:date="2026-01-01T00:00:00Z">
        <w:r>
          <w:t xml:space="preserve"> </w:t>
        </w:r>
      </w:ins>
      <w:ins w:id="5790" w:author="PR Preview" w:date="2026-01-01T00:00:00Z">
        <w:r>
          <w:t xml:space="preserve">produces from</w:t>
        </w:r>
      </w:ins>
      <w:ins w:id="57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92" w:author="PR Preview" w:date="2026-01-01T00:00:00Z">
        <w:r>
          <w:t xml:space="preserve">:</w:t>
        </w:r>
      </w:ins>
    </w:p>
    <w:p>
      <w:pPr>
        <w:pStyle w:val="BodyText"/>
      </w:pPr>
      <w:bookmarkStart w:id="29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2" w:name="def-cv-choice"/>
    <w:p>
      <w:pPr>
        <w:pStyle w:val="FirstParagraph"/>
      </w:pPr>
      <w:ins w:id="5793" w:author="PR Preview" w:date="2026-01-01T00:00:00Z">
        <w:r>
          <w:rPr>
            <w:b/>
            <w:bCs/>
          </w:rPr>
          <w:t xml:space="preserve">Definition 58 (Cross-validation choice procedure)</w:t>
        </w:r>
      </w:ins>
      <w:ins w:id="5794" w:author="PR Preview" w:date="2026-01-01T00:00:00Z">
        <w:r>
          <w:t xml:space="preserve"> </w:t>
        </w:r>
      </w:ins>
      <w:ins w:id="5795" w:author="PR Preview" w:date="2026-01-01T00:00:00Z">
        <w:r>
          <w:t xml:space="preserve">Given candidate</w:t>
        </w:r>
      </w:ins>
      <w:ins w:id="5796" w:author="PR Preview" w:date="2026-01-01T00:00:00Z">
        <w:r>
          <w:t xml:space="preserve"> </w:t>
        </w:r>
      </w:ins>
      <w:hyperlink w:anchor="def-fitting-procedure">
        <w:ins w:id="579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79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799" w:author="PR Preview" w:date="2026-01-01T00:00:00Z">
        <w:r>
          <w:t xml:space="preserve">,</w:t>
        </w:r>
      </w:ins>
      <w:ins w:id="5800" w:author="PR Preview" w:date="2026-01-01T00:00:00Z">
        <w:r>
          <w:t xml:space="preserve"> </w:t>
        </w:r>
      </w:ins>
      <w:ins w:id="5801" w:author="PR Preview" w:date="2026-01-01T00:00:00Z">
        <w:r>
          <w:t xml:space="preserve">the</w:t>
        </w:r>
      </w:ins>
      <w:ins w:id="5802" w:author="PR Preview" w:date="2026-01-01T00:00:00Z">
        <w:r>
          <w:t xml:space="preserve"> </w:t>
        </w:r>
      </w:ins>
      <w:ins w:id="5803" w:author="PR Preview" w:date="2026-01-01T00:00:00Z">
        <w:r>
          <w:rPr>
            <w:b/>
            <w:bCs/>
          </w:rPr>
          <w:t xml:space="preserve">cross-validation choice procedure</w:t>
        </w:r>
      </w:ins>
      <w:ins w:id="580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805" w:author="PR Preview" w:date="2026-01-01T00:00:00Z">
        <w:r>
          <w:t xml:space="preserve"> </w:t>
        </w:r>
      </w:ins>
      <w:ins w:id="5806" w:author="PR Preview" w:date="2026-01-01T00:00:00Z">
        <w:r>
          <w:t xml:space="preserve">is the fitting procedure that,</w:t>
        </w:r>
      </w:ins>
      <w:ins w:id="5807" w:author="PR Preview" w:date="2026-01-01T00:00:00Z">
        <w:r>
          <w:t xml:space="preserve"> </w:t>
        </w:r>
      </w:ins>
      <w:ins w:id="5808" w:author="PR Preview" w:date="2026-01-01T00:00:00Z">
        <w:r>
          <w:t xml:space="preserve">applied to a</w:t>
        </w:r>
      </w:ins>
      <w:ins w:id="5809" w:author="PR Preview" w:date="2026-01-01T00:00:00Z">
        <w:r>
          <w:t xml:space="preserve"> </w:t>
        </w:r>
      </w:ins>
      <w:hyperlink w:anchor="def-training-set">
        <w:ins w:id="581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8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812" w:author="PR Preview" w:date="2026-01-01T00:00:00Z">
        <w:r>
          <w:t xml:space="preserve">,</w:t>
        </w:r>
      </w:ins>
      <w:ins w:id="5813" w:author="PR Preview" w:date="2026-01-01T00:00:00Z">
        <w:r>
          <w:t xml:space="preserve"> </w:t>
        </w:r>
      </w:ins>
      <w:ins w:id="5814" w:author="PR Preview" w:date="2026-01-01T00:00:00Z">
        <w:r>
          <w:t xml:space="preserve">divides</w:t>
        </w:r>
      </w:ins>
      <w:ins w:id="58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816" w:author="PR Preview" w:date="2026-01-01T00:00:00Z">
        <w:r>
          <w:t xml:space="preserve"> </w:t>
        </w:r>
      </w:ins>
      <w:ins w:id="5817" w:author="PR Preview" w:date="2026-01-01T00:00:00Z">
        <w:r>
          <w:t xml:space="preserve">into</w:t>
        </w:r>
      </w:ins>
      <w:ins w:id="5818" w:author="PR Preview" w:date="2026-01-01T00:00:00Z">
        <w:r>
          <w:t xml:space="preserve"> </w:t>
        </w:r>
      </w:ins>
      <m:oMath>
        <m:r>
          <m:t>k</m:t>
        </m:r>
      </m:oMath>
      <w:ins w:id="5819" w:author="PR Preview" w:date="2026-01-01T00:00:00Z">
        <w:r>
          <w:t xml:space="preserve"> </w:t>
        </w:r>
      </w:ins>
      <w:hyperlink w:anchor="def-folds">
        <w:ins w:id="582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821" w:author="PR Preview" w:date="2026-01-01T00:00:00Z">
        <w:r>
          <w:t xml:space="preserve">,</w:t>
        </w:r>
      </w:ins>
      <w:ins w:id="5822" w:author="PR Preview" w:date="2026-01-01T00:00:00Z">
        <w:r>
          <w:t xml:space="preserve"> </w:t>
        </w:r>
      </w:ins>
      <w:ins w:id="5823" w:author="PR Preview" w:date="2026-01-01T00:00:00Z">
        <w:r>
          <w:t xml:space="preserve">computes each candidate’s</w:t>
        </w:r>
      </w:ins>
      <w:ins w:id="5824" w:author="PR Preview" w:date="2026-01-01T00:00:00Z">
        <w:r>
          <w:t xml:space="preserve"> </w:t>
        </w:r>
      </w:ins>
      <w:hyperlink w:anchor="def-cv-estimate-indexed">
        <w:ins w:id="582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826" w:author="PR Preview" w:date="2026-01-01T00:00:00Z">
        <w:r>
          <w:t xml:space="preserve"> </w:t>
        </w:r>
      </w:ins>
      <w:ins w:id="5827" w:author="PR Preview" w:date="2026-01-01T00:00:00Z">
        <w:r>
          <w:t xml:space="preserve">on</w:t>
        </w:r>
      </w:ins>
      <w:ins w:id="58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829" w:author="PR Preview" w:date="2026-01-01T00:00:00Z">
        <w:r>
          <w:t xml:space="preserve"> </w:t>
        </w:r>
      </w:ins>
      <w:ins w:id="5830" w:author="PR Preview" w:date="2026-01-01T00:00:00Z">
        <w:r>
          <w:t xml:space="preserve">with those folds,</w:t>
        </w:r>
      </w:ins>
      <w:ins w:id="5831" w:author="PR Preview" w:date="2026-01-01T00:00:00Z">
        <w:r>
          <w:t xml:space="preserve"> </w:t>
        </w:r>
      </w:ins>
      <w:ins w:id="5832" w:author="PR Preview" w:date="2026-01-01T00:00:00Z">
        <w:r>
          <w:t xml:space="preserve">and applies to</w:t>
        </w:r>
      </w:ins>
      <w:ins w:id="58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834" w:author="PR Preview" w:date="2026-01-01T00:00:00Z">
        <w:r>
          <w:t xml:space="preserve"> </w:t>
        </w:r>
      </w:ins>
      <w:ins w:id="5835" w:author="PR Preview" w:date="2026-01-01T00:00:00Z">
        <w:r>
          <w:t xml:space="preserve">the candidate with the smallest estimate,</w:t>
        </w:r>
      </w:ins>
      <w:ins w:id="5836" w:author="PR Preview" w:date="2026-01-01T00:00:00Z">
        <w:r>
          <w:t xml:space="preserve"> </w:t>
        </w:r>
      </w:ins>
      <w:ins w:id="5837" w:author="PR Preview" w:date="2026-01-01T00:00:00Z">
        <w:r>
          <w:t xml:space="preserve">taking the smallest</w:t>
        </w:r>
      </w:ins>
      <w:ins w:id="5838" w:author="PR Preview" w:date="2026-01-01T00:00:00Z">
        <w:r>
          <w:t xml:space="preserve"> </w:t>
        </w:r>
      </w:ins>
      <m:oMath>
        <m:r>
          <m:t>l</m:t>
        </m:r>
      </m:oMath>
      <w:ins w:id="5839" w:author="PR Preview" w:date="2026-01-01T00:00:00Z">
        <w:r>
          <w:t xml:space="preserve"> </w:t>
        </w:r>
      </w:ins>
      <w:ins w:id="5840" w:author="PR Preview" w:date="2026-01-01T00:00:00Z">
        <w:r>
          <w:t xml:space="preserve">if several tie:</w:t>
        </w:r>
      </w:ins>
    </w:p>
    <w:p>
      <w:pPr>
        <w:pStyle w:val="BodyText"/>
      </w:pPr>
      <w:bookmarkStart w:id="30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3"/>
    <w:bookmarkStart w:id="305" w:name="def-nested-cv"/>
    <w:p>
      <w:pPr>
        <w:pStyle w:val="FirstParagraph"/>
      </w:pPr>
      <w:del w:id="5841" w:author="PR Preview" w:date="2026-01-01T00:00:00Z">
        <w:r>
          <w:rPr>
            <w:b/>
            <w:bCs/>
          </w:rPr>
          <w:delText xml:space="preserve">Definition 58 (Nested cross-validation)</w:delText>
        </w:r>
      </w:del>
      <w:del w:id="5842" w:author="PR Preview" w:date="2026-01-01T00:00:00Z">
        <w:r>
          <w:delText xml:space="preserve"> </w:delText>
        </w:r>
      </w:del>
      <w:del w:id="5843" w:author="PR Preview" w:date="2026-01-01T00:00:00Z">
        <w:r>
          <w:rPr>
            <w:b/>
            <w:bCs/>
          </w:rPr>
          <w:delText xml:space="preserve">Nested cross-validation</w:delText>
        </w:r>
      </w:del>
      <w:del w:id="5844" w:author="PR Preview" w:date="2026-01-01T00:00:00Z">
        <w:r>
          <w:delText xml:space="preserve"> </w:delText>
        </w:r>
      </w:del>
      <w:del w:id="5845" w:author="PR Preview" w:date="2026-01-01T00:00:00Z">
        <w:r>
          <w:delText xml:space="preserve">is</w:delText>
        </w:r>
      </w:del>
      <w:del w:id="584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84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848" w:author="PR Preview" w:date="2026-01-01T00:00:00Z">
        <w:r>
          <w:delText xml:space="preserve"> </w:delText>
        </w:r>
      </w:del>
      <w:del w:id="5849" w:author="PR Preview" w:date="2026-01-01T00:00:00Z">
        <w:r>
          <w:delText xml:space="preserve">of the</w:delText>
        </w:r>
      </w:del>
      <w:del w:id="5850" w:author="PR Preview" w:date="2026-01-01T00:00:00Z">
        <w:r>
          <w:delText xml:space="preserve"> </w:delText>
        </w:r>
      </w:del>
      <w:hyperlink w:anchor="def-cv-choice">
        <w:del w:id="5851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85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853" w:author="PR Preview" w:date="2026-01-01T00:00:00Z">
        <w:r>
          <w:delText xml:space="preserve">:</w:delText>
        </w:r>
      </w:del>
      <w:del w:id="5854" w:author="PR Preview" w:date="2026-01-01T00:00:00Z">
        <w:r>
          <w:delText xml:space="preserve"> </w:delText>
        </w:r>
      </w:del>
      <w:del w:id="5855" w:author="PR Preview" w:date="2026-01-01T00:00:00Z">
        <w:r>
          <w:delText xml:space="preserve">its estimate on a training set</w:delText>
        </w:r>
      </w:del>
      <w:del w:id="58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57" w:author="PR Preview" w:date="2026-01-01T00:00:00Z">
        <w:r>
          <w:delText xml:space="preserve"> </w:delText>
        </w:r>
      </w:del>
      <w:del w:id="5858" w:author="PR Preview" w:date="2026-01-01T00:00:00Z">
        <w:r>
          <w:delText xml:space="preserve">is</w:delText>
        </w:r>
      </w:del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p>
      <w:pPr>
        <w:pStyle w:val="FirstParagraph"/>
      </w:pPr>
      <w:del w:id="5859" w:author="PR Preview" w:date="2026-01-01T00:00:00Z">
        <w:r>
          <w:rPr>
            <w:i/>
            <w:iCs/>
          </w:rPr>
          <w:delText xml:space="preserve">Remark 35</w:delText>
        </w:r>
      </w:del>
      <w:del w:id="5860" w:author="PR Preview" w:date="2026-01-01T00:00:00Z">
        <w:r>
          <w:delText xml:space="preserve"> (Source: Nested cross-validation). </w:delText>
        </w:r>
      </w:del>
      <w:del w:id="5861" w:author="PR Preview" w:date="2026-01-01T00:00:00Z">
        <w:r>
          <w:delText xml:space="preserve">Hastie et al. [3, Sec. 7.10.2]</w:delText>
        </w:r>
      </w:del>
      <w:del w:id="5862" w:author="PR Preview" w:date="2026-01-01T00:00:00Z">
        <w:r>
          <w:delText xml:space="preserve"> </w:delText>
        </w:r>
      </w:del>
      <w:del w:id="5863" w:author="PR Preview" w:date="2026-01-01T00:00:00Z">
        <w:r>
          <w:delText xml:space="preserve">for cross-validating every step of a procedure,</w:delText>
        </w:r>
      </w:del>
      <w:del w:id="5864" w:author="PR Preview" w:date="2026-01-01T00:00:00Z">
        <w:r>
          <w:delText xml:space="preserve"> </w:delText>
        </w:r>
      </w:del>
      <w:del w:id="5865" w:author="PR Preview" w:date="2026-01-01T00:00:00Z">
        <w:r>
          <w:delText xml:space="preserve">choices included.</w:delText>
        </w:r>
      </w:del>
    </w:p>
    <w:p>
      <w:pPr>
        <w:pStyle w:val="BodyText"/>
      </w:pPr>
      <w:del w:id="5866" w:author="PR Preview" w:date="2026-01-01T00:00:00Z">
        <w:r>
          <w:rPr>
            <w:i/>
            <w:iCs/>
          </w:rPr>
          <w:delText xml:space="preserve">Remark 36</w:delText>
        </w:r>
      </w:del>
      <w:del w:id="5867" w:author="PR Preview" w:date="2026-01-01T00:00:00Z">
        <w:r>
          <w:delText xml:space="preserve"> (What is nested). </w:delText>
        </w:r>
      </w:del>
      <w:del w:id="5868" w:author="PR Preview" w:date="2026-01-01T00:00:00Z">
        <w:r>
          <w:delText xml:space="preserve">Each fold-out rule of</w:delText>
        </w:r>
      </w:del>
      <w:del w:id="586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870" w:author="PR Preview" w:date="2026-01-01T00:00:00Z">
        <w:r>
          <w:delText xml:space="preserve"> </w:delText>
        </w:r>
      </w:del>
      <w:del w:id="5871" w:author="PR Preview" w:date="2026-01-01T00:00:00Z">
        <w:r>
          <w:delText xml:space="preserve">is computed from the observations outside one outer</w:delText>
        </w:r>
      </w:del>
      <w:del w:id="5872" w:author="PR Preview" w:date="2026-01-01T00:00:00Z">
        <w:r>
          <w:delText xml:space="preserve"> </w:delText>
        </w:r>
      </w:del>
      <w:hyperlink w:anchor="def-folds">
        <w:del w:id="587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8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875" w:author="PR Preview" w:date="2026-01-01T00:00:00Z">
        <w:r>
          <w:delText xml:space="preserve">,</w:delText>
        </w:r>
      </w:del>
      <w:del w:id="5876" w:author="PR Preview" w:date="2026-01-01T00:00:00Z">
        <w:r>
          <w:delText xml:space="preserve"> </w:delText>
        </w:r>
      </w:del>
      <w:del w:id="5877" w:author="PR Preview" w:date="2026-01-01T00:00:00Z">
        <w:r>
          <w:delText xml:space="preserve">so the whole choice,</w:delText>
        </w:r>
      </w:del>
      <w:del w:id="5878" w:author="PR Preview" w:date="2026-01-01T00:00:00Z">
        <w:r>
          <w:delText xml:space="preserve"> </w:delText>
        </w:r>
      </w:del>
      <w:del w:id="5879" w:author="PR Preview" w:date="2026-01-01T00:00:00Z">
        <w:r>
          <w:delText xml:space="preserve">including the cross-validation that</w:delText>
        </w:r>
      </w:del>
      <w:del w:id="588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881" w:author="PR Preview" w:date="2026-01-01T00:00:00Z">
        <w:r>
          <w:delText xml:space="preserve"> </w:delText>
        </w:r>
      </w:del>
      <w:del w:id="5882" w:author="PR Preview" w:date="2026-01-01T00:00:00Z">
        <w:r>
          <w:delText xml:space="preserve">runs inside those observations,</w:delText>
        </w:r>
      </w:del>
      <w:del w:id="5883" w:author="PR Preview" w:date="2026-01-01T00:00:00Z">
        <w:r>
          <w:delText xml:space="preserve"> </w:delText>
        </w:r>
      </w:del>
      <w:del w:id="5884" w:author="PR Preview" w:date="2026-01-01T00:00:00Z">
        <w:r>
          <w:delText xml:space="preserve">never sees</w:delText>
        </w:r>
      </w:del>
      <w:del w:id="58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886" w:author="PR Preview" w:date="2026-01-01T00:00:00Z">
        <w:r>
          <w:delText xml:space="preserve">.</w:delText>
        </w:r>
      </w:del>
      <w:del w:id="5887" w:author="PR Preview" w:date="2026-01-01T00:00:00Z">
        <w:r>
          <w:delText xml:space="preserve"> </w:delText>
        </w:r>
      </w:del>
      <w:del w:id="5888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5889" w:author="PR Preview" w:date="2026-01-01T00:00:00Z">
        <w:r>
          <w:rPr>
            <w:i/>
            <w:iCs/>
          </w:rPr>
          <w:delText xml:space="preserve">Remark 37</w:delText>
        </w:r>
      </w:del>
      <w:del w:id="5890" w:author="PR Preview" w:date="2026-01-01T00:00:00Z">
        <w:r>
          <w:delText xml:space="preserve"> (Cross-validation replaces the validation set, not the test set). </w:delText>
        </w:r>
      </w:del>
      <w:del w:id="5891" w:author="PR Preview" w:date="2026-01-01T00:00:00Z">
        <w:r>
          <w:delText xml:space="preserve">Used to choose between models,</w:delText>
        </w:r>
      </w:del>
      <w:del w:id="5892" w:author="PR Preview" w:date="2026-01-01T00:00:00Z">
        <w:r>
          <w:delText xml:space="preserve"> </w:delText>
        </w:r>
      </w:del>
      <w:del w:id="5893" w:author="PR Preview" w:date="2026-01-01T00:00:00Z">
        <w:r>
          <w:delText xml:space="preserve">cross-validation takes the place of the</w:delText>
        </w:r>
      </w:del>
      <w:del w:id="5894" w:author="PR Preview" w:date="2026-01-01T00:00:00Z">
        <w:r>
          <w:delText xml:space="preserve"> </w:delText>
        </w:r>
      </w:del>
      <w:del w:id="5895" w:author="PR Preview" w:date="2026-01-01T00:00:00Z">
        <w:r>
          <w:rPr>
            <w:i/>
            <w:iCs/>
          </w:rPr>
          <w:delText xml:space="preserve">validation</w:delText>
        </w:r>
      </w:del>
      <w:del w:id="5896" w:author="PR Preview" w:date="2026-01-01T00:00:00Z">
        <w:r>
          <w:delText xml:space="preserve"> </w:delText>
        </w:r>
      </w:del>
      <w:del w:id="5897" w:author="PR Preview" w:date="2026-01-01T00:00:00Z">
        <w:r>
          <w:delText xml:space="preserve">set</w:delText>
        </w:r>
      </w:del>
      <w:del w:id="5898" w:author="PR Preview" w:date="2026-01-01T00:00:00Z">
        <w:r>
          <w:delText xml:space="preserve"> </w:delText>
        </w:r>
      </w:del>
      <w:del w:id="5899" w:author="PR Preview" w:date="2026-01-01T00:00:00Z">
        <w:r>
          <w:delText xml:space="preserve">of</w:delText>
        </w:r>
      </w:del>
      <w:del w:id="5900" w:author="PR Preview" w:date="2026-01-01T00:00:00Z">
        <w:r>
          <w:delText xml:space="preserve"> </w:delText>
        </w:r>
      </w:del>
      <w:hyperlink w:anchor="def-data-splits">
        <w:del w:id="5901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5902" w:author="PR Preview" w:date="2026-01-01T00:00:00Z">
        <w:r>
          <w:delText xml:space="preserve">,</w:delText>
        </w:r>
      </w:del>
      <w:del w:id="5903" w:author="PR Preview" w:date="2026-01-01T00:00:00Z">
        <w:r>
          <w:delText xml:space="preserve"> </w:delText>
        </w:r>
      </w:del>
      <w:del w:id="5904" w:author="PR Preview" w:date="2026-01-01T00:00:00Z">
        <w:r>
          <w:delText xml:space="preserve">the one consulted again and again,</w:delText>
        </w:r>
      </w:del>
      <w:del w:id="5905" w:author="PR Preview" w:date="2026-01-01T00:00:00Z">
        <w:r>
          <w:delText xml:space="preserve"> </w:delText>
        </w:r>
      </w:del>
      <w:del w:id="5906" w:author="PR Preview" w:date="2026-01-01T00:00:00Z">
        <w:r>
          <w:delText xml:space="preserve">and not of the test set, which stays unused until the end.</w:delText>
        </w:r>
      </w:del>
      <w:del w:id="5907" w:author="PR Preview" w:date="2026-01-01T00:00:00Z">
        <w:r>
          <w:delText xml:space="preserve"> </w:delText>
        </w:r>
      </w:del>
      <w:del w:id="5908" w:author="PR Preview" w:date="2026-01-01T00:00:00Z">
        <w:r>
          <w:delText xml:space="preserve">The cross-validation estimate of the winning model is optimistic:</w:delText>
        </w:r>
      </w:del>
      <w:del w:id="5909" w:author="PR Preview" w:date="2026-01-01T00:00:00Z">
        <w:r>
          <w:delText xml:space="preserve"> </w:delText>
        </w:r>
      </w:del>
      <w:del w:id="5910" w:author="PR Preview" w:date="2026-01-01T00:00:00Z">
        <w:r>
          <w:delText xml:space="preserve">that model won partly because the particular sample and split happened to favor it,</w:delText>
        </w:r>
      </w:del>
      <w:del w:id="5911" w:author="PR Preview" w:date="2026-01-01T00:00:00Z">
        <w:r>
          <w:delText xml:space="preserve"> </w:delText>
        </w:r>
      </w:del>
      <w:del w:id="5912" w:author="PR Preview" w:date="2026-01-01T00:00:00Z">
        <w:r>
          <w:delText xml:space="preserve">so its estimate is the smallest of several noisy estimates.</w:delText>
        </w:r>
      </w:del>
      <w:del w:id="5913" w:author="PR Preview" w:date="2026-01-01T00:00:00Z">
        <w:r>
          <w:delText xml:space="preserve"> </w:delText>
        </w:r>
      </w:del>
      <w:del w:id="5914" w:author="PR Preview" w:date="2026-01-01T00:00:00Z">
        <w:r>
          <w:delText xml:space="preserve">An honest estimate of the chosen model’s error needs data</w:delText>
        </w:r>
      </w:del>
      <w:del w:id="5915" w:author="PR Preview" w:date="2026-01-01T00:00:00Z">
        <w:r>
          <w:delText xml:space="preserve"> </w:delText>
        </w:r>
      </w:del>
      <w:del w:id="5916" w:author="PR Preview" w:date="2026-01-01T00:00:00Z">
        <w:r>
          <w:delText xml:space="preserve">that took no part in the choice</w:delText>
        </w:r>
      </w:del>
      <w:del w:id="5917" w:author="PR Preview" w:date="2026-01-01T00:00:00Z">
        <w:r>
          <w:delText xml:space="preserve"> </w:delText>
        </w:r>
      </w:del>
      <w:del w:id="5918" w:author="PR Preview" w:date="2026-01-01T00:00:00Z">
        <w:r>
          <w:delText xml:space="preserve">[3, Sec. 7.2]</w:delText>
        </w:r>
      </w:del>
      <w:del w:id="5919" w:author="PR Preview" w:date="2026-01-01T00:00:00Z">
        <w:r>
          <w:delText xml:space="preserve">,</w:delText>
        </w:r>
      </w:del>
      <w:del w:id="5920" w:author="PR Preview" w:date="2026-01-01T00:00:00Z">
        <w:r>
          <w:delText xml:space="preserve"> </w:delText>
        </w:r>
      </w:del>
      <w:del w:id="5921" w:author="PR Preview" w:date="2026-01-01T00:00:00Z">
        <w:r>
          <w:delText xml:space="preserve">such as a</w:delText>
        </w:r>
      </w:del>
      <w:del w:id="5922" w:author="PR Preview" w:date="2026-01-01T00:00:00Z">
        <w:r>
          <w:delText xml:space="preserve"> </w:delText>
        </w:r>
      </w:del>
      <w:hyperlink w:anchor="def-test-set">
        <w:del w:id="5923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5924" w:author="PR Preview" w:date="2026-01-01T00:00:00Z">
        <w:r>
          <w:delText xml:space="preserve">,</w:delText>
        </w:r>
      </w:del>
      <w:del w:id="5925" w:author="PR Preview" w:date="2026-01-01T00:00:00Z">
        <w:r>
          <w:delText xml:space="preserve"> </w:delText>
        </w:r>
      </w:del>
      <w:del w:id="5926" w:author="PR Preview" w:date="2026-01-01T00:00:00Z">
        <w:r>
          <w:delText xml:space="preserve">or the outer folds of</w:delText>
        </w:r>
      </w:del>
      <w:del w:id="5927" w:author="PR Preview" w:date="2026-01-01T00:00:00Z">
        <w:r>
          <w:delText xml:space="preserve"> </w:delText>
        </w:r>
      </w:del>
      <w:hyperlink w:anchor="def-nested-cv">
        <w:del w:id="5928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5929" w:author="PR Preview" w:date="2026-01-01T00:00:00Z">
        <w:r>
          <w:delText xml:space="preserve">.</w:delText>
        </w:r>
      </w:del>
    </w:p>
    <w:p>
      <w:pPr>
        <w:pStyle w:val="BodyText"/>
      </w:pPr>
      <w:del w:id="5930" w:author="PR Preview" w:date="2026-01-01T00:00:00Z">
        <w:r>
          <w:rPr>
            <w:b/>
            <w:bCs/>
          </w:rPr>
          <w:delText xml:space="preserve">Definition 59 (Fold-based standard error)</w:delText>
        </w:r>
      </w:del>
      <w:del w:id="5931" w:author="PR Preview" w:date="2026-01-01T00:00:00Z">
        <w:r>
          <w:delText xml:space="preserve"> </w:delText>
        </w:r>
      </w:del>
      <w:del w:id="5932" w:author="PR Preview" w:date="2026-01-01T00:00:00Z">
        <w:r>
          <w:delText xml:space="preserve">The</w:delText>
        </w:r>
      </w:del>
      <w:del w:id="5933" w:author="PR Preview" w:date="2026-01-01T00:00:00Z">
        <w:r>
          <w:delText xml:space="preserve"> </w:delText>
        </w:r>
      </w:del>
      <w:del w:id="5934" w:author="PR Preview" w:date="2026-01-01T00:00:00Z">
        <w:r>
          <w:rPr>
            <w:b/>
            <w:bCs/>
          </w:rPr>
          <w:delText xml:space="preserve">fold-based standard error</w:delText>
        </w:r>
      </w:del>
      <w:del w:id="593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936" w:author="PR Preview" w:date="2026-01-01T00:00:00Z">
        <w:r>
          <w:delText xml:space="preserve"> </w:delText>
        </w:r>
      </w:del>
      <w:del w:id="5937" w:author="PR Preview" w:date="2026-01-01T00:00:00Z">
        <w:r>
          <w:delText xml:space="preserve">of a</w:delText>
        </w:r>
      </w:del>
      <w:del w:id="5938" w:author="PR Preview" w:date="2026-01-01T00:00:00Z">
        <w:r>
          <w:delText xml:space="preserve"> </w:delText>
        </w:r>
      </w:del>
      <m:oMath>
        <m:r>
          <m:t>k</m:t>
        </m:r>
      </m:oMath>
      <w:del w:id="5939" w:author="PR Preview" w:date="2026-01-01T00:00:00Z">
        <w:r>
          <w:delText xml:space="preserve">-fold</w:delText>
        </w:r>
      </w:del>
      <w:del w:id="5940" w:author="PR Preview" w:date="2026-01-01T00:00:00Z">
        <w:r>
          <w:delText xml:space="preserve"> </w:delText>
        </w:r>
      </w:del>
      <w:hyperlink w:anchor="def-cv-estimate">
        <w:del w:id="594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942" w:author="PR Preview" w:date="2026-01-01T00:00:00Z">
        <w:r>
          <w:delText xml:space="preserve"> </w:delText>
        </w:r>
      </w:del>
      <w:del w:id="5943" w:author="PR Preview" w:date="2026-01-01T00:00:00Z">
        <w:r>
          <w:delText xml:space="preserve">is the</w:delText>
        </w:r>
      </w:del>
      <w:del w:id="5944" w:author="PR Preview" w:date="2026-01-01T00:00:00Z">
        <w:r>
          <w:delText xml:space="preserve"> </w:delText>
        </w:r>
      </w:del>
      <w:hyperlink r:id="rId311">
        <w:del w:id="5945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946" w:author="PR Preview" w:date="2026-01-01T00:00:00Z">
        <w:r>
          <w:delText xml:space="preserve"> </w:delText>
        </w:r>
      </w:del>
      <w:del w:id="5947" w:author="PR Preview" w:date="2026-01-01T00:00:00Z">
        <w:r>
          <w:delText xml:space="preserve">of the</w:delText>
        </w:r>
      </w:del>
      <w:del w:id="5948" w:author="PR Preview" w:date="2026-01-01T00:00:00Z">
        <w:r>
          <w:delText xml:space="preserve"> </w:delText>
        </w:r>
      </w:del>
      <m:oMath>
        <m:r>
          <m:t>k</m:t>
        </m:r>
      </m:oMath>
      <w:del w:id="5949" w:author="PR Preview" w:date="2026-01-01T00:00:00Z">
        <w:r>
          <w:delText xml:space="preserve"> </w:delText>
        </w:r>
      </w:del>
      <w:hyperlink w:anchor="def-fold-mse">
        <w:del w:id="5950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5951" w:author="PR Preview" w:date="2026-01-01T00:00:00Z">
        <w:r>
          <w:delText xml:space="preserve">,</w:delText>
        </w:r>
      </w:del>
      <w:del w:id="5952" w:author="PR Preview" w:date="2026-01-01T00:00:00Z">
        <w:r>
          <w:delText xml:space="preserve"> </w:delText>
        </w:r>
      </w:del>
      <w:del w:id="5953" w:author="PR Preview" w:date="2026-01-01T00:00:00Z">
        <w:r>
          <w:delText xml:space="preserve">divided by</w:delText>
        </w:r>
      </w:del>
      <w:del w:id="595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5955" w:author="PR Preview" w:date="2026-01-01T00:00:00Z">
        <w:r>
          <w:delText xml:space="preserve">:</w:delText>
        </w:r>
      </w:del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del w:id="5956" w:author="PR Preview" w:date="2026-01-01T00:00:00Z">
        <w:r>
          <w:rPr>
            <w:i/>
            <w:iCs/>
          </w:rPr>
          <w:delText xml:space="preserve">Remark 38</w:delText>
        </w:r>
      </w:del>
      <w:del w:id="5957" w:author="PR Preview" w:date="2026-01-01T00:00:00Z">
        <w:r>
          <w:delText xml:space="preserve"> (Source: Fold-based standard error). </w:delText>
        </w:r>
      </w:del>
      <w:del w:id="5958" w:author="PR Preview" w:date="2026-01-01T00:00:00Z">
        <w:r>
          <w:delText xml:space="preserve">Hastie et al. [3, Sec. 7.10.1]</w:delText>
        </w:r>
      </w:del>
      <w:del w:id="5959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5960" w:author="PR Preview" w:date="2026-01-01T00:00:00Z">
        <w:r>
          <w:rPr>
            <w:i/>
            <w:iCs/>
          </w:rPr>
          <w:delText xml:space="preserve">Remark 39</w:delText>
        </w:r>
      </w:del>
      <w:del w:id="5961" w:author="PR Preview" w:date="2026-01-01T00:00:00Z">
        <w:r>
          <w:delText xml:space="preserve"> (The fold-based standard error is only a rough guide). </w:delText>
        </w:r>
      </w:del>
      <w:del w:id="5962" w:author="PR Preview" w:date="2026-01-01T00:00:00Z">
        <w:r>
          <w:delText xml:space="preserve">Hastie et al. [3, Sec. 7.10.1]</w:delText>
        </w:r>
      </w:del>
      <w:del w:id="5963" w:author="PR Preview" w:date="2026-01-01T00:00:00Z">
        <w:r>
          <w:delText xml:space="preserve"> </w:delText>
        </w:r>
      </w:del>
      <w:del w:id="5964" w:author="PR Preview" w:date="2026-01-01T00:00:00Z">
        <w:r>
          <w:delText xml:space="preserve">draw standard-error bars</w:delText>
        </w:r>
      </w:del>
      <w:del w:id="5965" w:author="PR Preview" w:date="2026-01-01T00:00:00Z">
        <w:r>
          <w:delText xml:space="preserve"> </w:delText>
        </w:r>
      </w:del>
      <w:del w:id="5966" w:author="PR Preview" w:date="2026-01-01T00:00:00Z">
        <w:r>
          <w:delText xml:space="preserve">computed from the per-fold errors as in</w:delText>
        </w:r>
      </w:del>
      <w:del w:id="5967" w:author="PR Preview" w:date="2026-01-01T00:00:00Z">
        <w:r>
          <w:delText xml:space="preserve"> </w:delText>
        </w:r>
      </w:del>
      <w:hyperlink w:anchor="eq-cv-se">
        <w:del w:id="5968" w:author="PR Preview" w:date="2026-01-01T00:00:00Z">
          <w:r>
            <w:rPr>
              <w:rStyle w:val="Hyperlink"/>
            </w:rPr>
            <w:delText xml:space="preserve">Equation 60</w:delText>
          </w:r>
        </w:del>
      </w:hyperlink>
      <w:del w:id="5969" w:author="PR Preview" w:date="2026-01-01T00:00:00Z">
        <w:r>
          <w:delText xml:space="preserve">.</w:delText>
        </w:r>
      </w:del>
      <w:del w:id="5970" w:author="PR Preview" w:date="2026-01-01T00:00:00Z">
        <w:r>
          <w:delText xml:space="preserve"> </w:delText>
        </w:r>
      </w:del>
      <w:del w:id="5971" w:author="PR Preview" w:date="2026-01-01T00:00:00Z">
        <w:r>
          <w:delText xml:space="preserve">That formula treats the</w:delText>
        </w:r>
      </w:del>
      <w:del w:id="5972" w:author="PR Preview" w:date="2026-01-01T00:00:00Z">
        <w:r>
          <w:delText xml:space="preserve"> </w:delText>
        </w:r>
      </w:del>
      <m:oMath>
        <m:r>
          <m:t>k</m:t>
        </m:r>
      </m:oMath>
      <w:del w:id="5973" w:author="PR Preview" w:date="2026-01-01T00:00:00Z">
        <w:r>
          <w:delText xml:space="preserve"> </w:delText>
        </w:r>
      </w:del>
      <w:del w:id="5974" w:author="PR Preview" w:date="2026-01-01T00:00:00Z">
        <w:r>
          <w:delText xml:space="preserve">fold errors</w:delText>
        </w:r>
      </w:del>
      <w:del w:id="5975" w:author="PR Preview" w:date="2026-01-01T00:00:00Z">
        <w:r>
          <w:delText xml:space="preserve"> </w:delText>
        </w:r>
      </w:del>
      <w:del w:id="5976" w:author="PR Preview" w:date="2026-01-01T00:00:00Z">
        <w:r>
          <w:delText xml:space="preserve">as if they were independent,</w:delText>
        </w:r>
      </w:del>
      <w:del w:id="5977" w:author="PR Preview" w:date="2026-01-01T00:00:00Z">
        <w:r>
          <w:delText xml:space="preserve"> </w:delText>
        </w:r>
      </w:del>
      <w:del w:id="5978" w:author="PR Preview" w:date="2026-01-01T00:00:00Z">
        <w:r>
          <w:delText xml:space="preserve">which they are not:</w:delText>
        </w:r>
      </w:del>
      <w:del w:id="5979" w:author="PR Preview" w:date="2026-01-01T00:00:00Z">
        <w:r>
          <w:delText xml:space="preserve"> </w:delText>
        </w:r>
      </w:del>
      <w:del w:id="5980" w:author="PR Preview" w:date="2026-01-01T00:00:00Z">
        <w:r>
          <w:delText xml:space="preserve">every pair of folds shares</w:delText>
        </w:r>
      </w:del>
      <w:del w:id="598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982" w:author="PR Preview" w:date="2026-01-01T00:00:00Z">
        <w:r>
          <w:delText xml:space="preserve"> </w:delText>
        </w:r>
      </w:del>
      <w:del w:id="5983" w:author="PR Preview" w:date="2026-01-01T00:00:00Z">
        <w:r>
          <w:delText xml:space="preserve">folds of training data.</w:delText>
        </w:r>
      </w:del>
      <w:del w:id="5984" w:author="PR Preview" w:date="2026-01-01T00:00:00Z">
        <w:r>
          <w:delText xml:space="preserve"> </w:delText>
        </w:r>
      </w:del>
      <w:del w:id="5985" w:author="PR Preview" w:date="2026-01-01T00:00:00Z">
        <w:r>
          <w:delText xml:space="preserve">So</w:delText>
        </w:r>
      </w:del>
      <w:del w:id="598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987" w:author="PR Preview" w:date="2026-01-01T00:00:00Z">
        <w:r>
          <w:delText xml:space="preserve"> </w:delText>
        </w:r>
      </w:del>
      <w:del w:id="5988" w:author="PR Preview" w:date="2026-01-01T00:00:00Z">
        <w:r>
          <w:delText xml:space="preserve">is a rough indication</w:delText>
        </w:r>
      </w:del>
      <w:del w:id="5989" w:author="PR Preview" w:date="2026-01-01T00:00:00Z">
        <w:r>
          <w:delText xml:space="preserve"> </w:delText>
        </w:r>
      </w:del>
      <w:del w:id="5990" w:author="PR Preview" w:date="2026-01-01T00:00:00Z">
        <w:r>
          <w:delText xml:space="preserve">of how much</w:delText>
        </w:r>
      </w:del>
      <w:del w:id="59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992" w:author="PR Preview" w:date="2026-01-01T00:00:00Z">
        <w:r>
          <w:delText xml:space="preserve"> </w:delText>
        </w:r>
      </w:del>
      <w:del w:id="5993" w:author="PR Preview" w:date="2026-01-01T00:00:00Z">
        <w:r>
          <w:delText xml:space="preserve">might change with a different sample,</w:delText>
        </w:r>
      </w:del>
      <w:del w:id="5994" w:author="PR Preview" w:date="2026-01-01T00:00:00Z">
        <w:r>
          <w:delText xml:space="preserve"> </w:delText>
        </w:r>
      </w:del>
      <w:del w:id="5995" w:author="PR Preview" w:date="2026-01-01T00:00:00Z">
        <w:r>
          <w:delText xml:space="preserve">not a</w:delText>
        </w:r>
      </w:del>
      <w:del w:id="5996" w:author="PR Preview" w:date="2026-01-01T00:00:00Z">
        <w:r>
          <w:delText xml:space="preserve"> </w:delText>
        </w:r>
      </w:del>
      <w:hyperlink r:id="rId315">
        <w:del w:id="5997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998" w:author="PR Preview" w:date="2026-01-01T00:00:00Z">
        <w:r>
          <w:delText xml:space="preserve"> </w:delText>
        </w:r>
      </w:del>
      <w:del w:id="5999" w:author="PR Preview" w:date="2026-01-01T00:00:00Z">
        <w:r>
          <w:delText xml:space="preserve">of</w:delText>
        </w:r>
      </w:del>
      <w:del w:id="60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001" w:author="PR Preview" w:date="2026-01-01T00:00:00Z">
        <w:r>
          <w:delText xml:space="preserve">.</w:delText>
        </w:r>
      </w:del>
    </w:p>
    <w:p>
      <w:pPr>
        <w:pStyle w:val="BodyText"/>
      </w:pPr>
      <w:del w:id="6002" w:author="PR Preview" w:date="2026-01-01T00:00:00Z">
        <w:r>
          <w:rPr>
            <w:b/>
            <w:bCs/>
          </w:rPr>
          <w:delText xml:space="preserve">Definition 60 (Fold mean squared error of a named procedure)</w:delText>
        </w:r>
      </w:del>
      <w:del w:id="6003" w:author="PR Preview" w:date="2026-01-01T00:00:00Z">
        <w:r>
          <w:delText xml:space="preserve"> </w:delText>
        </w:r>
      </w:del>
      <w:del w:id="6004" w:author="PR Preview" w:date="2026-01-01T00:00:00Z">
        <w:r>
          <w:delText xml:space="preserve">The</w:delText>
        </w:r>
      </w:del>
      <w:del w:id="6005" w:author="PR Preview" w:date="2026-01-01T00:00:00Z">
        <w:r>
          <w:delText xml:space="preserve"> </w:delText>
        </w:r>
      </w:del>
      <w:del w:id="6006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6007" w:author="PR Preview" w:date="2026-01-01T00:00:00Z">
        <w:r>
          <w:delText xml:space="preserve"> </w:delText>
        </w:r>
      </w:del>
      <m:oMath>
        <m:r>
          <m:t>g</m:t>
        </m:r>
      </m:oMath>
      <w:del w:id="6008" w:author="PR Preview" w:date="2026-01-01T00:00:00Z">
        <w:r>
          <w:delText xml:space="preserve"> </w:delText>
        </w:r>
      </w:del>
      <w:del w:id="6009" w:author="PR Preview" w:date="2026-01-01T00:00:00Z">
        <w:r>
          <w:delText xml:space="preserve">for</w:delText>
        </w:r>
      </w:del>
      <w:del w:id="6010" w:author="PR Preview" w:date="2026-01-01T00:00:00Z">
        <w:r>
          <w:delText xml:space="preserve"> </w:delText>
        </w:r>
      </w:del>
      <w:hyperlink w:anchor="def-folds">
        <w:del w:id="601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0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013" w:author="PR Preview" w:date="2026-01-01T00:00:00Z">
        <w:r>
          <w:delText xml:space="preserve"> </w:delText>
        </w:r>
      </w:del>
      <w:del w:id="6014" w:author="PR Preview" w:date="2026-01-01T00:00:00Z">
        <w:r>
          <w:delText xml:space="preserve">of a training set</w:delText>
        </w:r>
      </w:del>
      <w:del w:id="60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16" w:author="PR Preview" w:date="2026-01-01T00:00:00Z">
        <w:r>
          <w:delText xml:space="preserve">, indexed by</w:delText>
        </w:r>
      </w:del>
      <w:del w:id="6017" w:author="PR Preview" w:date="2026-01-01T00:00:00Z">
        <w:r>
          <w:delText xml:space="preserve"> </w:delText>
        </w:r>
      </w:del>
      <m:oMath>
        <m:r>
          <m:t>I</m:t>
        </m:r>
      </m:oMath>
      <w:del w:id="6018" w:author="PR Preview" w:date="2026-01-01T00:00:00Z">
        <w:r>
          <w:delText xml:space="preserve">,</w:delText>
        </w:r>
      </w:del>
      <w:del w:id="6019" w:author="PR Preview" w:date="2026-01-01T00:00:00Z">
        <w:r>
          <w:delText xml:space="preserve"> </w:delText>
        </w:r>
      </w:del>
      <w:del w:id="6020" w:author="PR Preview" w:date="2026-01-01T00:00:00Z">
        <w:r>
          <w:delText xml:space="preserve">is the</w:delText>
        </w:r>
      </w:del>
      <w:del w:id="6021" w:author="PR Preview" w:date="2026-01-01T00:00:00Z">
        <w:r>
          <w:delText xml:space="preserve"> </w:delText>
        </w:r>
      </w:del>
      <w:hyperlink w:anchor="def-fold-mse">
        <w:del w:id="6022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6023" w:author="PR Preview" w:date="2026-01-01T00:00:00Z">
        <w:r>
          <w:delText xml:space="preserve"> </w:delText>
        </w:r>
      </w:del>
      <w:del w:id="6024" w:author="PR Preview" w:date="2026-01-01T00:00:00Z">
        <w:r>
          <w:delText xml:space="preserve">computed with the</w:delText>
        </w:r>
      </w:del>
      <w:del w:id="6025" w:author="PR Preview" w:date="2026-01-01T00:00:00Z">
        <w:r>
          <w:delText xml:space="preserve"> </w:delText>
        </w:r>
      </w:del>
      <w:hyperlink w:anchor="def-fold-out-rule">
        <w:del w:id="602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6027" w:author="PR Preview" w:date="2026-01-01T00:00:00Z">
        <w:r>
          <w:delText xml:space="preserve"> </w:delText>
        </w:r>
      </w:del>
      <w:del w:id="6028" w:author="PR Preview" w:date="2026-01-01T00:00:00Z">
        <w:r>
          <w:delText xml:space="preserve">that</w:delText>
        </w:r>
      </w:del>
      <w:del w:id="6029" w:author="PR Preview" w:date="2026-01-01T00:00:00Z">
        <w:r>
          <w:delText xml:space="preserve"> </w:delText>
        </w:r>
      </w:del>
      <m:oMath>
        <m:r>
          <m:t>g</m:t>
        </m:r>
      </m:oMath>
      <w:del w:id="6030" w:author="PR Preview" w:date="2026-01-01T00:00:00Z">
        <w:r>
          <w:delText xml:space="preserve"> </w:delText>
        </w:r>
      </w:del>
      <w:del w:id="6031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del w:id="6032" w:author="PR Preview" w:date="2026-01-01T00:00:00Z">
        <w:r>
          <w:rPr>
            <w:b/>
            <w:bCs/>
          </w:rPr>
          <w:delText xml:space="preserve">Definition 61 (Fold-based standard error of a named procedure)</w:delText>
        </w:r>
      </w:del>
      <w:del w:id="6033" w:author="PR Preview" w:date="2026-01-01T00:00:00Z">
        <w:r>
          <w:delText xml:space="preserve"> </w:delText>
        </w:r>
      </w:del>
      <w:del w:id="6034" w:author="PR Preview" w:date="2026-01-01T00:00:00Z">
        <w:r>
          <w:delText xml:space="preserve">The</w:delText>
        </w:r>
      </w:del>
      <w:del w:id="6035" w:author="PR Preview" w:date="2026-01-01T00:00:00Z">
        <w:r>
          <w:delText xml:space="preserve"> </w:delText>
        </w:r>
      </w:del>
      <w:del w:id="6036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6037" w:author="PR Preview" w:date="2026-01-01T00:00:00Z">
        <w:r>
          <w:delText xml:space="preserve"> </w:delText>
        </w:r>
      </w:del>
      <m:oMath>
        <m:r>
          <m:t>g</m:t>
        </m:r>
      </m:oMath>
      <w:del w:id="6038" w:author="PR Preview" w:date="2026-01-01T00:00:00Z">
        <w:r>
          <w:delText xml:space="preserve"> </w:delText>
        </w:r>
      </w:del>
      <w:del w:id="6039" w:author="PR Preview" w:date="2026-01-01T00:00:00Z">
        <w:r>
          <w:delText xml:space="preserve">on a training set</w:delText>
        </w:r>
      </w:del>
      <w:del w:id="60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41" w:author="PR Preview" w:date="2026-01-01T00:00:00Z">
        <w:r>
          <w:delText xml:space="preserve">,</w:delText>
        </w:r>
      </w:del>
      <w:del w:id="604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043" w:author="PR Preview" w:date="2026-01-01T00:00:00Z">
        <w:r>
          <w:delText xml:space="preserve">,</w:delText>
        </w:r>
      </w:del>
      <w:del w:id="6044" w:author="PR Preview" w:date="2026-01-01T00:00:00Z">
        <w:r>
          <w:delText xml:space="preserve"> </w:delText>
        </w:r>
      </w:del>
      <w:del w:id="6045" w:author="PR Preview" w:date="2026-01-01T00:00:00Z">
        <w:r>
          <w:delText xml:space="preserve">is the</w:delText>
        </w:r>
      </w:del>
      <w:del w:id="6046" w:author="PR Preview" w:date="2026-01-01T00:00:00Z">
        <w:r>
          <w:delText xml:space="preserve"> </w:delText>
        </w:r>
      </w:del>
      <w:hyperlink w:anchor="def-cv-se">
        <w:del w:id="6047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048" w:author="PR Preview" w:date="2026-01-01T00:00:00Z">
        <w:r>
          <w:delText xml:space="preserve"> </w:delText>
        </w:r>
      </w:del>
      <w:del w:id="6049" w:author="PR Preview" w:date="2026-01-01T00:00:00Z">
        <w:r>
          <w:delText xml:space="preserve">computed from the</w:delText>
        </w:r>
      </w:del>
      <w:del w:id="6050" w:author="PR Preview" w:date="2026-01-01T00:00:00Z">
        <w:r>
          <w:delText xml:space="preserve"> </w:delText>
        </w:r>
      </w:del>
      <w:hyperlink w:anchor="def-fold-mse-indexed">
        <w:del w:id="6051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6052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6053" w:author="PR Preview" w:date="2026-01-01T00:00:00Z">
        <w:r>
          <w:delText xml:space="preserve">:</w:delText>
        </w:r>
      </w:del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p>
      <w:pPr>
        <w:pStyle w:val="FirstParagraph"/>
      </w:pPr>
      <w:del w:id="6054" w:author="PR Preview" w:date="2026-01-01T00:00:00Z">
        <w:r>
          <w:rPr>
            <w:b/>
            <w:bCs/>
          </w:rPr>
          <w:delText xml:space="preserve">Definition 62 (One-standard-error rule)</w:delText>
        </w:r>
      </w:del>
      <w:del w:id="6055" w:author="PR Preview" w:date="2026-01-01T00:00:00Z">
        <w:r>
          <w:delText xml:space="preserve"> </w:delText>
        </w:r>
      </w:del>
      <w:del w:id="6056" w:author="PR Preview" w:date="2026-01-01T00:00:00Z">
        <w:r>
          <w:delText xml:space="preserve">Let</w:delText>
        </w:r>
      </w:del>
      <w:del w:id="605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6058" w:author="PR Preview" w:date="2026-01-01T00:00:00Z">
        <w:r>
          <w:delText xml:space="preserve"> </w:delText>
        </w:r>
      </w:del>
      <w:del w:id="6059" w:author="PR Preview" w:date="2026-01-01T00:00:00Z">
        <w:r>
          <w:delText xml:space="preserve">be candidate</w:delText>
        </w:r>
      </w:del>
      <w:del w:id="6060" w:author="PR Preview" w:date="2026-01-01T00:00:00Z">
        <w:r>
          <w:delText xml:space="preserve"> </w:delText>
        </w:r>
      </w:del>
      <w:hyperlink w:anchor="def-fitting-procedure">
        <w:del w:id="606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062" w:author="PR Preview" w:date="2026-01-01T00:00:00Z">
        <w:r>
          <w:delText xml:space="preserve">,</w:delText>
        </w:r>
      </w:del>
      <w:del w:id="6063" w:author="PR Preview" w:date="2026-01-01T00:00:00Z">
        <w:r>
          <w:delText xml:space="preserve"> </w:delText>
        </w:r>
      </w:del>
      <w:del w:id="6064" w:author="PR Preview" w:date="2026-01-01T00:00:00Z">
        <w:r>
          <w:delText xml:space="preserve">each</w:delText>
        </w:r>
      </w:del>
      <w:del w:id="6065" w:author="PR Preview" w:date="2026-01-01T00:00:00Z">
        <w:r>
          <w:delText xml:space="preserve"> </w:delText>
        </w:r>
      </w:del>
      <w:hyperlink w:anchor="def-flexibility">
        <w:del w:id="606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067" w:author="PR Preview" w:date="2026-01-01T00:00:00Z">
        <w:r>
          <w:delText xml:space="preserve"> </w:delText>
        </w:r>
      </w:del>
      <w:del w:id="6068" w:author="PR Preview" w:date="2026-01-01T00:00:00Z">
        <w:r>
          <w:delText xml:space="preserve">as the one before,</w:delText>
        </w:r>
      </w:del>
      <w:del w:id="6069" w:author="PR Preview" w:date="2026-01-01T00:00:00Z">
        <w:r>
          <w:delText xml:space="preserve"> </w:delText>
        </w:r>
      </w:del>
      <w:del w:id="6070" w:author="PR Preview" w:date="2026-01-01T00:00:00Z">
        <w:r>
          <w:delText xml:space="preserve">cross-validated on a training set</w:delText>
        </w:r>
      </w:del>
      <w:del w:id="60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72" w:author="PR Preview" w:date="2026-01-01T00:00:00Z">
        <w:r>
          <w:delText xml:space="preserve"> </w:delText>
        </w:r>
      </w:del>
      <w:del w:id="6073" w:author="PR Preview" w:date="2026-01-01T00:00:00Z">
        <w:r>
          <w:delText xml:space="preserve">with the same folds,</w:delText>
        </w:r>
      </w:del>
      <w:del w:id="6074" w:author="PR Preview" w:date="2026-01-01T00:00:00Z">
        <w:r>
          <w:delText xml:space="preserve"> </w:delText>
        </w:r>
      </w:del>
      <w:del w:id="6075" w:author="PR Preview" w:date="2026-01-01T00:00:00Z">
        <w:r>
          <w:delText xml:space="preserve">and let</w:delText>
        </w:r>
      </w:del>
      <w:del w:id="607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6077" w:author="PR Preview" w:date="2026-01-01T00:00:00Z">
        <w:r>
          <w:delText xml:space="preserve"> </w:delText>
        </w:r>
      </w:del>
      <w:del w:id="6078" w:author="PR Preview" w:date="2026-01-01T00:00:00Z">
        <w:r>
          <w:delText xml:space="preserve">be the one with the smallest</w:delText>
        </w:r>
      </w:del>
      <w:del w:id="6079" w:author="PR Preview" w:date="2026-01-01T00:00:00Z">
        <w:r>
          <w:delText xml:space="preserve"> </w:delText>
        </w:r>
      </w:del>
      <w:hyperlink w:anchor="def-cv-estimate-indexed">
        <w:del w:id="608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081" w:author="PR Preview" w:date="2026-01-01T00:00:00Z">
        <w:r>
          <w:delText xml:space="preserve">.</w:delText>
        </w:r>
      </w:del>
      <w:del w:id="6082" w:author="PR Preview" w:date="2026-01-01T00:00:00Z">
        <w:r>
          <w:delText xml:space="preserve"> </w:delText>
        </w:r>
      </w:del>
      <w:del w:id="6083" w:author="PR Preview" w:date="2026-01-01T00:00:00Z">
        <w:r>
          <w:delText xml:space="preserve">The</w:delText>
        </w:r>
      </w:del>
      <w:del w:id="6084" w:author="PR Preview" w:date="2026-01-01T00:00:00Z">
        <w:r>
          <w:delText xml:space="preserve"> </w:delText>
        </w:r>
      </w:del>
      <w:del w:id="6085" w:author="PR Preview" w:date="2026-01-01T00:00:00Z">
        <w:r>
          <w:rPr>
            <w:b/>
            <w:bCs/>
          </w:rPr>
          <w:delText xml:space="preserve">one-standard-error rule</w:delText>
        </w:r>
      </w:del>
      <w:del w:id="6086" w:author="PR Preview" w:date="2026-01-01T00:00:00Z">
        <w:r>
          <w:delText xml:space="preserve"> </w:delText>
        </w:r>
      </w:del>
      <w:del w:id="6087" w:author="PR Preview" w:date="2026-01-01T00:00:00Z">
        <w:r>
          <w:delText xml:space="preserve">chooses the smallest</w:delText>
        </w:r>
      </w:del>
      <w:del w:id="6088" w:author="PR Preview" w:date="2026-01-01T00:00:00Z">
        <w:r>
          <w:delText xml:space="preserve"> </w:delText>
        </w:r>
      </w:del>
      <m:oMath>
        <m:r>
          <m:t>l</m:t>
        </m:r>
      </m:oMath>
      <w:del w:id="6089" w:author="PR Preview" w:date="2026-01-01T00:00:00Z">
        <w:r>
          <w:delText xml:space="preserve"> </w:delText>
        </w:r>
      </w:del>
      <w:del w:id="6090" w:author="PR Preview" w:date="2026-01-01T00:00:00Z">
        <w:r>
          <w:delText xml:space="preserve">whose estimate is within one</w:delText>
        </w:r>
      </w:del>
      <w:del w:id="6091" w:author="PR Preview" w:date="2026-01-01T00:00:00Z">
        <w:r>
          <w:delText xml:space="preserve"> </w:delText>
        </w:r>
      </w:del>
      <w:hyperlink w:anchor="def-cv-se-indexed">
        <w:del w:id="6092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093" w:author="PR Preview" w:date="2026-01-01T00:00:00Z">
        <w:r>
          <w:delText xml:space="preserve"> </w:delText>
        </w:r>
      </w:del>
      <w:del w:id="6094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6095" w:author="PR Preview" w:date="2026-01-01T00:00:00Z">
        <w:r>
          <w:rPr>
            <w:b/>
            <w:bCs/>
          </w:rPr>
          <w:t xml:space="preserve">Definition 59 (Nested cross-validation)</w:t>
        </w:r>
      </w:ins>
      <w:ins w:id="6096" w:author="PR Preview" w:date="2026-01-01T00:00:00Z">
        <w:r>
          <w:t xml:space="preserve"> </w:t>
        </w:r>
      </w:ins>
      <w:ins w:id="6097" w:author="PR Preview" w:date="2026-01-01T00:00:00Z">
        <w:r>
          <w:rPr>
            <w:b/>
            <w:bCs/>
          </w:rPr>
          <w:t xml:space="preserve">Nested cross-validation</w:t>
        </w:r>
      </w:ins>
      <w:ins w:id="6098" w:author="PR Preview" w:date="2026-01-01T00:00:00Z">
        <w:r>
          <w:t xml:space="preserve"> </w:t>
        </w:r>
      </w:ins>
      <w:ins w:id="6099" w:author="PR Preview" w:date="2026-01-01T00:00:00Z">
        <w:r>
          <w:t xml:space="preserve">is</w:t>
        </w:r>
      </w:ins>
      <w:ins w:id="610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10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102" w:author="PR Preview" w:date="2026-01-01T00:00:00Z">
        <w:r>
          <w:t xml:space="preserve"> </w:t>
        </w:r>
      </w:ins>
      <w:ins w:id="6103" w:author="PR Preview" w:date="2026-01-01T00:00:00Z">
        <w:r>
          <w:t xml:space="preserve">of the</w:t>
        </w:r>
      </w:ins>
      <w:ins w:id="6104" w:author="PR Preview" w:date="2026-01-01T00:00:00Z">
        <w:r>
          <w:t xml:space="preserve"> </w:t>
        </w:r>
      </w:ins>
      <w:hyperlink w:anchor="def-cv-choice">
        <w:ins w:id="6105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10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07" w:author="PR Preview" w:date="2026-01-01T00:00:00Z">
        <w:r>
          <w:t xml:space="preserve">:</w:t>
        </w:r>
      </w:ins>
      <w:ins w:id="6108" w:author="PR Preview" w:date="2026-01-01T00:00:00Z">
        <w:r>
          <w:t xml:space="preserve"> </w:t>
        </w:r>
      </w:ins>
      <w:ins w:id="6109" w:author="PR Preview" w:date="2026-01-01T00:00:00Z">
        <w:r>
          <w:t xml:space="preserve">its estimate on a training set</w:t>
        </w:r>
      </w:ins>
      <w:ins w:id="61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111" w:author="PR Preview" w:date="2026-01-01T00:00:00Z">
        <w:r>
          <w:t xml:space="preserve"> </w:t>
        </w:r>
      </w:ins>
      <w:ins w:id="6112" w:author="PR Preview" w:date="2026-01-01T00:00:00Z">
        <w:r>
          <w:t xml:space="preserve">is</w:t>
        </w:r>
      </w:ins>
    </w:p>
    <w:p>
      <w:pPr>
        <w:pStyle w:val="BodyText"/>
      </w:pPr>
      <w:bookmarkStart w:id="3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nested-cv"/>
    <w:p>
      <w:pPr>
        <w:pStyle w:val="FirstParagraph"/>
      </w:pPr>
      <w:ins w:id="6113" w:author="PR Preview" w:date="2026-01-01T00:00:00Z">
        <w:r>
          <w:rPr>
            <w:i/>
            <w:iCs/>
          </w:rPr>
          <w:t xml:space="preserve">Remark 34</w:t>
        </w:r>
      </w:ins>
      <w:ins w:id="6114" w:author="PR Preview" w:date="2026-01-01T00:00:00Z">
        <w:r>
          <w:t xml:space="preserve"> (Source: Nested cross-validation). </w:t>
        </w:r>
      </w:ins>
      <w:ins w:id="6115" w:author="PR Preview" w:date="2026-01-01T00:00:00Z">
        <w:r>
          <w:t xml:space="preserve">Hastie et al. [3, Sec. 7.10.2]</w:t>
        </w:r>
      </w:ins>
      <w:ins w:id="6116" w:author="PR Preview" w:date="2026-01-01T00:00:00Z">
        <w:r>
          <w:t xml:space="preserve"> </w:t>
        </w:r>
      </w:ins>
      <w:ins w:id="6117" w:author="PR Preview" w:date="2026-01-01T00:00:00Z">
        <w:r>
          <w:t xml:space="preserve">for cross-validating every step of a procedure,</w:t>
        </w:r>
      </w:ins>
      <w:ins w:id="6118" w:author="PR Preview" w:date="2026-01-01T00:00:00Z">
        <w:r>
          <w:t xml:space="preserve"> </w:t>
        </w:r>
      </w:ins>
      <w:ins w:id="6119" w:author="PR Preview" w:date="2026-01-01T00:00:00Z">
        <w:r>
          <w:t xml:space="preserve">choices included.</w:t>
        </w:r>
      </w:ins>
    </w:p>
    <w:bookmarkEnd w:id="306"/>
    <w:bookmarkStart w:id="307" w:name="rem-nested-cv"/>
    <w:p>
      <w:pPr>
        <w:pStyle w:val="BodyText"/>
      </w:pPr>
      <w:ins w:id="6120" w:author="PR Preview" w:date="2026-01-01T00:00:00Z">
        <w:r>
          <w:rPr>
            <w:i/>
            <w:iCs/>
          </w:rPr>
          <w:t xml:space="preserve">Remark 35</w:t>
        </w:r>
      </w:ins>
      <w:ins w:id="6121" w:author="PR Preview" w:date="2026-01-01T00:00:00Z">
        <w:r>
          <w:t xml:space="preserve"> (What is nested). </w:t>
        </w:r>
      </w:ins>
      <w:ins w:id="6122" w:author="PR Preview" w:date="2026-01-01T00:00:00Z">
        <w:r>
          <w:t xml:space="preserve">Each fold-out rule of</w:t>
        </w:r>
      </w:ins>
      <w:ins w:id="612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24" w:author="PR Preview" w:date="2026-01-01T00:00:00Z">
        <w:r>
          <w:t xml:space="preserve"> </w:t>
        </w:r>
      </w:ins>
      <w:ins w:id="6125" w:author="PR Preview" w:date="2026-01-01T00:00:00Z">
        <w:r>
          <w:t xml:space="preserve">is computed from the observations outside one outer</w:t>
        </w:r>
      </w:ins>
      <w:ins w:id="6126" w:author="PR Preview" w:date="2026-01-01T00:00:00Z">
        <w:r>
          <w:t xml:space="preserve"> </w:t>
        </w:r>
      </w:ins>
      <w:hyperlink w:anchor="def-folds">
        <w:ins w:id="612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1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129" w:author="PR Preview" w:date="2026-01-01T00:00:00Z">
        <w:r>
          <w:t xml:space="preserve">,</w:t>
        </w:r>
      </w:ins>
      <w:ins w:id="6130" w:author="PR Preview" w:date="2026-01-01T00:00:00Z">
        <w:r>
          <w:t xml:space="preserve"> </w:t>
        </w:r>
      </w:ins>
      <w:ins w:id="6131" w:author="PR Preview" w:date="2026-01-01T00:00:00Z">
        <w:r>
          <w:t xml:space="preserve">so the whole choice,</w:t>
        </w:r>
      </w:ins>
      <w:ins w:id="6132" w:author="PR Preview" w:date="2026-01-01T00:00:00Z">
        <w:r>
          <w:t xml:space="preserve"> </w:t>
        </w:r>
      </w:ins>
      <w:ins w:id="6133" w:author="PR Preview" w:date="2026-01-01T00:00:00Z">
        <w:r>
          <w:t xml:space="preserve">including the cross-validation that</w:t>
        </w:r>
      </w:ins>
      <w:ins w:id="613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35" w:author="PR Preview" w:date="2026-01-01T00:00:00Z">
        <w:r>
          <w:t xml:space="preserve"> </w:t>
        </w:r>
      </w:ins>
      <w:ins w:id="6136" w:author="PR Preview" w:date="2026-01-01T00:00:00Z">
        <w:r>
          <w:t xml:space="preserve">runs inside those observations,</w:t>
        </w:r>
      </w:ins>
      <w:ins w:id="6137" w:author="PR Preview" w:date="2026-01-01T00:00:00Z">
        <w:r>
          <w:t xml:space="preserve"> </w:t>
        </w:r>
      </w:ins>
      <w:ins w:id="6138" w:author="PR Preview" w:date="2026-01-01T00:00:00Z">
        <w:r>
          <w:t xml:space="preserve">never sees</w:t>
        </w:r>
      </w:ins>
      <w:ins w:id="61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140" w:author="PR Preview" w:date="2026-01-01T00:00:00Z">
        <w:r>
          <w:t xml:space="preserve">.</w:t>
        </w:r>
      </w:ins>
      <w:ins w:id="6141" w:author="PR Preview" w:date="2026-01-01T00:00:00Z">
        <w:r>
          <w:t xml:space="preserve"> </w:t>
        </w:r>
      </w:ins>
      <w:ins w:id="6142" w:author="PR Preview" w:date="2026-01-01T00:00:00Z">
        <w:r>
          <w:t xml:space="preserve">That inner cross-validation is the nested one.</w:t>
        </w:r>
      </w:ins>
    </w:p>
    <w:bookmarkEnd w:id="307"/>
    <w:bookmarkStart w:id="310" w:name="rem-cv-winner-optimistic"/>
    <w:p>
      <w:pPr>
        <w:pStyle w:val="BodyText"/>
      </w:pPr>
      <w:ins w:id="6143" w:author="PR Preview" w:date="2026-01-01T00:00:00Z">
        <w:r>
          <w:rPr>
            <w:i/>
            <w:iCs/>
          </w:rPr>
          <w:t xml:space="preserve">Remark 36</w:t>
        </w:r>
      </w:ins>
      <w:ins w:id="6144" w:author="PR Preview" w:date="2026-01-01T00:00:00Z">
        <w:r>
          <w:t xml:space="preserve"> (Cross-validation replaces the validation set, not the test set). </w:t>
        </w:r>
      </w:ins>
      <w:ins w:id="6145" w:author="PR Preview" w:date="2026-01-01T00:00:00Z">
        <w:r>
          <w:t xml:space="preserve">Used to choose between models,</w:t>
        </w:r>
      </w:ins>
      <w:ins w:id="6146" w:author="PR Preview" w:date="2026-01-01T00:00:00Z">
        <w:r>
          <w:t xml:space="preserve"> </w:t>
        </w:r>
      </w:ins>
      <w:ins w:id="6147" w:author="PR Preview" w:date="2026-01-01T00:00:00Z">
        <w:r>
          <w:t xml:space="preserve">cross-validation takes the place of the</w:t>
        </w:r>
      </w:ins>
      <w:ins w:id="6148" w:author="PR Preview" w:date="2026-01-01T00:00:00Z">
        <w:r>
          <w:t xml:space="preserve"> </w:t>
        </w:r>
      </w:ins>
      <w:ins w:id="6149" w:author="PR Preview" w:date="2026-01-01T00:00:00Z">
        <w:r>
          <w:rPr>
            <w:i/>
            <w:iCs/>
          </w:rPr>
          <w:t xml:space="preserve">validation</w:t>
        </w:r>
      </w:ins>
      <w:ins w:id="6150" w:author="PR Preview" w:date="2026-01-01T00:00:00Z">
        <w:r>
          <w:t xml:space="preserve"> </w:t>
        </w:r>
      </w:ins>
      <w:ins w:id="6151" w:author="PR Preview" w:date="2026-01-01T00:00:00Z">
        <w:r>
          <w:t xml:space="preserve">set</w:t>
        </w:r>
      </w:ins>
      <w:ins w:id="6152" w:author="PR Preview" w:date="2026-01-01T00:00:00Z">
        <w:r>
          <w:t xml:space="preserve"> </w:t>
        </w:r>
      </w:ins>
      <w:ins w:id="6153" w:author="PR Preview" w:date="2026-01-01T00:00:00Z">
        <w:r>
          <w:t xml:space="preserve">of</w:t>
        </w:r>
      </w:ins>
      <w:ins w:id="6154" w:author="PR Preview" w:date="2026-01-01T00:00:00Z">
        <w:r>
          <w:t xml:space="preserve"> </w:t>
        </w:r>
      </w:ins>
      <w:hyperlink w:anchor="def-data-splits">
        <w:ins w:id="6155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6156" w:author="PR Preview" w:date="2026-01-01T00:00:00Z">
        <w:r>
          <w:t xml:space="preserve">,</w:t>
        </w:r>
      </w:ins>
      <w:ins w:id="6157" w:author="PR Preview" w:date="2026-01-01T00:00:00Z">
        <w:r>
          <w:t xml:space="preserve"> </w:t>
        </w:r>
      </w:ins>
      <w:ins w:id="6158" w:author="PR Preview" w:date="2026-01-01T00:00:00Z">
        <w:r>
          <w:t xml:space="preserve">the one consulted again and again,</w:t>
        </w:r>
      </w:ins>
      <w:ins w:id="6159" w:author="PR Preview" w:date="2026-01-01T00:00:00Z">
        <w:r>
          <w:t xml:space="preserve"> </w:t>
        </w:r>
      </w:ins>
      <w:ins w:id="6160" w:author="PR Preview" w:date="2026-01-01T00:00:00Z">
        <w:r>
          <w:t xml:space="preserve">and not of the test set, which stays unused until the end.</w:t>
        </w:r>
      </w:ins>
      <w:ins w:id="6161" w:author="PR Preview" w:date="2026-01-01T00:00:00Z">
        <w:r>
          <w:t xml:space="preserve"> </w:t>
        </w:r>
      </w:ins>
      <w:ins w:id="6162" w:author="PR Preview" w:date="2026-01-01T00:00:00Z">
        <w:r>
          <w:t xml:space="preserve">The cross-validation estimate of the winning model is optimistic:</w:t>
        </w:r>
      </w:ins>
      <w:ins w:id="6163" w:author="PR Preview" w:date="2026-01-01T00:00:00Z">
        <w:r>
          <w:t xml:space="preserve"> </w:t>
        </w:r>
      </w:ins>
      <w:ins w:id="6164" w:author="PR Preview" w:date="2026-01-01T00:00:00Z">
        <w:r>
          <w:t xml:space="preserve">that model won partly because the particular sample and split happened to favor it,</w:t>
        </w:r>
      </w:ins>
      <w:ins w:id="6165" w:author="PR Preview" w:date="2026-01-01T00:00:00Z">
        <w:r>
          <w:t xml:space="preserve"> </w:t>
        </w:r>
      </w:ins>
      <w:ins w:id="6166" w:author="PR Preview" w:date="2026-01-01T00:00:00Z">
        <w:r>
          <w:t xml:space="preserve">so its estimate is the smallest of several noisy estimates.</w:t>
        </w:r>
      </w:ins>
      <w:ins w:id="6167" w:author="PR Preview" w:date="2026-01-01T00:00:00Z">
        <w:r>
          <w:t xml:space="preserve"> </w:t>
        </w:r>
      </w:ins>
      <w:ins w:id="6168" w:author="PR Preview" w:date="2026-01-01T00:00:00Z">
        <w:r>
          <w:t xml:space="preserve">An honest estimate of the chosen model’s error needs data</w:t>
        </w:r>
      </w:ins>
      <w:ins w:id="6169" w:author="PR Preview" w:date="2026-01-01T00:00:00Z">
        <w:r>
          <w:t xml:space="preserve"> </w:t>
        </w:r>
      </w:ins>
      <w:ins w:id="6170" w:author="PR Preview" w:date="2026-01-01T00:00:00Z">
        <w:r>
          <w:t xml:space="preserve">that took no part in the choice</w:t>
        </w:r>
      </w:ins>
      <w:ins w:id="6171" w:author="PR Preview" w:date="2026-01-01T00:00:00Z">
        <w:r>
          <w:t xml:space="preserve"> </w:t>
        </w:r>
      </w:ins>
      <w:ins w:id="6172" w:author="PR Preview" w:date="2026-01-01T00:00:00Z">
        <w:r>
          <w:t xml:space="preserve">[3, Sec. 7.2]</w:t>
        </w:r>
      </w:ins>
      <w:ins w:id="6173" w:author="PR Preview" w:date="2026-01-01T00:00:00Z">
        <w:r>
          <w:t xml:space="preserve">,</w:t>
        </w:r>
      </w:ins>
      <w:ins w:id="6174" w:author="PR Preview" w:date="2026-01-01T00:00:00Z">
        <w:r>
          <w:t xml:space="preserve"> </w:t>
        </w:r>
      </w:ins>
      <w:ins w:id="6175" w:author="PR Preview" w:date="2026-01-01T00:00:00Z">
        <w:r>
          <w:t xml:space="preserve">such as a</w:t>
        </w:r>
      </w:ins>
      <w:ins w:id="6176" w:author="PR Preview" w:date="2026-01-01T00:00:00Z">
        <w:r>
          <w:t xml:space="preserve"> </w:t>
        </w:r>
      </w:ins>
      <w:hyperlink w:anchor="def-test-set">
        <w:ins w:id="6177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6178" w:author="PR Preview" w:date="2026-01-01T00:00:00Z">
        <w:r>
          <w:t xml:space="preserve">,</w:t>
        </w:r>
      </w:ins>
      <w:ins w:id="6179" w:author="PR Preview" w:date="2026-01-01T00:00:00Z">
        <w:r>
          <w:t xml:space="preserve"> </w:t>
        </w:r>
      </w:ins>
      <w:ins w:id="6180" w:author="PR Preview" w:date="2026-01-01T00:00:00Z">
        <w:r>
          <w:t xml:space="preserve">or the outer folds of</w:t>
        </w:r>
      </w:ins>
      <w:ins w:id="6181" w:author="PR Preview" w:date="2026-01-01T00:00:00Z">
        <w:r>
          <w:t xml:space="preserve"> </w:t>
        </w:r>
      </w:ins>
      <w:hyperlink w:anchor="def-nested-cv">
        <w:ins w:id="6182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6183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0"/>
    <w:bookmarkStart w:id="313" w:name="def-cv-se"/>
    <w:p>
      <w:pPr>
        <w:pStyle w:val="BodyText"/>
      </w:pPr>
      <w:ins w:id="6184" w:author="PR Preview" w:date="2026-01-01T00:00:00Z">
        <w:r>
          <w:rPr>
            <w:b/>
            <w:bCs/>
          </w:rPr>
          <w:t xml:space="preserve">Definition 60 (Fold-based standard error)</w:t>
        </w:r>
      </w:ins>
      <w:ins w:id="6185" w:author="PR Preview" w:date="2026-01-01T00:00:00Z">
        <w:r>
          <w:t xml:space="preserve"> </w:t>
        </w:r>
      </w:ins>
      <w:ins w:id="6186" w:author="PR Preview" w:date="2026-01-01T00:00:00Z">
        <w:r>
          <w:t xml:space="preserve">The</w:t>
        </w:r>
      </w:ins>
      <w:ins w:id="6187" w:author="PR Preview" w:date="2026-01-01T00:00:00Z">
        <w:r>
          <w:t xml:space="preserve"> </w:t>
        </w:r>
      </w:ins>
      <w:ins w:id="6188" w:author="PR Preview" w:date="2026-01-01T00:00:00Z">
        <w:r>
          <w:rPr>
            <w:b/>
            <w:bCs/>
          </w:rPr>
          <w:t xml:space="preserve">fold-based standard error</w:t>
        </w:r>
      </w:ins>
      <w:ins w:id="61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190" w:author="PR Preview" w:date="2026-01-01T00:00:00Z">
        <w:r>
          <w:t xml:space="preserve"> </w:t>
        </w:r>
      </w:ins>
      <w:ins w:id="6191" w:author="PR Preview" w:date="2026-01-01T00:00:00Z">
        <w:r>
          <w:t xml:space="preserve">of a</w:t>
        </w:r>
      </w:ins>
      <w:ins w:id="6192" w:author="PR Preview" w:date="2026-01-01T00:00:00Z">
        <w:r>
          <w:t xml:space="preserve"> </w:t>
        </w:r>
      </w:ins>
      <m:oMath>
        <m:r>
          <m:t>k</m:t>
        </m:r>
      </m:oMath>
      <w:ins w:id="6193" w:author="PR Preview" w:date="2026-01-01T00:00:00Z">
        <w:r>
          <w:t xml:space="preserve">-fold</w:t>
        </w:r>
      </w:ins>
      <w:ins w:id="6194" w:author="PR Preview" w:date="2026-01-01T00:00:00Z">
        <w:r>
          <w:t xml:space="preserve"> </w:t>
        </w:r>
      </w:ins>
      <w:hyperlink w:anchor="def-cv-estimate">
        <w:ins w:id="619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196" w:author="PR Preview" w:date="2026-01-01T00:00:00Z">
        <w:r>
          <w:t xml:space="preserve"> </w:t>
        </w:r>
      </w:ins>
      <w:ins w:id="6197" w:author="PR Preview" w:date="2026-01-01T00:00:00Z">
        <w:r>
          <w:t xml:space="preserve">is the</w:t>
        </w:r>
      </w:ins>
      <w:ins w:id="6198" w:author="PR Preview" w:date="2026-01-01T00:00:00Z">
        <w:r>
          <w:t xml:space="preserve"> </w:t>
        </w:r>
      </w:ins>
      <w:hyperlink r:id="rId311">
        <w:ins w:id="6199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6200" w:author="PR Preview" w:date="2026-01-01T00:00:00Z">
        <w:r>
          <w:t xml:space="preserve"> </w:t>
        </w:r>
      </w:ins>
      <w:ins w:id="6201" w:author="PR Preview" w:date="2026-01-01T00:00:00Z">
        <w:r>
          <w:t xml:space="preserve">of the</w:t>
        </w:r>
      </w:ins>
      <w:ins w:id="6202" w:author="PR Preview" w:date="2026-01-01T00:00:00Z">
        <w:r>
          <w:t xml:space="preserve"> </w:t>
        </w:r>
      </w:ins>
      <m:oMath>
        <m:r>
          <m:t>k</m:t>
        </m:r>
      </m:oMath>
      <w:ins w:id="6203" w:author="PR Preview" w:date="2026-01-01T00:00:00Z">
        <w:r>
          <w:t xml:space="preserve"> </w:t>
        </w:r>
      </w:ins>
      <w:hyperlink w:anchor="def-fold-mse">
        <w:ins w:id="6204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6205" w:author="PR Preview" w:date="2026-01-01T00:00:00Z">
        <w:r>
          <w:t xml:space="preserve">,</w:t>
        </w:r>
      </w:ins>
      <w:ins w:id="6206" w:author="PR Preview" w:date="2026-01-01T00:00:00Z">
        <w:r>
          <w:t xml:space="preserve"> </w:t>
        </w:r>
      </w:ins>
      <w:ins w:id="6207" w:author="PR Preview" w:date="2026-01-01T00:00:00Z">
        <w:r>
          <w:t xml:space="preserve">divided by</w:t>
        </w:r>
      </w:ins>
      <w:ins w:id="620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6209" w:author="PR Preview" w:date="2026-01-01T00:00:00Z">
        <w:r>
          <w:t xml:space="preserve">:</w:t>
        </w:r>
      </w:ins>
    </w:p>
    <w:p>
      <w:pPr>
        <w:pStyle w:val="BodyText"/>
      </w:pPr>
      <w:bookmarkStart w:id="31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2"/>
    </w:p>
    <w:bookmarkEnd w:id="313"/>
    <w:bookmarkStart w:id="314" w:name="rem-source-cv-se"/>
    <w:p>
      <w:pPr>
        <w:pStyle w:val="FirstParagraph"/>
      </w:pPr>
      <w:ins w:id="6210" w:author="PR Preview" w:date="2026-01-01T00:00:00Z">
        <w:r>
          <w:rPr>
            <w:i/>
            <w:iCs/>
          </w:rPr>
          <w:t xml:space="preserve">Remark 37</w:t>
        </w:r>
      </w:ins>
      <w:ins w:id="6211" w:author="PR Preview" w:date="2026-01-01T00:00:00Z">
        <w:r>
          <w:t xml:space="preserve"> (Source: Fold-based standard error). </w:t>
        </w:r>
      </w:ins>
      <w:ins w:id="6212" w:author="PR Preview" w:date="2026-01-01T00:00:00Z">
        <w:r>
          <w:t xml:space="preserve">Hastie et al. [3, Sec. 7.10.1]</w:t>
        </w:r>
      </w:ins>
      <w:ins w:id="6213" w:author="PR Preview" w:date="2026-01-01T00:00:00Z">
        <w:r>
          <w:t xml:space="preserve">, who call the result a standard error.</w:t>
        </w:r>
      </w:ins>
    </w:p>
    <w:bookmarkEnd w:id="314"/>
    <w:bookmarkStart w:id="316" w:name="rem-cv-se"/>
    <w:p>
      <w:pPr>
        <w:pStyle w:val="BodyText"/>
      </w:pPr>
      <w:ins w:id="6214" w:author="PR Preview" w:date="2026-01-01T00:00:00Z">
        <w:r>
          <w:rPr>
            <w:i/>
            <w:iCs/>
          </w:rPr>
          <w:t xml:space="preserve">Remark 38</w:t>
        </w:r>
      </w:ins>
      <w:ins w:id="6215" w:author="PR Preview" w:date="2026-01-01T00:00:00Z">
        <w:r>
          <w:t xml:space="preserve"> (The fold-based standard error is only a rough guide). </w:t>
        </w:r>
      </w:ins>
      <w:ins w:id="6216" w:author="PR Preview" w:date="2026-01-01T00:00:00Z">
        <w:r>
          <w:t xml:space="preserve">Hastie et al. [3, Sec. 7.10.1]</w:t>
        </w:r>
      </w:ins>
      <w:ins w:id="6217" w:author="PR Preview" w:date="2026-01-01T00:00:00Z">
        <w:r>
          <w:t xml:space="preserve"> </w:t>
        </w:r>
      </w:ins>
      <w:ins w:id="6218" w:author="PR Preview" w:date="2026-01-01T00:00:00Z">
        <w:r>
          <w:t xml:space="preserve">draw standard-error bars</w:t>
        </w:r>
      </w:ins>
      <w:ins w:id="6219" w:author="PR Preview" w:date="2026-01-01T00:00:00Z">
        <w:r>
          <w:t xml:space="preserve"> </w:t>
        </w:r>
      </w:ins>
      <w:ins w:id="6220" w:author="PR Preview" w:date="2026-01-01T00:00:00Z">
        <w:r>
          <w:t xml:space="preserve">computed from the per-fold errors as in</w:t>
        </w:r>
      </w:ins>
      <w:ins w:id="6221" w:author="PR Preview" w:date="2026-01-01T00:00:00Z">
        <w:r>
          <w:t xml:space="preserve"> </w:t>
        </w:r>
      </w:ins>
      <w:hyperlink w:anchor="eq-cv-se">
        <w:ins w:id="6222" w:author="PR Preview" w:date="2026-01-01T00:00:00Z">
          <w:r>
            <w:rPr>
              <w:rStyle w:val="Hyperlink"/>
            </w:rPr>
            <w:t xml:space="preserve">Equation 59</w:t>
          </w:r>
        </w:ins>
      </w:hyperlink>
      <w:ins w:id="6223" w:author="PR Preview" w:date="2026-01-01T00:00:00Z">
        <w:r>
          <w:t xml:space="preserve">.</w:t>
        </w:r>
      </w:ins>
      <w:ins w:id="6224" w:author="PR Preview" w:date="2026-01-01T00:00:00Z">
        <w:r>
          <w:t xml:space="preserve"> </w:t>
        </w:r>
      </w:ins>
      <w:ins w:id="6225" w:author="PR Preview" w:date="2026-01-01T00:00:00Z">
        <w:r>
          <w:t xml:space="preserve">That formula treats the</w:t>
        </w:r>
      </w:ins>
      <w:ins w:id="6226" w:author="PR Preview" w:date="2026-01-01T00:00:00Z">
        <w:r>
          <w:t xml:space="preserve"> </w:t>
        </w:r>
      </w:ins>
      <m:oMath>
        <m:r>
          <m:t>k</m:t>
        </m:r>
      </m:oMath>
      <w:ins w:id="6227" w:author="PR Preview" w:date="2026-01-01T00:00:00Z">
        <w:r>
          <w:t xml:space="preserve"> </w:t>
        </w:r>
      </w:ins>
      <w:ins w:id="6228" w:author="PR Preview" w:date="2026-01-01T00:00:00Z">
        <w:r>
          <w:t xml:space="preserve">fold errors</w:t>
        </w:r>
      </w:ins>
      <w:ins w:id="6229" w:author="PR Preview" w:date="2026-01-01T00:00:00Z">
        <w:r>
          <w:t xml:space="preserve"> </w:t>
        </w:r>
      </w:ins>
      <w:ins w:id="6230" w:author="PR Preview" w:date="2026-01-01T00:00:00Z">
        <w:r>
          <w:t xml:space="preserve">as if they were independent,</w:t>
        </w:r>
      </w:ins>
      <w:ins w:id="6231" w:author="PR Preview" w:date="2026-01-01T00:00:00Z">
        <w:r>
          <w:t xml:space="preserve"> </w:t>
        </w:r>
      </w:ins>
      <w:ins w:id="6232" w:author="PR Preview" w:date="2026-01-01T00:00:00Z">
        <w:r>
          <w:t xml:space="preserve">which they are not:</w:t>
        </w:r>
      </w:ins>
      <w:ins w:id="6233" w:author="PR Preview" w:date="2026-01-01T00:00:00Z">
        <w:r>
          <w:t xml:space="preserve"> </w:t>
        </w:r>
      </w:ins>
      <w:ins w:id="6234" w:author="PR Preview" w:date="2026-01-01T00:00:00Z">
        <w:r>
          <w:t xml:space="preserve">every pair of folds shares</w:t>
        </w:r>
      </w:ins>
      <w:ins w:id="623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6236" w:author="PR Preview" w:date="2026-01-01T00:00:00Z">
        <w:r>
          <w:t xml:space="preserve"> </w:t>
        </w:r>
      </w:ins>
      <w:ins w:id="6237" w:author="PR Preview" w:date="2026-01-01T00:00:00Z">
        <w:r>
          <w:t xml:space="preserve">folds of training data.</w:t>
        </w:r>
      </w:ins>
      <w:ins w:id="6238" w:author="PR Preview" w:date="2026-01-01T00:00:00Z">
        <w:r>
          <w:t xml:space="preserve"> </w:t>
        </w:r>
      </w:ins>
      <w:ins w:id="6239" w:author="PR Preview" w:date="2026-01-01T00:00:00Z">
        <w:r>
          <w:t xml:space="preserve">So</w:t>
        </w:r>
      </w:ins>
      <w:ins w:id="624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41" w:author="PR Preview" w:date="2026-01-01T00:00:00Z">
        <w:r>
          <w:t xml:space="preserve"> </w:t>
        </w:r>
      </w:ins>
      <w:ins w:id="6242" w:author="PR Preview" w:date="2026-01-01T00:00:00Z">
        <w:r>
          <w:t xml:space="preserve">is a rough indication</w:t>
        </w:r>
      </w:ins>
      <w:ins w:id="6243" w:author="PR Preview" w:date="2026-01-01T00:00:00Z">
        <w:r>
          <w:t xml:space="preserve"> </w:t>
        </w:r>
      </w:ins>
      <w:ins w:id="6244" w:author="PR Preview" w:date="2026-01-01T00:00:00Z">
        <w:r>
          <w:t xml:space="preserve">of how much</w:t>
        </w:r>
      </w:ins>
      <w:ins w:id="624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46" w:author="PR Preview" w:date="2026-01-01T00:00:00Z">
        <w:r>
          <w:t xml:space="preserve"> </w:t>
        </w:r>
      </w:ins>
      <w:ins w:id="6247" w:author="PR Preview" w:date="2026-01-01T00:00:00Z">
        <w:r>
          <w:t xml:space="preserve">might change with a different sample,</w:t>
        </w:r>
      </w:ins>
      <w:ins w:id="6248" w:author="PR Preview" w:date="2026-01-01T00:00:00Z">
        <w:r>
          <w:t xml:space="preserve"> </w:t>
        </w:r>
      </w:ins>
      <w:ins w:id="6249" w:author="PR Preview" w:date="2026-01-01T00:00:00Z">
        <w:r>
          <w:t xml:space="preserve">not a</w:t>
        </w:r>
      </w:ins>
      <w:ins w:id="6250" w:author="PR Preview" w:date="2026-01-01T00:00:00Z">
        <w:r>
          <w:t xml:space="preserve"> </w:t>
        </w:r>
      </w:ins>
      <w:hyperlink r:id="rId315">
        <w:ins w:id="625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6252" w:author="PR Preview" w:date="2026-01-01T00:00:00Z">
        <w:r>
          <w:t xml:space="preserve"> </w:t>
        </w:r>
      </w:ins>
      <w:ins w:id="6253" w:author="PR Preview" w:date="2026-01-01T00:00:00Z">
        <w:r>
          <w:t xml:space="preserve">of</w:t>
        </w:r>
      </w:ins>
      <w:ins w:id="62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55" w:author="PR Preview" w:date="2026-01-01T00:00:00Z">
        <w:r>
          <w:t xml:space="preserve">.</w:t>
        </w:r>
      </w:ins>
    </w:p>
    <w:bookmarkEnd w:id="316"/>
    <w:bookmarkStart w:id="318" w:name="def-fold-mse-indexed"/>
    <w:p>
      <w:pPr>
        <w:pStyle w:val="BodyText"/>
      </w:pPr>
      <w:ins w:id="6256" w:author="PR Preview" w:date="2026-01-01T00:00:00Z">
        <w:r>
          <w:rPr>
            <w:b/>
            <w:bCs/>
          </w:rPr>
          <w:t xml:space="preserve">Definition 61 (Fold mean squared error of a named procedure)</w:t>
        </w:r>
      </w:ins>
      <w:ins w:id="6257" w:author="PR Preview" w:date="2026-01-01T00:00:00Z">
        <w:r>
          <w:t xml:space="preserve"> </w:t>
        </w:r>
      </w:ins>
      <w:ins w:id="6258" w:author="PR Preview" w:date="2026-01-01T00:00:00Z">
        <w:r>
          <w:t xml:space="preserve">The</w:t>
        </w:r>
      </w:ins>
      <w:ins w:id="6259" w:author="PR Preview" w:date="2026-01-01T00:00:00Z">
        <w:r>
          <w:t xml:space="preserve"> </w:t>
        </w:r>
      </w:ins>
      <w:ins w:id="6260" w:author="PR Preview" w:date="2026-01-01T00:00:00Z">
        <w:r>
          <w:rPr>
            <w:b/>
            <w:bCs/>
          </w:rPr>
          <w:t xml:space="preserve">fold mean squared error of procedure</w:t>
        </w:r>
      </w:ins>
      <w:ins w:id="6261" w:author="PR Preview" w:date="2026-01-01T00:00:00Z">
        <w:r>
          <w:t xml:space="preserve"> </w:t>
        </w:r>
      </w:ins>
      <m:oMath>
        <m:r>
          <m:t>g</m:t>
        </m:r>
      </m:oMath>
      <w:ins w:id="6262" w:author="PR Preview" w:date="2026-01-01T00:00:00Z">
        <w:r>
          <w:t xml:space="preserve"> </w:t>
        </w:r>
      </w:ins>
      <w:ins w:id="6263" w:author="PR Preview" w:date="2026-01-01T00:00:00Z">
        <w:r>
          <w:t xml:space="preserve">for</w:t>
        </w:r>
      </w:ins>
      <w:ins w:id="6264" w:author="PR Preview" w:date="2026-01-01T00:00:00Z">
        <w:r>
          <w:t xml:space="preserve"> </w:t>
        </w:r>
      </w:ins>
      <w:hyperlink w:anchor="def-folds">
        <w:ins w:id="626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2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267" w:author="PR Preview" w:date="2026-01-01T00:00:00Z">
        <w:r>
          <w:t xml:space="preserve"> </w:t>
        </w:r>
      </w:ins>
      <w:ins w:id="6268" w:author="PR Preview" w:date="2026-01-01T00:00:00Z">
        <w:r>
          <w:t xml:space="preserve">of a training set</w:t>
        </w:r>
      </w:ins>
      <w:ins w:id="62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70" w:author="PR Preview" w:date="2026-01-01T00:00:00Z">
        <w:r>
          <w:t xml:space="preserve">, indexed by</w:t>
        </w:r>
      </w:ins>
      <w:ins w:id="6271" w:author="PR Preview" w:date="2026-01-01T00:00:00Z">
        <w:r>
          <w:t xml:space="preserve"> </w:t>
        </w:r>
      </w:ins>
      <m:oMath>
        <m:r>
          <m:t>I</m:t>
        </m:r>
      </m:oMath>
      <w:ins w:id="6272" w:author="PR Preview" w:date="2026-01-01T00:00:00Z">
        <w:r>
          <w:t xml:space="preserve">,</w:t>
        </w:r>
      </w:ins>
      <w:ins w:id="6273" w:author="PR Preview" w:date="2026-01-01T00:00:00Z">
        <w:r>
          <w:t xml:space="preserve"> </w:t>
        </w:r>
      </w:ins>
      <w:ins w:id="6274" w:author="PR Preview" w:date="2026-01-01T00:00:00Z">
        <w:r>
          <w:t xml:space="preserve">is the</w:t>
        </w:r>
      </w:ins>
      <w:ins w:id="6275" w:author="PR Preview" w:date="2026-01-01T00:00:00Z">
        <w:r>
          <w:t xml:space="preserve"> </w:t>
        </w:r>
      </w:ins>
      <w:hyperlink w:anchor="def-fold-mse">
        <w:ins w:id="6276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6277" w:author="PR Preview" w:date="2026-01-01T00:00:00Z">
        <w:r>
          <w:t xml:space="preserve"> </w:t>
        </w:r>
      </w:ins>
      <w:ins w:id="6278" w:author="PR Preview" w:date="2026-01-01T00:00:00Z">
        <w:r>
          <w:t xml:space="preserve">computed with the</w:t>
        </w:r>
      </w:ins>
      <w:ins w:id="6279" w:author="PR Preview" w:date="2026-01-01T00:00:00Z">
        <w:r>
          <w:t xml:space="preserve"> </w:t>
        </w:r>
      </w:ins>
      <w:hyperlink w:anchor="def-fold-out-rule">
        <w:ins w:id="6280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281" w:author="PR Preview" w:date="2026-01-01T00:00:00Z">
        <w:r>
          <w:t xml:space="preserve"> </w:t>
        </w:r>
      </w:ins>
      <w:ins w:id="6282" w:author="PR Preview" w:date="2026-01-01T00:00:00Z">
        <w:r>
          <w:t xml:space="preserve">that</w:t>
        </w:r>
      </w:ins>
      <w:ins w:id="6283" w:author="PR Preview" w:date="2026-01-01T00:00:00Z">
        <w:r>
          <w:t xml:space="preserve"> </w:t>
        </w:r>
      </w:ins>
      <m:oMath>
        <m:r>
          <m:t>g</m:t>
        </m:r>
      </m:oMath>
      <w:ins w:id="6284" w:author="PR Preview" w:date="2026-01-01T00:00:00Z">
        <w:r>
          <w:t xml:space="preserve"> </w:t>
        </w:r>
      </w:ins>
      <w:ins w:id="6285" w:author="PR Preview" w:date="2026-01-01T00:00:00Z">
        <w:r>
          <w:t xml:space="preserve">produces:</w:t>
        </w:r>
      </w:ins>
    </w:p>
    <w:p>
      <w:pPr>
        <w:pStyle w:val="BodyText"/>
      </w:pPr>
      <w:bookmarkStart w:id="317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7"/>
    </w:p>
    <w:bookmarkEnd w:id="318"/>
    <w:bookmarkStart w:id="320" w:name="def-cv-se-indexed"/>
    <w:p>
      <w:pPr>
        <w:pStyle w:val="FirstParagraph"/>
      </w:pPr>
      <w:ins w:id="6286" w:author="PR Preview" w:date="2026-01-01T00:00:00Z">
        <w:r>
          <w:rPr>
            <w:b/>
            <w:bCs/>
          </w:rPr>
          <w:t xml:space="preserve">Definition 62 (Fold-based standard error of a named procedure)</w:t>
        </w:r>
      </w:ins>
      <w:ins w:id="6287" w:author="PR Preview" w:date="2026-01-01T00:00:00Z">
        <w:r>
          <w:t xml:space="preserve"> </w:t>
        </w:r>
      </w:ins>
      <w:ins w:id="6288" w:author="PR Preview" w:date="2026-01-01T00:00:00Z">
        <w:r>
          <w:t xml:space="preserve">The</w:t>
        </w:r>
      </w:ins>
      <w:ins w:id="6289" w:author="PR Preview" w:date="2026-01-01T00:00:00Z">
        <w:r>
          <w:t xml:space="preserve"> </w:t>
        </w:r>
      </w:ins>
      <w:ins w:id="6290" w:author="PR Preview" w:date="2026-01-01T00:00:00Z">
        <w:r>
          <w:rPr>
            <w:b/>
            <w:bCs/>
          </w:rPr>
          <w:t xml:space="preserve">fold-based standard error of procedure</w:t>
        </w:r>
      </w:ins>
      <w:ins w:id="6291" w:author="PR Preview" w:date="2026-01-01T00:00:00Z">
        <w:r>
          <w:t xml:space="preserve"> </w:t>
        </w:r>
      </w:ins>
      <m:oMath>
        <m:r>
          <m:t>g</m:t>
        </m:r>
      </m:oMath>
      <w:ins w:id="6292" w:author="PR Preview" w:date="2026-01-01T00:00:00Z">
        <w:r>
          <w:t xml:space="preserve"> </w:t>
        </w:r>
      </w:ins>
      <w:ins w:id="6293" w:author="PR Preview" w:date="2026-01-01T00:00:00Z">
        <w:r>
          <w:t xml:space="preserve">on a training set</w:t>
        </w:r>
      </w:ins>
      <w:ins w:id="62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95" w:author="PR Preview" w:date="2026-01-01T00:00:00Z">
        <w:r>
          <w:t xml:space="preserve">,</w:t>
        </w:r>
      </w:ins>
      <w:ins w:id="629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297" w:author="PR Preview" w:date="2026-01-01T00:00:00Z">
        <w:r>
          <w:t xml:space="preserve">,</w:t>
        </w:r>
      </w:ins>
      <w:ins w:id="6298" w:author="PR Preview" w:date="2026-01-01T00:00:00Z">
        <w:r>
          <w:t xml:space="preserve"> </w:t>
        </w:r>
      </w:ins>
      <w:ins w:id="6299" w:author="PR Preview" w:date="2026-01-01T00:00:00Z">
        <w:r>
          <w:t xml:space="preserve">is the</w:t>
        </w:r>
      </w:ins>
      <w:ins w:id="6300" w:author="PR Preview" w:date="2026-01-01T00:00:00Z">
        <w:r>
          <w:t xml:space="preserve"> </w:t>
        </w:r>
      </w:ins>
      <w:hyperlink w:anchor="def-cv-se">
        <w:ins w:id="6301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02" w:author="PR Preview" w:date="2026-01-01T00:00:00Z">
        <w:r>
          <w:t xml:space="preserve"> </w:t>
        </w:r>
      </w:ins>
      <w:ins w:id="6303" w:author="PR Preview" w:date="2026-01-01T00:00:00Z">
        <w:r>
          <w:t xml:space="preserve">computed from the</w:t>
        </w:r>
      </w:ins>
      <w:ins w:id="6304" w:author="PR Preview" w:date="2026-01-01T00:00:00Z">
        <w:r>
          <w:t xml:space="preserve"> </w:t>
        </w:r>
      </w:ins>
      <w:hyperlink w:anchor="def-fold-mse-indexed">
        <w:ins w:id="6305" w:author="PR Preview" w:date="2026-01-01T00:00:00Z">
          <w:r>
            <w:rPr>
              <w:rStyle w:val="Hyperlink"/>
            </w:rPr>
            <w:t xml:space="preserve">fold sMSEs of</w:t>
          </w:r>
        </w:ins>
        <w:ins w:id="630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6307" w:author="PR Preview" w:date="2026-01-01T00:00:00Z">
        <w:r>
          <w:t xml:space="preserve">:</w:t>
        </w:r>
      </w:ins>
    </w:p>
    <w:p>
      <w:pPr>
        <w:pStyle w:val="BodyText"/>
      </w:pPr>
      <w:bookmarkStart w:id="319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2" w:name="def-one-se-rule"/>
    <w:p>
      <w:pPr>
        <w:pStyle w:val="FirstParagraph"/>
      </w:pPr>
      <w:ins w:id="6308" w:author="PR Preview" w:date="2026-01-01T00:00:00Z">
        <w:r>
          <w:rPr>
            <w:b/>
            <w:bCs/>
          </w:rPr>
          <w:t xml:space="preserve">Definition 63 (One-standard-error rule)</w:t>
        </w:r>
      </w:ins>
      <w:ins w:id="6309" w:author="PR Preview" w:date="2026-01-01T00:00:00Z">
        <w:r>
          <w:t xml:space="preserve"> </w:t>
        </w:r>
      </w:ins>
      <w:ins w:id="6310" w:author="PR Preview" w:date="2026-01-01T00:00:00Z">
        <w:r>
          <w:t xml:space="preserve">Let</w:t>
        </w:r>
      </w:ins>
      <w:ins w:id="63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312" w:author="PR Preview" w:date="2026-01-01T00:00:00Z">
        <w:r>
          <w:t xml:space="preserve"> </w:t>
        </w:r>
      </w:ins>
      <w:ins w:id="6313" w:author="PR Preview" w:date="2026-01-01T00:00:00Z">
        <w:r>
          <w:t xml:space="preserve">be candidate</w:t>
        </w:r>
      </w:ins>
      <w:ins w:id="6314" w:author="PR Preview" w:date="2026-01-01T00:00:00Z">
        <w:r>
          <w:t xml:space="preserve"> </w:t>
        </w:r>
      </w:ins>
      <w:hyperlink w:anchor="def-fitting-procedure">
        <w:ins w:id="631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316" w:author="PR Preview" w:date="2026-01-01T00:00:00Z">
        <w:r>
          <w:t xml:space="preserve">,</w:t>
        </w:r>
      </w:ins>
      <w:ins w:id="6317" w:author="PR Preview" w:date="2026-01-01T00:00:00Z">
        <w:r>
          <w:t xml:space="preserve"> </w:t>
        </w:r>
      </w:ins>
      <w:ins w:id="6318" w:author="PR Preview" w:date="2026-01-01T00:00:00Z">
        <w:r>
          <w:t xml:space="preserve">each</w:t>
        </w:r>
      </w:ins>
      <w:ins w:id="6319" w:author="PR Preview" w:date="2026-01-01T00:00:00Z">
        <w:r>
          <w:t xml:space="preserve"> </w:t>
        </w:r>
      </w:ins>
      <w:hyperlink w:anchor="def-flexibility">
        <w:ins w:id="632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321" w:author="PR Preview" w:date="2026-01-01T00:00:00Z">
        <w:r>
          <w:t xml:space="preserve"> </w:t>
        </w:r>
      </w:ins>
      <w:ins w:id="6322" w:author="PR Preview" w:date="2026-01-01T00:00:00Z">
        <w:r>
          <w:t xml:space="preserve">as the one before,</w:t>
        </w:r>
      </w:ins>
      <w:ins w:id="6323" w:author="PR Preview" w:date="2026-01-01T00:00:00Z">
        <w:r>
          <w:t xml:space="preserve"> </w:t>
        </w:r>
      </w:ins>
      <w:ins w:id="6324" w:author="PR Preview" w:date="2026-01-01T00:00:00Z">
        <w:r>
          <w:t xml:space="preserve">cross-validated on a training set</w:t>
        </w:r>
      </w:ins>
      <w:ins w:id="63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26" w:author="PR Preview" w:date="2026-01-01T00:00:00Z">
        <w:r>
          <w:t xml:space="preserve"> </w:t>
        </w:r>
      </w:ins>
      <w:ins w:id="6327" w:author="PR Preview" w:date="2026-01-01T00:00:00Z">
        <w:r>
          <w:t xml:space="preserve">with the same folds,</w:t>
        </w:r>
      </w:ins>
      <w:ins w:id="6328" w:author="PR Preview" w:date="2026-01-01T00:00:00Z">
        <w:r>
          <w:t xml:space="preserve"> </w:t>
        </w:r>
      </w:ins>
      <w:ins w:id="6329" w:author="PR Preview" w:date="2026-01-01T00:00:00Z">
        <w:r>
          <w:t xml:space="preserve">and let</w:t>
        </w:r>
      </w:ins>
      <w:ins w:id="633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6331" w:author="PR Preview" w:date="2026-01-01T00:00:00Z">
        <w:r>
          <w:t xml:space="preserve"> </w:t>
        </w:r>
      </w:ins>
      <w:ins w:id="6332" w:author="PR Preview" w:date="2026-01-01T00:00:00Z">
        <w:r>
          <w:t xml:space="preserve">be the one with the smallest</w:t>
        </w:r>
      </w:ins>
      <w:ins w:id="6333" w:author="PR Preview" w:date="2026-01-01T00:00:00Z">
        <w:r>
          <w:t xml:space="preserve"> </w:t>
        </w:r>
      </w:ins>
      <w:hyperlink w:anchor="def-cv-estimate-indexed">
        <w:ins w:id="633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35" w:author="PR Preview" w:date="2026-01-01T00:00:00Z">
        <w:r>
          <w:t xml:space="preserve">.</w:t>
        </w:r>
      </w:ins>
      <w:ins w:id="6336" w:author="PR Preview" w:date="2026-01-01T00:00:00Z">
        <w:r>
          <w:t xml:space="preserve"> </w:t>
        </w:r>
      </w:ins>
      <w:ins w:id="6337" w:author="PR Preview" w:date="2026-01-01T00:00:00Z">
        <w:r>
          <w:t xml:space="preserve">The</w:t>
        </w:r>
      </w:ins>
      <w:ins w:id="6338" w:author="PR Preview" w:date="2026-01-01T00:00:00Z">
        <w:r>
          <w:t xml:space="preserve"> </w:t>
        </w:r>
      </w:ins>
      <w:ins w:id="6339" w:author="PR Preview" w:date="2026-01-01T00:00:00Z">
        <w:r>
          <w:rPr>
            <w:b/>
            <w:bCs/>
          </w:rPr>
          <w:t xml:space="preserve">one-standard-error rule</w:t>
        </w:r>
      </w:ins>
      <w:ins w:id="6340" w:author="PR Preview" w:date="2026-01-01T00:00:00Z">
        <w:r>
          <w:t xml:space="preserve"> </w:t>
        </w:r>
      </w:ins>
      <w:ins w:id="6341" w:author="PR Preview" w:date="2026-01-01T00:00:00Z">
        <w:r>
          <w:t xml:space="preserve">chooses the smallest</w:t>
        </w:r>
      </w:ins>
      <w:ins w:id="6342" w:author="PR Preview" w:date="2026-01-01T00:00:00Z">
        <w:r>
          <w:t xml:space="preserve"> </w:t>
        </w:r>
      </w:ins>
      <m:oMath>
        <m:r>
          <m:t>l</m:t>
        </m:r>
      </m:oMath>
      <w:ins w:id="6343" w:author="PR Preview" w:date="2026-01-01T00:00:00Z">
        <w:r>
          <w:t xml:space="preserve"> </w:t>
        </w:r>
      </w:ins>
      <w:ins w:id="6344" w:author="PR Preview" w:date="2026-01-01T00:00:00Z">
        <w:r>
          <w:t xml:space="preserve">whose estimate is within one</w:t>
        </w:r>
      </w:ins>
      <w:ins w:id="6345" w:author="PR Preview" w:date="2026-01-01T00:00:00Z">
        <w:r>
          <w:t xml:space="preserve"> </w:t>
        </w:r>
      </w:ins>
      <w:hyperlink w:anchor="def-cv-se-indexed">
        <w:ins w:id="6346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47" w:author="PR Preview" w:date="2026-01-01T00:00:00Z">
        <w:r>
          <w:t xml:space="preserve"> </w:t>
        </w:r>
      </w:ins>
      <w:ins w:id="6348" w:author="PR Preview" w:date="2026-01-01T00:00:00Z">
        <w:r>
          <w:t xml:space="preserve">of the smallest:</w:t>
        </w:r>
      </w:ins>
    </w:p>
    <w:p>
      <w:pPr>
        <w:pStyle w:val="BodyText"/>
      </w:pPr>
      <w:bookmarkStart w:id="321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2"/>
    <w:bookmarkStart w:id="327" w:name="exm-one-se-rule"/>
    <w:p>
      <w:pPr>
        <w:pStyle w:val="BodyText"/>
      </w:pPr>
      <w:del w:id="6349" w:author="PR Preview" w:date="2026-01-01T00:00:00Z">
        <w:r>
          <w:rPr>
            <w:b/>
            <w:bCs/>
          </w:rPr>
          <w:delText xml:space="preserve">Example 34 (The one-standard-error rule for the simulated polynomials)</w:delText>
        </w:r>
      </w:del>
      <w:del w:id="6350" w:author="PR Preview" w:date="2026-01-01T00:00:00Z">
        <w:r>
          <w:delText xml:space="preserve"> </w:delText>
        </w:r>
      </w:del>
      <w:del w:id="6351" w:author="PR Preview" w:date="2026-01-01T00:00:00Z">
        <w:r>
          <w:delText xml:space="preserve">This example applies 10-fold cross-validation</w:delText>
        </w:r>
      </w:del>
      <w:del w:id="6352" w:author="PR Preview" w:date="2026-01-01T00:00:00Z">
        <w:r>
          <w:delText xml:space="preserve"> </w:delText>
        </w:r>
      </w:del>
      <w:del w:id="6353" w:author="PR Preview" w:date="2026-01-01T00:00:00Z">
        <w:r>
          <w:delText xml:space="preserve">to the simulated training set of</w:delText>
        </w:r>
      </w:del>
      <w:del w:id="6354" w:author="PR Preview" w:date="2026-01-01T00:00:00Z">
        <w:r>
          <w:delText xml:space="preserve"> </w:delText>
        </w:r>
      </w:del>
      <w:hyperlink w:anchor="exm-train-test-error-simulated">
        <w:del w:id="6355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6356" w:author="PR Preview" w:date="2026-01-01T00:00:00Z">
        <w:r>
          <w:delText xml:space="preserve">,</w:delText>
        </w:r>
      </w:del>
      <w:del w:id="6357" w:author="PR Preview" w:date="2026-01-01T00:00:00Z">
        <w:r>
          <w:delText xml:space="preserve"> </w:delText>
        </w:r>
      </w:del>
      <w:del w:id="6358" w:author="PR Preview" w:date="2026-01-01T00:00:00Z">
        <w:r>
          <w:delText xml:space="preserve">records the sMSE in each fold,</w:delText>
        </w:r>
      </w:del>
      <w:del w:id="6359" w:author="PR Preview" w:date="2026-01-01T00:00:00Z">
        <w:r>
          <w:delText xml:space="preserve"> </w:delText>
        </w:r>
      </w:del>
      <w:del w:id="6360" w:author="PR Preview" w:date="2026-01-01T00:00:00Z">
        <w:r>
          <w:delText xml:space="preserve">and applies</w:delText>
        </w:r>
      </w:del>
      <w:del w:id="6361" w:author="PR Preview" w:date="2026-01-01T00:00:00Z">
        <w:r>
          <w:delText xml:space="preserve"> </w:delText>
        </w:r>
      </w:del>
      <w:hyperlink w:anchor="def-one-se-rule">
        <w:del w:id="6362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6363" w:author="PR Preview" w:date="2026-01-01T00:00:00Z">
        <w:r>
          <w:delText xml:space="preserve"> </w:delText>
        </w:r>
      </w:del>
      <w:del w:id="6364" w:author="PR Preview" w:date="2026-01-01T00:00:00Z">
        <w:r>
          <w:delText xml:space="preserve">to the ten degrees.</w:delText>
        </w:r>
      </w:del>
    </w:p>
    <w:p>
      <w:pPr>
        <w:pStyle w:val="BodyText"/>
      </w:pPr>
      <w:ins w:id="6365" w:author="PR Preview" w:date="2026-01-01T00:00:00Z">
        <w:r>
          <w:rPr>
            <w:b/>
            <w:bCs/>
          </w:rPr>
          <w:t xml:space="preserve">Example 34 (The one-standard-error rule for the simulated polynomials)</w:t>
        </w:r>
      </w:ins>
      <w:ins w:id="6366" w:author="PR Preview" w:date="2026-01-01T00:00:00Z">
        <w:r>
          <w:t xml:space="preserve"> </w:t>
        </w:r>
      </w:ins>
      <w:ins w:id="6367" w:author="PR Preview" w:date="2026-01-01T00:00:00Z">
        <w:r>
          <w:t xml:space="preserve">This example applies 10-fold cross-validation</w:t>
        </w:r>
      </w:ins>
      <w:ins w:id="6368" w:author="PR Preview" w:date="2026-01-01T00:00:00Z">
        <w:r>
          <w:t xml:space="preserve"> </w:t>
        </w:r>
      </w:ins>
      <w:ins w:id="6369" w:author="PR Preview" w:date="2026-01-01T00:00:00Z">
        <w:r>
          <w:t xml:space="preserve">to the simulated training set of</w:t>
        </w:r>
      </w:ins>
      <w:ins w:id="6370" w:author="PR Preview" w:date="2026-01-01T00:00:00Z">
        <w:r>
          <w:t xml:space="preserve"> </w:t>
        </w:r>
      </w:ins>
      <w:hyperlink w:anchor="exm-train-test-error-simulated">
        <w:ins w:id="6371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6372" w:author="PR Preview" w:date="2026-01-01T00:00:00Z">
        <w:r>
          <w:t xml:space="preserve">,</w:t>
        </w:r>
      </w:ins>
      <w:ins w:id="6373" w:author="PR Preview" w:date="2026-01-01T00:00:00Z">
        <w:r>
          <w:t xml:space="preserve"> </w:t>
        </w:r>
      </w:ins>
      <w:ins w:id="6374" w:author="PR Preview" w:date="2026-01-01T00:00:00Z">
        <w:r>
          <w:t xml:space="preserve">records the sMSE in each fold,</w:t>
        </w:r>
      </w:ins>
      <w:ins w:id="6375" w:author="PR Preview" w:date="2026-01-01T00:00:00Z">
        <w:r>
          <w:t xml:space="preserve"> </w:t>
        </w:r>
      </w:ins>
      <w:ins w:id="6376" w:author="PR Preview" w:date="2026-01-01T00:00:00Z">
        <w:r>
          <w:t xml:space="preserve">and applies</w:t>
        </w:r>
      </w:ins>
      <w:ins w:id="6377" w:author="PR Preview" w:date="2026-01-01T00:00:00Z">
        <w:r>
          <w:t xml:space="preserve"> </w:t>
        </w:r>
      </w:ins>
      <w:hyperlink w:anchor="def-one-se-rule">
        <w:ins w:id="6378" w:author="PR Preview" w:date="2026-01-01T00:00:00Z">
          <w:r>
            <w:rPr>
              <w:rStyle w:val="Hyperlink"/>
            </w:rPr>
            <w:t xml:space="preserve">Definition 63</w:t>
          </w:r>
        </w:ins>
      </w:hyperlink>
      <w:ins w:id="6379" w:author="PR Preview" w:date="2026-01-01T00:00:00Z">
        <w:r>
          <w:t xml:space="preserve"> </w:t>
        </w:r>
      </w:ins>
      <w:ins w:id="6380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6381" w:author="PR Preview" w:date="2026-01-01T00:00:00Z">
        <w:r>
          <w:delText xml:space="preserve">With 30 observations and 10 folds,</w:delText>
        </w:r>
      </w:del>
      <w:del w:id="6382" w:author="PR Preview" w:date="2026-01-01T00:00:00Z">
        <w:r>
          <w:delText xml:space="preserve"> </w:delText>
        </w:r>
      </w:del>
      <w:del w:id="6383" w:author="PR Preview" w:date="2026-01-01T00:00:00Z">
        <w:r>
          <w:delText xml:space="preserve">each fold holds 3 observations,</w:delText>
        </w:r>
      </w:del>
      <w:del w:id="6384" w:author="PR Preview" w:date="2026-01-01T00:00:00Z">
        <w:r>
          <w:delText xml:space="preserve"> </w:delText>
        </w:r>
      </w:del>
      <w:del w:id="6385" w:author="PR Preview" w:date="2026-01-01T00:00:00Z">
        <w:r>
          <w:delText xml:space="preserve">so all ten folds have equal size</w:delText>
        </w:r>
      </w:del>
      <w:del w:id="6386" w:author="PR Preview" w:date="2026-01-01T00:00:00Z">
        <w:r>
          <w:delText xml:space="preserve"> </w:delText>
        </w:r>
      </w:del>
      <w:del w:id="6387" w:author="PR Preview" w:date="2026-01-01T00:00:00Z">
        <w:r>
          <w:delText xml:space="preserve">and</w:delText>
        </w:r>
      </w:del>
      <w:del w:id="6388" w:author="PR Preview" w:date="2026-01-01T00:00:00Z">
        <w:r>
          <w:delText xml:space="preserve"> </w:delText>
        </w:r>
      </w:del>
      <w:del w:id="6389" w:author="PR Preview" w:date="2026-01-01T00:00:00Z">
        <w:r>
          <w:rPr>
            <w:rStyle w:val="VerbatimChar"/>
          </w:rPr>
          <w:delText xml:space="preserve">cv</w:delText>
        </w:r>
      </w:del>
      <w:del w:id="6390" w:author="PR Preview" w:date="2026-01-01T00:00:00Z">
        <w:r>
          <w:delText xml:space="preserve"> </w:delText>
        </w:r>
      </w:del>
      <w:del w:id="6391" w:author="PR Preview" w:date="2026-01-01T00:00:00Z">
        <w:r>
          <w:delText xml:space="preserve">is</w:delText>
        </w:r>
      </w:del>
      <w:del w:id="63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6393" w:author="PR Preview" w:date="2026-01-01T00:00:00Z">
        <w:r>
          <w:delText xml:space="preserve"> </w:delText>
        </w:r>
      </w:del>
      <w:del w:id="6394" w:author="PR Preview" w:date="2026-01-01T00:00:00Z">
        <w:r>
          <w:delText xml:space="preserve">(</w:delText>
        </w:r>
      </w:del>
      <w:hyperlink w:anchor="rem-cv-estimate">
        <w:del w:id="6395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6396" w:author="PR Preview" w:date="2026-01-01T00:00:00Z">
        <w:r>
          <w:delText xml:space="preserve">).</w:delText>
        </w:r>
      </w:del>
    </w:p>
    <w:p>
      <w:pPr>
        <w:pStyle w:val="FirstParagraph"/>
      </w:pPr>
      <w:ins w:id="6397" w:author="PR Preview" w:date="2026-01-01T00:00:00Z">
        <w:r>
          <w:t xml:space="preserve">With 30 observations and 10 folds,</w:t>
        </w:r>
      </w:ins>
      <w:ins w:id="6398" w:author="PR Preview" w:date="2026-01-01T00:00:00Z">
        <w:r>
          <w:t xml:space="preserve"> </w:t>
        </w:r>
      </w:ins>
      <w:ins w:id="6399" w:author="PR Preview" w:date="2026-01-01T00:00:00Z">
        <w:r>
          <w:t xml:space="preserve">each fold holds 3 observations,</w:t>
        </w:r>
      </w:ins>
      <w:ins w:id="6400" w:author="PR Preview" w:date="2026-01-01T00:00:00Z">
        <w:r>
          <w:t xml:space="preserve"> </w:t>
        </w:r>
      </w:ins>
      <w:ins w:id="6401" w:author="PR Preview" w:date="2026-01-01T00:00:00Z">
        <w:r>
          <w:t xml:space="preserve">so all ten folds have equal size</w:t>
        </w:r>
      </w:ins>
      <w:ins w:id="6402" w:author="PR Preview" w:date="2026-01-01T00:00:00Z">
        <w:r>
          <w:t xml:space="preserve"> </w:t>
        </w:r>
      </w:ins>
      <w:ins w:id="6403" w:author="PR Preview" w:date="2026-01-01T00:00:00Z">
        <w:r>
          <w:t xml:space="preserve">and</w:t>
        </w:r>
      </w:ins>
      <w:ins w:id="6404" w:author="PR Preview" w:date="2026-01-01T00:00:00Z">
        <w:r>
          <w:t xml:space="preserve"> </w:t>
        </w:r>
      </w:ins>
      <w:ins w:id="6405" w:author="PR Preview" w:date="2026-01-01T00:00:00Z">
        <w:r>
          <w:rPr>
            <w:rStyle w:val="VerbatimChar"/>
          </w:rPr>
          <w:t xml:space="preserve">cv</w:t>
        </w:r>
      </w:ins>
      <w:ins w:id="6406" w:author="PR Preview" w:date="2026-01-01T00:00:00Z">
        <w:r>
          <w:t xml:space="preserve"> </w:t>
        </w:r>
      </w:ins>
      <w:ins w:id="6407" w:author="PR Preview" w:date="2026-01-01T00:00:00Z">
        <w:r>
          <w:t xml:space="preserve">is</w:t>
        </w:r>
      </w:ins>
      <w:ins w:id="64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6409" w:author="PR Preview" w:date="2026-01-01T00:00:00Z">
        <w:r>
          <w:t xml:space="preserve"> </w:t>
        </w:r>
      </w:ins>
      <w:ins w:id="6410" w:author="PR Preview" w:date="2026-01-01T00:00:00Z">
        <w:r>
          <w:t xml:space="preserve">(</w:t>
        </w:r>
      </w:ins>
      <w:hyperlink w:anchor="rem-cv-estimate">
        <w:ins w:id="6411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6412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7"/>
    <w:bookmarkEnd w:id="328"/>
    <w:bookmarkStart w:id="334" w:name="sec-cv-whole-procedure"/>
    <w:p>
      <w:pPr>
        <w:pStyle w:val="Heading2"/>
      </w:pPr>
      <w:r>
        <w:t xml:space="preserve">9 Cross-validating the whole procedure</w:t>
      </w:r>
    </w:p>
    <w:bookmarkStart w:id="331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1"/>
    <w:bookmarkStart w:id="332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2"/>
    <w:bookmarkStart w:id="333" w:name="rem-cv-every-step"/>
    <w:p>
      <w:pPr>
        <w:pStyle w:val="BodyText"/>
      </w:pPr>
      <w:del w:id="6413" w:author="PR Preview" w:date="2026-01-01T00:00:00Z">
        <w:r>
          <w:rPr>
            <w:i/>
            <w:iCs/>
          </w:rPr>
          <w:delText xml:space="preserve">Remark 40</w:delText>
        </w:r>
      </w:del>
      <w:del w:id="6414" w:author="PR Preview" w:date="2026-01-01T00:00:00Z">
        <w:r>
          <w:delText xml:space="preserve"> (Cross-validate the whole procedure). </w:delText>
        </w:r>
      </w:del>
      <w:del w:id="6415" w:author="PR Preview" w:date="2026-01-01T00:00:00Z">
        <w:r>
          <w:delText xml:space="preserve">Every step that uses the outcome is part of fitting,</w:delText>
        </w:r>
      </w:del>
      <w:del w:id="6416" w:author="PR Preview" w:date="2026-01-01T00:00:00Z">
        <w:r>
          <w:delText xml:space="preserve"> </w:delText>
        </w:r>
      </w:del>
      <w:del w:id="6417" w:author="PR Preview" w:date="2026-01-01T00:00:00Z">
        <w:r>
          <w:delText xml:space="preserve">and must be repeated inside each fold</w:delText>
        </w:r>
      </w:del>
      <w:del w:id="6418" w:author="PR Preview" w:date="2026-01-01T00:00:00Z">
        <w:r>
          <w:delText xml:space="preserve"> </w:delText>
        </w:r>
      </w:del>
      <w:del w:id="6419" w:author="PR Preview" w:date="2026-01-01T00:00:00Z">
        <w:r>
          <w:delText xml:space="preserve">using only that fold’s training observations</w:delText>
        </w:r>
      </w:del>
      <w:del w:id="6420" w:author="PR Preview" w:date="2026-01-01T00:00:00Z">
        <w:r>
          <w:delText xml:space="preserve"> </w:delText>
        </w:r>
      </w:del>
      <w:del w:id="6421" w:author="PR Preview" w:date="2026-01-01T00:00:00Z">
        <w:r>
          <w:delText xml:space="preserve">[3, Sec. 7.10.2]</w:delText>
        </w:r>
      </w:del>
      <w:del w:id="6422" w:author="PR Preview" w:date="2026-01-01T00:00:00Z">
        <w:r>
          <w:delText xml:space="preserve">.</w:delText>
        </w:r>
      </w:del>
      <w:del w:id="6423" w:author="PR Preview" w:date="2026-01-01T00:00:00Z">
        <w:r>
          <w:delText xml:space="preserve"> </w:delText>
        </w:r>
      </w:del>
      <w:del w:id="6424" w:author="PR Preview" w:date="2026-01-01T00:00:00Z">
        <w:r>
          <w:delText xml:space="preserve">Such steps include:</w:delText>
        </w:r>
      </w:del>
    </w:p>
    <w:p>
      <w:pPr>
        <w:pStyle w:val="BodyText"/>
      </w:pPr>
      <w:ins w:id="6425" w:author="PR Preview" w:date="2026-01-01T00:00:00Z">
        <w:r>
          <w:rPr>
            <w:i/>
            <w:iCs/>
          </w:rPr>
          <w:t xml:space="preserve">Remark 39</w:t>
        </w:r>
      </w:ins>
      <w:ins w:id="6426" w:author="PR Preview" w:date="2026-01-01T00:00:00Z">
        <w:r>
          <w:t xml:space="preserve"> (Cross-validate the whole procedure). </w:t>
        </w:r>
      </w:ins>
      <w:ins w:id="6427" w:author="PR Preview" w:date="2026-01-01T00:00:00Z">
        <w:r>
          <w:t xml:space="preserve">Every step that uses the outcome is part of fitting,</w:t>
        </w:r>
      </w:ins>
      <w:ins w:id="6428" w:author="PR Preview" w:date="2026-01-01T00:00:00Z">
        <w:r>
          <w:t xml:space="preserve"> </w:t>
        </w:r>
      </w:ins>
      <w:ins w:id="6429" w:author="PR Preview" w:date="2026-01-01T00:00:00Z">
        <w:r>
          <w:t xml:space="preserve">and must be repeated inside each fold</w:t>
        </w:r>
      </w:ins>
      <w:ins w:id="6430" w:author="PR Preview" w:date="2026-01-01T00:00:00Z">
        <w:r>
          <w:t xml:space="preserve"> </w:t>
        </w:r>
      </w:ins>
      <w:ins w:id="6431" w:author="PR Preview" w:date="2026-01-01T00:00:00Z">
        <w:r>
          <w:t xml:space="preserve">using only that fold’s training observations</w:t>
        </w:r>
      </w:ins>
      <w:ins w:id="6432" w:author="PR Preview" w:date="2026-01-01T00:00:00Z">
        <w:r>
          <w:t xml:space="preserve"> </w:t>
        </w:r>
      </w:ins>
      <w:ins w:id="6433" w:author="PR Preview" w:date="2026-01-01T00:00:00Z">
        <w:r>
          <w:t xml:space="preserve">[3, Sec. 7.10.2]</w:t>
        </w:r>
      </w:ins>
      <w:ins w:id="6434" w:author="PR Preview" w:date="2026-01-01T00:00:00Z">
        <w:r>
          <w:t xml:space="preserve">.</w:t>
        </w:r>
      </w:ins>
      <w:ins w:id="6435" w:author="PR Preview" w:date="2026-01-01T00:00:00Z">
        <w:r>
          <w:t xml:space="preserve"> </w:t>
        </w:r>
      </w:ins>
      <w:ins w:id="6436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3"/>
    <w:bookmarkEnd w:id="334"/>
    <w:bookmarkStart w:id="33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5"/>
    <w:bookmarkStart w:id="361" w:name="references"/>
    <w:p>
      <w:pPr>
        <w:pStyle w:val="Heading2"/>
      </w:pPr>
      <w:r>
        <w:t xml:space="preserve">References</w:t>
      </w:r>
    </w:p>
    <w:bookmarkStart w:id="360" w:name="refs"/>
    <w:bookmarkStart w:id="337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https://en.wikipedia.org/wiki/Random_seed</w:t>
        </w:r>
      </w:hyperlink>
    </w:p>
    <w:bookmarkEnd w:id="337"/>
    <w:bookmarkStart w:id="339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9"/>
    <w:bookmarkStart w:id="341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1"/>
    <w:bookmarkStart w:id="343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https://en.wikipedia.org/wiki/Generalization_error</w:t>
        </w:r>
      </w:hyperlink>
    </w:p>
    <w:bookmarkEnd w:id="343"/>
    <w:bookmarkStart w:id="345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5"/>
    <w:bookmarkStart w:id="347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https://en.wikipedia.org/wiki/Overfitting</w:t>
        </w:r>
      </w:hyperlink>
    </w:p>
    <w:bookmarkEnd w:id="347"/>
    <w:bookmarkStart w:id="349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https://en.wikipedia.org/wiki/Bias%E2%80%93variance_tradeoff</w:t>
        </w:r>
      </w:hyperlink>
    </w:p>
    <w:bookmarkEnd w:id="349"/>
    <w:bookmarkStart w:id="351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1"/>
    <w:bookmarkStart w:id="353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https://en.wikipedia.org/wiki/Model_selection</w:t>
        </w:r>
      </w:hyperlink>
    </w:p>
    <w:bookmarkEnd w:id="353"/>
    <w:bookmarkStart w:id="355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https://en.wikipedia.org/wiki/Cross-validation_%28statistics%29</w:t>
        </w:r>
      </w:hyperlink>
    </w:p>
    <w:bookmarkEnd w:id="355"/>
    <w:bookmarkStart w:id="357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6">
        <w:r>
          <w:rPr>
            <w:rStyle w:val="Hyperlink"/>
          </w:rPr>
          <w:t xml:space="preserve">https://www.gastonsanchez.com/matrix4sl/</w:t>
        </w:r>
      </w:hyperlink>
    </w:p>
    <w:bookmarkEnd w:id="357"/>
    <w:bookmarkStart w:id="359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https://en.wikipedia.org/wiki/Leverage_%28statistics%29</w:t>
        </w:r>
      </w:hyperlink>
    </w:p>
    <w:bookmarkEnd w:id="359"/>
    <w:bookmarkEnd w:id="360"/>
    <w:bookmarkEnd w:id="3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0" Type="http://schemas.openxmlformats.org/officeDocument/2006/relationships/image" Target="media/rId230.png"/><Relationship Id="rId262" Type="http://schemas.openxmlformats.org/officeDocument/2006/relationships/image" Target="media/rId262.png"/><Relationship Id="rId323" Type="http://schemas.openxmlformats.org/officeDocument/2006/relationships/image" Target="media/rId323.png"/><Relationship Id="rId180" Type="http://schemas.openxmlformats.org/officeDocument/2006/relationships/image" Target="media/rId180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0" Type="http://schemas.openxmlformats.org/officeDocument/2006/relationships/image" Target="media/rId220.png"/><Relationship Id="rId224" Type="http://schemas.openxmlformats.org/officeDocument/2006/relationships/image" Target="media/rId224.png"/><Relationship Id="rId31" Type="http://schemas.openxmlformats.org/officeDocument/2006/relationships/hyperlink" Target="correlation-regression.qmd#def-normal-equations" TargetMode="External"/><Relationship Id="rId287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8" Type="http://schemas.openxmlformats.org/officeDocument/2006/relationships/hyperlink" Target="correlation-regression.qmd#def-slr-covariate-vector" TargetMode="External"/><Relationship Id="rId290" Type="http://schemas.openxmlformats.org/officeDocument/2006/relationships/hyperlink" Target="correlation-regression.qmd#thm-ols-slr-vector" TargetMode="External"/><Relationship Id="rId315" Type="http://schemas.openxmlformats.org/officeDocument/2006/relationships/hyperlink" Target="estimation.qmd#def-SE" TargetMode="External"/><Relationship Id="rId154" Type="http://schemas.openxmlformats.org/officeDocument/2006/relationships/hyperlink" Target="estimation.qmd#def-bias" TargetMode="External"/><Relationship Id="rId155" Type="http://schemas.openxmlformats.org/officeDocument/2006/relationships/hyperlink" Target="estimation.qmd#def-estimate" TargetMode="External"/><Relationship Id="rId136" Type="http://schemas.openxmlformats.org/officeDocument/2006/relationships/hyperlink" Target="estimation.qmd#def-estimation-error" TargetMode="External"/><Relationship Id="rId137" Type="http://schemas.openxmlformats.org/officeDocument/2006/relationships/hyperlink" Target="estimation.qmd#def-estimator" TargetMode="External"/><Relationship Id="rId125" Type="http://schemas.openxmlformats.org/officeDocument/2006/relationships/hyperlink" Target="estimation.qmd#def-mse" TargetMode="External"/><Relationship Id="rId59" Type="http://schemas.openxmlformats.org/officeDocument/2006/relationships/hyperlink" Target="estimation.qmd#def-scientific-model" TargetMode="External"/><Relationship Id="rId153" Type="http://schemas.openxmlformats.org/officeDocument/2006/relationships/hyperlink" Target="exploratory-descriptive.qmd#def-population" TargetMode="External"/><Relationship Id="rId152" Type="http://schemas.openxmlformats.org/officeDocument/2006/relationships/hyperlink" Target="exploratory-descriptive.qmd#def-population-distribution" TargetMode="External"/><Relationship Id="rId311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0" Type="http://schemas.openxmlformats.org/officeDocument/2006/relationships/hyperlink" Target="https://doi.org/10.1007/978-0-387-84858-7" TargetMode="External"/><Relationship Id="rId344" Type="http://schemas.openxmlformats.org/officeDocument/2006/relationships/hyperlink" Target="https://doi.org/10.1007/978-1-0716-1418-1" TargetMode="External"/><Relationship Id="rId348" Type="http://schemas.openxmlformats.org/officeDocument/2006/relationships/hyperlink" Target="https://en.wikipedia.org/wiki/Bias%E2%80%93variance_tradeoff" TargetMode="External"/><Relationship Id="rId354" Type="http://schemas.openxmlformats.org/officeDocument/2006/relationships/hyperlink" Target="https://en.wikipedia.org/wiki/Cross-validation_%28statistics%29" TargetMode="External"/><Relationship Id="rId342" Type="http://schemas.openxmlformats.org/officeDocument/2006/relationships/hyperlink" Target="https://en.wikipedia.org/wiki/Generalization_error" TargetMode="External"/><Relationship Id="rId350" Type="http://schemas.openxmlformats.org/officeDocument/2006/relationships/hyperlink" Target="https://en.wikipedia.org/wiki/Hyperparameter_%28machine_learning%29" TargetMode="External"/><Relationship Id="rId358" Type="http://schemas.openxmlformats.org/officeDocument/2006/relationships/hyperlink" Target="https://en.wikipedia.org/wiki/Leverage_%28statistics%29" TargetMode="External"/><Relationship Id="rId352" Type="http://schemas.openxmlformats.org/officeDocument/2006/relationships/hyperlink" Target="https://en.wikipedia.org/wiki/Model_selection" TargetMode="External"/><Relationship Id="rId346" Type="http://schemas.openxmlformats.org/officeDocument/2006/relationships/hyperlink" Target="https://en.wikipedia.org/wiki/Overfitting" TargetMode="External"/><Relationship Id="rId336" Type="http://schemas.openxmlformats.org/officeDocument/2006/relationships/hyperlink" Target="https://en.wikipedia.org/wiki/Random_seed" TargetMode="External"/><Relationship Id="rId338" Type="http://schemas.openxmlformats.org/officeDocument/2006/relationships/hyperlink" Target="https://en.wikipedia.org/wiki/Training,_validation,_and_test_data_sets" TargetMode="External"/><Relationship Id="rId208" Type="http://schemas.openxmlformats.org/officeDocument/2006/relationships/hyperlink" Target="https://morrison-lab.github.io/lds/chapters/big-ideas.html#def-test-set" TargetMode="External"/><Relationship Id="rId206" Type="http://schemas.openxmlformats.org/officeDocument/2006/relationships/hyperlink" Target="https://morrison-lab.github.io/lds/chapters/big-ideas.html#def-training-set" TargetMode="External"/><Relationship Id="rId207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6" Type="http://schemas.openxmlformats.org/officeDocument/2006/relationships/hyperlink" Target="https://morrison-lab.github.io/pds/expectation.html#def-risk" TargetMode="External"/><Relationship Id="rId129" Type="http://schemas.openxmlformats.org/officeDocument/2006/relationships/hyperlink" Target="https://morrison-lab.github.io/pds/expectation.html#thm-lie" TargetMode="External"/><Relationship Id="rId149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98" Type="http://schemas.openxmlformats.org/officeDocument/2006/relationships/hyperlink" Target="https://morrison-lab.github.io/pds/random-variables.html#def-cdf" TargetMode="External"/><Relationship Id="rId101" Type="http://schemas.openxmlformats.org/officeDocument/2006/relationships/hyperlink" Target="https://morrison-lab.github.io/pds/random-variables.html#def-normal" TargetMode="External"/><Relationship Id="rId61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morrison-lab.github.io/pds/variance-covariance.html#thm-variance" TargetMode="External"/><Relationship Id="rId356" Type="http://schemas.openxmlformats.org/officeDocument/2006/relationships/hyperlink" Target="https://www.gastonsanchez.com/matrix4sl/" TargetMode="External"/><Relationship Id="rId282" Type="http://schemas.openxmlformats.org/officeDocument/2006/relationships/hyperlink" Target="https://www.gastonsanchez.com/matrix4sl/cross-products.html#cross-products" TargetMode="External"/><Relationship Id="rId29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7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Relationship Id="rId9" Type="http://schemas.openxmlformats.org/officeDocument/2006/relationships/hyperlink" Target="https://morrison-lab.github.io/pds/variance-covariance.html#def-cond-varianc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7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8" Type="http://schemas.openxmlformats.org/officeDocument/2006/relationships/hyperlink" Target="correlation-regression.qmd#def-slr-covariate-vector" TargetMode="External"/><Relationship Id="rId290" Type="http://schemas.openxmlformats.org/officeDocument/2006/relationships/hyperlink" Target="correlation-regression.qmd#thm-ols-slr-vector" TargetMode="External"/><Relationship Id="rId315" Type="http://schemas.openxmlformats.org/officeDocument/2006/relationships/hyperlink" Target="estimation.qmd#def-SE" TargetMode="External"/><Relationship Id="rId154" Type="http://schemas.openxmlformats.org/officeDocument/2006/relationships/hyperlink" Target="estimation.qmd#def-bias" TargetMode="External"/><Relationship Id="rId155" Type="http://schemas.openxmlformats.org/officeDocument/2006/relationships/hyperlink" Target="estimation.qmd#def-estimate" TargetMode="External"/><Relationship Id="rId136" Type="http://schemas.openxmlformats.org/officeDocument/2006/relationships/hyperlink" Target="estimation.qmd#def-estimation-error" TargetMode="External"/><Relationship Id="rId137" Type="http://schemas.openxmlformats.org/officeDocument/2006/relationships/hyperlink" Target="estimation.qmd#def-estimator" TargetMode="External"/><Relationship Id="rId125" Type="http://schemas.openxmlformats.org/officeDocument/2006/relationships/hyperlink" Target="estimation.qmd#def-mse" TargetMode="External"/><Relationship Id="rId59" Type="http://schemas.openxmlformats.org/officeDocument/2006/relationships/hyperlink" Target="estimation.qmd#def-scientific-model" TargetMode="External"/><Relationship Id="rId153" Type="http://schemas.openxmlformats.org/officeDocument/2006/relationships/hyperlink" Target="exploratory-descriptive.qmd#def-population" TargetMode="External"/><Relationship Id="rId152" Type="http://schemas.openxmlformats.org/officeDocument/2006/relationships/hyperlink" Target="exploratory-descriptive.qmd#def-population-distribution" TargetMode="External"/><Relationship Id="rId311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0" Type="http://schemas.openxmlformats.org/officeDocument/2006/relationships/hyperlink" Target="https://doi.org/10.1007/978-0-387-84858-7" TargetMode="External"/><Relationship Id="rId344" Type="http://schemas.openxmlformats.org/officeDocument/2006/relationships/hyperlink" Target="https://doi.org/10.1007/978-1-0716-1418-1" TargetMode="External"/><Relationship Id="rId348" Type="http://schemas.openxmlformats.org/officeDocument/2006/relationships/hyperlink" Target="https://en.wikipedia.org/wiki/Bias%E2%80%93variance_tradeoff" TargetMode="External"/><Relationship Id="rId354" Type="http://schemas.openxmlformats.org/officeDocument/2006/relationships/hyperlink" Target="https://en.wikipedia.org/wiki/Cross-validation_%28statistics%29" TargetMode="External"/><Relationship Id="rId342" Type="http://schemas.openxmlformats.org/officeDocument/2006/relationships/hyperlink" Target="https://en.wikipedia.org/wiki/Generalization_error" TargetMode="External"/><Relationship Id="rId350" Type="http://schemas.openxmlformats.org/officeDocument/2006/relationships/hyperlink" Target="https://en.wikipedia.org/wiki/Hyperparameter_%28machine_learning%29" TargetMode="External"/><Relationship Id="rId358" Type="http://schemas.openxmlformats.org/officeDocument/2006/relationships/hyperlink" Target="https://en.wikipedia.org/wiki/Leverage_%28statistics%29" TargetMode="External"/><Relationship Id="rId352" Type="http://schemas.openxmlformats.org/officeDocument/2006/relationships/hyperlink" Target="https://en.wikipedia.org/wiki/Model_selection" TargetMode="External"/><Relationship Id="rId346" Type="http://schemas.openxmlformats.org/officeDocument/2006/relationships/hyperlink" Target="https://en.wikipedia.org/wiki/Overfitting" TargetMode="External"/><Relationship Id="rId336" Type="http://schemas.openxmlformats.org/officeDocument/2006/relationships/hyperlink" Target="https://en.wikipedia.org/wiki/Random_seed" TargetMode="External"/><Relationship Id="rId338" Type="http://schemas.openxmlformats.org/officeDocument/2006/relationships/hyperlink" Target="https://en.wikipedia.org/wiki/Training,_validation,_and_test_data_sets" TargetMode="External"/><Relationship Id="rId208" Type="http://schemas.openxmlformats.org/officeDocument/2006/relationships/hyperlink" Target="https://morrison-lab.github.io/lds/chapters/big-ideas.html#def-test-set" TargetMode="External"/><Relationship Id="rId206" Type="http://schemas.openxmlformats.org/officeDocument/2006/relationships/hyperlink" Target="https://morrison-lab.github.io/lds/chapters/big-ideas.html#def-training-set" TargetMode="External"/><Relationship Id="rId207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6" Type="http://schemas.openxmlformats.org/officeDocument/2006/relationships/hyperlink" Target="https://morrison-lab.github.io/pds/expectation.html#def-risk" TargetMode="External"/><Relationship Id="rId129" Type="http://schemas.openxmlformats.org/officeDocument/2006/relationships/hyperlink" Target="https://morrison-lab.github.io/pds/expectation.html#thm-lie" TargetMode="External"/><Relationship Id="rId149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98" Type="http://schemas.openxmlformats.org/officeDocument/2006/relationships/hyperlink" Target="https://morrison-lab.github.io/pds/random-variables.html#def-cdf" TargetMode="External"/><Relationship Id="rId101" Type="http://schemas.openxmlformats.org/officeDocument/2006/relationships/hyperlink" Target="https://morrison-lab.github.io/pds/random-variables.html#def-normal" TargetMode="External"/><Relationship Id="rId61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morrison-lab.github.io/pds/variance-covariance.html#thm-variance" TargetMode="External"/><Relationship Id="rId356" Type="http://schemas.openxmlformats.org/officeDocument/2006/relationships/hyperlink" Target="https://www.gastonsanchez.com/matrix4sl/" TargetMode="External"/><Relationship Id="rId282" Type="http://schemas.openxmlformats.org/officeDocument/2006/relationships/hyperlink" Target="https://www.gastonsanchez.com/matrix4sl/cross-products.html#cross-products" TargetMode="External"/><Relationship Id="rId29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7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2026-10-19T10:12:17Z</dcterms:created>
  <dcterms:modified xsi:type="dcterms:W3CDTF">2026-10-19T10:12:17Z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