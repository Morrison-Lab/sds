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delText xml:space="preserve">Give the values of those indicator variables,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order A2, B3, B4,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a person in category B3,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for a person in category A1.</w:delText>
        </w:r>
      </w:del>
    </w:p>
    <w:p>
      <w:pPr>
        <w:pStyle w:val="Compact"/>
        <w:numPr>
          <w:ilvl w:val="0"/>
          <w:numId w:val="1002"/>
        </w:numPr>
      </w:pPr>
      <w:ins w:id="10" w:author="PR Preview" w:date="2026-01-01T00:00:00Z">
        <w:r>
          <w:t xml:space="preserve">Write the values of those indicator variables,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 the order A2, B3, B4,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for a person in category B3,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for a person in category A1.</w:t>
        </w:r>
      </w:ins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2026-10-19T10:06:25Z</dcterms:created>
  <dcterms:modified xsi:type="dcterms:W3CDTF">2026-10-19T10:06:25Z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