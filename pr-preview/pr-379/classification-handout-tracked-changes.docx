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1 (Probability of a positive test)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Derive an expression for the</w:delText>
        </w:r>
      </w:del>
      <w:del w:id="6" w:author="PR Preview" w:date="2026-01-01T00:00:00Z">
        <w:r>
          <w:delText xml:space="preserve"> </w:delText>
        </w:r>
      </w:del>
      <w:hyperlink r:id="rId11">
        <w:del w:id="7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that a diagnostic test is positive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in terms of:</w:delText>
        </w:r>
      </w:del>
    </w:p>
    <w:p>
      <w:pPr>
        <w:pStyle w:val="FirstParagraph"/>
      </w:pPr>
      <w:ins w:id="13" w:author="PR Preview" w:date="2026-01-01T00:00:00Z">
        <w:r>
          <w:rPr>
            <w:b/>
            <w:bCs/>
          </w:rPr>
          <w:t xml:space="preserve">Exercise 1 (Probability of a positive test)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Write the probability</w:t>
        </w:r>
      </w:ins>
      <w:ins w:id="1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that a diagnostic test is positive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in terms of:</w:t>
        </w:r>
      </w:ins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del w:id="21" w:author="PR Preview" w:date="2026-01-01T00:00:00Z">
        <w:r>
          <w:rPr>
            <w:b/>
            <w:bCs/>
          </w:rPr>
          <w:delText xml:space="preserve">Exercise 2 (PPV from Bayes’ theorem)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Derive an expression for the</w:delText>
        </w:r>
      </w:del>
      <w:del w:id="24" w:author="PR Preview" w:date="2026-01-01T00:00:00Z">
        <w:r>
          <w:delText xml:space="preserve"> </w:delText>
        </w:r>
      </w:del>
      <w:hyperlink w:anchor="def-ppv">
        <w:del w:id="25" w:author="PR Preview" w:date="2026-01-01T00:00:00Z">
          <w:r>
            <w:rPr>
              <w:rStyle w:val="Hyperlink"/>
            </w:rPr>
            <w:delText xml:space="preserve">positive predictive value</w:delText>
          </w:r>
        </w:del>
      </w:hyperlink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of a diagnostic test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in terms of:</w:delText>
        </w:r>
      </w:del>
    </w:p>
    <w:p>
      <w:pPr>
        <w:pStyle w:val="BodyText"/>
      </w:pPr>
      <w:ins w:id="30" w:author="PR Preview" w:date="2026-01-01T00:00:00Z">
        <w:r>
          <w:rPr>
            <w:b/>
            <w:bCs/>
          </w:rPr>
          <w:t xml:space="preserve">Exercise 2 (PPV from Bayes’ theorem)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Write the</w:t>
        </w:r>
      </w:ins>
      <w:ins w:id="33" w:author="PR Preview" w:date="2026-01-01T00:00:00Z">
        <w:r>
          <w:t xml:space="preserve"> </w:t>
        </w:r>
      </w:ins>
      <w:hyperlink w:anchor="def-ppv">
        <w:ins w:id="34" w:author="PR Preview" w:date="2026-01-01T00:00:00Z">
          <w:r>
            <w:rPr>
              <w:rStyle w:val="Hyperlink"/>
            </w:rPr>
            <w:t xml:space="preserve">positive predictive value</w:t>
          </w:r>
        </w:ins>
      </w:hyperlink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of a diagnostic test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in terms of:</w:t>
        </w:r>
      </w:ins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Relationship Id="rId11" Type="http://schemas.openxmlformats.org/officeDocument/2006/relationships/hyperlink" Target="https://morrison-lab.github.io/pds/probability-basics.html#def-probability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2026-10-19T10:05:15Z</dcterms:created>
  <dcterms:modified xsi:type="dcterms:W3CDTF">2026-10-19T10:05:15Z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