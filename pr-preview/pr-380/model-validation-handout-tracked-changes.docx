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03:40:16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6" w:name="sec-prediction-rules"/>
    <w:p>
      <w:pPr>
        <w:pStyle w:val="Heading2"/>
      </w:pPr>
      <w:del w:id="3" w:author="PR Preview" w:date="2026-01-01T00:00:00Z">
        <w:r>
          <w:delText xml:space="preserve">2 Fitting and scoring prediction rules</w:delText>
        </w:r>
      </w:del>
    </w:p>
    <w:p>
      <w:pPr>
        <w:pStyle w:val="Heading2"/>
      </w:pPr>
      <w:ins w:id="4" w:author="PR Preview" w:date="2026-01-01T00:00:00Z">
        <w:r>
          <w:t xml:space="preserve">2 Fitting and scoring models</w:t>
        </w:r>
      </w:ins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del w:id="5" w:author="PR Preview" w:date="2026-01-01T00:00:00Z">
        <w:r>
          <w:rPr>
            <w:b/>
            <w:bCs/>
          </w:rPr>
          <w:delText xml:space="preserve">Definition 11 (Fitted model)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rPr>
            <w:b/>
            <w:bCs/>
          </w:rPr>
          <w:delText xml:space="preserve">fitted model</w:delText>
        </w:r>
      </w:del>
      <w:del w:id="1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h</m:t>
            </m:r>
          </m:e>
        </m:acc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a member of a</w:delText>
        </w:r>
      </w:del>
      <w:del w:id="13" w:author="PR Preview" w:date="2026-01-01T00:00:00Z">
        <w:r>
          <w:delText xml:space="preserve"> </w:delText>
        </w:r>
      </w:del>
      <w:hyperlink w:anchor="def-model-family">
        <w:del w:id="14" w:author="PR Preview" w:date="2026-01-01T00:00:00Z">
          <w:r>
            <w:rPr>
              <w:rStyle w:val="Hyperlink"/>
            </w:rPr>
            <w:delText xml:space="preserve">model family</w:delText>
          </w:r>
        </w:del>
      </w:hyperlink>
      <w:del w:id="15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that has been chosen to describe a</w:delText>
        </w:r>
      </w:del>
      <w:del w:id="18" w:author="PR Preview" w:date="2026-01-01T00:00:00Z">
        <w:r>
          <w:delText xml:space="preserve"> </w:delText>
        </w:r>
      </w:del>
      <w:hyperlink w:anchor="def-data-set">
        <w:del w:id="19" w:author="PR Preview" w:date="2026-01-01T00:00:00Z">
          <w:r>
            <w:rPr>
              <w:rStyle w:val="Hyperlink"/>
            </w:rPr>
            <w:delText xml:space="preserve">data set</w:delText>
          </w:r>
        </w:del>
      </w:hyperlink>
      <w:del w:id="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D</m:t>
        </m:r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 fitted model used to</w:delText>
        </w:r>
      </w:del>
      <w:del w:id="24" w:author="PR Preview" w:date="2026-01-01T00:00:00Z">
        <w:r>
          <w:delText xml:space="preserve"> </w:delText>
        </w:r>
      </w:del>
      <w:hyperlink r:id="rId18">
        <w:del w:id="25" w:author="PR Preview" w:date="2026-01-01T00:00:00Z">
          <w:r>
            <w:rPr>
              <w:rStyle w:val="Hyperlink"/>
            </w:rPr>
            <w:delText xml:space="preserve">predict</w:delText>
          </w:r>
        </w:del>
      </w:hyperlink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outcomes is also called a</w:delText>
        </w:r>
      </w:del>
      <w:del w:id="28" w:author="PR Preview" w:date="2026-01-01T00:00:00Z">
        <w:r>
          <w:delText xml:space="preserve"> </w:delText>
        </w:r>
      </w:del>
      <w:bookmarkStart w:id="38" w:name="def-prediction-rule"/>
      <w:del w:id="29" w:author="PR Preview" w:date="2026-01-01T00:00:00Z">
        <w:r>
          <w:rPr>
            <w:i/>
            <w:iCs/>
          </w:rPr>
          <w:delText xml:space="preserve">prediction rule</w:delText>
        </w:r>
      </w:del>
      <w:bookmarkEnd w:id="38"/>
      <w:del w:id="30" w:author="PR Preview" w:date="2026-01-01T00:00:00Z">
        <w:r>
          <w:delText xml:space="preserve">.</w:delText>
        </w:r>
      </w:del>
    </w:p>
    <w:p>
      <w:pPr>
        <w:pStyle w:val="BodyText"/>
      </w:pPr>
      <w:ins w:id="31" w:author="PR Preview" w:date="2026-01-01T00:00:00Z">
        <w:r>
          <w:rPr>
            <w:b/>
            <w:bCs/>
          </w:rPr>
          <w:t xml:space="preserve">Definition 11 (Fitted model)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rPr>
            <w:b/>
            <w:bCs/>
          </w:rPr>
          <w:t xml:space="preserve">fitted model</w:t>
        </w:r>
      </w:ins>
      <w:ins w:id="3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h</m:t>
            </m:r>
          </m:e>
        </m:acc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a member of a</w:t>
        </w:r>
      </w:ins>
      <w:ins w:id="39" w:author="PR Preview" w:date="2026-01-01T00:00:00Z">
        <w:r>
          <w:t xml:space="preserve"> </w:t>
        </w:r>
      </w:ins>
      <w:hyperlink w:anchor="def-model-family">
        <w:ins w:id="40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that has been chosen to describe a</w:t>
        </w:r>
      </w:ins>
      <w:ins w:id="44" w:author="PR Preview" w:date="2026-01-01T00:00:00Z">
        <w:r>
          <w:t xml:space="preserve"> </w:t>
        </w:r>
      </w:ins>
      <w:hyperlink w:anchor="def-data-set">
        <w:ins w:id="45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4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D</m:t>
        </m:r>
      </m:oMath>
      <w:ins w:id="47" w:author="PR Preview" w:date="2026-01-01T00:00:00Z">
        <w:r>
          <w:t xml:space="preserve">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A fitted model used to</w:t>
        </w:r>
      </w:ins>
      <w:ins w:id="51" w:author="PR Preview" w:date="2026-01-01T00:00:00Z">
        <w:r>
          <w:t xml:space="preserve"> </w:t>
        </w:r>
      </w:ins>
      <w:hyperlink r:id="rId18">
        <w:ins w:id="52" w:author="PR Preview" w:date="2026-01-01T00:00:00Z">
          <w:r>
            <w:rPr>
              <w:rStyle w:val="Hyperlink"/>
            </w:rPr>
            <w:t xml:space="preserve">predict</w:t>
          </w:r>
        </w:ins>
      </w:hyperlink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outcomes is also called a</w:t>
        </w:r>
      </w:ins>
      <w:ins w:id="55" w:author="PR Preview" w:date="2026-01-01T00:00:00Z">
        <w:r>
          <w:t xml:space="preserve"> </w:t>
        </w:r>
      </w:ins>
      <w:bookmarkStart w:id="38" w:name="def-prediction-rule"/>
      <w:ins w:id="56" w:author="PR Preview" w:date="2026-01-01T00:00:00Z">
        <w:r>
          <w:rPr>
            <w:i/>
            <w:iCs/>
          </w:rPr>
          <w:t xml:space="preserve">prediction rule</w:t>
        </w:r>
      </w:ins>
      <w:bookmarkEnd w:id="38"/>
      <w:ins w:id="57" w:author="PR Preview" w:date="2026-01-01T00:00:00Z">
        <w:r>
          <w:t xml:space="preserve">.</w:t>
        </w:r>
      </w:ins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Definition 17 (Loss of a prediction rule on an observation)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The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rPr>
            <w:b/>
            <w:bCs/>
          </w:rPr>
          <w:delText xml:space="preserve">loss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of a</w:delText>
        </w:r>
      </w:del>
      <w:del w:id="65" w:author="PR Preview" w:date="2026-01-01T00:00:00Z">
        <w:r>
          <w:delText xml:space="preserve"> </w:delText>
        </w:r>
      </w:del>
      <w:hyperlink w:anchor="def-fitted-model">
        <w:del w:id="6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on an observation</w:delText>
        </w:r>
      </w:del>
      <w:del w:id="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is the cost, under a</w:delText>
        </w:r>
      </w:del>
      <w:del w:id="73" w:author="PR Preview" w:date="2026-01-01T00:00:00Z">
        <w:r>
          <w:delText xml:space="preserve"> </w:delText>
        </w:r>
      </w:del>
      <w:hyperlink r:id="rId68">
        <w:del w:id="7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75" w:author="PR Preview" w:date="2026-01-01T00:00:00Z">
        <w:r>
          <w:delText xml:space="preserve"> </w:delText>
        </w:r>
      </w:del>
      <m:oMath>
        <m:r>
          <m:t>L</m:t>
        </m:r>
      </m:oMath>
      <w:del w:id="76" w:author="PR Preview" w:date="2026-01-01T00:00:00Z">
        <w:r>
          <w:delText xml:space="preserve">,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of its prediction</w:delText>
        </w:r>
      </w:del>
      <w:del w:id="7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of the outcome</w:delText>
        </w:r>
      </w:del>
      <w:del w:id="8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83" w:author="PR Preview" w:date="2026-01-01T00:00:00Z">
        <w:r>
          <w:delText xml:space="preserve">:</w:delText>
        </w:r>
      </w:del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del w:id="84" w:author="PR Preview" w:date="2026-01-01T00:00:00Z">
        <w:r>
          <w:delText xml:space="preserve">The subscript names the observation, a member of a family of losses,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and the parentheses hold the prediction rule the loss is evaluated at.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 index</w:delText>
        </w:r>
      </w:del>
      <w:del w:id="89" w:author="PR Preview" w:date="2026-01-01T00:00:00Z">
        <w:r>
          <w:delText xml:space="preserve"> </w:delText>
        </w:r>
      </w:del>
      <m:oMath>
        <m:r>
          <m:rPr>
            <m:sty m:val="p"/>
          </m:rPr>
          <m:t>*</m:t>
        </m:r>
      </m:oMath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names the new observation</w:delText>
        </w:r>
      </w:del>
      <w:del w:id="9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3" w:author="PR Preview" w:date="2026-01-01T00:00:00Z">
        <w:r>
          <w:delText xml:space="preserve">,</w:delText>
        </w:r>
      </w:del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so</w:delText>
        </w:r>
      </w:del>
      <w:del w:id="96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del w:id="97" w:author="PR Preview" w:date="2026-01-01T00:00:00Z">
        <w:r>
          <w:delText xml:space="preserve">.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When the rule is clear from context, we write</w:delText>
        </w:r>
      </w:del>
      <w:del w:id="10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for</w:delText>
        </w:r>
      </w:del>
      <w:del w:id="10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04" w:author="PR Preview" w:date="2026-01-01T00:00:00Z">
        <w:r>
          <w:delText xml:space="preserve">.</w:delText>
        </w:r>
      </w:del>
    </w:p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Definition 17 (Loss of a fitted model on an observation)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The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loss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a</w:t>
        </w:r>
      </w:ins>
      <w:ins w:id="112" w:author="PR Preview" w:date="2026-01-01T00:00:00Z">
        <w:r>
          <w:t xml:space="preserve"> </w:t>
        </w:r>
      </w:ins>
      <w:hyperlink w:anchor="def-fitted-model">
        <w:ins w:id="11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on an observation</w:t>
        </w:r>
      </w:ins>
      <w:ins w:id="1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is the cost, under a</w:t>
        </w:r>
      </w:ins>
      <w:ins w:id="120" w:author="PR Preview" w:date="2026-01-01T00:00:00Z">
        <w:r>
          <w:t xml:space="preserve"> </w:t>
        </w:r>
      </w:ins>
      <w:hyperlink r:id="rId68">
        <w:ins w:id="121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22" w:author="PR Preview" w:date="2026-01-01T00:00:00Z">
        <w:r>
          <w:t xml:space="preserve"> </w:t>
        </w:r>
      </w:ins>
      <m:oMath>
        <m:r>
          <m:t>L</m:t>
        </m:r>
      </m:oMath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its prediction</w:t>
        </w:r>
      </w:ins>
      <w:ins w:id="12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of the outcome</w:t>
        </w:r>
      </w:ins>
      <w:ins w:id="12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</m:oMath>
      <w:ins w:id="130" w:author="PR Preview" w:date="2026-01-01T00:00:00Z">
        <w:r>
          <w:t xml:space="preserve">:</w:t>
        </w:r>
      </w:ins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ins w:id="131" w:author="PR Preview" w:date="2026-01-01T00:00:00Z">
        <w:r>
          <w:t xml:space="preserve">The subscript names the observation, a member of a family of losses,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 the parentheses hold the fitted model the loss is evaluated at.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 index</w:t>
        </w:r>
      </w:ins>
      <w:ins w:id="136" w:author="PR Preview" w:date="2026-01-01T00:00:00Z">
        <w:r>
          <w:t xml:space="preserve"> </w:t>
        </w:r>
      </w:ins>
      <m:oMath>
        <m:r>
          <m:rPr>
            <m:sty m:val="p"/>
          </m:rPr>
          <m:t>*</m:t>
        </m:r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names the new observation</w:t>
        </w:r>
      </w:ins>
      <w:ins w:id="1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0" w:author="PR Preview" w:date="2026-01-01T00:00:00Z">
        <w:r>
          <w:t xml:space="preserve">,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so</w:t>
        </w:r>
      </w:ins>
      <w:ins w:id="143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When the rule is clear from context, we write</w:t>
        </w:r>
      </w:ins>
      <w:ins w:id="147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for</w:t>
        </w:r>
      </w:ins>
      <w:ins w:id="150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151" w:author="PR Preview" w:date="2026-01-01T00:00:00Z">
        <w:r>
          <w:t xml:space="preserve">.</w:t>
        </w:r>
      </w:ins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del w:id="152" w:author="PR Preview" w:date="2026-01-01T00:00:00Z">
        <w:r>
          <w:rPr>
            <w:b/>
            <w:bCs/>
          </w:rPr>
          <w:delText xml:space="preserve">Definition 18 (Generalization error)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The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rPr>
            <w:b/>
            <w:bCs/>
          </w:rPr>
          <w:delText xml:space="preserve">generalization error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of a</w:delText>
        </w:r>
      </w:del>
      <w:del w:id="159" w:author="PR Preview" w:date="2026-01-01T00:00:00Z">
        <w:r>
          <w:delText xml:space="preserve"> </w:delText>
        </w:r>
      </w:del>
      <w:hyperlink w:anchor="def-fitted-model">
        <w:del w:id="16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fitted to a</w:delText>
        </w:r>
      </w:del>
      <w:del w:id="164" w:author="PR Preview" w:date="2026-01-01T00:00:00Z">
        <w:r>
          <w:delText xml:space="preserve"> </w:delText>
        </w:r>
      </w:del>
      <w:hyperlink w:anchor="def-training-set">
        <w:del w:id="16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is its expected</w:delText>
        </w:r>
      </w:del>
      <w:del w:id="169" w:author="PR Preview" w:date="2026-01-01T00:00:00Z">
        <w:r>
          <w:delText xml:space="preserve"> </w:delText>
        </w:r>
      </w:del>
      <w:hyperlink w:anchor="def-observation-loss">
        <w:del w:id="17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7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on a</w:delText>
        </w:r>
      </w:del>
      <w:del w:id="174" w:author="PR Preview" w:date="2026-01-01T00:00:00Z">
        <w:r>
          <w:delText xml:space="preserve"> </w:delText>
        </w:r>
      </w:del>
      <w:hyperlink w:anchor="def-new-observation">
        <w:del w:id="17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17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</w:delText>
        </w:r>
      </w:del>
      <w:del w:id="18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held fixed:</w:delText>
        </w:r>
      </w:del>
    </w:p>
    <w:p>
      <w:pPr>
        <w:pStyle w:val="BodyText"/>
      </w:pPr>
      <w:ins w:id="183" w:author="PR Preview" w:date="2026-01-01T00:00:00Z">
        <w:r>
          <w:rPr>
            <w:b/>
            <w:bCs/>
          </w:rPr>
          <w:t xml:space="preserve">Definition 18 (Generalization error)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The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rPr>
            <w:b/>
            <w:bCs/>
          </w:rPr>
          <w:t xml:space="preserve">generalization error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of a</w:t>
        </w:r>
      </w:ins>
      <w:ins w:id="190" w:author="PR Preview" w:date="2026-01-01T00:00:00Z">
        <w:r>
          <w:t xml:space="preserve"> </w:t>
        </w:r>
      </w:ins>
      <w:hyperlink w:anchor="def-fitted-model">
        <w:ins w:id="19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9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fitted to a</w:t>
        </w:r>
      </w:ins>
      <w:ins w:id="195" w:author="PR Preview" w:date="2026-01-01T00:00:00Z">
        <w:r>
          <w:t xml:space="preserve"> </w:t>
        </w:r>
      </w:ins>
      <w:hyperlink w:anchor="def-training-set">
        <w:ins w:id="19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9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its expected</w:t>
        </w:r>
      </w:ins>
      <w:ins w:id="200" w:author="PR Preview" w:date="2026-01-01T00:00:00Z">
        <w:r>
          <w:t xml:space="preserve"> </w:t>
        </w:r>
      </w:ins>
      <w:hyperlink w:anchor="def-observation-loss">
        <w:ins w:id="20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02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on a</w:t>
        </w:r>
      </w:ins>
      <w:ins w:id="205" w:author="PR Preview" w:date="2026-01-01T00:00:00Z">
        <w:r>
          <w:t xml:space="preserve"> </w:t>
        </w:r>
      </w:ins>
      <w:hyperlink w:anchor="def-new-observation">
        <w:ins w:id="206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with</w:t>
        </w:r>
      </w:ins>
      <w:ins w:id="2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held fixed:</w:t>
        </w:r>
      </w:ins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del w:id="214" w:author="PR Preview" w:date="2026-01-01T00:00:00Z">
        <w:r>
          <w:rPr>
            <w:b/>
            <w:bCs/>
          </w:rPr>
          <w:delText xml:space="preserve">Definition 19 (Held-out set (hold-out set))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delText xml:space="preserve">A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rPr>
            <w:b/>
            <w:bCs/>
          </w:rPr>
          <w:delText xml:space="preserve">held-out set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for a</w:delText>
        </w:r>
      </w:del>
      <w:del w:id="221" w:author="PR Preview" w:date="2026-01-01T00:00:00Z">
        <w:r>
          <w:delText xml:space="preserve"> </w:delText>
        </w:r>
      </w:del>
      <w:hyperlink w:anchor="def-training-set">
        <w:del w:id="22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is a list of</w:delText>
        </w:r>
      </w:del>
      <w:del w:id="226" w:author="PR Preview" w:date="2026-01-01T00:00:00Z">
        <w:r>
          <w:delText xml:space="preserve"> </w:delText>
        </w:r>
      </w:del>
      <m:oMath>
        <m:r>
          <m:t>m</m:t>
        </m:r>
      </m:oMath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further observations,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none of them in</w:delText>
        </w:r>
      </w:del>
      <w:del w:id="2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32" w:author="PR Preview" w:date="2026-01-01T00:00:00Z">
        <w:r>
          <w:delText xml:space="preserve">,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that the</w:delText>
        </w:r>
      </w:del>
      <w:del w:id="235" w:author="PR Preview" w:date="2026-01-01T00:00:00Z">
        <w:r>
          <w:delText xml:space="preserve"> </w:delText>
        </w:r>
      </w:del>
      <w:hyperlink w:anchor="def-fitting-procedure">
        <w:del w:id="23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does not use</w:delText>
        </w:r>
      </w:del>
      <w:del w:id="239" w:author="PR Preview" w:date="2026-01-01T00:00:00Z">
        <w:r>
          <w:delText xml:space="preserve"> </w:delText>
        </w:r>
      </w:del>
      <w:del w:id="240" w:author="PR Preview" w:date="2026-01-01T00:00:00Z">
        <w:r>
          <w:delText xml:space="preserve">and on which the</w:delText>
        </w:r>
      </w:del>
      <w:del w:id="241" w:author="PR Preview" w:date="2026-01-01T00:00:00Z">
        <w:r>
          <w:delText xml:space="preserve"> </w:delText>
        </w:r>
      </w:del>
      <w:hyperlink w:anchor="def-fitted-model">
        <w:del w:id="24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4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is scored:</w:delText>
        </w:r>
      </w:del>
    </w:p>
    <w:p>
      <w:pPr>
        <w:pStyle w:val="BodyText"/>
      </w:pPr>
      <w:ins w:id="246" w:author="PR Preview" w:date="2026-01-01T00:00:00Z">
        <w:r>
          <w:rPr>
            <w:b/>
            <w:bCs/>
          </w:rPr>
          <w:t xml:space="preserve">Definition 19 (Held-out set (hold-out set))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held-out set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a</w:t>
        </w:r>
      </w:ins>
      <w:ins w:id="253" w:author="PR Preview" w:date="2026-01-01T00:00:00Z">
        <w:r>
          <w:t xml:space="preserve"> </w:t>
        </w:r>
      </w:ins>
      <w:hyperlink w:anchor="def-training-set">
        <w:ins w:id="25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5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is a list of</w:t>
        </w:r>
      </w:ins>
      <w:ins w:id="258" w:author="PR Preview" w:date="2026-01-01T00:00:00Z">
        <w:r>
          <w:t xml:space="preserve"> </w:t>
        </w:r>
      </w:ins>
      <m:oMath>
        <m:r>
          <m:t>m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further observations,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none of them in</w:t>
        </w:r>
      </w:ins>
      <w:ins w:id="2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64" w:author="PR Preview" w:date="2026-01-01T00:00:00Z">
        <w:r>
          <w:t xml:space="preserve">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that the</w:t>
        </w:r>
      </w:ins>
      <w:ins w:id="267" w:author="PR Preview" w:date="2026-01-01T00:00:00Z">
        <w:r>
          <w:t xml:space="preserve"> </w:t>
        </w:r>
      </w:ins>
      <w:hyperlink w:anchor="def-fitting-procedure">
        <w:ins w:id="268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does not use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 on which the</w:t>
        </w:r>
      </w:ins>
      <w:ins w:id="273" w:author="PR Preview" w:date="2026-01-01T00:00:00Z">
        <w:r>
          <w:t xml:space="preserve"> </w:t>
        </w:r>
      </w:ins>
      <w:hyperlink w:anchor="def-fitted-model">
        <w:ins w:id="2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7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is scored:</w:t>
        </w:r>
      </w:ins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4" w:name="def-training-mse"/>
    <w:p>
      <w:pPr>
        <w:pStyle w:val="FirstParagraph"/>
      </w:pPr>
      <w:del w:id="278" w:author="PR Preview" w:date="2026-01-01T00:00:00Z">
        <w:r>
          <w:rPr>
            <w:b/>
            <w:bCs/>
          </w:rPr>
          <w:delText xml:space="preserve">Definition 21 (Training error)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b/>
            <w:bCs/>
          </w:rPr>
          <w:delText xml:space="preserve">training error</w:delText>
        </w:r>
      </w:del>
      <w:del w:id="283" w:author="PR Preview" w:date="2026-01-01T00:00:00Z">
        <w:r>
          <w:delText xml:space="preserve"> </w:delText>
        </w:r>
      </w:del>
      <w:del w:id="284" w:author="PR Preview" w:date="2026-01-01T00:00:00Z">
        <w:r>
          <w:delText xml:space="preserve">of a</w:delText>
        </w:r>
      </w:del>
      <w:del w:id="285" w:author="PR Preview" w:date="2026-01-01T00:00:00Z">
        <w:r>
          <w:delText xml:space="preserve"> </w:delText>
        </w:r>
      </w:del>
      <w:hyperlink w:anchor="def-fitted-model">
        <w:del w:id="28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8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fitted to a</w:delText>
        </w:r>
      </w:del>
      <w:del w:id="290" w:author="PR Preview" w:date="2026-01-01T00:00:00Z">
        <w:r>
          <w:delText xml:space="preserve"> </w:delText>
        </w:r>
      </w:del>
      <w:hyperlink w:anchor="def-training-set">
        <w:del w:id="29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is its sample mean</w:delText>
        </w:r>
      </w:del>
      <w:del w:id="295" w:author="PR Preview" w:date="2026-01-01T00:00:00Z">
        <w:r>
          <w:delText xml:space="preserve"> </w:delText>
        </w:r>
      </w:del>
      <w:hyperlink w:anchor="def-observation-loss">
        <w:del w:id="296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297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on the training observations</w:delText>
        </w:r>
      </w:del>
      <w:del w:id="30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01" w:author="PR Preview" w:date="2026-01-01T00:00:00Z">
        <w:r>
          <w:delText xml:space="preserve">:</w:delText>
        </w:r>
      </w:del>
    </w:p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Definition 21 (Training error (empirical risk on the training set))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The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rPr>
            <w:b/>
            <w:bCs/>
          </w:rPr>
          <w:t xml:space="preserve">training error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of a</w:t>
        </w:r>
      </w:ins>
      <w:ins w:id="309" w:author="PR Preview" w:date="2026-01-01T00:00:00Z">
        <w:r>
          <w:t xml:space="preserve"> </w:t>
        </w:r>
      </w:ins>
      <w:hyperlink w:anchor="def-fitted-model">
        <w:ins w:id="31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1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is its empirical</w:t>
        </w:r>
      </w:ins>
      <w:ins w:id="314" w:author="PR Preview" w:date="2026-01-01T00:00:00Z">
        <w:r>
          <w:t xml:space="preserve"> </w:t>
        </w:r>
      </w:ins>
      <w:hyperlink r:id="rId82">
        <w:ins w:id="31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1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on the</w:t>
        </w:r>
      </w:ins>
      <w:ins w:id="319" w:author="PR Preview" w:date="2026-01-01T00:00:00Z">
        <w:r>
          <w:t xml:space="preserve"> </w:t>
        </w:r>
      </w:ins>
      <w:hyperlink w:anchor="def-training-set">
        <w:ins w:id="32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2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used to fit it:</w:t>
        </w:r>
      </w:ins>
    </w:p>
    <w:p>
      <w:pPr>
        <w:pStyle w:val="BodyText"/>
      </w:pPr>
      <w:bookmarkStart w:id="8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5"/>
    <w:bookmarkEnd w:id="86"/>
    <w:bookmarkStart w:id="91" w:name="overfitting"/>
    <w:p>
      <w:pPr>
        <w:pStyle w:val="Heading2"/>
      </w:pPr>
      <w:r>
        <w:t xml:space="preserve">3 Overfitting</w:t>
      </w:r>
    </w:p>
    <w:bookmarkStart w:id="8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7"/>
    <w:bookmarkStart w:id="8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8"/>
    <w:bookmarkStart w:id="89" w:name="def-overfitting"/>
    <w:p>
      <w:pPr>
        <w:pStyle w:val="FirstParagraph"/>
      </w:pPr>
      <w:del w:id="324" w:author="PR Preview" w:date="2026-01-01T00:00:00Z">
        <w:r>
          <w:rPr>
            <w:b/>
            <w:bCs/>
          </w:rPr>
          <w:delText xml:space="preserve">Definition 22 (Overfitting)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rPr>
            <w:b/>
            <w:bCs/>
          </w:rPr>
          <w:delText xml:space="preserve">Overfitting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occurs when a</w:delText>
        </w:r>
      </w:del>
      <w:del w:id="329" w:author="PR Preview" w:date="2026-01-01T00:00:00Z">
        <w:r>
          <w:delText xml:space="preserve"> </w:delText>
        </w:r>
      </w:del>
      <w:hyperlink w:anchor="def-fitted-model">
        <w:del w:id="33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fits its</w:delText>
        </w:r>
      </w:del>
      <w:del w:id="333" w:author="PR Preview" w:date="2026-01-01T00:00:00Z">
        <w:r>
          <w:delText xml:space="preserve"> </w:delText>
        </w:r>
      </w:del>
      <w:hyperlink w:anchor="def-training-set">
        <w:del w:id="334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well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but predicts poorly for</w:delText>
        </w:r>
      </w:del>
      <w:del w:id="339" w:author="PR Preview" w:date="2026-01-01T00:00:00Z">
        <w:r>
          <w:delText xml:space="preserve"> </w:delText>
        </w:r>
      </w:del>
      <w:hyperlink w:anchor="def-new-observation">
        <w:del w:id="340" w:author="PR Preview" w:date="2026-01-01T00:00:00Z">
          <w:r>
            <w:rPr>
              <w:rStyle w:val="Hyperlink"/>
            </w:rPr>
            <w:delText xml:space="preserve">new observations</w:delText>
          </w:r>
        </w:del>
      </w:hyperlink>
      <w:del w:id="341" w:author="PR Preview" w:date="2026-01-01T00:00:00Z">
        <w:r>
          <w:delText xml:space="preserve">.</w:delText>
        </w:r>
      </w:del>
      <w:del w:id="342" w:author="PR Preview" w:date="2026-01-01T00:00:00Z">
        <w:r>
          <w:delText xml:space="preserve"> </w:delText>
        </w:r>
      </w:del>
    </w:p>
    <w:p>
      <w:pPr>
        <w:pStyle w:val="FirstParagraph"/>
      </w:pPr>
      <w:ins w:id="343" w:author="PR Preview" w:date="2026-01-01T00:00:00Z">
        <w:r>
          <w:rPr>
            <w:b/>
            <w:bCs/>
          </w:rPr>
          <w:t xml:space="preserve">Definition 22 (Overfitting)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rPr>
            <w:b/>
            <w:bCs/>
          </w:rPr>
          <w:t xml:space="preserve">Overfitting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occurs when a</w:t>
        </w:r>
      </w:ins>
      <w:ins w:id="348" w:author="PR Preview" w:date="2026-01-01T00:00:00Z">
        <w:r>
          <w:t xml:space="preserve"> </w:t>
        </w:r>
      </w:ins>
      <w:hyperlink w:anchor="def-fitted-model">
        <w:ins w:id="34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fits its</w:t>
        </w:r>
      </w:ins>
      <w:ins w:id="352" w:author="PR Preview" w:date="2026-01-01T00:00:00Z">
        <w:r>
          <w:t xml:space="preserve"> </w:t>
        </w:r>
      </w:ins>
      <w:hyperlink w:anchor="def-training-set">
        <w:ins w:id="35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well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but predicts poorly for</w:t>
        </w:r>
      </w:ins>
      <w:ins w:id="358" w:author="PR Preview" w:date="2026-01-01T00:00:00Z">
        <w:r>
          <w:t xml:space="preserve"> </w:t>
        </w:r>
      </w:ins>
      <w:hyperlink w:anchor="def-new-observation">
        <w:ins w:id="359" w:author="PR Preview" w:date="2026-01-01T00:00:00Z">
          <w:r>
            <w:rPr>
              <w:rStyle w:val="Hyperlink"/>
            </w:rPr>
            <w:t xml:space="preserve">new observations</w:t>
          </w:r>
        </w:ins>
      </w:hyperlink>
      <w:ins w:id="360" w:author="PR Preview" w:date="2026-01-01T00:00:00Z">
        <w:r>
          <w:t xml:space="preserve">.</w:t>
        </w:r>
      </w:ins>
      <w:ins w:id="361" w:author="PR Preview" w:date="2026-01-01T00:00:00Z">
        <w:r>
          <w:t xml:space="preserve"> </w:t>
        </w:r>
      </w:ins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9"/>
    <w:bookmarkStart w:id="90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0"/>
    <w:bookmarkEnd w:id="91"/>
    <w:bookmarkStart w:id="187" w:name="sec-generalization-error"/>
    <w:p>
      <w:pPr>
        <w:pStyle w:val="Heading2"/>
      </w:pPr>
      <w:r>
        <w:t xml:space="preserve">4 Generalization error</w:t>
      </w:r>
    </w:p>
    <w:bookmarkStart w:id="92" w:name="exr-generalization-error"/>
    <w:p>
      <w:pPr>
        <w:pStyle w:val="FirstParagraph"/>
      </w:pPr>
      <w:del w:id="362" w:author="PR Preview" w:date="2026-01-01T00:00:00Z">
        <w:r>
          <w:rPr>
            <w:b/>
            <w:bCs/>
          </w:rPr>
          <w:delText xml:space="preserve">Exercise 2 (Score a fitted model on a car it has not seen)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A</w:delText>
        </w:r>
      </w:del>
      <w:del w:id="365" w:author="PR Preview" w:date="2026-01-01T00:00:00Z">
        <w:r>
          <w:delText xml:space="preserve"> </w:delText>
        </w:r>
      </w:del>
      <w:hyperlink w:anchor="def-fitted-model">
        <w:del w:id="36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3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has been fitted to a</w:delText>
        </w:r>
      </w:del>
      <w:del w:id="370" w:author="PR Preview" w:date="2026-01-01T00:00:00Z">
        <w:r>
          <w:delText xml:space="preserve"> </w:delText>
        </w:r>
      </w:del>
      <w:hyperlink w:anchor="def-training-set">
        <w:del w:id="37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7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of</w:delText>
        </w:r>
      </w:del>
      <w:del w:id="375" w:author="PR Preview" w:date="2026-01-01T00:00:00Z">
        <w:r>
          <w:delText xml:space="preserve"> </w:delText>
        </w:r>
      </w:del>
      <m:oMath>
        <m:r>
          <m:t>n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observations,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such as the 20 training cars of</w:delText>
        </w:r>
      </w:del>
      <w:del w:id="380" w:author="PR Preview" w:date="2026-01-01T00:00:00Z">
        <w:r>
          <w:delText xml:space="preserve"> </w:delText>
        </w:r>
      </w:del>
      <w:hyperlink w:anchor="exr-overfitting">
        <w:del w:id="381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82" w:author="PR Preview" w:date="2026-01-01T00:00:00Z">
        <w:r>
          <w:delText xml:space="preserve">.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 new car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is then drawn from the same population,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independently of</w:delText>
        </w:r>
      </w:del>
      <w:del w:id="3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91" w:author="PR Preview" w:date="2026-01-01T00:00:00Z">
        <w:r>
          <w:delText xml:space="preserve">.</w:delText>
        </w:r>
      </w:del>
    </w:p>
    <w:p>
      <w:pPr>
        <w:pStyle w:val="FirstParagraph"/>
      </w:pPr>
      <w:ins w:id="392" w:author="PR Preview" w:date="2026-01-01T00:00:00Z">
        <w:r>
          <w:rPr>
            <w:b/>
            <w:bCs/>
          </w:rPr>
          <w:t xml:space="preserve">Exercise 2 (Score a fitted model on a car it has not seen)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</w:t>
        </w:r>
      </w:ins>
      <w:ins w:id="395" w:author="PR Preview" w:date="2026-01-01T00:00:00Z">
        <w:r>
          <w:t xml:space="preserve"> </w:t>
        </w:r>
      </w:ins>
      <w:hyperlink w:anchor="def-fitted-model">
        <w:ins w:id="39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9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has been fitted to a</w:t>
        </w:r>
      </w:ins>
      <w:ins w:id="400" w:author="PR Preview" w:date="2026-01-01T00:00:00Z">
        <w:r>
          <w:t xml:space="preserve"> </w:t>
        </w:r>
      </w:ins>
      <w:hyperlink w:anchor="def-training-set">
        <w:ins w:id="40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4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of</w:t>
        </w:r>
      </w:ins>
      <w:ins w:id="405" w:author="PR Preview" w:date="2026-01-01T00:00:00Z">
        <w:r>
          <w:t xml:space="preserve"> </w:t>
        </w:r>
      </w:ins>
      <m:oMath>
        <m:r>
          <m:t>n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observations,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such as the 20 training cars of</w:t>
        </w:r>
      </w:ins>
      <w:ins w:id="410" w:author="PR Preview" w:date="2026-01-01T00:00:00Z">
        <w:r>
          <w:t xml:space="preserve"> </w:t>
        </w:r>
      </w:ins>
      <w:hyperlink w:anchor="exr-overfitting">
        <w:ins w:id="411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12" w:author="PR Preview" w:date="2026-01-01T00:00:00Z">
        <w:r>
          <w:t xml:space="preserve">.</w:t>
        </w:r>
      </w:ins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 new car</w:t>
        </w:r>
      </w:ins>
      <w:ins w:id="4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is then drawn from the same population,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independently of</w:t>
        </w:r>
      </w:ins>
      <w:ins w:id="42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4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2"/>
    <w:bookmarkStart w:id="9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del w:id="422" w:author="PR Preview" w:date="2026-01-01T00:00:00Z">
        <w:r>
          <w:delText xml:space="preserve">The rule</w:delText>
        </w:r>
      </w:del>
      <w:del w:id="42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is known, because we fitted it.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The joint distribution of</w:delText>
        </w:r>
      </w:del>
      <w:del w:id="4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is unknown,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so the expectation cannot be computed.</w:delText>
        </w:r>
      </w:del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If we knew that distribution,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we would not need data to build a prediction rule.</w:delText>
        </w:r>
      </w:del>
    </w:p>
    <w:p>
      <w:pPr>
        <w:numPr>
          <w:ilvl w:val="0"/>
          <w:numId w:val="1006"/>
        </w:numPr>
      </w:pPr>
      <w:ins w:id="437" w:author="PR Preview" w:date="2026-01-01T00:00:00Z">
        <w:r>
          <w:t xml:space="preserve">The rule</w:t>
        </w:r>
      </w:ins>
      <w:ins w:id="4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is known, because we fitted it.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The joint distribution of</w:t>
        </w:r>
      </w:ins>
      <w:ins w:id="44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is unknown,</w:t>
        </w:r>
      </w:ins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so the expectation cannot be computed.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If we knew that distribution,</w:t>
        </w:r>
      </w:ins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we would not need data to</w:t>
        </w:r>
      </w:ins>
      <w:ins w:id="452" w:author="PR Preview" w:date="2026-01-01T00:00:00Z">
        <w:r>
          <w:t xml:space="preserve"> </w:t>
        </w:r>
      </w:ins>
      <w:hyperlink r:id="rId93">
        <w:ins w:id="453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</w:t>
        </w:r>
      </w:ins>
      <w:ins w:id="456" w:author="PR Preview" w:date="2026-01-01T00:00:00Z">
        <w:r>
          <w:t xml:space="preserve"> </w:t>
        </w:r>
      </w:ins>
      <w:hyperlink w:anchor="def-mean-function">
        <w:ins w:id="457" w:author="PR Preview" w:date="2026-01-01T00:00:00Z">
          <w:r>
            <w:rPr>
              <w:rStyle w:val="Hyperlink"/>
            </w:rPr>
            <w:t xml:space="preserve">true mean function</w:t>
          </w:r>
        </w:ins>
      </w:hyperlink>
      <w:ins w:id="45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of the outcome variable given the input value</w:t>
        </w:r>
      </w:ins>
      <w:ins w:id="461" w:author="PR Preview" w:date="2026-01-01T00:00:00Z">
        <w:r>
          <w:t xml:space="preserve"> </w:t>
        </w:r>
      </w:ins>
      <m:oMath>
        <m:r>
          <m:t>x</m:t>
        </m:r>
      </m:oMath>
      <w:ins w:id="462" w:author="PR Preview" w:date="2026-01-01T00:00:00Z">
        <w:r>
          <w:t xml:space="preserve">.</w:t>
        </w:r>
      </w:ins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4"/>
    <w:bookmarkStart w:id="96" w:name="def-expected-generalization-error"/>
    <w:p>
      <w:pPr>
        <w:pStyle w:val="FirstParagraph"/>
      </w:pPr>
      <w:del w:id="463" w:author="PR Preview" w:date="2026-01-01T00:00:00Z">
        <w:r>
          <w:rPr>
            <w:b/>
            <w:bCs/>
          </w:rPr>
          <w:delText xml:space="preserve">Definition 23 (Expected generalization error (expected prediction error, expected test error))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The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b/>
            <w:bCs/>
          </w:rPr>
          <w:delText xml:space="preserve">expected generalization error</w:delText>
        </w:r>
      </w:del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of a</w:delText>
        </w:r>
      </w:del>
      <w:del w:id="470" w:author="PR Preview" w:date="2026-01-01T00:00:00Z">
        <w:r>
          <w:delText xml:space="preserve"> </w:delText>
        </w:r>
      </w:del>
      <w:hyperlink w:anchor="def-fitting-procedure">
        <w:del w:id="471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472" w:author="PR Preview" w:date="2026-01-01T00:00:00Z">
        <w:r>
          <w:delText xml:space="preserve"> </w:delText>
        </w:r>
      </w:del>
      <m:oMath>
        <m:r>
          <m:t>g</m:t>
        </m:r>
      </m:oMath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at training-set size</w:delText>
        </w:r>
      </w:del>
      <w:del w:id="475" w:author="PR Preview" w:date="2026-01-01T00:00:00Z">
        <w:r>
          <w:delText xml:space="preserve"> </w:delText>
        </w:r>
      </w:del>
      <m:oMath>
        <m:r>
          <m:t>n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is the mean,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over</w:delText>
        </w:r>
      </w:del>
      <w:del w:id="480" w:author="PR Preview" w:date="2026-01-01T00:00:00Z">
        <w:r>
          <w:delText xml:space="preserve"> </w:delText>
        </w:r>
      </w:del>
      <w:hyperlink w:anchor="def-training-set">
        <w:del w:id="481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48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of</w:delText>
        </w:r>
      </w:del>
      <w:del w:id="485" w:author="PR Preview" w:date="2026-01-01T00:00:00Z">
        <w:r>
          <w:delText xml:space="preserve"> </w:delText>
        </w:r>
      </w:del>
      <m:oMath>
        <m:r>
          <m:t>n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observations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drawn independently from the population,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of the</w:delText>
        </w:r>
      </w:del>
      <w:del w:id="492" w:author="PR Preview" w:date="2026-01-01T00:00:00Z">
        <w:r>
          <w:delText xml:space="preserve"> </w:delText>
        </w:r>
      </w:del>
      <w:hyperlink w:anchor="def-generalization-error">
        <w:del w:id="493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of the</w:delText>
        </w:r>
      </w:del>
      <w:del w:id="496" w:author="PR Preview" w:date="2026-01-01T00:00:00Z">
        <w:r>
          <w:delText xml:space="preserve"> </w:delText>
        </w:r>
      </w:del>
      <w:hyperlink w:anchor="def-fitted-model">
        <w:del w:id="497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that</w:delText>
        </w:r>
      </w:del>
      <w:del w:id="500" w:author="PR Preview" w:date="2026-01-01T00:00:00Z">
        <w:r>
          <w:delText xml:space="preserve"> </w:delText>
        </w:r>
      </w:del>
      <m:oMath>
        <m:r>
          <m:t>g</m:t>
        </m:r>
      </m:oMath>
      <w:del w:id="501" w:author="PR Preview" w:date="2026-01-01T00:00:00Z">
        <w:r>
          <w:delText xml:space="preserve"> </w:delText>
        </w:r>
      </w:del>
      <w:del w:id="502" w:author="PR Preview" w:date="2026-01-01T00:00:00Z">
        <w:r>
          <w:delText xml:space="preserve">produces from</w:delText>
        </w:r>
      </w:del>
      <w:del w:id="50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04" w:author="PR Preview" w:date="2026-01-01T00:00:00Z">
        <w:r>
          <w:delText xml:space="preserve">:</w:delText>
        </w:r>
      </w:del>
    </w:p>
    <w:p>
      <w:pPr>
        <w:pStyle w:val="FirstParagraph"/>
      </w:pPr>
      <w:ins w:id="505" w:author="PR Preview" w:date="2026-01-01T00:00:00Z">
        <w:r>
          <w:rPr>
            <w:b/>
            <w:bCs/>
          </w:rPr>
          <w:t xml:space="preserve">Definition 23 (Expected generalization error (expected prediction error, expected test error))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The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rPr>
            <w:b/>
            <w:bCs/>
          </w:rPr>
          <w:t xml:space="preserve">expected generalization error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of a</w:t>
        </w:r>
      </w:ins>
      <w:ins w:id="512" w:author="PR Preview" w:date="2026-01-01T00:00:00Z">
        <w:r>
          <w:t xml:space="preserve"> </w:t>
        </w:r>
      </w:ins>
      <w:hyperlink w:anchor="def-fitting-procedure">
        <w:ins w:id="51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514" w:author="PR Preview" w:date="2026-01-01T00:00:00Z">
        <w:r>
          <w:t xml:space="preserve"> </w:t>
        </w:r>
      </w:ins>
      <m:oMath>
        <m:r>
          <m:t>g</m:t>
        </m:r>
      </m:oMath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at training-set size</w:t>
        </w:r>
      </w:ins>
      <w:ins w:id="517" w:author="PR Preview" w:date="2026-01-01T00:00:00Z">
        <w:r>
          <w:t xml:space="preserve"> </w:t>
        </w:r>
      </w:ins>
      <m:oMath>
        <m:r>
          <m:t>n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is the mean,</w:t>
        </w:r>
      </w:ins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over</w:t>
        </w:r>
      </w:ins>
      <w:ins w:id="522" w:author="PR Preview" w:date="2026-01-01T00:00:00Z">
        <w:r>
          <w:t xml:space="preserve"> </w:t>
        </w:r>
      </w:ins>
      <w:hyperlink w:anchor="def-training-set">
        <w:ins w:id="523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5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of</w:t>
        </w:r>
      </w:ins>
      <w:ins w:id="527" w:author="PR Preview" w:date="2026-01-01T00:00:00Z">
        <w:r>
          <w:t xml:space="preserve"> </w:t>
        </w:r>
      </w:ins>
      <m:oMath>
        <m:r>
          <m:t>n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observations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drawn independently from the population,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of the</w:t>
        </w:r>
      </w:ins>
      <w:ins w:id="534" w:author="PR Preview" w:date="2026-01-01T00:00:00Z">
        <w:r>
          <w:t xml:space="preserve"> </w:t>
        </w:r>
      </w:ins>
      <w:hyperlink w:anchor="def-generalization-error">
        <w:ins w:id="535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of the</w:t>
        </w:r>
      </w:ins>
      <w:ins w:id="538" w:author="PR Preview" w:date="2026-01-01T00:00:00Z">
        <w:r>
          <w:t xml:space="preserve"> </w:t>
        </w:r>
      </w:ins>
      <w:hyperlink w:anchor="def-fitted-model">
        <w:ins w:id="53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that</w:t>
        </w:r>
      </w:ins>
      <w:ins w:id="542" w:author="PR Preview" w:date="2026-01-01T00:00:00Z">
        <w:r>
          <w:t xml:space="preserve"> </w:t>
        </w:r>
      </w:ins>
      <m:oMath>
        <m:r>
          <m:t>g</m:t>
        </m:r>
      </m:oMath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produces from</w:t>
        </w:r>
      </w:ins>
      <w:ins w:id="54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546" w:author="PR Preview" w:date="2026-01-01T00:00:00Z">
        <w:r>
          <w:t xml:space="preserve">:</w:t>
        </w:r>
      </w:ins>
    </w:p>
    <w:p>
      <w:pPr>
        <w:pStyle w:val="BodyText"/>
      </w:pPr>
      <w:bookmarkStart w:id="9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7"/>
    <w:bookmarkStart w:id="100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4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4"/>
    <w:bookmarkStart w:id="106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7"/>
    <w:bookmarkStart w:id="108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8"/>
    <w:bookmarkStart w:id="109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9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epl"/>
    <w:p>
      <w:pPr>
        <w:pStyle w:val="BodyText"/>
      </w:pPr>
      <w:del w:id="547" w:author="PR Preview" w:date="2026-01-01T00:00:00Z">
        <w:r>
          <w:rPr>
            <w:b/>
            <w:bCs/>
          </w:rPr>
          <w:delText xml:space="preserve">Definition 30 (Expected prediction loss at a covariate value)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The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rPr>
            <w:b/>
            <w:bCs/>
          </w:rPr>
          <w:delText xml:space="preserve">expected prediction loss at</w:delText>
        </w:r>
      </w:del>
      <w:del w:id="552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of a</w:delText>
        </w:r>
      </w:del>
      <w:del w:id="555" w:author="PR Preview" w:date="2026-01-01T00:00:00Z">
        <w:r>
          <w:delText xml:space="preserve"> </w:delText>
        </w:r>
      </w:del>
      <w:hyperlink w:anchor="def-fitting-procedure">
        <w:del w:id="55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557" w:author="PR Preview" w:date="2026-01-01T00:00:00Z">
        <w:r>
          <w:delText xml:space="preserve"> </w:delText>
        </w:r>
      </w:del>
      <m:oMath>
        <m:r>
          <m:t>g</m:t>
        </m:r>
      </m:oMath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at training-set size</w:delText>
        </w:r>
      </w:del>
      <w:del w:id="560" w:author="PR Preview" w:date="2026-01-01T00:00:00Z">
        <w:r>
          <w:delText xml:space="preserve"> </w:delText>
        </w:r>
      </w:del>
      <m:oMath>
        <m:r>
          <m:t>n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 the expected</w:delText>
        </w:r>
      </w:del>
      <w:del w:id="563" w:author="PR Preview" w:date="2026-01-01T00:00:00Z">
        <w:r>
          <w:delText xml:space="preserve"> </w:delText>
        </w:r>
      </w:del>
      <w:hyperlink w:anchor="def-observation-loss">
        <w:del w:id="56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56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of the</w:delText>
        </w:r>
      </w:del>
      <w:del w:id="568" w:author="PR Preview" w:date="2026-01-01T00:00:00Z">
        <w:r>
          <w:delText xml:space="preserve"> </w:delText>
        </w:r>
      </w:del>
      <w:hyperlink w:anchor="def-fitted-model">
        <w:del w:id="569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570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that</w:delText>
        </w:r>
      </w:del>
      <w:del w:id="573" w:author="PR Preview" w:date="2026-01-01T00:00:00Z">
        <w:r>
          <w:delText xml:space="preserve"> </w:delText>
        </w:r>
      </w:del>
      <m:oMath>
        <m:r>
          <m:t>g</m:t>
        </m:r>
      </m:oMath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produces from</w:delText>
        </w:r>
      </w:del>
      <w:del w:id="57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on a new outcome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with</w:delText>
        </w:r>
      </w:del>
      <w:del w:id="58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584" w:author="PR Preview" w:date="2026-01-01T00:00:00Z">
        <w:r>
          <w:delText xml:space="preserve">,</w:delText>
        </w:r>
      </w:del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averaged over random</w:delText>
        </w:r>
      </w:del>
      <w:del w:id="587" w:author="PR Preview" w:date="2026-01-01T00:00:00Z">
        <w:r>
          <w:delText xml:space="preserve"> </w:delText>
        </w:r>
      </w:del>
      <w:hyperlink w:anchor="def-training-set">
        <w:del w:id="588" w:author="PR Preview" w:date="2026-01-01T00:00:00Z">
          <w:r>
            <w:rPr>
              <w:rStyle w:val="Hyperlink"/>
            </w:rPr>
            <w:delText xml:space="preserve">training sets</w:delText>
          </w:r>
        </w:del>
      </w:hyperlink>
      <w:del w:id="58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delText xml:space="preserve">of</w:delText>
        </w:r>
      </w:del>
      <w:del w:id="592" w:author="PR Preview" w:date="2026-01-01T00:00:00Z">
        <w:r>
          <w:delText xml:space="preserve"> </w:delText>
        </w:r>
      </w:del>
      <m:oMath>
        <m:r>
          <m:t>n</m:t>
        </m:r>
      </m:oMath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observations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drawn independently of</w:delText>
        </w:r>
      </w:del>
      <w:del w:id="59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598" w:author="PR Preview" w:date="2026-01-01T00:00:00Z">
        <w:r>
          <w:delText xml:space="preserve">,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and over</w:delText>
        </w:r>
      </w:del>
      <w:del w:id="601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602" w:author="PR Preview" w:date="2026-01-01T00:00:00Z">
        <w:r>
          <w:delText xml:space="preserve">.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The rule</w:delText>
        </w:r>
      </w:del>
      <w:del w:id="6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 random because</w:delText>
        </w:r>
      </w:del>
      <w:del w:id="6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is:</w:delText>
        </w:r>
      </w:del>
    </w:p>
    <w:p>
      <w:pPr>
        <w:pStyle w:val="BodyText"/>
      </w:pPr>
      <w:ins w:id="611" w:author="PR Preview" w:date="2026-01-01T00:00:00Z">
        <w:r>
          <w:rPr>
            <w:b/>
            <w:bCs/>
          </w:rPr>
          <w:t xml:space="preserve">Definition 30 (Expected prediction loss at a covariate value)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The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rPr>
            <w:b/>
            <w:bCs/>
          </w:rPr>
          <w:t xml:space="preserve">expected prediction loss at</w:t>
        </w:r>
      </w:ins>
      <w:ins w:id="616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of a</w:t>
        </w:r>
      </w:ins>
      <w:ins w:id="619" w:author="PR Preview" w:date="2026-01-01T00:00:00Z">
        <w:r>
          <w:t xml:space="preserve"> </w:t>
        </w:r>
      </w:ins>
      <w:hyperlink w:anchor="def-fitting-procedure">
        <w:ins w:id="620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621" w:author="PR Preview" w:date="2026-01-01T00:00:00Z">
        <w:r>
          <w:t xml:space="preserve"> </w:t>
        </w:r>
      </w:ins>
      <m:oMath>
        <m:r>
          <m:t>g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at training-set size</w:t>
        </w:r>
      </w:ins>
      <w:ins w:id="624" w:author="PR Preview" w:date="2026-01-01T00:00:00Z">
        <w:r>
          <w:t xml:space="preserve"> </w:t>
        </w:r>
      </w:ins>
      <m:oMath>
        <m:r>
          <m:t>n</m:t>
        </m:r>
      </m:oMath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is the expected</w:t>
        </w:r>
      </w:ins>
      <w:ins w:id="627" w:author="PR Preview" w:date="2026-01-01T00:00:00Z">
        <w:r>
          <w:t xml:space="preserve"> </w:t>
        </w:r>
      </w:ins>
      <w:hyperlink w:anchor="def-observation-loss">
        <w:ins w:id="628" w:author="PR Preview" w:date="2026-01-01T00:00:00Z">
          <w:r>
            <w:rPr>
              <w:rStyle w:val="Hyperlink"/>
            </w:rPr>
            <w:t xml:space="preserve">loss</w:t>
          </w:r>
        </w:ins>
      </w:hyperlink>
      <w:ins w:id="629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of the</w:t>
        </w:r>
      </w:ins>
      <w:ins w:id="632" w:author="PR Preview" w:date="2026-01-01T00:00:00Z">
        <w:r>
          <w:t xml:space="preserve"> </w:t>
        </w:r>
      </w:ins>
      <w:hyperlink w:anchor="def-fitted-model">
        <w:ins w:id="63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3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that</w:t>
        </w:r>
      </w:ins>
      <w:ins w:id="637" w:author="PR Preview" w:date="2026-01-01T00:00:00Z">
        <w:r>
          <w:t xml:space="preserve"> </w:t>
        </w:r>
      </w:ins>
      <m:oMath>
        <m:r>
          <m:t>g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produces from</w:t>
        </w:r>
      </w:ins>
      <w:ins w:id="6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41" w:author="PR Preview" w:date="2026-01-01T00:00:00Z">
        <w:r>
          <w:t xml:space="preserve">,</w:t>
        </w:r>
      </w:ins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on a new outcome</w:t>
        </w:r>
      </w:ins>
      <w:ins w:id="64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with</w:t>
        </w:r>
      </w:ins>
      <w:ins w:id="64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averaged over random</w:t>
        </w:r>
      </w:ins>
      <w:ins w:id="651" w:author="PR Preview" w:date="2026-01-01T00:00:00Z">
        <w:r>
          <w:t xml:space="preserve"> </w:t>
        </w:r>
      </w:ins>
      <w:hyperlink w:anchor="def-training-set">
        <w:ins w:id="652" w:author="PR Preview" w:date="2026-01-01T00:00:00Z">
          <w:r>
            <w:rPr>
              <w:rStyle w:val="Hyperlink"/>
            </w:rPr>
            <w:t xml:space="preserve">training sets</w:t>
          </w:r>
        </w:ins>
      </w:hyperlink>
      <w:ins w:id="6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of</w:t>
        </w:r>
      </w:ins>
      <w:ins w:id="656" w:author="PR Preview" w:date="2026-01-01T00:00:00Z">
        <w:r>
          <w:t xml:space="preserve"> </w:t>
        </w:r>
      </w:ins>
      <m:oMath>
        <m:r>
          <m:t>n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observations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drawn independently of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662" w:author="PR Preview" w:date="2026-01-01T00:00:00Z">
        <w:r>
          <w:t xml:space="preserve">,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 over</w:t>
        </w:r>
      </w:ins>
      <w:ins w:id="66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666" w:author="PR Preview" w:date="2026-01-01T00:00:00Z">
        <w:r>
          <w:t xml:space="preserve">.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The rule</w:t>
        </w:r>
      </w:ins>
      <w:ins w:id="66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is random because</w:t>
        </w:r>
      </w:ins>
      <w:ins w:id="67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is:</w:t>
        </w:r>
      </w:ins>
    </w:p>
    <w:p>
      <w:pPr>
        <w:pStyle w:val="BodyText"/>
      </w:pPr>
      <w:bookmarkStart w:id="12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2"/>
    <w:bookmarkStart w:id="124" w:name="def-epe"/>
    <w:p>
      <w:pPr>
        <w:pStyle w:val="BodyText"/>
      </w:pPr>
      <w:del w:id="675" w:author="PR Preview" w:date="2026-01-01T00:00:00Z">
        <w:r>
          <w:rPr>
            <w:b/>
            <w:bCs/>
          </w:rPr>
          <w:delText xml:space="preserve">Definition 31 (Expected prediction error at a covariate value)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The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rPr>
            <w:b/>
            <w:bCs/>
          </w:rPr>
          <w:delText xml:space="preserve">expected prediction error at</w:delText>
        </w:r>
      </w:del>
      <w:del w:id="680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</m:oMath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(</w:delText>
        </w:r>
      </w:del>
      <w:del w:id="683" w:author="PR Preview" w:date="2026-01-01T00:00:00Z">
        <w:r>
          <w:rPr>
            <w:b/>
            <w:bCs/>
          </w:rPr>
          <w:delText xml:space="preserve">EPE</w:delText>
        </w:r>
      </w:del>
      <w:del w:id="684" w:author="PR Preview" w:date="2026-01-01T00:00:00Z">
        <w:r>
          <w:delText xml:space="preserve">; also the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rPr>
            <w:b/>
            <w:bCs/>
          </w:rPr>
          <w:delText xml:space="preserve">expected squared prediction error</w:delText>
        </w:r>
      </w:del>
      <w:del w:id="687" w:author="PR Preview" w:date="2026-01-01T00:00:00Z">
        <w:r>
          <w:delText xml:space="preserve">,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rPr>
            <w:b/>
            <w:bCs/>
          </w:rPr>
          <w:delText xml:space="preserve">ESPE</w:delText>
        </w:r>
      </w:del>
      <w:del w:id="690" w:author="PR Preview" w:date="2026-01-01T00:00:00Z">
        <w:r>
          <w:delText xml:space="preserve">)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of a</w:delText>
        </w:r>
      </w:del>
      <w:del w:id="693" w:author="PR Preview" w:date="2026-01-01T00:00:00Z">
        <w:r>
          <w:delText xml:space="preserve"> </w:delText>
        </w:r>
      </w:del>
      <w:hyperlink w:anchor="def-fitting-procedure">
        <w:del w:id="694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695" w:author="PR Preview" w:date="2026-01-01T00:00:00Z">
        <w:r>
          <w:delText xml:space="preserve"> </w:delText>
        </w:r>
      </w:del>
      <m:oMath>
        <m:r>
          <m:t>g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at training-set size</w:delText>
        </w:r>
      </w:del>
      <w:del w:id="698" w:author="PR Preview" w:date="2026-01-01T00:00:00Z">
        <w:r>
          <w:delText xml:space="preserve"> </w:delText>
        </w:r>
      </w:del>
      <m:oMath>
        <m:r>
          <m:t>n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is its</w:delText>
        </w:r>
      </w:del>
      <w:del w:id="701" w:author="PR Preview" w:date="2026-01-01T00:00:00Z">
        <w:r>
          <w:delText xml:space="preserve"> </w:delText>
        </w:r>
      </w:del>
      <w:hyperlink w:anchor="def-epl">
        <w:del w:id="702" w:author="PR Preview" w:date="2026-01-01T00:00:00Z">
          <w:r>
            <w:rPr>
              <w:rStyle w:val="Hyperlink"/>
            </w:rPr>
            <w:delText xml:space="preserve">expected prediction loss</w:delText>
          </w:r>
        </w:del>
      </w:hyperlink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under</w:delText>
        </w:r>
      </w:del>
      <w:del w:id="705" w:author="PR Preview" w:date="2026-01-01T00:00:00Z">
        <w:r>
          <w:delText xml:space="preserve"> </w:delText>
        </w:r>
      </w:del>
      <w:hyperlink w:anchor="rem-squared-error-loss">
        <w:del w:id="706" w:author="PR Preview" w:date="2026-01-01T00:00:00Z">
          <w:r>
            <w:rPr>
              <w:rStyle w:val="Hyperlink"/>
            </w:rPr>
            <w:delText xml:space="preserve">squared-error loss</w:delText>
          </w:r>
        </w:del>
      </w:hyperlink>
      <w:del w:id="707" w:author="PR Preview" w:date="2026-01-01T00:00:00Z">
        <w:r>
          <w:delText xml:space="preserve">,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the expected value of the squared</w:delText>
        </w:r>
      </w:del>
      <w:del w:id="710" w:author="PR Preview" w:date="2026-01-01T00:00:00Z">
        <w:r>
          <w:delText xml:space="preserve"> </w:delText>
        </w:r>
      </w:del>
      <w:hyperlink r:id="rId71">
        <w:del w:id="71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71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of the</w:delText>
        </w:r>
      </w:del>
      <w:del w:id="715" w:author="PR Preview" w:date="2026-01-01T00:00:00Z">
        <w:r>
          <w:delText xml:space="preserve"> </w:delText>
        </w:r>
      </w:del>
      <w:hyperlink w:anchor="def-fitted-model">
        <w:del w:id="71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71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that</w:delText>
        </w:r>
      </w:del>
      <w:del w:id="720" w:author="PR Preview" w:date="2026-01-01T00:00:00Z">
        <w:r>
          <w:delText xml:space="preserve"> </w:delText>
        </w:r>
      </w:del>
      <m:oMath>
        <m:r>
          <m:t>g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produces from</w:delText>
        </w:r>
      </w:del>
      <w:del w:id="72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24" w:author="PR Preview" w:date="2026-01-01T00:00:00Z">
        <w:r>
          <w:delText xml:space="preserve">:</w:delText>
        </w:r>
      </w:del>
    </w:p>
    <w:p>
      <w:pPr>
        <w:pStyle w:val="BodyText"/>
      </w:pPr>
      <w:ins w:id="725" w:author="PR Preview" w:date="2026-01-01T00:00:00Z">
        <w:r>
          <w:rPr>
            <w:b/>
            <w:bCs/>
          </w:rPr>
          <w:t xml:space="preserve">Definition 31 (Expected prediction error at a covariate value)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The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rPr>
            <w:b/>
            <w:bCs/>
          </w:rPr>
          <w:t xml:space="preserve">expected prediction error at</w:t>
        </w:r>
      </w:ins>
      <w:ins w:id="730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(</w:t>
        </w:r>
      </w:ins>
      <w:ins w:id="733" w:author="PR Preview" w:date="2026-01-01T00:00:00Z">
        <w:r>
          <w:rPr>
            <w:b/>
            <w:bCs/>
          </w:rPr>
          <w:t xml:space="preserve">EPE</w:t>
        </w:r>
      </w:ins>
      <w:ins w:id="734" w:author="PR Preview" w:date="2026-01-01T00:00:00Z">
        <w:r>
          <w:t xml:space="preserve">; also the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rPr>
            <w:b/>
            <w:bCs/>
          </w:rPr>
          <w:t xml:space="preserve">expected squared prediction error</w:t>
        </w:r>
      </w:ins>
      <w:ins w:id="737" w:author="PR Preview" w:date="2026-01-01T00:00:00Z">
        <w:r>
          <w:t xml:space="preserve">,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rPr>
            <w:b/>
            <w:bCs/>
          </w:rPr>
          <w:t xml:space="preserve">ESPE</w:t>
        </w:r>
      </w:ins>
      <w:ins w:id="740" w:author="PR Preview" w:date="2026-01-01T00:00:00Z">
        <w:r>
          <w:t xml:space="preserve">)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of a</w:t>
        </w:r>
      </w:ins>
      <w:ins w:id="743" w:author="PR Preview" w:date="2026-01-01T00:00:00Z">
        <w:r>
          <w:t xml:space="preserve"> </w:t>
        </w:r>
      </w:ins>
      <w:hyperlink w:anchor="def-fitting-procedure">
        <w:ins w:id="744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45" w:author="PR Preview" w:date="2026-01-01T00:00:00Z">
        <w:r>
          <w:t xml:space="preserve"> </w:t>
        </w:r>
      </w:ins>
      <m:oMath>
        <m:r>
          <m:t>g</m:t>
        </m:r>
      </m:oMath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at training-set size</w:t>
        </w:r>
      </w:ins>
      <w:ins w:id="748" w:author="PR Preview" w:date="2026-01-01T00:00:00Z">
        <w:r>
          <w:t xml:space="preserve"> </w:t>
        </w:r>
      </w:ins>
      <m:oMath>
        <m:r>
          <m:t>n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is its</w:t>
        </w:r>
      </w:ins>
      <w:ins w:id="751" w:author="PR Preview" w:date="2026-01-01T00:00:00Z">
        <w:r>
          <w:t xml:space="preserve"> </w:t>
        </w:r>
      </w:ins>
      <w:hyperlink w:anchor="def-epl">
        <w:ins w:id="752" w:author="PR Preview" w:date="2026-01-01T00:00:00Z">
          <w:r>
            <w:rPr>
              <w:rStyle w:val="Hyperlink"/>
            </w:rPr>
            <w:t xml:space="preserve">expected prediction loss</w:t>
          </w:r>
        </w:ins>
      </w:hyperlink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under</w:t>
        </w:r>
      </w:ins>
      <w:ins w:id="755" w:author="PR Preview" w:date="2026-01-01T00:00:00Z">
        <w:r>
          <w:t xml:space="preserve"> </w:t>
        </w:r>
      </w:ins>
      <w:hyperlink w:anchor="rem-squared-error-loss">
        <w:ins w:id="756" w:author="PR Preview" w:date="2026-01-01T00:00:00Z">
          <w:r>
            <w:rPr>
              <w:rStyle w:val="Hyperlink"/>
            </w:rPr>
            <w:t xml:space="preserve">squared-error loss</w:t>
          </w:r>
        </w:ins>
      </w:hyperlink>
      <w:ins w:id="757" w:author="PR Preview" w:date="2026-01-01T00:00:00Z">
        <w:r>
          <w:t xml:space="preserve">,</w:t>
        </w:r>
      </w:ins>
      <w:ins w:id="758" w:author="PR Preview" w:date="2026-01-01T00:00:00Z">
        <w:r>
          <w:t xml:space="preserve"> </w:t>
        </w:r>
      </w:ins>
      <w:ins w:id="759" w:author="PR Preview" w:date="2026-01-01T00:00:00Z">
        <w:r>
          <w:t xml:space="preserve">the expected value of the squared</w:t>
        </w:r>
      </w:ins>
      <w:ins w:id="760" w:author="PR Preview" w:date="2026-01-01T00:00:00Z">
        <w:r>
          <w:t xml:space="preserve"> </w:t>
        </w:r>
      </w:ins>
      <w:hyperlink r:id="rId71">
        <w:ins w:id="761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762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of the</w:t>
        </w:r>
      </w:ins>
      <w:ins w:id="765" w:author="PR Preview" w:date="2026-01-01T00:00:00Z">
        <w:r>
          <w:t xml:space="preserve"> </w:t>
        </w:r>
      </w:ins>
      <w:hyperlink w:anchor="def-fitted-model">
        <w:ins w:id="76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76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that</w:t>
        </w:r>
      </w:ins>
      <w:ins w:id="770" w:author="PR Preview" w:date="2026-01-01T00:00:00Z">
        <w:r>
          <w:t xml:space="preserve"> </w:t>
        </w:r>
      </w:ins>
      <m:oMath>
        <m:r>
          <m:t>g</m:t>
        </m:r>
      </m:oMath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produces from</w:t>
        </w:r>
      </w:ins>
      <w:ins w:id="77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74" w:author="PR Preview" w:date="2026-01-01T00:00:00Z">
        <w:r>
          <w:t xml:space="preserve">:</w:t>
        </w:r>
      </w:ins>
    </w:p>
    <w:p>
      <w:pPr>
        <w:pStyle w:val="BodyText"/>
      </w:pPr>
      <w:bookmarkStart w:id="12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6"/>
    <w:bookmarkStart w:id="12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7"/>
    <w:bookmarkStart w:id="128" w:name="exr-expected-error-epe"/>
    <w:p>
      <w:pPr>
        <w:pStyle w:val="BodyText"/>
      </w:pPr>
      <w:del w:id="775" w:author="PR Preview" w:date="2026-01-01T00:00:00Z">
        <w:r>
          <w:rPr>
            <w:b/>
            <w:bCs/>
          </w:rPr>
          <w:delText xml:space="preserve">Exercise 3 (The expected generalization error, covariate value by covariate value)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Let</w:delText>
        </w:r>
      </w:del>
      <w:del w:id="778" w:author="PR Preview" w:date="2026-01-01T00:00:00Z">
        <w:r>
          <w:delText xml:space="preserve"> </w:delText>
        </w:r>
      </w:del>
      <m:oMath>
        <m:r>
          <m:t>g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be a</w:delText>
        </w:r>
      </w:del>
      <w:del w:id="781" w:author="PR Preview" w:date="2026-01-01T00:00:00Z">
        <w:r>
          <w:delText xml:space="preserve"> </w:delText>
        </w:r>
      </w:del>
      <w:hyperlink w:anchor="def-fitting-procedure">
        <w:del w:id="78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783" w:author="PR Preview" w:date="2026-01-01T00:00:00Z">
        <w:r>
          <w:delText xml:space="preserve">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and let the random</w:delText>
        </w:r>
      </w:del>
      <w:del w:id="786" w:author="PR Preview" w:date="2026-01-01T00:00:00Z">
        <w:r>
          <w:delText xml:space="preserve"> </w:delText>
        </w:r>
      </w:del>
      <w:hyperlink w:anchor="def-training-set">
        <w:del w:id="78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7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of</w:delText>
        </w:r>
      </w:del>
      <w:del w:id="791" w:author="PR Preview" w:date="2026-01-01T00:00:00Z">
        <w:r>
          <w:delText xml:space="preserve"> </w:delText>
        </w:r>
      </w:del>
      <m:oMath>
        <m:r>
          <m:t>n</m:t>
        </m:r>
      </m:oMath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observations</w:delText>
        </w:r>
      </w:del>
      <w:del w:id="794" w:author="PR Preview" w:date="2026-01-01T00:00:00Z">
        <w:r>
          <w:delText xml:space="preserve"> </w:delText>
        </w:r>
      </w:del>
      <w:del w:id="795" w:author="PR Preview" w:date="2026-01-01T00:00:00Z">
        <w:r>
          <w:delText xml:space="preserve">be independent of the new observation</w:delText>
        </w:r>
      </w:del>
      <w:del w:id="79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797" w:author="PR Preview" w:date="2026-01-01T00:00:00Z">
        <w:r>
          <w:delText xml:space="preserve">.</w:delText>
        </w:r>
      </w:del>
      <w:del w:id="798" w:author="PR Preview" w:date="2026-01-01T00:00:00Z">
        <w:r>
          <w:delText xml:space="preserve"> </w:delText>
        </w:r>
      </w:del>
      <w:del w:id="799" w:author="PR Preview" w:date="2026-01-01T00:00:00Z">
        <w:r>
          <w:delText xml:space="preserve">Derive an expression for the</w:delText>
        </w:r>
      </w:del>
      <w:del w:id="800" w:author="PR Preview" w:date="2026-01-01T00:00:00Z">
        <w:r>
          <w:delText xml:space="preserve"> </w:delText>
        </w:r>
      </w:del>
      <w:hyperlink w:anchor="def-expected-generalization-error">
        <w:del w:id="801" w:author="PR Preview" w:date="2026-01-01T00:00:00Z">
          <w:r>
            <w:rPr>
              <w:rStyle w:val="Hyperlink"/>
            </w:rPr>
            <w:delText xml:space="preserve">expected generalization error</w:delText>
          </w:r>
        </w:del>
      </w:hyperlink>
      <w:del w:id="802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del w:id="803" w:author="PR Preview" w:date="2026-01-01T00:00:00Z">
        <w:r>
          <w:delText xml:space="preserve"> </w:delText>
        </w:r>
      </w:del>
      <w:del w:id="804" w:author="PR Preview" w:date="2026-01-01T00:00:00Z">
        <w:r>
          <w:delText xml:space="preserve">in terms of the</w:delText>
        </w:r>
      </w:del>
      <w:del w:id="805" w:author="PR Preview" w:date="2026-01-01T00:00:00Z">
        <w:r>
          <w:delText xml:space="preserve"> </w:delText>
        </w:r>
      </w:del>
      <w:hyperlink w:anchor="def-epl">
        <w:del w:id="806" w:author="PR Preview" w:date="2026-01-01T00:00:00Z">
          <w:r>
            <w:rPr>
              <w:rStyle w:val="Hyperlink"/>
            </w:rPr>
            <w:delText xml:space="preserve">expected prediction loss at</w:delText>
          </w:r>
        </w:del>
        <w:del w:id="807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x</m:t>
          </m:r>
        </m:oMath>
      </w:hyperlink>
      <w:del w:id="808" w:author="PR Preview" w:date="2026-01-01T00:00:00Z">
        <w:r>
          <w:delText xml:space="preserve">,</w:delText>
        </w:r>
      </w:del>
      <w:del w:id="809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and the distribution of</w:delText>
        </w:r>
      </w:del>
      <w:del w:id="8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814" w:author="PR Preview" w:date="2026-01-01T00:00:00Z">
        <w:r>
          <w:delText xml:space="preserve">.</w:delText>
        </w:r>
      </w:del>
    </w:p>
    <w:p>
      <w:pPr>
        <w:pStyle w:val="BodyText"/>
      </w:pPr>
      <w:ins w:id="815" w:author="PR Preview" w:date="2026-01-01T00:00:00Z">
        <w:r>
          <w:rPr>
            <w:b/>
            <w:bCs/>
          </w:rPr>
          <w:t xml:space="preserve">Exercise 3 (The expected generalization error, covariate value by covariate value)</w:t>
        </w:r>
      </w:ins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Let</w:t>
        </w:r>
      </w:ins>
      <w:ins w:id="818" w:author="PR Preview" w:date="2026-01-01T00:00:00Z">
        <w:r>
          <w:t xml:space="preserve"> </w:t>
        </w:r>
      </w:ins>
      <m:oMath>
        <m:r>
          <m:t>g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be a</w:t>
        </w:r>
      </w:ins>
      <w:ins w:id="821" w:author="PR Preview" w:date="2026-01-01T00:00:00Z">
        <w:r>
          <w:t xml:space="preserve"> </w:t>
        </w:r>
      </w:ins>
      <w:hyperlink w:anchor="def-fitting-procedure">
        <w:ins w:id="822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823" w:author="PR Preview" w:date="2026-01-01T00:00:00Z">
        <w:r>
          <w:t xml:space="preserve">,</w:t>
        </w:r>
      </w:ins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and let the random</w:t>
        </w:r>
      </w:ins>
      <w:ins w:id="826" w:author="PR Preview" w:date="2026-01-01T00:00:00Z">
        <w:r>
          <w:t xml:space="preserve"> </w:t>
        </w:r>
      </w:ins>
      <w:hyperlink w:anchor="def-training-set">
        <w:ins w:id="82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of</w:t>
        </w:r>
      </w:ins>
      <w:ins w:id="831" w:author="PR Preview" w:date="2026-01-01T00:00:00Z">
        <w:r>
          <w:t xml:space="preserve"> </w:t>
        </w:r>
      </w:ins>
      <m:oMath>
        <m:r>
          <m:t>n</m:t>
        </m:r>
      </m:oMath>
      <w:ins w:id="832" w:author="PR Preview" w:date="2026-01-01T00:00:00Z">
        <w:r>
          <w:t xml:space="preserve"> </w:t>
        </w:r>
      </w:ins>
      <w:ins w:id="833" w:author="PR Preview" w:date="2026-01-01T00:00:00Z">
        <w:r>
          <w:t xml:space="preserve">observations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be independent of the new observation</w:t>
        </w:r>
      </w:ins>
      <w:ins w:id="8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837" w:author="PR Preview" w:date="2026-01-01T00:00:00Z">
        <w:r>
          <w:t xml:space="preserve">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Write the</w:t>
        </w:r>
      </w:ins>
      <w:ins w:id="840" w:author="PR Preview" w:date="2026-01-01T00:00:00Z">
        <w:r>
          <w:t xml:space="preserve"> </w:t>
        </w:r>
      </w:ins>
      <w:hyperlink w:anchor="def-expected-generalization-error">
        <w:ins w:id="841" w:author="PR Preview" w:date="2026-01-01T00:00:00Z">
          <w:r>
            <w:rPr>
              <w:rStyle w:val="Hyperlink"/>
            </w:rPr>
            <w:t xml:space="preserve">expected generalization error</w:t>
          </w:r>
        </w:ins>
      </w:hyperlink>
      <w:ins w:id="842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ins w:id="843" w:author="PR Preview" w:date="2026-01-01T00:00:00Z">
        <w:r>
          <w:t xml:space="preserve"> </w:t>
        </w:r>
      </w:ins>
      <w:ins w:id="844" w:author="PR Preview" w:date="2026-01-01T00:00:00Z">
        <w:r>
          <w:t xml:space="preserve">in terms of the</w:t>
        </w:r>
      </w:ins>
      <w:ins w:id="845" w:author="PR Preview" w:date="2026-01-01T00:00:00Z">
        <w:r>
          <w:t xml:space="preserve"> </w:t>
        </w:r>
      </w:ins>
      <w:hyperlink w:anchor="def-epl">
        <w:ins w:id="846" w:author="PR Preview" w:date="2026-01-01T00:00:00Z">
          <w:r>
            <w:rPr>
              <w:rStyle w:val="Hyperlink"/>
            </w:rPr>
            <w:t xml:space="preserve">expected prediction loss at</w:t>
          </w:r>
        </w:ins>
        <w:ins w:id="84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x</m:t>
          </m:r>
        </m:oMath>
      </w:hyperlink>
      <w:ins w:id="848" w:author="PR Preview" w:date="2026-01-01T00:00:00Z">
        <w:r>
          <w:t xml:space="preserve">,</w:t>
        </w:r>
      </w:ins>
      <w:ins w:id="849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850" w:author="PR Preview" w:date="2026-01-01T00:00:00Z">
        <w:r>
          <w:t xml:space="preserve">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and the distribution of</w:t>
        </w:r>
      </w:ins>
      <w:ins w:id="85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854" w:author="PR Preview" w:date="2026-01-01T00:00:00Z">
        <w:r>
          <w:t xml:space="preserve">.</w:t>
        </w:r>
      </w:ins>
    </w:p>
    <w:bookmarkEnd w:id="128"/>
    <w:bookmarkStart w:id="13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del w:id="855" w:author="PR Preview" w:date="2026-01-01T00:00:00Z">
        <w:r>
          <w:delText xml:space="preserve">The steps labeled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“definition”</w:delText>
        </w:r>
      </w:del>
      <w:del w:id="858" w:author="PR Preview" w:date="2026-01-01T00:00:00Z">
        <w:r>
          <w:delText xml:space="preserve"> </w:delText>
        </w:r>
      </w:del>
      <w:del w:id="859" w:author="PR Preview" w:date="2026-01-01T00:00:00Z">
        <w:r>
          <w:delText xml:space="preserve">apply</w:delText>
        </w:r>
      </w:del>
      <w:del w:id="860" w:author="PR Preview" w:date="2026-01-01T00:00:00Z">
        <w:r>
          <w:delText xml:space="preserve"> </w:delText>
        </w:r>
      </w:del>
      <w:hyperlink w:anchor="eq-expected-generalization-error">
        <w:del w:id="861" w:author="PR Preview" w:date="2026-01-01T00:00:00Z">
          <w:r>
            <w:rPr>
              <w:rStyle w:val="Hyperlink"/>
            </w:rPr>
            <w:delText xml:space="preserve">Equation 17</w:delText>
          </w:r>
        </w:del>
      </w:hyperlink>
      <w:del w:id="862" w:author="PR Preview" w:date="2026-01-01T00:00:00Z">
        <w:r>
          <w:delText xml:space="preserve">,</w:delText>
        </w:r>
      </w:del>
      <w:del w:id="863" w:author="PR Preview" w:date="2026-01-01T00:00:00Z">
        <w:r>
          <w:delText xml:space="preserve"> </w:delText>
        </w:r>
      </w:del>
      <w:hyperlink w:anchor="eq-generalization-error">
        <w:del w:id="864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and</w:delText>
        </w:r>
      </w:del>
      <w:del w:id="867" w:author="PR Preview" w:date="2026-01-01T00:00:00Z">
        <w:r>
          <w:delText xml:space="preserve"> </w:delText>
        </w:r>
      </w:del>
      <w:hyperlink w:anchor="eq-epl">
        <w:del w:id="868" w:author="PR Preview" w:date="2026-01-01T00:00:00Z">
          <w:r>
            <w:rPr>
              <w:rStyle w:val="Hyperlink"/>
            </w:rPr>
            <w:delText xml:space="preserve">Equation 26</w:delText>
          </w:r>
        </w:del>
      </w:hyperlink>
      <w:del w:id="869" w:author="PR Preview" w:date="2026-01-01T00:00:00Z">
        <w:r>
          <w:delText xml:space="preserve">, in that order.</w:delText>
        </w:r>
      </w:del>
      <w:del w:id="870" w:author="PR Preview" w:date="2026-01-01T00:00:00Z">
        <w:r>
          <w:delText xml:space="preserve"> </w:delText>
        </w:r>
      </w:del>
      <w:del w:id="871" w:author="PR Preview" w:date="2026-01-01T00:00:00Z">
        <w:r>
          <w:delText xml:space="preserve">Here</w:delText>
        </w:r>
      </w:del>
      <w:del w:id="872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abbreviates</w:delText>
        </w:r>
      </w:del>
      <w:del w:id="87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876" w:author="PR Preview" w:date="2026-01-01T00:00:00Z">
        <w:r>
          <w:delText xml:space="preserve">, the</w:delText>
        </w:r>
      </w:del>
      <w:del w:id="877" w:author="PR Preview" w:date="2026-01-01T00:00:00Z">
        <w:r>
          <w:delText xml:space="preserve"> </w:delText>
        </w:r>
      </w:del>
      <w:hyperlink w:anchor="def-observation-loss">
        <w:del w:id="878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of the prediction rule</w:delText>
        </w:r>
      </w:del>
      <w:del w:id="8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(</w:delText>
        </w:r>
      </w:del>
      <w:hyperlink w:anchor="eq-prediction-rule">
        <w:del w:id="884" w:author="PR Preview" w:date="2026-01-01T00:00:00Z">
          <w:r>
            <w:rPr>
              <w:rStyle w:val="Hyperlink"/>
            </w:rPr>
            <w:delText xml:space="preserve">Equation 9</w:delText>
          </w:r>
        </w:del>
      </w:hyperlink>
      <w:del w:id="885" w:author="PR Preview" w:date="2026-01-01T00:00:00Z">
        <w:r>
          <w:delText xml:space="preserve">)</w:delText>
        </w:r>
      </w:del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on the new observation.</w:delText>
        </w:r>
      </w:del>
      <w:del w:id="888" w:author="PR Preview" w:date="2026-01-01T00:00:00Z">
        <w:r>
          <w:delText xml:space="preserve"> </w:delText>
        </w:r>
      </w:del>
      <w:del w:id="889" w:author="PR Preview" w:date="2026-01-01T00:00:00Z">
        <w:r>
          <w:delText xml:space="preserve">The two steps labeled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“iterated expectations”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use the</w:delText>
        </w:r>
      </w:del>
      <w:del w:id="894" w:author="PR Preview" w:date="2026-01-01T00:00:00Z">
        <w:r>
          <w:delText xml:space="preserve"> </w:delText>
        </w:r>
      </w:del>
      <w:hyperlink r:id="rId129">
        <w:del w:id="895" w:author="PR Preview" w:date="2026-01-01T00:00:00Z">
          <w:r>
            <w:rPr>
              <w:rStyle w:val="Hyperlink"/>
            </w:rPr>
            <w:delText xml:space="preserve">law of iterated expectations</w:delText>
          </w:r>
        </w:del>
      </w:hyperlink>
      <w:del w:id="896" w:author="PR Preview" w:date="2026-01-01T00:00:00Z">
        <w:r>
          <w:delText xml:space="preserve">,</w:delText>
        </w:r>
      </w:del>
      <w:del w:id="897" w:author="PR Preview" w:date="2026-01-01T00:00:00Z">
        <w:r>
          <w:delText xml:space="preserve"> </w:delText>
        </w:r>
      </w:del>
      <w:del w:id="898" w:author="PR Preview" w:date="2026-01-01T00:00:00Z">
        <w:r>
          <w:delText xml:space="preserve">the first conditioning on</w:delText>
        </w:r>
      </w:del>
      <w:del w:id="89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00" w:author="PR Preview" w:date="2026-01-01T00:00:00Z">
        <w:r>
          <w:delText xml:space="preserve"> </w:delText>
        </w:r>
      </w:del>
      <w:del w:id="901" w:author="PR Preview" w:date="2026-01-01T00:00:00Z">
        <w:r>
          <w:delText xml:space="preserve">and the second on</w:delText>
        </w:r>
      </w:del>
      <w:del w:id="90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del w:id="903" w:author="PR Preview" w:date="2026-01-01T00:00:00Z">
        <w:r>
          <w:delText xml:space="preserve">.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The last line needs</w:delText>
        </w:r>
      </w:del>
      <w:del w:id="9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to be independent of</w:delText>
        </w:r>
      </w:del>
      <w:del w:id="90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910" w:author="PR Preview" w:date="2026-01-01T00:00:00Z">
        <w:r>
          <w:delText xml:space="preserve">: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then, given</w:delText>
        </w:r>
      </w:del>
      <w:del w:id="9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914" w:author="PR Preview" w:date="2026-01-01T00:00:00Z">
        <w:r>
          <w:delText xml:space="preserve">,</w:delText>
        </w:r>
      </w:del>
      <w:del w:id="91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still has its unconditional distribution,</w:delText>
        </w:r>
      </w:del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as</w:delText>
        </w:r>
      </w:del>
      <w:del w:id="920" w:author="PR Preview" w:date="2026-01-01T00:00:00Z">
        <w:r>
          <w:delText xml:space="preserve"> </w:delText>
        </w:r>
      </w:del>
      <w:hyperlink w:anchor="def-epl">
        <w:del w:id="921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requires.</w:delText>
        </w:r>
      </w:del>
    </w:p>
    <w:p>
      <w:pPr>
        <w:pStyle w:val="FirstParagraph"/>
      </w:pPr>
      <w:ins w:id="924" w:author="PR Preview" w:date="2026-01-01T00:00:00Z">
        <w:r>
          <w:t xml:space="preserve">The steps labeled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“definition”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apply</w:t>
        </w:r>
      </w:ins>
      <w:ins w:id="929" w:author="PR Preview" w:date="2026-01-01T00:00:00Z">
        <w:r>
          <w:t xml:space="preserve"> </w:t>
        </w:r>
      </w:ins>
      <w:hyperlink w:anchor="eq-expected-generalization-error">
        <w:ins w:id="930" w:author="PR Preview" w:date="2026-01-01T00:00:00Z">
          <w:r>
            <w:rPr>
              <w:rStyle w:val="Hyperlink"/>
            </w:rPr>
            <w:t xml:space="preserve">Equation 17</w:t>
          </w:r>
        </w:ins>
      </w:hyperlink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hyperlink w:anchor="eq-generalization-error">
        <w:ins w:id="933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</w:t>
        </w:r>
      </w:ins>
      <w:ins w:id="936" w:author="PR Preview" w:date="2026-01-01T00:00:00Z">
        <w:r>
          <w:t xml:space="preserve"> </w:t>
        </w:r>
      </w:ins>
      <w:hyperlink w:anchor="eq-epl">
        <w:ins w:id="937" w:author="PR Preview" w:date="2026-01-01T00:00:00Z">
          <w:r>
            <w:rPr>
              <w:rStyle w:val="Hyperlink"/>
            </w:rPr>
            <w:t xml:space="preserve">Equation 26</w:t>
          </w:r>
        </w:ins>
      </w:hyperlink>
      <w:ins w:id="938" w:author="PR Preview" w:date="2026-01-01T00:00:00Z">
        <w:r>
          <w:t xml:space="preserve">, in that order.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Here</w:t>
        </w:r>
      </w:ins>
      <w:ins w:id="941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abbreviates</w:t>
        </w:r>
      </w:ins>
      <w:ins w:id="944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945" w:author="PR Preview" w:date="2026-01-01T00:00:00Z">
        <w:r>
          <w:t xml:space="preserve">, the</w:t>
        </w:r>
      </w:ins>
      <w:ins w:id="946" w:author="PR Preview" w:date="2026-01-01T00:00:00Z">
        <w:r>
          <w:t xml:space="preserve"> </w:t>
        </w:r>
      </w:ins>
      <w:hyperlink w:anchor="def-observation-loss">
        <w:ins w:id="94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of the</w:t>
        </w:r>
      </w:ins>
      <w:ins w:id="950" w:author="PR Preview" w:date="2026-01-01T00:00:00Z">
        <w:r>
          <w:t xml:space="preserve"> </w:t>
        </w:r>
      </w:ins>
      <w:hyperlink w:anchor="def-fitted-model">
        <w:ins w:id="95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95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(</w:t>
        </w:r>
      </w:ins>
      <w:hyperlink w:anchor="eq-prediction-rule">
        <w:ins w:id="955" w:author="PR Preview" w:date="2026-01-01T00:00:00Z">
          <w:r>
            <w:rPr>
              <w:rStyle w:val="Hyperlink"/>
            </w:rPr>
            <w:t xml:space="preserve">Equation 9</w:t>
          </w:r>
        </w:ins>
      </w:hyperlink>
      <w:ins w:id="956" w:author="PR Preview" w:date="2026-01-01T00:00:00Z">
        <w:r>
          <w:t xml:space="preserve">)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on the new observation.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The two steps labeled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“iterated expectations”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use the</w:t>
        </w:r>
      </w:ins>
      <w:ins w:id="965" w:author="PR Preview" w:date="2026-01-01T00:00:00Z">
        <w:r>
          <w:t xml:space="preserve"> </w:t>
        </w:r>
      </w:ins>
      <w:hyperlink r:id="rId129">
        <w:ins w:id="966" w:author="PR Preview" w:date="2026-01-01T00:00:00Z">
          <w:r>
            <w:rPr>
              <w:rStyle w:val="Hyperlink"/>
            </w:rPr>
            <w:t xml:space="preserve">law of iterated expectations</w:t>
          </w:r>
        </w:ins>
      </w:hyperlink>
      <w:ins w:id="967" w:author="PR Preview" w:date="2026-01-01T00:00:00Z">
        <w:r>
          <w:t xml:space="preserve">,</w:t>
        </w:r>
      </w:ins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the first conditioning on</w:t>
        </w:r>
      </w:ins>
      <w:ins w:id="9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and the second on</w:t>
        </w:r>
      </w:ins>
      <w:ins w:id="9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ins w:id="974" w:author="PR Preview" w:date="2026-01-01T00:00:00Z">
        <w: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The last line needs</w:t>
        </w:r>
      </w:ins>
      <w:ins w:id="9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to be independent of</w:t>
        </w:r>
      </w:ins>
      <w:ins w:id="98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981" w:author="PR Preview" w:date="2026-01-01T00:00:00Z">
        <w:r>
          <w:t xml:space="preserve">: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then, given</w:t>
        </w:r>
      </w:ins>
      <w:ins w:id="98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985" w:author="PR Preview" w:date="2026-01-01T00:00:00Z">
        <w:r>
          <w:t xml:space="preserve">,</w:t>
        </w:r>
      </w:ins>
      <w:ins w:id="98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still has its unconditional distribution,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as</w:t>
        </w:r>
      </w:ins>
      <w:ins w:id="991" w:author="PR Preview" w:date="2026-01-01T00:00:00Z">
        <w:r>
          <w:t xml:space="preserve"> </w:t>
        </w:r>
      </w:ins>
      <w:hyperlink w:anchor="def-epl">
        <w:ins w:id="992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993" w:author="PR Preview" w:date="2026-01-01T00:00:00Z">
        <w:r>
          <w:t xml:space="preserve"> </w:t>
        </w:r>
      </w:ins>
      <w:ins w:id="994" w:author="PR Preview" w:date="2026-01-01T00:00:00Z">
        <w:r>
          <w:t xml:space="preserve">requires.</w:t>
        </w:r>
      </w:ins>
    </w:p>
    <w:bookmarkEnd w:id="130"/>
    <w:bookmarkStart w:id="13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4" w:name="def-average-fit"/>
    <w:p>
      <w:pPr>
        <w:pStyle w:val="BodyText"/>
      </w:pPr>
      <w:del w:id="995" w:author="PR Preview" w:date="2026-01-01T00:00:00Z">
        <w:r>
          <w:rPr>
            <w:b/>
            <w:bCs/>
          </w:rPr>
          <w:delText xml:space="preserve">Definition 32 (Expected prediction)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Let</w:delText>
        </w:r>
      </w:del>
      <w:del w:id="998" w:author="PR Preview" w:date="2026-01-01T00:00:00Z">
        <w:r>
          <w:delText xml:space="preserve"> </w:delText>
        </w:r>
      </w:del>
      <m:oMath>
        <m:r>
          <m:t>g</m:t>
        </m:r>
      </m:oMath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be a</w:delText>
        </w:r>
      </w:del>
      <w:del w:id="1001" w:author="PR Preview" w:date="2026-01-01T00:00:00Z">
        <w:r>
          <w:delText xml:space="preserve"> </w:delText>
        </w:r>
      </w:del>
      <w:hyperlink w:anchor="def-fitting-procedure">
        <w:del w:id="1002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003" w:author="PR Preview" w:date="2026-01-01T00:00:00Z">
        <w:r>
          <w:delText xml:space="preserve">,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and let</w:delText>
        </w:r>
      </w:del>
      <w:del w:id="100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be a random</w:delText>
        </w:r>
      </w:del>
      <w:del w:id="1009" w:author="PR Preview" w:date="2026-01-01T00:00:00Z">
        <w:r>
          <w:delText xml:space="preserve"> </w:delText>
        </w:r>
      </w:del>
      <w:hyperlink w:anchor="def-training-set">
        <w:del w:id="1010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011" w:author="PR Preview" w:date="2026-01-01T00:00:00Z">
        <w:r>
          <w:delText xml:space="preserve">.</w:delText>
        </w:r>
      </w:del>
      <w:del w:id="1012" w:author="PR Preview" w:date="2026-01-01T00:00:00Z">
        <w:r>
          <w:delText xml:space="preserve"> </w:delText>
        </w:r>
      </w:del>
      <w:del w:id="1013" w:author="PR Preview" w:date="2026-01-01T00:00:00Z">
        <w:r>
          <w:delText xml:space="preserve">The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rPr>
            <w:b/>
            <w:bCs/>
          </w:rPr>
          <w:delText xml:space="preserve">expected prediction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of</w:delText>
        </w:r>
      </w:del>
      <w:del w:id="1018" w:author="PR Preview" w:date="2026-01-01T00:00:00Z">
        <w:r>
          <w:delText xml:space="preserve"> </w:delText>
        </w:r>
      </w:del>
      <m:oMath>
        <m:r>
          <m:t>g</m:t>
        </m:r>
      </m:oMath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at a covariate value</w:delText>
        </w:r>
      </w:del>
      <w:del w:id="1021" w:author="PR Preview" w:date="2026-01-01T00:00:00Z">
        <w:r>
          <w:delText xml:space="preserve"> </w:delText>
        </w:r>
      </w:del>
      <m:oMath>
        <m:r>
          <m:t>x</m:t>
        </m:r>
      </m:oMath>
      <w:del w:id="1022" w:author="PR Preview" w:date="2026-01-01T00:00:00Z">
        <w:r>
          <w:delText xml:space="preserve"> </w:delText>
        </w:r>
      </w:del>
      <w:del w:id="1023" w:author="PR Preview" w:date="2026-01-01T00:00:00Z">
        <w:r>
          <w:delText xml:space="preserve">is the value</w:delText>
        </w:r>
      </w:del>
      <w:del w:id="10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of the</w:delText>
        </w:r>
      </w:del>
      <w:del w:id="1027" w:author="PR Preview" w:date="2026-01-01T00:00:00Z">
        <w:r>
          <w:delText xml:space="preserve"> </w:delText>
        </w:r>
      </w:del>
      <w:hyperlink w:anchor="def-fitted-model">
        <w:del w:id="102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02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at</w:delText>
        </w:r>
      </w:del>
      <w:del w:id="1032" w:author="PR Preview" w:date="2026-01-01T00:00:00Z">
        <w:r>
          <w:delText xml:space="preserve"> </w:delText>
        </w:r>
      </w:del>
      <m:oMath>
        <m:r>
          <m:t>x</m:t>
        </m:r>
      </m:oMath>
      <w:del w:id="1033" w:author="PR Preview" w:date="2026-01-01T00:00:00Z">
        <w:r>
          <w:delText xml:space="preserve">,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averaged over the population distribution of all training sets that might have been collected:</w:delText>
        </w:r>
      </w:del>
    </w:p>
    <w:p>
      <w:pPr>
        <w:pStyle w:val="BodyText"/>
      </w:pPr>
      <w:ins w:id="1036" w:author="PR Preview" w:date="2026-01-01T00:00:00Z">
        <w:r>
          <w:rPr>
            <w:b/>
            <w:bCs/>
          </w:rPr>
          <w:t xml:space="preserve">Definition 32 (Expected prediction)</w:t>
        </w:r>
      </w:ins>
      <w:ins w:id="1037" w:author="PR Preview" w:date="2026-01-01T00:00:00Z">
        <w:r>
          <w:t xml:space="preserve"> </w:t>
        </w:r>
      </w:ins>
      <w:ins w:id="1038" w:author="PR Preview" w:date="2026-01-01T00:00:00Z">
        <w:r>
          <w:t xml:space="preserve">Let</w:t>
        </w:r>
      </w:ins>
      <w:ins w:id="1039" w:author="PR Preview" w:date="2026-01-01T00:00:00Z">
        <w:r>
          <w:t xml:space="preserve"> </w:t>
        </w:r>
      </w:ins>
      <m:oMath>
        <m:r>
          <m:t>g</m:t>
        </m:r>
      </m:oMath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be a</w:t>
        </w:r>
      </w:ins>
      <w:ins w:id="1042" w:author="PR Preview" w:date="2026-01-01T00:00:00Z">
        <w:r>
          <w:t xml:space="preserve"> </w:t>
        </w:r>
      </w:ins>
      <w:hyperlink w:anchor="def-fitting-procedure">
        <w:ins w:id="104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 let</w:t>
        </w:r>
      </w:ins>
      <w:ins w:id="104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be a random</w:t>
        </w:r>
      </w:ins>
      <w:ins w:id="1050" w:author="PR Preview" w:date="2026-01-01T00:00:00Z">
        <w:r>
          <w:t xml:space="preserve"> </w:t>
        </w:r>
      </w:ins>
      <w:hyperlink w:anchor="def-training-set">
        <w:ins w:id="105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052" w:author="PR Preview" w:date="2026-01-01T00:00:00Z">
        <w:r>
          <w:t xml:space="preserve">.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The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rPr>
            <w:b/>
            <w:bCs/>
          </w:rPr>
          <w:t xml:space="preserve">expected prediction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of</w:t>
        </w:r>
      </w:ins>
      <w:ins w:id="1059" w:author="PR Preview" w:date="2026-01-01T00:00:00Z">
        <w:r>
          <w:t xml:space="preserve"> </w:t>
        </w:r>
      </w:ins>
      <m:oMath>
        <m:r>
          <m:t>g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at a covariate value</w:t>
        </w:r>
      </w:ins>
      <w:ins w:id="1062" w:author="PR Preview" w:date="2026-01-01T00:00:00Z">
        <w:r>
          <w:t xml:space="preserve"> </w:t>
        </w:r>
      </w:ins>
      <m:oMath>
        <m:r>
          <m:t>x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is the value</w:t>
        </w:r>
      </w:ins>
      <w:ins w:id="10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of the</w:t>
        </w:r>
      </w:ins>
      <w:ins w:id="1068" w:author="PR Preview" w:date="2026-01-01T00:00:00Z">
        <w:r>
          <w:t xml:space="preserve"> </w:t>
        </w:r>
      </w:ins>
      <w:hyperlink w:anchor="def-fitted-model">
        <w:ins w:id="1069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07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at</w:t>
        </w:r>
      </w:ins>
      <w:ins w:id="1073" w:author="PR Preview" w:date="2026-01-01T00:00:00Z">
        <w:r>
          <w:t xml:space="preserve"> </w:t>
        </w:r>
      </w:ins>
      <m:oMath>
        <m:r>
          <m:t>x</m:t>
        </m:r>
      </m:oMath>
      <w:ins w:id="1074" w:author="PR Preview" w:date="2026-01-01T00:00:00Z">
        <w:r>
          <w:t xml:space="preserve">,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averaged over the population distribution of all training sets that might have been collected:</w:t>
        </w:r>
      </w:ins>
    </w:p>
    <w:p>
      <w:pPr>
        <w:pStyle w:val="BodyText"/>
      </w:pPr>
      <w:bookmarkStart w:id="13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5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9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6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8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0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0"/>
    <w:bookmarkStart w:id="143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3"/>
    <w:bookmarkStart w:id="144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4"/>
    <w:bookmarkStart w:id="146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6"/>
    <w:bookmarkStart w:id="14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7"/>
    <w:bookmarkStart w:id="14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8"/>
    <w:bookmarkStart w:id="14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9"/>
    <w:bookmarkStart w:id="15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0"/>
    <w:bookmarkStart w:id="15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1"/>
    <w:bookmarkStart w:id="15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2"/>
    <w:bookmarkStart w:id="15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3"/>
    <w:bookmarkStart w:id="159" w:name="sol-epe-split-noise"/>
    <w:p>
      <w:pPr>
        <w:pStyle w:val="BodyText"/>
      </w:pPr>
      <w:del w:id="1077" w:author="PR Preview" w:date="2026-01-01T00:00:00Z">
        <w:r>
          <w:rPr>
            <w:i/>
            <w:iCs/>
          </w:rPr>
          <w:delText xml:space="preserve">Solution 7</w:delText>
        </w:r>
      </w:del>
      <w:del w:id="1078" w:author="PR Preview" w:date="2026-01-01T00:00:00Z">
        <w:r>
          <w:delText xml:space="preserve">. </w:delText>
        </w:r>
      </w:del>
      <w:del w:id="1079" w:author="PR Preview" w:date="2026-01-01T00:00:00Z">
        <w:r>
          <w:delText xml:space="preserve">Express the</w:delText>
        </w:r>
      </w:del>
      <w:del w:id="1080" w:author="PR Preview" w:date="2026-01-01T00:00:00Z">
        <w:r>
          <w:delText xml:space="preserve"> </w:delText>
        </w:r>
      </w:del>
      <w:hyperlink r:id="rId71">
        <w:del w:id="108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082" w:author="PR Preview" w:date="2026-01-01T00:00:00Z">
        <w:r>
          <w:delText xml:space="preserve"> </w:delText>
        </w:r>
      </w:del>
      <w:del w:id="1083" w:author="PR Preview" w:date="2026-01-01T00:00:00Z">
        <w:r>
          <w:delText xml:space="preserve">as</w:delText>
        </w:r>
      </w:del>
      <w:del w:id="1084" w:author="PR Preview" w:date="2026-01-01T00:00:00Z">
        <w:r>
          <w:delText xml:space="preserve"> </w:delText>
        </w:r>
      </w:del>
      <w:hyperlink w:anchor="def-noise">
        <w:del w:id="1085" w:author="PR Preview" w:date="2026-01-01T00:00:00Z">
          <w:r>
            <w:rPr>
              <w:rStyle w:val="Hyperlink"/>
            </w:rPr>
            <w:delText xml:space="preserve">noise</w:delText>
          </w:r>
        </w:del>
      </w:hyperlink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plus the error of the</w:delText>
        </w:r>
      </w:del>
      <w:del w:id="1088" w:author="PR Preview" w:date="2026-01-01T00:00:00Z">
        <w:r>
          <w:delText xml:space="preserve"> </w:delText>
        </w:r>
      </w:del>
      <w:hyperlink r:id="rId18">
        <w:del w:id="108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090" w:author="PR Preview" w:date="2026-01-01T00:00:00Z">
        <w:r>
          <w:delText xml:space="preserve">, used as an</w:delText>
        </w:r>
      </w:del>
      <w:del w:id="1091" w:author="PR Preview" w:date="2026-01-01T00:00:00Z">
        <w:r>
          <w:delText xml:space="preserve"> </w:delText>
        </w:r>
      </w:del>
      <w:hyperlink r:id="rId137">
        <w:del w:id="109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1093" w:author="PR Preview" w:date="2026-01-01T00:00:00Z">
        <w:r>
          <w:delText xml:space="preserve"> </w:delText>
        </w:r>
      </w:del>
      <w:del w:id="1094" w:author="PR Preview" w:date="2026-01-01T00:00:00Z">
        <w:r>
          <w:delText xml:space="preserve">of the</w:delText>
        </w:r>
      </w:del>
      <w:del w:id="1095" w:author="PR Preview" w:date="2026-01-01T00:00:00Z">
        <w:r>
          <w:delText xml:space="preserve"> </w:delText>
        </w:r>
      </w:del>
      <w:hyperlink w:anchor="def-mean-function">
        <w:del w:id="1096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value</w:delText>
        </w:r>
      </w:del>
      <w:del w:id="1099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100" w:author="PR Preview" w:date="2026-01-01T00:00:00Z">
        <w:r>
          <w:delText xml:space="preserve">:</w:delText>
        </w:r>
      </w:del>
    </w:p>
    <w:p>
      <w:pPr>
        <w:pStyle w:val="BodyText"/>
      </w:pPr>
      <w:ins w:id="1101" w:author="PR Preview" w:date="2026-01-01T00:00:00Z">
        <w:r>
          <w:rPr>
            <w:i/>
            <w:iCs/>
          </w:rPr>
          <w:t xml:space="preserve">Solution 7</w:t>
        </w:r>
      </w:ins>
      <w:ins w:id="1102" w:author="PR Preview" w:date="2026-01-01T00:00:00Z">
        <w:r>
          <w:t xml:space="preserve">. </w:t>
        </w:r>
      </w:ins>
      <w:ins w:id="1103" w:author="PR Preview" w:date="2026-01-01T00:00:00Z">
        <w:r>
          <w:t xml:space="preserve">Write the prediction error as noise plus the error of the prediction, used as an</w:t>
        </w:r>
      </w:ins>
      <w:ins w:id="1104" w:author="PR Preview" w:date="2026-01-01T00:00:00Z">
        <w:r>
          <w:t xml:space="preserve"> </w:t>
        </w:r>
      </w:ins>
      <w:hyperlink r:id="rId137">
        <w:ins w:id="110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of the</w:t>
        </w:r>
      </w:ins>
      <w:ins w:id="1108" w:author="PR Preview" w:date="2026-01-01T00:00:00Z">
        <w:r>
          <w:t xml:space="preserve"> </w:t>
        </w:r>
      </w:ins>
      <w:hyperlink w:anchor="def-mean-function">
        <w:ins w:id="1109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value</w:t>
        </w:r>
      </w:ins>
      <w:ins w:id="1112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1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6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7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8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9"/>
    <w:bookmarkStart w:id="161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0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2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2"/>
    <w:bookmarkStart w:id="163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3"/>
    <w:bookmarkStart w:id="165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4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5"/>
    <w:bookmarkStart w:id="167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be its</w:delText>
        </w:r>
      </w:del>
      <w:del w:id="1116" w:author="PR Preview" w:date="2026-01-01T00:00:00Z">
        <w:r>
          <w:delText xml:space="preserve"> </w:delText>
        </w:r>
      </w:del>
      <w:hyperlink r:id="rId145">
        <w:del w:id="1117" w:author="PR Preview" w:date="2026-01-01T00:00:00Z">
          <w:r>
            <w:rPr>
              <w:rStyle w:val="Hyperlink"/>
            </w:rPr>
            <w:delText xml:space="preserve">population variance</w:delText>
          </w:r>
        </w:del>
      </w:hyperlink>
      <w:del w:id="1118" w:author="PR Preview" w:date="2026-01-01T00:00:00Z">
        <w:r>
          <w:delText xml:space="preserve">, and</w:delText>
        </w:r>
      </w:del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and</w:delText>
        </w:r>
      </w:del>
      <w:del w:id="1121" w:author="PR Preview" w:date="2026-01-01T00:00:00Z">
        <w:r>
          <w:delText xml:space="preserve"> </w:delText>
        </w:r>
      </w:del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be short forms of the</w:delText>
        </w:r>
      </w:del>
      <w:del w:id="1124" w:author="PR Preview" w:date="2026-01-01T00:00:00Z">
        <w:r>
          <w:delText xml:space="preserve"> </w:delText>
        </w:r>
      </w:del>
      <w:hyperlink w:anchor="def-prediction-bias">
        <w:del w:id="1125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1126" w:author="PR Preview" w:date="2026-01-01T00:00:00Z">
        <w:r>
          <w:delText xml:space="preserve"> </w:delText>
        </w:r>
      </w:del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and the</w:delText>
        </w:r>
      </w:del>
      <w:del w:id="1129" w:author="PR Preview" w:date="2026-01-01T00:00:00Z">
        <w:r>
          <w:delText xml:space="preserve"> </w:delText>
        </w:r>
      </w:del>
      <w:hyperlink r:id="rId145">
        <w:del w:id="1130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131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of the</w:delText>
        </w:r>
      </w:del>
      <w:del w:id="1134" w:author="PR Preview" w:date="2026-01-01T00:00:00Z">
        <w:r>
          <w:delText xml:space="preserve"> </w:delText>
        </w:r>
      </w:del>
      <w:hyperlink r:id="rId18">
        <w:del w:id="113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36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be its</w:t>
        </w:r>
      </w:ins>
      <w:ins w:id="1139" w:author="PR Preview" w:date="2026-01-01T00:00:00Z">
        <w:r>
          <w:t xml:space="preserve"> </w:t>
        </w:r>
      </w:ins>
      <w:hyperlink r:id="rId145">
        <w:ins w:id="1140" w:author="PR Preview" w:date="2026-01-01T00:00:00Z">
          <w:r>
            <w:rPr>
              <w:rStyle w:val="Hyperlink"/>
            </w:rPr>
            <w:t xml:space="preserve">population variance</w:t>
          </w:r>
        </w:ins>
      </w:hyperlink>
      <w:ins w:id="1141" w:author="PR Preview" w:date="2026-01-01T00:00:00Z">
        <w:r>
          <w:t xml:space="preserve">.</w:t>
        </w:r>
      </w:ins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6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del w:id="1142" w:author="PR Preview" w:date="2026-01-01T00:00:00Z">
        <w:r>
          <w:rPr>
            <w:b/>
            <w:bCs/>
          </w:rPr>
          <w:delText xml:space="preserve">Definition 35 (Flexibility)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Let</w:delText>
        </w:r>
      </w:del>
      <w:del w:id="114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and</w:delText>
        </w:r>
      </w:del>
      <w:del w:id="114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149" w:author="PR Preview" w:date="2026-01-01T00:00:00Z">
        <w:r>
          <w:delText xml:space="preserve"> </w:delText>
        </w:r>
      </w:del>
      <w:del w:id="1150" w:author="PR Preview" w:date="2026-01-01T00:00:00Z">
        <w:r>
          <w:delText xml:space="preserve">be</w:delText>
        </w:r>
      </w:del>
      <w:del w:id="1151" w:author="PR Preview" w:date="2026-01-01T00:00:00Z">
        <w:r>
          <w:delText xml:space="preserve"> </w:delText>
        </w:r>
      </w:del>
      <w:hyperlink w:anchor="def-fitting-procedure">
        <w:del w:id="1152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that each choose, by least squares,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a</w:delText>
        </w:r>
      </w:del>
      <w:del w:id="1157" w:author="PR Preview" w:date="2026-01-01T00:00:00Z">
        <w:r>
          <w:delText xml:space="preserve"> </w:delText>
        </w:r>
      </w:del>
      <w:hyperlink w:anchor="def-fitted-model">
        <w:del w:id="115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159" w:author="PR Preview" w:date="2026-01-01T00:00:00Z">
        <w:r>
          <w:delText xml:space="preserve"> </w:delText>
        </w:r>
      </w:del>
      <w:del w:id="1160" w:author="PR Preview" w:date="2026-01-01T00:00:00Z">
        <w:r>
          <w:delText xml:space="preserve">from a set of candidate</w:delText>
        </w:r>
      </w:del>
      <w:del w:id="1161" w:author="PR Preview" w:date="2026-01-01T00:00:00Z">
        <w:r>
          <w:delText xml:space="preserve"> </w:delText>
        </w:r>
      </w:del>
      <w:hyperlink r:id="rId41">
        <w:del w:id="1162" w:author="PR Preview" w:date="2026-01-01T00:00:00Z">
          <w:r>
            <w:rPr>
              <w:rStyle w:val="Hyperlink"/>
            </w:rPr>
            <w:delText xml:space="preserve">functions</w:delText>
          </w:r>
        </w:del>
      </w:hyperlink>
      <w:del w:id="1163" w:author="PR Preview" w:date="2026-01-01T00:00:00Z">
        <w:r>
          <w:delText xml:space="preserve">,</w:delText>
        </w:r>
      </w:del>
      <w:del w:id="11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and</w:delText>
        </w:r>
      </w:del>
      <w:del w:id="116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respectively.</w:delText>
        </w:r>
      </w:del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The procedure</w:delText>
        </w:r>
      </w:del>
      <w:del w:id="117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is</w:delText>
        </w:r>
      </w:del>
      <w:del w:id="1175" w:author="PR Preview" w:date="2026-01-01T00:00:00Z">
        <w:r>
          <w:delText xml:space="preserve"> </w:delText>
        </w:r>
      </w:del>
      <w:del w:id="1176" w:author="PR Preview" w:date="2026-01-01T00:00:00Z">
        <w:r>
          <w:rPr>
            <w:b/>
            <w:bCs/>
          </w:rPr>
          <w:delText xml:space="preserve">at least as flexible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as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if every candidate of</w:delText>
        </w:r>
      </w:del>
      <w:del w:id="118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is also a candidate of</w:delText>
        </w:r>
      </w:del>
      <w:del w:id="118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186" w:author="PR Preview" w:date="2026-01-01T00:00:00Z">
        <w:r>
          <w:delText xml:space="preserve">:</w:delText>
        </w:r>
      </w:del>
    </w:p>
    <w:p>
      <w:pPr>
        <w:pStyle w:val="BodyText"/>
      </w:pPr>
      <w:ins w:id="1187" w:author="PR Preview" w:date="2026-01-01T00:00:00Z">
        <w:r>
          <w:rPr>
            <w:b/>
            <w:bCs/>
          </w:rPr>
          <w:t xml:space="preserve">Definition 35 (Flexibility)</w:t>
        </w:r>
      </w:ins>
      <w:ins w:id="1188" w:author="PR Preview" w:date="2026-01-01T00:00:00Z">
        <w:r>
          <w:t xml:space="preserve"> </w:t>
        </w:r>
      </w:ins>
      <w:ins w:id="1189" w:author="PR Preview" w:date="2026-01-01T00:00:00Z">
        <w:r>
          <w:t xml:space="preserve">Let</w:t>
        </w:r>
      </w:ins>
      <w:ins w:id="119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and</w:t>
        </w:r>
      </w:ins>
      <w:ins w:id="119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194" w:author="PR Preview" w:date="2026-01-01T00:00:00Z">
        <w:r>
          <w:t xml:space="preserve"> </w:t>
        </w:r>
      </w:ins>
      <w:ins w:id="1195" w:author="PR Preview" w:date="2026-01-01T00:00:00Z">
        <w:r>
          <w:t xml:space="preserve">be</w:t>
        </w:r>
      </w:ins>
      <w:ins w:id="1196" w:author="PR Preview" w:date="2026-01-01T00:00:00Z">
        <w:r>
          <w:t xml:space="preserve"> </w:t>
        </w:r>
      </w:ins>
      <w:hyperlink w:anchor="def-fitting-procedure">
        <w:ins w:id="1197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198" w:author="PR Preview" w:date="2026-01-01T00:00:00Z">
        <w:r>
          <w:t xml:space="preserve"> </w:t>
        </w:r>
      </w:ins>
      <w:ins w:id="1199" w:author="PR Preview" w:date="2026-01-01T00:00:00Z">
        <w:r>
          <w:t xml:space="preserve">that each choose, by least squares,</w:t>
        </w:r>
      </w:ins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a</w:t>
        </w:r>
      </w:ins>
      <w:ins w:id="1202" w:author="PR Preview" w:date="2026-01-01T00:00:00Z">
        <w:r>
          <w:t xml:space="preserve"> </w:t>
        </w:r>
      </w:ins>
      <w:hyperlink w:anchor="def-fitted-model">
        <w:ins w:id="120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from a set of candidate</w:t>
        </w:r>
      </w:ins>
      <w:ins w:id="1206" w:author="PR Preview" w:date="2026-01-01T00:00:00Z">
        <w:r>
          <w:t xml:space="preserve"> </w:t>
        </w:r>
      </w:ins>
      <w:hyperlink r:id="rId41">
        <w:ins w:id="1207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208" w:author="PR Preview" w:date="2026-01-01T00:00:00Z">
        <w:r>
          <w:t xml:space="preserve">,</w:t>
        </w:r>
      </w:ins>
      <w:ins w:id="120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and</w:t>
        </w:r>
      </w:ins>
      <w:ins w:id="12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ins w:id="1213" w:author="PR Preview" w:date="2026-01-01T00:00:00Z">
        <w:r>
          <w:t xml:space="preserve"> </w:t>
        </w:r>
      </w:ins>
      <w:ins w:id="1214" w:author="PR Preview" w:date="2026-01-01T00:00:00Z">
        <w:r>
          <w:t xml:space="preserve">respectively.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t xml:space="preserve">The procedure</w:t>
        </w:r>
      </w:ins>
      <w:ins w:id="121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is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rPr>
            <w:b/>
            <w:bCs/>
          </w:rPr>
          <w:t xml:space="preserve">at least as flexible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as</w:t>
        </w:r>
      </w:ins>
      <w:ins w:id="122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if every candidate of</w:t>
        </w:r>
      </w:ins>
      <w:ins w:id="122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is also a candidate of</w:t>
        </w:r>
      </w:ins>
      <w:ins w:id="12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231" w:author="PR Preview" w:date="2026-01-01T00:00:00Z">
        <w:r>
          <w:t xml:space="preserve">:</w:t>
        </w:r>
      </w:ins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del w:id="1232" w:author="PR Preview" w:date="2026-01-01T00:00:00Z">
        <w:r>
          <w:rPr>
            <w:b/>
            <w:bCs/>
          </w:rPr>
          <w:delText xml:space="preserve">Exercise 9 (Held-out predictions and the generalization error)</w:delText>
        </w:r>
      </w:del>
      <w:del w:id="1233" w:author="PR Preview" w:date="2026-01-01T00:00:00Z">
        <w:r>
          <w:delText xml:space="preserve"> </w:delText>
        </w:r>
      </w:del>
      <w:del w:id="1234" w:author="PR Preview" w:date="2026-01-01T00:00:00Z">
        <w:r>
          <w:delText xml:space="preserve">A</w:delText>
        </w:r>
      </w:del>
      <w:del w:id="1235" w:author="PR Preview" w:date="2026-01-01T00:00:00Z">
        <w:r>
          <w:delText xml:space="preserve"> </w:delText>
        </w:r>
      </w:del>
      <w:hyperlink w:anchor="def-fitted-model">
        <w:del w:id="1236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23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38" w:author="PR Preview" w:date="2026-01-01T00:00:00Z">
        <w:r>
          <w:delText xml:space="preserve"> </w:delText>
        </w:r>
      </w:del>
      <w:del w:id="1239" w:author="PR Preview" w:date="2026-01-01T00:00:00Z">
        <w:r>
          <w:delText xml:space="preserve">is fitted to a</w:delText>
        </w:r>
      </w:del>
      <w:del w:id="1240" w:author="PR Preview" w:date="2026-01-01T00:00:00Z">
        <w:r>
          <w:delText xml:space="preserve"> </w:delText>
        </w:r>
      </w:del>
      <w:hyperlink w:anchor="def-training-set">
        <w:del w:id="1241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2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43" w:author="PR Preview" w:date="2026-01-01T00:00:00Z">
        <w:r>
          <w:delText xml:space="preserve">.</w:delText>
        </w:r>
      </w:del>
      <w:del w:id="1244" w:author="PR Preview" w:date="2026-01-01T00:00:00Z">
        <w:r>
          <w:delText xml:space="preserve"> </w:delText>
        </w:r>
      </w:del>
      <w:del w:id="1245" w:author="PR Preview" w:date="2026-01-01T00:00:00Z">
        <w:r>
          <w:delText xml:space="preserve">A</w:delText>
        </w:r>
      </w:del>
      <w:del w:id="1246" w:author="PR Preview" w:date="2026-01-01T00:00:00Z">
        <w:r>
          <w:delText xml:space="preserve"> </w:delText>
        </w:r>
      </w:del>
      <w:hyperlink w:anchor="def-held-out-set">
        <w:del w:id="1247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of</w:delText>
        </w:r>
      </w:del>
      <w:del w:id="1250" w:author="PR Preview" w:date="2026-01-01T00:00:00Z">
        <w:r>
          <w:delText xml:space="preserve"> </w:delText>
        </w:r>
      </w:del>
      <m:oMath>
        <m:r>
          <m:t>m</m:t>
        </m:r>
      </m:oMath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observations</w:delText>
        </w:r>
      </w:del>
      <w:del w:id="12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254" w:author="PR Preview" w:date="2026-01-01T00:00:00Z">
        <w:r>
          <w:delText xml:space="preserve"> </w:delText>
        </w:r>
      </w:del>
      <w:del w:id="1255" w:author="PR Preview" w:date="2026-01-01T00:00:00Z">
        <w:r>
          <w:delText xml:space="preserve">is drawn from the same population as the new observation</w:delText>
        </w:r>
      </w:del>
      <w:del w:id="125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257" w:author="PR Preview" w:date="2026-01-01T00:00:00Z">
        <w:r>
          <w:delText xml:space="preserve"> </w:delText>
        </w:r>
      </w:del>
      <w:del w:id="1258" w:author="PR Preview" w:date="2026-01-01T00:00:00Z">
        <w:r>
          <w:delText xml:space="preserve">of</w:delText>
        </w:r>
      </w:del>
      <w:del w:id="1259" w:author="PR Preview" w:date="2026-01-01T00:00:00Z">
        <w:r>
          <w:delText xml:space="preserve"> </w:delText>
        </w:r>
      </w:del>
      <w:hyperlink w:anchor="def-generalization-error">
        <w:del w:id="1260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261" w:author="PR Preview" w:date="2026-01-01T00:00:00Z">
        <w:r>
          <w:delText xml:space="preserve">,</w:delText>
        </w:r>
      </w:del>
      <w:del w:id="1262" w:author="PR Preview" w:date="2026-01-01T00:00:00Z">
        <w:r>
          <w:delText xml:space="preserve"> </w:delText>
        </w:r>
      </w:del>
      <w:del w:id="1263" w:author="PR Preview" w:date="2026-01-01T00:00:00Z">
        <w:r>
          <w:delText xml:space="preserve">each independently of</w:delText>
        </w:r>
      </w:del>
      <w:del w:id="126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265" w:author="PR Preview" w:date="2026-01-01T00:00:00Z">
        <w:r>
          <w:delText xml:space="preserve">.</w:delText>
        </w:r>
      </w:del>
      <w:del w:id="1266" w:author="PR Preview" w:date="2026-01-01T00:00:00Z">
        <w:r>
          <w:delText xml:space="preserve"> </w:delText>
        </w:r>
      </w:del>
      <w:del w:id="1267" w:author="PR Preview" w:date="2026-01-01T00:00:00Z">
        <w:r>
          <w:delText xml:space="preserve">Write</w:delText>
        </w:r>
      </w:del>
      <w:del w:id="1268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for the</w:delText>
        </w:r>
      </w:del>
      <w:del w:id="1271" w:author="PR Preview" w:date="2026-01-01T00:00:00Z">
        <w:r>
          <w:delText xml:space="preserve"> </w:delText>
        </w:r>
      </w:del>
      <w:hyperlink w:anchor="def-observation-loss">
        <w:del w:id="1272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of</w:delText>
        </w:r>
      </w:del>
      <w:del w:id="127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76" w:author="PR Preview" w:date="2026-01-01T00:00:00Z">
        <w:r>
          <w:delText xml:space="preserve"> </w:delText>
        </w:r>
      </w:del>
      <w:del w:id="1277" w:author="PR Preview" w:date="2026-01-01T00:00:00Z">
        <w:r>
          <w:delText xml:space="preserve">on held-out observation</w:delText>
        </w:r>
      </w:del>
      <w:del w:id="1278" w:author="PR Preview" w:date="2026-01-01T00:00:00Z">
        <w:r>
          <w:delText xml:space="preserve"> </w:delText>
        </w:r>
      </w:del>
      <m:oMath>
        <m:r>
          <m:t>j</m:t>
        </m:r>
      </m:oMath>
      <w:del w:id="1279" w:author="PR Preview" w:date="2026-01-01T00:00:00Z">
        <w:r>
          <w:delText xml:space="preserve">.</w:delText>
        </w:r>
      </w:del>
    </w:p>
    <w:p>
      <w:pPr>
        <w:pStyle w:val="BodyText"/>
      </w:pPr>
      <w:ins w:id="1280" w:author="PR Preview" w:date="2026-01-01T00:00:00Z">
        <w:r>
          <w:rPr>
            <w:b/>
            <w:bCs/>
          </w:rPr>
          <w:t xml:space="preserve">Exercise 9 (Held-out predictions and the generalization error)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A</w:t>
        </w:r>
      </w:ins>
      <w:ins w:id="1283" w:author="PR Preview" w:date="2026-01-01T00:00:00Z">
        <w:r>
          <w:t xml:space="preserve"> </w:t>
        </w:r>
      </w:ins>
      <w:hyperlink w:anchor="def-fitted-model">
        <w:ins w:id="128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2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is fitted to a</w:t>
        </w:r>
      </w:ins>
      <w:ins w:id="1288" w:author="PR Preview" w:date="2026-01-01T00:00:00Z">
        <w:r>
          <w:t xml:space="preserve"> </w:t>
        </w:r>
      </w:ins>
      <w:hyperlink w:anchor="def-training-set">
        <w:ins w:id="128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2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291" w:author="PR Preview" w:date="2026-01-01T00:00:00Z">
        <w:r>
          <w:t xml:space="preserve">.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</w:t>
        </w:r>
      </w:ins>
      <w:ins w:id="1294" w:author="PR Preview" w:date="2026-01-01T00:00:00Z">
        <w:r>
          <w:t xml:space="preserve"> </w:t>
        </w:r>
      </w:ins>
      <w:hyperlink w:anchor="def-held-out-set">
        <w:ins w:id="1295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of</w:t>
        </w:r>
      </w:ins>
      <w:ins w:id="1298" w:author="PR Preview" w:date="2026-01-01T00:00:00Z">
        <w:r>
          <w:t xml:space="preserve"> </w:t>
        </w:r>
      </w:ins>
      <m:oMath>
        <m:r>
          <m:t>m</m:t>
        </m:r>
      </m:oMath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observations</w:t>
        </w:r>
      </w:ins>
      <w:ins w:id="13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is drawn from the same population as the new observation</w:t>
        </w:r>
      </w:ins>
      <w:ins w:id="13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305" w:author="PR Preview" w:date="2026-01-01T00:00:00Z">
        <w:r>
          <w:t xml:space="preserve"> </w:t>
        </w:r>
      </w:ins>
      <w:ins w:id="1306" w:author="PR Preview" w:date="2026-01-01T00:00:00Z">
        <w:r>
          <w:t xml:space="preserve">of</w:t>
        </w:r>
      </w:ins>
      <w:ins w:id="1307" w:author="PR Preview" w:date="2026-01-01T00:00:00Z">
        <w:r>
          <w:t xml:space="preserve"> </w:t>
        </w:r>
      </w:ins>
      <w:hyperlink w:anchor="def-generalization-error">
        <w:ins w:id="1308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1309" w:author="PR Preview" w:date="2026-01-01T00:00:00Z">
        <w:r>
          <w:t xml:space="preserve">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each independently of</w:t>
        </w:r>
      </w:ins>
      <w:ins w:id="13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13" w:author="PR Preview" w:date="2026-01-01T00:00:00Z">
        <w:r>
          <w:t xml:space="preserve">.</w:t>
        </w:r>
      </w:ins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Write</w:t>
        </w:r>
      </w:ins>
      <w:ins w:id="1316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for the</w:t>
        </w:r>
      </w:ins>
      <w:ins w:id="1319" w:author="PR Preview" w:date="2026-01-01T00:00:00Z">
        <w:r>
          <w:t xml:space="preserve"> </w:t>
        </w:r>
      </w:ins>
      <w:hyperlink w:anchor="def-observation-loss">
        <w:ins w:id="1320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of</w:t>
        </w:r>
      </w:ins>
      <w:ins w:id="132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on held-out observation</w:t>
        </w:r>
      </w:ins>
      <w:ins w:id="1326" w:author="PR Preview" w:date="2026-01-01T00:00:00Z">
        <w:r>
          <w:t xml:space="preserve"> </w:t>
        </w:r>
      </w:ins>
      <m:oMath>
        <m:r>
          <m:t>j</m:t>
        </m:r>
      </m:oMath>
      <w:ins w:id="1327" w:author="PR Preview" w:date="2026-01-01T00:00:00Z">
        <w:r>
          <w:t xml:space="preserve">.</w:t>
        </w:r>
      </w:ins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del w:id="1328" w:author="PR Preview" w:date="2026-01-01T00:00:00Z">
        <w:r>
          <w:rPr>
            <w:b/>
            <w:bCs/>
          </w:rPr>
          <w:delText xml:space="preserve">Theorem 5 (The held-out sample mean loss estimates the generalization error)</w:delText>
        </w:r>
      </w:del>
      <w:del w:id="1329" w:author="PR Preview" w:date="2026-01-01T00:00:00Z">
        <w:r>
          <w:delText xml:space="preserve"> </w:delText>
        </w:r>
      </w:del>
      <w:del w:id="1330" w:author="PR Preview" w:date="2026-01-01T00:00:00Z">
        <w:r>
          <w:delText xml:space="preserve">Let a</w:delText>
        </w:r>
      </w:del>
      <w:del w:id="1331" w:author="PR Preview" w:date="2026-01-01T00:00:00Z">
        <w:r>
          <w:delText xml:space="preserve"> </w:delText>
        </w:r>
      </w:del>
      <w:hyperlink w:anchor="def-fitted-model">
        <w:del w:id="133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333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be fitted to a</w:delText>
        </w:r>
      </w:del>
      <w:del w:id="1336" w:author="PR Preview" w:date="2026-01-01T00:00:00Z">
        <w:r>
          <w:delText xml:space="preserve"> </w:delText>
        </w:r>
      </w:del>
      <w:hyperlink w:anchor="def-training-set">
        <w:del w:id="1337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33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39" w:author="PR Preview" w:date="2026-01-01T00:00:00Z">
        <w:r>
          <w:delText xml:space="preserve">,</w:delText>
        </w:r>
      </w:del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 let a</w:delText>
        </w:r>
      </w:del>
      <w:del w:id="1342" w:author="PR Preview" w:date="2026-01-01T00:00:00Z">
        <w:r>
          <w:delText xml:space="preserve"> </w:delText>
        </w:r>
      </w:del>
      <w:hyperlink w:anchor="def-held-out-set">
        <w:del w:id="1343" w:author="PR Preview" w:date="2026-01-01T00:00:00Z">
          <w:r>
            <w:rPr>
              <w:rStyle w:val="Hyperlink"/>
            </w:rPr>
            <w:delText xml:space="preserve">held-out set</w:delText>
          </w:r>
        </w:del>
      </w:hyperlink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of</w:delText>
        </w:r>
      </w:del>
      <w:del w:id="1346" w:author="PR Preview" w:date="2026-01-01T00:00:00Z">
        <w:r>
          <w:delText xml:space="preserve"> </w:delText>
        </w:r>
      </w:del>
      <m:oMath>
        <m:r>
          <m:t>m</m:t>
        </m:r>
      </m:oMath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observations</w:delText>
        </w:r>
      </w:del>
      <w:del w:id="134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del w:id="1350" w:author="PR Preview" w:date="2026-01-01T00:00:00Z">
        <w:r>
          <w:delText xml:space="preserve"> </w:delText>
        </w:r>
      </w:del>
      <w:del w:id="1351" w:author="PR Preview" w:date="2026-01-01T00:00:00Z">
        <w:r>
          <w:delText xml:space="preserve">be drawn from the same population as</w:delText>
        </w:r>
      </w:del>
      <w:del w:id="13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del w:id="1353" w:author="PR Preview" w:date="2026-01-01T00:00:00Z">
        <w:r>
          <w:delText xml:space="preserve">,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each independently of</w:delText>
        </w:r>
      </w:del>
      <w:del w:id="135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57" w:author="PR Preview" w:date="2026-01-01T00:00:00Z">
        <w:r>
          <w:delText xml:space="preserve">.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Write</w:delText>
        </w:r>
      </w:del>
      <w:del w:id="1360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for the</w:delText>
        </w:r>
      </w:del>
      <w:del w:id="1363" w:author="PR Preview" w:date="2026-01-01T00:00:00Z">
        <w:r>
          <w:delText xml:space="preserve"> </w:delText>
        </w:r>
      </w:del>
      <w:hyperlink w:anchor="def-observation-loss">
        <w:del w:id="136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365" w:author="PR Preview" w:date="2026-01-01T00:00:00Z">
        <w:r>
          <w:delText xml:space="preserve"> </w:delText>
        </w:r>
      </w:del>
      <w:del w:id="1366" w:author="PR Preview" w:date="2026-01-01T00:00:00Z">
        <w:r>
          <w:delText xml:space="preserve">of</w:delText>
        </w:r>
      </w:del>
      <w:del w:id="1367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on held-out observation</w:delText>
        </w:r>
      </w:del>
      <w:del w:id="1370" w:author="PR Preview" w:date="2026-01-01T00:00:00Z">
        <w:r>
          <w:delText xml:space="preserve"> </w:delText>
        </w:r>
      </w:del>
      <m:oMath>
        <m:r>
          <m:t>j</m:t>
        </m:r>
      </m:oMath>
      <w:del w:id="1371" w:author="PR Preview" w:date="2026-01-01T00:00:00Z">
        <w:r>
          <w:delText xml:space="preserve">.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Then, given</w:delText>
        </w:r>
      </w:del>
      <w:del w:id="137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375" w:author="PR Preview" w:date="2026-01-01T00:00:00Z">
        <w:r>
          <w:delText xml:space="preserve">,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the expected sample mean loss of the held-out predictions</w:delText>
        </w:r>
      </w:del>
      <w:del w:id="1378" w:author="PR Preview" w:date="2026-01-01T00:00:00Z">
        <w:r>
          <w:delText xml:space="preserve"> </w:delText>
        </w:r>
      </w:del>
      <w:del w:id="1379" w:author="PR Preview" w:date="2026-01-01T00:00:00Z">
        <w:r>
          <w:delText xml:space="preserve">is the</w:delText>
        </w:r>
      </w:del>
      <w:del w:id="1380" w:author="PR Preview" w:date="2026-01-01T00:00:00Z">
        <w:r>
          <w:delText xml:space="preserve"> </w:delText>
        </w:r>
      </w:del>
      <w:hyperlink w:anchor="def-generalization-error">
        <w:del w:id="1381" w:author="PR Preview" w:date="2026-01-01T00:00:00Z">
          <w:r>
            <w:rPr>
              <w:rStyle w:val="Hyperlink"/>
            </w:rPr>
            <w:delText xml:space="preserve">generalization error</w:delText>
          </w:r>
        </w:del>
      </w:hyperlink>
      <w:del w:id="1382" w:author="PR Preview" w:date="2026-01-01T00:00:00Z">
        <w:r>
          <w:delText xml:space="preserve">:</w:delText>
        </w:r>
      </w:del>
    </w:p>
    <w:p>
      <w:pPr>
        <w:pStyle w:val="BodyText"/>
      </w:pPr>
      <w:ins w:id="1383" w:author="PR Preview" w:date="2026-01-01T00:00:00Z">
        <w:r>
          <w:rPr>
            <w:b/>
            <w:bCs/>
          </w:rPr>
          <w:t xml:space="preserve">Theorem 5 (The held-out sample mean loss estimates the generalization error)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Let a</w:t>
        </w:r>
      </w:ins>
      <w:ins w:id="1386" w:author="PR Preview" w:date="2026-01-01T00:00:00Z">
        <w:r>
          <w:t xml:space="preserve"> </w:t>
        </w:r>
      </w:ins>
      <w:hyperlink w:anchor="def-fitted-model">
        <w:ins w:id="138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38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be fitted to a</w:t>
        </w:r>
      </w:ins>
      <w:ins w:id="1391" w:author="PR Preview" w:date="2026-01-01T00:00:00Z">
        <w:r>
          <w:t xml:space="preserve"> </w:t>
        </w:r>
      </w:ins>
      <w:hyperlink w:anchor="def-training-set">
        <w:ins w:id="139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39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394" w:author="PR Preview" w:date="2026-01-01T00:00:00Z">
        <w:r>
          <w:t xml:space="preserve">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and let a</w:t>
        </w:r>
      </w:ins>
      <w:ins w:id="1397" w:author="PR Preview" w:date="2026-01-01T00:00:00Z">
        <w:r>
          <w:t xml:space="preserve"> </w:t>
        </w:r>
      </w:ins>
      <w:hyperlink w:anchor="def-held-out-set">
        <w:ins w:id="1398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399" w:author="PR Preview" w:date="2026-01-01T00:00:00Z">
        <w:r>
          <w:t xml:space="preserve"> </w:t>
        </w:r>
      </w:ins>
      <w:ins w:id="1400" w:author="PR Preview" w:date="2026-01-01T00:00:00Z">
        <w:r>
          <w:t xml:space="preserve">of</w:t>
        </w:r>
      </w:ins>
      <w:ins w:id="1401" w:author="PR Preview" w:date="2026-01-01T00:00:00Z">
        <w:r>
          <w:t xml:space="preserve"> </w:t>
        </w:r>
      </w:ins>
      <m:oMath>
        <m:r>
          <m:t>m</m:t>
        </m:r>
      </m:oMath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observations</w:t>
        </w:r>
      </w:ins>
      <w:ins w:id="140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be drawn from the same population as</w:t>
        </w:r>
      </w:ins>
      <w:ins w:id="14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ins w:id="1408" w:author="PR Preview" w:date="2026-01-01T00:00:00Z">
        <w:r>
          <w:t xml:space="preserve">,</w:t>
        </w:r>
      </w:ins>
      <w:ins w:id="1409" w:author="PR Preview" w:date="2026-01-01T00:00:00Z">
        <w:r>
          <w:t xml:space="preserve"> </w:t>
        </w:r>
      </w:ins>
      <w:ins w:id="1410" w:author="PR Preview" w:date="2026-01-01T00:00:00Z">
        <w:r>
          <w:t xml:space="preserve">each independently of</w:t>
        </w:r>
      </w:ins>
      <w:ins w:id="141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12" w:author="PR Preview" w:date="2026-01-01T00:00:00Z">
        <w:r>
          <w:t xml:space="preserve">.</w:t>
        </w:r>
      </w:ins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Write</w:t>
        </w:r>
      </w:ins>
      <w:ins w:id="14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for the</w:t>
        </w:r>
      </w:ins>
      <w:ins w:id="1418" w:author="PR Preview" w:date="2026-01-01T00:00:00Z">
        <w:r>
          <w:t xml:space="preserve"> </w:t>
        </w:r>
      </w:ins>
      <w:hyperlink w:anchor="def-observation-loss">
        <w:ins w:id="141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of</w:t>
        </w:r>
      </w:ins>
      <w:ins w:id="142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423" w:author="PR Preview" w:date="2026-01-01T00:00:00Z">
        <w:r>
          <w:t xml:space="preserve"> </w:t>
        </w:r>
      </w:ins>
      <w:ins w:id="1424" w:author="PR Preview" w:date="2026-01-01T00:00:00Z">
        <w:r>
          <w:t xml:space="preserve">on held-out observation</w:t>
        </w:r>
      </w:ins>
      <w:ins w:id="1425" w:author="PR Preview" w:date="2026-01-01T00:00:00Z">
        <w:r>
          <w:t xml:space="preserve"> </w:t>
        </w:r>
      </w:ins>
      <m:oMath>
        <m:r>
          <m:t>j</m:t>
        </m:r>
      </m:oMath>
      <w:ins w:id="1426" w:author="PR Preview" w:date="2026-01-01T00:00:00Z">
        <w:r>
          <w:t xml:space="preserve">.</w:t>
        </w:r>
      </w:ins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Then, given</w:t>
        </w:r>
      </w:ins>
      <w:ins w:id="14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430" w:author="PR Preview" w:date="2026-01-01T00:00:00Z">
        <w:r>
          <w:t xml:space="preserve">,</w:t>
        </w:r>
      </w:ins>
      <w:ins w:id="1431" w:author="PR Preview" w:date="2026-01-01T00:00:00Z">
        <w:r>
          <w:t xml:space="preserve"> </w:t>
        </w:r>
      </w:ins>
      <w:ins w:id="1432" w:author="PR Preview" w:date="2026-01-01T00:00:00Z">
        <w:r>
          <w:t xml:space="preserve">the expected sample mean loss of the held-out predictions</w:t>
        </w:r>
      </w:ins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is the</w:t>
        </w:r>
      </w:ins>
      <w:ins w:id="1435" w:author="PR Preview" w:date="2026-01-01T00:00:00Z">
        <w:r>
          <w:t xml:space="preserve"> </w:t>
        </w:r>
      </w:ins>
      <w:hyperlink w:anchor="def-generalization-error">
        <w:ins w:id="1436" w:author="PR Preview" w:date="2026-01-01T00:00:00Z">
          <w:r>
            <w:rPr>
              <w:rStyle w:val="Hyperlink"/>
            </w:rPr>
            <w:t xml:space="preserve">generalization error</w:t>
          </w:r>
        </w:ins>
      </w:hyperlink>
      <w:ins w:id="143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6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del w:id="1438" w:author="PR Preview" w:date="2026-01-01T00:00:00Z">
        <w:r>
          <w:delText xml:space="preserve">The training error is smallest at degree 10</w:delText>
        </w:r>
      </w:del>
      <w:del w:id="1439" w:author="PR Preview" w:date="2026-01-01T00:00:00Z">
        <w:r>
          <w:delText xml:space="preserve"> </w:delText>
        </w:r>
      </w:del>
      <w:del w:id="1440" w:author="PR Preview" w:date="2026-01-01T00:00:00Z">
        <w:r>
          <w:delText xml:space="preserve">and never rises as the degree grows,</w:delText>
        </w:r>
      </w:del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because each polynomial family contains the one before it.</w:delText>
        </w:r>
      </w:del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The estimated generalization error is smallest at degree 5.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No prediction rule can have generalization pRMSE below</w:delText>
        </w:r>
      </w:del>
      <w:del w:id="1447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=</m:t>
        </m:r>
        <m:r>
          <m:t>0.3</m:t>
        </m:r>
      </m:oMath>
      <w:del w:id="1448" w:author="PR Preview" w:date="2026-01-01T00:00:00Z">
        <w:r>
          <w:delText xml:space="preserve">.</w:delText>
        </w:r>
      </w:del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Yet the training sRMSE falls below</w:delText>
        </w:r>
      </w:del>
      <w:del w:id="1451" w:author="PR Preview" w:date="2026-01-01T00:00:00Z">
        <w:r>
          <w:delText xml:space="preserve"> </w:delText>
        </w:r>
      </w:del>
      <m:oMath>
        <m:r>
          <m:t>σ</m:t>
        </m:r>
      </m:oMath>
      <w:del w:id="1452" w:author="PR Preview" w:date="2026-01-01T00:00:00Z">
        <w:r>
          <w:delText xml:space="preserve"> </w:delText>
        </w:r>
      </w:del>
      <w:del w:id="1453" w:author="PR Preview" w:date="2026-01-01T00:00:00Z">
        <w:r>
          <w:delText xml:space="preserve">at 8 of the ten degrees,</w:delText>
        </w:r>
      </w:del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while the estimated generalization error falls below it</w:delText>
        </w:r>
      </w:del>
      <w:del w:id="1456" w:author="PR Preview" w:date="2026-01-01T00:00:00Z">
        <w:r>
          <w:delText xml:space="preserve"> </w:delText>
        </w:r>
      </w:del>
      <w:del w:id="1457" w:author="PR Preview" w:date="2026-01-01T00:00:00Z">
        <w:r>
          <w:delText xml:space="preserve">at 0 of them:</w:delText>
        </w:r>
      </w:del>
      <w:del w:id="1458" w:author="PR Preview" w:date="2026-01-01T00:00:00Z">
        <w:r>
          <w:delText xml:space="preserve"> </w:delText>
        </w:r>
      </w:del>
      <w:del w:id="1459" w:author="PR Preview" w:date="2026-01-01T00:00:00Z">
        <w:r>
          <w:delText xml:space="preserve">the training error is</w:delText>
        </w:r>
      </w:del>
      <w:del w:id="1460" w:author="PR Preview" w:date="2026-01-01T00:00:00Z">
        <w:r>
          <w:delText xml:space="preserve"> </w:delText>
        </w:r>
      </w:del>
      <w:hyperlink w:anchor="rem-training-mse-optimistic">
        <w:del w:id="1461" w:author="PR Preview" w:date="2026-01-01T00:00:00Z">
          <w:r>
            <w:rPr>
              <w:rStyle w:val="Hyperlink"/>
            </w:rPr>
            <w:delText xml:space="preserve">optimistic</w:delText>
          </w:r>
        </w:del>
      </w:hyperlink>
      <w:del w:id="1462" w:author="PR Preview" w:date="2026-01-01T00:00:00Z">
        <w:r>
          <w:delText xml:space="preserve">.</w:delText>
        </w:r>
      </w:del>
    </w:p>
    <w:p>
      <w:pPr>
        <w:pStyle w:val="FirstParagraph"/>
      </w:pPr>
      <w:ins w:id="1463" w:author="PR Preview" w:date="2026-01-01T00:00:00Z">
        <w:r>
          <w:t xml:space="preserve">The training error is smallest at degree 10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and never rises as the degree grows,</w:t>
        </w:r>
      </w:ins>
      <w:ins w:id="1466" w:author="PR Preview" w:date="2026-01-01T00:00:00Z">
        <w:r>
          <w:t xml:space="preserve"> </w:t>
        </w:r>
      </w:ins>
      <w:ins w:id="1467" w:author="PR Preview" w:date="2026-01-01T00:00:00Z">
        <w:r>
          <w:t xml:space="preserve">because each polynomial family contains the one before it.</w:t>
        </w:r>
      </w:ins>
      <w:ins w:id="1468" w:author="PR Preview" w:date="2026-01-01T00:00:00Z">
        <w:r>
          <w:t xml:space="preserve"> </w:t>
        </w:r>
      </w:ins>
      <w:ins w:id="1469" w:author="PR Preview" w:date="2026-01-01T00:00:00Z">
        <w:r>
          <w:t xml:space="preserve">The estimated generalization error is smallest at degree 5.</w:t>
        </w:r>
      </w:ins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No</w:t>
        </w:r>
      </w:ins>
      <w:ins w:id="1472" w:author="PR Preview" w:date="2026-01-01T00:00:00Z">
        <w:r>
          <w:t xml:space="preserve"> </w:t>
        </w:r>
      </w:ins>
      <w:hyperlink w:anchor="def-fitted-model">
        <w:ins w:id="1473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can have generalization</w:t>
        </w:r>
      </w:ins>
      <w:ins w:id="1476" w:author="PR Preview" w:date="2026-01-01T00:00:00Z">
        <w:r>
          <w:t xml:space="preserve"> </w:t>
        </w:r>
      </w:ins>
      <w:hyperlink r:id="rId185">
        <w:ins w:id="1477" w:author="PR Preview" w:date="2026-01-01T00:00:00Z">
          <w:r>
            <w:rPr>
              <w:rStyle w:val="Hyperlink"/>
            </w:rPr>
            <w:t xml:space="preserve">pRMSE</w:t>
          </w:r>
        </w:ins>
      </w:hyperlink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below</w:t>
        </w:r>
      </w:ins>
      <w:ins w:id="148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0.3</m:t>
        </m:r>
      </m:oMath>
      <w:ins w:id="1481" w:author="PR Preview" w:date="2026-01-01T00:00:00Z">
        <w:r>
          <w:t xml:space="preserve">.</w:t>
        </w:r>
      </w:ins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Yet the training sRMSE falls below</w:t>
        </w:r>
      </w:ins>
      <w:ins w:id="1484" w:author="PR Preview" w:date="2026-01-01T00:00:00Z">
        <w:r>
          <w:t xml:space="preserve"> </w:t>
        </w:r>
      </w:ins>
      <m:oMath>
        <m:r>
          <m:t>σ</m:t>
        </m:r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at 8 of the ten degrees,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while the estimated generalization error falls below it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at 0 of them: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the training error is</w:t>
        </w:r>
      </w:ins>
      <w:ins w:id="1493" w:author="PR Preview" w:date="2026-01-01T00:00:00Z">
        <w:r>
          <w:t xml:space="preserve"> </w:t>
        </w:r>
      </w:ins>
      <w:hyperlink w:anchor="rem-training-mse-optimistic">
        <w:ins w:id="1494" w:author="PR Preview" w:date="2026-01-01T00:00:00Z">
          <w:r>
            <w:rPr>
              <w:rStyle w:val="Hyperlink"/>
            </w:rPr>
            <w:t xml:space="preserve">optimistic</w:t>
          </w:r>
        </w:ins>
      </w:hyperlink>
      <w:ins w:id="1495" w:author="PR Preview" w:date="2026-01-01T00:00:00Z">
        <w:r>
          <w:t xml:space="preserve">.</w:t>
        </w:r>
      </w:ins>
    </w:p>
    <w:bookmarkEnd w:id="186"/>
    <w:bookmarkEnd w:id="187"/>
    <w:bookmarkStart w:id="243" w:name="sec-data-splits"/>
    <w:p>
      <w:pPr>
        <w:pStyle w:val="Heading2"/>
      </w:pPr>
      <w:r>
        <w:t xml:space="preserve">5 Training, validation, and test sets</w:t>
      </w:r>
    </w:p>
    <w:bookmarkStart w:id="188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8"/>
    <w:bookmarkStart w:id="189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9"/>
    <w:bookmarkStart w:id="191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1"/>
    <w:bookmarkStart w:id="192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2"/>
    <w:bookmarkStart w:id="194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4"/>
    <w:bookmarkStart w:id="195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5"/>
    <w:bookmarkStart w:id="196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6"/>
    <w:bookmarkStart w:id="197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7"/>
    <w:bookmarkStart w:id="199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9"/>
    <w:bookmarkStart w:id="201" w:name="def-validation-error"/>
    <w:p>
      <w:pPr>
        <w:pStyle w:val="BodyText"/>
      </w:pPr>
      <w:del w:id="1496" w:author="PR Preview" w:date="2026-01-01T00:00:00Z">
        <w:r>
          <w:rPr>
            <w:b/>
            <w:bCs/>
          </w:rPr>
          <w:delText xml:space="preserve">Definition 41 (Validation error)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The</w:delText>
        </w:r>
      </w:del>
      <w:del w:id="1499" w:author="PR Preview" w:date="2026-01-01T00:00:00Z">
        <w:r>
          <w:delText xml:space="preserve"> </w:delText>
        </w:r>
      </w:del>
      <w:del w:id="1500" w:author="PR Preview" w:date="2026-01-01T00:00:00Z">
        <w:r>
          <w:rPr>
            <w:b/>
            <w:bCs/>
          </w:rPr>
          <w:delText xml:space="preserve">validation error</w:delText>
        </w:r>
      </w:del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of a</w:delText>
        </w:r>
      </w:del>
      <w:del w:id="1503" w:author="PR Preview" w:date="2026-01-01T00:00:00Z">
        <w:r>
          <w:delText xml:space="preserve"> </w:delText>
        </w:r>
      </w:del>
      <w:hyperlink w:anchor="def-fitted-model">
        <w:del w:id="1504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0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506" w:author="PR Preview" w:date="2026-01-01T00:00:00Z">
        <w:r>
          <w:delText xml:space="preserve"> </w:delText>
        </w:r>
      </w:del>
      <w:del w:id="1507" w:author="PR Preview" w:date="2026-01-01T00:00:00Z">
        <w:r>
          <w:delText xml:space="preserve">fitted to a</w:delText>
        </w:r>
      </w:del>
      <w:del w:id="1508" w:author="PR Preview" w:date="2026-01-01T00:00:00Z">
        <w:r>
          <w:delText xml:space="preserve"> </w:delText>
        </w:r>
      </w:del>
      <w:hyperlink w:anchor="def-training-set">
        <w:del w:id="1509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51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11" w:author="PR Preview" w:date="2026-01-01T00:00:00Z">
        <w:r>
          <w:delText xml:space="preserve"> </w:delText>
        </w:r>
      </w:del>
      <w:del w:id="1512" w:author="PR Preview" w:date="2026-01-01T00:00:00Z">
        <w:r>
          <w:delText xml:space="preserve">is its sample mean</w:delText>
        </w:r>
      </w:del>
      <w:del w:id="1513" w:author="PR Preview" w:date="2026-01-01T00:00:00Z">
        <w:r>
          <w:delText xml:space="preserve"> </w:delText>
        </w:r>
      </w:del>
      <w:hyperlink w:anchor="def-observation-loss">
        <w:del w:id="1514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515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516" w:author="PR Preview" w:date="2026-01-01T00:00:00Z">
        <w:r>
          <w:delText xml:space="preserve"> </w:delText>
        </w:r>
      </w:del>
      <w:del w:id="1517" w:author="PR Preview" w:date="2026-01-01T00:00:00Z">
        <w:r>
          <w:delText xml:space="preserve">on the</w:delText>
        </w:r>
      </w:del>
      <w:del w:id="1518" w:author="PR Preview" w:date="2026-01-01T00:00:00Z">
        <w:r>
          <w:delText xml:space="preserve"> </w:delText>
        </w:r>
      </w:del>
      <w:hyperlink w:anchor="def-validation-set">
        <w:del w:id="1519" w:author="PR Preview" w:date="2026-01-01T00:00:00Z">
          <w:r>
            <w:rPr>
              <w:rStyle w:val="Hyperlink"/>
            </w:rPr>
            <w:delText xml:space="preserve">validation set</w:delText>
          </w:r>
        </w:del>
      </w:hyperlink>
      <w:del w:id="1520" w:author="PR Preview" w:date="2026-01-01T00:00:00Z">
        <w:r>
          <w:delText xml:space="preserve">, indexed by</w:delText>
        </w:r>
      </w:del>
      <w:del w:id="1521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del w:id="1522" w:author="PR Preview" w:date="2026-01-01T00:00:00Z">
        <w:r>
          <w:delText xml:space="preserve">:</w:delText>
        </w:r>
      </w:del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del w:id="1523" w:author="PR Preview" w:date="2026-01-01T00:00:00Z">
        <w:r>
          <w:rPr>
            <w:b/>
            <w:bCs/>
          </w:rPr>
          <w:delText xml:space="preserve">Definition 42 (Validation choice)</w:delText>
        </w:r>
      </w:del>
      <w:del w:id="1524" w:author="PR Preview" w:date="2026-01-01T00:00:00Z">
        <w:r>
          <w:delText xml:space="preserve"> </w:delText>
        </w:r>
      </w:del>
      <w:del w:id="1525" w:author="PR Preview" w:date="2026-01-01T00:00:00Z">
        <w:r>
          <w:delText xml:space="preserve">Given candidate</w:delText>
        </w:r>
      </w:del>
      <w:del w:id="1526" w:author="PR Preview" w:date="2026-01-01T00:00:00Z">
        <w:r>
          <w:delText xml:space="preserve"> </w:delText>
        </w:r>
      </w:del>
      <w:hyperlink w:anchor="def-fitting-procedure">
        <w:del w:id="1527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152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1529" w:author="PR Preview" w:date="2026-01-01T00:00:00Z">
        <w:r>
          <w:delText xml:space="preserve">,</w:delText>
        </w:r>
      </w:del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the</w:delText>
        </w:r>
      </w:del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rPr>
            <w:b/>
            <w:bCs/>
          </w:rPr>
          <w:delText xml:space="preserve">validation choice</w:delText>
        </w:r>
      </w:del>
      <w:del w:id="15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l</m:t>
            </m:r>
          </m:e>
        </m:acc>
      </m:oMath>
      <w:del w:id="1535" w:author="PR Preview" w:date="2026-01-01T00:00:00Z">
        <w:r>
          <w:delText xml:space="preserve"> </w:delText>
        </w:r>
      </w:del>
      <w:del w:id="1536" w:author="PR Preview" w:date="2026-01-01T00:00:00Z">
        <w:r>
          <w:delText xml:space="preserve">is the index of the candidate whose</w:delText>
        </w:r>
      </w:del>
      <w:del w:id="1537" w:author="PR Preview" w:date="2026-01-01T00:00:00Z">
        <w:r>
          <w:delText xml:space="preserve"> </w:delText>
        </w:r>
      </w:del>
      <w:hyperlink w:anchor="def-fitted-model">
        <w:del w:id="1538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539" w:author="PR Preview" w:date="2026-01-01T00:00:00Z">
        <w:r>
          <w:delText xml:space="preserve">,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fitted to the training set</w:delText>
        </w:r>
      </w:del>
      <w:del w:id="154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43" w:author="PR Preview" w:date="2026-01-01T00:00:00Z">
        <w:r>
          <w:delText xml:space="preserve">,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has the smallest</w:delText>
        </w:r>
      </w:del>
      <w:del w:id="1546" w:author="PR Preview" w:date="2026-01-01T00:00:00Z">
        <w:r>
          <w:delText xml:space="preserve"> </w:delText>
        </w:r>
      </w:del>
      <w:hyperlink w:anchor="def-validation-error">
        <w:del w:id="1547" w:author="PR Preview" w:date="2026-01-01T00:00:00Z">
          <w:r>
            <w:rPr>
              <w:rStyle w:val="Hyperlink"/>
            </w:rPr>
            <w:delText xml:space="preserve">validation error</w:delText>
          </w:r>
        </w:del>
      </w:hyperlink>
      <w:del w:id="1548" w:author="PR Preview" w:date="2026-01-01T00:00:00Z">
        <w:r>
          <w:delText xml:space="preserve">:</w:delText>
        </w:r>
      </w:del>
    </w:p>
    <w:p>
      <w:pPr>
        <w:pStyle w:val="BodyText"/>
      </w:pPr>
      <w:ins w:id="1549" w:author="PR Preview" w:date="2026-01-01T00:00:00Z">
        <w:r>
          <w:rPr>
            <w:b/>
            <w:bCs/>
          </w:rPr>
          <w:t xml:space="preserve">Definition 41 (Validation error)</w:t>
        </w:r>
      </w:ins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The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rPr>
            <w:b/>
            <w:bCs/>
          </w:rPr>
          <w:t xml:space="preserve">validation error</w:t>
        </w:r>
      </w:ins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of a</w:t>
        </w:r>
      </w:ins>
      <w:ins w:id="1556" w:author="PR Preview" w:date="2026-01-01T00:00:00Z">
        <w:r>
          <w:t xml:space="preserve"> </w:t>
        </w:r>
      </w:ins>
      <w:hyperlink w:anchor="def-fitted-model">
        <w:ins w:id="155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5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559" w:author="PR Preview" w:date="2026-01-01T00:00:00Z">
        <w:r>
          <w:t xml:space="preserve"> </w:t>
        </w:r>
      </w:ins>
      <w:ins w:id="1560" w:author="PR Preview" w:date="2026-01-01T00:00:00Z">
        <w:r>
          <w:t xml:space="preserve">fitted to a</w:t>
        </w:r>
      </w:ins>
      <w:ins w:id="1561" w:author="PR Preview" w:date="2026-01-01T00:00:00Z">
        <w:r>
          <w:t xml:space="preserve"> </w:t>
        </w:r>
      </w:ins>
      <w:hyperlink w:anchor="def-training-set">
        <w:ins w:id="156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56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is its sample mean</w:t>
        </w:r>
      </w:ins>
      <w:ins w:id="1566" w:author="PR Preview" w:date="2026-01-01T00:00:00Z">
        <w:r>
          <w:t xml:space="preserve"> </w:t>
        </w:r>
      </w:ins>
      <w:hyperlink w:anchor="def-observation-loss">
        <w:ins w:id="156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56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569" w:author="PR Preview" w:date="2026-01-01T00:00:00Z">
        <w:r>
          <w:t xml:space="preserve"> </w:t>
        </w:r>
      </w:ins>
      <w:ins w:id="1570" w:author="PR Preview" w:date="2026-01-01T00:00:00Z">
        <w:r>
          <w:t xml:space="preserve">on the</w:t>
        </w:r>
      </w:ins>
      <w:ins w:id="1571" w:author="PR Preview" w:date="2026-01-01T00:00:00Z">
        <w:r>
          <w:t xml:space="preserve"> </w:t>
        </w:r>
      </w:ins>
      <w:hyperlink w:anchor="def-validation-set">
        <w:ins w:id="1572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573" w:author="PR Preview" w:date="2026-01-01T00:00:00Z">
        <w:r>
          <w:t xml:space="preserve">, indexed by</w:t>
        </w:r>
      </w:ins>
      <w:ins w:id="157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ins w:id="1575" w:author="PR Preview" w:date="2026-01-01T00:00:00Z">
        <w:r>
          <w:t xml:space="preserve">:</w:t>
        </w:r>
      </w:ins>
    </w:p>
    <w:p>
      <w:pPr>
        <w:pStyle w:val="BodyText"/>
      </w:pPr>
      <w:bookmarkStart w:id="20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validation-choice"/>
    <w:p>
      <w:pPr>
        <w:pStyle w:val="FirstParagraph"/>
      </w:pPr>
      <w:ins w:id="1576" w:author="PR Preview" w:date="2026-01-01T00:00:00Z">
        <w:r>
          <w:rPr>
            <w:b/>
            <w:bCs/>
          </w:rPr>
          <w:t xml:space="preserve">Definition 42 (Validation choice)</w:t>
        </w:r>
      </w:ins>
      <w:ins w:id="1577" w:author="PR Preview" w:date="2026-01-01T00:00:00Z">
        <w:r>
          <w:t xml:space="preserve"> </w:t>
        </w:r>
      </w:ins>
      <w:ins w:id="1578" w:author="PR Preview" w:date="2026-01-01T00:00:00Z">
        <w:r>
          <w:t xml:space="preserve">Given candidate</w:t>
        </w:r>
      </w:ins>
      <w:ins w:id="1579" w:author="PR Preview" w:date="2026-01-01T00:00:00Z">
        <w:r>
          <w:t xml:space="preserve"> </w:t>
        </w:r>
      </w:ins>
      <w:hyperlink w:anchor="def-fitting-procedure">
        <w:ins w:id="158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158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1582" w:author="PR Preview" w:date="2026-01-01T00:00:00Z">
        <w:r>
          <w:t xml:space="preserve">,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the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rPr>
            <w:b/>
            <w:bCs/>
          </w:rPr>
          <w:t xml:space="preserve">validation choice</w:t>
        </w:r>
      </w:ins>
      <w:ins w:id="158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l</m:t>
            </m:r>
          </m:e>
        </m:acc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is the index of the candidate whose</w:t>
        </w:r>
      </w:ins>
      <w:ins w:id="1590" w:author="PR Preview" w:date="2026-01-01T00:00:00Z">
        <w:r>
          <w:t xml:space="preserve"> </w:t>
        </w:r>
      </w:ins>
      <w:hyperlink w:anchor="def-fitted-model">
        <w:ins w:id="159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592" w:author="PR Preview" w:date="2026-01-01T00:00:00Z">
        <w:r>
          <w:t xml:space="preserve">,</w:t>
        </w:r>
      </w:ins>
      <w:ins w:id="1593" w:author="PR Preview" w:date="2026-01-01T00:00:00Z">
        <w:r>
          <w:t xml:space="preserve"> </w:t>
        </w:r>
      </w:ins>
      <w:ins w:id="1594" w:author="PR Preview" w:date="2026-01-01T00:00:00Z">
        <w:r>
          <w:t xml:space="preserve">fitted to the training set</w:t>
        </w:r>
      </w:ins>
      <w:ins w:id="15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596" w:author="PR Preview" w:date="2026-01-01T00:00:00Z">
        <w:r>
          <w:t xml:space="preserve">,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has the smallest</w:t>
        </w:r>
      </w:ins>
      <w:ins w:id="1599" w:author="PR Preview" w:date="2026-01-01T00:00:00Z">
        <w:r>
          <w:t xml:space="preserve"> </w:t>
        </w:r>
      </w:ins>
      <w:hyperlink w:anchor="def-validation-error">
        <w:ins w:id="1600" w:author="PR Preview" w:date="2026-01-01T00:00:00Z">
          <w:r>
            <w:rPr>
              <w:rStyle w:val="Hyperlink"/>
            </w:rPr>
            <w:t xml:space="preserve">validation error</w:t>
          </w:r>
        </w:ins>
      </w:hyperlink>
      <w:ins w:id="1601" w:author="PR Preview" w:date="2026-01-01T00:00:00Z">
        <w:r>
          <w:t xml:space="preserve">:</w:t>
        </w:r>
      </w:ins>
    </w:p>
    <w:p>
      <w:pPr>
        <w:pStyle w:val="BodyText"/>
      </w:pPr>
      <w:bookmarkStart w:id="20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5"/>
    <w:bookmarkStart w:id="207" w:name="def-test-error"/>
    <w:p>
      <w:pPr>
        <w:pStyle w:val="BodyText"/>
      </w:pPr>
      <w:del w:id="1602" w:author="PR Preview" w:date="2026-01-01T00:00:00Z">
        <w:r>
          <w:rPr>
            <w:b/>
            <w:bCs/>
          </w:rPr>
          <w:delText xml:space="preserve">Definition 44 (Test error)</w:delText>
        </w:r>
      </w:del>
      <w:del w:id="1603" w:author="PR Preview" w:date="2026-01-01T00:00:00Z">
        <w:r>
          <w:delText xml:space="preserve"> </w:delText>
        </w:r>
      </w:del>
      <w:del w:id="1604" w:author="PR Preview" w:date="2026-01-01T00:00:00Z">
        <w:r>
          <w:delText xml:space="preserve">The</w:delText>
        </w:r>
      </w:del>
      <w:del w:id="1605" w:author="PR Preview" w:date="2026-01-01T00:00:00Z">
        <w:r>
          <w:delText xml:space="preserve"> </w:delText>
        </w:r>
      </w:del>
      <w:del w:id="1606" w:author="PR Preview" w:date="2026-01-01T00:00:00Z">
        <w:r>
          <w:rPr>
            <w:b/>
            <w:bCs/>
          </w:rPr>
          <w:delText xml:space="preserve">test error</w:delText>
        </w:r>
      </w:del>
      <w:del w:id="1607" w:author="PR Preview" w:date="2026-01-01T00:00:00Z">
        <w:r>
          <w:delText xml:space="preserve"> </w:delText>
        </w:r>
      </w:del>
      <w:del w:id="1608" w:author="PR Preview" w:date="2026-01-01T00:00:00Z">
        <w:r>
          <w:delText xml:space="preserve">of a</w:delText>
        </w:r>
      </w:del>
      <w:del w:id="1609" w:author="PR Preview" w:date="2026-01-01T00:00:00Z">
        <w:r>
          <w:delText xml:space="preserve"> </w:delText>
        </w:r>
      </w:del>
      <w:hyperlink w:anchor="def-fitted-model">
        <w:del w:id="1610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16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612" w:author="PR Preview" w:date="2026-01-01T00:00:00Z">
        <w:r>
          <w:delText xml:space="preserve"> </w:delText>
        </w:r>
      </w:del>
      <w:del w:id="1613" w:author="PR Preview" w:date="2026-01-01T00:00:00Z">
        <w:r>
          <w:delText xml:space="preserve">fitted to a</w:delText>
        </w:r>
      </w:del>
      <w:del w:id="1614" w:author="PR Preview" w:date="2026-01-01T00:00:00Z">
        <w:r>
          <w:delText xml:space="preserve"> </w:delText>
        </w:r>
      </w:del>
      <w:hyperlink w:anchor="def-training-set">
        <w:del w:id="1615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616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617" w:author="PR Preview" w:date="2026-01-01T00:00:00Z">
        <w:r>
          <w:delText xml:space="preserve"> </w:delText>
        </w:r>
      </w:del>
      <w:del w:id="1618" w:author="PR Preview" w:date="2026-01-01T00:00:00Z">
        <w:r>
          <w:delText xml:space="preserve">is its sample mean</w:delText>
        </w:r>
      </w:del>
      <w:del w:id="1619" w:author="PR Preview" w:date="2026-01-01T00:00:00Z">
        <w:r>
          <w:delText xml:space="preserve"> </w:delText>
        </w:r>
      </w:del>
      <w:hyperlink w:anchor="def-observation-loss">
        <w:del w:id="1620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1621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</m:oMath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delText xml:space="preserve">on the</w:delText>
        </w:r>
      </w:del>
      <w:del w:id="1624" w:author="PR Preview" w:date="2026-01-01T00:00:00Z">
        <w:r>
          <w:delText xml:space="preserve"> </w:delText>
        </w:r>
      </w:del>
      <w:hyperlink w:anchor="def-test-set">
        <w:del w:id="1625" w:author="PR Preview" w:date="2026-01-01T00:00:00Z">
          <w:r>
            <w:rPr>
              <w:rStyle w:val="Hyperlink"/>
            </w:rPr>
            <w:delText xml:space="preserve">test set</w:delText>
          </w:r>
        </w:del>
      </w:hyperlink>
      <w:del w:id="1626" w:author="PR Preview" w:date="2026-01-01T00:00:00Z">
        <w:r>
          <w:delText xml:space="preserve">, indexed by</w:delText>
        </w:r>
      </w:del>
      <w:del w:id="1627" w:author="PR Preview" w:date="2026-01-01T00:00:00Z">
        <w:r>
          <w:delText xml:space="preserve"> </w:delText>
        </w:r>
      </w:del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del w:id="1628" w:author="PR Preview" w:date="2026-01-01T00:00:00Z">
        <w:r>
          <w:delText xml:space="preserve">:</w:delText>
        </w:r>
      </w:del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BodyText"/>
      </w:pPr>
      <w:ins w:id="1629" w:author="PR Preview" w:date="2026-01-01T00:00:00Z">
        <w:r>
          <w:rPr>
            <w:b/>
            <w:bCs/>
          </w:rPr>
          <w:t xml:space="preserve">Definition 44 (Test error)</w:t>
        </w:r>
      </w:ins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The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rPr>
            <w:b/>
            <w:bCs/>
          </w:rPr>
          <w:t xml:space="preserve">test error</w:t>
        </w:r>
      </w:ins>
      <w:ins w:id="1634" w:author="PR Preview" w:date="2026-01-01T00:00:00Z">
        <w:r>
          <w:t xml:space="preserve"> </w:t>
        </w:r>
      </w:ins>
      <w:ins w:id="1635" w:author="PR Preview" w:date="2026-01-01T00:00:00Z">
        <w:r>
          <w:t xml:space="preserve">of a</w:t>
        </w:r>
      </w:ins>
      <w:ins w:id="1636" w:author="PR Preview" w:date="2026-01-01T00:00:00Z">
        <w:r>
          <w:t xml:space="preserve"> </w:t>
        </w:r>
      </w:ins>
      <w:hyperlink w:anchor="def-fitted-model">
        <w:ins w:id="163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fitted to a</w:t>
        </w:r>
      </w:ins>
      <w:ins w:id="1641" w:author="PR Preview" w:date="2026-01-01T00:00:00Z">
        <w:r>
          <w:t xml:space="preserve"> </w:t>
        </w:r>
      </w:ins>
      <w:hyperlink w:anchor="def-training-set">
        <w:ins w:id="1642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64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is its sample mean</w:t>
        </w:r>
      </w:ins>
      <w:ins w:id="1646" w:author="PR Preview" w:date="2026-01-01T00:00:00Z">
        <w:r>
          <w:t xml:space="preserve"> </w:t>
        </w:r>
      </w:ins>
      <w:hyperlink w:anchor="def-observation-loss">
        <w:ins w:id="164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48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</m:sub>
        </m:sSub>
      </m:oMath>
      <w:ins w:id="1649" w:author="PR Preview" w:date="2026-01-01T00:00:00Z">
        <w:r>
          <w:t xml:space="preserve"> </w:t>
        </w:r>
      </w:ins>
      <w:ins w:id="1650" w:author="PR Preview" w:date="2026-01-01T00:00:00Z">
        <w:r>
          <w:t xml:space="preserve">on the</w:t>
        </w:r>
      </w:ins>
      <w:ins w:id="1651" w:author="PR Preview" w:date="2026-01-01T00:00:00Z">
        <w:r>
          <w:t xml:space="preserve"> </w:t>
        </w:r>
      </w:ins>
      <w:hyperlink w:anchor="def-test-set">
        <w:ins w:id="1652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653" w:author="PR Preview" w:date="2026-01-01T00:00:00Z">
        <w:r>
          <w:t xml:space="preserve">, indexed by</w:t>
        </w:r>
      </w:ins>
      <w:ins w:id="1654" w:author="PR Preview" w:date="2026-01-01T00:00:00Z">
        <w:r>
          <w:t xml:space="preserve"> </w:t>
        </w:r>
      </w:ins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ins w:id="1655" w:author="PR Preview" w:date="2026-01-01T00:00:00Z">
        <w:r>
          <w:t xml:space="preserve">:</w:t>
        </w:r>
      </w:ins>
    </w:p>
    <w:p>
      <w:pPr>
        <w:pStyle w:val="BodyText"/>
      </w:pPr>
      <w:bookmarkStart w:id="20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10" w:name="def-error-rate"/>
    <w:p>
      <w:pPr>
        <w:pStyle w:val="FirstParagraph"/>
      </w:pPr>
      <w:ins w:id="1656" w:author="PR Preview" w:date="2026-01-01T00:00:00Z">
        <w:r>
          <w:rPr>
            <w:b/>
            <w:bCs/>
          </w:rPr>
          <w:t xml:space="preserve">Definition 45 (Error rate (misclassification rate))</w:t>
        </w:r>
      </w:ins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The</w:t>
        </w:r>
      </w:ins>
      <w:ins w:id="1659" w:author="PR Preview" w:date="2026-01-01T00:00:00Z">
        <w:r>
          <w:t xml:space="preserve"> </w:t>
        </w:r>
      </w:ins>
      <w:ins w:id="1660" w:author="PR Preview" w:date="2026-01-01T00:00:00Z">
        <w:r>
          <w:rPr>
            <w:b/>
            <w:bCs/>
          </w:rPr>
          <w:t xml:space="preserve">error rate</w:t>
        </w:r>
      </w:ins>
      <w:ins w:id="1661" w:author="PR Preview" w:date="2026-01-01T00:00:00Z">
        <w:r>
          <w:t xml:space="preserve"> </w:t>
        </w:r>
      </w:ins>
      <w:ins w:id="1662" w:author="PR Preview" w:date="2026-01-01T00:00:00Z">
        <w:r>
          <w:t xml:space="preserve">of a</w:t>
        </w:r>
      </w:ins>
      <w:ins w:id="1663" w:author="PR Preview" w:date="2026-01-01T00:00:00Z">
        <w:r>
          <w:t xml:space="preserve"> </w:t>
        </w:r>
      </w:ins>
      <w:hyperlink w:anchor="def-fitted-model">
        <w:ins w:id="166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6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for a</w:t>
        </w:r>
      </w:ins>
      <w:ins w:id="1668" w:author="PR Preview" w:date="2026-01-01T00:00:00Z">
        <w:r>
          <w:t xml:space="preserve"> </w:t>
        </w:r>
      </w:ins>
      <w:hyperlink r:id="rId208">
        <w:ins w:id="1669" w:author="PR Preview" w:date="2026-01-01T00:00:00Z">
          <w:r>
            <w:rPr>
              <w:rStyle w:val="Hyperlink"/>
            </w:rPr>
            <w:t xml:space="preserve">categorical</w:t>
          </w:r>
        </w:ins>
      </w:hyperlink>
      <w:ins w:id="1670" w:author="PR Preview" w:date="2026-01-01T00:00:00Z">
        <w:r>
          <w:t xml:space="preserve"> </w:t>
        </w:r>
      </w:ins>
      <w:ins w:id="1671" w:author="PR Preview" w:date="2026-01-01T00:00:00Z">
        <w:r>
          <w:t xml:space="preserve">outcome on a set of observations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is the</w:t>
        </w:r>
      </w:ins>
      <w:ins w:id="1674" w:author="PR Preview" w:date="2026-01-01T00:00:00Z">
        <w:r>
          <w:t xml:space="preserve"> </w:t>
        </w:r>
      </w:ins>
      <w:hyperlink r:id="rId209">
        <w:ins w:id="1675" w:author="PR Preview" w:date="2026-01-01T00:00:00Z">
          <w:r>
            <w:rPr>
              <w:rStyle w:val="Hyperlink"/>
            </w:rPr>
            <w:t xml:space="preserve">sample mean</w:t>
          </w:r>
        </w:ins>
      </w:hyperlink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of the</w:t>
        </w:r>
      </w:ins>
      <w:ins w:id="1678" w:author="PR Preview" w:date="2026-01-01T00:00:00Z">
        <w:r>
          <w:t xml:space="preserve"> </w:t>
        </w:r>
      </w:ins>
      <w:hyperlink w:anchor="def-observation-loss">
        <w:ins w:id="1679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680" w:author="PR Preview" w:date="2026-01-01T00:00:00Z">
        <w:r>
          <w:t xml:space="preserve"> </w:t>
        </w:r>
      </w:ins>
      <w:ins w:id="1681" w:author="PR Preview" w:date="2026-01-01T00:00:00Z">
        <w:r>
          <w:t xml:space="preserve">under 0-1 loss,</w:t>
        </w:r>
      </w:ins>
      <w:ins w:id="1682" w:author="PR Preview" w:date="2026-01-01T00:00:00Z">
        <w:r>
          <w:t xml:space="preserve"> </w:t>
        </w:r>
      </w:ins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ins w:id="1683" w:author="PR Preview" w:date="2026-01-01T00:00:00Z">
        <w:r>
          <w:t xml:space="preserve">,</w:t>
        </w:r>
      </w:ins>
      <w:ins w:id="1684" w:author="PR Preview" w:date="2026-01-01T00:00:00Z">
        <w:r>
          <w:t xml:space="preserve"> </w:t>
        </w:r>
      </w:ins>
      <w:ins w:id="1685" w:author="PR Preview" w:date="2026-01-01T00:00:00Z">
        <w:r>
          <w:t xml:space="preserve">which is 1 for a wrong</w:t>
        </w:r>
      </w:ins>
      <w:ins w:id="1686" w:author="PR Preview" w:date="2026-01-01T00:00:00Z">
        <w:r>
          <w:t xml:space="preserve"> </w:t>
        </w:r>
      </w:ins>
      <w:hyperlink r:id="rId18">
        <w:ins w:id="168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688" w:author="PR Preview" w:date="2026-01-01T00:00:00Z">
        <w:r>
          <w:t xml:space="preserve"> </w:t>
        </w:r>
      </w:ins>
      <w:ins w:id="1689" w:author="PR Preview" w:date="2026-01-01T00:00:00Z">
        <w:r>
          <w:t xml:space="preserve">and 0 for a correct one.</w:t>
        </w:r>
      </w:ins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The error rate is the proportion of observations in the set whose predicted category differs from the observed category.</w:t>
        </w:r>
      </w:ins>
    </w:p>
    <w:bookmarkEnd w:id="210"/>
    <w:bookmarkStart w:id="211" w:name="def-training-error-rate"/>
    <w:p>
      <w:pPr>
        <w:pStyle w:val="BodyText"/>
      </w:pPr>
      <w:ins w:id="1692" w:author="PR Preview" w:date="2026-01-01T00:00:00Z">
        <w:r>
          <w:rPr>
            <w:b/>
            <w:bCs/>
          </w:rPr>
          <w:t xml:space="preserve">Definition 46 (Training error rate)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The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rPr>
            <w:b/>
            <w:bCs/>
          </w:rPr>
          <w:t xml:space="preserve">training error rate</w:t>
        </w:r>
      </w:ins>
      <w:ins w:id="1697" w:author="PR Preview" w:date="2026-01-01T00:00:00Z">
        <w:r>
          <w:t xml:space="preserve"> </w:t>
        </w:r>
      </w:ins>
      <w:ins w:id="1698" w:author="PR Preview" w:date="2026-01-01T00:00:00Z">
        <w:r>
          <w:t xml:space="preserve">of a</w:t>
        </w:r>
      </w:ins>
      <w:ins w:id="1699" w:author="PR Preview" w:date="2026-01-01T00:00:00Z">
        <w:r>
          <w:t xml:space="preserve"> </w:t>
        </w:r>
      </w:ins>
      <w:hyperlink w:anchor="def-fitted-model">
        <w:ins w:id="1700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is its</w:t>
        </w:r>
      </w:ins>
      <w:ins w:id="1703" w:author="PR Preview" w:date="2026-01-01T00:00:00Z">
        <w:r>
          <w:t xml:space="preserve"> </w:t>
        </w:r>
      </w:ins>
      <w:hyperlink w:anchor="def-error-rate">
        <w:ins w:id="1704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on the</w:t>
        </w:r>
      </w:ins>
      <w:ins w:id="1707" w:author="PR Preview" w:date="2026-01-01T00:00:00Z">
        <w:r>
          <w:t xml:space="preserve"> </w:t>
        </w:r>
      </w:ins>
      <w:hyperlink w:anchor="def-training-set">
        <w:ins w:id="1708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709" w:author="PR Preview" w:date="2026-01-01T00:00:00Z">
        <w:r>
          <w:t xml:space="preserve">,</w:t>
        </w:r>
      </w:ins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which is the</w:t>
        </w:r>
      </w:ins>
      <w:ins w:id="1712" w:author="PR Preview" w:date="2026-01-01T00:00:00Z">
        <w:r>
          <w:t xml:space="preserve"> </w:t>
        </w:r>
      </w:ins>
      <w:hyperlink w:anchor="def-training-mse">
        <w:ins w:id="1713" w:author="PR Preview" w:date="2026-01-01T00:00:00Z">
          <w:r>
            <w:rPr>
              <w:rStyle w:val="Hyperlink"/>
            </w:rPr>
            <w:t xml:space="preserve">training error</w:t>
          </w:r>
        </w:ins>
      </w:hyperlink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under 0-1</w:t>
        </w:r>
      </w:ins>
      <w:ins w:id="1716" w:author="PR Preview" w:date="2026-01-01T00:00:00Z">
        <w:r>
          <w:t xml:space="preserve"> </w:t>
        </w:r>
      </w:ins>
      <w:hyperlink w:anchor="def-observation-loss">
        <w:ins w:id="1717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718" w:author="PR Preview" w:date="2026-01-01T00:00:00Z">
        <w:r>
          <w:t xml:space="preserve">.</w:t>
        </w:r>
      </w:ins>
    </w:p>
    <w:bookmarkEnd w:id="211"/>
    <w:bookmarkStart w:id="212" w:name="def-test-error-rate"/>
    <w:p>
      <w:pPr>
        <w:pStyle w:val="BodyText"/>
      </w:pPr>
      <w:ins w:id="1719" w:author="PR Preview" w:date="2026-01-01T00:00:00Z">
        <w:r>
          <w:rPr>
            <w:b/>
            <w:bCs/>
          </w:rPr>
          <w:t xml:space="preserve">Definition 47 (Test error rate)</w:t>
        </w:r>
      </w:ins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The</w:t>
        </w:r>
      </w:ins>
      <w:ins w:id="1722" w:author="PR Preview" w:date="2026-01-01T00:00:00Z">
        <w:r>
          <w:t xml:space="preserve"> </w:t>
        </w:r>
      </w:ins>
      <w:ins w:id="1723" w:author="PR Preview" w:date="2026-01-01T00:00:00Z">
        <w:r>
          <w:rPr>
            <w:b/>
            <w:bCs/>
          </w:rPr>
          <w:t xml:space="preserve">test error rate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of a</w:t>
        </w:r>
      </w:ins>
      <w:ins w:id="1726" w:author="PR Preview" w:date="2026-01-01T00:00:00Z">
        <w:r>
          <w:t xml:space="preserve"> </w:t>
        </w:r>
      </w:ins>
      <w:hyperlink w:anchor="def-fitted-model">
        <w:ins w:id="172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is its</w:t>
        </w:r>
      </w:ins>
      <w:ins w:id="1730" w:author="PR Preview" w:date="2026-01-01T00:00:00Z">
        <w:r>
          <w:t xml:space="preserve"> </w:t>
        </w:r>
      </w:ins>
      <w:hyperlink w:anchor="def-error-rate">
        <w:ins w:id="1731" w:author="PR Preview" w:date="2026-01-01T00:00:00Z">
          <w:r>
            <w:rPr>
              <w:rStyle w:val="Hyperlink"/>
            </w:rPr>
            <w:t xml:space="preserve">error rate</w:t>
          </w:r>
        </w:ins>
      </w:hyperlink>
      <w:ins w:id="1732" w:author="PR Preview" w:date="2026-01-01T00:00:00Z">
        <w:r>
          <w:t xml:space="preserve"> </w:t>
        </w:r>
      </w:ins>
      <w:ins w:id="1733" w:author="PR Preview" w:date="2026-01-01T00:00:00Z">
        <w:r>
          <w:t xml:space="preserve">on the</w:t>
        </w:r>
      </w:ins>
      <w:ins w:id="1734" w:author="PR Preview" w:date="2026-01-01T00:00:00Z">
        <w:r>
          <w:t xml:space="preserve"> </w:t>
        </w:r>
      </w:ins>
      <w:hyperlink w:anchor="def-test-set">
        <w:ins w:id="1735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736" w:author="PR Preview" w:date="2026-01-01T00:00:00Z">
        <w:r>
          <w:t xml:space="preserve">,</w:t>
        </w:r>
      </w:ins>
      <w:ins w:id="1737" w:author="PR Preview" w:date="2026-01-01T00:00:00Z">
        <w:r>
          <w:t xml:space="preserve"> </w:t>
        </w:r>
      </w:ins>
      <w:ins w:id="1738" w:author="PR Preview" w:date="2026-01-01T00:00:00Z">
        <w:r>
          <w:t xml:space="preserve">which is the</w:t>
        </w:r>
      </w:ins>
      <w:ins w:id="1739" w:author="PR Preview" w:date="2026-01-01T00:00:00Z">
        <w:r>
          <w:t xml:space="preserve"> </w:t>
        </w:r>
      </w:ins>
      <w:hyperlink w:anchor="def-test-error">
        <w:ins w:id="1740" w:author="PR Preview" w:date="2026-01-01T00:00:00Z">
          <w:r>
            <w:rPr>
              <w:rStyle w:val="Hyperlink"/>
            </w:rPr>
            <w:t xml:space="preserve">test error</w:t>
          </w:r>
        </w:ins>
      </w:hyperlink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under 0-1</w:t>
        </w:r>
      </w:ins>
      <w:ins w:id="1743" w:author="PR Preview" w:date="2026-01-01T00:00:00Z">
        <w:r>
          <w:t xml:space="preserve"> </w:t>
        </w:r>
      </w:ins>
      <w:hyperlink w:anchor="def-observation-loss">
        <w:ins w:id="1744" w:author="PR Preview" w:date="2026-01-01T00:00:00Z">
          <w:r>
            <w:rPr>
              <w:rStyle w:val="Hyperlink"/>
            </w:rPr>
            <w:t xml:space="preserve">loss</w:t>
          </w:r>
        </w:ins>
      </w:hyperlink>
      <w:ins w:id="1745" w:author="PR Preview" w:date="2026-01-01T00:00:00Z">
        <w:r>
          <w:t xml:space="preserve">.</w:t>
        </w:r>
      </w:ins>
    </w:p>
    <w:bookmarkEnd w:id="212"/>
    <w:bookmarkStart w:id="214" w:name="exm-error-rate"/>
    <w:p>
      <w:pPr>
        <w:pStyle w:val="BodyText"/>
      </w:pPr>
      <w:ins w:id="1746" w:author="PR Preview" w:date="2026-01-01T00:00:00Z">
        <w:r>
          <w:rPr>
            <w:b/>
            <w:bCs/>
          </w:rPr>
          <w:t xml:space="preserve">Example 29 (Test error rate of a low-birth-weight classifier)</w:t>
        </w:r>
      </w:ins>
      <w:ins w:id="1747" w:author="PR Preview" w:date="2026-01-01T00:00:00Z">
        <w:r>
          <w:t xml:space="preserve"> </w:t>
        </w:r>
      </w:ins>
      <w:ins w:id="1748" w:author="PR Preview" w:date="2026-01-01T00:00:00Z">
        <w:r>
          <w:t xml:space="preserve">The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rPr>
            <w:rStyle w:val="VerbatimChar"/>
          </w:rPr>
          <w:t xml:space="preserve">birthwt</w:t>
        </w:r>
      </w:ins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data hold births at Baystate Medical Center in Springfield, Massachusetts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[10]</w:t>
        </w:r>
      </w:ins>
      <w:ins w:id="1755" w:author="PR Preview" w:date="2026-01-01T00:00:00Z">
        <w:r>
          <w:t xml:space="preserve">,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as distributed in R’s</w:t>
        </w:r>
      </w:ins>
      <w:ins w:id="1758" w:author="PR Preview" w:date="2026-01-01T00:00:00Z">
        <w:r>
          <w:t xml:space="preserve"> </w:t>
        </w:r>
      </w:ins>
      <w:ins w:id="1759" w:author="PR Preview" w:date="2026-01-01T00:00:00Z">
        <w:r>
          <w:rPr>
            <w:rStyle w:val="VerbatimChar"/>
          </w:rPr>
          <w:t xml:space="preserve">MASS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package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[11]</w:t>
        </w:r>
      </w:ins>
      <w:ins w:id="1764" w:author="PR Preview" w:date="2026-01-01T00:00:00Z">
        <w:r>
          <w:t xml:space="preserve">.</w:t>
        </w:r>
      </w:ins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The outcome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rPr>
            <w:rStyle w:val="VerbatimChar"/>
          </w:rPr>
          <w:t xml:space="preserve">low</w:t>
        </w:r>
      </w:ins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is 1 for a birth weight under 2.5 kg and 0 otherwise.</w:t>
        </w:r>
      </w:ins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We fit a</w:t>
        </w:r>
      </w:ins>
      <w:ins w:id="1773" w:author="PR Preview" w:date="2026-01-01T00:00:00Z">
        <w:r>
          <w:t xml:space="preserve"> </w:t>
        </w:r>
      </w:ins>
      <w:hyperlink r:id="rId213">
        <w:ins w:id="1774" w:author="PR Preview" w:date="2026-01-01T00:00:00Z">
          <w:r>
            <w:rPr>
              <w:rStyle w:val="Hyperlink"/>
            </w:rPr>
            <w:t xml:space="preserve">logistic regression</w:t>
          </w:r>
        </w:ins>
      </w:hyperlink>
      <w:ins w:id="1775" w:author="PR Preview" w:date="2026-01-01T00:00:00Z">
        <w:r>
          <w:t xml:space="preserve"> </w:t>
        </w:r>
      </w:ins>
      <w:ins w:id="1776" w:author="PR Preview" w:date="2026-01-01T00:00:00Z">
        <w:r>
          <w:t xml:space="preserve">of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rPr>
            <w:rStyle w:val="VerbatimChar"/>
          </w:rPr>
          <w:t xml:space="preserve">low</w:t>
        </w:r>
      </w:ins>
      <w:ins w:id="1779" w:author="PR Preview" w:date="2026-01-01T00:00:00Z">
        <w:r>
          <w:t xml:space="preserve"> </w:t>
        </w:r>
      </w:ins>
      <w:ins w:id="1780" w:author="PR Preview" w:date="2026-01-01T00:00:00Z">
        <w:r>
          <w:t xml:space="preserve">on the mother’s age, weight at her last menstrual period, smoking status,</w:t>
        </w:r>
      </w:ins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history of hypertension, and presence of uterine irritability.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The</w:t>
        </w:r>
      </w:ins>
      <w:ins w:id="1785" w:author="PR Preview" w:date="2026-01-01T00:00:00Z">
        <w:r>
          <w:t xml:space="preserve"> </w:t>
        </w:r>
      </w:ins>
      <w:hyperlink w:anchor="def-fitted-model">
        <w:ins w:id="1786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787" w:author="PR Preview" w:date="2026-01-01T00:00:00Z">
        <w:r>
          <w:t xml:space="preserve"> </w:t>
        </w:r>
      </w:ins>
      <w:hyperlink r:id="rId18">
        <w:ins w:id="1788" w:author="PR Preview" w:date="2026-01-01T00:00:00Z">
          <w:r>
            <w:rPr>
              <w:rStyle w:val="Hyperlink"/>
            </w:rPr>
            <w:t xml:space="preserve">predicts</w:t>
          </w:r>
        </w:ins>
      </w:hyperlink>
      <w:ins w:id="1789" w:author="PR Preview" w:date="2026-01-01T00:00:00Z">
        <w:r>
          <w:t xml:space="preserve"> </w:t>
        </w:r>
      </w:ins>
      <w:ins w:id="1790" w:author="PR Preview" w:date="2026-01-01T00:00:00Z">
        <w:r>
          <w:rPr>
            <w:rStyle w:val="VerbatimChar"/>
          </w:rPr>
          <w:t xml:space="preserve">low = 1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when its fitted</w:t>
        </w:r>
      </w:ins>
      <w:ins w:id="1793" w:author="PR Preview" w:date="2026-01-01T00:00:00Z">
        <w:r>
          <w:t xml:space="preserve"> </w:t>
        </w:r>
      </w:ins>
      <w:hyperlink r:id="rId66">
        <w:ins w:id="1794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exceeds 0.5.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We use every third row as the</w:t>
        </w:r>
      </w:ins>
      <w:ins w:id="1799" w:author="PR Preview" w:date="2026-01-01T00:00:00Z">
        <w:r>
          <w:t xml:space="preserve"> </w:t>
        </w:r>
      </w:ins>
      <w:hyperlink w:anchor="def-test-set">
        <w:ins w:id="1800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801" w:author="PR Preview" w:date="2026-01-01T00:00:00Z">
        <w:r>
          <w:t xml:space="preserve"> </w:t>
        </w:r>
      </w:ins>
      <w:ins w:id="1802" w:author="PR Preview" w:date="2026-01-01T00:00:00Z">
        <w:r>
          <w:t xml:space="preserve">and fit on the remaining rows, the</w:t>
        </w:r>
      </w:ins>
      <w:ins w:id="1803" w:author="PR Preview" w:date="2026-01-01T00:00:00Z">
        <w:r>
          <w:t xml:space="preserve"> </w:t>
        </w:r>
      </w:ins>
      <w:hyperlink w:anchor="def-training-set">
        <w:ins w:id="1804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805" w:author="PR Preview" w:date="2026-01-01T00:00:00Z">
        <w:r>
          <w:t xml:space="preserve">.</w:t>
        </w:r>
      </w:ins>
    </w:p>
    <w:p>
      <w:pPr>
        <w:pStyle w:val="Heading4"/>
      </w:pPr>
      <w:ins w:id="1806" w:author="PR Preview" w:date="2026-01-01T00:00:00Z">
        <w:r>
          <w:t xml:space="preserve">R</w:t>
        </w:r>
      </w:ins>
    </w:p>
    <w:p>
      <w:pPr>
        <w:pStyle w:val="SourceCode"/>
      </w:pPr>
      <w:ins w:id="1807" w:author="PR Preview" w:date="2026-01-01T00:00:00Z">
        <w:r>
          <w:rPr>
            <w:rStyle w:val="NormalTok"/>
          </w:rPr>
          <w:t xml:space="preserve">birthwt </w:t>
        </w:r>
      </w:ins>
      <w:ins w:id="1808" w:author="PR Preview" w:date="2026-01-01T00:00:00Z">
        <w:r>
          <w:rPr>
            <w:rStyle w:val="OtherTok"/>
          </w:rPr>
          <w:t xml:space="preserve">&lt;-</w:t>
        </w:r>
      </w:ins>
      <w:ins w:id="1809" w:author="PR Preview" w:date="2026-01-01T00:00:00Z">
        <w:r>
          <w:rPr>
            <w:rStyle w:val="NormalTok"/>
          </w:rPr>
          <w:t xml:space="preserve"> </w:t>
        </w:r>
      </w:ins>
      <w:ins w:id="1810" w:author="PR Preview" w:date="2026-01-01T00:00:00Z">
        <w:r>
          <w:rPr>
            <w:rStyle w:val="FunctionTok"/>
          </w:rPr>
          <w:t xml:space="preserve">read.csv</w:t>
        </w:r>
      </w:ins>
      <w:ins w:id="1811" w:author="PR Preview" w:date="2026-01-01T00:00:00Z">
        <w:r>
          <w:rPr>
            <w:rStyle w:val="NormalTok"/>
          </w:rPr>
          <w:t xml:space="preserve">(</w:t>
        </w:r>
      </w:ins>
      <w:ins w:id="1812" w:author="PR Preview" w:date="2026-01-01T00:00:00Z">
        <w:r>
          <w:rPr>
            <w:rStyle w:val="StringTok"/>
          </w:rPr>
          <w:t xml:space="preserve">"data/birthwt.csv"</w:t>
        </w:r>
      </w:ins>
      <w:ins w:id="1813" w:author="PR Preview" w:date="2026-01-01T00:00:00Z">
        <w:r>
          <w:rPr>
            <w:rStyle w:val="NormalTok"/>
          </w:rPr>
          <w:t xml:space="preserve">)</w:t>
        </w:r>
      </w:ins>
      <w:ins w:id="1814" w:author="PR Preview" w:date="2026-01-01T00:00:00Z">
        <w:r>
          <w:br/>
        </w:r>
      </w:ins>
      <w:ins w:id="1815" w:author="PR Preview" w:date="2026-01-01T00:00:00Z">
        <w:r>
          <w:rPr>
            <w:rStyle w:val="NormalTok"/>
          </w:rPr>
          <w:t xml:space="preserve">is_test </w:t>
        </w:r>
      </w:ins>
      <w:ins w:id="1816" w:author="PR Preview" w:date="2026-01-01T00:00:00Z">
        <w:r>
          <w:rPr>
            <w:rStyle w:val="OtherTok"/>
          </w:rPr>
          <w:t xml:space="preserve">&lt;-</w:t>
        </w:r>
      </w:ins>
      <w:ins w:id="1817" w:author="PR Preview" w:date="2026-01-01T00:00:00Z">
        <w:r>
          <w:rPr>
            <w:rStyle w:val="NormalTok"/>
          </w:rPr>
          <w:t xml:space="preserve"> </w:t>
        </w:r>
      </w:ins>
      <w:ins w:id="1818" w:author="PR Preview" w:date="2026-01-01T00:00:00Z">
        <w:r>
          <w:rPr>
            <w:rStyle w:val="FunctionTok"/>
          </w:rPr>
          <w:t xml:space="preserve">seq_len</w:t>
        </w:r>
      </w:ins>
      <w:ins w:id="1819" w:author="PR Preview" w:date="2026-01-01T00:00:00Z">
        <w:r>
          <w:rPr>
            <w:rStyle w:val="NormalTok"/>
          </w:rPr>
          <w:t xml:space="preserve">(</w:t>
        </w:r>
      </w:ins>
      <w:ins w:id="1820" w:author="PR Preview" w:date="2026-01-01T00:00:00Z">
        <w:r>
          <w:rPr>
            <w:rStyle w:val="FunctionTok"/>
          </w:rPr>
          <w:t xml:space="preserve">nrow</w:t>
        </w:r>
      </w:ins>
      <w:ins w:id="1821" w:author="PR Preview" w:date="2026-01-01T00:00:00Z">
        <w:r>
          <w:rPr>
            <w:rStyle w:val="NormalTok"/>
          </w:rPr>
          <w:t xml:space="preserve">(birthwt)) </w:t>
        </w:r>
      </w:ins>
      <w:ins w:id="1822" w:author="PR Preview" w:date="2026-01-01T00:00:00Z">
        <w:r>
          <w:rPr>
            <w:rStyle w:val="SpecialCharTok"/>
          </w:rPr>
          <w:t xml:space="preserve">%%</w:t>
        </w:r>
      </w:ins>
      <w:ins w:id="1823" w:author="PR Preview" w:date="2026-01-01T00:00:00Z">
        <w:r>
          <w:rPr>
            <w:rStyle w:val="NormalTok"/>
          </w:rPr>
          <w:t xml:space="preserve"> </w:t>
        </w:r>
      </w:ins>
      <w:ins w:id="1824" w:author="PR Preview" w:date="2026-01-01T00:00:00Z">
        <w:r>
          <w:rPr>
            <w:rStyle w:val="DecValTok"/>
          </w:rPr>
          <w:t xml:space="preserve">3</w:t>
        </w:r>
      </w:ins>
      <w:ins w:id="1825" w:author="PR Preview" w:date="2026-01-01T00:00:00Z">
        <w:r>
          <w:rPr>
            <w:rStyle w:val="NormalTok"/>
          </w:rPr>
          <w:t xml:space="preserve"> </w:t>
        </w:r>
      </w:ins>
      <w:ins w:id="1826" w:author="PR Preview" w:date="2026-01-01T00:00:00Z">
        <w:r>
          <w:rPr>
            <w:rStyle w:val="SpecialCharTok"/>
          </w:rPr>
          <w:t xml:space="preserve">==</w:t>
        </w:r>
      </w:ins>
      <w:ins w:id="1827" w:author="PR Preview" w:date="2026-01-01T00:00:00Z">
        <w:r>
          <w:rPr>
            <w:rStyle w:val="NormalTok"/>
          </w:rPr>
          <w:t xml:space="preserve"> </w:t>
        </w:r>
      </w:ins>
      <w:ins w:id="1828" w:author="PR Preview" w:date="2026-01-01T00:00:00Z">
        <w:r>
          <w:rPr>
            <w:rStyle w:val="DecValTok"/>
          </w:rPr>
          <w:t xml:space="preserve">0</w:t>
        </w:r>
      </w:ins>
      <w:ins w:id="1829" w:author="PR Preview" w:date="2026-01-01T00:00:00Z">
        <w:r>
          <w:br/>
        </w:r>
      </w:ins>
      <w:ins w:id="1830" w:author="PR Preview" w:date="2026-01-01T00:00:00Z">
        <w:r>
          <w:br/>
        </w:r>
      </w:ins>
      <w:ins w:id="1831" w:author="PR Preview" w:date="2026-01-01T00:00:00Z">
        <w:r>
          <w:rPr>
            <w:rStyle w:val="NormalTok"/>
          </w:rPr>
          <w:t xml:space="preserve">fit_low </w:t>
        </w:r>
      </w:ins>
      <w:ins w:id="1832" w:author="PR Preview" w:date="2026-01-01T00:00:00Z">
        <w:r>
          <w:rPr>
            <w:rStyle w:val="OtherTok"/>
          </w:rPr>
          <w:t xml:space="preserve">&lt;-</w:t>
        </w:r>
      </w:ins>
      <w:ins w:id="1833" w:author="PR Preview" w:date="2026-01-01T00:00:00Z">
        <w:r>
          <w:rPr>
            <w:rStyle w:val="NormalTok"/>
          </w:rPr>
          <w:t xml:space="preserve"> </w:t>
        </w:r>
      </w:ins>
      <w:ins w:id="1834" w:author="PR Preview" w:date="2026-01-01T00:00:00Z">
        <w:r>
          <w:rPr>
            <w:rStyle w:val="FunctionTok"/>
          </w:rPr>
          <w:t xml:space="preserve">glm</w:t>
        </w:r>
      </w:ins>
      <w:ins w:id="1835" w:author="PR Preview" w:date="2026-01-01T00:00:00Z">
        <w:r>
          <w:rPr>
            <w:rStyle w:val="NormalTok"/>
          </w:rPr>
          <w:t xml:space="preserve">(</w:t>
        </w:r>
      </w:ins>
      <w:ins w:id="1836" w:author="PR Preview" w:date="2026-01-01T00:00:00Z">
        <w:r>
          <w:br/>
        </w:r>
      </w:ins>
      <w:ins w:id="1837" w:author="PR Preview" w:date="2026-01-01T00:00:00Z">
        <w:r>
          <w:rPr>
            <w:rStyle w:val="NormalTok"/>
          </w:rPr>
          <w:t xml:space="preserve">  low </w:t>
        </w:r>
      </w:ins>
      <w:ins w:id="1838" w:author="PR Preview" w:date="2026-01-01T00:00:00Z">
        <w:r>
          <w:rPr>
            <w:rStyle w:val="SpecialCharTok"/>
          </w:rPr>
          <w:t xml:space="preserve">~</w:t>
        </w:r>
      </w:ins>
      <w:ins w:id="1839" w:author="PR Preview" w:date="2026-01-01T00:00:00Z">
        <w:r>
          <w:rPr>
            <w:rStyle w:val="NormalTok"/>
          </w:rPr>
          <w:t xml:space="preserve"> age </w:t>
        </w:r>
      </w:ins>
      <w:ins w:id="1840" w:author="PR Preview" w:date="2026-01-01T00:00:00Z">
        <w:r>
          <w:rPr>
            <w:rStyle w:val="SpecialCharTok"/>
          </w:rPr>
          <w:t xml:space="preserve">+</w:t>
        </w:r>
      </w:ins>
      <w:ins w:id="1841" w:author="PR Preview" w:date="2026-01-01T00:00:00Z">
        <w:r>
          <w:rPr>
            <w:rStyle w:val="NormalTok"/>
          </w:rPr>
          <w:t xml:space="preserve"> lwt </w:t>
        </w:r>
      </w:ins>
      <w:ins w:id="1842" w:author="PR Preview" w:date="2026-01-01T00:00:00Z">
        <w:r>
          <w:rPr>
            <w:rStyle w:val="SpecialCharTok"/>
          </w:rPr>
          <w:t xml:space="preserve">+</w:t>
        </w:r>
      </w:ins>
      <w:ins w:id="1843" w:author="PR Preview" w:date="2026-01-01T00:00:00Z">
        <w:r>
          <w:rPr>
            <w:rStyle w:val="NormalTok"/>
          </w:rPr>
          <w:t xml:space="preserve"> smoke </w:t>
        </w:r>
      </w:ins>
      <w:ins w:id="1844" w:author="PR Preview" w:date="2026-01-01T00:00:00Z">
        <w:r>
          <w:rPr>
            <w:rStyle w:val="SpecialCharTok"/>
          </w:rPr>
          <w:t xml:space="preserve">+</w:t>
        </w:r>
      </w:ins>
      <w:ins w:id="1845" w:author="PR Preview" w:date="2026-01-01T00:00:00Z">
        <w:r>
          <w:rPr>
            <w:rStyle w:val="NormalTok"/>
          </w:rPr>
          <w:t xml:space="preserve"> ht </w:t>
        </w:r>
      </w:ins>
      <w:ins w:id="1846" w:author="PR Preview" w:date="2026-01-01T00:00:00Z">
        <w:r>
          <w:rPr>
            <w:rStyle w:val="SpecialCharTok"/>
          </w:rPr>
          <w:t xml:space="preserve">+</w:t>
        </w:r>
      </w:ins>
      <w:ins w:id="1847" w:author="PR Preview" w:date="2026-01-01T00:00:00Z">
        <w:r>
          <w:rPr>
            <w:rStyle w:val="NormalTok"/>
          </w:rPr>
          <w:t xml:space="preserve"> ui,</w:t>
        </w:r>
      </w:ins>
      <w:ins w:id="1848" w:author="PR Preview" w:date="2026-01-01T00:00:00Z">
        <w:r>
          <w:br/>
        </w:r>
      </w:ins>
      <w:ins w:id="1849" w:author="PR Preview" w:date="2026-01-01T00:00:00Z">
        <w:r>
          <w:rPr>
            <w:rStyle w:val="NormalTok"/>
          </w:rPr>
          <w:t xml:space="preserve">  </w:t>
        </w:r>
      </w:ins>
      <w:ins w:id="1850" w:author="PR Preview" w:date="2026-01-01T00:00:00Z">
        <w:r>
          <w:rPr>
            <w:rStyle w:val="AttributeTok"/>
          </w:rPr>
          <w:t xml:space="preserve">family =</w:t>
        </w:r>
      </w:ins>
      <w:ins w:id="1851" w:author="PR Preview" w:date="2026-01-01T00:00:00Z">
        <w:r>
          <w:rPr>
            <w:rStyle w:val="NormalTok"/>
          </w:rPr>
          <w:t xml:space="preserve"> binomial,</w:t>
        </w:r>
      </w:ins>
      <w:ins w:id="1852" w:author="PR Preview" w:date="2026-01-01T00:00:00Z">
        <w:r>
          <w:br/>
        </w:r>
      </w:ins>
      <w:ins w:id="1853" w:author="PR Preview" w:date="2026-01-01T00:00:00Z">
        <w:r>
          <w:rPr>
            <w:rStyle w:val="NormalTok"/>
          </w:rPr>
          <w:t xml:space="preserve">  </w:t>
        </w:r>
      </w:ins>
      <w:ins w:id="1854" w:author="PR Preview" w:date="2026-01-01T00:00:00Z">
        <w:r>
          <w:rPr>
            <w:rStyle w:val="AttributeTok"/>
          </w:rPr>
          <w:t xml:space="preserve">data =</w:t>
        </w:r>
      </w:ins>
      <w:ins w:id="1855" w:author="PR Preview" w:date="2026-01-01T00:00:00Z">
        <w:r>
          <w:rPr>
            <w:rStyle w:val="NormalTok"/>
          </w:rPr>
          <w:t xml:space="preserve"> birthwt[</w:t>
        </w:r>
      </w:ins>
      <w:ins w:id="1856" w:author="PR Preview" w:date="2026-01-01T00:00:00Z">
        <w:r>
          <w:rPr>
            <w:rStyle w:val="SpecialCharTok"/>
          </w:rPr>
          <w:t xml:space="preserve">!</w:t>
        </w:r>
      </w:ins>
      <w:ins w:id="1857" w:author="PR Preview" w:date="2026-01-01T00:00:00Z">
        <w:r>
          <w:rPr>
            <w:rStyle w:val="NormalTok"/>
          </w:rPr>
          <w:t xml:space="preserve">is_test, ]</w:t>
        </w:r>
      </w:ins>
      <w:ins w:id="1858" w:author="PR Preview" w:date="2026-01-01T00:00:00Z">
        <w:r>
          <w:br/>
        </w:r>
      </w:ins>
      <w:ins w:id="1859" w:author="PR Preview" w:date="2026-01-01T00:00:00Z">
        <w:r>
          <w:rPr>
            <w:rStyle w:val="NormalTok"/>
          </w:rPr>
          <w:t xml:space="preserve">)</w:t>
        </w:r>
      </w:ins>
      <w:ins w:id="1860" w:author="PR Preview" w:date="2026-01-01T00:00:00Z">
        <w:r>
          <w:br/>
        </w:r>
      </w:ins>
      <w:ins w:id="1861" w:author="PR Preview" w:date="2026-01-01T00:00:00Z">
        <w:r>
          <w:br/>
        </w:r>
      </w:ins>
      <w:ins w:id="1862" w:author="PR Preview" w:date="2026-01-01T00:00:00Z">
        <w:r>
          <w:rPr>
            <w:rStyle w:val="NormalTok"/>
          </w:rPr>
          <w:t xml:space="preserve">predicted_low </w:t>
        </w:r>
      </w:ins>
      <w:ins w:id="1863" w:author="PR Preview" w:date="2026-01-01T00:00:00Z">
        <w:r>
          <w:rPr>
            <w:rStyle w:val="OtherTok"/>
          </w:rPr>
          <w:t xml:space="preserve">&lt;-</w:t>
        </w:r>
      </w:ins>
      <w:ins w:id="1864" w:author="PR Preview" w:date="2026-01-01T00:00:00Z">
        <w:r>
          <w:rPr>
            <w:rStyle w:val="NormalTok"/>
          </w:rPr>
          <w:t xml:space="preserve"> </w:t>
        </w:r>
      </w:ins>
      <w:ins w:id="1865" w:author="PR Preview" w:date="2026-01-01T00:00:00Z">
        <w:r>
          <w:rPr>
            <w:rStyle w:val="ControlFlowTok"/>
          </w:rPr>
          <w:t xml:space="preserve">function</w:t>
        </w:r>
      </w:ins>
      <w:ins w:id="1866" w:author="PR Preview" w:date="2026-01-01T00:00:00Z">
        <w:r>
          <w:rPr>
            <w:rStyle w:val="NormalTok"/>
          </w:rPr>
          <w:t xml:space="preserve">(data) {</w:t>
        </w:r>
      </w:ins>
      <w:ins w:id="1867" w:author="PR Preview" w:date="2026-01-01T00:00:00Z">
        <w:r>
          <w:br/>
        </w:r>
      </w:ins>
      <w:ins w:id="1868" w:author="PR Preview" w:date="2026-01-01T00:00:00Z">
        <w:r>
          <w:rPr>
            <w:rStyle w:val="NormalTok"/>
          </w:rPr>
          <w:t xml:space="preserve">  </w:t>
        </w:r>
      </w:ins>
      <w:ins w:id="1869" w:author="PR Preview" w:date="2026-01-01T00:00:00Z">
        <w:r>
          <w:rPr>
            <w:rStyle w:val="FunctionTok"/>
          </w:rPr>
          <w:t xml:space="preserve">as.integer</w:t>
        </w:r>
      </w:ins>
      <w:ins w:id="1870" w:author="PR Preview" w:date="2026-01-01T00:00:00Z">
        <w:r>
          <w:rPr>
            <w:rStyle w:val="NormalTok"/>
          </w:rPr>
          <w:t xml:space="preserve">(</w:t>
        </w:r>
      </w:ins>
      <w:ins w:id="1871" w:author="PR Preview" w:date="2026-01-01T00:00:00Z">
        <w:r>
          <w:rPr>
            <w:rStyle w:val="FunctionTok"/>
          </w:rPr>
          <w:t xml:space="preserve">predict</w:t>
        </w:r>
      </w:ins>
      <w:ins w:id="1872" w:author="PR Preview" w:date="2026-01-01T00:00:00Z">
        <w:r>
          <w:rPr>
            <w:rStyle w:val="NormalTok"/>
          </w:rPr>
          <w:t xml:space="preserve">(fit_low, </w:t>
        </w:r>
      </w:ins>
      <w:ins w:id="1873" w:author="PR Preview" w:date="2026-01-01T00:00:00Z">
        <w:r>
          <w:rPr>
            <w:rStyle w:val="AttributeTok"/>
          </w:rPr>
          <w:t xml:space="preserve">newdata =</w:t>
        </w:r>
      </w:ins>
      <w:ins w:id="1874" w:author="PR Preview" w:date="2026-01-01T00:00:00Z">
        <w:r>
          <w:rPr>
            <w:rStyle w:val="NormalTok"/>
          </w:rPr>
          <w:t xml:space="preserve"> data, </w:t>
        </w:r>
      </w:ins>
      <w:ins w:id="1875" w:author="PR Preview" w:date="2026-01-01T00:00:00Z">
        <w:r>
          <w:rPr>
            <w:rStyle w:val="AttributeTok"/>
          </w:rPr>
          <w:t xml:space="preserve">type =</w:t>
        </w:r>
      </w:ins>
      <w:ins w:id="1876" w:author="PR Preview" w:date="2026-01-01T00:00:00Z">
        <w:r>
          <w:rPr>
            <w:rStyle w:val="NormalTok"/>
          </w:rPr>
          <w:t xml:space="preserve"> </w:t>
        </w:r>
      </w:ins>
      <w:ins w:id="1877" w:author="PR Preview" w:date="2026-01-01T00:00:00Z">
        <w:r>
          <w:rPr>
            <w:rStyle w:val="StringTok"/>
          </w:rPr>
          <w:t xml:space="preserve">"response"</w:t>
        </w:r>
      </w:ins>
      <w:ins w:id="1878" w:author="PR Preview" w:date="2026-01-01T00:00:00Z">
        <w:r>
          <w:rPr>
            <w:rStyle w:val="NormalTok"/>
          </w:rPr>
          <w:t xml:space="preserve">) </w:t>
        </w:r>
      </w:ins>
      <w:ins w:id="1879" w:author="PR Preview" w:date="2026-01-01T00:00:00Z">
        <w:r>
          <w:rPr>
            <w:rStyle w:val="SpecialCharTok"/>
          </w:rPr>
          <w:t xml:space="preserve">&gt;</w:t>
        </w:r>
      </w:ins>
      <w:ins w:id="1880" w:author="PR Preview" w:date="2026-01-01T00:00:00Z">
        <w:r>
          <w:rPr>
            <w:rStyle w:val="NormalTok"/>
          </w:rPr>
          <w:t xml:space="preserve"> </w:t>
        </w:r>
      </w:ins>
      <w:ins w:id="1881" w:author="PR Preview" w:date="2026-01-01T00:00:00Z">
        <w:r>
          <w:rPr>
            <w:rStyle w:val="FloatTok"/>
          </w:rPr>
          <w:t xml:space="preserve">0.5</w:t>
        </w:r>
      </w:ins>
      <w:ins w:id="1882" w:author="PR Preview" w:date="2026-01-01T00:00:00Z">
        <w:r>
          <w:rPr>
            <w:rStyle w:val="NormalTok"/>
          </w:rPr>
          <w:t xml:space="preserve">)</w:t>
        </w:r>
      </w:ins>
      <w:ins w:id="1883" w:author="PR Preview" w:date="2026-01-01T00:00:00Z">
        <w:r>
          <w:br/>
        </w:r>
      </w:ins>
      <w:ins w:id="1884" w:author="PR Preview" w:date="2026-01-01T00:00:00Z">
        <w:r>
          <w:rPr>
            <w:rStyle w:val="NormalTok"/>
          </w:rPr>
          <w:t xml:space="preserve">}</w:t>
        </w:r>
      </w:ins>
      <w:ins w:id="1885" w:author="PR Preview" w:date="2026-01-01T00:00:00Z">
        <w:r>
          <w:br/>
        </w:r>
      </w:ins>
      <w:ins w:id="1886" w:author="PR Preview" w:date="2026-01-01T00:00:00Z">
        <w:r>
          <w:br/>
        </w:r>
      </w:ins>
      <w:ins w:id="1887" w:author="PR Preview" w:date="2026-01-01T00:00:00Z">
        <w:r>
          <w:rPr>
            <w:rStyle w:val="NormalTok"/>
          </w:rPr>
          <w:t xml:space="preserve">error_rates </w:t>
        </w:r>
      </w:ins>
      <w:ins w:id="1888" w:author="PR Preview" w:date="2026-01-01T00:00:00Z">
        <w:r>
          <w:rPr>
            <w:rStyle w:val="OtherTok"/>
          </w:rPr>
          <w:t xml:space="preserve">&lt;-</w:t>
        </w:r>
      </w:ins>
      <w:ins w:id="1889" w:author="PR Preview" w:date="2026-01-01T00:00:00Z">
        <w:r>
          <w:rPr>
            <w:rStyle w:val="NormalTok"/>
          </w:rPr>
          <w:t xml:space="preserve"> </w:t>
        </w:r>
      </w:ins>
      <w:ins w:id="1890" w:author="PR Preview" w:date="2026-01-01T00:00:00Z">
        <w:r>
          <w:rPr>
            <w:rStyle w:val="FunctionTok"/>
          </w:rPr>
          <w:t xml:space="preserve">c</w:t>
        </w:r>
      </w:ins>
      <w:ins w:id="1891" w:author="PR Preview" w:date="2026-01-01T00:00:00Z">
        <w:r>
          <w:rPr>
            <w:rStyle w:val="NormalTok"/>
          </w:rPr>
          <w:t xml:space="preserve">(</w:t>
        </w:r>
      </w:ins>
      <w:ins w:id="1892" w:author="PR Preview" w:date="2026-01-01T00:00:00Z">
        <w:r>
          <w:br/>
        </w:r>
      </w:ins>
      <w:ins w:id="1893" w:author="PR Preview" w:date="2026-01-01T00:00:00Z">
        <w:r>
          <w:rPr>
            <w:rStyle w:val="NormalTok"/>
          </w:rPr>
          <w:t xml:space="preserve">  </w:t>
        </w:r>
      </w:ins>
      <w:ins w:id="1894" w:author="PR Preview" w:date="2026-01-01T00:00:00Z">
        <w:r>
          <w:rPr>
            <w:rStyle w:val="AttributeTok"/>
          </w:rPr>
          <w:t xml:space="preserve">training =</w:t>
        </w:r>
      </w:ins>
      <w:ins w:id="1895" w:author="PR Preview" w:date="2026-01-01T00:00:00Z">
        <w:r>
          <w:rPr>
            <w:rStyle w:val="NormalTok"/>
          </w:rPr>
          <w:t xml:space="preserve"> </w:t>
        </w:r>
      </w:ins>
      <w:ins w:id="1896" w:author="PR Preview" w:date="2026-01-01T00:00:00Z">
        <w:r>
          <w:rPr>
            <w:rStyle w:val="FunctionTok"/>
          </w:rPr>
          <w:t xml:space="preserve">mean</w:t>
        </w:r>
      </w:ins>
      <w:ins w:id="1897" w:author="PR Preview" w:date="2026-01-01T00:00:00Z">
        <w:r>
          <w:rPr>
            <w:rStyle w:val="NormalTok"/>
          </w:rPr>
          <w:t xml:space="preserve">(</w:t>
        </w:r>
      </w:ins>
      <w:ins w:id="1898" w:author="PR Preview" w:date="2026-01-01T00:00:00Z">
        <w:r>
          <w:rPr>
            <w:rStyle w:val="FunctionTok"/>
          </w:rPr>
          <w:t xml:space="preserve">predicted_low</w:t>
        </w:r>
      </w:ins>
      <w:ins w:id="1899" w:author="PR Preview" w:date="2026-01-01T00:00:00Z">
        <w:r>
          <w:rPr>
            <w:rStyle w:val="NormalTok"/>
          </w:rPr>
          <w:t xml:space="preserve">(birthwt[</w:t>
        </w:r>
      </w:ins>
      <w:ins w:id="1900" w:author="PR Preview" w:date="2026-01-01T00:00:00Z">
        <w:r>
          <w:rPr>
            <w:rStyle w:val="SpecialCharTok"/>
          </w:rPr>
          <w:t xml:space="preserve">!</w:t>
        </w:r>
      </w:ins>
      <w:ins w:id="1901" w:author="PR Preview" w:date="2026-01-01T00:00:00Z">
        <w:r>
          <w:rPr>
            <w:rStyle w:val="NormalTok"/>
          </w:rPr>
          <w:t xml:space="preserve">is_test, ]) </w:t>
        </w:r>
      </w:ins>
      <w:ins w:id="1902" w:author="PR Preview" w:date="2026-01-01T00:00:00Z">
        <w:r>
          <w:rPr>
            <w:rStyle w:val="SpecialCharTok"/>
          </w:rPr>
          <w:t xml:space="preserve">!=</w:t>
        </w:r>
      </w:ins>
      <w:ins w:id="1903" w:author="PR Preview" w:date="2026-01-01T00:00:00Z">
        <w:r>
          <w:rPr>
            <w:rStyle w:val="NormalTok"/>
          </w:rPr>
          <w:t xml:space="preserve"> birthwt</w:t>
        </w:r>
      </w:ins>
      <w:ins w:id="1904" w:author="PR Preview" w:date="2026-01-01T00:00:00Z">
        <w:r>
          <w:rPr>
            <w:rStyle w:val="SpecialCharTok"/>
          </w:rPr>
          <w:t xml:space="preserve">$</w:t>
        </w:r>
      </w:ins>
      <w:ins w:id="1905" w:author="PR Preview" w:date="2026-01-01T00:00:00Z">
        <w:r>
          <w:rPr>
            <w:rStyle w:val="NormalTok"/>
          </w:rPr>
          <w:t xml:space="preserve">low[</w:t>
        </w:r>
      </w:ins>
      <w:ins w:id="1906" w:author="PR Preview" w:date="2026-01-01T00:00:00Z">
        <w:r>
          <w:rPr>
            <w:rStyle w:val="SpecialCharTok"/>
          </w:rPr>
          <w:t xml:space="preserve">!</w:t>
        </w:r>
      </w:ins>
      <w:ins w:id="1907" w:author="PR Preview" w:date="2026-01-01T00:00:00Z">
        <w:r>
          <w:rPr>
            <w:rStyle w:val="NormalTok"/>
          </w:rPr>
          <w:t xml:space="preserve">is_test]),</w:t>
        </w:r>
      </w:ins>
      <w:ins w:id="1908" w:author="PR Preview" w:date="2026-01-01T00:00:00Z">
        <w:r>
          <w:br/>
        </w:r>
      </w:ins>
      <w:ins w:id="1909" w:author="PR Preview" w:date="2026-01-01T00:00:00Z">
        <w:r>
          <w:rPr>
            <w:rStyle w:val="NormalTok"/>
          </w:rPr>
          <w:t xml:space="preserve">  </w:t>
        </w:r>
      </w:ins>
      <w:ins w:id="1910" w:author="PR Preview" w:date="2026-01-01T00:00:00Z">
        <w:r>
          <w:rPr>
            <w:rStyle w:val="AttributeTok"/>
          </w:rPr>
          <w:t xml:space="preserve">test =</w:t>
        </w:r>
      </w:ins>
      <w:ins w:id="1911" w:author="PR Preview" w:date="2026-01-01T00:00:00Z">
        <w:r>
          <w:rPr>
            <w:rStyle w:val="NormalTok"/>
          </w:rPr>
          <w:t xml:space="preserve"> </w:t>
        </w:r>
      </w:ins>
      <w:ins w:id="1912" w:author="PR Preview" w:date="2026-01-01T00:00:00Z">
        <w:r>
          <w:rPr>
            <w:rStyle w:val="FunctionTok"/>
          </w:rPr>
          <w:t xml:space="preserve">mean</w:t>
        </w:r>
      </w:ins>
      <w:ins w:id="1913" w:author="PR Preview" w:date="2026-01-01T00:00:00Z">
        <w:r>
          <w:rPr>
            <w:rStyle w:val="NormalTok"/>
          </w:rPr>
          <w:t xml:space="preserve">(</w:t>
        </w:r>
      </w:ins>
      <w:ins w:id="1914" w:author="PR Preview" w:date="2026-01-01T00:00:00Z">
        <w:r>
          <w:rPr>
            <w:rStyle w:val="FunctionTok"/>
          </w:rPr>
          <w:t xml:space="preserve">predicted_low</w:t>
        </w:r>
      </w:ins>
      <w:ins w:id="1915" w:author="PR Preview" w:date="2026-01-01T00:00:00Z">
        <w:r>
          <w:rPr>
            <w:rStyle w:val="NormalTok"/>
          </w:rPr>
          <w:t xml:space="preserve">(birthwt[is_test, ]) </w:t>
        </w:r>
      </w:ins>
      <w:ins w:id="1916" w:author="PR Preview" w:date="2026-01-01T00:00:00Z">
        <w:r>
          <w:rPr>
            <w:rStyle w:val="SpecialCharTok"/>
          </w:rPr>
          <w:t xml:space="preserve">!=</w:t>
        </w:r>
      </w:ins>
      <w:ins w:id="1917" w:author="PR Preview" w:date="2026-01-01T00:00:00Z">
        <w:r>
          <w:rPr>
            <w:rStyle w:val="NormalTok"/>
          </w:rPr>
          <w:t xml:space="preserve"> birthwt</w:t>
        </w:r>
      </w:ins>
      <w:ins w:id="1918" w:author="PR Preview" w:date="2026-01-01T00:00:00Z">
        <w:r>
          <w:rPr>
            <w:rStyle w:val="SpecialCharTok"/>
          </w:rPr>
          <w:t xml:space="preserve">$</w:t>
        </w:r>
      </w:ins>
      <w:ins w:id="1919" w:author="PR Preview" w:date="2026-01-01T00:00:00Z">
        <w:r>
          <w:rPr>
            <w:rStyle w:val="NormalTok"/>
          </w:rPr>
          <w:t xml:space="preserve">low[is_test])</w:t>
        </w:r>
      </w:ins>
      <w:ins w:id="1920" w:author="PR Preview" w:date="2026-01-01T00:00:00Z">
        <w:r>
          <w:br/>
        </w:r>
      </w:ins>
      <w:ins w:id="1921" w:author="PR Preview" w:date="2026-01-01T00:00:00Z">
        <w:r>
          <w:rPr>
            <w:rStyle w:val="NormalTok"/>
          </w:rPr>
          <w:t xml:space="preserve">)</w:t>
        </w:r>
      </w:ins>
      <w:ins w:id="1922" w:author="PR Preview" w:date="2026-01-01T00:00:00Z">
        <w:r>
          <w:br/>
        </w:r>
      </w:ins>
      <w:ins w:id="1923" w:author="PR Preview" w:date="2026-01-01T00:00:00Z">
        <w:r>
          <w:rPr>
            <w:rStyle w:val="NormalTok"/>
          </w:rPr>
          <w:t xml:space="preserve">error_rates</w:t>
        </w:r>
      </w:ins>
      <w:ins w:id="1924" w:author="PR Preview" w:date="2026-01-01T00:00:00Z">
        <w:r>
          <w:br/>
        </w:r>
      </w:ins>
      <w:ins w:id="1925" w:author="PR Preview" w:date="2026-01-01T00:00:00Z">
        <w:r>
          <w:rPr>
            <w:rStyle w:val="CommentTok"/>
          </w:rPr>
          <w:t xml:space="preserve">#&gt; training     test </w:t>
        </w:r>
      </w:ins>
      <w:ins w:id="1926" w:author="PR Preview" w:date="2026-01-01T00:00:00Z">
        <w:r>
          <w:br/>
        </w:r>
      </w:ins>
      <w:ins w:id="1927" w:author="PR Preview" w:date="2026-01-01T00:00:00Z">
        <w:r>
          <w:rPr>
            <w:rStyle w:val="CommentTok"/>
          </w:rPr>
          <w:t xml:space="preserve">#&gt; 0.261905 0.396825</w:t>
        </w:r>
      </w:ins>
    </w:p>
    <w:p>
      <w:pPr>
        <w:pStyle w:val="Heading4"/>
      </w:pPr>
      <w:ins w:id="1928" w:author="PR Preview" w:date="2026-01-01T00:00:00Z">
        <w:r>
          <w:t xml:space="preserve">Python</w:t>
        </w:r>
      </w:ins>
    </w:p>
    <w:p>
      <w:pPr>
        <w:pStyle w:val="SourceCode"/>
      </w:pPr>
      <w:ins w:id="1929" w:author="PR Preview" w:date="2026-01-01T00:00:00Z">
        <w:r>
          <w:rPr>
            <w:rStyle w:val="ImportTok"/>
          </w:rPr>
          <w:t xml:space="preserve">import</w:t>
        </w:r>
      </w:ins>
      <w:ins w:id="1930" w:author="PR Preview" w:date="2026-01-01T00:00:00Z">
        <w:r>
          <w:rPr>
            <w:rStyle w:val="NormalTok"/>
          </w:rPr>
          <w:t xml:space="preserve"> numpy </w:t>
        </w:r>
      </w:ins>
      <w:ins w:id="1931" w:author="PR Preview" w:date="2026-01-01T00:00:00Z">
        <w:r>
          <w:rPr>
            <w:rStyle w:val="ImportTok"/>
          </w:rPr>
          <w:t xml:space="preserve">as</w:t>
        </w:r>
      </w:ins>
      <w:ins w:id="1932" w:author="PR Preview" w:date="2026-01-01T00:00:00Z">
        <w:r>
          <w:rPr>
            <w:rStyle w:val="NormalTok"/>
          </w:rPr>
          <w:t xml:space="preserve"> np</w:t>
        </w:r>
      </w:ins>
      <w:ins w:id="1933" w:author="PR Preview" w:date="2026-01-01T00:00:00Z">
        <w:r>
          <w:br/>
        </w:r>
      </w:ins>
      <w:ins w:id="1934" w:author="PR Preview" w:date="2026-01-01T00:00:00Z">
        <w:r>
          <w:rPr>
            <w:rStyle w:val="ImportTok"/>
          </w:rPr>
          <w:t xml:space="preserve">import</w:t>
        </w:r>
      </w:ins>
      <w:ins w:id="1935" w:author="PR Preview" w:date="2026-01-01T00:00:00Z">
        <w:r>
          <w:rPr>
            <w:rStyle w:val="NormalTok"/>
          </w:rPr>
          <w:t xml:space="preserve"> pandas </w:t>
        </w:r>
      </w:ins>
      <w:ins w:id="1936" w:author="PR Preview" w:date="2026-01-01T00:00:00Z">
        <w:r>
          <w:rPr>
            <w:rStyle w:val="ImportTok"/>
          </w:rPr>
          <w:t xml:space="preserve">as</w:t>
        </w:r>
      </w:ins>
      <w:ins w:id="1937" w:author="PR Preview" w:date="2026-01-01T00:00:00Z">
        <w:r>
          <w:rPr>
            <w:rStyle w:val="NormalTok"/>
          </w:rPr>
          <w:t xml:space="preserve"> pd</w:t>
        </w:r>
      </w:ins>
      <w:ins w:id="1938" w:author="PR Preview" w:date="2026-01-01T00:00:00Z">
        <w:r>
          <w:br/>
        </w:r>
      </w:ins>
      <w:ins w:id="1939" w:author="PR Preview" w:date="2026-01-01T00:00:00Z">
        <w:r>
          <w:rPr>
            <w:rStyle w:val="ImportTok"/>
          </w:rPr>
          <w:t xml:space="preserve">import</w:t>
        </w:r>
      </w:ins>
      <w:ins w:id="1940" w:author="PR Preview" w:date="2026-01-01T00:00:00Z">
        <w:r>
          <w:rPr>
            <w:rStyle w:val="NormalTok"/>
          </w:rPr>
          <w:t xml:space="preserve"> statsmodels.formula.api </w:t>
        </w:r>
      </w:ins>
      <w:ins w:id="1941" w:author="PR Preview" w:date="2026-01-01T00:00:00Z">
        <w:r>
          <w:rPr>
            <w:rStyle w:val="ImportTok"/>
          </w:rPr>
          <w:t xml:space="preserve">as</w:t>
        </w:r>
      </w:ins>
      <w:ins w:id="1942" w:author="PR Preview" w:date="2026-01-01T00:00:00Z">
        <w:r>
          <w:rPr>
            <w:rStyle w:val="NormalTok"/>
          </w:rPr>
          <w:t xml:space="preserve"> smf</w:t>
        </w:r>
      </w:ins>
      <w:ins w:id="1943" w:author="PR Preview" w:date="2026-01-01T00:00:00Z">
        <w:r>
          <w:br/>
        </w:r>
      </w:ins>
      <w:ins w:id="1944" w:author="PR Preview" w:date="2026-01-01T00:00:00Z">
        <w:r>
          <w:br/>
        </w:r>
      </w:ins>
      <w:ins w:id="1945" w:author="PR Preview" w:date="2026-01-01T00:00:00Z">
        <w:r>
          <w:rPr>
            <w:rStyle w:val="NormalTok"/>
          </w:rPr>
          <w:t xml:space="preserve">birthwt </w:t>
        </w:r>
      </w:ins>
      <w:ins w:id="1946" w:author="PR Preview" w:date="2026-01-01T00:00:00Z">
        <w:r>
          <w:rPr>
            <w:rStyle w:val="OperatorTok"/>
          </w:rPr>
          <w:t xml:space="preserve">=</w:t>
        </w:r>
      </w:ins>
      <w:ins w:id="1947" w:author="PR Preview" w:date="2026-01-01T00:00:00Z">
        <w:r>
          <w:rPr>
            <w:rStyle w:val="NormalTok"/>
          </w:rPr>
          <w:t xml:space="preserve"> pd.read_csv(</w:t>
        </w:r>
      </w:ins>
      <w:ins w:id="1948" w:author="PR Preview" w:date="2026-01-01T00:00:00Z">
        <w:r>
          <w:rPr>
            <w:rStyle w:val="StringTok"/>
          </w:rPr>
          <w:t xml:space="preserve">"data/birthwt.csv"</w:t>
        </w:r>
      </w:ins>
      <w:ins w:id="1949" w:author="PR Preview" w:date="2026-01-01T00:00:00Z">
        <w:r>
          <w:rPr>
            <w:rStyle w:val="NormalTok"/>
          </w:rPr>
          <w:t xml:space="preserve">)</w:t>
        </w:r>
      </w:ins>
      <w:ins w:id="1950" w:author="PR Preview" w:date="2026-01-01T00:00:00Z">
        <w:r>
          <w:br/>
        </w:r>
      </w:ins>
      <w:ins w:id="1951" w:author="PR Preview" w:date="2026-01-01T00:00:00Z">
        <w:r>
          <w:rPr>
            <w:rStyle w:val="NormalTok"/>
          </w:rPr>
          <w:t xml:space="preserve">is_test </w:t>
        </w:r>
      </w:ins>
      <w:ins w:id="1952" w:author="PR Preview" w:date="2026-01-01T00:00:00Z">
        <w:r>
          <w:rPr>
            <w:rStyle w:val="OperatorTok"/>
          </w:rPr>
          <w:t xml:space="preserve">=</w:t>
        </w:r>
      </w:ins>
      <w:ins w:id="1953" w:author="PR Preview" w:date="2026-01-01T00:00:00Z">
        <w:r>
          <w:rPr>
            <w:rStyle w:val="NormalTok"/>
          </w:rPr>
          <w:t xml:space="preserve"> (np.arange(</w:t>
        </w:r>
      </w:ins>
      <w:ins w:id="1954" w:author="PR Preview" w:date="2026-01-01T00:00:00Z">
        <w:r>
          <w:rPr>
            <w:rStyle w:val="DecValTok"/>
          </w:rPr>
          <w:t xml:space="preserve">1</w:t>
        </w:r>
      </w:ins>
      <w:ins w:id="1955" w:author="PR Preview" w:date="2026-01-01T00:00:00Z">
        <w:r>
          <w:rPr>
            <w:rStyle w:val="NormalTok"/>
          </w:rPr>
          <w:t xml:space="preserve">, </w:t>
        </w:r>
      </w:ins>
      <w:ins w:id="1956" w:author="PR Preview" w:date="2026-01-01T00:00:00Z">
        <w:r>
          <w:rPr>
            <w:rStyle w:val="BuiltInTok"/>
          </w:rPr>
          <w:t xml:space="preserve">len</w:t>
        </w:r>
      </w:ins>
      <w:ins w:id="1957" w:author="PR Preview" w:date="2026-01-01T00:00:00Z">
        <w:r>
          <w:rPr>
            <w:rStyle w:val="NormalTok"/>
          </w:rPr>
          <w:t xml:space="preserve">(birthwt) </w:t>
        </w:r>
      </w:ins>
      <w:ins w:id="1958" w:author="PR Preview" w:date="2026-01-01T00:00:00Z">
        <w:r>
          <w:rPr>
            <w:rStyle w:val="OperatorTok"/>
          </w:rPr>
          <w:t xml:space="preserve">+</w:t>
        </w:r>
      </w:ins>
      <w:ins w:id="1959" w:author="PR Preview" w:date="2026-01-01T00:00:00Z">
        <w:r>
          <w:rPr>
            <w:rStyle w:val="NormalTok"/>
          </w:rPr>
          <w:t xml:space="preserve"> </w:t>
        </w:r>
      </w:ins>
      <w:ins w:id="1960" w:author="PR Preview" w:date="2026-01-01T00:00:00Z">
        <w:r>
          <w:rPr>
            <w:rStyle w:val="DecValTok"/>
          </w:rPr>
          <w:t xml:space="preserve">1</w:t>
        </w:r>
      </w:ins>
      <w:ins w:id="1961" w:author="PR Preview" w:date="2026-01-01T00:00:00Z">
        <w:r>
          <w:rPr>
            <w:rStyle w:val="NormalTok"/>
          </w:rPr>
          <w:t xml:space="preserve">) </w:t>
        </w:r>
      </w:ins>
      <w:ins w:id="1962" w:author="PR Preview" w:date="2026-01-01T00:00:00Z">
        <w:r>
          <w:rPr>
            <w:rStyle w:val="OperatorTok"/>
          </w:rPr>
          <w:t xml:space="preserve">%</w:t>
        </w:r>
      </w:ins>
      <w:ins w:id="1963" w:author="PR Preview" w:date="2026-01-01T00:00:00Z">
        <w:r>
          <w:rPr>
            <w:rStyle w:val="NormalTok"/>
          </w:rPr>
          <w:t xml:space="preserve"> </w:t>
        </w:r>
      </w:ins>
      <w:ins w:id="1964" w:author="PR Preview" w:date="2026-01-01T00:00:00Z">
        <w:r>
          <w:rPr>
            <w:rStyle w:val="DecValTok"/>
          </w:rPr>
          <w:t xml:space="preserve">3</w:t>
        </w:r>
      </w:ins>
      <w:ins w:id="1965" w:author="PR Preview" w:date="2026-01-01T00:00:00Z">
        <w:r>
          <w:rPr>
            <w:rStyle w:val="NormalTok"/>
          </w:rPr>
          <w:t xml:space="preserve"> </w:t>
        </w:r>
      </w:ins>
      <w:ins w:id="1966" w:author="PR Preview" w:date="2026-01-01T00:00:00Z">
        <w:r>
          <w:rPr>
            <w:rStyle w:val="OperatorTok"/>
          </w:rPr>
          <w:t xml:space="preserve">==</w:t>
        </w:r>
      </w:ins>
      <w:ins w:id="1967" w:author="PR Preview" w:date="2026-01-01T00:00:00Z">
        <w:r>
          <w:rPr>
            <w:rStyle w:val="NormalTok"/>
          </w:rPr>
          <w:t xml:space="preserve"> </w:t>
        </w:r>
      </w:ins>
      <w:ins w:id="1968" w:author="PR Preview" w:date="2026-01-01T00:00:00Z">
        <w:r>
          <w:rPr>
            <w:rStyle w:val="DecValTok"/>
          </w:rPr>
          <w:t xml:space="preserve">0</w:t>
        </w:r>
      </w:ins>
      <w:ins w:id="1969" w:author="PR Preview" w:date="2026-01-01T00:00:00Z">
        <w:r>
          <w:rPr>
            <w:rStyle w:val="NormalTok"/>
          </w:rPr>
          <w:t xml:space="preserve">)</w:t>
        </w:r>
      </w:ins>
      <w:ins w:id="1970" w:author="PR Preview" w:date="2026-01-01T00:00:00Z">
        <w:r>
          <w:br/>
        </w:r>
      </w:ins>
      <w:ins w:id="1971" w:author="PR Preview" w:date="2026-01-01T00:00:00Z">
        <w:r>
          <w:br/>
        </w:r>
      </w:ins>
      <w:ins w:id="1972" w:author="PR Preview" w:date="2026-01-01T00:00:00Z">
        <w:r>
          <w:rPr>
            <w:rStyle w:val="NormalTok"/>
          </w:rPr>
          <w:t xml:space="preserve">fit_low </w:t>
        </w:r>
      </w:ins>
      <w:ins w:id="1973" w:author="PR Preview" w:date="2026-01-01T00:00:00Z">
        <w:r>
          <w:rPr>
            <w:rStyle w:val="OperatorTok"/>
          </w:rPr>
          <w:t xml:space="preserve">=</w:t>
        </w:r>
      </w:ins>
      <w:ins w:id="1974" w:author="PR Preview" w:date="2026-01-01T00:00:00Z">
        <w:r>
          <w:rPr>
            <w:rStyle w:val="NormalTok"/>
          </w:rPr>
          <w:t xml:space="preserve"> smf.logit(</w:t>
        </w:r>
      </w:ins>
      <w:ins w:id="1975" w:author="PR Preview" w:date="2026-01-01T00:00:00Z">
        <w:r>
          <w:br/>
        </w:r>
      </w:ins>
      <w:ins w:id="1976" w:author="PR Preview" w:date="2026-01-01T00:00:00Z">
        <w:r>
          <w:rPr>
            <w:rStyle w:val="NormalTok"/>
          </w:rPr>
          <w:t xml:space="preserve">    </w:t>
        </w:r>
      </w:ins>
      <w:ins w:id="1977" w:author="PR Preview" w:date="2026-01-01T00:00:00Z">
        <w:r>
          <w:rPr>
            <w:rStyle w:val="StringTok"/>
          </w:rPr>
          <w:t xml:space="preserve">"low ~ age + lwt + smoke + ht + ui"</w:t>
        </w:r>
      </w:ins>
      <w:ins w:id="1978" w:author="PR Preview" w:date="2026-01-01T00:00:00Z">
        <w:r>
          <w:rPr>
            <w:rStyle w:val="NormalTok"/>
          </w:rPr>
          <w:t xml:space="preserve">, data</w:t>
        </w:r>
      </w:ins>
      <w:ins w:id="1979" w:author="PR Preview" w:date="2026-01-01T00:00:00Z">
        <w:r>
          <w:rPr>
            <w:rStyle w:val="OperatorTok"/>
          </w:rPr>
          <w:t xml:space="preserve">=</w:t>
        </w:r>
      </w:ins>
      <w:ins w:id="1980" w:author="PR Preview" w:date="2026-01-01T00:00:00Z">
        <w:r>
          <w:rPr>
            <w:rStyle w:val="NormalTok"/>
          </w:rPr>
          <w:t xml:space="preserve">birthwt[</w:t>
        </w:r>
      </w:ins>
      <w:ins w:id="1981" w:author="PR Preview" w:date="2026-01-01T00:00:00Z">
        <w:r>
          <w:rPr>
            <w:rStyle w:val="OperatorTok"/>
          </w:rPr>
          <w:t xml:space="preserve">~</w:t>
        </w:r>
      </w:ins>
      <w:ins w:id="1982" w:author="PR Preview" w:date="2026-01-01T00:00:00Z">
        <w:r>
          <w:rPr>
            <w:rStyle w:val="NormalTok"/>
          </w:rPr>
          <w:t xml:space="preserve">is_test]</w:t>
        </w:r>
      </w:ins>
      <w:ins w:id="1983" w:author="PR Preview" w:date="2026-01-01T00:00:00Z">
        <w:r>
          <w:br/>
        </w:r>
      </w:ins>
      <w:ins w:id="1984" w:author="PR Preview" w:date="2026-01-01T00:00:00Z">
        <w:r>
          <w:rPr>
            <w:rStyle w:val="NormalTok"/>
          </w:rPr>
          <w:t xml:space="preserve">).fit(disp</w:t>
        </w:r>
      </w:ins>
      <w:ins w:id="1985" w:author="PR Preview" w:date="2026-01-01T00:00:00Z">
        <w:r>
          <w:rPr>
            <w:rStyle w:val="OperatorTok"/>
          </w:rPr>
          <w:t xml:space="preserve">=</w:t>
        </w:r>
      </w:ins>
      <w:ins w:id="1986" w:author="PR Preview" w:date="2026-01-01T00:00:00Z">
        <w:r>
          <w:rPr>
            <w:rStyle w:val="VariableTok"/>
          </w:rPr>
          <w:t xml:space="preserve">False</w:t>
        </w:r>
      </w:ins>
      <w:ins w:id="1987" w:author="PR Preview" w:date="2026-01-01T00:00:00Z">
        <w:r>
          <w:rPr>
            <w:rStyle w:val="NormalTok"/>
          </w:rPr>
          <w:t xml:space="preserve">)</w:t>
        </w:r>
      </w:ins>
      <w:ins w:id="1988" w:author="PR Preview" w:date="2026-01-01T00:00:00Z">
        <w:r>
          <w:br/>
        </w:r>
      </w:ins>
      <w:ins w:id="1989" w:author="PR Preview" w:date="2026-01-01T00:00:00Z">
        <w:r>
          <w:br/>
        </w:r>
      </w:ins>
      <w:ins w:id="1990" w:author="PR Preview" w:date="2026-01-01T00:00:00Z">
        <w:r>
          <w:br/>
        </w:r>
      </w:ins>
      <w:ins w:id="1991" w:author="PR Preview" w:date="2026-01-01T00:00:00Z">
        <w:r>
          <w:rPr>
            <w:rStyle w:val="KeywordTok"/>
          </w:rPr>
          <w:t xml:space="preserve">def</w:t>
        </w:r>
      </w:ins>
      <w:ins w:id="1992" w:author="PR Preview" w:date="2026-01-01T00:00:00Z">
        <w:r>
          <w:rPr>
            <w:rStyle w:val="NormalTok"/>
          </w:rPr>
          <w:t xml:space="preserve"> predicted_low(data):</w:t>
        </w:r>
      </w:ins>
      <w:ins w:id="1993" w:author="PR Preview" w:date="2026-01-01T00:00:00Z">
        <w:r>
          <w:br/>
        </w:r>
      </w:ins>
      <w:ins w:id="1994" w:author="PR Preview" w:date="2026-01-01T00:00:00Z">
        <w:r>
          <w:rPr>
            <w:rStyle w:val="NormalTok"/>
          </w:rPr>
          <w:t xml:space="preserve">    </w:t>
        </w:r>
      </w:ins>
      <w:ins w:id="1995" w:author="PR Preview" w:date="2026-01-01T00:00:00Z">
        <w:r>
          <w:rPr>
            <w:rStyle w:val="ControlFlowTok"/>
          </w:rPr>
          <w:t xml:space="preserve">return</w:t>
        </w:r>
      </w:ins>
      <w:ins w:id="1996" w:author="PR Preview" w:date="2026-01-01T00:00:00Z">
        <w:r>
          <w:rPr>
            <w:rStyle w:val="NormalTok"/>
          </w:rPr>
          <w:t xml:space="preserve"> (fit_low.predict(data) </w:t>
        </w:r>
      </w:ins>
      <w:ins w:id="1997" w:author="PR Preview" w:date="2026-01-01T00:00:00Z">
        <w:r>
          <w:rPr>
            <w:rStyle w:val="OperatorTok"/>
          </w:rPr>
          <w:t xml:space="preserve">&gt;</w:t>
        </w:r>
      </w:ins>
      <w:ins w:id="1998" w:author="PR Preview" w:date="2026-01-01T00:00:00Z">
        <w:r>
          <w:rPr>
            <w:rStyle w:val="NormalTok"/>
          </w:rPr>
          <w:t xml:space="preserve"> </w:t>
        </w:r>
      </w:ins>
      <w:ins w:id="1999" w:author="PR Preview" w:date="2026-01-01T00:00:00Z">
        <w:r>
          <w:rPr>
            <w:rStyle w:val="FloatTok"/>
          </w:rPr>
          <w:t xml:space="preserve">0.5</w:t>
        </w:r>
      </w:ins>
      <w:ins w:id="2000" w:author="PR Preview" w:date="2026-01-01T00:00:00Z">
        <w:r>
          <w:rPr>
            <w:rStyle w:val="NormalTok"/>
          </w:rPr>
          <w:t xml:space="preserve">).astype(</w:t>
        </w:r>
      </w:ins>
      <w:ins w:id="2001" w:author="PR Preview" w:date="2026-01-01T00:00:00Z">
        <w:r>
          <w:rPr>
            <w:rStyle w:val="BuiltInTok"/>
          </w:rPr>
          <w:t xml:space="preserve">int</w:t>
        </w:r>
      </w:ins>
      <w:ins w:id="2002" w:author="PR Preview" w:date="2026-01-01T00:00:00Z">
        <w:r>
          <w:rPr>
            <w:rStyle w:val="NormalTok"/>
          </w:rPr>
          <w:t xml:space="preserve">)</w:t>
        </w:r>
      </w:ins>
      <w:ins w:id="2003" w:author="PR Preview" w:date="2026-01-01T00:00:00Z">
        <w:r>
          <w:br/>
        </w:r>
      </w:ins>
      <w:ins w:id="2004" w:author="PR Preview" w:date="2026-01-01T00:00:00Z">
        <w:r>
          <w:br/>
        </w:r>
      </w:ins>
      <w:ins w:id="2005" w:author="PR Preview" w:date="2026-01-01T00:00:00Z">
        <w:r>
          <w:br/>
        </w:r>
      </w:ins>
      <w:ins w:id="2006" w:author="PR Preview" w:date="2026-01-01T00:00:00Z">
        <w:r>
          <w:rPr>
            <w:rStyle w:val="NormalTok"/>
          </w:rPr>
          <w:t xml:space="preserve">error_rates </w:t>
        </w:r>
      </w:ins>
      <w:ins w:id="2007" w:author="PR Preview" w:date="2026-01-01T00:00:00Z">
        <w:r>
          <w:rPr>
            <w:rStyle w:val="OperatorTok"/>
          </w:rPr>
          <w:t xml:space="preserve">=</w:t>
        </w:r>
      </w:ins>
      <w:ins w:id="2008" w:author="PR Preview" w:date="2026-01-01T00:00:00Z">
        <w:r>
          <w:rPr>
            <w:rStyle w:val="NormalTok"/>
          </w:rPr>
          <w:t xml:space="preserve"> {</w:t>
        </w:r>
      </w:ins>
      <w:ins w:id="2009" w:author="PR Preview" w:date="2026-01-01T00:00:00Z">
        <w:r>
          <w:br/>
        </w:r>
      </w:ins>
      <w:ins w:id="2010" w:author="PR Preview" w:date="2026-01-01T00:00:00Z">
        <w:r>
          <w:rPr>
            <w:rStyle w:val="NormalTok"/>
          </w:rPr>
          <w:t xml:space="preserve">    </w:t>
        </w:r>
      </w:ins>
      <w:ins w:id="2011" w:author="PR Preview" w:date="2026-01-01T00:00:00Z">
        <w:r>
          <w:rPr>
            <w:rStyle w:val="StringTok"/>
          </w:rPr>
          <w:t xml:space="preserve">"training"</w:t>
        </w:r>
      </w:ins>
      <w:ins w:id="2012" w:author="PR Preview" w:date="2026-01-01T00:00:00Z">
        <w:r>
          <w:rPr>
            <w:rStyle w:val="NormalTok"/>
          </w:rPr>
          <w:t xml:space="preserve">: (predicted_low(birthwt[</w:t>
        </w:r>
      </w:ins>
      <w:ins w:id="2013" w:author="PR Preview" w:date="2026-01-01T00:00:00Z">
        <w:r>
          <w:rPr>
            <w:rStyle w:val="OperatorTok"/>
          </w:rPr>
          <w:t xml:space="preserve">~</w:t>
        </w:r>
      </w:ins>
      <w:ins w:id="2014" w:author="PR Preview" w:date="2026-01-01T00:00:00Z">
        <w:r>
          <w:rPr>
            <w:rStyle w:val="NormalTok"/>
          </w:rPr>
          <w:t xml:space="preserve">is_test]) </w:t>
        </w:r>
      </w:ins>
      <w:ins w:id="2015" w:author="PR Preview" w:date="2026-01-01T00:00:00Z">
        <w:r>
          <w:rPr>
            <w:rStyle w:val="OperatorTok"/>
          </w:rPr>
          <w:t xml:space="preserve">!=</w:t>
        </w:r>
      </w:ins>
      <w:ins w:id="2016" w:author="PR Preview" w:date="2026-01-01T00:00:00Z">
        <w:r>
          <w:rPr>
            <w:rStyle w:val="NormalTok"/>
          </w:rPr>
          <w:t xml:space="preserve"> birthwt[</w:t>
        </w:r>
      </w:ins>
      <w:ins w:id="2017" w:author="PR Preview" w:date="2026-01-01T00:00:00Z">
        <w:r>
          <w:rPr>
            <w:rStyle w:val="StringTok"/>
          </w:rPr>
          <w:t xml:space="preserve">"low"</w:t>
        </w:r>
      </w:ins>
      <w:ins w:id="2018" w:author="PR Preview" w:date="2026-01-01T00:00:00Z">
        <w:r>
          <w:rPr>
            <w:rStyle w:val="NormalTok"/>
          </w:rPr>
          <w:t xml:space="preserve">][</w:t>
        </w:r>
      </w:ins>
      <w:ins w:id="2019" w:author="PR Preview" w:date="2026-01-01T00:00:00Z">
        <w:r>
          <w:rPr>
            <w:rStyle w:val="OperatorTok"/>
          </w:rPr>
          <w:t xml:space="preserve">~</w:t>
        </w:r>
      </w:ins>
      <w:ins w:id="2020" w:author="PR Preview" w:date="2026-01-01T00:00:00Z">
        <w:r>
          <w:rPr>
            <w:rStyle w:val="NormalTok"/>
          </w:rPr>
          <w:t xml:space="preserve">is_test]).mean(),</w:t>
        </w:r>
      </w:ins>
      <w:ins w:id="2021" w:author="PR Preview" w:date="2026-01-01T00:00:00Z">
        <w:r>
          <w:br/>
        </w:r>
      </w:ins>
      <w:ins w:id="2022" w:author="PR Preview" w:date="2026-01-01T00:00:00Z">
        <w:r>
          <w:rPr>
            <w:rStyle w:val="NormalTok"/>
          </w:rPr>
          <w:t xml:space="preserve">    </w:t>
        </w:r>
      </w:ins>
      <w:ins w:id="2023" w:author="PR Preview" w:date="2026-01-01T00:00:00Z">
        <w:r>
          <w:rPr>
            <w:rStyle w:val="StringTok"/>
          </w:rPr>
          <w:t xml:space="preserve">"test"</w:t>
        </w:r>
      </w:ins>
      <w:ins w:id="2024" w:author="PR Preview" w:date="2026-01-01T00:00:00Z">
        <w:r>
          <w:rPr>
            <w:rStyle w:val="NormalTok"/>
          </w:rPr>
          <w:t xml:space="preserve">: (predicted_low(birthwt[is_test]) </w:t>
        </w:r>
      </w:ins>
      <w:ins w:id="2025" w:author="PR Preview" w:date="2026-01-01T00:00:00Z">
        <w:r>
          <w:rPr>
            <w:rStyle w:val="OperatorTok"/>
          </w:rPr>
          <w:t xml:space="preserve">!=</w:t>
        </w:r>
      </w:ins>
      <w:ins w:id="2026" w:author="PR Preview" w:date="2026-01-01T00:00:00Z">
        <w:r>
          <w:rPr>
            <w:rStyle w:val="NormalTok"/>
          </w:rPr>
          <w:t xml:space="preserve"> birthwt[</w:t>
        </w:r>
      </w:ins>
      <w:ins w:id="2027" w:author="PR Preview" w:date="2026-01-01T00:00:00Z">
        <w:r>
          <w:rPr>
            <w:rStyle w:val="StringTok"/>
          </w:rPr>
          <w:t xml:space="preserve">"low"</w:t>
        </w:r>
      </w:ins>
      <w:ins w:id="2028" w:author="PR Preview" w:date="2026-01-01T00:00:00Z">
        <w:r>
          <w:rPr>
            <w:rStyle w:val="NormalTok"/>
          </w:rPr>
          <w:t xml:space="preserve">][is_test]).mean(),</w:t>
        </w:r>
      </w:ins>
      <w:ins w:id="2029" w:author="PR Preview" w:date="2026-01-01T00:00:00Z">
        <w:r>
          <w:br/>
        </w:r>
      </w:ins>
      <w:ins w:id="2030" w:author="PR Preview" w:date="2026-01-01T00:00:00Z">
        <w:r>
          <w:rPr>
            <w:rStyle w:val="NormalTok"/>
          </w:rPr>
          <w:t xml:space="preserve">}</w:t>
        </w:r>
      </w:ins>
      <w:ins w:id="2031" w:author="PR Preview" w:date="2026-01-01T00:00:00Z">
        <w:r>
          <w:br/>
        </w:r>
      </w:ins>
      <w:ins w:id="2032" w:author="PR Preview" w:date="2026-01-01T00:00:00Z">
        <w:r>
          <w:rPr>
            <w:rStyle w:val="NormalTok"/>
          </w:rPr>
          <w:t xml:space="preserve">error_rates</w:t>
        </w:r>
      </w:ins>
      <w:ins w:id="2033" w:author="PR Preview" w:date="2026-01-01T00:00:00Z">
        <w:r>
          <w:br/>
        </w:r>
      </w:ins>
      <w:ins w:id="2034" w:author="PR Preview" w:date="2026-01-01T00:00:00Z">
        <w:r>
          <w:rPr>
            <w:rStyle w:val="CommentTok"/>
          </w:rPr>
          <w:t xml:space="preserve">#&gt; {'training': np.float64(0.2619047619047619), 'test': np.float64(0.3968253968253968)}</w:t>
        </w:r>
      </w:ins>
    </w:p>
    <w:p>
      <w:pPr>
        <w:pStyle w:val="FirstParagraph"/>
      </w:pPr>
      <w:ins w:id="2035" w:author="PR Preview" w:date="2026-01-01T00:00:00Z">
        <w:r>
          <w:t xml:space="preserve">Of the 189 births, 63 are in the</w:t>
        </w:r>
      </w:ins>
      <w:ins w:id="2036" w:author="PR Preview" w:date="2026-01-01T00:00:00Z">
        <w:r>
          <w:t xml:space="preserve"> </w:t>
        </w:r>
      </w:ins>
      <w:hyperlink w:anchor="def-test-set">
        <w:ins w:id="203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2038" w:author="PR Preview" w:date="2026-01-01T00:00:00Z">
        <w:r>
          <w:t xml:space="preserve">.</w:t>
        </w:r>
      </w:ins>
      <w:ins w:id="2039" w:author="PR Preview" w:date="2026-01-01T00:00:00Z">
        <w:r>
          <w:t xml:space="preserve"> </w:t>
        </w:r>
      </w:ins>
      <w:ins w:id="2040" w:author="PR Preview" w:date="2026-01-01T00:00:00Z">
        <w:r>
          <w:t xml:space="preserve">The</w:t>
        </w:r>
      </w:ins>
      <w:ins w:id="2041" w:author="PR Preview" w:date="2026-01-01T00:00:00Z">
        <w:r>
          <w:t xml:space="preserve"> </w:t>
        </w:r>
      </w:ins>
      <w:hyperlink w:anchor="def-covariate">
        <w:ins w:id="2042" w:author="PR Preview" w:date="2026-01-01T00:00:00Z">
          <w:r>
            <w:rPr>
              <w:rStyle w:val="Hyperlink"/>
            </w:rPr>
            <w:t xml:space="preserve">covariates</w:t>
          </w:r>
        </w:ins>
      </w:hyperlink>
      <w:ins w:id="2043" w:author="PR Preview" w:date="2026-01-01T00:00:00Z">
        <w:r>
          <w:t xml:space="preserve"> </w:t>
        </w:r>
      </w:ins>
      <w:ins w:id="2044" w:author="PR Preview" w:date="2026-01-01T00:00:00Z">
        <w:r>
          <w:t xml:space="preserve">are chosen for simplicity, not for predictive quality.</w:t>
        </w:r>
      </w:ins>
      <w:ins w:id="2045" w:author="PR Preview" w:date="2026-01-01T00:00:00Z">
        <w:r>
          <w:t xml:space="preserve"> </w:t>
        </w:r>
      </w:ins>
      <w:ins w:id="2046" w:author="PR Preview" w:date="2026-01-01T00:00:00Z">
        <w:r>
          <w:t xml:space="preserve">The</w:t>
        </w:r>
      </w:ins>
      <w:ins w:id="2047" w:author="PR Preview" w:date="2026-01-01T00:00:00Z">
        <w:r>
          <w:t xml:space="preserve"> </w:t>
        </w:r>
      </w:ins>
      <w:hyperlink w:anchor="def-fitted-model">
        <w:ins w:id="2048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049" w:author="PR Preview" w:date="2026-01-01T00:00:00Z">
        <w:r>
          <w:t xml:space="preserve"> </w:t>
        </w:r>
      </w:ins>
      <w:ins w:id="2050" w:author="PR Preview" w:date="2026-01-01T00:00:00Z">
        <w:r>
          <w:t xml:space="preserve">gets the wrong birth-weight category for</w:t>
        </w:r>
      </w:ins>
      <w:ins w:id="2051" w:author="PR Preview" w:date="2026-01-01T00:00:00Z">
        <w:r>
          <w:t xml:space="preserve"> </w:t>
        </w:r>
      </w:ins>
      <w:ins w:id="2052" w:author="PR Preview" w:date="2026-01-01T00:00:00Z">
        <w:r>
          <w:t xml:space="preserve">39.7% of the test births,</w:t>
        </w:r>
      </w:ins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so its</w:t>
        </w:r>
      </w:ins>
      <w:ins w:id="2055" w:author="PR Preview" w:date="2026-01-01T00:00:00Z">
        <w:r>
          <w:t xml:space="preserve"> </w:t>
        </w:r>
      </w:ins>
      <w:hyperlink w:anchor="def-test-error-rate">
        <w:ins w:id="2056" w:author="PR Preview" w:date="2026-01-01T00:00:00Z">
          <w:r>
            <w:rPr>
              <w:rStyle w:val="Hyperlink"/>
            </w:rPr>
            <w:t xml:space="preserve">test error rate</w:t>
          </w:r>
        </w:ins>
      </w:hyperlink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is 0.397.</w:t>
        </w:r>
      </w:ins>
      <w:ins w:id="2059" w:author="PR Preview" w:date="2026-01-01T00:00:00Z">
        <w:r>
          <w:t xml:space="preserve"> </w:t>
        </w:r>
      </w:ins>
      <w:ins w:id="2060" w:author="PR Preview" w:date="2026-01-01T00:00:00Z">
        <w:r>
          <w:t xml:space="preserve">Its</w:t>
        </w:r>
      </w:ins>
      <w:ins w:id="2061" w:author="PR Preview" w:date="2026-01-01T00:00:00Z">
        <w:r>
          <w:t xml:space="preserve"> </w:t>
        </w:r>
      </w:ins>
      <w:hyperlink w:anchor="def-training-error-rate">
        <w:ins w:id="2062" w:author="PR Preview" w:date="2026-01-01T00:00:00Z">
          <w:r>
            <w:rPr>
              <w:rStyle w:val="Hyperlink"/>
            </w:rPr>
            <w:t xml:space="preserve">training error rate</w:t>
          </w:r>
        </w:ins>
      </w:hyperlink>
      <w:ins w:id="2063" w:author="PR Preview" w:date="2026-01-01T00:00:00Z">
        <w:r>
          <w:t xml:space="preserve"> </w:t>
        </w:r>
      </w:ins>
      <w:ins w:id="2064" w:author="PR Preview" w:date="2026-01-01T00:00:00Z">
        <w:r>
          <w:t xml:space="preserve">is 0.262.</w:t>
        </w:r>
      </w:ins>
    </w:p>
    <w:bookmarkEnd w:id="214"/>
    <w:bookmarkStart w:id="218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1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1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8"/>
    <w:bookmarkStart w:id="219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9"/>
    <w:bookmarkStart w:id="242" w:name="exm-train-validation-test-split"/>
    <w:p>
      <w:pPr>
        <w:pStyle w:val="BodyText"/>
      </w:pPr>
      <w:del w:id="2065" w:author="PR Preview" w:date="2026-01-01T00:00:00Z">
        <w:r>
          <w:rPr>
            <w:b/>
            <w:bCs/>
          </w:rPr>
          <w:delText xml:space="preserve">Example 29 (Numerical example)</w:delText>
        </w:r>
      </w:del>
      <w:del w:id="2066" w:author="PR Preview" w:date="2026-01-01T00:00:00Z">
        <w:r>
          <w:delText xml:space="preserve"> </w:delText>
        </w:r>
      </w:del>
      <w:del w:id="2067" w:author="PR Preview" w:date="2026-01-01T00:00:00Z">
        <w:r>
          <w:delText xml:space="preserve">This example (</w:delText>
        </w:r>
      </w:del>
      <w:hyperlink w:anchor="exm-train-validation-test-split">
        <w:del w:id="2068" w:author="PR Preview" w:date="2026-01-01T00:00:00Z">
          <w:r>
            <w:rPr>
              <w:rStyle w:val="Hyperlink"/>
            </w:rPr>
            <w:delText xml:space="preserve">Example 29</w:delText>
          </w:r>
        </w:del>
      </w:hyperlink>
      <w:del w:id="2069" w:author="PR Preview" w:date="2026-01-01T00:00:00Z">
        <w:r>
          <w:delText xml:space="preserve">)</w:delText>
        </w:r>
      </w:del>
      <w:del w:id="2070" w:author="PR Preview" w:date="2026-01-01T00:00:00Z">
        <w:r>
          <w:delText xml:space="preserve"> </w:delText>
        </w:r>
      </w:del>
      <w:del w:id="2071" w:author="PR Preview" w:date="2026-01-01T00:00:00Z">
        <w:r>
          <w:delText xml:space="preserve">uses R’s built-in</w:delText>
        </w:r>
      </w:del>
      <w:del w:id="2072" w:author="PR Preview" w:date="2026-01-01T00:00:00Z">
        <w:r>
          <w:delText xml:space="preserve"> </w:delText>
        </w:r>
      </w:del>
      <w:del w:id="2073" w:author="PR Preview" w:date="2026-01-01T00:00:00Z">
        <w:r>
          <w:rPr>
            <w:rStyle w:val="VerbatimChar"/>
          </w:rPr>
          <w:delText xml:space="preserve">mtcars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dataset</w:delText>
        </w:r>
      </w:del>
      <w:del w:id="2076" w:author="PR Preview" w:date="2026-01-01T00:00:00Z">
        <w:r>
          <w:delText xml:space="preserve"> </w:delText>
        </w:r>
      </w:del>
      <w:del w:id="2077" w:author="PR Preview" w:date="2026-01-01T00:00:00Z">
        <w:r>
          <w:delText xml:space="preserve">(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078" w:author="PR Preview" w:date="2026-01-01T00:00:00Z">
        <w:r>
          <w:delText xml:space="preserve"> </w:delText>
        </w:r>
      </w:del>
      <w:del w:id="2079" w:author="PR Preview" w:date="2026-01-01T00:00:00Z">
        <w:r>
          <w:delText xml:space="preserve">cars)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to predict fuel efficiency (</w:delText>
        </w:r>
      </w:del>
      <w:del w:id="2082" w:author="PR Preview" w:date="2026-01-01T00:00:00Z">
        <w:r>
          <w:rPr>
            <w:rStyle w:val="VerbatimChar"/>
          </w:rPr>
          <w:delText xml:space="preserve">mpg</w:delText>
        </w:r>
      </w:del>
      <w:del w:id="2083" w:author="PR Preview" w:date="2026-01-01T00:00:00Z">
        <w:r>
          <w:delText xml:space="preserve">)</w:delText>
        </w:r>
      </w:del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from vehicle weight (</w:delText>
        </w:r>
      </w:del>
      <w:del w:id="2086" w:author="PR Preview" w:date="2026-01-01T00:00:00Z">
        <w:r>
          <w:rPr>
            <w:rStyle w:val="VerbatimChar"/>
          </w:rPr>
          <w:delText xml:space="preserve">wt</w:delText>
        </w:r>
      </w:del>
      <w:del w:id="2087" w:author="PR Preview" w:date="2026-01-01T00:00:00Z">
        <w:r>
          <w:delText xml:space="preserve">).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It uses one random split</w:delText>
        </w:r>
      </w:del>
      <w:del w:id="2090" w:author="PR Preview" w:date="2026-01-01T00:00:00Z">
        <w:r>
          <w:delText xml:space="preserve"> </w:delText>
        </w:r>
      </w:del>
      <w:del w:id="2091" w:author="PR Preview" w:date="2026-01-01T00:00:00Z">
        <w:r>
          <w:delText xml:space="preserve">to compare linear,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quadratic,</w:delText>
        </w:r>
      </w:del>
      <w:del w:id="2094" w:author="PR Preview" w:date="2026-01-01T00:00:00Z">
        <w:r>
          <w:delText xml:space="preserve"> </w:delText>
        </w:r>
      </w:del>
      <w:del w:id="2095" w:author="PR Preview" w:date="2026-01-01T00:00:00Z">
        <w:r>
          <w:delText xml:space="preserve">cubic,</w:delText>
        </w:r>
      </w:del>
      <w:del w:id="2096" w:author="PR Preview" w:date="2026-01-01T00:00:00Z">
        <w:r>
          <w:delText xml:space="preserve"> </w:delText>
        </w:r>
      </w:del>
      <w:del w:id="2097" w:author="PR Preview" w:date="2026-01-01T00:00:00Z">
        <w:r>
          <w:delText xml:space="preserve">and quartic models</w:delText>
        </w:r>
      </w:del>
      <w:del w:id="2098" w:author="PR Preview" w:date="2026-01-01T00:00:00Z">
        <w:r>
          <w:delText xml:space="preserve"> </w:delText>
        </w:r>
      </w:del>
      <w:del w:id="2099" w:author="PR Preview" w:date="2026-01-01T00:00:00Z">
        <w:r>
          <w:delText xml:space="preserve">(</w:delText>
        </w:r>
      </w:del>
      <w:del w:id="2100" w:author="PR Preview" w:date="2026-01-01T00:00:00Z">
        <w:r>
          <w:rPr>
            <w:rStyle w:val="VerbatimChar"/>
          </w:rPr>
          <w:delText xml:space="preserve">mpg ~ wt</w:delText>
        </w:r>
      </w:del>
      <w:del w:id="2101" w:author="PR Preview" w:date="2026-01-01T00:00:00Z">
        <w:r>
          <w:delText xml:space="preserve">,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rPr>
            <w:rStyle w:val="VerbatimChar"/>
          </w:rPr>
          <w:delText xml:space="preserve">mpg ~ wt + I(wt^2)</w:delText>
        </w:r>
      </w:del>
      <w:del w:id="2104" w:author="PR Preview" w:date="2026-01-01T00:00:00Z">
        <w:r>
          <w:delText xml:space="preserve">,</w:delText>
        </w:r>
      </w:del>
      <w:del w:id="2105" w:author="PR Preview" w:date="2026-01-01T00:00:00Z">
        <w:r>
          <w:delText xml:space="preserve"> </w:delText>
        </w:r>
      </w:del>
      <w:del w:id="2106" w:author="PR Preview" w:date="2026-01-01T00:00:00Z">
        <w:r>
          <w:rPr>
            <w:rStyle w:val="VerbatimChar"/>
          </w:rPr>
          <w:delText xml:space="preserve">mpg ~ wt + I(wt^2) + I(wt^3)</w:delText>
        </w:r>
      </w:del>
      <w:del w:id="2107" w:author="PR Preview" w:date="2026-01-01T00:00:00Z">
        <w:r>
          <w:delText xml:space="preserve">,</w:delText>
        </w:r>
      </w:del>
      <w:del w:id="2108" w:author="PR Preview" w:date="2026-01-01T00:00:00Z">
        <w:r>
          <w:delText xml:space="preserve"> </w:delText>
        </w:r>
      </w:del>
      <w:del w:id="2109" w:author="PR Preview" w:date="2026-01-01T00:00:00Z">
        <w:r>
          <w:delText xml:space="preserve">and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rPr>
            <w:rStyle w:val="VerbatimChar"/>
          </w:rPr>
          <w:delText xml:space="preserve">mpg ~ wt + I(wt^2) + I(wt^3) + I(wt^4)</w:delText>
        </w:r>
      </w:del>
      <w:del w:id="2112" w:author="PR Preview" w:date="2026-01-01T00:00:00Z">
        <w:r>
          <w:delText xml:space="preserve">)</w:delText>
        </w:r>
      </w:del>
      <w:del w:id="2113" w:author="PR Preview" w:date="2026-01-01T00:00:00Z">
        <w:r>
          <w:delText xml:space="preserve"> </w:delText>
        </w:r>
      </w:del>
      <w:del w:id="2114" w:author="PR Preview" w:date="2026-01-01T00:00:00Z">
        <w:r>
          <w:delText xml:space="preserve">on a validation set,</w:delText>
        </w:r>
      </w:del>
      <w:del w:id="2115" w:author="PR Preview" w:date="2026-01-01T00:00:00Z">
        <w:r>
          <w:delText xml:space="preserve"> </w:delText>
        </w:r>
      </w:del>
      <w:del w:id="2116" w:author="PR Preview" w:date="2026-01-01T00:00:00Z">
        <w:r>
          <w:delText xml:space="preserve">then reports the chosen model’s test sRMSE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on untouched test data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delText xml:space="preserve">[5, p. 213]</w:delText>
        </w:r>
      </w:del>
      <w:del w:id="2121" w:author="PR Preview" w:date="2026-01-01T00:00:00Z">
        <w:r>
          <w:delText xml:space="preserve">.</w:delText>
        </w:r>
      </w:del>
    </w:p>
    <w:p>
      <w:pPr>
        <w:pStyle w:val="BodyText"/>
      </w:pPr>
      <w:ins w:id="2122" w:author="PR Preview" w:date="2026-01-01T00:00:00Z">
        <w:r>
          <w:rPr>
            <w:b/>
            <w:bCs/>
          </w:rPr>
          <w:t xml:space="preserve">Example 30 (Numerical example)</w:t>
        </w:r>
      </w:ins>
      <w:ins w:id="2123" w:author="PR Preview" w:date="2026-01-01T00:00:00Z">
        <w:r>
          <w:t xml:space="preserve"> </w:t>
        </w:r>
      </w:ins>
      <w:ins w:id="2124" w:author="PR Preview" w:date="2026-01-01T00:00:00Z">
        <w:r>
          <w:t xml:space="preserve">This example (</w:t>
        </w:r>
      </w:ins>
      <w:hyperlink w:anchor="exm-train-validation-test-split">
        <w:ins w:id="2125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126" w:author="PR Preview" w:date="2026-01-01T00:00:00Z">
        <w:r>
          <w:t xml:space="preserve">)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t xml:space="preserve">uses R’s built-in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rPr>
            <w:rStyle w:val="VerbatimChar"/>
          </w:rPr>
          <w:t xml:space="preserve">mtcars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dataset</w:t>
        </w:r>
      </w:ins>
      <w:ins w:id="2133" w:author="PR Preview" w:date="2026-01-01T00:00:00Z">
        <w:r>
          <w:t xml:space="preserve"> </w:t>
        </w:r>
      </w:ins>
      <w:ins w:id="2134" w:author="PR Preview" w:date="2026-01-01T00:00:00Z">
        <w:r>
          <w:t xml:space="preserve">(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135" w:author="PR Preview" w:date="2026-01-01T00:00:00Z">
        <w:r>
          <w:t xml:space="preserve"> </w:t>
        </w:r>
      </w:ins>
      <w:ins w:id="2136" w:author="PR Preview" w:date="2026-01-01T00:00:00Z">
        <w:r>
          <w:t xml:space="preserve">cars)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to predict fuel efficiency (</w:t>
        </w:r>
      </w:ins>
      <w:ins w:id="2139" w:author="PR Preview" w:date="2026-01-01T00:00:00Z">
        <w:r>
          <w:rPr>
            <w:rStyle w:val="VerbatimChar"/>
          </w:rPr>
          <w:t xml:space="preserve">mpg</w:t>
        </w:r>
      </w:ins>
      <w:ins w:id="2140" w:author="PR Preview" w:date="2026-01-01T00:00:00Z">
        <w:r>
          <w:t xml:space="preserve">)</w:t>
        </w:r>
      </w:ins>
      <w:ins w:id="2141" w:author="PR Preview" w:date="2026-01-01T00:00:00Z">
        <w:r>
          <w:t xml:space="preserve"> </w:t>
        </w:r>
      </w:ins>
      <w:ins w:id="2142" w:author="PR Preview" w:date="2026-01-01T00:00:00Z">
        <w:r>
          <w:t xml:space="preserve">from vehicle weight (</w:t>
        </w:r>
      </w:ins>
      <w:ins w:id="2143" w:author="PR Preview" w:date="2026-01-01T00:00:00Z">
        <w:r>
          <w:rPr>
            <w:rStyle w:val="VerbatimChar"/>
          </w:rPr>
          <w:t xml:space="preserve">wt</w:t>
        </w:r>
      </w:ins>
      <w:ins w:id="2144" w:author="PR Preview" w:date="2026-01-01T00:00:00Z">
        <w:r>
          <w:t xml:space="preserve">).</w:t>
        </w:r>
      </w:ins>
      <w:ins w:id="2145" w:author="PR Preview" w:date="2026-01-01T00:00:00Z">
        <w:r>
          <w:t xml:space="preserve"> </w:t>
        </w:r>
      </w:ins>
      <w:ins w:id="2146" w:author="PR Preview" w:date="2026-01-01T00:00:00Z">
        <w:r>
          <w:t xml:space="preserve">It uses one random split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to compare linear,</w:t>
        </w:r>
      </w:ins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quadratic,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t xml:space="preserve">cubic,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and quartic models</w:t>
        </w:r>
      </w:ins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(</w:t>
        </w:r>
      </w:ins>
      <w:ins w:id="2157" w:author="PR Preview" w:date="2026-01-01T00:00:00Z">
        <w:r>
          <w:rPr>
            <w:rStyle w:val="VerbatimChar"/>
          </w:rPr>
          <w:t xml:space="preserve">mpg ~ wt</w:t>
        </w:r>
      </w:ins>
      <w:ins w:id="2158" w:author="PR Preview" w:date="2026-01-01T00:00:00Z">
        <w:r>
          <w:t xml:space="preserve">,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rPr>
            <w:rStyle w:val="VerbatimChar"/>
          </w:rPr>
          <w:t xml:space="preserve">mpg ~ wt + I(wt^2)</w:t>
        </w:r>
      </w:ins>
      <w:ins w:id="2161" w:author="PR Preview" w:date="2026-01-01T00:00:00Z">
        <w:r>
          <w:t xml:space="preserve">,</w:t>
        </w:r>
      </w:ins>
      <w:ins w:id="2162" w:author="PR Preview" w:date="2026-01-01T00:00:00Z">
        <w:r>
          <w:t xml:space="preserve"> </w:t>
        </w:r>
      </w:ins>
      <w:ins w:id="2163" w:author="PR Preview" w:date="2026-01-01T00:00:00Z">
        <w:r>
          <w:rPr>
            <w:rStyle w:val="VerbatimChar"/>
          </w:rPr>
          <w:t xml:space="preserve">mpg ~ wt + I(wt^2) + I(wt^3)</w:t>
        </w:r>
      </w:ins>
      <w:ins w:id="2164" w:author="PR Preview" w:date="2026-01-01T00:00:00Z">
        <w:r>
          <w:t xml:space="preserve">,</w:t>
        </w:r>
      </w:ins>
      <w:ins w:id="2165" w:author="PR Preview" w:date="2026-01-01T00:00:00Z">
        <w:r>
          <w:t xml:space="preserve"> </w:t>
        </w:r>
      </w:ins>
      <w:ins w:id="2166" w:author="PR Preview" w:date="2026-01-01T00:00:00Z">
        <w:r>
          <w:t xml:space="preserve">and</w:t>
        </w:r>
      </w:ins>
      <w:ins w:id="2167" w:author="PR Preview" w:date="2026-01-01T00:00:00Z">
        <w:r>
          <w:t xml:space="preserve"> </w:t>
        </w:r>
      </w:ins>
      <w:ins w:id="2168" w:author="PR Preview" w:date="2026-01-01T00:00:00Z">
        <w:r>
          <w:rPr>
            <w:rStyle w:val="VerbatimChar"/>
          </w:rPr>
          <w:t xml:space="preserve">mpg ~ wt + I(wt^2) + I(wt^3) + I(wt^4)</w:t>
        </w:r>
      </w:ins>
      <w:ins w:id="2169" w:author="PR Preview" w:date="2026-01-01T00:00:00Z">
        <w:r>
          <w:t xml:space="preserve">)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on a validation set,</w:t>
        </w:r>
      </w:ins>
      <w:ins w:id="2172" w:author="PR Preview" w:date="2026-01-01T00:00:00Z">
        <w:r>
          <w:t xml:space="preserve"> </w:t>
        </w:r>
      </w:ins>
      <w:ins w:id="2173" w:author="PR Preview" w:date="2026-01-01T00:00:00Z">
        <w:r>
          <w:t xml:space="preserve">then reports the chosen model’s test sRMSE</w:t>
        </w:r>
      </w:ins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on untouched test data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[5, p. 213]</w:t>
        </w:r>
      </w:ins>
      <w:ins w:id="2178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3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2"/>
    <w:bookmarkEnd w:id="243"/>
    <w:bookmarkStart w:id="27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44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44"/>
    <w:bookmarkStart w:id="245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45"/>
    <w:bookmarkStart w:id="247" w:name="def-folds"/>
    <w:p>
      <w:pPr>
        <w:pStyle w:val="FirstParagraph"/>
      </w:pPr>
      <w:del w:id="2179" w:author="PR Preview" w:date="2026-01-01T00:00:00Z">
        <w:r>
          <w:rPr>
            <w:b/>
            <w:bCs/>
          </w:rPr>
          <w:delText xml:space="preserve">Definition 45 (Folds)</w:delText>
        </w:r>
      </w:del>
      <w:del w:id="2180" w:author="PR Preview" w:date="2026-01-01T00:00:00Z">
        <w:r>
          <w:delText xml:space="preserve"> </w:delText>
        </w:r>
      </w:del>
      <w:del w:id="2181" w:author="PR Preview" w:date="2026-01-01T00:00:00Z">
        <w:r>
          <w:delText xml:space="preserve">A division of a</w:delText>
        </w:r>
      </w:del>
      <w:del w:id="2182" w:author="PR Preview" w:date="2026-01-01T00:00:00Z">
        <w:r>
          <w:delText xml:space="preserve"> </w:delText>
        </w:r>
      </w:del>
      <w:hyperlink w:anchor="def-training-set">
        <w:del w:id="2183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218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2185" w:author="PR Preview" w:date="2026-01-01T00:00:00Z">
        <w:r>
          <w:delText xml:space="preserve">,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indexed by</w:delText>
        </w:r>
      </w:del>
      <w:del w:id="2188" w:author="PR Preview" w:date="2026-01-01T00:00:00Z">
        <w:r>
          <w:delText xml:space="preserve"> </w:delText>
        </w:r>
      </w:del>
      <m:oMath>
        <m:r>
          <m:t>I</m:t>
        </m:r>
      </m:oMath>
      <w:del w:id="2189" w:author="PR Preview" w:date="2026-01-01T00:00:00Z">
        <w:r>
          <w:delText xml:space="preserve">, into</w:delText>
        </w:r>
      </w:del>
      <w:del w:id="2190" w:author="PR Preview" w:date="2026-01-01T00:00:00Z">
        <w:r>
          <w:delText xml:space="preserve"> </w:delText>
        </w:r>
      </w:del>
      <m:oMath>
        <m:r>
          <m:t>k</m:t>
        </m:r>
      </m:oMath>
      <w:del w:id="2191" w:author="PR Preview" w:date="2026-01-01T00:00:00Z">
        <w:r>
          <w:delText xml:space="preserve"> </w:delText>
        </w:r>
      </w:del>
      <w:del w:id="2192" w:author="PR Preview" w:date="2026-01-01T00:00:00Z">
        <w:r>
          <w:rPr>
            <w:b/>
            <w:bCs/>
          </w:rPr>
          <w:delText xml:space="preserve">folds</w:delText>
        </w:r>
      </w:del>
      <w:del w:id="2193" w:author="PR Preview" w:date="2026-01-01T00:00:00Z">
        <w:r>
          <w:delText xml:space="preserve"> </w:delText>
        </w:r>
      </w:del>
      <w:del w:id="2194" w:author="PR Preview" w:date="2026-01-01T00:00:00Z">
        <w:r>
          <w:delText xml:space="preserve">is a partition of</w:delText>
        </w:r>
      </w:del>
      <w:del w:id="2195" w:author="PR Preview" w:date="2026-01-01T00:00:00Z">
        <w:r>
          <w:delText xml:space="preserve"> </w:delText>
        </w:r>
      </w:del>
      <m:oMath>
        <m:r>
          <m:t>I</m:t>
        </m:r>
      </m:oMath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into</w:delText>
        </w:r>
      </w:del>
      <w:del w:id="2198" w:author="PR Preview" w:date="2026-01-01T00:00:00Z">
        <w:r>
          <w:delText xml:space="preserve"> </w:delText>
        </w:r>
      </w:del>
      <m:oMath>
        <m:r>
          <m:t>k</m:t>
        </m:r>
      </m:oMath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nonempty, disjoint subsets</w:delText>
        </w:r>
      </w:del>
      <w:del w:id="220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202" w:author="PR Preview" w:date="2026-01-01T00:00:00Z">
        <w:r>
          <w:delText xml:space="preserve">:</w:delText>
        </w:r>
      </w:del>
    </w:p>
    <w:p>
      <w:pPr>
        <w:pStyle w:val="FirstParagraph"/>
      </w:pPr>
      <w:ins w:id="2203" w:author="PR Preview" w:date="2026-01-01T00:00:00Z">
        <w:r>
          <w:rPr>
            <w:b/>
            <w:bCs/>
          </w:rPr>
          <w:t xml:space="preserve">Definition 48 (Folds)</w:t>
        </w:r>
      </w:ins>
      <w:ins w:id="2204" w:author="PR Preview" w:date="2026-01-01T00:00:00Z">
        <w:r>
          <w:t xml:space="preserve"> </w:t>
        </w:r>
      </w:ins>
      <w:ins w:id="2205" w:author="PR Preview" w:date="2026-01-01T00:00:00Z">
        <w:r>
          <w:t xml:space="preserve">A division of a</w:t>
        </w:r>
      </w:ins>
      <w:ins w:id="2206" w:author="PR Preview" w:date="2026-01-01T00:00:00Z">
        <w:r>
          <w:t xml:space="preserve"> </w:t>
        </w:r>
      </w:ins>
      <w:hyperlink w:anchor="def-training-set">
        <w:ins w:id="220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20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2209" w:author="PR Preview" w:date="2026-01-01T00:00:00Z">
        <w:r>
          <w:t xml:space="preserve">,</w:t>
        </w:r>
      </w:ins>
      <w:ins w:id="2210" w:author="PR Preview" w:date="2026-01-01T00:00:00Z">
        <w:r>
          <w:t xml:space="preserve"> </w:t>
        </w:r>
      </w:ins>
      <w:ins w:id="2211" w:author="PR Preview" w:date="2026-01-01T00:00:00Z">
        <w:r>
          <w:t xml:space="preserve">indexed by</w:t>
        </w:r>
      </w:ins>
      <w:ins w:id="2212" w:author="PR Preview" w:date="2026-01-01T00:00:00Z">
        <w:r>
          <w:t xml:space="preserve"> </w:t>
        </w:r>
      </w:ins>
      <m:oMath>
        <m:r>
          <m:t>I</m:t>
        </m:r>
      </m:oMath>
      <w:ins w:id="2213" w:author="PR Preview" w:date="2026-01-01T00:00:00Z">
        <w:r>
          <w:t xml:space="preserve">, into</w:t>
        </w:r>
      </w:ins>
      <w:ins w:id="2214" w:author="PR Preview" w:date="2026-01-01T00:00:00Z">
        <w:r>
          <w:t xml:space="preserve"> </w:t>
        </w:r>
      </w:ins>
      <m:oMath>
        <m:r>
          <m:t>k</m:t>
        </m:r>
      </m:oMath>
      <w:ins w:id="2215" w:author="PR Preview" w:date="2026-01-01T00:00:00Z">
        <w:r>
          <w:t xml:space="preserve"> </w:t>
        </w:r>
      </w:ins>
      <w:ins w:id="2216" w:author="PR Preview" w:date="2026-01-01T00:00:00Z">
        <w:r>
          <w:rPr>
            <w:b/>
            <w:bCs/>
          </w:rPr>
          <w:t xml:space="preserve">folds</w:t>
        </w:r>
      </w:ins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is a partition of</w:t>
        </w:r>
      </w:ins>
      <w:ins w:id="2219" w:author="PR Preview" w:date="2026-01-01T00:00:00Z">
        <w:r>
          <w:t xml:space="preserve"> </w:t>
        </w:r>
      </w:ins>
      <m:oMath>
        <m:r>
          <m:t>I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into</w:t>
        </w:r>
      </w:ins>
      <w:ins w:id="2222" w:author="PR Preview" w:date="2026-01-01T00:00:00Z">
        <w:r>
          <w:t xml:space="preserve"> </w:t>
        </w:r>
      </w:ins>
      <m:oMath>
        <m:r>
          <m:t>k</m:t>
        </m:r>
      </m:oMath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nonempty, disjoint subsets</w:t>
        </w:r>
      </w:ins>
      <w:ins w:id="222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226" w:author="PR Preview" w:date="2026-01-01T00:00:00Z">
        <w:r>
          <w:t xml:space="preserve">:</w:t>
        </w:r>
      </w:ins>
    </w:p>
    <w:p>
      <w:pPr>
        <w:pStyle w:val="BodyText"/>
      </w:pPr>
      <w:bookmarkStart w:id="24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8"/>
    <w:bookmarkStart w:id="250" w:name="def-fold-size"/>
    <w:p>
      <w:pPr>
        <w:pStyle w:val="BodyText"/>
      </w:pPr>
      <w:del w:id="2227" w:author="PR Preview" w:date="2026-01-01T00:00:00Z">
        <w:r>
          <w:rPr>
            <w:b/>
            <w:bCs/>
          </w:rPr>
          <w:delText xml:space="preserve">Definition 46 (Fold size)</w:delText>
        </w:r>
      </w:del>
      <w:del w:id="2228" w:author="PR Preview" w:date="2026-01-01T00:00:00Z">
        <w:r>
          <w:delText xml:space="preserve"> </w:delText>
        </w:r>
      </w:del>
      <w:del w:id="2229" w:author="PR Preview" w:date="2026-01-01T00:00:00Z">
        <w:r>
          <w:delText xml:space="preserve">The</w:delText>
        </w:r>
      </w:del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rPr>
            <w:b/>
            <w:bCs/>
          </w:rPr>
          <w:delText xml:space="preserve">size</w:delText>
        </w:r>
      </w:del>
      <w:del w:id="2232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of</w:delText>
        </w:r>
      </w:del>
      <w:del w:id="2235" w:author="PR Preview" w:date="2026-01-01T00:00:00Z">
        <w:r>
          <w:delText xml:space="preserve"> </w:delText>
        </w:r>
      </w:del>
      <w:hyperlink w:anchor="def-folds">
        <w:del w:id="223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2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238" w:author="PR Preview" w:date="2026-01-01T00:00:00Z">
        <w:r>
          <w:delText xml:space="preserve"> </w:delText>
        </w:r>
      </w:del>
      <w:del w:id="2239" w:author="PR Preview" w:date="2026-01-01T00:00:00Z">
        <w:r>
          <w:delText xml:space="preserve">is the number of observations it contains:</w:delText>
        </w:r>
      </w:del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p>
      <w:pPr>
        <w:pStyle w:val="FirstParagraph"/>
      </w:pPr>
      <w:del w:id="2240" w:author="PR Preview" w:date="2026-01-01T00:00:00Z">
        <w:r>
          <w:rPr>
            <w:b/>
            <w:bCs/>
          </w:rPr>
          <w:delText xml:space="preserve">Definition 47 (Fold assignment)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Given</w:delText>
        </w:r>
      </w:del>
      <w:del w:id="2243" w:author="PR Preview" w:date="2026-01-01T00:00:00Z">
        <w:r>
          <w:delText xml:space="preserve"> </w:delText>
        </w:r>
      </w:del>
      <w:hyperlink w:anchor="def-folds">
        <w:del w:id="2244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245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246" w:author="PR Preview" w:date="2026-01-01T00:00:00Z">
        <w:r>
          <w:delText xml:space="preserve">,</w:delText>
        </w:r>
      </w:del>
      <w:del w:id="2247" w:author="PR Preview" w:date="2026-01-01T00:00:00Z">
        <w:r>
          <w:delText xml:space="preserve"> </w:delText>
        </w:r>
      </w:del>
      <w:del w:id="2248" w:author="PR Preview" w:date="2026-01-01T00:00:00Z">
        <w:r>
          <w:delText xml:space="preserve">the</w:delText>
        </w:r>
      </w:del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rPr>
            <w:b/>
            <w:bCs/>
          </w:rPr>
          <w:delText xml:space="preserve">fold assignment</w:delText>
        </w:r>
      </w:del>
      <w:del w:id="2251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252" w:author="PR Preview" w:date="2026-01-01T00:00:00Z">
        <w:r>
          <w:delText xml:space="preserve"> </w:delText>
        </w:r>
      </w:del>
      <w:del w:id="2253" w:author="PR Preview" w:date="2026-01-01T00:00:00Z">
        <w:r>
          <w:delText xml:space="preserve">of observation</w:delText>
        </w:r>
      </w:del>
      <w:del w:id="2254" w:author="PR Preview" w:date="2026-01-01T00:00:00Z">
        <w:r>
          <w:delText xml:space="preserve"> </w:delText>
        </w:r>
      </w:del>
      <m:oMath>
        <m:r>
          <m:t>i</m:t>
        </m:r>
      </m:oMath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is the index of the fold that contains it:</w:delText>
        </w:r>
      </w:del>
    </w:p>
    <w:p>
      <w:pPr>
        <w:pStyle w:val="BodyText"/>
      </w:pPr>
      <w:ins w:id="2257" w:author="PR Preview" w:date="2026-01-01T00:00:00Z">
        <w:r>
          <w:rPr>
            <w:b/>
            <w:bCs/>
          </w:rPr>
          <w:t xml:space="preserve">Definition 49 (Fold size)</w:t>
        </w:r>
      </w:ins>
      <w:ins w:id="2258" w:author="PR Preview" w:date="2026-01-01T00:00:00Z">
        <w:r>
          <w:t xml:space="preserve"> </w:t>
        </w:r>
      </w:ins>
      <w:ins w:id="2259" w:author="PR Preview" w:date="2026-01-01T00:00:00Z">
        <w:r>
          <w:t xml:space="preserve">The</w:t>
        </w:r>
      </w:ins>
      <w:ins w:id="2260" w:author="PR Preview" w:date="2026-01-01T00:00:00Z">
        <w:r>
          <w:t xml:space="preserve"> </w:t>
        </w:r>
      </w:ins>
      <w:ins w:id="2261" w:author="PR Preview" w:date="2026-01-01T00:00:00Z">
        <w:r>
          <w:rPr>
            <w:b/>
            <w:bCs/>
          </w:rPr>
          <w:t xml:space="preserve">size</w:t>
        </w:r>
      </w:ins>
      <w:ins w:id="226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263" w:author="PR Preview" w:date="2026-01-01T00:00:00Z">
        <w:r>
          <w:t xml:space="preserve"> </w:t>
        </w:r>
      </w:ins>
      <w:ins w:id="2264" w:author="PR Preview" w:date="2026-01-01T00:00:00Z">
        <w:r>
          <w:t xml:space="preserve">of</w:t>
        </w:r>
      </w:ins>
      <w:ins w:id="2265" w:author="PR Preview" w:date="2026-01-01T00:00:00Z">
        <w:r>
          <w:t xml:space="preserve"> </w:t>
        </w:r>
      </w:ins>
      <w:hyperlink w:anchor="def-folds">
        <w:ins w:id="226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2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is the number of observations it contains:</w:t>
        </w:r>
      </w:ins>
    </w:p>
    <w:p>
      <w:pPr>
        <w:pStyle w:val="BodyText"/>
      </w:pPr>
      <w:bookmarkStart w:id="24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fold-assignment"/>
    <w:p>
      <w:pPr>
        <w:pStyle w:val="FirstParagraph"/>
      </w:pPr>
      <w:ins w:id="2270" w:author="PR Preview" w:date="2026-01-01T00:00:00Z">
        <w:r>
          <w:rPr>
            <w:b/>
            <w:bCs/>
          </w:rPr>
          <w:t xml:space="preserve">Definition 50 (Fold assignment)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Given</w:t>
        </w:r>
      </w:ins>
      <w:ins w:id="2273" w:author="PR Preview" w:date="2026-01-01T00:00:00Z">
        <w:r>
          <w:t xml:space="preserve"> </w:t>
        </w:r>
      </w:ins>
      <w:hyperlink w:anchor="def-folds">
        <w:ins w:id="2274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27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276" w:author="PR Preview" w:date="2026-01-01T00:00:00Z">
        <w:r>
          <w:t xml:space="preserve">,</w:t>
        </w:r>
      </w:ins>
      <w:ins w:id="2277" w:author="PR Preview" w:date="2026-01-01T00:00:00Z">
        <w:r>
          <w:t xml:space="preserve"> </w:t>
        </w:r>
      </w:ins>
      <w:ins w:id="2278" w:author="PR Preview" w:date="2026-01-01T00:00:00Z">
        <w:r>
          <w:t xml:space="preserve">the</w:t>
        </w:r>
      </w:ins>
      <w:ins w:id="2279" w:author="PR Preview" w:date="2026-01-01T00:00:00Z">
        <w:r>
          <w:t xml:space="preserve"> </w:t>
        </w:r>
      </w:ins>
      <w:ins w:id="2280" w:author="PR Preview" w:date="2026-01-01T00:00:00Z">
        <w:r>
          <w:rPr>
            <w:b/>
            <w:bCs/>
          </w:rPr>
          <w:t xml:space="preserve">fold assignment</w:t>
        </w:r>
      </w:ins>
      <w:ins w:id="228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282" w:author="PR Preview" w:date="2026-01-01T00:00:00Z">
        <w:r>
          <w:t xml:space="preserve"> </w:t>
        </w:r>
      </w:ins>
      <w:ins w:id="2283" w:author="PR Preview" w:date="2026-01-01T00:00:00Z">
        <w:r>
          <w:t xml:space="preserve">of observation</w:t>
        </w:r>
      </w:ins>
      <w:ins w:id="2284" w:author="PR Preview" w:date="2026-01-01T00:00:00Z">
        <w:r>
          <w:t xml:space="preserve"> </w:t>
        </w:r>
      </w:ins>
      <m:oMath>
        <m:r>
          <m:t>i</m:t>
        </m:r>
      </m:oMath>
      <w:ins w:id="2285" w:author="PR Preview" w:date="2026-01-01T00:00:00Z">
        <w:r>
          <w:t xml:space="preserve"> </w:t>
        </w:r>
      </w:ins>
      <w:ins w:id="2286" w:author="PR Preview" w:date="2026-01-01T00:00:00Z">
        <w:r>
          <w:t xml:space="preserve">is the index of the fold that contains it:</w:t>
        </w:r>
      </w:ins>
    </w:p>
    <w:p>
      <w:pPr>
        <w:pStyle w:val="BodyText"/>
      </w:pPr>
      <w:bookmarkStart w:id="25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3"/>
    <w:bookmarkStart w:id="255" w:name="def-fold-out-rule"/>
    <w:p>
      <w:pPr>
        <w:pStyle w:val="BodyText"/>
      </w:pPr>
      <w:del w:id="2287" w:author="PR Preview" w:date="2026-01-01T00:00:00Z">
        <w:r>
          <w:rPr>
            <w:b/>
            <w:bCs/>
          </w:rPr>
          <w:delText xml:space="preserve">Definition 48 (Fold-out rule)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For</w:delText>
        </w:r>
      </w:del>
      <w:del w:id="2290" w:author="PR Preview" w:date="2026-01-01T00:00:00Z">
        <w:r>
          <w:delText xml:space="preserve"> </w:delText>
        </w:r>
      </w:del>
      <w:hyperlink w:anchor="def-folds">
        <w:del w:id="2291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292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293" w:author="PR Preview" w:date="2026-01-01T00:00:00Z">
        <w:r>
          <w:delText xml:space="preserve">,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the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rPr>
            <w:b/>
            <w:bCs/>
          </w:rPr>
          <w:delText xml:space="preserve">fold-out rule</w:delText>
        </w:r>
      </w:del>
      <w:del w:id="2298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299" w:author="PR Preview" w:date="2026-01-01T00:00:00Z">
        <w:r>
          <w:delText xml:space="preserve"> </w:delText>
        </w:r>
      </w:del>
      <w:del w:id="2300" w:author="PR Preview" w:date="2026-01-01T00:00:00Z">
        <w:r>
          <w:delText xml:space="preserve">is the</w:delText>
        </w:r>
      </w:del>
      <w:del w:id="2301" w:author="PR Preview" w:date="2026-01-01T00:00:00Z">
        <w:r>
          <w:delText xml:space="preserve"> </w:delText>
        </w:r>
      </w:del>
      <w:hyperlink w:anchor="def-fitted-model">
        <w:del w:id="2302" w:author="PR Preview" w:date="2026-01-01T00:00:00Z">
          <w:r>
            <w:rPr>
              <w:rStyle w:val="Hyperlink"/>
            </w:rPr>
            <w:delText xml:space="preserve">prediction rule</w:delText>
          </w:r>
        </w:del>
      </w:hyperlink>
      <w:del w:id="2303" w:author="PR Preview" w:date="2026-01-01T00:00:00Z">
        <w:r>
          <w:delText xml:space="preserve"> </w:delText>
        </w:r>
      </w:del>
      <w:del w:id="2304" w:author="PR Preview" w:date="2026-01-01T00:00:00Z">
        <w:r>
          <w:delText xml:space="preserve">that a</w:delText>
        </w:r>
      </w:del>
      <w:del w:id="2305" w:author="PR Preview" w:date="2026-01-01T00:00:00Z">
        <w:r>
          <w:delText xml:space="preserve"> </w:delText>
        </w:r>
      </w:del>
      <w:hyperlink w:anchor="def-fitting-procedure">
        <w:del w:id="2306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307" w:author="PR Preview" w:date="2026-01-01T00:00:00Z">
        <w:r>
          <w:delText xml:space="preserve"> </w:delText>
        </w:r>
      </w:del>
      <m:oMath>
        <m:r>
          <m:t>g</m:t>
        </m:r>
      </m:oMath>
      <w:del w:id="2308" w:author="PR Preview" w:date="2026-01-01T00:00:00Z">
        <w:r>
          <w:delText xml:space="preserve"> </w:delText>
        </w:r>
      </w:del>
      <w:del w:id="2309" w:author="PR Preview" w:date="2026-01-01T00:00:00Z">
        <w:r>
          <w:delText xml:space="preserve">produces</w:delText>
        </w:r>
      </w:del>
      <w:del w:id="2310" w:author="PR Preview" w:date="2026-01-01T00:00:00Z">
        <w:r>
          <w:delText xml:space="preserve"> </w:delText>
        </w:r>
      </w:del>
      <w:del w:id="2311" w:author="PR Preview" w:date="2026-01-01T00:00:00Z">
        <w:r>
          <w:delText xml:space="preserve">from the observations outside that fold:</w:delText>
        </w:r>
      </w:del>
    </w:p>
    <w:p>
      <w:pPr>
        <w:pStyle w:val="BodyText"/>
      </w:pPr>
      <w:ins w:id="2312" w:author="PR Preview" w:date="2026-01-01T00:00:00Z">
        <w:r>
          <w:rPr>
            <w:b/>
            <w:bCs/>
          </w:rPr>
          <w:t xml:space="preserve">Definition 51 (Fold-out rule)</w:t>
        </w:r>
      </w:ins>
      <w:ins w:id="2313" w:author="PR Preview" w:date="2026-01-01T00:00:00Z">
        <w:r>
          <w:t xml:space="preserve"> </w:t>
        </w:r>
      </w:ins>
      <w:ins w:id="2314" w:author="PR Preview" w:date="2026-01-01T00:00:00Z">
        <w:r>
          <w:t xml:space="preserve">For</w:t>
        </w:r>
      </w:ins>
      <w:ins w:id="2315" w:author="PR Preview" w:date="2026-01-01T00:00:00Z">
        <w:r>
          <w:t xml:space="preserve"> </w:t>
        </w:r>
      </w:ins>
      <w:hyperlink w:anchor="def-folds">
        <w:ins w:id="2316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31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318" w:author="PR Preview" w:date="2026-01-01T00:00:00Z">
        <w:r>
          <w:t xml:space="preserve">,</w:t>
        </w:r>
      </w:ins>
      <w:ins w:id="2319" w:author="PR Preview" w:date="2026-01-01T00:00:00Z">
        <w:r>
          <w:t xml:space="preserve"> </w:t>
        </w:r>
      </w:ins>
      <w:ins w:id="2320" w:author="PR Preview" w:date="2026-01-01T00:00:00Z">
        <w:r>
          <w:t xml:space="preserve">the</w:t>
        </w:r>
      </w:ins>
      <w:ins w:id="2321" w:author="PR Preview" w:date="2026-01-01T00:00:00Z">
        <w:r>
          <w:t xml:space="preserve"> </w:t>
        </w:r>
      </w:ins>
      <w:ins w:id="2322" w:author="PR Preview" w:date="2026-01-01T00:00:00Z">
        <w:r>
          <w:rPr>
            <w:b/>
            <w:bCs/>
          </w:rPr>
          <w:t xml:space="preserve">fold-out rule</w:t>
        </w:r>
      </w:ins>
      <w:ins w:id="2323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324" w:author="PR Preview" w:date="2026-01-01T00:00:00Z">
        <w:r>
          <w:t xml:space="preserve"> </w:t>
        </w:r>
      </w:ins>
      <w:ins w:id="2325" w:author="PR Preview" w:date="2026-01-01T00:00:00Z">
        <w:r>
          <w:t xml:space="preserve">is the</w:t>
        </w:r>
      </w:ins>
      <w:ins w:id="2326" w:author="PR Preview" w:date="2026-01-01T00:00:00Z">
        <w:r>
          <w:t xml:space="preserve"> </w:t>
        </w:r>
      </w:ins>
      <w:hyperlink w:anchor="def-fitted-model">
        <w:ins w:id="232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328" w:author="PR Preview" w:date="2026-01-01T00:00:00Z">
        <w:r>
          <w:t xml:space="preserve"> </w:t>
        </w:r>
      </w:ins>
      <w:ins w:id="2329" w:author="PR Preview" w:date="2026-01-01T00:00:00Z">
        <w:r>
          <w:t xml:space="preserve">that a</w:t>
        </w:r>
      </w:ins>
      <w:ins w:id="2330" w:author="PR Preview" w:date="2026-01-01T00:00:00Z">
        <w:r>
          <w:t xml:space="preserve"> </w:t>
        </w:r>
      </w:ins>
      <w:hyperlink w:anchor="def-fitting-procedure">
        <w:ins w:id="2331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332" w:author="PR Preview" w:date="2026-01-01T00:00:00Z">
        <w:r>
          <w:t xml:space="preserve"> </w:t>
        </w:r>
      </w:ins>
      <m:oMath>
        <m:r>
          <m:t>g</m:t>
        </m:r>
      </m:oMath>
      <w:ins w:id="2333" w:author="PR Preview" w:date="2026-01-01T00:00:00Z">
        <w:r>
          <w:t xml:space="preserve"> </w:t>
        </w:r>
      </w:ins>
      <w:ins w:id="2334" w:author="PR Preview" w:date="2026-01-01T00:00:00Z">
        <w:r>
          <w:t xml:space="preserve">produces</w:t>
        </w:r>
      </w:ins>
      <w:ins w:id="2335" w:author="PR Preview" w:date="2026-01-01T00:00:00Z">
        <w:r>
          <w:t xml:space="preserve"> </w:t>
        </w:r>
      </w:ins>
      <w:ins w:id="2336" w:author="PR Preview" w:date="2026-01-01T00:00:00Z">
        <w:r>
          <w:t xml:space="preserve">from the observations outside that fold:</w:t>
        </w:r>
      </w:ins>
    </w:p>
    <w:p>
      <w:pPr>
        <w:pStyle w:val="BodyText"/>
      </w:pPr>
      <w:bookmarkStart w:id="25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54"/>
    </w:p>
    <w:bookmarkEnd w:id="255"/>
    <w:bookmarkStart w:id="256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56"/>
    <w:bookmarkStart w:id="257" w:name="def-kfold"/>
    <w:p>
      <w:pPr>
        <w:pStyle w:val="BodyText"/>
      </w:pPr>
      <w:del w:id="2337" w:author="PR Preview" w:date="2026-01-01T00:00:00Z">
        <w:r>
          <w:rPr>
            <w:b/>
            <w:bCs/>
          </w:rPr>
          <w:delText xml:space="preserve">Definition 49 (</w:delText>
        </w:r>
      </w:del>
      <m:oMath>
        <m:r>
          <m:t>k</m:t>
        </m:r>
      </m:oMath>
      <w:del w:id="2338" w:author="PR Preview" w:date="2026-01-01T00:00:00Z">
        <w:r>
          <w:rPr>
            <w:b/>
            <w:bCs/>
          </w:rPr>
          <w:delText xml:space="preserve">-fold cross-validation)</w:delText>
        </w:r>
      </w:del>
      <w:del w:id="2339" w:author="PR Preview" w:date="2026-01-01T00:00:00Z">
        <w:r>
          <w:delText xml:space="preserve"> </w:delText>
        </w:r>
      </w:del>
      <w:del w:id="2340" w:author="PR Preview" w:date="2026-01-01T00:00:00Z">
        <w:r>
          <w:delText xml:space="preserve">In</w:delText>
        </w:r>
      </w:del>
      <w:del w:id="2341" w:author="PR Preview" w:date="2026-01-01T00:00:00Z">
        <w:r>
          <w:delText xml:space="preserve"> </w:delText>
        </w:r>
      </w:del>
      <m:oMath>
        <m:r>
          <m:t>k</m:t>
        </m:r>
      </m:oMath>
      <w:del w:id="2342" w:author="PR Preview" w:date="2026-01-01T00:00:00Z">
        <w:r>
          <w:rPr>
            <w:b/>
            <w:bCs/>
          </w:rPr>
          <w:delText xml:space="preserve">-fold cross-validation</w:delText>
        </w:r>
      </w:del>
      <w:del w:id="2343" w:author="PR Preview" w:date="2026-01-01T00:00:00Z">
        <w:r>
          <w:delText xml:space="preserve">:</w:delText>
        </w:r>
      </w:del>
    </w:p>
    <w:p>
      <w:pPr>
        <w:pStyle w:val="BodyText"/>
      </w:pPr>
      <w:ins w:id="2344" w:author="PR Preview" w:date="2026-01-01T00:00:00Z">
        <w:r>
          <w:rPr>
            <w:b/>
            <w:bCs/>
          </w:rPr>
          <w:t xml:space="preserve">Definition 52 (</w:t>
        </w:r>
      </w:ins>
      <m:oMath>
        <m:r>
          <m:t>k</m:t>
        </m:r>
      </m:oMath>
      <w:ins w:id="2345" w:author="PR Preview" w:date="2026-01-01T00:00:00Z">
        <w:r>
          <w:rPr>
            <w:b/>
            <w:bCs/>
          </w:rPr>
          <w:t xml:space="preserve">-fold cross-validation)</w:t>
        </w:r>
      </w:ins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In</w:t>
        </w:r>
      </w:ins>
      <w:ins w:id="2348" w:author="PR Preview" w:date="2026-01-01T00:00:00Z">
        <w:r>
          <w:t xml:space="preserve"> </w:t>
        </w:r>
      </w:ins>
      <m:oMath>
        <m:r>
          <m:t>k</m:t>
        </m:r>
      </m:oMath>
      <w:ins w:id="2349" w:author="PR Preview" w:date="2026-01-01T00:00:00Z">
        <w:r>
          <w:rPr>
            <w:b/>
            <w:bCs/>
          </w:rPr>
          <w:t xml:space="preserve">-fold cross-validation</w:t>
        </w:r>
      </w:ins>
      <w:ins w:id="2350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del w:id="2351" w:author="PR Preview" w:date="2026-01-01T00:00:00Z">
        <w:r>
          <w:delText xml:space="preserve">Source:</w:delText>
        </w:r>
      </w:del>
      <w:del w:id="2352" w:author="PR Preview" w:date="2026-01-01T00:00:00Z">
        <w:r>
          <w:delText xml:space="preserve"> </w:delText>
        </w:r>
      </w:del>
      <w:del w:id="2353" w:author="PR Preview" w:date="2026-01-01T00:00:00Z">
        <w:r>
          <w:delText xml:space="preserve">Wikipedia contributors [10]</w:delText>
        </w:r>
      </w:del>
      <w:del w:id="2354" w:author="PR Preview" w:date="2026-01-01T00:00:00Z">
        <w:r>
          <w:delText xml:space="preserve">.</w:delText>
        </w:r>
      </w:del>
    </w:p>
    <w:p>
      <w:pPr>
        <w:pStyle w:val="FirstParagraph"/>
      </w:pPr>
      <w:ins w:id="2355" w:author="PR Preview" w:date="2026-01-01T00:00:00Z">
        <w:r>
          <w:t xml:space="preserve">Source:</w:t>
        </w:r>
      </w:ins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Wikipedia contributors [12]</w:t>
        </w:r>
      </w:ins>
      <w:ins w:id="2358" w:author="PR Preview" w:date="2026-01-01T00:00:00Z">
        <w:r>
          <w:t xml:space="preserve">.</w:t>
        </w:r>
      </w:ins>
    </w:p>
    <w:bookmarkEnd w:id="257"/>
    <w:bookmarkStart w:id="258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8"/>
    <w:bookmarkStart w:id="260" w:name="def-cv-estimate"/>
    <w:p>
      <w:pPr>
        <w:pStyle w:val="BodyText"/>
      </w:pPr>
      <w:del w:id="2359" w:author="PR Preview" w:date="2026-01-01T00:00:00Z">
        <w:r>
          <w:rPr>
            <w:b/>
            <w:bCs/>
          </w:rPr>
          <w:delText xml:space="preserve">Definition 50 (Cross-validation estimate)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The</w:delText>
        </w:r>
      </w:del>
      <w:del w:id="2362" w:author="PR Preview" w:date="2026-01-01T00:00:00Z">
        <w:r>
          <w:delText xml:space="preserve"> </w:delText>
        </w:r>
      </w:del>
      <m:oMath>
        <m:r>
          <m:t>k</m:t>
        </m:r>
      </m:oMath>
      <w:del w:id="2363" w:author="PR Preview" w:date="2026-01-01T00:00:00Z">
        <w:r>
          <w:rPr>
            <w:b/>
            <w:bCs/>
          </w:rPr>
          <w:delText xml:space="preserve">-fold cross-validation estimate</w:delText>
        </w:r>
      </w:del>
      <w:del w:id="2364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is the</w:delText>
        </w:r>
      </w:del>
      <w:del w:id="2367" w:author="PR Preview" w:date="2026-01-01T00:00:00Z">
        <w:r>
          <w:delText xml:space="preserve"> </w:delText>
        </w:r>
      </w:del>
      <w:hyperlink r:id="rId79">
        <w:del w:id="2368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369" w:author="PR Preview" w:date="2026-01-01T00:00:00Z">
        <w:r>
          <w:delText xml:space="preserve"> </w:delText>
        </w:r>
      </w:del>
      <w:del w:id="2370" w:author="PR Preview" w:date="2026-01-01T00:00:00Z">
        <w:r>
          <w:delText xml:space="preserve">of the predictions that each observation</w:delText>
        </w:r>
      </w:del>
      <w:del w:id="2371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of the training set receives</w:delText>
        </w:r>
      </w:del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from the</w:delText>
        </w:r>
      </w:del>
      <w:del w:id="2376" w:author="PR Preview" w:date="2026-01-01T00:00:00Z">
        <w:r>
          <w:delText xml:space="preserve"> </w:delText>
        </w:r>
      </w:del>
      <w:hyperlink w:anchor="def-fold-out-rule">
        <w:del w:id="2377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of its</w:delText>
        </w:r>
      </w:del>
      <w:del w:id="2380" w:author="PR Preview" w:date="2026-01-01T00:00:00Z">
        <w:r>
          <w:delText xml:space="preserve"> </w:delText>
        </w:r>
      </w:del>
      <w:hyperlink w:anchor="def-fold-assignment">
        <w:del w:id="2381" w:author="PR Preview" w:date="2026-01-01T00:00:00Z">
          <w:r>
            <w:rPr>
              <w:rStyle w:val="Hyperlink"/>
            </w:rPr>
            <w:delText xml:space="preserve">fold assignment</w:delText>
          </w:r>
        </w:del>
      </w:hyperlink>
      <w:del w:id="2382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delText xml:space="preserve">in</w:delText>
        </w:r>
      </w:del>
      <w:del w:id="2385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386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387" w:author="PR Preview" w:date="2026-01-01T00:00:00Z">
        <w:r>
          <w:delText xml:space="preserve">:</w:delText>
        </w:r>
      </w:del>
    </w:p>
    <w:p>
      <w:pPr>
        <w:pStyle w:val="BodyText"/>
      </w:pPr>
      <w:ins w:id="2388" w:author="PR Preview" w:date="2026-01-01T00:00:00Z">
        <w:r>
          <w:rPr>
            <w:b/>
            <w:bCs/>
          </w:rPr>
          <w:t xml:space="preserve">Definition 53 (Cross-validation estimate)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The</w:t>
        </w:r>
      </w:ins>
      <w:ins w:id="2391" w:author="PR Preview" w:date="2026-01-01T00:00:00Z">
        <w:r>
          <w:t xml:space="preserve"> </w:t>
        </w:r>
      </w:ins>
      <m:oMath>
        <m:r>
          <m:t>k</m:t>
        </m:r>
      </m:oMath>
      <w:ins w:id="2392" w:author="PR Preview" w:date="2026-01-01T00:00:00Z">
        <w:r>
          <w:rPr>
            <w:b/>
            <w:bCs/>
          </w:rPr>
          <w:t xml:space="preserve">-fold cross-validation estimate</w:t>
        </w:r>
      </w:ins>
      <w:ins w:id="239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is the</w:t>
        </w:r>
      </w:ins>
      <w:ins w:id="2396" w:author="PR Preview" w:date="2026-01-01T00:00:00Z">
        <w:r>
          <w:t xml:space="preserve"> </w:t>
        </w:r>
      </w:ins>
      <w:hyperlink r:id="rId79">
        <w:ins w:id="2397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398" w:author="PR Preview" w:date="2026-01-01T00:00:00Z">
        <w:r>
          <w:t xml:space="preserve"> </w:t>
        </w:r>
      </w:ins>
      <w:ins w:id="2399" w:author="PR Preview" w:date="2026-01-01T00:00:00Z">
        <w:r>
          <w:t xml:space="preserve">of the predictions that each observation</w:t>
        </w:r>
      </w:ins>
      <w:ins w:id="2400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of the training set receives</w:t>
        </w:r>
      </w:ins>
      <w:ins w:id="2403" w:author="PR Preview" w:date="2026-01-01T00:00:00Z">
        <w:r>
          <w:t xml:space="preserve"> </w:t>
        </w:r>
      </w:ins>
      <w:ins w:id="2404" w:author="PR Preview" w:date="2026-01-01T00:00:00Z">
        <w:r>
          <w:t xml:space="preserve">from the</w:t>
        </w:r>
      </w:ins>
      <w:ins w:id="2405" w:author="PR Preview" w:date="2026-01-01T00:00:00Z">
        <w:r>
          <w:t xml:space="preserve"> </w:t>
        </w:r>
      </w:ins>
      <w:hyperlink w:anchor="def-fold-out-rule">
        <w:ins w:id="2406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407" w:author="PR Preview" w:date="2026-01-01T00:00:00Z">
        <w:r>
          <w:t xml:space="preserve"> </w:t>
        </w:r>
      </w:ins>
      <w:ins w:id="2408" w:author="PR Preview" w:date="2026-01-01T00:00:00Z">
        <w:r>
          <w:t xml:space="preserve">of its</w:t>
        </w:r>
      </w:ins>
      <w:ins w:id="2409" w:author="PR Preview" w:date="2026-01-01T00:00:00Z">
        <w:r>
          <w:t xml:space="preserve"> </w:t>
        </w:r>
      </w:ins>
      <w:hyperlink w:anchor="def-fold-assignment">
        <w:ins w:id="2410" w:author="PR Preview" w:date="2026-01-01T00:00:00Z">
          <w:r>
            <w:rPr>
              <w:rStyle w:val="Hyperlink"/>
            </w:rPr>
            <w:t xml:space="preserve">fold assignment</w:t>
          </w:r>
        </w:ins>
      </w:hyperlink>
      <w:ins w:id="2411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ins w:id="2412" w:author="PR Preview" w:date="2026-01-01T00:00:00Z">
        <w:r>
          <w:t xml:space="preserve"> </w:t>
        </w:r>
      </w:ins>
      <w:ins w:id="2413" w:author="PR Preview" w:date="2026-01-01T00:00:00Z">
        <w:r>
          <w:t xml:space="preserve">in</w:t>
        </w:r>
      </w:ins>
      <w:ins w:id="2414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415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416" w:author="PR Preview" w:date="2026-01-01T00:00:00Z">
        <w:r>
          <w:t xml:space="preserve">:</w:t>
        </w:r>
      </w:ins>
    </w:p>
    <w:p>
      <w:pPr>
        <w:pStyle w:val="BodyText"/>
      </w:pPr>
      <w:bookmarkStart w:id="25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9"/>
    </w:p>
    <w:bookmarkEnd w:id="260"/>
    <w:bookmarkStart w:id="261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1"/>
    <w:bookmarkStart w:id="262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2"/>
    <w:bookmarkStart w:id="263" w:name="sol-cv-estimate-by-fold"/>
    <w:p>
      <w:pPr>
        <w:pStyle w:val="BodyText"/>
      </w:pPr>
      <w:del w:id="2417" w:author="PR Preview" w:date="2026-01-01T00:00:00Z">
        <w:r>
          <w:rPr>
            <w:i/>
            <w:iCs/>
          </w:rPr>
          <w:delText xml:space="preserve">Solution 12</w:delText>
        </w:r>
      </w:del>
      <w:del w:id="2418" w:author="PR Preview" w:date="2026-01-01T00:00:00Z">
        <w:r>
          <w:delText xml:space="preserve">. </w:delText>
        </w:r>
      </w:del>
      <w:del w:id="2419" w:author="PR Preview" w:date="2026-01-01T00:00:00Z">
        <w:r>
          <w:delText xml:space="preserve">The folds</w:delText>
        </w:r>
      </w:del>
      <w:del w:id="242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2421" w:author="PR Preview" w:date="2026-01-01T00:00:00Z">
        <w:r>
          <w:delText xml:space="preserve"> </w:delText>
        </w:r>
      </w:del>
      <w:del w:id="2422" w:author="PR Preview" w:date="2026-01-01T00:00:00Z">
        <w:r>
          <w:delText xml:space="preserve">partition</w:delText>
        </w:r>
      </w:del>
      <w:del w:id="2423" w:author="PR Preview" w:date="2026-01-01T00:00:00Z">
        <w:r>
          <w:delText xml:space="preserve"> </w:delText>
        </w:r>
      </w:del>
      <m:oMath>
        <m:r>
          <m:t>I</m:t>
        </m:r>
      </m:oMath>
      <w:del w:id="2424" w:author="PR Preview" w:date="2026-01-01T00:00:00Z">
        <w:r>
          <w:delText xml:space="preserve"> </w:delText>
        </w:r>
      </w:del>
      <w:del w:id="2425" w:author="PR Preview" w:date="2026-01-01T00:00:00Z">
        <w:r>
          <w:delText xml:space="preserve">(</w:delText>
        </w:r>
      </w:del>
      <w:hyperlink w:anchor="def-folds">
        <w:del w:id="2426" w:author="PR Preview" w:date="2026-01-01T00:00:00Z">
          <w:r>
            <w:rPr>
              <w:rStyle w:val="Hyperlink"/>
            </w:rPr>
            <w:delText xml:space="preserve">Definition 45</w:delText>
          </w:r>
        </w:del>
      </w:hyperlink>
      <w:del w:id="2427" w:author="PR Preview" w:date="2026-01-01T00:00:00Z">
        <w:r>
          <w:delText xml:space="preserve">),</w:delText>
        </w:r>
      </w:del>
      <w:del w:id="2428" w:author="PR Preview" w:date="2026-01-01T00:00:00Z">
        <w:r>
          <w:delText xml:space="preserve"> </w:delText>
        </w:r>
      </w:del>
      <w:del w:id="2429" w:author="PR Preview" w:date="2026-01-01T00:00:00Z">
        <w:r>
          <w:delText xml:space="preserve">so summing over the observations of each fold and then over the folds</w:delText>
        </w:r>
      </w:del>
      <w:del w:id="2430" w:author="PR Preview" w:date="2026-01-01T00:00:00Z">
        <w:r>
          <w:delText xml:space="preserve"> </w:delText>
        </w:r>
      </w:del>
      <w:del w:id="2431" w:author="PR Preview" w:date="2026-01-01T00:00:00Z">
        <w:r>
          <w:delText xml:space="preserve">adds each term of</w:delText>
        </w:r>
      </w:del>
      <w:del w:id="2432" w:author="PR Preview" w:date="2026-01-01T00:00:00Z">
        <w:r>
          <w:delText xml:space="preserve"> </w:delText>
        </w:r>
      </w:del>
      <w:hyperlink w:anchor="eq-cv-estimate">
        <w:del w:id="2433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434" w:author="PR Preview" w:date="2026-01-01T00:00:00Z">
        <w:r>
          <w:delText xml:space="preserve"> </w:delText>
        </w:r>
      </w:del>
      <w:del w:id="2435" w:author="PR Preview" w:date="2026-01-01T00:00:00Z">
        <w:r>
          <w:delText xml:space="preserve">exactly once.</w:delText>
        </w:r>
      </w:del>
      <w:del w:id="2436" w:author="PR Preview" w:date="2026-01-01T00:00:00Z">
        <w:r>
          <w:delText xml:space="preserve"> </w:delText>
        </w:r>
      </w:del>
      <w:del w:id="2437" w:author="PR Preview" w:date="2026-01-01T00:00:00Z">
        <w:r>
          <w:delText xml:space="preserve">For</w:delText>
        </w:r>
      </w:del>
      <w:del w:id="243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439" w:author="PR Preview" w:date="2026-01-01T00:00:00Z">
        <w:r>
          <w:delText xml:space="preserve">,</w:delText>
        </w:r>
      </w:del>
      <w:del w:id="2440" w:author="PR Preview" w:date="2026-01-01T00:00:00Z">
        <w:r>
          <w:delText xml:space="preserve"> </w:delText>
        </w:r>
      </w:del>
      <w:hyperlink w:anchor="eq-fold-assignment">
        <w:del w:id="2441" w:author="PR Preview" w:date="2026-01-01T00:00:00Z">
          <w:r>
            <w:rPr>
              <w:rStyle w:val="Hyperlink"/>
            </w:rPr>
            <w:delText xml:space="preserve">Equation 47</w:delText>
          </w:r>
        </w:del>
      </w:hyperlink>
      <w:del w:id="2442" w:author="PR Preview" w:date="2026-01-01T00:00:00Z">
        <w:r>
          <w:delText xml:space="preserve"> </w:delText>
        </w:r>
      </w:del>
      <w:del w:id="2443" w:author="PR Preview" w:date="2026-01-01T00:00:00Z">
        <w:r>
          <w:delText xml:space="preserve">also puts</w:delText>
        </w:r>
      </w:del>
      <w:del w:id="2444" w:author="PR Preview" w:date="2026-01-01T00:00:00Z">
        <w:r>
          <w:delText xml:space="preserve"> </w:delText>
        </w:r>
      </w:del>
      <m:oMath>
        <m:r>
          <m:t>i</m:t>
        </m:r>
      </m:oMath>
      <w:del w:id="2445" w:author="PR Preview" w:date="2026-01-01T00:00:00Z">
        <w:r>
          <w:delText xml:space="preserve"> </w:delText>
        </w:r>
      </w:del>
      <w:del w:id="2446" w:author="PR Preview" w:date="2026-01-01T00:00:00Z">
        <w:r>
          <w:delText xml:space="preserve">in</w:delText>
        </w:r>
      </w:del>
      <w:del w:id="244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del w:id="2448" w:author="PR Preview" w:date="2026-01-01T00:00:00Z">
        <w:r>
          <w:delText xml:space="preserve">,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and the folds are disjoint,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so</w:delText>
        </w:r>
      </w:del>
      <w:del w:id="2453" w:author="PR Preview" w:date="2026-01-01T00:00:00Z">
        <w:r>
          <w:delText xml:space="preserve"> </w:delText>
        </w:r>
      </w:del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del w:id="2454" w:author="PR Preview" w:date="2026-01-01T00:00:00Z">
        <w:r>
          <w:delText xml:space="preserve">.</w:delText>
        </w:r>
      </w:del>
      <w:del w:id="2455" w:author="PR Preview" w:date="2026-01-01T00:00:00Z">
        <w:r>
          <w:delText xml:space="preserve"> </w:delText>
        </w:r>
      </w:del>
      <w:del w:id="2456" w:author="PR Preview" w:date="2026-01-01T00:00:00Z">
        <w:r>
          <w:delText xml:space="preserve">Then</w:delText>
        </w:r>
      </w:del>
    </w:p>
    <w:p>
      <w:pPr>
        <w:pStyle w:val="BodyText"/>
      </w:pPr>
      <w:ins w:id="2457" w:author="PR Preview" w:date="2026-01-01T00:00:00Z">
        <w:r>
          <w:rPr>
            <w:i/>
            <w:iCs/>
          </w:rPr>
          <w:t xml:space="preserve">Solution 12</w:t>
        </w:r>
      </w:ins>
      <w:ins w:id="2458" w:author="PR Preview" w:date="2026-01-01T00:00:00Z">
        <w:r>
          <w:t xml:space="preserve">. </w:t>
        </w:r>
      </w:ins>
      <w:ins w:id="2459" w:author="PR Preview" w:date="2026-01-01T00:00:00Z">
        <w:r>
          <w:t xml:space="preserve">The folds</w:t>
        </w:r>
      </w:ins>
      <w:ins w:id="246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2461" w:author="PR Preview" w:date="2026-01-01T00:00:00Z">
        <w:r>
          <w:t xml:space="preserve"> </w:t>
        </w:r>
      </w:ins>
      <w:ins w:id="2462" w:author="PR Preview" w:date="2026-01-01T00:00:00Z">
        <w:r>
          <w:t xml:space="preserve">partition</w:t>
        </w:r>
      </w:ins>
      <w:ins w:id="2463" w:author="PR Preview" w:date="2026-01-01T00:00:00Z">
        <w:r>
          <w:t xml:space="preserve"> </w:t>
        </w:r>
      </w:ins>
      <m:oMath>
        <m:r>
          <m:t>I</m:t>
        </m:r>
      </m:oMath>
      <w:ins w:id="2464" w:author="PR Preview" w:date="2026-01-01T00:00:00Z">
        <w:r>
          <w:t xml:space="preserve"> </w:t>
        </w:r>
      </w:ins>
      <w:ins w:id="2465" w:author="PR Preview" w:date="2026-01-01T00:00:00Z">
        <w:r>
          <w:t xml:space="preserve">(</w:t>
        </w:r>
      </w:ins>
      <w:hyperlink w:anchor="def-folds">
        <w:ins w:id="2466" w:author="PR Preview" w:date="2026-01-01T00:00:00Z">
          <w:r>
            <w:rPr>
              <w:rStyle w:val="Hyperlink"/>
            </w:rPr>
            <w:t xml:space="preserve">Definition 48</w:t>
          </w:r>
        </w:ins>
      </w:hyperlink>
      <w:ins w:id="2467" w:author="PR Preview" w:date="2026-01-01T00:00:00Z">
        <w:r>
          <w:t xml:space="preserve">),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so summing over the observations of each fold and then over the folds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adds each term of</w:t>
        </w:r>
      </w:ins>
      <w:ins w:id="2472" w:author="PR Preview" w:date="2026-01-01T00:00:00Z">
        <w:r>
          <w:t xml:space="preserve"> </w:t>
        </w:r>
      </w:ins>
      <w:hyperlink w:anchor="eq-cv-estimate">
        <w:ins w:id="2473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exactly once.</w:t>
        </w:r>
      </w:ins>
      <w:ins w:id="2476" w:author="PR Preview" w:date="2026-01-01T00:00:00Z">
        <w:r>
          <w:t xml:space="preserve"> </w:t>
        </w:r>
      </w:ins>
      <w:ins w:id="2477" w:author="PR Preview" w:date="2026-01-01T00:00:00Z">
        <w:r>
          <w:t xml:space="preserve">For</w:t>
        </w:r>
      </w:ins>
      <w:ins w:id="24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479" w:author="PR Preview" w:date="2026-01-01T00:00:00Z">
        <w:r>
          <w:t xml:space="preserve">,</w:t>
        </w:r>
      </w:ins>
      <w:ins w:id="2480" w:author="PR Preview" w:date="2026-01-01T00:00:00Z">
        <w:r>
          <w:t xml:space="preserve"> </w:t>
        </w:r>
      </w:ins>
      <w:hyperlink w:anchor="eq-fold-assignment">
        <w:ins w:id="2481" w:author="PR Preview" w:date="2026-01-01T00:00:00Z">
          <w:r>
            <w:rPr>
              <w:rStyle w:val="Hyperlink"/>
            </w:rPr>
            <w:t xml:space="preserve">Equation 47</w:t>
          </w:r>
        </w:ins>
      </w:hyperlink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also puts</w:t>
        </w:r>
      </w:ins>
      <w:ins w:id="2484" w:author="PR Preview" w:date="2026-01-01T00:00:00Z">
        <w:r>
          <w:t xml:space="preserve"> </w:t>
        </w:r>
      </w:ins>
      <m:oMath>
        <m:r>
          <m:t>i</m:t>
        </m:r>
      </m:oMath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in</w:t>
        </w:r>
      </w:ins>
      <w:ins w:id="24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ins w:id="2488" w:author="PR Preview" w:date="2026-01-01T00:00:00Z">
        <w:r>
          <w:t xml:space="preserve">,</w:t>
        </w:r>
      </w:ins>
      <w:ins w:id="2489" w:author="PR Preview" w:date="2026-01-01T00:00:00Z">
        <w:r>
          <w:t xml:space="preserve"> </w:t>
        </w:r>
      </w:ins>
      <w:ins w:id="2490" w:author="PR Preview" w:date="2026-01-01T00:00:00Z">
        <w:r>
          <w:t xml:space="preserve">and the folds are disjoint,</w:t>
        </w:r>
      </w:ins>
      <w:ins w:id="2491" w:author="PR Preview" w:date="2026-01-01T00:00:00Z">
        <w:r>
          <w:t xml:space="preserve"> </w:t>
        </w:r>
      </w:ins>
      <w:ins w:id="2492" w:author="PR Preview" w:date="2026-01-01T00:00:00Z">
        <w:r>
          <w:t xml:space="preserve">so</w:t>
        </w:r>
      </w:ins>
      <w:ins w:id="2493" w:author="PR Preview" w:date="2026-01-01T00:00:00Z">
        <w:r>
          <w:t xml:space="preserve"> </w:t>
        </w:r>
      </w:ins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ins w:id="2494" w:author="PR Preview" w:date="2026-01-01T00:00:00Z">
        <w:r>
          <w:t xml:space="preserve">.</w:t>
        </w:r>
      </w:ins>
      <w:ins w:id="2495" w:author="PR Preview" w:date="2026-01-01T00:00:00Z">
        <w:r>
          <w:t xml:space="preserve"> </w:t>
        </w:r>
      </w:ins>
      <w:ins w:id="2496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63"/>
    <w:bookmarkStart w:id="265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6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67" w:name="def-fold-mse"/>
    <w:p>
      <w:pPr>
        <w:pStyle w:val="BodyText"/>
      </w:pPr>
      <w:del w:id="2497" w:author="PR Preview" w:date="2026-01-01T00:00:00Z">
        <w:r>
          <w:rPr>
            <w:b/>
            <w:bCs/>
          </w:rPr>
          <w:delText xml:space="preserve">Definition 51 (Fold mean squared error)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The</w:delText>
        </w:r>
      </w:del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rPr>
            <w:b/>
            <w:bCs/>
          </w:rPr>
          <w:delText xml:space="preserve">fold mean squared error</w:delText>
        </w:r>
      </w:del>
      <w:del w:id="250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of</w:delText>
        </w:r>
      </w:del>
      <w:del w:id="2505" w:author="PR Preview" w:date="2026-01-01T00:00:00Z">
        <w:r>
          <w:delText xml:space="preserve"> </w:delText>
        </w:r>
      </w:del>
      <w:hyperlink w:anchor="def-folds">
        <w:del w:id="2506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5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2508" w:author="PR Preview" w:date="2026-01-01T00:00:00Z">
        <w:r>
          <w:delText xml:space="preserve"> </w:delText>
        </w:r>
      </w:del>
      <w:del w:id="2509" w:author="PR Preview" w:date="2026-01-01T00:00:00Z">
        <w:r>
          <w:delText xml:space="preserve">is the</w:delText>
        </w:r>
      </w:del>
      <w:del w:id="2510" w:author="PR Preview" w:date="2026-01-01T00:00:00Z">
        <w:r>
          <w:delText xml:space="preserve"> </w:delText>
        </w:r>
      </w:del>
      <w:hyperlink r:id="rId79">
        <w:del w:id="2511" w:author="PR Preview" w:date="2026-01-01T00:00:00Z">
          <w:r>
            <w:rPr>
              <w:rStyle w:val="Hyperlink"/>
            </w:rPr>
            <w:delText xml:space="preserve">sMSE</w:delText>
          </w:r>
        </w:del>
      </w:hyperlink>
      <w:del w:id="2512" w:author="PR Preview" w:date="2026-01-01T00:00:00Z">
        <w:r>
          <w:delText xml:space="preserve"> </w:delText>
        </w:r>
      </w:del>
      <w:del w:id="2513" w:author="PR Preview" w:date="2026-01-01T00:00:00Z">
        <w:r>
          <w:delText xml:space="preserve">of the</w:delText>
        </w:r>
      </w:del>
      <w:del w:id="2514" w:author="PR Preview" w:date="2026-01-01T00:00:00Z">
        <w:r>
          <w:delText xml:space="preserve"> </w:delText>
        </w:r>
      </w:del>
      <w:hyperlink w:anchor="def-fold-out-rule">
        <w:del w:id="251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516" w:author="PR Preview" w:date="2026-01-01T00:00:00Z">
        <w:r>
          <w:delText xml:space="preserve">’s predictions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for the</w:delText>
        </w:r>
      </w:del>
      <w:del w:id="2519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j</m:t>
            </m:r>
          </m:sub>
        </m:sSub>
      </m:oMath>
      <w:del w:id="2520" w:author="PR Preview" w:date="2026-01-01T00:00:00Z">
        <w:r>
          <w:delText xml:space="preserve"> </w:delText>
        </w:r>
      </w:del>
      <w:del w:id="2521" w:author="PR Preview" w:date="2026-01-01T00:00:00Z">
        <w:r>
          <w:delText xml:space="preserve">(</w:delText>
        </w:r>
      </w:del>
      <w:hyperlink w:anchor="def-fold-size">
        <w:del w:id="2522" w:author="PR Preview" w:date="2026-01-01T00:00:00Z">
          <w:r>
            <w:rPr>
              <w:rStyle w:val="Hyperlink"/>
            </w:rPr>
            <w:delText xml:space="preserve">fold size</w:delText>
          </w:r>
        </w:del>
      </w:hyperlink>
      <w:del w:id="2523" w:author="PR Preview" w:date="2026-01-01T00:00:00Z">
        <w:r>
          <w:delText xml:space="preserve">) observations in that fold:</w:delText>
        </w:r>
      </w:del>
    </w:p>
    <w:p>
      <w:pPr>
        <w:pStyle w:val="BodyText"/>
      </w:pPr>
      <w:ins w:id="2524" w:author="PR Preview" w:date="2026-01-01T00:00:00Z">
        <w:r>
          <w:rPr>
            <w:b/>
            <w:bCs/>
          </w:rPr>
          <w:t xml:space="preserve">Definition 54 (Fold mean squared error)</w:t>
        </w:r>
      </w:ins>
      <w:ins w:id="2525" w:author="PR Preview" w:date="2026-01-01T00:00:00Z">
        <w:r>
          <w:t xml:space="preserve"> </w:t>
        </w:r>
      </w:ins>
      <w:ins w:id="2526" w:author="PR Preview" w:date="2026-01-01T00:00:00Z">
        <w:r>
          <w:t xml:space="preserve">The</w:t>
        </w:r>
      </w:ins>
      <w:ins w:id="2527" w:author="PR Preview" w:date="2026-01-01T00:00:00Z">
        <w:r>
          <w:t xml:space="preserve"> </w:t>
        </w:r>
      </w:ins>
      <w:ins w:id="2528" w:author="PR Preview" w:date="2026-01-01T00:00:00Z">
        <w:r>
          <w:rPr>
            <w:b/>
            <w:bCs/>
          </w:rPr>
          <w:t xml:space="preserve">fold mean squared error</w:t>
        </w:r>
      </w:ins>
      <w:ins w:id="25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ins w:id="2530" w:author="PR Preview" w:date="2026-01-01T00:00:00Z">
        <w:r>
          <w:t xml:space="preserve"> </w:t>
        </w:r>
      </w:ins>
      <w:ins w:id="2531" w:author="PR Preview" w:date="2026-01-01T00:00:00Z">
        <w:r>
          <w:t xml:space="preserve">of</w:t>
        </w:r>
      </w:ins>
      <w:ins w:id="2532" w:author="PR Preview" w:date="2026-01-01T00:00:00Z">
        <w:r>
          <w:t xml:space="preserve"> </w:t>
        </w:r>
      </w:ins>
      <w:hyperlink w:anchor="def-folds">
        <w:ins w:id="2533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5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2535" w:author="PR Preview" w:date="2026-01-01T00:00:00Z">
        <w:r>
          <w:t xml:space="preserve"> </w:t>
        </w:r>
      </w:ins>
      <w:ins w:id="2536" w:author="PR Preview" w:date="2026-01-01T00:00:00Z">
        <w:r>
          <w:t xml:space="preserve">is the</w:t>
        </w:r>
      </w:ins>
      <w:ins w:id="2537" w:author="PR Preview" w:date="2026-01-01T00:00:00Z">
        <w:r>
          <w:t xml:space="preserve"> </w:t>
        </w:r>
      </w:ins>
      <w:hyperlink r:id="rId79">
        <w:ins w:id="2538" w:author="PR Preview" w:date="2026-01-01T00:00:00Z">
          <w:r>
            <w:rPr>
              <w:rStyle w:val="Hyperlink"/>
            </w:rPr>
            <w:t xml:space="preserve">sMSE</w:t>
          </w:r>
        </w:ins>
      </w:hyperlink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of the</w:t>
        </w:r>
      </w:ins>
      <w:ins w:id="2541" w:author="PR Preview" w:date="2026-01-01T00:00:00Z">
        <w:r>
          <w:t xml:space="preserve"> </w:t>
        </w:r>
      </w:ins>
      <w:hyperlink w:anchor="def-fold-out-rule">
        <w:ins w:id="2542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543" w:author="PR Preview" w:date="2026-01-01T00:00:00Z">
        <w:r>
          <w:t xml:space="preserve">’s predictions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for the</w:t>
        </w:r>
      </w:ins>
      <w:ins w:id="2546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j</m:t>
            </m:r>
          </m:sub>
        </m:sSub>
      </m:oMath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(</w:t>
        </w:r>
      </w:ins>
      <w:hyperlink w:anchor="def-fold-size">
        <w:ins w:id="2549" w:author="PR Preview" w:date="2026-01-01T00:00:00Z">
          <w:r>
            <w:rPr>
              <w:rStyle w:val="Hyperlink"/>
            </w:rPr>
            <w:t xml:space="preserve">fold size</w:t>
          </w:r>
        </w:ins>
      </w:hyperlink>
      <w:ins w:id="2550" w:author="PR Preview" w:date="2026-01-01T00:00:00Z">
        <w:r>
          <w:t xml:space="preserve">) observations in that fold:</w:t>
        </w:r>
      </w:ins>
    </w:p>
    <w:p>
      <w:pPr>
        <w:pStyle w:val="BodyText"/>
      </w:pPr>
      <w:bookmarkStart w:id="26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6"/>
    </w:p>
    <w:bookmarkEnd w:id="267"/>
    <w:bookmarkStart w:id="268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8"/>
    <w:bookmarkStart w:id="269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9"/>
    <w:bookmarkStart w:id="270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0"/>
    <w:bookmarkStart w:id="275" w:name="exm-kfold-simulated"/>
    <w:p>
      <w:pPr>
        <w:pStyle w:val="BodyText"/>
      </w:pPr>
      <w:del w:id="2551" w:author="PR Preview" w:date="2026-01-01T00:00:00Z">
        <w:r>
          <w:rPr>
            <w:b/>
            <w:bCs/>
          </w:rPr>
          <w:delText xml:space="preserve">Example 30 (Cross-validation versus the generalization error)</w:delText>
        </w:r>
      </w:del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This example applies</w:delText>
        </w:r>
      </w:del>
      <w:del w:id="2554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555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556" w:author="PR Preview" w:date="2026-01-01T00:00:00Z">
        <w:r>
          <w:delText xml:space="preserve"> </w:delText>
        </w:r>
      </w:del>
      <w:del w:id="2557" w:author="PR Preview" w:date="2026-01-01T00:00:00Z">
        <w:r>
          <w:delText xml:space="preserve">with</w:delText>
        </w:r>
      </w:del>
      <w:del w:id="255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5</m:t>
        </m:r>
      </m:oMath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to the simulated training set of</w:delText>
        </w:r>
      </w:del>
      <w:del w:id="2561" w:author="PR Preview" w:date="2026-01-01T00:00:00Z">
        <w:r>
          <w:delText xml:space="preserve"> </w:delText>
        </w:r>
      </w:del>
      <w:hyperlink w:anchor="exm-train-test-error-simulated">
        <w:del w:id="2562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563" w:author="PR Preview" w:date="2026-01-01T00:00:00Z">
        <w:r>
          <w:delText xml:space="preserve">,</w:delText>
        </w:r>
      </w:del>
      <w:del w:id="2564" w:author="PR Preview" w:date="2026-01-01T00:00:00Z">
        <w:r>
          <w:delText xml:space="preserve"> </w:delText>
        </w:r>
      </w:del>
      <w:del w:id="2565" w:author="PR Preview" w:date="2026-01-01T00:00:00Z">
        <w:r>
          <w:delText xml:space="preserve">using only those 30 observations.</w:delText>
        </w:r>
      </w:del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The function</w:delText>
        </w:r>
      </w:del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rPr>
            <w:rStyle w:val="VerbatimChar"/>
          </w:rPr>
          <w:delText xml:space="preserve">assign_folds()</w:delText>
        </w:r>
      </w:del>
      <w:del w:id="2570" w:author="PR Preview" w:date="2026-01-01T00:00:00Z">
        <w:r>
          <w:delText xml:space="preserve"> </w:delText>
        </w:r>
      </w:del>
      <w:del w:id="2571" w:author="PR Preview" w:date="2026-01-01T00:00:00Z">
        <w:r>
          <w:delText xml:space="preserve">assigns each observation to a fold at random,</w:delText>
        </w:r>
      </w:del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rPr>
            <w:rStyle w:val="VerbatimChar"/>
          </w:rPr>
          <w:delText xml:space="preserve">cv_squared_errors()</w:delText>
        </w:r>
      </w:del>
      <w:del w:id="2574" w:author="PR Preview" w:date="2026-01-01T00:00:00Z">
        <w:r>
          <w:delText xml:space="preserve"> </w:delText>
        </w:r>
      </w:del>
      <w:del w:id="2575" w:author="PR Preview" w:date="2026-01-01T00:00:00Z">
        <w:r>
          <w:delText xml:space="preserve">fits the model once per fold without that fold</w:delText>
        </w:r>
      </w:del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and returns each observation’s squared prediction error,</w:delText>
        </w:r>
      </w:del>
      <w:del w:id="2578" w:author="PR Preview" w:date="2026-01-01T00:00:00Z">
        <w:r>
          <w:delText xml:space="preserve"> </w:delText>
        </w:r>
      </w:del>
      <w:del w:id="2579" w:author="PR Preview" w:date="2026-01-01T00:00:00Z">
        <w:r>
          <w:delText xml:space="preserve">and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rPr>
            <w:rStyle w:val="VerbatimChar"/>
          </w:rPr>
          <w:delText xml:space="preserve">cv_mse()</w:delText>
        </w:r>
      </w:del>
      <w:del w:id="2582" w:author="PR Preview" w:date="2026-01-01T00:00:00Z">
        <w:r>
          <w:delText xml:space="preserve"> </w:delText>
        </w:r>
      </w:del>
      <w:del w:id="2583" w:author="PR Preview" w:date="2026-01-01T00:00:00Z">
        <w:r>
          <w:delText xml:space="preserve">averages them, which is</w:delText>
        </w:r>
      </w:del>
      <w:del w:id="2584" w:author="PR Preview" w:date="2026-01-01T00:00:00Z">
        <w:r>
          <w:delText xml:space="preserve"> </w:delText>
        </w:r>
      </w:del>
      <w:hyperlink w:anchor="eq-cv-estimate">
        <w:del w:id="2585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586" w:author="PR Preview" w:date="2026-01-01T00:00:00Z">
        <w:r>
          <w:delText xml:space="preserve">.</w:delText>
        </w:r>
      </w:del>
    </w:p>
    <w:p>
      <w:pPr>
        <w:pStyle w:val="BodyText"/>
      </w:pPr>
      <w:ins w:id="2587" w:author="PR Preview" w:date="2026-01-01T00:00:00Z">
        <w:r>
          <w:rPr>
            <w:b/>
            <w:bCs/>
          </w:rPr>
          <w:t xml:space="preserve">Example 31 (Cross-validation versus the generalization error)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This example applies</w:t>
        </w:r>
      </w:ins>
      <w:ins w:id="2590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591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with</w:t>
        </w:r>
      </w:ins>
      <w:ins w:id="259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2595" w:author="PR Preview" w:date="2026-01-01T00:00:00Z">
        <w:r>
          <w:t xml:space="preserve"> </w:t>
        </w:r>
      </w:ins>
      <w:ins w:id="2596" w:author="PR Preview" w:date="2026-01-01T00:00:00Z">
        <w:r>
          <w:t xml:space="preserve">to the simulated training set of</w:t>
        </w:r>
      </w:ins>
      <w:ins w:id="2597" w:author="PR Preview" w:date="2026-01-01T00:00:00Z">
        <w:r>
          <w:t xml:space="preserve"> </w:t>
        </w:r>
      </w:ins>
      <w:hyperlink w:anchor="exm-train-test-error-simulated">
        <w:ins w:id="259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2599" w:author="PR Preview" w:date="2026-01-01T00:00:00Z">
        <w:r>
          <w:t xml:space="preserve">,</w:t>
        </w:r>
      </w:ins>
      <w:ins w:id="2600" w:author="PR Preview" w:date="2026-01-01T00:00:00Z">
        <w:r>
          <w:t xml:space="preserve"> </w:t>
        </w:r>
      </w:ins>
      <w:ins w:id="2601" w:author="PR Preview" w:date="2026-01-01T00:00:00Z">
        <w:r>
          <w:t xml:space="preserve">using only those 30 observations.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The function</w:t>
        </w:r>
      </w:ins>
      <w:ins w:id="2604" w:author="PR Preview" w:date="2026-01-01T00:00:00Z">
        <w:r>
          <w:t xml:space="preserve"> </w:t>
        </w:r>
      </w:ins>
      <w:ins w:id="2605" w:author="PR Preview" w:date="2026-01-01T00:00:00Z">
        <w:r>
          <w:rPr>
            <w:rStyle w:val="VerbatimChar"/>
          </w:rPr>
          <w:t xml:space="preserve">assign_folds()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assigns each observation to a fold at random,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rPr>
            <w:rStyle w:val="VerbatimChar"/>
          </w:rPr>
          <w:t xml:space="preserve">cv_squared_errors()</w:t>
        </w:r>
      </w:ins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fits the model once per fold without that fold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and returns each observation’s squared prediction error,</w:t>
        </w:r>
      </w:ins>
      <w:ins w:id="2614" w:author="PR Preview" w:date="2026-01-01T00:00:00Z">
        <w:r>
          <w:t xml:space="preserve"> </w:t>
        </w:r>
      </w:ins>
      <w:ins w:id="2615" w:author="PR Preview" w:date="2026-01-01T00:00:00Z">
        <w:r>
          <w:t xml:space="preserve">and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rPr>
            <w:rStyle w:val="VerbatimChar"/>
          </w:rPr>
          <w:t xml:space="preserve">cv_mse()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averages them, which is</w:t>
        </w:r>
      </w:ins>
      <w:ins w:id="2620" w:author="PR Preview" w:date="2026-01-01T00:00:00Z">
        <w:r>
          <w:t xml:space="preserve"> </w:t>
        </w:r>
      </w:ins>
      <w:hyperlink w:anchor="eq-cv-estimate">
        <w:ins w:id="262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622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7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75"/>
    <w:bookmarkStart w:id="278" w:name="exm-kfold-mtcars"/>
    <w:p>
      <w:pPr>
        <w:pStyle w:val="BodyText"/>
      </w:pPr>
      <w:del w:id="2623" w:author="PR Preview" w:date="2026-01-01T00:00:00Z">
        <w:r>
          <w:rPr>
            <w:b/>
            <w:bCs/>
          </w:rPr>
          <w:delText xml:space="preserve">Example 31 (Four-fold cross-validation of the</w:delText>
        </w:r>
      </w:del>
      <w:del w:id="2624" w:author="PR Preview" w:date="2026-01-01T00:00:00Z">
        <w:r>
          <w:rPr>
            <w:b/>
            <w:bCs/>
          </w:rPr>
          <w:delText xml:space="preserve"> </w:delText>
        </w:r>
      </w:del>
      <w:del w:id="2625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2626" w:author="PR Preview" w:date="2026-01-01T00:00:00Z">
        <w:r>
          <w:rPr>
            <w:b/>
            <w:bCs/>
          </w:rPr>
          <w:delText xml:space="preserve"> </w:delText>
        </w:r>
      </w:del>
      <w:del w:id="2627" w:author="PR Preview" w:date="2026-01-01T00:00:00Z">
        <w:r>
          <w:rPr>
            <w:b/>
            <w:bCs/>
          </w:rPr>
          <w:delText xml:space="preserve">polynomials)</w:delText>
        </w:r>
      </w:del>
      <w:del w:id="2628" w:author="PR Preview" w:date="2026-01-01T00:00:00Z">
        <w:r>
          <w:delText xml:space="preserve"> </w:delText>
        </w:r>
      </w:del>
      <w:del w:id="2629" w:author="PR Preview" w:date="2026-01-01T00:00:00Z">
        <w:r>
          <w:delText xml:space="preserve">This example applies the</w:delText>
        </w:r>
      </w:del>
      <w:del w:id="26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4</m:t>
        </m:r>
      </m:oMath>
      <w:del w:id="2631" w:author="PR Preview" w:date="2026-01-01T00:00:00Z">
        <w:r>
          <w:delText xml:space="preserve"> </w:delText>
        </w:r>
      </w:del>
      <w:del w:id="2632" w:author="PR Preview" w:date="2026-01-01T00:00:00Z">
        <w:r>
          <w:delText xml:space="preserve">folds of</w:delText>
        </w:r>
      </w:del>
      <w:del w:id="2633" w:author="PR Preview" w:date="2026-01-01T00:00:00Z">
        <w:r>
          <w:delText xml:space="preserve"> </w:delText>
        </w:r>
      </w:del>
      <w:hyperlink w:anchor="exr-kfold">
        <w:del w:id="2634" w:author="PR Preview" w:date="2026-01-01T00:00:00Z">
          <w:r>
            <w:rPr>
              <w:rStyle w:val="Hyperlink"/>
            </w:rPr>
            <w:delText xml:space="preserve">Exercise 11</w:delText>
          </w:r>
        </w:del>
      </w:hyperlink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to the four polynomial models of</w:delText>
        </w:r>
      </w:del>
      <w:del w:id="2637" w:author="PR Preview" w:date="2026-01-01T00:00:00Z">
        <w:r>
          <w:delText xml:space="preserve"> </w:delText>
        </w:r>
      </w:del>
      <w:hyperlink w:anchor="exr-overfitting">
        <w:del w:id="263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2639" w:author="PR Preview" w:date="2026-01-01T00:00:00Z">
        <w:r>
          <w:delText xml:space="preserve">,</w:delText>
        </w:r>
      </w:del>
      <w:del w:id="2640" w:author="PR Preview" w:date="2026-01-01T00:00:00Z">
        <w:r>
          <w:delText xml:space="preserve"> </w:delText>
        </w:r>
      </w:del>
      <w:del w:id="2641" w:author="PR Preview" w:date="2026-01-01T00:00:00Z">
        <w:r>
          <w:delText xml:space="preserve">now using all</w:delText>
        </w:r>
      </w:del>
      <w:del w:id="264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32</m:t>
        </m:r>
      </m:oMath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cars</w:delText>
        </w:r>
      </w:del>
      <w:del w:id="2645" w:author="PR Preview" w:date="2026-01-01T00:00:00Z">
        <w:r>
          <w:delText xml:space="preserve"> </w:delText>
        </w:r>
      </w:del>
      <w:del w:id="2646" w:author="PR Preview" w:date="2026-01-01T00:00:00Z">
        <w:r>
          <w:delText xml:space="preserve">and the</w:delText>
        </w:r>
      </w:del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rPr>
            <w:rStyle w:val="VerbatimChar"/>
          </w:rPr>
          <w:delText xml:space="preserve">cv_mse()</w:delText>
        </w:r>
      </w:del>
      <w:del w:id="2649" w:author="PR Preview" w:date="2026-01-01T00:00:00Z">
        <w:r>
          <w:delText xml:space="preserve"> </w:delText>
        </w:r>
      </w:del>
      <w:del w:id="2650" w:author="PR Preview" w:date="2026-01-01T00:00:00Z">
        <w:r>
          <w:delText xml:space="preserve">function of</w:delText>
        </w:r>
      </w:del>
      <w:del w:id="2651" w:author="PR Preview" w:date="2026-01-01T00:00:00Z">
        <w:r>
          <w:delText xml:space="preserve"> </w:delText>
        </w:r>
      </w:del>
      <w:hyperlink w:anchor="exm-kfold-simulated">
        <w:del w:id="2652" w:author="PR Preview" w:date="2026-01-01T00:00:00Z">
          <w:r>
            <w:rPr>
              <w:rStyle w:val="Hyperlink"/>
            </w:rPr>
            <w:delText xml:space="preserve">Example 30</w:delText>
          </w:r>
        </w:del>
      </w:hyperlink>
      <w:del w:id="2653" w:author="PR Preview" w:date="2026-01-01T00:00:00Z">
        <w:r>
          <w:delText xml:space="preserve">.</w:delText>
        </w:r>
      </w:del>
      <w:del w:id="2654" w:author="PR Preview" w:date="2026-01-01T00:00:00Z">
        <w:r>
          <w:delText xml:space="preserve"> </w:delText>
        </w:r>
      </w:del>
      <w:del w:id="2655" w:author="PR Preview" w:date="2026-01-01T00:00:00Z">
        <w:r>
          <w:delText xml:space="preserve">The fold assignment is random,</w:delText>
        </w:r>
      </w:del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so the estimate is too;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to show how much,</w:delText>
        </w:r>
      </w:del>
      <w:del w:id="2660" w:author="PR Preview" w:date="2026-01-01T00:00:00Z">
        <w:r>
          <w:delText xml:space="preserve"> </w:delText>
        </w:r>
      </w:del>
      <w:del w:id="2661" w:author="PR Preview" w:date="2026-01-01T00:00:00Z">
        <w:r>
          <w:delText xml:space="preserve">we repeat the whole procedure with 5 different random fold assignments.</w:delText>
        </w:r>
      </w:del>
    </w:p>
    <w:p>
      <w:pPr>
        <w:pStyle w:val="BodyText"/>
      </w:pPr>
      <w:ins w:id="2662" w:author="PR Preview" w:date="2026-01-01T00:00:00Z">
        <w:r>
          <w:rPr>
            <w:b/>
            <w:bCs/>
          </w:rPr>
          <w:t xml:space="preserve">Example 32 (Four-fold cross-validation of the</w:t>
        </w:r>
      </w:ins>
      <w:ins w:id="2663" w:author="PR Preview" w:date="2026-01-01T00:00:00Z">
        <w:r>
          <w:rPr>
            <w:b/>
            <w:bCs/>
          </w:rPr>
          <w:t xml:space="preserve"> </w:t>
        </w:r>
      </w:ins>
      <w:ins w:id="266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2665" w:author="PR Preview" w:date="2026-01-01T00:00:00Z">
        <w:r>
          <w:rPr>
            <w:b/>
            <w:bCs/>
          </w:rPr>
          <w:t xml:space="preserve"> </w:t>
        </w:r>
      </w:ins>
      <w:ins w:id="2666" w:author="PR Preview" w:date="2026-01-01T00:00:00Z">
        <w:r>
          <w:rPr>
            <w:b/>
            <w:bCs/>
          </w:rPr>
          <w:t xml:space="preserve">polynomials)</w:t>
        </w:r>
      </w:ins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This example applies the</w:t>
        </w:r>
      </w:ins>
      <w:ins w:id="266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4</m:t>
        </m:r>
      </m:oMath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folds of</w:t>
        </w:r>
      </w:ins>
      <w:ins w:id="2672" w:author="PR Preview" w:date="2026-01-01T00:00:00Z">
        <w:r>
          <w:t xml:space="preserve"> </w:t>
        </w:r>
      </w:ins>
      <w:hyperlink w:anchor="exr-kfold">
        <w:ins w:id="2673" w:author="PR Preview" w:date="2026-01-01T00:00:00Z">
          <w:r>
            <w:rPr>
              <w:rStyle w:val="Hyperlink"/>
            </w:rPr>
            <w:t xml:space="preserve">Exercise 11</w:t>
          </w:r>
        </w:ins>
      </w:hyperlink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to the four polynomial models of</w:t>
        </w:r>
      </w:ins>
      <w:ins w:id="2676" w:author="PR Preview" w:date="2026-01-01T00:00:00Z">
        <w:r>
          <w:t xml:space="preserve"> </w:t>
        </w:r>
      </w:ins>
      <w:hyperlink w:anchor="exr-overfitting">
        <w:ins w:id="2677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2678" w:author="PR Preview" w:date="2026-01-01T00:00:00Z">
        <w:r>
          <w:t xml:space="preserve">,</w:t>
        </w:r>
      </w:ins>
      <w:ins w:id="2679" w:author="PR Preview" w:date="2026-01-01T00:00:00Z">
        <w:r>
          <w:t xml:space="preserve"> </w:t>
        </w:r>
      </w:ins>
      <w:ins w:id="2680" w:author="PR Preview" w:date="2026-01-01T00:00:00Z">
        <w:r>
          <w:t xml:space="preserve">now using all</w:t>
        </w:r>
      </w:ins>
      <w:ins w:id="26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32</m:t>
        </m:r>
      </m:oMath>
      <w:ins w:id="2682" w:author="PR Preview" w:date="2026-01-01T00:00:00Z">
        <w:r>
          <w:t xml:space="preserve"> </w:t>
        </w:r>
      </w:ins>
      <w:ins w:id="2683" w:author="PR Preview" w:date="2026-01-01T00:00:00Z">
        <w:r>
          <w:t xml:space="preserve">cars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and the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rPr>
            <w:rStyle w:val="VerbatimChar"/>
          </w:rPr>
          <w:t xml:space="preserve">cv_mse()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function of</w:t>
        </w:r>
      </w:ins>
      <w:ins w:id="2690" w:author="PR Preview" w:date="2026-01-01T00:00:00Z">
        <w:r>
          <w:t xml:space="preserve"> </w:t>
        </w:r>
      </w:ins>
      <w:hyperlink w:anchor="exm-kfold-simulated">
        <w:ins w:id="2691" w:author="PR Preview" w:date="2026-01-01T00:00:00Z">
          <w:r>
            <w:rPr>
              <w:rStyle w:val="Hyperlink"/>
            </w:rPr>
            <w:t xml:space="preserve">Example 31</w:t>
          </w:r>
        </w:ins>
      </w:hyperlink>
      <w:ins w:id="2692" w:author="PR Preview" w:date="2026-01-01T00:00:00Z">
        <w:r>
          <w:t xml:space="preserve">.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The fold assignment is random,</w:t>
        </w:r>
      </w:ins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so the estimate is too;</w:t>
        </w:r>
      </w:ins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to show how much,</w:t>
        </w:r>
      </w:ins>
      <w:ins w:id="2699" w:author="PR Preview" w:date="2026-01-01T00:00:00Z">
        <w:r>
          <w:t xml:space="preserve"> </w:t>
        </w:r>
      </w:ins>
      <w:ins w:id="2700" w:author="PR Preview" w:date="2026-01-01T00:00:00Z">
        <w:r>
          <w:t xml:space="preserve">we repeat the whole procedure with 5 different random fold assignments.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7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7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8"/>
    <w:bookmarkEnd w:id="279"/>
    <w:bookmarkStart w:id="307" w:name="sec-loocv"/>
    <w:p>
      <w:pPr>
        <w:pStyle w:val="Heading2"/>
      </w:pPr>
      <w:r>
        <w:t xml:space="preserve">7 Leave-one-out cross-validation</w:t>
      </w:r>
    </w:p>
    <w:bookmarkStart w:id="280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0"/>
    <w:bookmarkStart w:id="281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del w:id="2701" w:author="PR Preview" w:date="2026-01-01T00:00:00Z">
        <w:r>
          <w:delText xml:space="preserve">No.</w:delText>
        </w:r>
      </w:del>
      <w:del w:id="2702" w:author="PR Preview" w:date="2026-01-01T00:00:00Z">
        <w:r>
          <w:delText xml:space="preserve"> </w:delText>
        </w:r>
      </w:del>
      <w:del w:id="2703" w:author="PR Preview" w:date="2026-01-01T00:00:00Z">
        <w:r>
          <w:delText xml:space="preserve">With one car per fold,</w:delText>
        </w:r>
      </w:del>
      <w:del w:id="2704" w:author="PR Preview" w:date="2026-01-01T00:00:00Z">
        <w:r>
          <w:delText xml:space="preserve"> </w:delText>
        </w:r>
      </w:del>
      <w:del w:id="2705" w:author="PR Preview" w:date="2026-01-01T00:00:00Z">
        <w:r>
          <w:delText xml:space="preserve">every assignment of cars to folds produces the same 32 fits,</w:delText>
        </w:r>
      </w:del>
      <w:del w:id="2706" w:author="PR Preview" w:date="2026-01-01T00:00:00Z">
        <w:r>
          <w:delText xml:space="preserve"> </w:delText>
        </w:r>
      </w:del>
      <w:del w:id="2707" w:author="PR Preview" w:date="2026-01-01T00:00:00Z">
        <w:r>
          <w:delText xml:space="preserve">only numbered differently,</w:delText>
        </w:r>
      </w:del>
      <w:del w:id="2708" w:author="PR Preview" w:date="2026-01-01T00:00:00Z">
        <w:r>
          <w:delText xml:space="preserve"> </w:delText>
        </w:r>
      </w:del>
      <w:del w:id="2709" w:author="PR Preview" w:date="2026-01-01T00:00:00Z">
        <w:r>
          <w:delText xml:space="preserve">and</w:delText>
        </w:r>
      </w:del>
      <w:del w:id="2710" w:author="PR Preview" w:date="2026-01-01T00:00:00Z">
        <w:r>
          <w:delText xml:space="preserve"> </w:delText>
        </w:r>
      </w:del>
      <w:hyperlink w:anchor="eq-cv-estimate">
        <w:del w:id="2711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712" w:author="PR Preview" w:date="2026-01-01T00:00:00Z">
        <w:r>
          <w:delText xml:space="preserve"> </w:delText>
        </w:r>
      </w:del>
      <w:del w:id="2713" w:author="PR Preview" w:date="2026-01-01T00:00:00Z">
        <w:r>
          <w:delText xml:space="preserve">does not depend on the numbering.</w:delText>
        </w:r>
      </w:del>
      <w:del w:id="2714" w:author="PR Preview" w:date="2026-01-01T00:00:00Z">
        <w:r>
          <w:delText xml:space="preserve"> </w:delText>
        </w:r>
      </w:del>
      <w:del w:id="2715" w:author="PR Preview" w:date="2026-01-01T00:00:00Z">
        <w:r>
          <w:delText xml:space="preserve">Unlike</w:delText>
        </w:r>
      </w:del>
      <w:del w:id="2716" w:author="PR Preview" w:date="2026-01-01T00:00:00Z">
        <w:r>
          <w:delText xml:space="preserve"> </w:delText>
        </w:r>
      </w:del>
      <w:hyperlink w:anchor="exm-kfold-mtcars">
        <w:del w:id="2717" w:author="PR Preview" w:date="2026-01-01T00:00:00Z">
          <w:r>
            <w:rPr>
              <w:rStyle w:val="Hyperlink"/>
            </w:rPr>
            <w:delText xml:space="preserve">Example 31</w:delText>
          </w:r>
        </w:del>
      </w:hyperlink>
      <w:del w:id="2718" w:author="PR Preview" w:date="2026-01-01T00:00:00Z">
        <w:r>
          <w:delText xml:space="preserve">,</w:delText>
        </w:r>
      </w:del>
      <w:del w:id="2719" w:author="PR Preview" w:date="2026-01-01T00:00:00Z">
        <w:r>
          <w:delText xml:space="preserve"> </w:delText>
        </w:r>
      </w:del>
      <w:del w:id="2720" w:author="PR Preview" w:date="2026-01-01T00:00:00Z">
        <w:r>
          <w:delText xml:space="preserve">the estimate is not random.</w:delText>
        </w:r>
      </w:del>
    </w:p>
    <w:p>
      <w:pPr>
        <w:pStyle w:val="FirstParagraph"/>
      </w:pPr>
      <w:del w:id="2721" w:author="PR Preview" w:date="2026-01-01T00:00:00Z">
        <w:r>
          <w:rPr>
            <w:b/>
            <w:bCs/>
          </w:rPr>
          <w:delText xml:space="preserve">Definition 52 (Leave-one-out cross-validation)</w:delText>
        </w:r>
      </w:del>
      <w:del w:id="2722" w:author="PR Preview" w:date="2026-01-01T00:00:00Z">
        <w:r>
          <w:delText xml:space="preserve"> </w:delText>
        </w:r>
      </w:del>
      <w:del w:id="2723" w:author="PR Preview" w:date="2026-01-01T00:00:00Z">
        <w:r>
          <w:rPr>
            <w:b/>
            <w:bCs/>
          </w:rPr>
          <w:delText xml:space="preserve">Leave-one-out cross-validation (LOOCV)</w:delText>
        </w:r>
      </w:del>
      <w:del w:id="2724" w:author="PR Preview" w:date="2026-01-01T00:00:00Z">
        <w:r>
          <w:delText xml:space="preserve"> </w:delText>
        </w:r>
      </w:del>
      <w:del w:id="2725" w:author="PR Preview" w:date="2026-01-01T00:00:00Z">
        <w:r>
          <w:delText xml:space="preserve">is</w:delText>
        </w:r>
      </w:del>
      <w:del w:id="2726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2727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2728" w:author="PR Preview" w:date="2026-01-01T00:00:00Z">
        <w:r>
          <w:delText xml:space="preserve"> </w:delText>
        </w:r>
      </w:del>
      <w:del w:id="2729" w:author="PR Preview" w:date="2026-01-01T00:00:00Z">
        <w:r>
          <w:delText xml:space="preserve">with</w:delText>
        </w:r>
      </w:del>
      <w:del w:id="2730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31" w:author="PR Preview" w:date="2026-01-01T00:00:00Z">
        <w:r>
          <w:delText xml:space="preserve">,</w:delText>
        </w:r>
      </w:del>
      <w:del w:id="2732" w:author="PR Preview" w:date="2026-01-01T00:00:00Z">
        <w:r>
          <w:delText xml:space="preserve"> </w:delText>
        </w:r>
      </w:del>
      <w:del w:id="2733" w:author="PR Preview" w:date="2026-01-01T00:00:00Z">
        <w:r>
          <w:delText xml:space="preserve">so that each of the</w:delText>
        </w:r>
      </w:del>
      <w:del w:id="2734" w:author="PR Preview" w:date="2026-01-01T00:00:00Z">
        <w:r>
          <w:delText xml:space="preserve"> </w:delText>
        </w:r>
      </w:del>
      <m:oMath>
        <m:r>
          <m:t>n</m:t>
        </m:r>
      </m:oMath>
      <w:del w:id="2735" w:author="PR Preview" w:date="2026-01-01T00:00:00Z">
        <w:r>
          <w:delText xml:space="preserve"> </w:delText>
        </w:r>
      </w:del>
      <w:hyperlink w:anchor="def-folds">
        <w:del w:id="273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2737" w:author="PR Preview" w:date="2026-01-01T00:00:00Z">
        <w:r>
          <w:delText xml:space="preserve"> </w:delText>
        </w:r>
      </w:del>
      <w:del w:id="2738" w:author="PR Preview" w:date="2026-01-01T00:00:00Z">
        <w:r>
          <w:delText xml:space="preserve">holds one observation,</w:delText>
        </w:r>
      </w:del>
      <w:del w:id="2739" w:author="PR Preview" w:date="2026-01-01T00:00:00Z">
        <w:r>
          <w:delText xml:space="preserve"> </w:delText>
        </w:r>
      </w:del>
      <w:del w:id="2740" w:author="PR Preview" w:date="2026-01-01T00:00:00Z">
        <w:r>
          <w:delText xml:space="preserve">and the</w:delText>
        </w:r>
      </w:del>
      <w:del w:id="2741" w:author="PR Preview" w:date="2026-01-01T00:00:00Z">
        <w:r>
          <w:delText xml:space="preserve"> </w:delText>
        </w:r>
      </w:del>
      <w:hyperlink w:anchor="def-fold-out-rule">
        <w:del w:id="2742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74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del w:id="2744" w:author="PR Preview" w:date="2026-01-01T00:00:00Z">
        <w:r>
          <w:delText xml:space="preserve"> </w:delText>
        </w:r>
      </w:del>
      <w:del w:id="2745" w:author="PR Preview" w:date="2026-01-01T00:00:00Z">
        <w:r>
          <w:delText xml:space="preserve">of observation</w:delText>
        </w:r>
      </w:del>
      <w:del w:id="2746" w:author="PR Preview" w:date="2026-01-01T00:00:00Z">
        <w:r>
          <w:delText xml:space="preserve"> </w:delText>
        </w:r>
      </w:del>
      <m:oMath>
        <m:r>
          <m:t>i</m:t>
        </m:r>
      </m:oMath>
      <w:del w:id="2747" w:author="PR Preview" w:date="2026-01-01T00:00:00Z">
        <w:r>
          <w:delText xml:space="preserve">’s</w:delText>
        </w:r>
      </w:del>
      <w:del w:id="2748" w:author="PR Preview" w:date="2026-01-01T00:00:00Z">
        <w:r>
          <w:delText xml:space="preserve"> </w:delText>
        </w:r>
      </w:del>
      <w:hyperlink w:anchor="def-fold-assignment">
        <w:del w:id="274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2750" w:author="PR Preview" w:date="2026-01-01T00:00:00Z">
        <w:r>
          <w:delText xml:space="preserve"> </w:delText>
        </w:r>
      </w:del>
      <w:del w:id="2751" w:author="PR Preview" w:date="2026-01-01T00:00:00Z">
        <w:r>
          <w:delText xml:space="preserve">is fitted to all observations except observation</w:delText>
        </w:r>
      </w:del>
      <w:del w:id="2752" w:author="PR Preview" w:date="2026-01-01T00:00:00Z">
        <w:r>
          <w:delText xml:space="preserve"> </w:delText>
        </w:r>
      </w:del>
      <m:oMath>
        <m:r>
          <m:t>i</m:t>
        </m:r>
      </m:oMath>
      <w:del w:id="2753" w:author="PR Preview" w:date="2026-01-01T00:00:00Z">
        <w:r>
          <w:delText xml:space="preserve">.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Its</w:delText>
        </w:r>
      </w:del>
      <w:del w:id="2756" w:author="PR Preview" w:date="2026-01-01T00:00:00Z">
        <w:r>
          <w:delText xml:space="preserve"> </w:delText>
        </w:r>
      </w:del>
      <w:hyperlink w:anchor="def-cv-estimate">
        <w:del w:id="275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2758" w:author="PR Preview" w:date="2026-01-01T00:00:00Z">
        <w:r>
          <w:delText xml:space="preserve"> </w:delText>
        </w:r>
      </w:del>
      <w:del w:id="2759" w:author="PR Preview" w:date="2026-01-01T00:00:00Z">
        <w:r>
          <w:delText xml:space="preserve">(</w:delText>
        </w:r>
      </w:del>
      <w:hyperlink w:anchor="eq-cv-estimate">
        <w:del w:id="2760" w:author="PR Preview" w:date="2026-01-01T00:00:00Z">
          <w:r>
            <w:rPr>
              <w:rStyle w:val="Hyperlink"/>
            </w:rPr>
            <w:delText xml:space="preserve">Equation 49</w:delText>
          </w:r>
        </w:del>
      </w:hyperlink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with</w:delText>
        </w:r>
      </w:del>
      <w:del w:id="276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n</m:t>
        </m:r>
      </m:oMath>
      <w:del w:id="2764" w:author="PR Preview" w:date="2026-01-01T00:00:00Z">
        <w:r>
          <w:delText xml:space="preserve">) is</w:delText>
        </w:r>
      </w:del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del w:id="2765" w:author="PR Preview" w:date="2026-01-01T00:00:00Z">
        <w:r>
          <w:delText xml:space="preserve">Source:</w:delText>
        </w:r>
      </w:del>
      <w:del w:id="2766" w:author="PR Preview" w:date="2026-01-01T00:00:00Z">
        <w:r>
          <w:delText xml:space="preserve"> </w:delText>
        </w:r>
      </w:del>
      <w:del w:id="2767" w:author="PR Preview" w:date="2026-01-01T00:00:00Z">
        <w:r>
          <w:delText xml:space="preserve">James et al. [5, Sec. 5.1.2]</w:delText>
        </w:r>
      </w:del>
      <w:del w:id="2768" w:author="PR Preview" w:date="2026-01-01T00:00:00Z">
        <w:r>
          <w:delText xml:space="preserve">;</w:delText>
        </w:r>
      </w:del>
      <w:del w:id="2769" w:author="PR Preview" w:date="2026-01-01T00:00:00Z">
        <w:r>
          <w:delText xml:space="preserve"> </w:delText>
        </w:r>
      </w:del>
      <w:del w:id="2770" w:author="PR Preview" w:date="2026-01-01T00:00:00Z">
        <w:r>
          <w:delText xml:space="preserve">Wikipedia contributors [10]</w:delText>
        </w:r>
      </w:del>
      <w:del w:id="2771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22"/>
        </w:numPr>
      </w:pPr>
      <w:ins w:id="2772" w:author="PR Preview" w:date="2026-01-01T00:00:00Z">
        <w:r>
          <w:t xml:space="preserve">No.</w:t>
        </w:r>
      </w:ins>
      <w:ins w:id="2773" w:author="PR Preview" w:date="2026-01-01T00:00:00Z">
        <w:r>
          <w:t xml:space="preserve"> </w:t>
        </w:r>
      </w:ins>
      <w:ins w:id="2774" w:author="PR Preview" w:date="2026-01-01T00:00:00Z">
        <w:r>
          <w:t xml:space="preserve">With one car per fold,</w:t>
        </w:r>
      </w:ins>
      <w:ins w:id="2775" w:author="PR Preview" w:date="2026-01-01T00:00:00Z">
        <w:r>
          <w:t xml:space="preserve"> </w:t>
        </w:r>
      </w:ins>
      <w:ins w:id="2776" w:author="PR Preview" w:date="2026-01-01T00:00:00Z">
        <w:r>
          <w:t xml:space="preserve">every assignment of cars to folds produces the same 32 fits,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only numbered differently,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and</w:t>
        </w:r>
      </w:ins>
      <w:ins w:id="2781" w:author="PR Preview" w:date="2026-01-01T00:00:00Z">
        <w:r>
          <w:t xml:space="preserve"> </w:t>
        </w:r>
      </w:ins>
      <w:hyperlink w:anchor="eq-cv-estimate">
        <w:ins w:id="2782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783" w:author="PR Preview" w:date="2026-01-01T00:00:00Z">
        <w:r>
          <w:t xml:space="preserve"> </w:t>
        </w:r>
      </w:ins>
      <w:ins w:id="2784" w:author="PR Preview" w:date="2026-01-01T00:00:00Z">
        <w:r>
          <w:t xml:space="preserve">does not depend on the numbering.</w:t>
        </w:r>
      </w:ins>
      <w:ins w:id="2785" w:author="PR Preview" w:date="2026-01-01T00:00:00Z">
        <w:r>
          <w:t xml:space="preserve"> </w:t>
        </w:r>
      </w:ins>
      <w:ins w:id="2786" w:author="PR Preview" w:date="2026-01-01T00:00:00Z">
        <w:r>
          <w:t xml:space="preserve">Unlike</w:t>
        </w:r>
      </w:ins>
      <w:ins w:id="2787" w:author="PR Preview" w:date="2026-01-01T00:00:00Z">
        <w:r>
          <w:t xml:space="preserve"> </w:t>
        </w:r>
      </w:ins>
      <w:hyperlink w:anchor="exm-kfold-mtcars">
        <w:ins w:id="2788" w:author="PR Preview" w:date="2026-01-01T00:00:00Z">
          <w:r>
            <w:rPr>
              <w:rStyle w:val="Hyperlink"/>
            </w:rPr>
            <w:t xml:space="preserve">Example 32</w:t>
          </w:r>
        </w:ins>
      </w:hyperlink>
      <w:ins w:id="2789" w:author="PR Preview" w:date="2026-01-01T00:00:00Z">
        <w:r>
          <w:t xml:space="preserve">,</w:t>
        </w:r>
      </w:ins>
      <w:ins w:id="2790" w:author="PR Preview" w:date="2026-01-01T00:00:00Z">
        <w:r>
          <w:t xml:space="preserve"> </w:t>
        </w:r>
      </w:ins>
      <w:ins w:id="2791" w:author="PR Preview" w:date="2026-01-01T00:00:00Z">
        <w:r>
          <w:t xml:space="preserve">the estimate is not random.</w:t>
        </w:r>
      </w:ins>
    </w:p>
    <w:bookmarkEnd w:id="281"/>
    <w:bookmarkStart w:id="283" w:name="def-loocv"/>
    <w:p>
      <w:pPr>
        <w:pStyle w:val="FirstParagraph"/>
      </w:pPr>
      <w:ins w:id="2792" w:author="PR Preview" w:date="2026-01-01T00:00:00Z">
        <w:r>
          <w:rPr>
            <w:b/>
            <w:bCs/>
          </w:rPr>
          <w:t xml:space="preserve">Definition 55 (Leave-one-out cross-validation)</w:t>
        </w:r>
      </w:ins>
      <w:ins w:id="2793" w:author="PR Preview" w:date="2026-01-01T00:00:00Z">
        <w:r>
          <w:t xml:space="preserve"> </w:t>
        </w:r>
      </w:ins>
      <w:ins w:id="2794" w:author="PR Preview" w:date="2026-01-01T00:00:00Z">
        <w:r>
          <w:rPr>
            <w:b/>
            <w:bCs/>
          </w:rPr>
          <w:t xml:space="preserve">Leave-one-out cross-validation (LOOCV)</w:t>
        </w:r>
      </w:ins>
      <w:ins w:id="2795" w:author="PR Preview" w:date="2026-01-01T00:00:00Z">
        <w:r>
          <w:t xml:space="preserve"> </w:t>
        </w:r>
      </w:ins>
      <w:ins w:id="2796" w:author="PR Preview" w:date="2026-01-01T00:00:00Z">
        <w:r>
          <w:t xml:space="preserve">is</w:t>
        </w:r>
      </w:ins>
      <w:ins w:id="2797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2798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with</w:t>
        </w:r>
      </w:ins>
      <w:ins w:id="280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02" w:author="PR Preview" w:date="2026-01-01T00:00:00Z">
        <w:r>
          <w:t xml:space="preserve">,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so that each of the</w:t>
        </w:r>
      </w:ins>
      <w:ins w:id="2805" w:author="PR Preview" w:date="2026-01-01T00:00:00Z">
        <w:r>
          <w:t xml:space="preserve"> </w:t>
        </w:r>
      </w:ins>
      <m:oMath>
        <m:r>
          <m:t>n</m:t>
        </m:r>
      </m:oMath>
      <w:ins w:id="2806" w:author="PR Preview" w:date="2026-01-01T00:00:00Z">
        <w:r>
          <w:t xml:space="preserve"> </w:t>
        </w:r>
      </w:ins>
      <w:hyperlink w:anchor="def-folds">
        <w:ins w:id="280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holds one observation,</w:t>
        </w:r>
      </w:ins>
      <w:ins w:id="2810" w:author="PR Preview" w:date="2026-01-01T00:00:00Z">
        <w:r>
          <w:t xml:space="preserve"> </w:t>
        </w:r>
      </w:ins>
      <w:ins w:id="2811" w:author="PR Preview" w:date="2026-01-01T00:00:00Z">
        <w:r>
          <w:t xml:space="preserve">and the</w:t>
        </w:r>
      </w:ins>
      <w:ins w:id="2812" w:author="PR Preview" w:date="2026-01-01T00:00:00Z">
        <w:r>
          <w:t xml:space="preserve"> </w:t>
        </w:r>
      </w:ins>
      <w:hyperlink w:anchor="def-fold-out-rule">
        <w:ins w:id="2813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814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of observation</w:t>
        </w:r>
      </w:ins>
      <w:ins w:id="2817" w:author="PR Preview" w:date="2026-01-01T00:00:00Z">
        <w:r>
          <w:t xml:space="preserve"> </w:t>
        </w:r>
      </w:ins>
      <m:oMath>
        <m:r>
          <m:t>i</m:t>
        </m:r>
      </m:oMath>
      <w:ins w:id="2818" w:author="PR Preview" w:date="2026-01-01T00:00:00Z">
        <w:r>
          <w:t xml:space="preserve">’s</w:t>
        </w:r>
      </w:ins>
      <w:ins w:id="2819" w:author="PR Preview" w:date="2026-01-01T00:00:00Z">
        <w:r>
          <w:t xml:space="preserve"> </w:t>
        </w:r>
      </w:ins>
      <w:hyperlink w:anchor="def-fold-assignment">
        <w:ins w:id="2820" w:author="PR Preview" w:date="2026-01-01T00:00:00Z">
          <w:r>
            <w:rPr>
              <w:rStyle w:val="Hyperlink"/>
            </w:rPr>
            <w:t xml:space="preserve">fold</w:t>
          </w:r>
        </w:ins>
      </w:hyperlink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is fitted to all observations except observation</w:t>
        </w:r>
      </w:ins>
      <w:ins w:id="2823" w:author="PR Preview" w:date="2026-01-01T00:00:00Z">
        <w:r>
          <w:t xml:space="preserve"> </w:t>
        </w:r>
      </w:ins>
      <m:oMath>
        <m:r>
          <m:t>i</m:t>
        </m:r>
      </m:oMath>
      <w:ins w:id="2824" w:author="PR Preview" w:date="2026-01-01T00:00:00Z">
        <w:r>
          <w:t xml:space="preserve">.</w:t>
        </w:r>
      </w:ins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Its</w:t>
        </w:r>
      </w:ins>
      <w:ins w:id="2827" w:author="PR Preview" w:date="2026-01-01T00:00:00Z">
        <w:r>
          <w:t xml:space="preserve"> </w:t>
        </w:r>
      </w:ins>
      <w:hyperlink w:anchor="def-cv-estimate">
        <w:ins w:id="282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2829" w:author="PR Preview" w:date="2026-01-01T00:00:00Z">
        <w:r>
          <w:t xml:space="preserve"> </w:t>
        </w:r>
      </w:ins>
      <w:ins w:id="2830" w:author="PR Preview" w:date="2026-01-01T00:00:00Z">
        <w:r>
          <w:t xml:space="preserve">(</w:t>
        </w:r>
      </w:ins>
      <w:hyperlink w:anchor="eq-cv-estimate">
        <w:ins w:id="2831" w:author="PR Preview" w:date="2026-01-01T00:00:00Z">
          <w:r>
            <w:rPr>
              <w:rStyle w:val="Hyperlink"/>
            </w:rPr>
            <w:t xml:space="preserve">Equation 49</w:t>
          </w:r>
        </w:ins>
      </w:hyperlink>
      <w:ins w:id="2832" w:author="PR Preview" w:date="2026-01-01T00:00:00Z">
        <w:r>
          <w:t xml:space="preserve"> </w:t>
        </w:r>
      </w:ins>
      <w:ins w:id="2833" w:author="PR Preview" w:date="2026-01-01T00:00:00Z">
        <w:r>
          <w:t xml:space="preserve">with</w:t>
        </w:r>
      </w:ins>
      <w:ins w:id="2834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2835" w:author="PR Preview" w:date="2026-01-01T00:00:00Z">
        <w:r>
          <w:t xml:space="preserve">) is</w:t>
        </w:r>
      </w:ins>
    </w:p>
    <w:p>
      <w:pPr>
        <w:pStyle w:val="BodyText"/>
      </w:pPr>
      <w:bookmarkStart w:id="28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2"/>
    </w:p>
    <w:p>
      <w:pPr>
        <w:pStyle w:val="FirstParagraph"/>
      </w:pPr>
      <w:ins w:id="2836" w:author="PR Preview" w:date="2026-01-01T00:00:00Z">
        <w:r>
          <w:t xml:space="preserve">Source: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James et al. [5, Sec. 5.1.2]</w:t>
        </w:r>
      </w:ins>
      <w:ins w:id="2839" w:author="PR Preview" w:date="2026-01-01T00:00:00Z">
        <w:r>
          <w:t xml:space="preserve">;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Wikipedia contributors [12]</w:t>
        </w:r>
      </w:ins>
      <w:ins w:id="2842" w:author="PR Preview" w:date="2026-01-01T00:00:00Z">
        <w:r>
          <w:t xml:space="preserve">.</w:t>
        </w:r>
      </w:ins>
    </w:p>
    <w:bookmarkEnd w:id="283"/>
    <w:bookmarkStart w:id="28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del w:id="2843" w:author="PR Preview" w:date="2026-01-01T00:00:00Z">
        <w:r>
          <w:delText xml:space="preserve">Let</w:delText>
        </w:r>
      </w:del>
      <w:del w:id="2844" w:author="PR Preview" w:date="2026-01-01T00:00:00Z">
        <w:r>
          <w:delText xml:space="preserve"> </w:delText>
        </w:r>
      </w:del>
      <m:oMath>
        <m:r>
          <m:t>g</m:t>
        </m:r>
      </m:oMath>
      <w:del w:id="2845" w:author="PR Preview" w:date="2026-01-01T00:00:00Z">
        <w:r>
          <w:delText xml:space="preserve"> </w:delText>
        </w:r>
      </w:del>
      <w:del w:id="2846" w:author="PR Preview" w:date="2026-01-01T00:00:00Z">
        <w:r>
          <w:delText xml:space="preserve">be the</w:delText>
        </w:r>
      </w:del>
      <w:del w:id="2847" w:author="PR Preview" w:date="2026-01-01T00:00:00Z">
        <w:r>
          <w:delText xml:space="preserve"> </w:delText>
        </w:r>
      </w:del>
      <w:hyperlink w:anchor="def-fitting-procedure">
        <w:del w:id="2848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2849" w:author="PR Preview" w:date="2026-01-01T00:00:00Z">
        <w:r>
          <w:delText xml:space="preserve">,</w:delText>
        </w:r>
      </w:del>
      <w:del w:id="2850" w:author="PR Preview" w:date="2026-01-01T00:00:00Z">
        <w:r>
          <w:delText xml:space="preserve"> </w:delText>
        </w:r>
      </w:del>
      <w:del w:id="2851" w:author="PR Preview" w:date="2026-01-01T00:00:00Z">
        <w:r>
          <w:delText xml:space="preserve">the rule that maps a training set to a fitted prediction rule.</w:delText>
        </w:r>
      </w:del>
      <w:del w:id="2852" w:author="PR Preview" w:date="2026-01-01T00:00:00Z">
        <w:r>
          <w:delText xml:space="preserve"> </w:delText>
        </w:r>
      </w:del>
      <w:del w:id="2853" w:author="PR Preview" w:date="2026-01-01T00:00:00Z">
        <w:r>
          <w:delText xml:space="preserve">The</w:delText>
        </w:r>
      </w:del>
      <w:del w:id="2854" w:author="PR Preview" w:date="2026-01-01T00:00:00Z">
        <w:r>
          <w:delText xml:space="preserve"> </w:delText>
        </w:r>
      </w:del>
      <w:hyperlink w:anchor="def-fold-out-rule">
        <w:del w:id="2855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2856" w:author="PR Preview" w:date="2026-01-01T00:00:00Z">
        <w:r>
          <w:delText xml:space="preserve"> </w:delText>
        </w:r>
      </w:del>
      <w:del w:id="2857" w:author="PR Preview" w:date="2026-01-01T00:00:00Z">
        <w:r>
          <w:delText xml:space="preserve">of observation</w:delText>
        </w:r>
      </w:del>
      <w:del w:id="2858" w:author="PR Preview" w:date="2026-01-01T00:00:00Z">
        <w:r>
          <w:delText xml:space="preserve"> </w:delText>
        </w:r>
      </w:del>
      <m:oMath>
        <m:r>
          <m:t>i</m:t>
        </m:r>
      </m:oMath>
      <w:del w:id="2859" w:author="PR Preview" w:date="2026-01-01T00:00:00Z">
        <w:r>
          <w:delText xml:space="preserve"> </w:delText>
        </w:r>
      </w:del>
      <w:del w:id="2860" w:author="PR Preview" w:date="2026-01-01T00:00:00Z">
        <w:r>
          <w:delText xml:space="preserve">is then</w:delText>
        </w:r>
      </w:del>
      <w:del w:id="286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862" w:author="PR Preview" w:date="2026-01-01T00:00:00Z">
        <w:r>
          <w:delText xml:space="preserve">.</w:delText>
        </w:r>
      </w:del>
      <w:del w:id="2863" w:author="PR Preview" w:date="2026-01-01T00:00:00Z">
        <w:r>
          <w:delText xml:space="preserve"> </w:delText>
        </w:r>
      </w:del>
      <w:del w:id="2864" w:author="PR Preview" w:date="2026-01-01T00:00:00Z">
        <w:r>
          <w:delText xml:space="preserve">(</w:delText>
        </w:r>
      </w:del>
      <w:hyperlink w:anchor="eq-fold-out-rule">
        <w:del w:id="2865" w:author="PR Preview" w:date="2026-01-01T00:00:00Z">
          <w:r>
            <w:rPr>
              <w:rStyle w:val="Hyperlink"/>
            </w:rPr>
            <w:delText xml:space="preserve">Equation 48</w:delText>
          </w:r>
        </w:del>
      </w:hyperlink>
      <w:del w:id="2866" w:author="PR Preview" w:date="2026-01-01T00:00:00Z">
        <w:r>
          <w:delText xml:space="preserve"> </w:delText>
        </w:r>
      </w:del>
      <w:del w:id="2867" w:author="PR Preview" w:date="2026-01-01T00:00:00Z">
        <w:r>
          <w:delText xml:space="preserve">with</w:delText>
        </w:r>
      </w:del>
      <w:del w:id="286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del w:id="2869" w:author="PR Preview" w:date="2026-01-01T00:00:00Z">
        <w:r>
          <w:delText xml:space="preserve">.)</w:delText>
        </w:r>
      </w:del>
    </w:p>
    <w:p>
      <w:pPr>
        <w:numPr>
          <w:ilvl w:val="0"/>
          <w:numId w:val="1023"/>
        </w:numPr>
      </w:pPr>
      <w:ins w:id="2870" w:author="PR Preview" w:date="2026-01-01T00:00:00Z">
        <w:r>
          <w:t xml:space="preserve">Let</w:t>
        </w:r>
      </w:ins>
      <w:ins w:id="2871" w:author="PR Preview" w:date="2026-01-01T00:00:00Z">
        <w:r>
          <w:t xml:space="preserve"> </w:t>
        </w:r>
      </w:ins>
      <m:oMath>
        <m:r>
          <m:t>g</m:t>
        </m:r>
      </m:oMath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be the</w:t>
        </w:r>
      </w:ins>
      <w:ins w:id="2874" w:author="PR Preview" w:date="2026-01-01T00:00:00Z">
        <w:r>
          <w:t xml:space="preserve"> </w:t>
        </w:r>
      </w:ins>
      <w:hyperlink w:anchor="def-fitting-procedure">
        <w:ins w:id="2875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2876" w:author="PR Preview" w:date="2026-01-01T00:00:00Z">
        <w:r>
          <w:t xml:space="preserve">,</w:t>
        </w:r>
      </w:ins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the rule that maps a</w:t>
        </w:r>
      </w:ins>
      <w:ins w:id="2879" w:author="PR Preview" w:date="2026-01-01T00:00:00Z">
        <w:r>
          <w:t xml:space="preserve"> </w:t>
        </w:r>
      </w:ins>
      <w:hyperlink w:anchor="def-training-set">
        <w:ins w:id="2880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2881" w:author="PR Preview" w:date="2026-01-01T00:00:00Z">
        <w:r>
          <w:t xml:space="preserve"> </w:t>
        </w:r>
      </w:ins>
      <w:ins w:id="2882" w:author="PR Preview" w:date="2026-01-01T00:00:00Z">
        <w:r>
          <w:t xml:space="preserve">to a</w:t>
        </w:r>
      </w:ins>
      <w:ins w:id="2883" w:author="PR Preview" w:date="2026-01-01T00:00:00Z">
        <w:r>
          <w:t xml:space="preserve"> </w:t>
        </w:r>
      </w:ins>
      <w:hyperlink w:anchor="def-fitted-model">
        <w:ins w:id="288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2885" w:author="PR Preview" w:date="2026-01-01T00:00:00Z">
        <w:r>
          <w:t xml:space="preserve">.</w:t>
        </w:r>
      </w:ins>
      <w:ins w:id="2886" w:author="PR Preview" w:date="2026-01-01T00:00:00Z">
        <w:r>
          <w:t xml:space="preserve"> </w:t>
        </w:r>
      </w:ins>
      <w:ins w:id="2887" w:author="PR Preview" w:date="2026-01-01T00:00:00Z">
        <w:r>
          <w:t xml:space="preserve">The</w:t>
        </w:r>
      </w:ins>
      <w:ins w:id="2888" w:author="PR Preview" w:date="2026-01-01T00:00:00Z">
        <w:r>
          <w:t xml:space="preserve"> </w:t>
        </w:r>
      </w:ins>
      <w:hyperlink w:anchor="def-fold-out-rule">
        <w:ins w:id="2889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2890" w:author="PR Preview" w:date="2026-01-01T00:00:00Z">
        <w:r>
          <w:t xml:space="preserve"> </w:t>
        </w:r>
      </w:ins>
      <w:ins w:id="2891" w:author="PR Preview" w:date="2026-01-01T00:00:00Z">
        <w:r>
          <w:t xml:space="preserve">of observation</w:t>
        </w:r>
      </w:ins>
      <w:ins w:id="2892" w:author="PR Preview" w:date="2026-01-01T00:00:00Z">
        <w:r>
          <w:t xml:space="preserve"> </w:t>
        </w:r>
      </w:ins>
      <m:oMath>
        <m:r>
          <m:t>i</m:t>
        </m:r>
      </m:oMath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is then</w:t>
        </w:r>
      </w:ins>
      <w:ins w:id="289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896" w:author="PR Preview" w:date="2026-01-01T00:00:00Z">
        <w:r>
          <w:t xml:space="preserve">.</w:t>
        </w:r>
      </w:ins>
      <w:ins w:id="2897" w:author="PR Preview" w:date="2026-01-01T00:00:00Z">
        <w:r>
          <w:t xml:space="preserve"> </w:t>
        </w:r>
      </w:ins>
      <w:ins w:id="2898" w:author="PR Preview" w:date="2026-01-01T00:00:00Z">
        <w:r>
          <w:t xml:space="preserve">(</w:t>
        </w:r>
      </w:ins>
      <w:hyperlink w:anchor="eq-fold-out-rule">
        <w:ins w:id="2899" w:author="PR Preview" w:date="2026-01-01T00:00:00Z">
          <w:r>
            <w:rPr>
              <w:rStyle w:val="Hyperlink"/>
            </w:rPr>
            <w:t xml:space="preserve">Equation 48</w:t>
          </w:r>
        </w:ins>
      </w:hyperlink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with</w:t>
        </w:r>
      </w:ins>
      <w:ins w:id="290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ins w:id="2903" w:author="PR Preview" w:date="2026-01-01T00:00:00Z">
        <w:r>
          <w:t xml:space="preserve">.)</w:t>
        </w:r>
      </w:ins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86" w:name="def-term-vector"/>
    <w:p>
      <w:pPr>
        <w:pStyle w:val="FirstParagraph"/>
      </w:pPr>
      <w:del w:id="2904" w:author="PR Preview" w:date="2026-01-01T00:00:00Z">
        <w:r>
          <w:rPr>
            <w:b/>
            <w:bCs/>
          </w:rPr>
          <w:delText xml:space="preserve">Definition 53 (Term vector)</w:delText>
        </w:r>
      </w:del>
      <w:del w:id="2905" w:author="PR Preview" w:date="2026-01-01T00:00:00Z">
        <w:r>
          <w:delText xml:space="preserve"> </w:delText>
        </w:r>
      </w:del>
      <w:del w:id="2906" w:author="PR Preview" w:date="2026-01-01T00:00:00Z">
        <w:r>
          <w:delText xml:space="preserve">Consider a model whose mean is a linear combination</w:delText>
        </w:r>
      </w:del>
      <w:del w:id="2907" w:author="PR Preview" w:date="2026-01-01T00:00:00Z">
        <w:r>
          <w:delText xml:space="preserve"> </w:delText>
        </w:r>
      </w:del>
      <w:del w:id="2908" w:author="PR Preview" w:date="2026-01-01T00:00:00Z">
        <w:r>
          <w:delText xml:space="preserve">of</w:delText>
        </w:r>
      </w:del>
      <w:del w:id="2909" w:author="PR Preview" w:date="2026-01-01T00:00:00Z">
        <w:r>
          <w:delText xml:space="preserve"> </w:delText>
        </w:r>
      </w:del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del w:id="2910" w:author="PR Preview" w:date="2026-01-01T00:00:00Z">
        <w:r>
          <w:delText xml:space="preserve"> </w:delText>
        </w:r>
      </w:del>
      <w:del w:id="2911" w:author="PR Preview" w:date="2026-01-01T00:00:00Z">
        <w:r>
          <w:delText xml:space="preserve">terms</w:delText>
        </w:r>
      </w:del>
      <w:del w:id="2912" w:author="PR Preview" w:date="2026-01-01T00:00:00Z">
        <w:r>
          <w:delText xml:space="preserve"> </w:delText>
        </w:r>
      </w:del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913" w:author="PR Preview" w:date="2026-01-01T00:00:00Z">
        <w:r>
          <w:delText xml:space="preserve"> </w:delText>
        </w:r>
      </w:del>
      <w:del w:id="2914" w:author="PR Preview" w:date="2026-01-01T00:00:00Z">
        <w:r>
          <w:delText xml:space="preserve">of the covariate value,</w:delText>
        </w:r>
      </w:del>
      <w:del w:id="2915" w:author="PR Preview" w:date="2026-01-01T00:00:00Z">
        <w:r>
          <w:delText xml:space="preserve"> </w:delText>
        </w:r>
      </w:del>
      <w:del w:id="2916" w:author="PR Preview" w:date="2026-01-01T00:00:00Z">
        <w:r>
          <w:delText xml:space="preserve">such as</w:delText>
        </w:r>
      </w:del>
      <w:del w:id="2917" w:author="PR Preview" w:date="2026-01-01T00:00:00Z">
        <w:r>
          <w:delText xml:space="preserve"> </w:delText>
        </w:r>
      </w:del>
      <m:oMath>
        <m:r>
          <m:t>1</m:t>
        </m:r>
      </m:oMath>
      <w:del w:id="2918" w:author="PR Preview" w:date="2026-01-01T00:00:00Z">
        <w:r>
          <w:delText xml:space="preserve">,</w:delText>
        </w:r>
      </w:del>
      <w:del w:id="2919" w:author="PR Preview" w:date="2026-01-01T00:00:00Z">
        <w:r>
          <w:delText xml:space="preserve"> </w:delText>
        </w:r>
      </w:del>
      <m:oMath>
        <m:r>
          <m:t>x</m:t>
        </m:r>
      </m:oMath>
      <w:del w:id="2920" w:author="PR Preview" w:date="2026-01-01T00:00:00Z">
        <w:r>
          <w:delText xml:space="preserve"> </w:delText>
        </w:r>
      </w:del>
      <w:del w:id="2921" w:author="PR Preview" w:date="2026-01-01T00:00:00Z">
        <w:r>
          <w:delText xml:space="preserve">and</w:delText>
        </w:r>
      </w:del>
      <w:del w:id="2922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2923" w:author="PR Preview" w:date="2026-01-01T00:00:00Z">
        <w:r>
          <w:delText xml:space="preserve">.</w:delText>
        </w:r>
      </w:del>
      <w:del w:id="2924" w:author="PR Preview" w:date="2026-01-01T00:00:00Z">
        <w:r>
          <w:delText xml:space="preserve"> </w:delText>
        </w:r>
      </w:del>
      <w:del w:id="2925" w:author="PR Preview" w:date="2026-01-01T00:00:00Z">
        <w:r>
          <w:delText xml:space="preserve">The</w:delText>
        </w:r>
      </w:del>
      <w:del w:id="2926" w:author="PR Preview" w:date="2026-01-01T00:00:00Z">
        <w:r>
          <w:delText xml:space="preserve"> </w:delText>
        </w:r>
      </w:del>
      <w:del w:id="2927" w:author="PR Preview" w:date="2026-01-01T00:00:00Z">
        <w:r>
          <w:rPr>
            <w:b/>
            <w:bCs/>
          </w:rPr>
          <w:delText xml:space="preserve">term vector</w:delText>
        </w:r>
      </w:del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$\mathord{\smash[b]{\underset{\raise.3ex\hbox{$\scriptstyle\sim$}}{t}}\vphantom{t}}_{i}$</w:delText>
        </w:r>
      </w:del>
      <w:del w:id="2930" w:author="PR Preview" w:date="2026-01-01T00:00:00Z">
        <w:r>
          <w:delText xml:space="preserve"> </w:delText>
        </w:r>
      </w:del>
      <w:del w:id="2931" w:author="PR Preview" w:date="2026-01-01T00:00:00Z">
        <w:r>
          <w:delText xml:space="preserve">of observation</w:delText>
        </w:r>
      </w:del>
      <w:del w:id="2932" w:author="PR Preview" w:date="2026-01-01T00:00:00Z">
        <w:r>
          <w:delText xml:space="preserve"> </w:delText>
        </w:r>
      </w:del>
      <m:oMath>
        <m:r>
          <m:t>i</m:t>
        </m:r>
      </m:oMath>
      <w:del w:id="2933" w:author="PR Preview" w:date="2026-01-01T00:00:00Z">
        <w:r>
          <w:delText xml:space="preserve"> </w:delText>
        </w:r>
      </w:del>
      <w:del w:id="2934" w:author="PR Preview" w:date="2026-01-01T00:00:00Z">
        <w:r>
          <w:delText xml:space="preserve">is the column of its terms:</w:delText>
        </w:r>
      </w:del>
    </w:p>
    <w:p>
      <w:pPr>
        <w:pStyle w:val="FirstParagraph"/>
      </w:pPr>
      <w:ins w:id="2935" w:author="PR Preview" w:date="2026-01-01T00:00:00Z">
        <w:r>
          <w:rPr>
            <w:b/>
            <w:bCs/>
          </w:rPr>
          <w:t xml:space="preserve">Definition 56 (Term vector)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Consider a model whose mean is a linear combination</w:t>
        </w:r>
      </w:ins>
      <w:ins w:id="2938" w:author="PR Preview" w:date="2026-01-01T00:00:00Z">
        <w:r>
          <w:t xml:space="preserve"> </w:t>
        </w:r>
      </w:ins>
      <w:ins w:id="2939" w:author="PR Preview" w:date="2026-01-01T00:00:00Z">
        <w:r>
          <w:t xml:space="preserve">of</w:t>
        </w:r>
      </w:ins>
      <w:ins w:id="2940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2941" w:author="PR Preview" w:date="2026-01-01T00:00:00Z">
        <w:r>
          <w:t xml:space="preserve"> </w:t>
        </w:r>
      </w:ins>
      <w:ins w:id="2942" w:author="PR Preview" w:date="2026-01-01T00:00:00Z">
        <w:r>
          <w:t xml:space="preserve">terms</w:t>
        </w:r>
      </w:ins>
      <w:ins w:id="2943" w:author="PR Preview" w:date="2026-01-01T00:00:00Z">
        <w:r>
          <w:t xml:space="preserve"> </w:t>
        </w:r>
      </w:ins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of the covariate value,</w:t>
        </w:r>
      </w:ins>
      <w:ins w:id="2946" w:author="PR Preview" w:date="2026-01-01T00:00:00Z">
        <w:r>
          <w:t xml:space="preserve"> </w:t>
        </w:r>
      </w:ins>
      <w:ins w:id="2947" w:author="PR Preview" w:date="2026-01-01T00:00:00Z">
        <w:r>
          <w:t xml:space="preserve">such as</w:t>
        </w:r>
      </w:ins>
      <w:ins w:id="2948" w:author="PR Preview" w:date="2026-01-01T00:00:00Z">
        <w:r>
          <w:t xml:space="preserve"> </w:t>
        </w:r>
      </w:ins>
      <m:oMath>
        <m:r>
          <m:t>1</m:t>
        </m:r>
      </m:oMath>
      <w:ins w:id="2949" w:author="PR Preview" w:date="2026-01-01T00:00:00Z">
        <w:r>
          <w:t xml:space="preserve">,</w:t>
        </w:r>
      </w:ins>
      <w:ins w:id="2950" w:author="PR Preview" w:date="2026-01-01T00:00:00Z">
        <w:r>
          <w:t xml:space="preserve"> </w:t>
        </w:r>
      </w:ins>
      <m:oMath>
        <m:r>
          <m:t>x</m:t>
        </m:r>
      </m:oMath>
      <w:ins w:id="2951" w:author="PR Preview" w:date="2026-01-01T00:00:00Z">
        <w:r>
          <w:t xml:space="preserve"> </w:t>
        </w:r>
      </w:ins>
      <w:ins w:id="2952" w:author="PR Preview" w:date="2026-01-01T00:00:00Z">
        <w:r>
          <w:t xml:space="preserve">and</w:t>
        </w:r>
      </w:ins>
      <w:ins w:id="295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2954" w:author="PR Preview" w:date="2026-01-01T00:00:00Z">
        <w:r>
          <w:t xml:space="preserve">.</w:t>
        </w:r>
      </w:ins>
      <w:ins w:id="2955" w:author="PR Preview" w:date="2026-01-01T00:00:00Z">
        <w:r>
          <w:t xml:space="preserve"> </w:t>
        </w:r>
      </w:ins>
      <w:ins w:id="2956" w:author="PR Preview" w:date="2026-01-01T00:00:00Z">
        <w:r>
          <w:t xml:space="preserve">The</w:t>
        </w:r>
      </w:ins>
      <w:ins w:id="2957" w:author="PR Preview" w:date="2026-01-01T00:00:00Z">
        <w:r>
          <w:t xml:space="preserve"> </w:t>
        </w:r>
      </w:ins>
      <w:ins w:id="2958" w:author="PR Preview" w:date="2026-01-01T00:00:00Z">
        <w:r>
          <w:rPr>
            <w:b/>
            <w:bCs/>
          </w:rPr>
          <w:t xml:space="preserve">term vector</w:t>
        </w:r>
      </w:ins>
      <w:ins w:id="2959" w:author="PR Preview" w:date="2026-01-01T00:00:00Z">
        <w:r>
          <w:t xml:space="preserve"> </w:t>
        </w:r>
      </w:ins>
      <w:ins w:id="2960" w:author="PR Preview" w:date="2026-01-01T00:00:00Z">
        <w:r>
          <w:t xml:space="preserve">$\mathord{\smash[b]{\underset{\raise.3ex\hbox{$\scriptstyle\sim$}}{t}}\vphantom{t}}_{i}$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of observation</w:t>
        </w:r>
      </w:ins>
      <w:ins w:id="2963" w:author="PR Preview" w:date="2026-01-01T00:00:00Z">
        <w:r>
          <w:t xml:space="preserve"> </w:t>
        </w:r>
      </w:ins>
      <m:oMath>
        <m:r>
          <m:t>i</m:t>
        </m:r>
      </m:oMath>
      <w:ins w:id="2964" w:author="PR Preview" w:date="2026-01-01T00:00:00Z">
        <w:r>
          <w:t xml:space="preserve"> </w:t>
        </w:r>
      </w:ins>
      <w:ins w:id="2965" w:author="PR Preview" w:date="2026-01-01T00:00:00Z">
        <w:r>
          <w:t xml:space="preserve">is the column of its terms:</w:t>
        </w:r>
      </w:ins>
    </w:p>
    <w:p>
      <w:pPr>
        <w:pStyle w:val="BodyText"/>
      </w:pPr>
      <w:bookmarkStart w:id="285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85"/>
    </w:p>
    <w:bookmarkEnd w:id="286"/>
    <w:bookmarkStart w:id="288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87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8"/>
    <w:bookmarkStart w:id="290" w:name="def-cross-product-matrix"/>
    <w:p>
      <w:pPr>
        <w:pStyle w:val="BodyText"/>
      </w:pPr>
      <w:del w:id="2966" w:author="PR Preview" w:date="2026-01-01T00:00:00Z">
        <w:r>
          <w:rPr>
            <w:b/>
            <w:bCs/>
          </w:rPr>
          <w:delText xml:space="preserve">Definition 54 (Cross-product matrix (sum-of-squares and cross-products matrix))</w:delText>
        </w:r>
      </w:del>
      <w:del w:id="2967" w:author="PR Preview" w:date="2026-01-01T00:00:00Z">
        <w:r>
          <w:delText xml:space="preserve"> </w:delText>
        </w:r>
      </w:del>
      <w:del w:id="2968" w:author="PR Preview" w:date="2026-01-01T00:00:00Z">
        <w:r>
          <w:delText xml:space="preserve">The</w:delText>
        </w:r>
      </w:del>
      <w:del w:id="2969" w:author="PR Preview" w:date="2026-01-01T00:00:00Z">
        <w:r>
          <w:delText xml:space="preserve"> </w:delText>
        </w:r>
      </w:del>
      <w:del w:id="2970" w:author="PR Preview" w:date="2026-01-01T00:00:00Z">
        <w:r>
          <w:rPr>
            <w:b/>
            <w:bCs/>
          </w:rPr>
          <w:delText xml:space="preserve">cross-product matrix</w:delText>
        </w:r>
      </w:del>
      <w:del w:id="2971" w:author="PR Preview" w:date="2026-01-01T00:00:00Z">
        <w:r>
          <w:delText xml:space="preserve"> </w:delText>
        </w:r>
      </w:del>
      <m:oMath>
        <m:r>
          <m:t>A</m:t>
        </m:r>
      </m:oMath>
      <w:del w:id="2972" w:author="PR Preview" w:date="2026-01-01T00:00:00Z">
        <w:r>
          <w:delText xml:space="preserve"> </w:delText>
        </w:r>
      </w:del>
      <w:del w:id="2973" w:author="PR Preview" w:date="2026-01-01T00:00:00Z">
        <w:r>
          <w:delText xml:space="preserve">of</w:delText>
        </w:r>
      </w:del>
      <w:del w:id="2974" w:author="PR Preview" w:date="2026-01-01T00:00:00Z">
        <w:r>
          <w:delText xml:space="preserve"> </w:delText>
        </w:r>
      </w:del>
      <w:hyperlink w:anchor="def-term-vector">
        <w:del w:id="2975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2976" w:author="PR Preview" w:date="2026-01-01T00:00:00Z">
        <w:r>
          <w:delText xml:space="preserve"> </w:delText>
        </w:r>
      </w:del>
      <w:del w:id="2977" w:author="PR Preview" w:date="2026-01-01T00:00:00Z">
        <w:r>
          <w:delText xml:space="preserve">$\mathord{\smash[b]{\underset{\raise.3ex\hbox{$\scriptstyle\sim$}}{t}}\vphantom{t}}_{i}$</w:delText>
        </w:r>
      </w:del>
      <w:del w:id="2978" w:author="PR Preview" w:date="2026-01-01T00:00:00Z">
        <w:r>
          <w:delText xml:space="preserve">,</w:delText>
        </w:r>
      </w:del>
      <w:del w:id="297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2980" w:author="PR Preview" w:date="2026-01-01T00:00:00Z">
        <w:r>
          <w:delText xml:space="preserve">, of a training set indexed by</w:delText>
        </w:r>
      </w:del>
      <w:del w:id="2981" w:author="PR Preview" w:date="2026-01-01T00:00:00Z">
        <w:r>
          <w:delText xml:space="preserve"> </w:delText>
        </w:r>
      </w:del>
      <m:oMath>
        <m:r>
          <m:t>I</m:t>
        </m:r>
      </m:oMath>
      <w:del w:id="2982" w:author="PR Preview" w:date="2026-01-01T00:00:00Z">
        <w:r>
          <w:delText xml:space="preserve">,</w:delText>
        </w:r>
      </w:del>
      <w:del w:id="2983" w:author="PR Preview" w:date="2026-01-01T00:00:00Z">
        <w:r>
          <w:delText xml:space="preserve"> </w:delText>
        </w:r>
      </w:del>
      <w:del w:id="2984" w:author="PR Preview" w:date="2026-01-01T00:00:00Z">
        <w:r>
          <w:delText xml:space="preserve">is the sum of their outer products:</w:delText>
        </w:r>
      </w:del>
    </w:p>
    <w:p>
      <w:pPr>
        <w:pStyle w:val="BodyText"/>
      </w:pPr>
      <w:ins w:id="2985" w:author="PR Preview" w:date="2026-01-01T00:00:00Z">
        <w:r>
          <w:rPr>
            <w:b/>
            <w:bCs/>
          </w:rPr>
          <w:t xml:space="preserve">Definition 57 (Cross-product matrix (sum-of-squares and cross-products matrix))</w:t>
        </w:r>
      </w:ins>
      <w:ins w:id="2986" w:author="PR Preview" w:date="2026-01-01T00:00:00Z">
        <w:r>
          <w:t xml:space="preserve"> </w:t>
        </w:r>
      </w:ins>
      <w:ins w:id="2987" w:author="PR Preview" w:date="2026-01-01T00:00:00Z">
        <w:r>
          <w:t xml:space="preserve">The</w:t>
        </w:r>
      </w:ins>
      <w:ins w:id="2988" w:author="PR Preview" w:date="2026-01-01T00:00:00Z">
        <w:r>
          <w:t xml:space="preserve"> </w:t>
        </w:r>
      </w:ins>
      <w:ins w:id="2989" w:author="PR Preview" w:date="2026-01-01T00:00:00Z">
        <w:r>
          <w:rPr>
            <w:b/>
            <w:bCs/>
          </w:rPr>
          <w:t xml:space="preserve">cross-product matrix</w:t>
        </w:r>
      </w:ins>
      <w:ins w:id="2990" w:author="PR Preview" w:date="2026-01-01T00:00:00Z">
        <w:r>
          <w:t xml:space="preserve"> </w:t>
        </w:r>
      </w:ins>
      <m:oMath>
        <m:r>
          <m:t>A</m:t>
        </m:r>
      </m:oMath>
      <w:ins w:id="2991" w:author="PR Preview" w:date="2026-01-01T00:00:00Z">
        <w:r>
          <w:t xml:space="preserve"> </w:t>
        </w:r>
      </w:ins>
      <w:ins w:id="2992" w:author="PR Preview" w:date="2026-01-01T00:00:00Z">
        <w:r>
          <w:t xml:space="preserve">of</w:t>
        </w:r>
      </w:ins>
      <w:ins w:id="2993" w:author="PR Preview" w:date="2026-01-01T00:00:00Z">
        <w:r>
          <w:t xml:space="preserve"> </w:t>
        </w:r>
      </w:ins>
      <w:hyperlink w:anchor="def-term-vector">
        <w:ins w:id="2994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$\mathord{\smash[b]{\underset{\raise.3ex\hbox{$\scriptstyle\sim$}}{t}}\vphantom{t}}_{i}$</w:t>
        </w:r>
      </w:ins>
      <w:ins w:id="2997" w:author="PR Preview" w:date="2026-01-01T00:00:00Z">
        <w:r>
          <w:t xml:space="preserve">,</w:t>
        </w:r>
      </w:ins>
      <w:ins w:id="299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2999" w:author="PR Preview" w:date="2026-01-01T00:00:00Z">
        <w:r>
          <w:t xml:space="preserve">, of a training set indexed by</w:t>
        </w:r>
      </w:ins>
      <w:ins w:id="3000" w:author="PR Preview" w:date="2026-01-01T00:00:00Z">
        <w:r>
          <w:t xml:space="preserve"> </w:t>
        </w:r>
      </w:ins>
      <m:oMath>
        <m:r>
          <m:t>I</m:t>
        </m:r>
      </m:oMath>
      <w:ins w:id="3001" w:author="PR Preview" w:date="2026-01-01T00:00:00Z">
        <w:r>
          <w:t xml:space="preserve">,</w:t>
        </w:r>
      </w:ins>
      <w:ins w:id="3002" w:author="PR Preview" w:date="2026-01-01T00:00:00Z">
        <w:r>
          <w:t xml:space="preserve"> </w:t>
        </w:r>
      </w:ins>
      <w:ins w:id="3003" w:author="PR Preview" w:date="2026-01-01T00:00:00Z">
        <w:r>
          <w:t xml:space="preserve">is the sum of their outer products:</w:t>
        </w:r>
      </w:ins>
    </w:p>
    <w:p>
      <w:pPr>
        <w:pStyle w:val="BodyText"/>
      </w:pPr>
      <w:bookmarkStart w:id="289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9"/>
    </w:p>
    <w:bookmarkEnd w:id="290"/>
    <w:bookmarkStart w:id="292" w:name="rem-source-cross-product-matrix"/>
    <w:p>
      <w:pPr>
        <w:pStyle w:val="FirstParagraph"/>
      </w:pPr>
      <w:del w:id="3004" w:author="PR Preview" w:date="2026-01-01T00:00:00Z">
        <w:r>
          <w:rPr>
            <w:i/>
            <w:iCs/>
          </w:rPr>
          <w:delText xml:space="preserve">Remark 30</w:delText>
        </w:r>
      </w:del>
      <w:del w:id="3005" w:author="PR Preview" w:date="2026-01-01T00:00:00Z">
        <w:r>
          <w:delText xml:space="preserve"> (Source: Cross-product matrix (sum-of-squares and cross-products matrix)). </w:delText>
        </w:r>
      </w:del>
      <w:del w:id="3006" w:author="PR Preview" w:date="2026-01-01T00:00:00Z">
        <w:r>
          <w:delText xml:space="preserve">Also called a</w:delText>
        </w:r>
      </w:del>
      <w:del w:id="3007" w:author="PR Preview" w:date="2026-01-01T00:00:00Z">
        <w:r>
          <w:delText xml:space="preserve"> </w:delText>
        </w:r>
      </w:del>
      <w:del w:id="3008" w:author="PR Preview" w:date="2026-01-01T00:00:00Z">
        <w:r>
          <w:rPr>
            <w:b/>
            <w:bCs/>
          </w:rPr>
          <w:delText xml:space="preserve">sum-of-squares and cross-products matrix</w:delText>
        </w:r>
      </w:del>
      <w:del w:id="3009" w:author="PR Preview" w:date="2026-01-01T00:00:00Z">
        <w:r>
          <w:delText xml:space="preserve"> </w:delText>
        </w:r>
      </w:del>
      <w:del w:id="3010" w:author="PR Preview" w:date="2026-01-01T00:00:00Z">
        <w:r>
          <w:delText xml:space="preserve">[11], chap. </w:delText>
        </w:r>
      </w:del>
      <w:del w:id="3011" w:author="PR Preview" w:date="2026-01-01T00:00:00Z">
        <w:r>
          <w:delText xml:space="preserve">“Matrix Cross-Products”</w:delText>
        </w:r>
      </w:del>
      <w:del w:id="3012" w:author="PR Preview" w:date="2026-01-01T00:00:00Z">
        <w:r>
          <w:delText xml:space="preserve"> </w:delText>
        </w:r>
      </w:del>
      <w:del w:id="3013" w:author="PR Preview" w:date="2026-01-01T00:00:00Z">
        <w:r>
          <w:delText xml:space="preserve">(see</w:delText>
        </w:r>
      </w:del>
      <w:del w:id="3014" w:author="PR Preview" w:date="2026-01-01T00:00:00Z">
        <w:r>
          <w:delText xml:space="preserve"> </w:delText>
        </w:r>
      </w:del>
      <w:hyperlink r:id="rId291">
        <w:del w:id="3015" w:author="PR Preview" w:date="2026-01-01T00:00:00Z">
          <w:r>
            <w:rPr>
              <w:rStyle w:val="Hyperlink"/>
            </w:rPr>
            <w:delText xml:space="preserve">the chapter online</w:delText>
          </w:r>
        </w:del>
      </w:hyperlink>
      <w:del w:id="3016" w:author="PR Preview" w:date="2026-01-01T00:00:00Z">
        <w:r>
          <w:delText xml:space="preserve">).</w:delText>
        </w:r>
      </w:del>
    </w:p>
    <w:p>
      <w:pPr>
        <w:pStyle w:val="FirstParagraph"/>
      </w:pPr>
      <w:ins w:id="3017" w:author="PR Preview" w:date="2026-01-01T00:00:00Z">
        <w:r>
          <w:rPr>
            <w:i/>
            <w:iCs/>
          </w:rPr>
          <w:t xml:space="preserve">Remark 30</w:t>
        </w:r>
      </w:ins>
      <w:ins w:id="3018" w:author="PR Preview" w:date="2026-01-01T00:00:00Z">
        <w:r>
          <w:t xml:space="preserve"> (Source: Cross-product matrix (sum-of-squares and cross-products matrix)). </w:t>
        </w:r>
      </w:ins>
      <w:ins w:id="3019" w:author="PR Preview" w:date="2026-01-01T00:00:00Z">
        <w:r>
          <w:t xml:space="preserve">Also called a</w:t>
        </w:r>
      </w:ins>
      <w:ins w:id="3020" w:author="PR Preview" w:date="2026-01-01T00:00:00Z">
        <w:r>
          <w:t xml:space="preserve"> </w:t>
        </w:r>
      </w:ins>
      <w:ins w:id="3021" w:author="PR Preview" w:date="2026-01-01T00:00:00Z">
        <w:r>
          <w:rPr>
            <w:b/>
            <w:bCs/>
          </w:rPr>
          <w:t xml:space="preserve">sum-of-squares and cross-products matrix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[13], chap. </w:t>
        </w:r>
      </w:ins>
      <w:ins w:id="3024" w:author="PR Preview" w:date="2026-01-01T00:00:00Z">
        <w:r>
          <w:t xml:space="preserve">“Matrix Cross-Products”</w:t>
        </w:r>
      </w:ins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(see</w:t>
        </w:r>
      </w:ins>
      <w:ins w:id="3027" w:author="PR Preview" w:date="2026-01-01T00:00:00Z">
        <w:r>
          <w:t xml:space="preserve"> </w:t>
        </w:r>
      </w:ins>
      <w:hyperlink r:id="rId291">
        <w:ins w:id="3028" w:author="PR Preview" w:date="2026-01-01T00:00:00Z">
          <w:r>
            <w:rPr>
              <w:rStyle w:val="Hyperlink"/>
            </w:rPr>
            <w:t xml:space="preserve">the chapter online</w:t>
          </w:r>
        </w:ins>
      </w:hyperlink>
      <w:ins w:id="3029" w:author="PR Preview" w:date="2026-01-01T00:00:00Z">
        <w:r>
          <w:t xml:space="preserve">).</w:t>
        </w:r>
      </w:ins>
    </w:p>
    <w:bookmarkEnd w:id="292"/>
    <w:bookmarkStart w:id="295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95"/>
    <w:bookmarkStart w:id="298" w:name="def-leverage"/>
    <w:p>
      <w:pPr>
        <w:pStyle w:val="BodyText"/>
      </w:pPr>
      <w:del w:id="3030" w:author="PR Preview" w:date="2026-01-01T00:00:00Z">
        <w:r>
          <w:rPr>
            <w:b/>
            <w:bCs/>
          </w:rPr>
          <w:delText xml:space="preserve">Definition 55 (Leverage)</w:delText>
        </w:r>
      </w:del>
      <w:del w:id="3031" w:author="PR Preview" w:date="2026-01-01T00:00:00Z">
        <w:r>
          <w:delText xml:space="preserve"> </w:delText>
        </w:r>
      </w:del>
      <w:del w:id="3032" w:author="PR Preview" w:date="2026-01-01T00:00:00Z">
        <w:r>
          <w:delText xml:space="preserve">Consider a linear model fitted by</w:delText>
        </w:r>
      </w:del>
      <w:del w:id="3033" w:author="PR Preview" w:date="2026-01-01T00:00:00Z">
        <w:r>
          <w:delText xml:space="preserve"> </w:delText>
        </w:r>
      </w:del>
      <w:hyperlink r:id="rId296">
        <w:del w:id="3034" w:author="PR Preview" w:date="2026-01-01T00:00:00Z">
          <w:r>
            <w:rPr>
              <w:rStyle w:val="Hyperlink"/>
            </w:rPr>
            <w:delText xml:space="preserve">ordinary least squares</w:delText>
          </w:r>
        </w:del>
      </w:hyperlink>
      <w:del w:id="3035" w:author="PR Preview" w:date="2026-01-01T00:00:00Z">
        <w:r>
          <w:delText xml:space="preserve">,</w:delText>
        </w:r>
      </w:del>
      <w:del w:id="3036" w:author="PR Preview" w:date="2026-01-01T00:00:00Z">
        <w:r>
          <w:delText xml:space="preserve"> </w:delText>
        </w:r>
      </w:del>
      <w:del w:id="3037" w:author="PR Preview" w:date="2026-01-01T00:00:00Z">
        <w:r>
          <w:delText xml:space="preserve">with</w:delText>
        </w:r>
      </w:del>
      <w:del w:id="3038" w:author="PR Preview" w:date="2026-01-01T00:00:00Z">
        <w:r>
          <w:delText xml:space="preserve"> </w:delText>
        </w:r>
      </w:del>
      <w:hyperlink w:anchor="def-term-vector">
        <w:del w:id="3039" w:author="PR Preview" w:date="2026-01-01T00:00:00Z">
          <w:r>
            <w:rPr>
              <w:rStyle w:val="Hyperlink"/>
            </w:rPr>
            <w:delText xml:space="preserve">term vectors</w:delText>
          </w:r>
        </w:del>
      </w:hyperlink>
      <w:del w:id="3040" w:author="PR Preview" w:date="2026-01-01T00:00:00Z">
        <w:r>
          <w:delText xml:space="preserve"> </w:delText>
        </w:r>
      </w:del>
      <w:del w:id="3041" w:author="PR Preview" w:date="2026-01-01T00:00:00Z">
        <w:r>
          <w:delText xml:space="preserve">$\mathord{\smash[b]{\underset{\raise.3ex\hbox{$\scriptstyle\sim$}}{t}}\vphantom{t}}_{i}$</w:delText>
        </w:r>
      </w:del>
      <w:del w:id="3042" w:author="PR Preview" w:date="2026-01-01T00:00:00Z">
        <w:r>
          <w:delText xml:space="preserve">,</w:delText>
        </w:r>
      </w:del>
      <w:del w:id="3043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∈</m:t>
        </m:r>
        <m:r>
          <m:t>I</m:t>
        </m:r>
      </m:oMath>
      <w:del w:id="3044" w:author="PR Preview" w:date="2026-01-01T00:00:00Z">
        <w:r>
          <w:delText xml:space="preserve">,</w:delText>
        </w:r>
      </w:del>
      <w:del w:id="3045" w:author="PR Preview" w:date="2026-01-01T00:00:00Z">
        <w:r>
          <w:delText xml:space="preserve"> </w:delText>
        </w:r>
      </w:del>
      <w:del w:id="3046" w:author="PR Preview" w:date="2026-01-01T00:00:00Z">
        <w:r>
          <w:delText xml:space="preserve">and an invertible</w:delText>
        </w:r>
      </w:del>
      <w:del w:id="3047" w:author="PR Preview" w:date="2026-01-01T00:00:00Z">
        <w:r>
          <w:delText xml:space="preserve"> </w:delText>
        </w:r>
      </w:del>
      <w:hyperlink w:anchor="def-cross-product-matrix">
        <w:del w:id="3048" w:author="PR Preview" w:date="2026-01-01T00:00:00Z">
          <w:r>
            <w:rPr>
              <w:rStyle w:val="Hyperlink"/>
            </w:rPr>
            <w:delText xml:space="preserve">cross-product matrix</w:delText>
          </w:r>
        </w:del>
      </w:hyperlink>
      <w:del w:id="3049" w:author="PR Preview" w:date="2026-01-01T00:00:00Z">
        <w:r>
          <w:delText xml:space="preserve"> </w:delText>
        </w:r>
      </w:del>
      <m:oMath>
        <m:r>
          <m:t>A</m:t>
        </m:r>
      </m:oMath>
      <w:del w:id="3050" w:author="PR Preview" w:date="2026-01-01T00:00:00Z">
        <w:r>
          <w:delText xml:space="preserve">.</w:delText>
        </w:r>
      </w:del>
      <w:del w:id="3051" w:author="PR Preview" w:date="2026-01-01T00:00:00Z">
        <w:r>
          <w:delText xml:space="preserve"> </w:delText>
        </w:r>
      </w:del>
      <w:del w:id="3052" w:author="PR Preview" w:date="2026-01-01T00:00:00Z">
        <w:r>
          <w:delText xml:space="preserve">The</w:delText>
        </w:r>
      </w:del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rPr>
            <w:b/>
            <w:bCs/>
          </w:rPr>
          <w:delText xml:space="preserve">leverage</w:delText>
        </w:r>
      </w:del>
      <w:del w:id="3055" w:author="PR Preview" w:date="2026-01-01T00:00:00Z">
        <w:r>
          <w:delText xml:space="preserve"> </w:delText>
        </w:r>
      </w:del>
      <w:del w:id="3056" w:author="PR Preview" w:date="2026-01-01T00:00:00Z">
        <w:r>
          <w:delText xml:space="preserve">of observation</w:delText>
        </w:r>
      </w:del>
      <w:del w:id="3057" w:author="PR Preview" w:date="2026-01-01T00:00:00Z">
        <w:r>
          <w:delText xml:space="preserve"> </w:delText>
        </w:r>
      </w:del>
      <m:oMath>
        <m:r>
          <m:t>i</m:t>
        </m:r>
      </m:oMath>
      <w:del w:id="3058" w:author="PR Preview" w:date="2026-01-01T00:00:00Z">
        <w:r>
          <w:delText xml:space="preserve"> </w:delText>
        </w:r>
      </w:del>
      <w:del w:id="3059" w:author="PR Preview" w:date="2026-01-01T00:00:00Z">
        <w:r>
          <w:delText xml:space="preserve">is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[12]</w:delText>
        </w:r>
      </w:del>
    </w:p>
    <w:p>
      <w:pPr>
        <w:pStyle w:val="BodyText"/>
      </w:pPr>
      <w:ins w:id="3062" w:author="PR Preview" w:date="2026-01-01T00:00:00Z">
        <w:r>
          <w:rPr>
            <w:b/>
            <w:bCs/>
          </w:rPr>
          <w:t xml:space="preserve">Definition 58 (Leverage)</w:t>
        </w:r>
      </w:ins>
      <w:ins w:id="3063" w:author="PR Preview" w:date="2026-01-01T00:00:00Z">
        <w:r>
          <w:t xml:space="preserve"> </w:t>
        </w:r>
      </w:ins>
      <w:ins w:id="3064" w:author="PR Preview" w:date="2026-01-01T00:00:00Z">
        <w:r>
          <w:t xml:space="preserve">Consider a linear model fitted by</w:t>
        </w:r>
      </w:ins>
      <w:ins w:id="3065" w:author="PR Preview" w:date="2026-01-01T00:00:00Z">
        <w:r>
          <w:t xml:space="preserve"> </w:t>
        </w:r>
      </w:ins>
      <w:hyperlink r:id="rId296">
        <w:ins w:id="3066" w:author="PR Preview" w:date="2026-01-01T00:00:00Z">
          <w:r>
            <w:rPr>
              <w:rStyle w:val="Hyperlink"/>
            </w:rPr>
            <w:t xml:space="preserve">ordinary least squares</w:t>
          </w:r>
        </w:ins>
      </w:hyperlink>
      <w:ins w:id="3067" w:author="PR Preview" w:date="2026-01-01T00:00:00Z">
        <w:r>
          <w:t xml:space="preserve">,</w:t>
        </w:r>
      </w:ins>
      <w:ins w:id="3068" w:author="PR Preview" w:date="2026-01-01T00:00:00Z">
        <w:r>
          <w:t xml:space="preserve"> </w:t>
        </w:r>
      </w:ins>
      <w:ins w:id="3069" w:author="PR Preview" w:date="2026-01-01T00:00:00Z">
        <w:r>
          <w:t xml:space="preserve">with</w:t>
        </w:r>
      </w:ins>
      <w:ins w:id="3070" w:author="PR Preview" w:date="2026-01-01T00:00:00Z">
        <w:r>
          <w:t xml:space="preserve"> </w:t>
        </w:r>
      </w:ins>
      <w:hyperlink w:anchor="def-term-vector">
        <w:ins w:id="3071" w:author="PR Preview" w:date="2026-01-01T00:00:00Z">
          <w:r>
            <w:rPr>
              <w:rStyle w:val="Hyperlink"/>
            </w:rPr>
            <w:t xml:space="preserve">term vectors</w:t>
          </w:r>
        </w:ins>
      </w:hyperlink>
      <w:ins w:id="3072" w:author="PR Preview" w:date="2026-01-01T00:00:00Z">
        <w:r>
          <w:t xml:space="preserve"> </w:t>
        </w:r>
      </w:ins>
      <w:ins w:id="3073" w:author="PR Preview" w:date="2026-01-01T00:00:00Z">
        <w:r>
          <w:t xml:space="preserve">$\mathord{\smash[b]{\underset{\raise.3ex\hbox{$\scriptstyle\sim$}}{t}}\vphantom{t}}_{i}$</w:t>
        </w:r>
      </w:ins>
      <w:ins w:id="3074" w:author="PR Preview" w:date="2026-01-01T00:00:00Z">
        <w:r>
          <w:t xml:space="preserve">,</w:t>
        </w:r>
      </w:ins>
      <w:ins w:id="3075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∈</m:t>
        </m:r>
        <m:r>
          <m:t>I</m:t>
        </m:r>
      </m:oMath>
      <w:ins w:id="3076" w:author="PR Preview" w:date="2026-01-01T00:00:00Z">
        <w:r>
          <w:t xml:space="preserve">,</w:t>
        </w:r>
      </w:ins>
      <w:ins w:id="3077" w:author="PR Preview" w:date="2026-01-01T00:00:00Z">
        <w:r>
          <w:t xml:space="preserve"> </w:t>
        </w:r>
      </w:ins>
      <w:ins w:id="3078" w:author="PR Preview" w:date="2026-01-01T00:00:00Z">
        <w:r>
          <w:t xml:space="preserve">and an invertible</w:t>
        </w:r>
      </w:ins>
      <w:ins w:id="3079" w:author="PR Preview" w:date="2026-01-01T00:00:00Z">
        <w:r>
          <w:t xml:space="preserve"> </w:t>
        </w:r>
      </w:ins>
      <w:hyperlink w:anchor="def-cross-product-matrix">
        <w:ins w:id="3080" w:author="PR Preview" w:date="2026-01-01T00:00:00Z">
          <w:r>
            <w:rPr>
              <w:rStyle w:val="Hyperlink"/>
            </w:rPr>
            <w:t xml:space="preserve">cross-product matrix</w:t>
          </w:r>
        </w:ins>
      </w:hyperlink>
      <w:ins w:id="3081" w:author="PR Preview" w:date="2026-01-01T00:00:00Z">
        <w:r>
          <w:t xml:space="preserve"> </w:t>
        </w:r>
      </w:ins>
      <m:oMath>
        <m:r>
          <m:t>A</m:t>
        </m:r>
      </m:oMath>
      <w:ins w:id="3082" w:author="PR Preview" w:date="2026-01-01T00:00:00Z">
        <w:r>
          <w:t xml:space="preserve">.</w:t>
        </w:r>
      </w:ins>
      <w:ins w:id="3083" w:author="PR Preview" w:date="2026-01-01T00:00:00Z">
        <w:r>
          <w:t xml:space="preserve"> </w:t>
        </w:r>
      </w:ins>
      <w:ins w:id="3084" w:author="PR Preview" w:date="2026-01-01T00:00:00Z">
        <w:r>
          <w:t xml:space="preserve">The</w:t>
        </w:r>
      </w:ins>
      <w:ins w:id="3085" w:author="PR Preview" w:date="2026-01-01T00:00:00Z">
        <w:r>
          <w:t xml:space="preserve"> </w:t>
        </w:r>
      </w:ins>
      <w:ins w:id="3086" w:author="PR Preview" w:date="2026-01-01T00:00:00Z">
        <w:r>
          <w:rPr>
            <w:b/>
            <w:bCs/>
          </w:rPr>
          <w:t xml:space="preserve">leverage</w:t>
        </w:r>
      </w:ins>
      <w:ins w:id="3087" w:author="PR Preview" w:date="2026-01-01T00:00:00Z">
        <w:r>
          <w:t xml:space="preserve"> </w:t>
        </w:r>
      </w:ins>
      <w:ins w:id="3088" w:author="PR Preview" w:date="2026-01-01T00:00:00Z">
        <w:r>
          <w:t xml:space="preserve">of observation</w:t>
        </w:r>
      </w:ins>
      <w:ins w:id="3089" w:author="PR Preview" w:date="2026-01-01T00:00:00Z">
        <w:r>
          <w:t xml:space="preserve"> </w:t>
        </w:r>
      </w:ins>
      <m:oMath>
        <m:r>
          <m:t>i</m:t>
        </m:r>
      </m:oMath>
      <w:ins w:id="3090" w:author="PR Preview" w:date="2026-01-01T00:00:00Z">
        <w:r>
          <w:t xml:space="preserve"> </w:t>
        </w:r>
      </w:ins>
      <w:ins w:id="3091" w:author="PR Preview" w:date="2026-01-01T00:00:00Z">
        <w:r>
          <w:t xml:space="preserve">is</w:t>
        </w:r>
      </w:ins>
      <w:ins w:id="3092" w:author="PR Preview" w:date="2026-01-01T00:00:00Z">
        <w:r>
          <w:t xml:space="preserve"> </w:t>
        </w:r>
      </w:ins>
      <w:ins w:id="3093" w:author="PR Preview" w:date="2026-01-01T00:00:00Z">
        <w:r>
          <w:t xml:space="preserve">[14]</w:t>
        </w:r>
      </w:ins>
    </w:p>
    <w:p>
      <w:pPr>
        <w:pStyle w:val="BodyText"/>
      </w:pPr>
      <w:bookmarkStart w:id="297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97"/>
    </w:p>
    <w:p>
      <w:pPr>
        <w:pStyle w:val="FirstParagraph"/>
      </w:pPr>
      <w:del w:id="3094" w:author="PR Preview" w:date="2026-01-01T00:00:00Z">
        <w:r>
          <w:delText xml:space="preserve">Source:</w:delText>
        </w:r>
      </w:del>
      <w:del w:id="3095" w:author="PR Preview" w:date="2026-01-01T00:00:00Z">
        <w:r>
          <w:delText xml:space="preserve"> </w:delText>
        </w:r>
      </w:del>
      <w:del w:id="3096" w:author="PR Preview" w:date="2026-01-01T00:00:00Z">
        <w:r>
          <w:delText xml:space="preserve">Wikipedia contributors [12]</w:delText>
        </w:r>
      </w:del>
      <w:del w:id="3097" w:author="PR Preview" w:date="2026-01-01T00:00:00Z">
        <w:r>
          <w:delText xml:space="preserve">.</w:delText>
        </w:r>
      </w:del>
    </w:p>
    <w:p>
      <w:pPr>
        <w:pStyle w:val="FirstParagraph"/>
      </w:pPr>
      <w:ins w:id="3098" w:author="PR Preview" w:date="2026-01-01T00:00:00Z">
        <w:r>
          <w:t xml:space="preserve">Source:</w:t>
        </w:r>
      </w:ins>
      <w:ins w:id="3099" w:author="PR Preview" w:date="2026-01-01T00:00:00Z">
        <w:r>
          <w:t xml:space="preserve"> </w:t>
        </w:r>
      </w:ins>
      <w:ins w:id="3100" w:author="PR Preview" w:date="2026-01-01T00:00:00Z">
        <w:r>
          <w:t xml:space="preserve">Wikipedia contributors [14]</w:t>
        </w:r>
      </w:ins>
      <w:ins w:id="3101" w:author="PR Preview" w:date="2026-01-01T00:00:00Z">
        <w:r>
          <w:t xml:space="preserve">.</w:t>
        </w:r>
      </w:ins>
    </w:p>
    <w:bookmarkEnd w:id="298"/>
    <w:bookmarkStart w:id="300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0"/>
    <w:bookmarkStart w:id="303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9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04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04"/>
    <w:bookmarkStart w:id="305" w:name="exm-loocv-shortcut"/>
    <w:p>
      <w:pPr>
        <w:pStyle w:val="BodyText"/>
      </w:pPr>
      <w:del w:id="3102" w:author="PR Preview" w:date="2026-01-01T00:00:00Z">
        <w:r>
          <w:rPr>
            <w:b/>
            <w:bCs/>
          </w:rPr>
          <w:delText xml:space="preserve">Example 32 (Leave-one-out cross-validation of the</w:delText>
        </w:r>
      </w:del>
      <w:del w:id="3103" w:author="PR Preview" w:date="2026-01-01T00:00:00Z">
        <w:r>
          <w:rPr>
            <w:b/>
            <w:bCs/>
          </w:rPr>
          <w:delText xml:space="preserve"> </w:delText>
        </w:r>
      </w:del>
      <w:del w:id="3104" w:author="PR Preview" w:date="2026-01-01T00:00:00Z">
        <w:r>
          <w:rPr>
            <w:rStyle w:val="VerbatimChar"/>
            <w:b/>
            <w:bCs/>
          </w:rPr>
          <w:delText xml:space="preserve">mtcars</w:delText>
        </w:r>
      </w:del>
      <w:del w:id="3105" w:author="PR Preview" w:date="2026-01-01T00:00:00Z">
        <w:r>
          <w:rPr>
            <w:b/>
            <w:bCs/>
          </w:rPr>
          <w:delText xml:space="preserve"> </w:delText>
        </w:r>
      </w:del>
      <w:del w:id="3106" w:author="PR Preview" w:date="2026-01-01T00:00:00Z">
        <w:r>
          <w:rPr>
            <w:b/>
            <w:bCs/>
          </w:rPr>
          <w:delText xml:space="preserve">polynomials)</w:delText>
        </w:r>
      </w:del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This example computes</w:delText>
        </w:r>
      </w:del>
      <w:del w:id="31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del w:id="3110" w:author="PR Preview" w:date="2026-01-01T00:00:00Z">
        <w:r>
          <w:delText xml:space="preserve"> </w:delText>
        </w:r>
      </w:del>
      <w:del w:id="3111" w:author="PR Preview" w:date="2026-01-01T00:00:00Z">
        <w:r>
          <w:delText xml:space="preserve">for the four</w:delText>
        </w:r>
      </w:del>
      <w:del w:id="3112" w:author="PR Preview" w:date="2026-01-01T00:00:00Z">
        <w:r>
          <w:delText xml:space="preserve"> </w:delText>
        </w:r>
      </w:del>
      <w:del w:id="3113" w:author="PR Preview" w:date="2026-01-01T00:00:00Z">
        <w:r>
          <w:rPr>
            <w:rStyle w:val="VerbatimChar"/>
          </w:rPr>
          <w:delText xml:space="preserve">mtcars</w:delText>
        </w:r>
      </w:del>
      <w:del w:id="3114" w:author="PR Preview" w:date="2026-01-01T00:00:00Z">
        <w:r>
          <w:delText xml:space="preserve"> </w:delText>
        </w:r>
      </w:del>
      <w:del w:id="3115" w:author="PR Preview" w:date="2026-01-01T00:00:00Z">
        <w:r>
          <w:delText xml:space="preserve">polynomials</w:delText>
        </w:r>
      </w:del>
      <w:del w:id="3116" w:author="PR Preview" w:date="2026-01-01T00:00:00Z">
        <w:r>
          <w:delText xml:space="preserve"> </w:delText>
        </w:r>
      </w:del>
      <w:del w:id="3117" w:author="PR Preview" w:date="2026-01-01T00:00:00Z">
        <w:r>
          <w:delText xml:space="preserve">of</w:delText>
        </w:r>
      </w:del>
      <w:del w:id="3118" w:author="PR Preview" w:date="2026-01-01T00:00:00Z">
        <w:r>
          <w:delText xml:space="preserve"> </w:delText>
        </w:r>
      </w:del>
      <w:hyperlink w:anchor="exr-overfitting">
        <w:del w:id="3119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3120" w:author="PR Preview" w:date="2026-01-01T00:00:00Z">
        <w:r>
          <w:delText xml:space="preserve"> </w:delText>
        </w:r>
      </w:del>
      <w:del w:id="3121" w:author="PR Preview" w:date="2026-01-01T00:00:00Z">
        <w:r>
          <w:delText xml:space="preserve">in two ways:</w:delText>
        </w:r>
      </w:del>
      <w:del w:id="3122" w:author="PR Preview" w:date="2026-01-01T00:00:00Z">
        <w:r>
          <w:delText xml:space="preserve"> </w:delText>
        </w:r>
      </w:del>
      <w:del w:id="3123" w:author="PR Preview" w:date="2026-01-01T00:00:00Z">
        <w:r>
          <w:delText xml:space="preserve">by fitting each model 32 times, as in</w:delText>
        </w:r>
      </w:del>
      <w:del w:id="3124" w:author="PR Preview" w:date="2026-01-01T00:00:00Z">
        <w:r>
          <w:delText xml:space="preserve"> </w:delText>
        </w:r>
      </w:del>
      <w:hyperlink w:anchor="eq-loocv">
        <w:del w:id="3125" w:author="PR Preview" w:date="2026-01-01T00:00:00Z">
          <w:r>
            <w:rPr>
              <w:rStyle w:val="Hyperlink"/>
            </w:rPr>
            <w:delText xml:space="preserve">Equation 52</w:delText>
          </w:r>
        </w:del>
      </w:hyperlink>
      <w:del w:id="3126" w:author="PR Preview" w:date="2026-01-01T00:00:00Z">
        <w:r>
          <w:delText xml:space="preserve">,</w:delText>
        </w:r>
      </w:del>
      <w:del w:id="3127" w:author="PR Preview" w:date="2026-01-01T00:00:00Z">
        <w:r>
          <w:delText xml:space="preserve"> </w:delText>
        </w:r>
      </w:del>
      <w:del w:id="3128" w:author="PR Preview" w:date="2026-01-01T00:00:00Z">
        <w:r>
          <w:delText xml:space="preserve">and by the single-fit formula of</w:delText>
        </w:r>
      </w:del>
      <w:del w:id="3129" w:author="PR Preview" w:date="2026-01-01T00:00:00Z">
        <w:r>
          <w:delText xml:space="preserve"> </w:delText>
        </w:r>
      </w:del>
      <w:hyperlink w:anchor="thm-loocv-shortcut">
        <w:del w:id="313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3131" w:author="PR Preview" w:date="2026-01-01T00:00:00Z">
        <w:r>
          <w:delText xml:space="preserve">,</w:delText>
        </w:r>
      </w:del>
      <w:del w:id="3132" w:author="PR Preview" w:date="2026-01-01T00:00:00Z">
        <w:r>
          <w:delText xml:space="preserve"> </w:delText>
        </w:r>
      </w:del>
      <w:del w:id="3133" w:author="PR Preview" w:date="2026-01-01T00:00:00Z">
        <w:r>
          <w:delText xml:space="preserve">with the leverages from</w:delText>
        </w:r>
      </w:del>
      <w:del w:id="3134" w:author="PR Preview" w:date="2026-01-01T00:00:00Z">
        <w:r>
          <w:delText xml:space="preserve"> </w:delText>
        </w:r>
      </w:del>
      <w:del w:id="3135" w:author="PR Preview" w:date="2026-01-01T00:00:00Z">
        <w:r>
          <w:rPr>
            <w:rStyle w:val="VerbatimChar"/>
          </w:rPr>
          <w:delText xml:space="preserve">hatvalues()</w:delText>
        </w:r>
      </w:del>
      <w:del w:id="3136" w:author="PR Preview" w:date="2026-01-01T00:00:00Z">
        <w:r>
          <w:delText xml:space="preserve">.</w:delText>
        </w:r>
      </w:del>
    </w:p>
    <w:p>
      <w:pPr>
        <w:pStyle w:val="BodyText"/>
      </w:pPr>
      <w:ins w:id="3137" w:author="PR Preview" w:date="2026-01-01T00:00:00Z">
        <w:r>
          <w:rPr>
            <w:b/>
            <w:bCs/>
          </w:rPr>
          <w:t xml:space="preserve">Example 33 (Leave-one-out cross-validation of the</w:t>
        </w:r>
      </w:ins>
      <w:ins w:id="3138" w:author="PR Preview" w:date="2026-01-01T00:00:00Z">
        <w:r>
          <w:rPr>
            <w:b/>
            <w:bCs/>
          </w:rPr>
          <w:t xml:space="preserve"> </w:t>
        </w:r>
      </w:ins>
      <w:ins w:id="3139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140" w:author="PR Preview" w:date="2026-01-01T00:00:00Z">
        <w:r>
          <w:rPr>
            <w:b/>
            <w:bCs/>
          </w:rPr>
          <w:t xml:space="preserve"> </w:t>
        </w:r>
      </w:ins>
      <w:ins w:id="3141" w:author="PR Preview" w:date="2026-01-01T00:00:00Z">
        <w:r>
          <w:rPr>
            <w:b/>
            <w:bCs/>
          </w:rPr>
          <w:t xml:space="preserve">polynomials)</w:t>
        </w:r>
      </w:ins>
      <w:ins w:id="3142" w:author="PR Preview" w:date="2026-01-01T00:00:00Z">
        <w:r>
          <w:t xml:space="preserve"> </w:t>
        </w:r>
      </w:ins>
      <w:ins w:id="3143" w:author="PR Preview" w:date="2026-01-01T00:00:00Z">
        <w:r>
          <w:t xml:space="preserve">This example computes</w:t>
        </w:r>
      </w:ins>
      <w:ins w:id="314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for the four</w:t>
        </w:r>
      </w:ins>
      <w:ins w:id="3147" w:author="PR Preview" w:date="2026-01-01T00:00:00Z">
        <w:r>
          <w:t xml:space="preserve"> </w:t>
        </w:r>
      </w:ins>
      <w:ins w:id="3148" w:author="PR Preview" w:date="2026-01-01T00:00:00Z">
        <w:r>
          <w:rPr>
            <w:rStyle w:val="VerbatimChar"/>
          </w:rPr>
          <w:t xml:space="preserve">mtcars</w:t>
        </w:r>
      </w:ins>
      <w:ins w:id="3149" w:author="PR Preview" w:date="2026-01-01T00:00:00Z">
        <w:r>
          <w:t xml:space="preserve"> </w:t>
        </w:r>
      </w:ins>
      <w:ins w:id="3150" w:author="PR Preview" w:date="2026-01-01T00:00:00Z">
        <w:r>
          <w:t xml:space="preserve">polynomials</w:t>
        </w:r>
      </w:ins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of</w:t>
        </w:r>
      </w:ins>
      <w:ins w:id="3153" w:author="PR Preview" w:date="2026-01-01T00:00:00Z">
        <w:r>
          <w:t xml:space="preserve"> </w:t>
        </w:r>
      </w:ins>
      <w:hyperlink w:anchor="exr-overfitting">
        <w:ins w:id="3154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155" w:author="PR Preview" w:date="2026-01-01T00:00:00Z">
        <w:r>
          <w:t xml:space="preserve"> </w:t>
        </w:r>
      </w:ins>
      <w:ins w:id="3156" w:author="PR Preview" w:date="2026-01-01T00:00:00Z">
        <w:r>
          <w:t xml:space="preserve">in two ways:</w:t>
        </w:r>
      </w:ins>
      <w:ins w:id="3157" w:author="PR Preview" w:date="2026-01-01T00:00:00Z">
        <w:r>
          <w:t xml:space="preserve"> </w:t>
        </w:r>
      </w:ins>
      <w:ins w:id="3158" w:author="PR Preview" w:date="2026-01-01T00:00:00Z">
        <w:r>
          <w:t xml:space="preserve">by fitting each model 32 times, as in</w:t>
        </w:r>
      </w:ins>
      <w:ins w:id="3159" w:author="PR Preview" w:date="2026-01-01T00:00:00Z">
        <w:r>
          <w:t xml:space="preserve"> </w:t>
        </w:r>
      </w:ins>
      <w:hyperlink w:anchor="eq-loocv">
        <w:ins w:id="3160" w:author="PR Preview" w:date="2026-01-01T00:00:00Z">
          <w:r>
            <w:rPr>
              <w:rStyle w:val="Hyperlink"/>
            </w:rPr>
            <w:t xml:space="preserve">Equation 52</w:t>
          </w:r>
        </w:ins>
      </w:hyperlink>
      <w:ins w:id="3161" w:author="PR Preview" w:date="2026-01-01T00:00:00Z">
        <w:r>
          <w:t xml:space="preserve">,</w:t>
        </w:r>
      </w:ins>
      <w:ins w:id="3162" w:author="PR Preview" w:date="2026-01-01T00:00:00Z">
        <w:r>
          <w:t xml:space="preserve"> </w:t>
        </w:r>
      </w:ins>
      <w:ins w:id="3163" w:author="PR Preview" w:date="2026-01-01T00:00:00Z">
        <w:r>
          <w:t xml:space="preserve">and by the single-fit formula of</w:t>
        </w:r>
      </w:ins>
      <w:ins w:id="3164" w:author="PR Preview" w:date="2026-01-01T00:00:00Z">
        <w:r>
          <w:t xml:space="preserve"> </w:t>
        </w:r>
      </w:ins>
      <w:hyperlink w:anchor="thm-loocv-shortcut">
        <w:ins w:id="3165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3166" w:author="PR Preview" w:date="2026-01-01T00:00:00Z">
        <w:r>
          <w:t xml:space="preserve">,</w:t>
        </w:r>
      </w:ins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with the leverages from</w:t>
        </w:r>
      </w:ins>
      <w:ins w:id="3169" w:author="PR Preview" w:date="2026-01-01T00:00:00Z">
        <w:r>
          <w:t xml:space="preserve"> </w:t>
        </w:r>
      </w:ins>
      <w:ins w:id="3170" w:author="PR Preview" w:date="2026-01-01T00:00:00Z">
        <w:r>
          <w:rPr>
            <w:rStyle w:val="VerbatimChar"/>
          </w:rPr>
          <w:t xml:space="preserve">hatvalues()</w:t>
        </w:r>
      </w:ins>
      <w:ins w:id="317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172" w:author="PR Preview" w:date="2026-01-01T00:00:00Z">
        <w:r>
          <w:rPr>
            <w:rStyle w:val="NormalTok"/>
          </w:rPr>
          <w:delText xml:space="preserve">loocv_max_diff </w:delText>
        </w:r>
      </w:del>
      <w:del w:id="3173" w:author="PR Preview" w:date="2026-01-01T00:00:00Z">
        <w:r>
          <w:rPr>
            <w:rStyle w:val="OtherTok"/>
          </w:rPr>
          <w:delText xml:space="preserve">&lt;-</w:delText>
        </w:r>
      </w:del>
      <w:del w:id="3174" w:author="PR Preview" w:date="2026-01-01T00:00:00Z">
        <w:r>
          <w:rPr>
            <w:rStyle w:val="NormalTok"/>
          </w:rPr>
          <w:delText xml:space="preserve"> </w:delText>
        </w:r>
      </w:del>
      <w:del w:id="3175" w:author="PR Preview" w:date="2026-01-01T00:00:00Z">
        <w:r>
          <w:rPr>
            <w:rStyle w:val="FunctionTok"/>
          </w:rPr>
          <w:delText xml:space="preserve">max</w:delText>
        </w:r>
      </w:del>
      <w:del w:id="3176" w:author="PR Preview" w:date="2026-01-01T00:00:00Z">
        <w:r>
          <w:rPr>
            <w:rStyle w:val="NormalTok"/>
          </w:rPr>
          <w:delText xml:space="preserve">(</w:delText>
        </w:r>
      </w:del>
      <w:del w:id="3177" w:author="PR Preview" w:date="2026-01-01T00:00:00Z">
        <w:r>
          <w:rPr>
            <w:rStyle w:val="FunctionTok"/>
          </w:rPr>
          <w:delText xml:space="preserve">abs</w:delText>
        </w:r>
      </w:del>
      <w:del w:id="3178" w:author="PR Preview" w:date="2026-01-01T00:00:00Z">
        <w:r>
          <w:rPr>
            <w:rStyle w:val="NormalTok"/>
          </w:rPr>
          <w:delText xml:space="preserve">(mtcars_loocv</w:delText>
        </w:r>
      </w:del>
      <w:del w:id="3179" w:author="PR Preview" w:date="2026-01-01T00:00:00Z">
        <w:r>
          <w:rPr>
            <w:rStyle w:val="SpecialCharTok"/>
          </w:rPr>
          <w:delText xml:space="preserve">$</w:delText>
        </w:r>
      </w:del>
      <w:del w:id="3180" w:author="PR Preview" w:date="2026-01-01T00:00:00Z">
        <w:r>
          <w:rPr>
            <w:rStyle w:val="NormalTok"/>
          </w:rPr>
          <w:delText xml:space="preserve">refitting </w:delText>
        </w:r>
      </w:del>
      <w:del w:id="3181" w:author="PR Preview" w:date="2026-01-01T00:00:00Z">
        <w:r>
          <w:rPr>
            <w:rStyle w:val="SpecialCharTok"/>
          </w:rPr>
          <w:delText xml:space="preserve">-</w:delText>
        </w:r>
      </w:del>
      <w:del w:id="3182" w:author="PR Preview" w:date="2026-01-01T00:00:00Z">
        <w:r>
          <w:rPr>
            <w:rStyle w:val="NormalTok"/>
          </w:rPr>
          <w:delText xml:space="preserve"> mtcars_loocv</w:delText>
        </w:r>
      </w:del>
      <w:del w:id="3183" w:author="PR Preview" w:date="2026-01-01T00:00:00Z">
        <w:r>
          <w:rPr>
            <w:rStyle w:val="SpecialCharTok"/>
          </w:rPr>
          <w:delText xml:space="preserve">$</w:delText>
        </w:r>
      </w:del>
      <w:del w:id="3184" w:author="PR Preview" w:date="2026-01-01T00:00:00Z">
        <w:r>
          <w:rPr>
            <w:rStyle w:val="NormalTok"/>
          </w:rPr>
          <w:delText xml:space="preserve">formula))</w:delText>
        </w:r>
      </w:del>
      <w:del w:id="3185" w:author="PR Preview" w:date="2026-01-01T00:00:00Z">
        <w:r>
          <w:br/>
        </w:r>
      </w:del>
      <w:del w:id="3186" w:author="PR Preview" w:date="2026-01-01T00:00:00Z">
        <w:r>
          <w:rPr>
            <w:rStyle w:val="NormalTok"/>
          </w:rPr>
          <w:delText xml:space="preserve">mtcars_best_loocv </w:delText>
        </w:r>
      </w:del>
      <w:del w:id="3187" w:author="PR Preview" w:date="2026-01-01T00:00:00Z">
        <w:r>
          <w:rPr>
            <w:rStyle w:val="OtherTok"/>
          </w:rPr>
          <w:delText xml:space="preserve">&lt;-</w:delText>
        </w:r>
      </w:del>
      <w:del w:id="3188" w:author="PR Preview" w:date="2026-01-01T00:00:00Z">
        <w:r>
          <w:br/>
        </w:r>
      </w:del>
      <w:del w:id="3189" w:author="PR Preview" w:date="2026-01-01T00:00:00Z">
        <w:r>
          <w:rPr>
            <w:rStyle w:val="NormalTok"/>
          </w:rPr>
          <w:delText xml:space="preserve">  mtcars_loocv</w:delText>
        </w:r>
      </w:del>
      <w:del w:id="3190" w:author="PR Preview" w:date="2026-01-01T00:00:00Z">
        <w:r>
          <w:rPr>
            <w:rStyle w:val="SpecialCharTok"/>
          </w:rPr>
          <w:delText xml:space="preserve">$</w:delText>
        </w:r>
      </w:del>
      <w:del w:id="3191" w:author="PR Preview" w:date="2026-01-01T00:00:00Z">
        <w:r>
          <w:rPr>
            <w:rStyle w:val="NormalTok"/>
          </w:rPr>
          <w:delText xml:space="preserve">degree[</w:delText>
        </w:r>
      </w:del>
      <w:del w:id="3192" w:author="PR Preview" w:date="2026-01-01T00:00:00Z">
        <w:r>
          <w:rPr>
            <w:rStyle w:val="FunctionTok"/>
          </w:rPr>
          <w:delText xml:space="preserve">which.min</w:delText>
        </w:r>
      </w:del>
      <w:del w:id="3193" w:author="PR Preview" w:date="2026-01-01T00:00:00Z">
        <w:r>
          <w:rPr>
            <w:rStyle w:val="NormalTok"/>
          </w:rPr>
          <w:delText xml:space="preserve">(mtcars_loocv</w:delText>
        </w:r>
      </w:del>
      <w:del w:id="3194" w:author="PR Preview" w:date="2026-01-01T00:00:00Z">
        <w:r>
          <w:rPr>
            <w:rStyle w:val="SpecialCharTok"/>
          </w:rPr>
          <w:delText xml:space="preserve">$</w:delText>
        </w:r>
      </w:del>
      <w:del w:id="3195" w:author="PR Preview" w:date="2026-01-01T00:00:00Z">
        <w:r>
          <w:rPr>
            <w:rStyle w:val="NormalTok"/>
          </w:rPr>
          <w:delText xml:space="preserve">formula)]</w:delText>
        </w:r>
      </w:del>
      <w:del w:id="3196" w:author="PR Preview" w:date="2026-01-01T00:00:00Z">
        <w:r>
          <w:br/>
        </w:r>
      </w:del>
      <w:del w:id="3197" w:author="PR Preview" w:date="2026-01-01T00:00:00Z">
        <w:r>
          <w:rPr>
            <w:rStyle w:val="FunctionTok"/>
          </w:rPr>
          <w:delText xml:space="preserve">c</w:delText>
        </w:r>
      </w:del>
      <w:del w:id="3198" w:author="PR Preview" w:date="2026-01-01T00:00:00Z">
        <w:r>
          <w:rPr>
            <w:rStyle w:val="NormalTok"/>
          </w:rPr>
          <w:delText xml:space="preserve">(</w:delText>
        </w:r>
      </w:del>
      <w:del w:id="3199" w:author="PR Preview" w:date="2026-01-01T00:00:00Z">
        <w:r>
          <w:rPr>
            <w:rStyle w:val="AttributeTok"/>
          </w:rPr>
          <w:delText xml:space="preserve">max_difference =</w:delText>
        </w:r>
      </w:del>
      <w:del w:id="3200" w:author="PR Preview" w:date="2026-01-01T00:00:00Z">
        <w:r>
          <w:rPr>
            <w:rStyle w:val="NormalTok"/>
          </w:rPr>
          <w:delText xml:space="preserve"> loocv_max_diff, </w:delText>
        </w:r>
      </w:del>
      <w:del w:id="3201" w:author="PR Preview" w:date="2026-01-01T00:00:00Z">
        <w:r>
          <w:rPr>
            <w:rStyle w:val="AttributeTok"/>
          </w:rPr>
          <w:delText xml:space="preserve">best_degree =</w:delText>
        </w:r>
      </w:del>
      <w:del w:id="3202" w:author="PR Preview" w:date="2026-01-01T00:00:00Z">
        <w:r>
          <w:rPr>
            <w:rStyle w:val="NormalTok"/>
          </w:rPr>
          <w:delText xml:space="preserve"> mtcars_best_loocv)</w:delText>
        </w:r>
      </w:del>
      <w:del w:id="3203" w:author="PR Preview" w:date="2026-01-01T00:00:00Z">
        <w:r>
          <w:br/>
        </w:r>
      </w:del>
      <w:del w:id="3204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205" w:author="PR Preview" w:date="2026-01-01T00:00:00Z">
        <w:r>
          <w:br/>
        </w:r>
      </w:del>
      <w:del w:id="3206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207" w:author="PR Preview" w:date="2026-01-01T00:00:00Z">
        <w:r>
          <w:delText xml:space="preserve">The two columns differ by at most 7.1e-15,</w:delText>
        </w:r>
      </w:del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which is rounding error.</w:delText>
        </w:r>
      </w:del>
      <w:del w:id="3210" w:author="PR Preview" w:date="2026-01-01T00:00:00Z">
        <w:r>
          <w:delText xml:space="preserve"> </w:delText>
        </w:r>
      </w:del>
      <w:del w:id="3211" w:author="PR Preview" w:date="2026-01-01T00:00:00Z">
        <w:r>
          <w:delText xml:space="preserve">The single-fit formula needs one fit per model instead of 32.</w:delText>
        </w:r>
      </w:del>
      <w:del w:id="3212" w:author="PR Preview" w:date="2026-01-01T00:00:00Z">
        <w:r>
          <w:delText xml:space="preserve"> </w:delText>
        </w:r>
      </w:del>
      <w:del w:id="3213" w:author="PR Preview" w:date="2026-01-01T00:00:00Z">
        <w:r>
          <w:delText xml:space="preserve">LOOCV picks degree 2,</w:delText>
        </w:r>
      </w:del>
      <w:del w:id="3214" w:author="PR Preview" w:date="2026-01-01T00:00:00Z">
        <w:r>
          <w:delText xml:space="preserve"> </w:delText>
        </w:r>
      </w:del>
      <w:del w:id="3215" w:author="PR Preview" w:date="2026-01-01T00:00:00Z">
        <w:r>
          <w:delText xml:space="preserve">and because LOOCV is not random (</w:delText>
        </w:r>
      </w:del>
      <w:hyperlink w:anchor="lem-loocv-not-random">
        <w:del w:id="321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217" w:author="PR Preview" w:date="2026-01-01T00:00:00Z">
        <w:r>
          <w:delText xml:space="preserve">),</w:delText>
        </w:r>
      </w:del>
      <w:del w:id="3218" w:author="PR Preview" w:date="2026-01-01T00:00:00Z">
        <w:r>
          <w:delText xml:space="preserve"> </w:delText>
        </w:r>
      </w:del>
      <w:del w:id="3219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220" w:author="PR Preview" w:date="2026-01-01T00:00:00Z">
        <w:r>
          <w:rPr>
            <w:rStyle w:val="NormalTok"/>
          </w:rPr>
          <w:t xml:space="preserve">loocv_max_diff </w:t>
        </w:r>
      </w:ins>
      <w:ins w:id="3221" w:author="PR Preview" w:date="2026-01-01T00:00:00Z">
        <w:r>
          <w:rPr>
            <w:rStyle w:val="OtherTok"/>
          </w:rPr>
          <w:t xml:space="preserve">&lt;-</w:t>
        </w:r>
      </w:ins>
      <w:ins w:id="3222" w:author="PR Preview" w:date="2026-01-01T00:00:00Z">
        <w:r>
          <w:rPr>
            <w:rStyle w:val="NormalTok"/>
          </w:rPr>
          <w:t xml:space="preserve"> </w:t>
        </w:r>
      </w:ins>
      <w:ins w:id="3223" w:author="PR Preview" w:date="2026-01-01T00:00:00Z">
        <w:r>
          <w:rPr>
            <w:rStyle w:val="FunctionTok"/>
          </w:rPr>
          <w:t xml:space="preserve">max</w:t>
        </w:r>
      </w:ins>
      <w:ins w:id="3224" w:author="PR Preview" w:date="2026-01-01T00:00:00Z">
        <w:r>
          <w:rPr>
            <w:rStyle w:val="NormalTok"/>
          </w:rPr>
          <w:t xml:space="preserve">(</w:t>
        </w:r>
      </w:ins>
      <w:ins w:id="3225" w:author="PR Preview" w:date="2026-01-01T00:00:00Z">
        <w:r>
          <w:rPr>
            <w:rStyle w:val="FunctionTok"/>
          </w:rPr>
          <w:t xml:space="preserve">abs</w:t>
        </w:r>
      </w:ins>
      <w:ins w:id="3226" w:author="PR Preview" w:date="2026-01-01T00:00:00Z">
        <w:r>
          <w:rPr>
            <w:rStyle w:val="NormalTok"/>
          </w:rPr>
          <w:t xml:space="preserve">(mtcars_loocv</w:t>
        </w:r>
      </w:ins>
      <w:ins w:id="3227" w:author="PR Preview" w:date="2026-01-01T00:00:00Z">
        <w:r>
          <w:rPr>
            <w:rStyle w:val="SpecialCharTok"/>
          </w:rPr>
          <w:t xml:space="preserve">$</w:t>
        </w:r>
      </w:ins>
      <w:ins w:id="3228" w:author="PR Preview" w:date="2026-01-01T00:00:00Z">
        <w:r>
          <w:rPr>
            <w:rStyle w:val="NormalTok"/>
          </w:rPr>
          <w:t xml:space="preserve">refitting </w:t>
        </w:r>
      </w:ins>
      <w:ins w:id="3229" w:author="PR Preview" w:date="2026-01-01T00:00:00Z">
        <w:r>
          <w:rPr>
            <w:rStyle w:val="SpecialCharTok"/>
          </w:rPr>
          <w:t xml:space="preserve">-</w:t>
        </w:r>
      </w:ins>
      <w:ins w:id="3230" w:author="PR Preview" w:date="2026-01-01T00:00:00Z">
        <w:r>
          <w:rPr>
            <w:rStyle w:val="NormalTok"/>
          </w:rPr>
          <w:t xml:space="preserve"> mtcars_loocv</w:t>
        </w:r>
      </w:ins>
      <w:ins w:id="3231" w:author="PR Preview" w:date="2026-01-01T00:00:00Z">
        <w:r>
          <w:rPr>
            <w:rStyle w:val="SpecialCharTok"/>
          </w:rPr>
          <w:t xml:space="preserve">$</w:t>
        </w:r>
      </w:ins>
      <w:ins w:id="3232" w:author="PR Preview" w:date="2026-01-01T00:00:00Z">
        <w:r>
          <w:rPr>
            <w:rStyle w:val="NormalTok"/>
          </w:rPr>
          <w:t xml:space="preserve">formula))</w:t>
        </w:r>
      </w:ins>
      <w:ins w:id="3233" w:author="PR Preview" w:date="2026-01-01T00:00:00Z">
        <w:r>
          <w:br/>
        </w:r>
      </w:ins>
      <w:ins w:id="3234" w:author="PR Preview" w:date="2026-01-01T00:00:00Z">
        <w:r>
          <w:rPr>
            <w:rStyle w:val="NormalTok"/>
          </w:rPr>
          <w:t xml:space="preserve">mtcars_best_loocv </w:t>
        </w:r>
      </w:ins>
      <w:ins w:id="3235" w:author="PR Preview" w:date="2026-01-01T00:00:00Z">
        <w:r>
          <w:rPr>
            <w:rStyle w:val="OtherTok"/>
          </w:rPr>
          <w:t xml:space="preserve">&lt;-</w:t>
        </w:r>
      </w:ins>
      <w:ins w:id="3236" w:author="PR Preview" w:date="2026-01-01T00:00:00Z">
        <w:r>
          <w:br/>
        </w:r>
      </w:ins>
      <w:ins w:id="3237" w:author="PR Preview" w:date="2026-01-01T00:00:00Z">
        <w:r>
          <w:rPr>
            <w:rStyle w:val="NormalTok"/>
          </w:rPr>
          <w:t xml:space="preserve">  mtcars_loocv</w:t>
        </w:r>
      </w:ins>
      <w:ins w:id="3238" w:author="PR Preview" w:date="2026-01-01T00:00:00Z">
        <w:r>
          <w:rPr>
            <w:rStyle w:val="SpecialCharTok"/>
          </w:rPr>
          <w:t xml:space="preserve">$</w:t>
        </w:r>
      </w:ins>
      <w:ins w:id="3239" w:author="PR Preview" w:date="2026-01-01T00:00:00Z">
        <w:r>
          <w:rPr>
            <w:rStyle w:val="NormalTok"/>
          </w:rPr>
          <w:t xml:space="preserve">degree[</w:t>
        </w:r>
      </w:ins>
      <w:ins w:id="3240" w:author="PR Preview" w:date="2026-01-01T00:00:00Z">
        <w:r>
          <w:rPr>
            <w:rStyle w:val="FunctionTok"/>
          </w:rPr>
          <w:t xml:space="preserve">which.min</w:t>
        </w:r>
      </w:ins>
      <w:ins w:id="3241" w:author="PR Preview" w:date="2026-01-01T00:00:00Z">
        <w:r>
          <w:rPr>
            <w:rStyle w:val="NormalTok"/>
          </w:rPr>
          <w:t xml:space="preserve">(mtcars_loocv</w:t>
        </w:r>
      </w:ins>
      <w:ins w:id="3242" w:author="PR Preview" w:date="2026-01-01T00:00:00Z">
        <w:r>
          <w:rPr>
            <w:rStyle w:val="SpecialCharTok"/>
          </w:rPr>
          <w:t xml:space="preserve">$</w:t>
        </w:r>
      </w:ins>
      <w:ins w:id="3243" w:author="PR Preview" w:date="2026-01-01T00:00:00Z">
        <w:r>
          <w:rPr>
            <w:rStyle w:val="NormalTok"/>
          </w:rPr>
          <w:t xml:space="preserve">formula)]</w:t>
        </w:r>
      </w:ins>
      <w:ins w:id="3244" w:author="PR Preview" w:date="2026-01-01T00:00:00Z">
        <w:r>
          <w:br/>
        </w:r>
      </w:ins>
      <w:ins w:id="3245" w:author="PR Preview" w:date="2026-01-01T00:00:00Z">
        <w:r>
          <w:rPr>
            <w:rStyle w:val="FunctionTok"/>
          </w:rPr>
          <w:t xml:space="preserve">c</w:t>
        </w:r>
      </w:ins>
      <w:ins w:id="3246" w:author="PR Preview" w:date="2026-01-01T00:00:00Z">
        <w:r>
          <w:rPr>
            <w:rStyle w:val="NormalTok"/>
          </w:rPr>
          <w:t xml:space="preserve">(</w:t>
        </w:r>
      </w:ins>
      <w:ins w:id="3247" w:author="PR Preview" w:date="2026-01-01T00:00:00Z">
        <w:r>
          <w:rPr>
            <w:rStyle w:val="AttributeTok"/>
          </w:rPr>
          <w:t xml:space="preserve">max_difference =</w:t>
        </w:r>
      </w:ins>
      <w:ins w:id="3248" w:author="PR Preview" w:date="2026-01-01T00:00:00Z">
        <w:r>
          <w:rPr>
            <w:rStyle w:val="NormalTok"/>
          </w:rPr>
          <w:t xml:space="preserve"> loocv_max_diff, </w:t>
        </w:r>
      </w:ins>
      <w:ins w:id="3249" w:author="PR Preview" w:date="2026-01-01T00:00:00Z">
        <w:r>
          <w:rPr>
            <w:rStyle w:val="AttributeTok"/>
          </w:rPr>
          <w:t xml:space="preserve">best_degree =</w:t>
        </w:r>
      </w:ins>
      <w:ins w:id="3250" w:author="PR Preview" w:date="2026-01-01T00:00:00Z">
        <w:r>
          <w:rPr>
            <w:rStyle w:val="NormalTok"/>
          </w:rPr>
          <w:t xml:space="preserve"> mtcars_best_loocv)</w:t>
        </w:r>
      </w:ins>
      <w:ins w:id="3251" w:author="PR Preview" w:date="2026-01-01T00:00:00Z">
        <w:r>
          <w:br/>
        </w:r>
      </w:ins>
      <w:ins w:id="3252" w:author="PR Preview" w:date="2026-01-01T00:00:00Z">
        <w:r>
          <w:rPr>
            <w:rStyle w:val="CommentTok"/>
          </w:rPr>
          <w:t xml:space="preserve">#&gt; max_difference    best_degree </w:t>
        </w:r>
      </w:ins>
      <w:ins w:id="3253" w:author="PR Preview" w:date="2026-01-01T00:00:00Z">
        <w:r>
          <w:br/>
        </w:r>
      </w:ins>
      <w:ins w:id="3254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3255" w:author="PR Preview" w:date="2026-01-01T00:00:00Z">
        <w:r>
          <w:t xml:space="preserve">The two columns differ by at most 8.9e-15,</w:t>
        </w:r>
      </w:ins>
      <w:ins w:id="3256" w:author="PR Preview" w:date="2026-01-01T00:00:00Z">
        <w:r>
          <w:t xml:space="preserve"> </w:t>
        </w:r>
      </w:ins>
      <w:ins w:id="3257" w:author="PR Preview" w:date="2026-01-01T00:00:00Z">
        <w:r>
          <w:t xml:space="preserve">which is rounding error.</w:t>
        </w:r>
      </w:ins>
      <w:ins w:id="3258" w:author="PR Preview" w:date="2026-01-01T00:00:00Z">
        <w:r>
          <w:t xml:space="preserve"> </w:t>
        </w:r>
      </w:ins>
      <w:ins w:id="3259" w:author="PR Preview" w:date="2026-01-01T00:00:00Z">
        <w:r>
          <w:t xml:space="preserve">The single-fit formula needs one fit per model instead of 32.</w:t>
        </w:r>
      </w:ins>
      <w:ins w:id="3260" w:author="PR Preview" w:date="2026-01-01T00:00:00Z">
        <w:r>
          <w:t xml:space="preserve"> </w:t>
        </w:r>
      </w:ins>
      <w:ins w:id="3261" w:author="PR Preview" w:date="2026-01-01T00:00:00Z">
        <w:r>
          <w:t xml:space="preserve">LOOCV picks degree 2,</w:t>
        </w:r>
      </w:ins>
      <w:ins w:id="3262" w:author="PR Preview" w:date="2026-01-01T00:00:00Z">
        <w:r>
          <w:t xml:space="preserve"> </w:t>
        </w:r>
      </w:ins>
      <w:ins w:id="3263" w:author="PR Preview" w:date="2026-01-01T00:00:00Z">
        <w:r>
          <w:t xml:space="preserve">and because LOOCV is not random (</w:t>
        </w:r>
      </w:ins>
      <w:hyperlink w:anchor="lem-loocv-not-random">
        <w:ins w:id="3264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3265" w:author="PR Preview" w:date="2026-01-01T00:00:00Z">
        <w:r>
          <w:t xml:space="preserve">),</w:t>
        </w:r>
      </w:ins>
      <w:ins w:id="3266" w:author="PR Preview" w:date="2026-01-01T00:00:00Z">
        <w:r>
          <w:t xml:space="preserve"> </w:t>
        </w:r>
      </w:ins>
      <w:ins w:id="3267" w:author="PR Preview" w:date="2026-01-01T00:00:00Z">
        <w:r>
          <w:t xml:space="preserve">rerunning it always gives the same choice.</w:t>
        </w:r>
      </w:ins>
    </w:p>
    <w:bookmarkEnd w:id="305"/>
    <w:bookmarkStart w:id="306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06"/>
    <w:bookmarkEnd w:id="307"/>
    <w:bookmarkStart w:id="337" w:name="sec-cv-model-choice"/>
    <w:p>
      <w:pPr>
        <w:pStyle w:val="Heading2"/>
      </w:pPr>
      <w:r>
        <w:t xml:space="preserve">8 Choosing a model by cross-validation</w:t>
      </w:r>
    </w:p>
    <w:bookmarkStart w:id="309" w:name="def-cv-estimate-indexed"/>
    <w:p>
      <w:pPr>
        <w:pStyle w:val="FirstParagraph"/>
      </w:pPr>
      <w:del w:id="3268" w:author="PR Preview" w:date="2026-01-01T00:00:00Z">
        <w:r>
          <w:rPr>
            <w:b/>
            <w:bCs/>
          </w:rPr>
          <w:delText xml:space="preserve">Definition 56 (Cross-validation estimate of a named procedure)</w:delText>
        </w:r>
      </w:del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Let a</w:delText>
        </w:r>
      </w:del>
      <w:del w:id="3271" w:author="PR Preview" w:date="2026-01-01T00:00:00Z">
        <w:r>
          <w:delText xml:space="preserve"> </w:delText>
        </w:r>
      </w:del>
      <w:hyperlink w:anchor="def-training-set">
        <w:del w:id="3272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27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74" w:author="PR Preview" w:date="2026-01-01T00:00:00Z">
        <w:r>
          <w:delText xml:space="preserve">, indexed by</w:delText>
        </w:r>
      </w:del>
      <w:del w:id="3275" w:author="PR Preview" w:date="2026-01-01T00:00:00Z">
        <w:r>
          <w:delText xml:space="preserve"> </w:delText>
        </w:r>
      </w:del>
      <m:oMath>
        <m:r>
          <m:t>I</m:t>
        </m:r>
      </m:oMath>
      <w:del w:id="3276" w:author="PR Preview" w:date="2026-01-01T00:00:00Z">
        <w:r>
          <w:delText xml:space="preserve">,</w:delText>
        </w:r>
      </w:del>
      <w:del w:id="3277" w:author="PR Preview" w:date="2026-01-01T00:00:00Z">
        <w:r>
          <w:delText xml:space="preserve"> </w:delText>
        </w:r>
      </w:del>
      <w:del w:id="3278" w:author="PR Preview" w:date="2026-01-01T00:00:00Z">
        <w:r>
          <w:delText xml:space="preserve">be divided into</w:delText>
        </w:r>
      </w:del>
      <w:del w:id="3279" w:author="PR Preview" w:date="2026-01-01T00:00:00Z">
        <w:r>
          <w:delText xml:space="preserve"> </w:delText>
        </w:r>
      </w:del>
      <w:hyperlink w:anchor="def-folds">
        <w:del w:id="3280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28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del w:id="3282" w:author="PR Preview" w:date="2026-01-01T00:00:00Z">
        <w:r>
          <w:delText xml:space="preserve">.</w:delText>
        </w:r>
      </w:del>
      <w:del w:id="3283" w:author="PR Preview" w:date="2026-01-01T00:00:00Z">
        <w:r>
          <w:delText xml:space="preserve"> </w:delText>
        </w:r>
      </w:del>
      <w:del w:id="3284" w:author="PR Preview" w:date="2026-01-01T00:00:00Z">
        <w:r>
          <w:delText xml:space="preserve">The</w:delText>
        </w:r>
      </w:del>
      <w:del w:id="3285" w:author="PR Preview" w:date="2026-01-01T00:00:00Z">
        <w:r>
          <w:delText xml:space="preserve"> </w:delText>
        </w:r>
      </w:del>
      <w:del w:id="3286" w:author="PR Preview" w:date="2026-01-01T00:00:00Z">
        <w:r>
          <w:rPr>
            <w:b/>
            <w:bCs/>
          </w:rPr>
          <w:delText xml:space="preserve">cross-validation estimate of procedure</w:delText>
        </w:r>
      </w:del>
      <w:del w:id="3287" w:author="PR Preview" w:date="2026-01-01T00:00:00Z">
        <w:r>
          <w:delText xml:space="preserve"> </w:delText>
        </w:r>
      </w:del>
      <m:oMath>
        <m:r>
          <m:t>g</m:t>
        </m:r>
      </m:oMath>
      <w:del w:id="3288" w:author="PR Preview" w:date="2026-01-01T00:00:00Z">
        <w:r>
          <w:delText xml:space="preserve"> </w:delText>
        </w:r>
      </w:del>
      <w:del w:id="3289" w:author="PR Preview" w:date="2026-01-01T00:00:00Z">
        <w:r>
          <w:delText xml:space="preserve">on</w:delText>
        </w:r>
      </w:del>
      <w:del w:id="329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291" w:author="PR Preview" w:date="2026-01-01T00:00:00Z">
        <w:r>
          <w:delText xml:space="preserve">,</w:delText>
        </w:r>
      </w:del>
      <w:del w:id="3292" w:author="PR Preview" w:date="2026-01-01T00:00:00Z">
        <w:r>
          <w:delText xml:space="preserve"> </w:delText>
        </w:r>
      </w:del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293" w:author="PR Preview" w:date="2026-01-01T00:00:00Z">
        <w:r>
          <w:delText xml:space="preserve">,</w:delText>
        </w:r>
      </w:del>
      <w:del w:id="3294" w:author="PR Preview" w:date="2026-01-01T00:00:00Z">
        <w:r>
          <w:delText xml:space="preserve"> </w:delText>
        </w:r>
      </w:del>
      <w:del w:id="3295" w:author="PR Preview" w:date="2026-01-01T00:00:00Z">
        <w:r>
          <w:delText xml:space="preserve">is the</w:delText>
        </w:r>
      </w:del>
      <w:del w:id="3296" w:author="PR Preview" w:date="2026-01-01T00:00:00Z">
        <w:r>
          <w:delText xml:space="preserve"> </w:delText>
        </w:r>
      </w:del>
      <w:hyperlink w:anchor="def-cv-estimate">
        <w:del w:id="3297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298" w:author="PR Preview" w:date="2026-01-01T00:00:00Z">
        <w:r>
          <w:delText xml:space="preserve"> </w:delText>
        </w:r>
      </w:del>
      <w:del w:id="3299" w:author="PR Preview" w:date="2026-01-01T00:00:00Z">
        <w:r>
          <w:delText xml:space="preserve">computed with</w:delText>
        </w:r>
      </w:del>
      <w:del w:id="3300" w:author="PR Preview" w:date="2026-01-01T00:00:00Z">
        <w:r>
          <w:delText xml:space="preserve"> </w:delText>
        </w:r>
      </w:del>
      <w:hyperlink w:anchor="def-fold-out-rule">
        <w:del w:id="3301" w:author="PR Preview" w:date="2026-01-01T00:00:00Z">
          <w:r>
            <w:rPr>
              <w:rStyle w:val="Hyperlink"/>
            </w:rPr>
            <w:delText xml:space="preserve">fold-out rules</w:delText>
          </w:r>
        </w:del>
      </w:hyperlink>
      <w:del w:id="3302" w:author="PR Preview" w:date="2026-01-01T00:00:00Z">
        <w:r>
          <w:delText xml:space="preserve"> </w:delText>
        </w:r>
      </w:del>
      <w:del w:id="3303" w:author="PR Preview" w:date="2026-01-01T00:00:00Z">
        <w:r>
          <w:delText xml:space="preserve">that</w:delText>
        </w:r>
      </w:del>
      <w:del w:id="3304" w:author="PR Preview" w:date="2026-01-01T00:00:00Z">
        <w:r>
          <w:delText xml:space="preserve"> </w:delText>
        </w:r>
      </w:del>
      <m:oMath>
        <m:r>
          <m:t>g</m:t>
        </m:r>
      </m:oMath>
      <w:del w:id="3305" w:author="PR Preview" w:date="2026-01-01T00:00:00Z">
        <w:r>
          <w:delText xml:space="preserve"> </w:delText>
        </w:r>
      </w:del>
      <w:del w:id="3306" w:author="PR Preview" w:date="2026-01-01T00:00:00Z">
        <w:r>
          <w:delText xml:space="preserve">produces from</w:delText>
        </w:r>
      </w:del>
      <w:del w:id="330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08" w:author="PR Preview" w:date="2026-01-01T00:00:00Z">
        <w:r>
          <w:delText xml:space="preserve">:</w:delText>
        </w:r>
      </w:del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del w:id="3309" w:author="PR Preview" w:date="2026-01-01T00:00:00Z">
        <w:r>
          <w:rPr>
            <w:b/>
            <w:bCs/>
          </w:rPr>
          <w:delText xml:space="preserve">Definition 57 (Cross-validation choice procedure)</w:delText>
        </w:r>
      </w:del>
      <w:del w:id="3310" w:author="PR Preview" w:date="2026-01-01T00:00:00Z">
        <w:r>
          <w:delText xml:space="preserve"> </w:delText>
        </w:r>
      </w:del>
      <w:del w:id="3311" w:author="PR Preview" w:date="2026-01-01T00:00:00Z">
        <w:r>
          <w:delText xml:space="preserve">Given candidate</w:delText>
        </w:r>
      </w:del>
      <w:del w:id="3312" w:author="PR Preview" w:date="2026-01-01T00:00:00Z">
        <w:r>
          <w:delText xml:space="preserve"> </w:delText>
        </w:r>
      </w:del>
      <w:hyperlink w:anchor="def-fitting-procedure">
        <w:del w:id="3313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31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315" w:author="PR Preview" w:date="2026-01-01T00:00:00Z">
        <w:r>
          <w:delText xml:space="preserve">,</w:delText>
        </w:r>
      </w:del>
      <w:del w:id="3316" w:author="PR Preview" w:date="2026-01-01T00:00:00Z">
        <w:r>
          <w:delText xml:space="preserve"> </w:delText>
        </w:r>
      </w:del>
      <w:del w:id="3317" w:author="PR Preview" w:date="2026-01-01T00:00:00Z">
        <w:r>
          <w:delText xml:space="preserve">the</w:delText>
        </w:r>
      </w:del>
      <w:del w:id="3318" w:author="PR Preview" w:date="2026-01-01T00:00:00Z">
        <w:r>
          <w:delText xml:space="preserve"> </w:delText>
        </w:r>
      </w:del>
      <w:del w:id="3319" w:author="PR Preview" w:date="2026-01-01T00:00:00Z">
        <w:r>
          <w:rPr>
            <w:b/>
            <w:bCs/>
          </w:rPr>
          <w:delText xml:space="preserve">cross-validation choice procedure</w:delText>
        </w:r>
      </w:del>
      <w:del w:id="332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321" w:author="PR Preview" w:date="2026-01-01T00:00:00Z">
        <w:r>
          <w:delText xml:space="preserve"> </w:delText>
        </w:r>
      </w:del>
      <w:del w:id="3322" w:author="PR Preview" w:date="2026-01-01T00:00:00Z">
        <w:r>
          <w:delText xml:space="preserve">is the fitting procedure that,</w:delText>
        </w:r>
      </w:del>
      <w:del w:id="3323" w:author="PR Preview" w:date="2026-01-01T00:00:00Z">
        <w:r>
          <w:delText xml:space="preserve"> </w:delText>
        </w:r>
      </w:del>
      <w:del w:id="3324" w:author="PR Preview" w:date="2026-01-01T00:00:00Z">
        <w:r>
          <w:delText xml:space="preserve">applied to a</w:delText>
        </w:r>
      </w:del>
      <w:del w:id="3325" w:author="PR Preview" w:date="2026-01-01T00:00:00Z">
        <w:r>
          <w:delText xml:space="preserve"> </w:delText>
        </w:r>
      </w:del>
      <w:hyperlink w:anchor="def-training-set">
        <w:del w:id="3326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332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28" w:author="PR Preview" w:date="2026-01-01T00:00:00Z">
        <w:r>
          <w:delText xml:space="preserve">,</w:delText>
        </w:r>
      </w:del>
      <w:del w:id="3329" w:author="PR Preview" w:date="2026-01-01T00:00:00Z">
        <w:r>
          <w:delText xml:space="preserve"> </w:delText>
        </w:r>
      </w:del>
      <w:del w:id="3330" w:author="PR Preview" w:date="2026-01-01T00:00:00Z">
        <w:r>
          <w:delText xml:space="preserve">divides</w:delText>
        </w:r>
      </w:del>
      <w:del w:id="333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32" w:author="PR Preview" w:date="2026-01-01T00:00:00Z">
        <w:r>
          <w:delText xml:space="preserve"> </w:delText>
        </w:r>
      </w:del>
      <w:del w:id="3333" w:author="PR Preview" w:date="2026-01-01T00:00:00Z">
        <w:r>
          <w:delText xml:space="preserve">into</w:delText>
        </w:r>
      </w:del>
      <w:del w:id="3334" w:author="PR Preview" w:date="2026-01-01T00:00:00Z">
        <w:r>
          <w:delText xml:space="preserve"> </w:delText>
        </w:r>
      </w:del>
      <m:oMath>
        <m:r>
          <m:t>k</m:t>
        </m:r>
      </m:oMath>
      <w:del w:id="3335" w:author="PR Preview" w:date="2026-01-01T00:00:00Z">
        <w:r>
          <w:delText xml:space="preserve"> </w:delText>
        </w:r>
      </w:del>
      <w:hyperlink w:anchor="def-folds">
        <w:del w:id="3336" w:author="PR Preview" w:date="2026-01-01T00:00:00Z">
          <w:r>
            <w:rPr>
              <w:rStyle w:val="Hyperlink"/>
            </w:rPr>
            <w:delText xml:space="preserve">folds</w:delText>
          </w:r>
        </w:del>
      </w:hyperlink>
      <w:del w:id="3337" w:author="PR Preview" w:date="2026-01-01T00:00:00Z">
        <w:r>
          <w:delText xml:space="preserve">,</w:delText>
        </w:r>
      </w:del>
      <w:del w:id="3338" w:author="PR Preview" w:date="2026-01-01T00:00:00Z">
        <w:r>
          <w:delText xml:space="preserve"> </w:delText>
        </w:r>
      </w:del>
      <w:del w:id="3339" w:author="PR Preview" w:date="2026-01-01T00:00:00Z">
        <w:r>
          <w:delText xml:space="preserve">computes each candidate’s</w:delText>
        </w:r>
      </w:del>
      <w:del w:id="3340" w:author="PR Preview" w:date="2026-01-01T00:00:00Z">
        <w:r>
          <w:delText xml:space="preserve"> </w:delText>
        </w:r>
      </w:del>
      <w:hyperlink w:anchor="def-cv-estimate-indexed">
        <w:del w:id="3341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342" w:author="PR Preview" w:date="2026-01-01T00:00:00Z">
        <w:r>
          <w:delText xml:space="preserve"> </w:delText>
        </w:r>
      </w:del>
      <w:del w:id="3343" w:author="PR Preview" w:date="2026-01-01T00:00:00Z">
        <w:r>
          <w:delText xml:space="preserve">on</w:delText>
        </w:r>
      </w:del>
      <w:del w:id="334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45" w:author="PR Preview" w:date="2026-01-01T00:00:00Z">
        <w:r>
          <w:delText xml:space="preserve"> </w:delText>
        </w:r>
      </w:del>
      <w:del w:id="3346" w:author="PR Preview" w:date="2026-01-01T00:00:00Z">
        <w:r>
          <w:delText xml:space="preserve">with those folds,</w:delText>
        </w:r>
      </w:del>
      <w:del w:id="3347" w:author="PR Preview" w:date="2026-01-01T00:00:00Z">
        <w:r>
          <w:delText xml:space="preserve"> </w:delText>
        </w:r>
      </w:del>
      <w:del w:id="3348" w:author="PR Preview" w:date="2026-01-01T00:00:00Z">
        <w:r>
          <w:delText xml:space="preserve">and applies to</w:delText>
        </w:r>
      </w:del>
      <w:del w:id="334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350" w:author="PR Preview" w:date="2026-01-01T00:00:00Z">
        <w:r>
          <w:delText xml:space="preserve"> </w:delText>
        </w:r>
      </w:del>
      <w:del w:id="3351" w:author="PR Preview" w:date="2026-01-01T00:00:00Z">
        <w:r>
          <w:delText xml:space="preserve">the candidate with the smallest estimate,</w:delText>
        </w:r>
      </w:del>
      <w:del w:id="3352" w:author="PR Preview" w:date="2026-01-01T00:00:00Z">
        <w:r>
          <w:delText xml:space="preserve"> </w:delText>
        </w:r>
      </w:del>
      <w:del w:id="3353" w:author="PR Preview" w:date="2026-01-01T00:00:00Z">
        <w:r>
          <w:delText xml:space="preserve">taking the smallest</w:delText>
        </w:r>
      </w:del>
      <w:del w:id="3354" w:author="PR Preview" w:date="2026-01-01T00:00:00Z">
        <w:r>
          <w:delText xml:space="preserve"> </w:delText>
        </w:r>
      </w:del>
      <m:oMath>
        <m:r>
          <m:t>l</m:t>
        </m:r>
      </m:oMath>
      <w:del w:id="3355" w:author="PR Preview" w:date="2026-01-01T00:00:00Z">
        <w:r>
          <w:delText xml:space="preserve"> </w:delText>
        </w:r>
      </w:del>
      <w:del w:id="3356" w:author="PR Preview" w:date="2026-01-01T00:00:00Z">
        <w:r>
          <w:delText xml:space="preserve">if several tie:</w:delText>
        </w:r>
      </w:del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p>
      <w:pPr>
        <w:pStyle w:val="FirstParagraph"/>
      </w:pPr>
      <w:del w:id="3357" w:author="PR Preview" w:date="2026-01-01T00:00:00Z">
        <w:r>
          <w:rPr>
            <w:b/>
            <w:bCs/>
          </w:rPr>
          <w:delText xml:space="preserve">Example 33 (Inputs of the cross-validation choice procedure)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The</w:delText>
        </w:r>
      </w:del>
      <w:del w:id="3360" w:author="PR Preview" w:date="2026-01-01T00:00:00Z">
        <w:r>
          <w:delText xml:space="preserve"> </w:delText>
        </w:r>
      </w:del>
      <w:hyperlink w:anchor="def-cv-choice">
        <w:del w:id="3361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362" w:author="PR Preview" w:date="2026-01-01T00:00:00Z">
        <w:r>
          <w:delText xml:space="preserve"> </w:delText>
        </w:r>
      </w:del>
      <m:oMath>
        <m:r>
          <m:t>g</m:t>
        </m:r>
      </m:oMath>
      <w:del w:id="3363" w:author="PR Preview" w:date="2026-01-01T00:00:00Z">
        <w:r>
          <w:delText xml:space="preserve"> </w:delText>
        </w:r>
      </w:del>
      <w:del w:id="3364" w:author="PR Preview" w:date="2026-01-01T00:00:00Z">
        <w:r>
          <w:delText xml:space="preserve">over polynomials of several degrees is specified by these inputs:</w:delText>
        </w:r>
      </w:del>
    </w:p>
    <w:p>
      <w:pPr>
        <w:pStyle w:val="FirstParagraph"/>
      </w:pPr>
      <w:ins w:id="3365" w:author="PR Preview" w:date="2026-01-01T00:00:00Z">
        <w:r>
          <w:rPr>
            <w:b/>
            <w:bCs/>
          </w:rPr>
          <w:t xml:space="preserve">Definition 59 (Cross-validation estimate of a named procedure)</w:t>
        </w:r>
      </w:ins>
      <w:ins w:id="3366" w:author="PR Preview" w:date="2026-01-01T00:00:00Z">
        <w:r>
          <w:t xml:space="preserve"> </w:t>
        </w:r>
      </w:ins>
      <w:ins w:id="3367" w:author="PR Preview" w:date="2026-01-01T00:00:00Z">
        <w:r>
          <w:t xml:space="preserve">Let a</w:t>
        </w:r>
      </w:ins>
      <w:ins w:id="3368" w:author="PR Preview" w:date="2026-01-01T00:00:00Z">
        <w:r>
          <w:t xml:space="preserve"> </w:t>
        </w:r>
      </w:ins>
      <w:hyperlink w:anchor="def-training-set">
        <w:ins w:id="3369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37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71" w:author="PR Preview" w:date="2026-01-01T00:00:00Z">
        <w:r>
          <w:t xml:space="preserve">, indexed by</w:t>
        </w:r>
      </w:ins>
      <w:ins w:id="3372" w:author="PR Preview" w:date="2026-01-01T00:00:00Z">
        <w:r>
          <w:t xml:space="preserve"> </w:t>
        </w:r>
      </w:ins>
      <m:oMath>
        <m:r>
          <m:t>I</m:t>
        </m:r>
      </m:oMath>
      <w:ins w:id="3373" w:author="PR Preview" w:date="2026-01-01T00:00:00Z">
        <w:r>
          <w:t xml:space="preserve">,</w:t>
        </w:r>
      </w:ins>
      <w:ins w:id="3374" w:author="PR Preview" w:date="2026-01-01T00:00:00Z">
        <w:r>
          <w:t xml:space="preserve"> </w:t>
        </w:r>
      </w:ins>
      <w:ins w:id="3375" w:author="PR Preview" w:date="2026-01-01T00:00:00Z">
        <w:r>
          <w:t xml:space="preserve">be divided into</w:t>
        </w:r>
      </w:ins>
      <w:ins w:id="3376" w:author="PR Preview" w:date="2026-01-01T00:00:00Z">
        <w:r>
          <w:t xml:space="preserve"> </w:t>
        </w:r>
      </w:ins>
      <w:hyperlink w:anchor="def-folds">
        <w:ins w:id="3377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37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ins w:id="3379" w:author="PR Preview" w:date="2026-01-01T00:00:00Z">
        <w:r>
          <w:t xml:space="preserve">.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The</w:t>
        </w:r>
      </w:ins>
      <w:ins w:id="3382" w:author="PR Preview" w:date="2026-01-01T00:00:00Z">
        <w:r>
          <w:t xml:space="preserve"> </w:t>
        </w:r>
      </w:ins>
      <w:ins w:id="3383" w:author="PR Preview" w:date="2026-01-01T00:00:00Z">
        <w:r>
          <w:rPr>
            <w:b/>
            <w:bCs/>
          </w:rPr>
          <w:t xml:space="preserve">cross-validation estimate of procedure</w:t>
        </w:r>
      </w:ins>
      <w:ins w:id="3384" w:author="PR Preview" w:date="2026-01-01T00:00:00Z">
        <w:r>
          <w:t xml:space="preserve"> </w:t>
        </w:r>
      </w:ins>
      <m:oMath>
        <m:r>
          <m:t>g</m:t>
        </m:r>
      </m:oMath>
      <w:ins w:id="3385" w:author="PR Preview" w:date="2026-01-01T00:00:00Z">
        <w:r>
          <w:t xml:space="preserve"> </w:t>
        </w:r>
      </w:ins>
      <w:ins w:id="3386" w:author="PR Preview" w:date="2026-01-01T00:00:00Z">
        <w:r>
          <w:t xml:space="preserve">on</w:t>
        </w:r>
      </w:ins>
      <w:ins w:id="338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388" w:author="PR Preview" w:date="2026-01-01T00:00:00Z">
        <w:r>
          <w:t xml:space="preserve">,</w:t>
        </w:r>
      </w:ins>
      <w:ins w:id="3389" w:author="PR Preview" w:date="2026-01-01T00:00:00Z">
        <w:r>
          <w:t xml:space="preserve"> </w:t>
        </w:r>
      </w:ins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390" w:author="PR Preview" w:date="2026-01-01T00:00:00Z">
        <w:r>
          <w:t xml:space="preserve">,</w:t>
        </w:r>
      </w:ins>
      <w:ins w:id="3391" w:author="PR Preview" w:date="2026-01-01T00:00:00Z">
        <w:r>
          <w:t xml:space="preserve"> </w:t>
        </w:r>
      </w:ins>
      <w:ins w:id="3392" w:author="PR Preview" w:date="2026-01-01T00:00:00Z">
        <w:r>
          <w:t xml:space="preserve">is the</w:t>
        </w:r>
      </w:ins>
      <w:ins w:id="3393" w:author="PR Preview" w:date="2026-01-01T00:00:00Z">
        <w:r>
          <w:t xml:space="preserve"> </w:t>
        </w:r>
      </w:ins>
      <w:hyperlink w:anchor="def-cv-estimate">
        <w:ins w:id="3394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395" w:author="PR Preview" w:date="2026-01-01T00:00:00Z">
        <w:r>
          <w:t xml:space="preserve"> </w:t>
        </w:r>
      </w:ins>
      <w:ins w:id="3396" w:author="PR Preview" w:date="2026-01-01T00:00:00Z">
        <w:r>
          <w:t xml:space="preserve">computed with</w:t>
        </w:r>
      </w:ins>
      <w:ins w:id="3397" w:author="PR Preview" w:date="2026-01-01T00:00:00Z">
        <w:r>
          <w:t xml:space="preserve"> </w:t>
        </w:r>
      </w:ins>
      <w:hyperlink w:anchor="def-fold-out-rule">
        <w:ins w:id="3398" w:author="PR Preview" w:date="2026-01-01T00:00:00Z">
          <w:r>
            <w:rPr>
              <w:rStyle w:val="Hyperlink"/>
            </w:rPr>
            <w:t xml:space="preserve">fold-out rules</w:t>
          </w:r>
        </w:ins>
      </w:hyperlink>
      <w:ins w:id="3399" w:author="PR Preview" w:date="2026-01-01T00:00:00Z">
        <w:r>
          <w:t xml:space="preserve"> </w:t>
        </w:r>
      </w:ins>
      <w:ins w:id="3400" w:author="PR Preview" w:date="2026-01-01T00:00:00Z">
        <w:r>
          <w:t xml:space="preserve">that</w:t>
        </w:r>
      </w:ins>
      <w:ins w:id="3401" w:author="PR Preview" w:date="2026-01-01T00:00:00Z">
        <w:r>
          <w:t xml:space="preserve"> </w:t>
        </w:r>
      </w:ins>
      <m:oMath>
        <m:r>
          <m:t>g</m:t>
        </m:r>
      </m:oMath>
      <w:ins w:id="3402" w:author="PR Preview" w:date="2026-01-01T00:00:00Z">
        <w:r>
          <w:t xml:space="preserve"> </w:t>
        </w:r>
      </w:ins>
      <w:ins w:id="3403" w:author="PR Preview" w:date="2026-01-01T00:00:00Z">
        <w:r>
          <w:t xml:space="preserve">produces from</w:t>
        </w:r>
      </w:ins>
      <w:ins w:id="340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05" w:author="PR Preview" w:date="2026-01-01T00:00:00Z">
        <w:r>
          <w:t xml:space="preserve">:</w:t>
        </w:r>
      </w:ins>
    </w:p>
    <w:p>
      <w:pPr>
        <w:pStyle w:val="BodyText"/>
      </w:pPr>
      <w:bookmarkStart w:id="30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bookmarkStart w:id="311" w:name="def-cv-choice"/>
    <w:p>
      <w:pPr>
        <w:pStyle w:val="FirstParagraph"/>
      </w:pPr>
      <w:ins w:id="3406" w:author="PR Preview" w:date="2026-01-01T00:00:00Z">
        <w:r>
          <w:rPr>
            <w:b/>
            <w:bCs/>
          </w:rPr>
          <w:t xml:space="preserve">Definition 60 (Cross-validation choice procedure)</w:t>
        </w:r>
      </w:ins>
      <w:ins w:id="3407" w:author="PR Preview" w:date="2026-01-01T00:00:00Z">
        <w:r>
          <w:t xml:space="preserve"> </w:t>
        </w:r>
      </w:ins>
      <w:ins w:id="3408" w:author="PR Preview" w:date="2026-01-01T00:00:00Z">
        <w:r>
          <w:t xml:space="preserve">Given candidate</w:t>
        </w:r>
      </w:ins>
      <w:ins w:id="3409" w:author="PR Preview" w:date="2026-01-01T00:00:00Z">
        <w:r>
          <w:t xml:space="preserve"> </w:t>
        </w:r>
      </w:ins>
      <w:hyperlink w:anchor="def-fitting-procedure">
        <w:ins w:id="3410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41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412" w:author="PR Preview" w:date="2026-01-01T00:00:00Z">
        <w:r>
          <w:t xml:space="preserve">,</w:t>
        </w:r>
      </w:ins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the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rPr>
            <w:b/>
            <w:bCs/>
          </w:rPr>
          <w:t xml:space="preserve">cross-validation choice procedure</w:t>
        </w:r>
      </w:ins>
      <w:ins w:id="341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418" w:author="PR Preview" w:date="2026-01-01T00:00:00Z">
        <w:r>
          <w:t xml:space="preserve"> </w:t>
        </w:r>
      </w:ins>
      <w:ins w:id="3419" w:author="PR Preview" w:date="2026-01-01T00:00:00Z">
        <w:r>
          <w:t xml:space="preserve">is the fitting procedure that,</w:t>
        </w:r>
      </w:ins>
      <w:ins w:id="3420" w:author="PR Preview" w:date="2026-01-01T00:00:00Z">
        <w:r>
          <w:t xml:space="preserve"> </w:t>
        </w:r>
      </w:ins>
      <w:ins w:id="3421" w:author="PR Preview" w:date="2026-01-01T00:00:00Z">
        <w:r>
          <w:t xml:space="preserve">applied to a</w:t>
        </w:r>
      </w:ins>
      <w:ins w:id="3422" w:author="PR Preview" w:date="2026-01-01T00:00:00Z">
        <w:r>
          <w:t xml:space="preserve"> </w:t>
        </w:r>
      </w:ins>
      <w:hyperlink w:anchor="def-training-set">
        <w:ins w:id="3423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342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25" w:author="PR Preview" w:date="2026-01-01T00:00:00Z">
        <w:r>
          <w:t xml:space="preserve">,</w:t>
        </w:r>
      </w:ins>
      <w:ins w:id="3426" w:author="PR Preview" w:date="2026-01-01T00:00:00Z">
        <w:r>
          <w:t xml:space="preserve"> </w:t>
        </w:r>
      </w:ins>
      <w:ins w:id="3427" w:author="PR Preview" w:date="2026-01-01T00:00:00Z">
        <w:r>
          <w:t xml:space="preserve">divides</w:t>
        </w:r>
      </w:ins>
      <w:ins w:id="3428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29" w:author="PR Preview" w:date="2026-01-01T00:00:00Z">
        <w:r>
          <w:t xml:space="preserve"> </w:t>
        </w:r>
      </w:ins>
      <w:ins w:id="3430" w:author="PR Preview" w:date="2026-01-01T00:00:00Z">
        <w:r>
          <w:t xml:space="preserve">into</w:t>
        </w:r>
      </w:ins>
      <w:ins w:id="3431" w:author="PR Preview" w:date="2026-01-01T00:00:00Z">
        <w:r>
          <w:t xml:space="preserve"> </w:t>
        </w:r>
      </w:ins>
      <m:oMath>
        <m:r>
          <m:t>k</m:t>
        </m:r>
      </m:oMath>
      <w:ins w:id="3432" w:author="PR Preview" w:date="2026-01-01T00:00:00Z">
        <w:r>
          <w:t xml:space="preserve"> </w:t>
        </w:r>
      </w:ins>
      <w:hyperlink w:anchor="def-folds">
        <w:ins w:id="3433" w:author="PR Preview" w:date="2026-01-01T00:00:00Z">
          <w:r>
            <w:rPr>
              <w:rStyle w:val="Hyperlink"/>
            </w:rPr>
            <w:t xml:space="preserve">folds</w:t>
          </w:r>
        </w:ins>
      </w:hyperlink>
      <w:ins w:id="3434" w:author="PR Preview" w:date="2026-01-01T00:00:00Z">
        <w:r>
          <w:t xml:space="preserve">,</w:t>
        </w:r>
      </w:ins>
      <w:ins w:id="3435" w:author="PR Preview" w:date="2026-01-01T00:00:00Z">
        <w:r>
          <w:t xml:space="preserve"> </w:t>
        </w:r>
      </w:ins>
      <w:ins w:id="3436" w:author="PR Preview" w:date="2026-01-01T00:00:00Z">
        <w:r>
          <w:t xml:space="preserve">computes each candidate’s</w:t>
        </w:r>
      </w:ins>
      <w:ins w:id="3437" w:author="PR Preview" w:date="2026-01-01T00:00:00Z">
        <w:r>
          <w:t xml:space="preserve"> </w:t>
        </w:r>
      </w:ins>
      <w:hyperlink w:anchor="def-cv-estimate-indexed">
        <w:ins w:id="3438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439" w:author="PR Preview" w:date="2026-01-01T00:00:00Z">
        <w:r>
          <w:t xml:space="preserve"> </w:t>
        </w:r>
      </w:ins>
      <w:ins w:id="3440" w:author="PR Preview" w:date="2026-01-01T00:00:00Z">
        <w:r>
          <w:t xml:space="preserve">on</w:t>
        </w:r>
      </w:ins>
      <w:ins w:id="34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42" w:author="PR Preview" w:date="2026-01-01T00:00:00Z">
        <w:r>
          <w:t xml:space="preserve"> </w:t>
        </w:r>
      </w:ins>
      <w:ins w:id="3443" w:author="PR Preview" w:date="2026-01-01T00:00:00Z">
        <w:r>
          <w:t xml:space="preserve">with those folds,</w:t>
        </w:r>
      </w:ins>
      <w:ins w:id="3444" w:author="PR Preview" w:date="2026-01-01T00:00:00Z">
        <w:r>
          <w:t xml:space="preserve"> </w:t>
        </w:r>
      </w:ins>
      <w:ins w:id="3445" w:author="PR Preview" w:date="2026-01-01T00:00:00Z">
        <w:r>
          <w:t xml:space="preserve">and applies to</w:t>
        </w:r>
      </w:ins>
      <w:ins w:id="344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47" w:author="PR Preview" w:date="2026-01-01T00:00:00Z">
        <w:r>
          <w:t xml:space="preserve"> </w:t>
        </w:r>
      </w:ins>
      <w:ins w:id="3448" w:author="PR Preview" w:date="2026-01-01T00:00:00Z">
        <w:r>
          <w:t xml:space="preserve">the candidate with the smallest estimate,</w:t>
        </w:r>
      </w:ins>
      <w:ins w:id="3449" w:author="PR Preview" w:date="2026-01-01T00:00:00Z">
        <w:r>
          <w:t xml:space="preserve"> </w:t>
        </w:r>
      </w:ins>
      <w:ins w:id="3450" w:author="PR Preview" w:date="2026-01-01T00:00:00Z">
        <w:r>
          <w:t xml:space="preserve">taking the smallest</w:t>
        </w:r>
      </w:ins>
      <w:ins w:id="3451" w:author="PR Preview" w:date="2026-01-01T00:00:00Z">
        <w:r>
          <w:t xml:space="preserve"> </w:t>
        </w:r>
      </w:ins>
      <m:oMath>
        <m:r>
          <m:t>l</m:t>
        </m:r>
      </m:oMath>
      <w:ins w:id="3452" w:author="PR Preview" w:date="2026-01-01T00:00:00Z">
        <w:r>
          <w:t xml:space="preserve"> </w:t>
        </w:r>
      </w:ins>
      <w:ins w:id="3453" w:author="PR Preview" w:date="2026-01-01T00:00:00Z">
        <w:r>
          <w:t xml:space="preserve">if several tie:</w:t>
        </w:r>
      </w:ins>
    </w:p>
    <w:p>
      <w:pPr>
        <w:pStyle w:val="BodyText"/>
      </w:pPr>
      <w:bookmarkStart w:id="31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0"/>
    </w:p>
    <w:bookmarkEnd w:id="311"/>
    <w:bookmarkStart w:id="312" w:name="exm-cv-choice-inputs"/>
    <w:p>
      <w:pPr>
        <w:pStyle w:val="FirstParagraph"/>
      </w:pPr>
      <w:ins w:id="3454" w:author="PR Preview" w:date="2026-01-01T00:00:00Z">
        <w:r>
          <w:rPr>
            <w:b/>
            <w:bCs/>
          </w:rPr>
          <w:t xml:space="preserve">Example 34 (Inputs of the cross-validation choice procedure)</w:t>
        </w:r>
      </w:ins>
      <w:ins w:id="3455" w:author="PR Preview" w:date="2026-01-01T00:00:00Z">
        <w:r>
          <w:t xml:space="preserve"> </w:t>
        </w:r>
      </w:ins>
      <w:ins w:id="3456" w:author="PR Preview" w:date="2026-01-01T00:00:00Z">
        <w:r>
          <w:t xml:space="preserve">The</w:t>
        </w:r>
      </w:ins>
      <w:ins w:id="3457" w:author="PR Preview" w:date="2026-01-01T00:00:00Z">
        <w:r>
          <w:t xml:space="preserve"> </w:t>
        </w:r>
      </w:ins>
      <w:hyperlink w:anchor="def-cv-choice">
        <w:ins w:id="3458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459" w:author="PR Preview" w:date="2026-01-01T00:00:00Z">
        <w:r>
          <w:t xml:space="preserve"> </w:t>
        </w:r>
      </w:ins>
      <m:oMath>
        <m:r>
          <m:t>g</m:t>
        </m:r>
      </m:oMath>
      <w:ins w:id="3460" w:author="PR Preview" w:date="2026-01-01T00:00:00Z">
        <w:r>
          <w:t xml:space="preserve"> </w:t>
        </w:r>
      </w:ins>
      <w:ins w:id="3461" w:author="PR Preview" w:date="2026-01-01T00:00:00Z">
        <w:r>
          <w:t xml:space="preserve">over polynomials of several degrees is specified by these inputs:</w:t>
        </w:r>
      </w:ins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2"/>
    <w:bookmarkStart w:id="314" w:name="def-nested-cv"/>
    <w:p>
      <w:pPr>
        <w:pStyle w:val="FirstParagraph"/>
      </w:pPr>
      <w:del w:id="3462" w:author="PR Preview" w:date="2026-01-01T00:00:00Z">
        <w:r>
          <w:rPr>
            <w:b/>
            <w:bCs/>
          </w:rPr>
          <w:delText xml:space="preserve">Definition 58 (Nested cross-validation)</w:delText>
        </w:r>
      </w:del>
      <w:del w:id="3463" w:author="PR Preview" w:date="2026-01-01T00:00:00Z">
        <w:r>
          <w:delText xml:space="preserve"> </w:delText>
        </w:r>
      </w:del>
      <w:del w:id="3464" w:author="PR Preview" w:date="2026-01-01T00:00:00Z">
        <w:r>
          <w:rPr>
            <w:b/>
            <w:bCs/>
          </w:rPr>
          <w:delText xml:space="preserve">Nested cross-validation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is</w:delText>
        </w:r>
      </w:del>
      <w:del w:id="3467" w:author="PR Preview" w:date="2026-01-01T00:00:00Z">
        <w:r>
          <w:delText xml:space="preserve"> </w:delText>
        </w:r>
      </w:del>
      <w:hyperlink w:anchor="def-kfold">
        <m:oMath>
          <m:r>
            <m:t>k</m:t>
          </m:r>
        </m:oMath>
        <w:del w:id="3468" w:author="PR Preview" w:date="2026-01-01T00:00:00Z">
          <w:r>
            <w:rPr>
              <w:rStyle w:val="Hyperlink"/>
            </w:rPr>
            <w:delText xml:space="preserve">-fold cross-validation</w:delText>
          </w:r>
        </w:del>
      </w:hyperlink>
      <w:del w:id="3469" w:author="PR Preview" w:date="2026-01-01T00:00:00Z">
        <w:r>
          <w:delText xml:space="preserve"> </w:delText>
        </w:r>
      </w:del>
      <w:del w:id="3470" w:author="PR Preview" w:date="2026-01-01T00:00:00Z">
        <w:r>
          <w:delText xml:space="preserve">of the</w:delText>
        </w:r>
      </w:del>
      <w:del w:id="3471" w:author="PR Preview" w:date="2026-01-01T00:00:00Z">
        <w:r>
          <w:delText xml:space="preserve"> </w:delText>
        </w:r>
      </w:del>
      <w:hyperlink w:anchor="def-cv-choice">
        <w:del w:id="3472" w:author="PR Preview" w:date="2026-01-01T00:00:00Z">
          <w:r>
            <w:rPr>
              <w:rStyle w:val="Hyperlink"/>
            </w:rPr>
            <w:delText xml:space="preserve">cross-validation choice procedure</w:delText>
          </w:r>
        </w:del>
      </w:hyperlink>
      <w:del w:id="3473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del w:id="3474" w:author="PR Preview" w:date="2026-01-01T00:00:00Z">
        <w:r>
          <w:delText xml:space="preserve">:</w:delText>
        </w:r>
      </w:del>
      <w:del w:id="3475" w:author="PR Preview" w:date="2026-01-01T00:00:00Z">
        <w:r>
          <w:delText xml:space="preserve"> </w:delText>
        </w:r>
      </w:del>
      <w:del w:id="3476" w:author="PR Preview" w:date="2026-01-01T00:00:00Z">
        <w:r>
          <w:delText xml:space="preserve">its estimate on a training set</w:delText>
        </w:r>
      </w:del>
      <w:del w:id="347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478" w:author="PR Preview" w:date="2026-01-01T00:00:00Z">
        <w:r>
          <w:delText xml:space="preserve"> </w:delText>
        </w:r>
      </w:del>
      <w:del w:id="3479" w:author="PR Preview" w:date="2026-01-01T00:00:00Z">
        <w:r>
          <w:delText xml:space="preserve">is</w:delText>
        </w:r>
      </w:del>
    </w:p>
    <w:p>
      <w:pPr>
        <w:pStyle w:val="FirstParagraph"/>
      </w:pPr>
      <w:ins w:id="3480" w:author="PR Preview" w:date="2026-01-01T00:00:00Z">
        <w:r>
          <w:rPr>
            <w:b/>
            <w:bCs/>
          </w:rPr>
          <w:t xml:space="preserve">Definition 61 (Nested cross-validation)</w:t>
        </w:r>
      </w:ins>
      <w:ins w:id="3481" w:author="PR Preview" w:date="2026-01-01T00:00:00Z">
        <w:r>
          <w:t xml:space="preserve"> </w:t>
        </w:r>
      </w:ins>
      <w:ins w:id="3482" w:author="PR Preview" w:date="2026-01-01T00:00:00Z">
        <w:r>
          <w:rPr>
            <w:b/>
            <w:bCs/>
          </w:rPr>
          <w:t xml:space="preserve">Nested cross-validation</w:t>
        </w:r>
      </w:ins>
      <w:ins w:id="3483" w:author="PR Preview" w:date="2026-01-01T00:00:00Z">
        <w:r>
          <w:t xml:space="preserve"> </w:t>
        </w:r>
      </w:ins>
      <w:ins w:id="3484" w:author="PR Preview" w:date="2026-01-01T00:00:00Z">
        <w:r>
          <w:t xml:space="preserve">is</w:t>
        </w:r>
      </w:ins>
      <w:ins w:id="3485" w:author="PR Preview" w:date="2026-01-01T00:00:00Z">
        <w:r>
          <w:t xml:space="preserve"> </w:t>
        </w:r>
      </w:ins>
      <w:hyperlink w:anchor="def-kfold">
        <m:oMath>
          <m:r>
            <m:t>k</m:t>
          </m:r>
        </m:oMath>
        <w:ins w:id="3486" w:author="PR Preview" w:date="2026-01-01T00:00:00Z">
          <w:r>
            <w:rPr>
              <w:rStyle w:val="Hyperlink"/>
            </w:rPr>
            <w:t xml:space="preserve">-fold cross-validation</w:t>
          </w:r>
        </w:ins>
      </w:hyperlink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of the</w:t>
        </w:r>
      </w:ins>
      <w:ins w:id="3489" w:author="PR Preview" w:date="2026-01-01T00:00:00Z">
        <w:r>
          <w:t xml:space="preserve"> </w:t>
        </w:r>
      </w:ins>
      <w:hyperlink w:anchor="def-cv-choice">
        <w:ins w:id="3490" w:author="PR Preview" w:date="2026-01-01T00:00:00Z">
          <w:r>
            <w:rPr>
              <w:rStyle w:val="Hyperlink"/>
            </w:rPr>
            <w:t xml:space="preserve">cross-validation choice procedure</w:t>
          </w:r>
        </w:ins>
      </w:hyperlink>
      <w:ins w:id="3491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ins w:id="3492" w:author="PR Preview" w:date="2026-01-01T00:00:00Z">
        <w:r>
          <w:t xml:space="preserve">:</w:t>
        </w:r>
      </w:ins>
      <w:ins w:id="3493" w:author="PR Preview" w:date="2026-01-01T00:00:00Z">
        <w:r>
          <w:t xml:space="preserve"> </w:t>
        </w:r>
      </w:ins>
      <w:ins w:id="3494" w:author="PR Preview" w:date="2026-01-01T00:00:00Z">
        <w:r>
          <w:t xml:space="preserve">its estimate on a training set</w:t>
        </w:r>
      </w:ins>
      <w:ins w:id="349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496" w:author="PR Preview" w:date="2026-01-01T00:00:00Z">
        <w:r>
          <w:t xml:space="preserve"> </w:t>
        </w:r>
      </w:ins>
      <w:ins w:id="3497" w:author="PR Preview" w:date="2026-01-01T00:00:00Z">
        <w:r>
          <w:t xml:space="preserve">is</w:t>
        </w:r>
      </w:ins>
    </w:p>
    <w:p>
      <w:pPr>
        <w:pStyle w:val="BodyText"/>
      </w:pPr>
      <w:bookmarkStart w:id="3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15"/>
    <w:bookmarkStart w:id="316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16"/>
    <w:bookmarkStart w:id="319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9"/>
    <w:bookmarkStart w:id="322" w:name="def-cv-se"/>
    <w:p>
      <w:pPr>
        <w:pStyle w:val="BodyText"/>
      </w:pPr>
      <w:del w:id="3498" w:author="PR Preview" w:date="2026-01-01T00:00:00Z">
        <w:r>
          <w:rPr>
            <w:b/>
            <w:bCs/>
          </w:rPr>
          <w:delText xml:space="preserve">Definition 59 (Fold-based standard error)</w:delText>
        </w:r>
      </w:del>
      <w:del w:id="3499" w:author="PR Preview" w:date="2026-01-01T00:00:00Z">
        <w:r>
          <w:delText xml:space="preserve"> </w:delText>
        </w:r>
      </w:del>
      <w:del w:id="3500" w:author="PR Preview" w:date="2026-01-01T00:00:00Z">
        <w:r>
          <w:delText xml:space="preserve">The</w:delText>
        </w:r>
      </w:del>
      <w:del w:id="3501" w:author="PR Preview" w:date="2026-01-01T00:00:00Z">
        <w:r>
          <w:delText xml:space="preserve"> </w:delText>
        </w:r>
      </w:del>
      <w:del w:id="3502" w:author="PR Preview" w:date="2026-01-01T00:00:00Z">
        <w:r>
          <w:rPr>
            <w:b/>
            <w:bCs/>
          </w:rPr>
          <w:delText xml:space="preserve">fold-based standard error</w:delText>
        </w:r>
      </w:del>
      <w:del w:id="350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del w:id="3504" w:author="PR Preview" w:date="2026-01-01T00:00:00Z">
        <w:r>
          <w:delText xml:space="preserve"> </w:delText>
        </w:r>
      </w:del>
      <w:del w:id="3505" w:author="PR Preview" w:date="2026-01-01T00:00:00Z">
        <w:r>
          <w:delText xml:space="preserve">of a</w:delText>
        </w:r>
      </w:del>
      <w:del w:id="3506" w:author="PR Preview" w:date="2026-01-01T00:00:00Z">
        <w:r>
          <w:delText xml:space="preserve"> </w:delText>
        </w:r>
      </w:del>
      <m:oMath>
        <m:r>
          <m:t>k</m:t>
        </m:r>
      </m:oMath>
      <w:del w:id="3507" w:author="PR Preview" w:date="2026-01-01T00:00:00Z">
        <w:r>
          <w:delText xml:space="preserve">-fold</w:delText>
        </w:r>
      </w:del>
      <w:del w:id="3508" w:author="PR Preview" w:date="2026-01-01T00:00:00Z">
        <w:r>
          <w:delText xml:space="preserve"> </w:delText>
        </w:r>
      </w:del>
      <w:hyperlink w:anchor="def-cv-estimate">
        <w:del w:id="3509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510" w:author="PR Preview" w:date="2026-01-01T00:00:00Z">
        <w:r>
          <w:delText xml:space="preserve"> </w:delText>
        </w:r>
      </w:del>
      <w:del w:id="3511" w:author="PR Preview" w:date="2026-01-01T00:00:00Z">
        <w:r>
          <w:delText xml:space="preserve">is the</w:delText>
        </w:r>
      </w:del>
      <w:del w:id="3512" w:author="PR Preview" w:date="2026-01-01T00:00:00Z">
        <w:r>
          <w:delText xml:space="preserve"> </w:delText>
        </w:r>
      </w:del>
      <w:hyperlink r:id="rId320">
        <w:del w:id="3513" w:author="PR Preview" w:date="2026-01-01T00:00:00Z">
          <w:r>
            <w:rPr>
              <w:rStyle w:val="Hyperlink"/>
            </w:rPr>
            <w:delText xml:space="preserve">sample standard deviation</w:delText>
          </w:r>
        </w:del>
      </w:hyperlink>
      <w:del w:id="3514" w:author="PR Preview" w:date="2026-01-01T00:00:00Z">
        <w:r>
          <w:delText xml:space="preserve"> </w:delText>
        </w:r>
      </w:del>
      <w:del w:id="3515" w:author="PR Preview" w:date="2026-01-01T00:00:00Z">
        <w:r>
          <w:delText xml:space="preserve">of the</w:delText>
        </w:r>
      </w:del>
      <w:del w:id="3516" w:author="PR Preview" w:date="2026-01-01T00:00:00Z">
        <w:r>
          <w:delText xml:space="preserve"> </w:delText>
        </w:r>
      </w:del>
      <m:oMath>
        <m:r>
          <m:t>k</m:t>
        </m:r>
      </m:oMath>
      <w:del w:id="3517" w:author="PR Preview" w:date="2026-01-01T00:00:00Z">
        <w:r>
          <w:delText xml:space="preserve"> </w:delText>
        </w:r>
      </w:del>
      <w:hyperlink w:anchor="def-fold-mse">
        <w:del w:id="3518" w:author="PR Preview" w:date="2026-01-01T00:00:00Z">
          <w:r>
            <w:rPr>
              <w:rStyle w:val="Hyperlink"/>
            </w:rPr>
            <w:delText xml:space="preserve">fold sMSEs</w:delText>
          </w:r>
        </w:del>
      </w:hyperlink>
      <w:del w:id="3519" w:author="PR Preview" w:date="2026-01-01T00:00:00Z">
        <w:r>
          <w:delText xml:space="preserve">,</w:delText>
        </w:r>
      </w:del>
      <w:del w:id="3520" w:author="PR Preview" w:date="2026-01-01T00:00:00Z">
        <w:r>
          <w:delText xml:space="preserve"> </w:delText>
        </w:r>
      </w:del>
      <w:del w:id="3521" w:author="PR Preview" w:date="2026-01-01T00:00:00Z">
        <w:r>
          <w:delText xml:space="preserve">divided by</w:delText>
        </w:r>
      </w:del>
      <w:del w:id="352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k</m:t>
            </m:r>
          </m:e>
        </m:rad>
      </m:oMath>
      <w:del w:id="3523" w:author="PR Preview" w:date="2026-01-01T00:00:00Z">
        <w:r>
          <w:delText xml:space="preserve">:</w:delText>
        </w:r>
      </w:del>
    </w:p>
    <w:p>
      <w:pPr>
        <w:pStyle w:val="BodyText"/>
      </w:pPr>
      <w:ins w:id="3524" w:author="PR Preview" w:date="2026-01-01T00:00:00Z">
        <w:r>
          <w:rPr>
            <w:b/>
            <w:bCs/>
          </w:rPr>
          <w:t xml:space="preserve">Definition 62 (Fold-based standard error)</w:t>
        </w:r>
      </w:ins>
      <w:ins w:id="3525" w:author="PR Preview" w:date="2026-01-01T00:00:00Z">
        <w:r>
          <w:t xml:space="preserve"> </w:t>
        </w:r>
      </w:ins>
      <w:ins w:id="3526" w:author="PR Preview" w:date="2026-01-01T00:00:00Z">
        <w:r>
          <w:t xml:space="preserve">The</w:t>
        </w:r>
      </w:ins>
      <w:ins w:id="3527" w:author="PR Preview" w:date="2026-01-01T00:00:00Z">
        <w:r>
          <w:t xml:space="preserve"> </w:t>
        </w:r>
      </w:ins>
      <w:ins w:id="3528" w:author="PR Preview" w:date="2026-01-01T00:00:00Z">
        <w:r>
          <w:rPr>
            <w:b/>
            <w:bCs/>
          </w:rPr>
          <w:t xml:space="preserve">fold-based standard error</w:t>
        </w:r>
      </w:ins>
      <w:ins w:id="35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ins w:id="3530" w:author="PR Preview" w:date="2026-01-01T00:00:00Z">
        <w:r>
          <w:t xml:space="preserve"> </w:t>
        </w:r>
      </w:ins>
      <w:ins w:id="3531" w:author="PR Preview" w:date="2026-01-01T00:00:00Z">
        <w:r>
          <w:t xml:space="preserve">of a</w:t>
        </w:r>
      </w:ins>
      <w:ins w:id="3532" w:author="PR Preview" w:date="2026-01-01T00:00:00Z">
        <w:r>
          <w:t xml:space="preserve"> </w:t>
        </w:r>
      </w:ins>
      <m:oMath>
        <m:r>
          <m:t>k</m:t>
        </m:r>
      </m:oMath>
      <w:ins w:id="3533" w:author="PR Preview" w:date="2026-01-01T00:00:00Z">
        <w:r>
          <w:t xml:space="preserve">-fold</w:t>
        </w:r>
      </w:ins>
      <w:ins w:id="3534" w:author="PR Preview" w:date="2026-01-01T00:00:00Z">
        <w:r>
          <w:t xml:space="preserve"> </w:t>
        </w:r>
      </w:ins>
      <w:hyperlink w:anchor="def-cv-estimate">
        <w:ins w:id="3535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536" w:author="PR Preview" w:date="2026-01-01T00:00:00Z">
        <w:r>
          <w:t xml:space="preserve"> </w:t>
        </w:r>
      </w:ins>
      <w:ins w:id="3537" w:author="PR Preview" w:date="2026-01-01T00:00:00Z">
        <w:r>
          <w:t xml:space="preserve">is the</w:t>
        </w:r>
      </w:ins>
      <w:ins w:id="3538" w:author="PR Preview" w:date="2026-01-01T00:00:00Z">
        <w:r>
          <w:t xml:space="preserve"> </w:t>
        </w:r>
      </w:ins>
      <w:hyperlink r:id="rId320">
        <w:ins w:id="3539" w:author="PR Preview" w:date="2026-01-01T00:00:00Z">
          <w:r>
            <w:rPr>
              <w:rStyle w:val="Hyperlink"/>
            </w:rPr>
            <w:t xml:space="preserve">sample standard deviation</w:t>
          </w:r>
        </w:ins>
      </w:hyperlink>
      <w:ins w:id="3540" w:author="PR Preview" w:date="2026-01-01T00:00:00Z">
        <w:r>
          <w:t xml:space="preserve"> </w:t>
        </w:r>
      </w:ins>
      <w:ins w:id="3541" w:author="PR Preview" w:date="2026-01-01T00:00:00Z">
        <w:r>
          <w:t xml:space="preserve">of the</w:t>
        </w:r>
      </w:ins>
      <w:ins w:id="3542" w:author="PR Preview" w:date="2026-01-01T00:00:00Z">
        <w:r>
          <w:t xml:space="preserve"> </w:t>
        </w:r>
      </w:ins>
      <m:oMath>
        <m:r>
          <m:t>k</m:t>
        </m:r>
      </m:oMath>
      <w:ins w:id="3543" w:author="PR Preview" w:date="2026-01-01T00:00:00Z">
        <w:r>
          <w:t xml:space="preserve"> </w:t>
        </w:r>
      </w:ins>
      <w:hyperlink w:anchor="def-fold-mse">
        <w:ins w:id="3544" w:author="PR Preview" w:date="2026-01-01T00:00:00Z">
          <w:r>
            <w:rPr>
              <w:rStyle w:val="Hyperlink"/>
            </w:rPr>
            <w:t xml:space="preserve">fold sMSEs</w:t>
          </w:r>
        </w:ins>
      </w:hyperlink>
      <w:ins w:id="3545" w:author="PR Preview" w:date="2026-01-01T00:00:00Z">
        <w:r>
          <w:t xml:space="preserve">,</w:t>
        </w:r>
      </w:ins>
      <w:ins w:id="3546" w:author="PR Preview" w:date="2026-01-01T00:00:00Z">
        <w:r>
          <w:t xml:space="preserve"> </w:t>
        </w:r>
      </w:ins>
      <w:ins w:id="3547" w:author="PR Preview" w:date="2026-01-01T00:00:00Z">
        <w:r>
          <w:t xml:space="preserve">divided by</w:t>
        </w:r>
      </w:ins>
      <w:ins w:id="3548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k</m:t>
            </m:r>
          </m:e>
        </m:rad>
      </m:oMath>
      <w:ins w:id="3549" w:author="PR Preview" w:date="2026-01-01T00:00:00Z">
        <w:r>
          <w:t xml:space="preserve">:</w:t>
        </w:r>
      </w:ins>
    </w:p>
    <w:p>
      <w:pPr>
        <w:pStyle w:val="BodyText"/>
      </w:pPr>
      <w:bookmarkStart w:id="3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bookmarkStart w:id="323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3"/>
    <w:bookmarkStart w:id="325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25"/>
    <w:bookmarkStart w:id="327" w:name="def-fold-mse-indexed"/>
    <w:p>
      <w:pPr>
        <w:pStyle w:val="BodyText"/>
      </w:pPr>
      <w:del w:id="3550" w:author="PR Preview" w:date="2026-01-01T00:00:00Z">
        <w:r>
          <w:rPr>
            <w:b/>
            <w:bCs/>
          </w:rPr>
          <w:delText xml:space="preserve">Definition 60 (Fold mean squared error of a named procedure)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The</w:delText>
        </w:r>
      </w:del>
      <w:del w:id="3553" w:author="PR Preview" w:date="2026-01-01T00:00:00Z">
        <w:r>
          <w:delText xml:space="preserve"> </w:delText>
        </w:r>
      </w:del>
      <w:del w:id="3554" w:author="PR Preview" w:date="2026-01-01T00:00:00Z">
        <w:r>
          <w:rPr>
            <w:b/>
            <w:bCs/>
          </w:rPr>
          <w:delText xml:space="preserve">fold mean squared error of procedure</w:delText>
        </w:r>
      </w:del>
      <w:del w:id="3555" w:author="PR Preview" w:date="2026-01-01T00:00:00Z">
        <w:r>
          <w:delText xml:space="preserve"> </w:delText>
        </w:r>
      </w:del>
      <m:oMath>
        <m:r>
          <m:t>g</m:t>
        </m:r>
      </m:oMath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for</w:delText>
        </w:r>
      </w:del>
      <w:del w:id="3558" w:author="PR Preview" w:date="2026-01-01T00:00:00Z">
        <w:r>
          <w:delText xml:space="preserve"> </w:delText>
        </w:r>
      </w:del>
      <w:hyperlink w:anchor="def-folds">
        <w:del w:id="3559" w:author="PR Preview" w:date="2026-01-01T00:00:00Z">
          <w:r>
            <w:rPr>
              <w:rStyle w:val="Hyperlink"/>
            </w:rPr>
            <w:delText xml:space="preserve">fold</w:delText>
          </w:r>
        </w:del>
      </w:hyperlink>
      <w:del w:id="3560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del w:id="3561" w:author="PR Preview" w:date="2026-01-01T00:00:00Z">
        <w:r>
          <w:delText xml:space="preserve"> </w:delText>
        </w:r>
      </w:del>
      <w:del w:id="3562" w:author="PR Preview" w:date="2026-01-01T00:00:00Z">
        <w:r>
          <w:delText xml:space="preserve">of a training set</w:delText>
        </w:r>
      </w:del>
      <w:del w:id="3563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64" w:author="PR Preview" w:date="2026-01-01T00:00:00Z">
        <w:r>
          <w:delText xml:space="preserve">, indexed by</w:delText>
        </w:r>
      </w:del>
      <w:del w:id="3565" w:author="PR Preview" w:date="2026-01-01T00:00:00Z">
        <w:r>
          <w:delText xml:space="preserve"> </w:delText>
        </w:r>
      </w:del>
      <m:oMath>
        <m:r>
          <m:t>I</m:t>
        </m:r>
      </m:oMath>
      <w:del w:id="3566" w:author="PR Preview" w:date="2026-01-01T00:00:00Z">
        <w:r>
          <w:delText xml:space="preserve">,</w:delText>
        </w:r>
      </w:del>
      <w:del w:id="3567" w:author="PR Preview" w:date="2026-01-01T00:00:00Z">
        <w:r>
          <w:delText xml:space="preserve"> </w:delText>
        </w:r>
      </w:del>
      <w:del w:id="3568" w:author="PR Preview" w:date="2026-01-01T00:00:00Z">
        <w:r>
          <w:delText xml:space="preserve">is the</w:delText>
        </w:r>
      </w:del>
      <w:del w:id="3569" w:author="PR Preview" w:date="2026-01-01T00:00:00Z">
        <w:r>
          <w:delText xml:space="preserve"> </w:delText>
        </w:r>
      </w:del>
      <w:hyperlink w:anchor="def-fold-mse">
        <w:del w:id="3570" w:author="PR Preview" w:date="2026-01-01T00:00:00Z">
          <w:r>
            <w:rPr>
              <w:rStyle w:val="Hyperlink"/>
            </w:rPr>
            <w:delText xml:space="preserve">fold mean squared error</w:delText>
          </w:r>
        </w:del>
      </w:hyperlink>
      <w:del w:id="3571" w:author="PR Preview" w:date="2026-01-01T00:00:00Z">
        <w:r>
          <w:delText xml:space="preserve"> </w:delText>
        </w:r>
      </w:del>
      <w:del w:id="3572" w:author="PR Preview" w:date="2026-01-01T00:00:00Z">
        <w:r>
          <w:delText xml:space="preserve">computed with the</w:delText>
        </w:r>
      </w:del>
      <w:del w:id="3573" w:author="PR Preview" w:date="2026-01-01T00:00:00Z">
        <w:r>
          <w:delText xml:space="preserve"> </w:delText>
        </w:r>
      </w:del>
      <w:hyperlink w:anchor="def-fold-out-rule">
        <w:del w:id="3574" w:author="PR Preview" w:date="2026-01-01T00:00:00Z">
          <w:r>
            <w:rPr>
              <w:rStyle w:val="Hyperlink"/>
            </w:rPr>
            <w:delText xml:space="preserve">fold-out rule</w:delText>
          </w:r>
        </w:del>
      </w:hyperlink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that</w:delText>
        </w:r>
      </w:del>
      <w:del w:id="3577" w:author="PR Preview" w:date="2026-01-01T00:00:00Z">
        <w:r>
          <w:delText xml:space="preserve"> </w:delText>
        </w:r>
      </w:del>
      <m:oMath>
        <m:r>
          <m:t>g</m:t>
        </m:r>
      </m:oMath>
      <w:del w:id="3578" w:author="PR Preview" w:date="2026-01-01T00:00:00Z">
        <w:r>
          <w:delText xml:space="preserve"> </w:delText>
        </w:r>
      </w:del>
      <w:del w:id="3579" w:author="PR Preview" w:date="2026-01-01T00:00:00Z">
        <w:r>
          <w:delText xml:space="preserve">produces:</w:delText>
        </w:r>
      </w:del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p>
      <w:pPr>
        <w:pStyle w:val="FirstParagraph"/>
      </w:pPr>
      <w:del w:id="3580" w:author="PR Preview" w:date="2026-01-01T00:00:00Z">
        <w:r>
          <w:rPr>
            <w:b/>
            <w:bCs/>
          </w:rPr>
          <w:delText xml:space="preserve">Definition 61 (Fold-based standard error of a named procedure)</w:delText>
        </w:r>
      </w:del>
      <w:del w:id="3581" w:author="PR Preview" w:date="2026-01-01T00:00:00Z">
        <w:r>
          <w:delText xml:space="preserve"> </w:delText>
        </w:r>
      </w:del>
      <w:del w:id="3582" w:author="PR Preview" w:date="2026-01-01T00:00:00Z">
        <w:r>
          <w:delText xml:space="preserve">The</w:delText>
        </w:r>
      </w:del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rPr>
            <w:b/>
            <w:bCs/>
          </w:rPr>
          <w:delText xml:space="preserve">fold-based standard error of procedure</w:delText>
        </w:r>
      </w:del>
      <w:del w:id="3585" w:author="PR Preview" w:date="2026-01-01T00:00:00Z">
        <w:r>
          <w:delText xml:space="preserve"> </w:delText>
        </w:r>
      </w:del>
      <m:oMath>
        <m:r>
          <m:t>g</m:t>
        </m:r>
      </m:oMath>
      <w:del w:id="3586" w:author="PR Preview" w:date="2026-01-01T00:00:00Z">
        <w:r>
          <w:delText xml:space="preserve"> </w:delText>
        </w:r>
      </w:del>
      <w:del w:id="3587" w:author="PR Preview" w:date="2026-01-01T00:00:00Z">
        <w:r>
          <w:delText xml:space="preserve">on a training set</w:delText>
        </w:r>
      </w:del>
      <w:del w:id="358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589" w:author="PR Preview" w:date="2026-01-01T00:00:00Z">
        <w:r>
          <w:delText xml:space="preserve">,</w:delText>
        </w:r>
      </w:del>
      <w:del w:id="3590" w:author="PR Preview" w:date="2026-01-01T00:00:00Z">
        <w:r>
          <w:delText xml:space="preserve"> </w:delText>
        </w:r>
      </w:del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3591" w:author="PR Preview" w:date="2026-01-01T00:00:00Z">
        <w:r>
          <w:delText xml:space="preserve">,</w:delText>
        </w:r>
      </w:del>
      <w:del w:id="3592" w:author="PR Preview" w:date="2026-01-01T00:00:00Z">
        <w:r>
          <w:delText xml:space="preserve"> </w:delText>
        </w:r>
      </w:del>
      <w:del w:id="3593" w:author="PR Preview" w:date="2026-01-01T00:00:00Z">
        <w:r>
          <w:delText xml:space="preserve">is the</w:delText>
        </w:r>
      </w:del>
      <w:del w:id="3594" w:author="PR Preview" w:date="2026-01-01T00:00:00Z">
        <w:r>
          <w:delText xml:space="preserve"> </w:delText>
        </w:r>
      </w:del>
      <w:hyperlink w:anchor="def-cv-se">
        <w:del w:id="3595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596" w:author="PR Preview" w:date="2026-01-01T00:00:00Z">
        <w:r>
          <w:delText xml:space="preserve"> </w:delText>
        </w:r>
      </w:del>
      <w:del w:id="3597" w:author="PR Preview" w:date="2026-01-01T00:00:00Z">
        <w:r>
          <w:delText xml:space="preserve">computed from the</w:delText>
        </w:r>
      </w:del>
      <w:del w:id="3598" w:author="PR Preview" w:date="2026-01-01T00:00:00Z">
        <w:r>
          <w:delText xml:space="preserve"> </w:delText>
        </w:r>
      </w:del>
      <w:hyperlink w:anchor="def-fold-mse-indexed">
        <w:del w:id="3599" w:author="PR Preview" w:date="2026-01-01T00:00:00Z">
          <w:r>
            <w:rPr>
              <w:rStyle w:val="Hyperlink"/>
            </w:rPr>
            <w:delText xml:space="preserve">fold sMSEs of</w:delText>
          </w:r>
        </w:del>
        <w:del w:id="3600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g</m:t>
          </m:r>
        </m:oMath>
      </w:hyperlink>
      <w:del w:id="3601" w:author="PR Preview" w:date="2026-01-01T00:00:00Z">
        <w:r>
          <w:delText xml:space="preserve">:</w:delText>
        </w:r>
      </w:del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p>
      <w:pPr>
        <w:pStyle w:val="FirstParagraph"/>
      </w:pPr>
      <w:del w:id="3602" w:author="PR Preview" w:date="2026-01-01T00:00:00Z">
        <w:r>
          <w:rPr>
            <w:b/>
            <w:bCs/>
          </w:rPr>
          <w:delText xml:space="preserve">Definition 62 (One-standard-error rule)</w:delText>
        </w:r>
      </w:del>
      <w:del w:id="3603" w:author="PR Preview" w:date="2026-01-01T00:00:00Z">
        <w:r>
          <w:delText xml:space="preserve"> </w:delText>
        </w:r>
      </w:del>
      <w:del w:id="3604" w:author="PR Preview" w:date="2026-01-01T00:00:00Z">
        <w:r>
          <w:delText xml:space="preserve">Let</w:delText>
        </w:r>
      </w:del>
      <w:del w:id="360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del w:id="3606" w:author="PR Preview" w:date="2026-01-01T00:00:00Z">
        <w:r>
          <w:delText xml:space="preserve"> </w:delText>
        </w:r>
      </w:del>
      <w:del w:id="3607" w:author="PR Preview" w:date="2026-01-01T00:00:00Z">
        <w:r>
          <w:delText xml:space="preserve">be candidate</w:delText>
        </w:r>
      </w:del>
      <w:del w:id="3608" w:author="PR Preview" w:date="2026-01-01T00:00:00Z">
        <w:r>
          <w:delText xml:space="preserve"> </w:delText>
        </w:r>
      </w:del>
      <w:hyperlink w:anchor="def-fitting-procedure">
        <w:del w:id="3609" w:author="PR Preview" w:date="2026-01-01T00:00:00Z">
          <w:r>
            <w:rPr>
              <w:rStyle w:val="Hyperlink"/>
            </w:rPr>
            <w:delText xml:space="preserve">fitting procedures</w:delText>
          </w:r>
        </w:del>
      </w:hyperlink>
      <w:del w:id="3610" w:author="PR Preview" w:date="2026-01-01T00:00:00Z">
        <w:r>
          <w:delText xml:space="preserve">,</w:delText>
        </w:r>
      </w:del>
      <w:del w:id="3611" w:author="PR Preview" w:date="2026-01-01T00:00:00Z">
        <w:r>
          <w:delText xml:space="preserve"> </w:delText>
        </w:r>
      </w:del>
      <w:del w:id="3612" w:author="PR Preview" w:date="2026-01-01T00:00:00Z">
        <w:r>
          <w:delText xml:space="preserve">each</w:delText>
        </w:r>
      </w:del>
      <w:del w:id="3613" w:author="PR Preview" w:date="2026-01-01T00:00:00Z">
        <w:r>
          <w:delText xml:space="preserve"> </w:delText>
        </w:r>
      </w:del>
      <w:hyperlink w:anchor="def-flexibility">
        <w:del w:id="3614" w:author="PR Preview" w:date="2026-01-01T00:00:00Z">
          <w:r>
            <w:rPr>
              <w:rStyle w:val="Hyperlink"/>
            </w:rPr>
            <w:delText xml:space="preserve">at least as flexible</w:delText>
          </w:r>
        </w:del>
      </w:hyperlink>
      <w:del w:id="3615" w:author="PR Preview" w:date="2026-01-01T00:00:00Z">
        <w:r>
          <w:delText xml:space="preserve"> </w:delText>
        </w:r>
      </w:del>
      <w:del w:id="3616" w:author="PR Preview" w:date="2026-01-01T00:00:00Z">
        <w:r>
          <w:delText xml:space="preserve">as the one before,</w:delText>
        </w:r>
      </w:del>
      <w:del w:id="3617" w:author="PR Preview" w:date="2026-01-01T00:00:00Z">
        <w:r>
          <w:delText xml:space="preserve"> </w:delText>
        </w:r>
      </w:del>
      <w:del w:id="3618" w:author="PR Preview" w:date="2026-01-01T00:00:00Z">
        <w:r>
          <w:delText xml:space="preserve">cross-validated on a training set</w:delText>
        </w:r>
      </w:del>
      <w:del w:id="3619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3620" w:author="PR Preview" w:date="2026-01-01T00:00:00Z">
        <w:r>
          <w:delText xml:space="preserve"> </w:delText>
        </w:r>
      </w:del>
      <w:del w:id="3621" w:author="PR Preview" w:date="2026-01-01T00:00:00Z">
        <w:r>
          <w:delText xml:space="preserve">with the same folds,</w:delText>
        </w:r>
      </w:del>
      <w:del w:id="3622" w:author="PR Preview" w:date="2026-01-01T00:00:00Z">
        <w:r>
          <w:delText xml:space="preserve"> </w:delText>
        </w:r>
      </w:del>
      <w:del w:id="3623" w:author="PR Preview" w:date="2026-01-01T00:00:00Z">
        <w:r>
          <w:delText xml:space="preserve">and let</w:delText>
        </w:r>
      </w:del>
      <w:del w:id="362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del w:id="3625" w:author="PR Preview" w:date="2026-01-01T00:00:00Z">
        <w:r>
          <w:delText xml:space="preserve"> </w:delText>
        </w:r>
      </w:del>
      <w:del w:id="3626" w:author="PR Preview" w:date="2026-01-01T00:00:00Z">
        <w:r>
          <w:delText xml:space="preserve">be the one with the smallest</w:delText>
        </w:r>
      </w:del>
      <w:del w:id="3627" w:author="PR Preview" w:date="2026-01-01T00:00:00Z">
        <w:r>
          <w:delText xml:space="preserve"> </w:delText>
        </w:r>
      </w:del>
      <w:hyperlink w:anchor="def-cv-estimate-indexed">
        <w:del w:id="3628" w:author="PR Preview" w:date="2026-01-01T00:00:00Z">
          <w:r>
            <w:rPr>
              <w:rStyle w:val="Hyperlink"/>
            </w:rPr>
            <w:delText xml:space="preserve">cross-validation estimate</w:delText>
          </w:r>
        </w:del>
      </w:hyperlink>
      <w:del w:id="3629" w:author="PR Preview" w:date="2026-01-01T00:00:00Z">
        <w:r>
          <w:delText xml:space="preserve">.</w:delText>
        </w:r>
      </w:del>
      <w:del w:id="3630" w:author="PR Preview" w:date="2026-01-01T00:00:00Z">
        <w:r>
          <w:delText xml:space="preserve"> </w:delText>
        </w:r>
      </w:del>
      <w:del w:id="3631" w:author="PR Preview" w:date="2026-01-01T00:00:00Z">
        <w:r>
          <w:delText xml:space="preserve">The</w:delText>
        </w:r>
      </w:del>
      <w:del w:id="3632" w:author="PR Preview" w:date="2026-01-01T00:00:00Z">
        <w:r>
          <w:delText xml:space="preserve"> </w:delText>
        </w:r>
      </w:del>
      <w:del w:id="3633" w:author="PR Preview" w:date="2026-01-01T00:00:00Z">
        <w:r>
          <w:rPr>
            <w:b/>
            <w:bCs/>
          </w:rPr>
          <w:delText xml:space="preserve">one-standard-error rule</w:delText>
        </w:r>
      </w:del>
      <w:del w:id="3634" w:author="PR Preview" w:date="2026-01-01T00:00:00Z">
        <w:r>
          <w:delText xml:space="preserve"> </w:delText>
        </w:r>
      </w:del>
      <w:del w:id="3635" w:author="PR Preview" w:date="2026-01-01T00:00:00Z">
        <w:r>
          <w:delText xml:space="preserve">chooses the smallest</w:delText>
        </w:r>
      </w:del>
      <w:del w:id="3636" w:author="PR Preview" w:date="2026-01-01T00:00:00Z">
        <w:r>
          <w:delText xml:space="preserve"> </w:delText>
        </w:r>
      </w:del>
      <m:oMath>
        <m:r>
          <m:t>l</m:t>
        </m:r>
      </m:oMath>
      <w:del w:id="3637" w:author="PR Preview" w:date="2026-01-01T00:00:00Z">
        <w:r>
          <w:delText xml:space="preserve"> </w:delText>
        </w:r>
      </w:del>
      <w:del w:id="3638" w:author="PR Preview" w:date="2026-01-01T00:00:00Z">
        <w:r>
          <w:delText xml:space="preserve">whose estimate is within one</w:delText>
        </w:r>
      </w:del>
      <w:del w:id="3639" w:author="PR Preview" w:date="2026-01-01T00:00:00Z">
        <w:r>
          <w:delText xml:space="preserve"> </w:delText>
        </w:r>
      </w:del>
      <w:hyperlink w:anchor="def-cv-se-indexed">
        <w:del w:id="3640" w:author="PR Preview" w:date="2026-01-01T00:00:00Z">
          <w:r>
            <w:rPr>
              <w:rStyle w:val="Hyperlink"/>
            </w:rPr>
            <w:delText xml:space="preserve">fold-based standard error</w:delText>
          </w:r>
        </w:del>
      </w:hyperlink>
      <w:del w:id="3641" w:author="PR Preview" w:date="2026-01-01T00:00:00Z">
        <w:r>
          <w:delText xml:space="preserve"> </w:delText>
        </w:r>
      </w:del>
      <w:del w:id="3642" w:author="PR Preview" w:date="2026-01-01T00:00:00Z">
        <w:r>
          <w:delText xml:space="preserve">of the smallest:</w:delText>
        </w:r>
      </w:del>
    </w:p>
    <w:p>
      <w:pPr>
        <w:pStyle w:val="BodyText"/>
      </w:pPr>
      <w:ins w:id="3643" w:author="PR Preview" w:date="2026-01-01T00:00:00Z">
        <w:r>
          <w:rPr>
            <w:b/>
            <w:bCs/>
          </w:rPr>
          <w:t xml:space="preserve">Definition 63 (Fold mean squared error of a named procedure)</w:t>
        </w:r>
      </w:ins>
      <w:ins w:id="3644" w:author="PR Preview" w:date="2026-01-01T00:00:00Z">
        <w:r>
          <w:t xml:space="preserve"> </w:t>
        </w:r>
      </w:ins>
      <w:ins w:id="3645" w:author="PR Preview" w:date="2026-01-01T00:00:00Z">
        <w:r>
          <w:t xml:space="preserve">The</w:t>
        </w:r>
      </w:ins>
      <w:ins w:id="3646" w:author="PR Preview" w:date="2026-01-01T00:00:00Z">
        <w:r>
          <w:t xml:space="preserve"> </w:t>
        </w:r>
      </w:ins>
      <w:ins w:id="3647" w:author="PR Preview" w:date="2026-01-01T00:00:00Z">
        <w:r>
          <w:rPr>
            <w:b/>
            <w:bCs/>
          </w:rPr>
          <w:t xml:space="preserve">fold mean squared error of procedure</w:t>
        </w:r>
      </w:ins>
      <w:ins w:id="3648" w:author="PR Preview" w:date="2026-01-01T00:00:00Z">
        <w:r>
          <w:t xml:space="preserve"> </w:t>
        </w:r>
      </w:ins>
      <m:oMath>
        <m:r>
          <m:t>g</m:t>
        </m:r>
      </m:oMath>
      <w:ins w:id="3649" w:author="PR Preview" w:date="2026-01-01T00:00:00Z">
        <w:r>
          <w:t xml:space="preserve"> </w:t>
        </w:r>
      </w:ins>
      <w:ins w:id="3650" w:author="PR Preview" w:date="2026-01-01T00:00:00Z">
        <w:r>
          <w:t xml:space="preserve">for</w:t>
        </w:r>
      </w:ins>
      <w:ins w:id="3651" w:author="PR Preview" w:date="2026-01-01T00:00:00Z">
        <w:r>
          <w:t xml:space="preserve"> </w:t>
        </w:r>
      </w:ins>
      <w:hyperlink w:anchor="def-folds">
        <w:ins w:id="3652" w:author="PR Preview" w:date="2026-01-01T00:00:00Z">
          <w:r>
            <w:rPr>
              <w:rStyle w:val="Hyperlink"/>
            </w:rPr>
            <w:t xml:space="preserve">fold</w:t>
          </w:r>
        </w:ins>
      </w:hyperlink>
      <w:ins w:id="365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ins w:id="3654" w:author="PR Preview" w:date="2026-01-01T00:00:00Z">
        <w:r>
          <w:t xml:space="preserve"> </w:t>
        </w:r>
      </w:ins>
      <w:ins w:id="3655" w:author="PR Preview" w:date="2026-01-01T00:00:00Z">
        <w:r>
          <w:t xml:space="preserve">of a training set</w:t>
        </w:r>
      </w:ins>
      <w:ins w:id="365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57" w:author="PR Preview" w:date="2026-01-01T00:00:00Z">
        <w:r>
          <w:t xml:space="preserve">, indexed by</w:t>
        </w:r>
      </w:ins>
      <w:ins w:id="3658" w:author="PR Preview" w:date="2026-01-01T00:00:00Z">
        <w:r>
          <w:t xml:space="preserve"> </w:t>
        </w:r>
      </w:ins>
      <m:oMath>
        <m:r>
          <m:t>I</m:t>
        </m:r>
      </m:oMath>
      <w:ins w:id="3659" w:author="PR Preview" w:date="2026-01-01T00:00:00Z">
        <w:r>
          <w:t xml:space="preserve">,</w:t>
        </w:r>
      </w:ins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is the</w:t>
        </w:r>
      </w:ins>
      <w:ins w:id="3662" w:author="PR Preview" w:date="2026-01-01T00:00:00Z">
        <w:r>
          <w:t xml:space="preserve"> </w:t>
        </w:r>
      </w:ins>
      <w:hyperlink w:anchor="def-fold-mse">
        <w:ins w:id="3663" w:author="PR Preview" w:date="2026-01-01T00:00:00Z">
          <w:r>
            <w:rPr>
              <w:rStyle w:val="Hyperlink"/>
            </w:rPr>
            <w:t xml:space="preserve">fold mean squared error</w:t>
          </w:r>
        </w:ins>
      </w:hyperlink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computed with the</w:t>
        </w:r>
      </w:ins>
      <w:ins w:id="3666" w:author="PR Preview" w:date="2026-01-01T00:00:00Z">
        <w:r>
          <w:t xml:space="preserve"> </w:t>
        </w:r>
      </w:ins>
      <w:hyperlink w:anchor="def-fold-out-rule">
        <w:ins w:id="3667" w:author="PR Preview" w:date="2026-01-01T00:00:00Z">
          <w:r>
            <w:rPr>
              <w:rStyle w:val="Hyperlink"/>
            </w:rPr>
            <w:t xml:space="preserve">fold-out rule</w:t>
          </w:r>
        </w:ins>
      </w:hyperlink>
      <w:ins w:id="3668" w:author="PR Preview" w:date="2026-01-01T00:00:00Z">
        <w:r>
          <w:t xml:space="preserve"> </w:t>
        </w:r>
      </w:ins>
      <w:ins w:id="3669" w:author="PR Preview" w:date="2026-01-01T00:00:00Z">
        <w:r>
          <w:t xml:space="preserve">that</w:t>
        </w:r>
      </w:ins>
      <w:ins w:id="3670" w:author="PR Preview" w:date="2026-01-01T00:00:00Z">
        <w:r>
          <w:t xml:space="preserve"> </w:t>
        </w:r>
      </w:ins>
      <m:oMath>
        <m:r>
          <m:t>g</m:t>
        </m:r>
      </m:oMath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produces:</w:t>
        </w:r>
      </w:ins>
    </w:p>
    <w:p>
      <w:pPr>
        <w:pStyle w:val="BodyText"/>
      </w:pPr>
      <w:bookmarkStart w:id="3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se-indexed"/>
    <w:p>
      <w:pPr>
        <w:pStyle w:val="FirstParagraph"/>
      </w:pPr>
      <w:ins w:id="3673" w:author="PR Preview" w:date="2026-01-01T00:00:00Z">
        <w:r>
          <w:rPr>
            <w:b/>
            <w:bCs/>
          </w:rPr>
          <w:t xml:space="preserve">Definition 64 (Fold-based standard error of a named procedure)</w:t>
        </w:r>
      </w:ins>
      <w:ins w:id="3674" w:author="PR Preview" w:date="2026-01-01T00:00:00Z">
        <w:r>
          <w:t xml:space="preserve"> </w:t>
        </w:r>
      </w:ins>
      <w:ins w:id="3675" w:author="PR Preview" w:date="2026-01-01T00:00:00Z">
        <w:r>
          <w:t xml:space="preserve">The</w:t>
        </w:r>
      </w:ins>
      <w:ins w:id="3676" w:author="PR Preview" w:date="2026-01-01T00:00:00Z">
        <w:r>
          <w:t xml:space="preserve"> </w:t>
        </w:r>
      </w:ins>
      <w:ins w:id="3677" w:author="PR Preview" w:date="2026-01-01T00:00:00Z">
        <w:r>
          <w:rPr>
            <w:b/>
            <w:bCs/>
          </w:rPr>
          <w:t xml:space="preserve">fold-based standard error of procedure</w:t>
        </w:r>
      </w:ins>
      <w:ins w:id="3678" w:author="PR Preview" w:date="2026-01-01T00:00:00Z">
        <w:r>
          <w:t xml:space="preserve"> </w:t>
        </w:r>
      </w:ins>
      <m:oMath>
        <m:r>
          <m:t>g</m:t>
        </m:r>
      </m:oMath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on a training set</w:t>
        </w:r>
      </w:ins>
      <w:ins w:id="368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682" w:author="PR Preview" w:date="2026-01-01T00:00:00Z">
        <w:r>
          <w:t xml:space="preserve">,</w:t>
        </w:r>
      </w:ins>
      <w:ins w:id="3683" w:author="PR Preview" w:date="2026-01-01T00:00:00Z">
        <w:r>
          <w:t xml:space="preserve"> </w:t>
        </w:r>
      </w:ins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3684" w:author="PR Preview" w:date="2026-01-01T00:00:00Z">
        <w:r>
          <w:t xml:space="preserve">,</w:t>
        </w:r>
      </w:ins>
      <w:ins w:id="3685" w:author="PR Preview" w:date="2026-01-01T00:00:00Z">
        <w:r>
          <w:t xml:space="preserve"> </w:t>
        </w:r>
      </w:ins>
      <w:ins w:id="3686" w:author="PR Preview" w:date="2026-01-01T00:00:00Z">
        <w:r>
          <w:t xml:space="preserve">is the</w:t>
        </w:r>
      </w:ins>
      <w:ins w:id="3687" w:author="PR Preview" w:date="2026-01-01T00:00:00Z">
        <w:r>
          <w:t xml:space="preserve"> </w:t>
        </w:r>
      </w:ins>
      <w:hyperlink w:anchor="def-cv-se">
        <w:ins w:id="3688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689" w:author="PR Preview" w:date="2026-01-01T00:00:00Z">
        <w:r>
          <w:t xml:space="preserve"> </w:t>
        </w:r>
      </w:ins>
      <w:ins w:id="3690" w:author="PR Preview" w:date="2026-01-01T00:00:00Z">
        <w:r>
          <w:t xml:space="preserve">computed from the</w:t>
        </w:r>
      </w:ins>
      <w:ins w:id="3691" w:author="PR Preview" w:date="2026-01-01T00:00:00Z">
        <w:r>
          <w:t xml:space="preserve"> </w:t>
        </w:r>
      </w:ins>
      <w:hyperlink w:anchor="def-fold-mse-indexed">
        <w:ins w:id="3692" w:author="PR Preview" w:date="2026-01-01T00:00:00Z">
          <w:r>
            <w:rPr>
              <w:rStyle w:val="Hyperlink"/>
            </w:rPr>
            <w:t xml:space="preserve">fold sMSEs of</w:t>
          </w:r>
        </w:ins>
        <w:ins w:id="3693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g</m:t>
          </m:r>
        </m:oMath>
      </w:hyperlink>
      <w:ins w:id="3694" w:author="PR Preview" w:date="2026-01-01T00:00:00Z">
        <w:r>
          <w:t xml:space="preserve">:</w:t>
        </w:r>
      </w:ins>
    </w:p>
    <w:p>
      <w:pPr>
        <w:pStyle w:val="BodyText"/>
      </w:pPr>
      <w:bookmarkStart w:id="3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1" w:name="def-one-se-rule"/>
    <w:p>
      <w:pPr>
        <w:pStyle w:val="FirstParagraph"/>
      </w:pPr>
      <w:ins w:id="3695" w:author="PR Preview" w:date="2026-01-01T00:00:00Z">
        <w:r>
          <w:rPr>
            <w:b/>
            <w:bCs/>
          </w:rPr>
          <w:t xml:space="preserve">Definition 65 (One-standard-error rule)</w:t>
        </w:r>
      </w:ins>
      <w:ins w:id="3696" w:author="PR Preview" w:date="2026-01-01T00:00:00Z">
        <w:r>
          <w:t xml:space="preserve"> </w:t>
        </w:r>
      </w:ins>
      <w:ins w:id="3697" w:author="PR Preview" w:date="2026-01-01T00:00:00Z">
        <w:r>
          <w:t xml:space="preserve">Let</w:t>
        </w:r>
      </w:ins>
      <w:ins w:id="369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ins w:id="3699" w:author="PR Preview" w:date="2026-01-01T00:00:00Z">
        <w:r>
          <w:t xml:space="preserve"> </w:t>
        </w:r>
      </w:ins>
      <w:ins w:id="3700" w:author="PR Preview" w:date="2026-01-01T00:00:00Z">
        <w:r>
          <w:t xml:space="preserve">be candidate</w:t>
        </w:r>
      </w:ins>
      <w:ins w:id="3701" w:author="PR Preview" w:date="2026-01-01T00:00:00Z">
        <w:r>
          <w:t xml:space="preserve"> </w:t>
        </w:r>
      </w:ins>
      <w:hyperlink w:anchor="def-fitting-procedure">
        <w:ins w:id="3702" w:author="PR Preview" w:date="2026-01-01T00:00:00Z">
          <w:r>
            <w:rPr>
              <w:rStyle w:val="Hyperlink"/>
            </w:rPr>
            <w:t xml:space="preserve">fitting procedures</w:t>
          </w:r>
        </w:ins>
      </w:hyperlink>
      <w:ins w:id="3703" w:author="PR Preview" w:date="2026-01-01T00:00:00Z">
        <w:r>
          <w:t xml:space="preserve">,</w:t>
        </w:r>
      </w:ins>
      <w:ins w:id="3704" w:author="PR Preview" w:date="2026-01-01T00:00:00Z">
        <w:r>
          <w:t xml:space="preserve"> </w:t>
        </w:r>
      </w:ins>
      <w:ins w:id="3705" w:author="PR Preview" w:date="2026-01-01T00:00:00Z">
        <w:r>
          <w:t xml:space="preserve">each</w:t>
        </w:r>
      </w:ins>
      <w:ins w:id="3706" w:author="PR Preview" w:date="2026-01-01T00:00:00Z">
        <w:r>
          <w:t xml:space="preserve"> </w:t>
        </w:r>
      </w:ins>
      <w:hyperlink w:anchor="def-flexibility">
        <w:ins w:id="3707" w:author="PR Preview" w:date="2026-01-01T00:00:00Z">
          <w:r>
            <w:rPr>
              <w:rStyle w:val="Hyperlink"/>
            </w:rPr>
            <w:t xml:space="preserve">at least as flexible</w:t>
          </w:r>
        </w:ins>
      </w:hyperlink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as the one before,</w:t>
        </w:r>
      </w:ins>
      <w:ins w:id="3710" w:author="PR Preview" w:date="2026-01-01T00:00:00Z">
        <w:r>
          <w:t xml:space="preserve"> </w:t>
        </w:r>
      </w:ins>
      <w:ins w:id="3711" w:author="PR Preview" w:date="2026-01-01T00:00:00Z">
        <w:r>
          <w:t xml:space="preserve">cross-validated on a training set</w:t>
        </w:r>
      </w:ins>
      <w:ins w:id="371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3713" w:author="PR Preview" w:date="2026-01-01T00:00:00Z">
        <w:r>
          <w:t xml:space="preserve"> </w:t>
        </w:r>
      </w:ins>
      <w:ins w:id="3714" w:author="PR Preview" w:date="2026-01-01T00:00:00Z">
        <w:r>
          <w:t xml:space="preserve">with the same folds,</w:t>
        </w:r>
      </w:ins>
      <w:ins w:id="3715" w:author="PR Preview" w:date="2026-01-01T00:00:00Z">
        <w:r>
          <w:t xml:space="preserve"> </w:t>
        </w:r>
      </w:ins>
      <w:ins w:id="3716" w:author="PR Preview" w:date="2026-01-01T00:00:00Z">
        <w:r>
          <w:t xml:space="preserve">and let</w:t>
        </w:r>
      </w:ins>
      <w:ins w:id="371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ins w:id="3718" w:author="PR Preview" w:date="2026-01-01T00:00:00Z">
        <w:r>
          <w:t xml:space="preserve"> </w:t>
        </w:r>
      </w:ins>
      <w:ins w:id="3719" w:author="PR Preview" w:date="2026-01-01T00:00:00Z">
        <w:r>
          <w:t xml:space="preserve">be the one with the smallest</w:t>
        </w:r>
      </w:ins>
      <w:ins w:id="3720" w:author="PR Preview" w:date="2026-01-01T00:00:00Z">
        <w:r>
          <w:t xml:space="preserve"> </w:t>
        </w:r>
      </w:ins>
      <w:hyperlink w:anchor="def-cv-estimate-indexed">
        <w:ins w:id="3721" w:author="PR Preview" w:date="2026-01-01T00:00:00Z">
          <w:r>
            <w:rPr>
              <w:rStyle w:val="Hyperlink"/>
            </w:rPr>
            <w:t xml:space="preserve">cross-validation estimate</w:t>
          </w:r>
        </w:ins>
      </w:hyperlink>
      <w:ins w:id="3722" w:author="PR Preview" w:date="2026-01-01T00:00:00Z">
        <w:r>
          <w:t xml:space="preserve">.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The</w:t>
        </w:r>
      </w:ins>
      <w:ins w:id="3725" w:author="PR Preview" w:date="2026-01-01T00:00:00Z">
        <w:r>
          <w:t xml:space="preserve"> </w:t>
        </w:r>
      </w:ins>
      <w:ins w:id="3726" w:author="PR Preview" w:date="2026-01-01T00:00:00Z">
        <w:r>
          <w:rPr>
            <w:b/>
            <w:bCs/>
          </w:rPr>
          <w:t xml:space="preserve">one-standard-error rule</w:t>
        </w:r>
      </w:ins>
      <w:ins w:id="3727" w:author="PR Preview" w:date="2026-01-01T00:00:00Z">
        <w:r>
          <w:t xml:space="preserve"> </w:t>
        </w:r>
      </w:ins>
      <w:ins w:id="3728" w:author="PR Preview" w:date="2026-01-01T00:00:00Z">
        <w:r>
          <w:t xml:space="preserve">chooses the smallest</w:t>
        </w:r>
      </w:ins>
      <w:ins w:id="3729" w:author="PR Preview" w:date="2026-01-01T00:00:00Z">
        <w:r>
          <w:t xml:space="preserve"> </w:t>
        </w:r>
      </w:ins>
      <m:oMath>
        <m:r>
          <m:t>l</m:t>
        </m:r>
      </m:oMath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whose estimate is within one</w:t>
        </w:r>
      </w:ins>
      <w:ins w:id="3732" w:author="PR Preview" w:date="2026-01-01T00:00:00Z">
        <w:r>
          <w:t xml:space="preserve"> </w:t>
        </w:r>
      </w:ins>
      <w:hyperlink w:anchor="def-cv-se-indexed">
        <w:ins w:id="3733" w:author="PR Preview" w:date="2026-01-01T00:00:00Z">
          <w:r>
            <w:rPr>
              <w:rStyle w:val="Hyperlink"/>
            </w:rPr>
            <w:t xml:space="preserve">fold-based standard error</w:t>
          </w:r>
        </w:ins>
      </w:hyperlink>
      <w:ins w:id="3734" w:author="PR Preview" w:date="2026-01-01T00:00:00Z">
        <w:r>
          <w:t xml:space="preserve"> </w:t>
        </w:r>
      </w:ins>
      <w:ins w:id="3735" w:author="PR Preview" w:date="2026-01-01T00:00:00Z">
        <w:r>
          <w:t xml:space="preserve">of the smallest:</w:t>
        </w:r>
      </w:ins>
    </w:p>
    <w:p>
      <w:pPr>
        <w:pStyle w:val="BodyText"/>
      </w:pPr>
      <w:bookmarkStart w:id="3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1"/>
    <w:bookmarkStart w:id="336" w:name="exm-one-se-rule"/>
    <w:p>
      <w:pPr>
        <w:pStyle w:val="BodyText"/>
      </w:pPr>
      <w:del w:id="3736" w:author="PR Preview" w:date="2026-01-01T00:00:00Z">
        <w:r>
          <w:rPr>
            <w:b/>
            <w:bCs/>
          </w:rPr>
          <w:delText xml:space="preserve">Example 34 (The one-standard-error rule for the simulated polynomials)</w:delText>
        </w:r>
      </w:del>
      <w:del w:id="3737" w:author="PR Preview" w:date="2026-01-01T00:00:00Z">
        <w:r>
          <w:delText xml:space="preserve"> </w:delText>
        </w:r>
      </w:del>
      <w:del w:id="3738" w:author="PR Preview" w:date="2026-01-01T00:00:00Z">
        <w:r>
          <w:delText xml:space="preserve">This example applies 10-fold cross-validation</w:delText>
        </w:r>
      </w:del>
      <w:del w:id="3739" w:author="PR Preview" w:date="2026-01-01T00:00:00Z">
        <w:r>
          <w:delText xml:space="preserve"> </w:delText>
        </w:r>
      </w:del>
      <w:del w:id="3740" w:author="PR Preview" w:date="2026-01-01T00:00:00Z">
        <w:r>
          <w:delText xml:space="preserve">to the simulated training set of</w:delText>
        </w:r>
      </w:del>
      <w:del w:id="3741" w:author="PR Preview" w:date="2026-01-01T00:00:00Z">
        <w:r>
          <w:delText xml:space="preserve"> </w:delText>
        </w:r>
      </w:del>
      <w:hyperlink w:anchor="exm-train-test-error-simulated">
        <w:del w:id="3742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3743" w:author="PR Preview" w:date="2026-01-01T00:00:00Z">
        <w:r>
          <w:delText xml:space="preserve">,</w:delText>
        </w:r>
      </w:del>
      <w:del w:id="3744" w:author="PR Preview" w:date="2026-01-01T00:00:00Z">
        <w:r>
          <w:delText xml:space="preserve"> </w:delText>
        </w:r>
      </w:del>
      <w:del w:id="3745" w:author="PR Preview" w:date="2026-01-01T00:00:00Z">
        <w:r>
          <w:delText xml:space="preserve">records the sMSE in each fold,</w:delText>
        </w:r>
      </w:del>
      <w:del w:id="3746" w:author="PR Preview" w:date="2026-01-01T00:00:00Z">
        <w:r>
          <w:delText xml:space="preserve"> </w:delText>
        </w:r>
      </w:del>
      <w:del w:id="3747" w:author="PR Preview" w:date="2026-01-01T00:00:00Z">
        <w:r>
          <w:delText xml:space="preserve">and applies</w:delText>
        </w:r>
      </w:del>
      <w:del w:id="3748" w:author="PR Preview" w:date="2026-01-01T00:00:00Z">
        <w:r>
          <w:delText xml:space="preserve"> </w:delText>
        </w:r>
      </w:del>
      <w:hyperlink w:anchor="def-one-se-rule">
        <w:del w:id="3749" w:author="PR Preview" w:date="2026-01-01T00:00:00Z">
          <w:r>
            <w:rPr>
              <w:rStyle w:val="Hyperlink"/>
            </w:rPr>
            <w:delText xml:space="preserve">Definition 62</w:delText>
          </w:r>
        </w:del>
      </w:hyperlink>
      <w:del w:id="3750" w:author="PR Preview" w:date="2026-01-01T00:00:00Z">
        <w:r>
          <w:delText xml:space="preserve"> </w:delText>
        </w:r>
      </w:del>
      <w:del w:id="3751" w:author="PR Preview" w:date="2026-01-01T00:00:00Z">
        <w:r>
          <w:delText xml:space="preserve">to the ten degrees.</w:delText>
        </w:r>
      </w:del>
    </w:p>
    <w:p>
      <w:pPr>
        <w:pStyle w:val="BodyText"/>
      </w:pPr>
      <w:ins w:id="3752" w:author="PR Preview" w:date="2026-01-01T00:00:00Z">
        <w:r>
          <w:rPr>
            <w:b/>
            <w:bCs/>
          </w:rPr>
          <w:t xml:space="preserve">Example 35 (The one-standard-error rule for the simulated polynomials)</w:t>
        </w:r>
      </w:ins>
      <w:ins w:id="3753" w:author="PR Preview" w:date="2026-01-01T00:00:00Z">
        <w:r>
          <w:t xml:space="preserve"> </w:t>
        </w:r>
      </w:ins>
      <w:ins w:id="3754" w:author="PR Preview" w:date="2026-01-01T00:00:00Z">
        <w:r>
          <w:t xml:space="preserve">This example applies 10-fold cross-validation</w:t>
        </w:r>
      </w:ins>
      <w:ins w:id="3755" w:author="PR Preview" w:date="2026-01-01T00:00:00Z">
        <w:r>
          <w:t xml:space="preserve"> </w:t>
        </w:r>
      </w:ins>
      <w:ins w:id="3756" w:author="PR Preview" w:date="2026-01-01T00:00:00Z">
        <w:r>
          <w:t xml:space="preserve">to the simulated training set of</w:t>
        </w:r>
      </w:ins>
      <w:ins w:id="3757" w:author="PR Preview" w:date="2026-01-01T00:00:00Z">
        <w:r>
          <w:t xml:space="preserve"> </w:t>
        </w:r>
      </w:ins>
      <w:hyperlink w:anchor="exm-train-test-error-simulated">
        <w:ins w:id="3758" w:author="PR Preview" w:date="2026-01-01T00:00:00Z">
          <w:r>
            <w:rPr>
              <w:rStyle w:val="Hyperlink"/>
            </w:rPr>
            <w:t xml:space="preserve">Example 25</w:t>
          </w:r>
        </w:ins>
      </w:hyperlink>
      <w:ins w:id="3759" w:author="PR Preview" w:date="2026-01-01T00:00:00Z">
        <w:r>
          <w:t xml:space="preserve">,</w:t>
        </w:r>
      </w:ins>
      <w:ins w:id="3760" w:author="PR Preview" w:date="2026-01-01T00:00:00Z">
        <w:r>
          <w:t xml:space="preserve"> </w:t>
        </w:r>
      </w:ins>
      <w:ins w:id="3761" w:author="PR Preview" w:date="2026-01-01T00:00:00Z">
        <w:r>
          <w:t xml:space="preserve">records the sMSE in each fold,</w:t>
        </w:r>
      </w:ins>
      <w:ins w:id="3762" w:author="PR Preview" w:date="2026-01-01T00:00:00Z">
        <w:r>
          <w:t xml:space="preserve"> </w:t>
        </w:r>
      </w:ins>
      <w:ins w:id="3763" w:author="PR Preview" w:date="2026-01-01T00:00:00Z">
        <w:r>
          <w:t xml:space="preserve">and applies</w:t>
        </w:r>
      </w:ins>
      <w:ins w:id="3764" w:author="PR Preview" w:date="2026-01-01T00:00:00Z">
        <w:r>
          <w:t xml:space="preserve"> </w:t>
        </w:r>
      </w:ins>
      <w:hyperlink w:anchor="def-one-se-rule">
        <w:ins w:id="3765" w:author="PR Preview" w:date="2026-01-01T00:00:00Z">
          <w:r>
            <w:rPr>
              <w:rStyle w:val="Hyperlink"/>
            </w:rPr>
            <w:t xml:space="preserve">Definition 65</w:t>
          </w:r>
        </w:ins>
      </w:hyperlink>
      <w:ins w:id="3766" w:author="PR Preview" w:date="2026-01-01T00:00:00Z">
        <w:r>
          <w:t xml:space="preserve"> </w:t>
        </w:r>
      </w:ins>
      <w:ins w:id="3767" w:author="PR Preview" w:date="2026-01-01T00:00:00Z">
        <w:r>
          <w:t xml:space="preserve">to the ten degrees.</w:t>
        </w:r>
      </w:ins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36"/>
    <w:bookmarkEnd w:id="337"/>
    <w:bookmarkStart w:id="343" w:name="sec-cv-whole-procedure"/>
    <w:p>
      <w:pPr>
        <w:pStyle w:val="Heading2"/>
      </w:pPr>
      <w:r>
        <w:t xml:space="preserve">9 Cross-validating the whole procedure</w:t>
      </w:r>
    </w:p>
    <w:bookmarkStart w:id="340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del w:id="3768" w:author="PR Preview" w:date="2026-01-01T00:00:00Z">
        <w:r>
          <w:delText xml:space="preserve">What is the smallest possible generalization error (</w:delText>
        </w:r>
      </w:del>
      <w:hyperlink w:anchor="eq-generalization-error">
        <w:del w:id="3769" w:author="PR Preview" w:date="2026-01-01T00:00:00Z">
          <w:r>
            <w:rPr>
              <w:rStyle w:val="Hyperlink"/>
            </w:rPr>
            <w:delText xml:space="preserve">Equation 13</w:delText>
          </w:r>
        </w:del>
      </w:hyperlink>
      <w:del w:id="3770" w:author="PR Preview" w:date="2026-01-01T00:00:00Z">
        <w:r>
          <w:delText xml:space="preserve">)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of any prediction rule for</w:delText>
        </w:r>
      </w:del>
      <w:del w:id="3773" w:author="PR Preview" w:date="2026-01-01T00:00:00Z">
        <w:r>
          <w:delText xml:space="preserve"> </w:delText>
        </w:r>
      </w:del>
      <m:oMath>
        <m:r>
          <m:t>Y</m:t>
        </m:r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here?</w:delText>
        </w:r>
      </w:del>
    </w:p>
    <w:p>
      <w:pPr>
        <w:pStyle w:val="Compact"/>
        <w:numPr>
          <w:ilvl w:val="0"/>
          <w:numId w:val="1026"/>
        </w:numPr>
      </w:pPr>
      <w:ins w:id="3776" w:author="PR Preview" w:date="2026-01-01T00:00:00Z">
        <w:r>
          <w:t xml:space="preserve">What is the smallest possible generalization error (</w:t>
        </w:r>
      </w:ins>
      <w:hyperlink w:anchor="eq-generalization-error">
        <w:ins w:id="3777" w:author="PR Preview" w:date="2026-01-01T00:00:00Z">
          <w:r>
            <w:rPr>
              <w:rStyle w:val="Hyperlink"/>
            </w:rPr>
            <w:t xml:space="preserve">Equation 13</w:t>
          </w:r>
        </w:ins>
      </w:hyperlink>
      <w:ins w:id="3778" w:author="PR Preview" w:date="2026-01-01T00:00:00Z">
        <w:r>
          <w:t xml:space="preserve">)</w:t>
        </w:r>
      </w:ins>
      <w:ins w:id="3779" w:author="PR Preview" w:date="2026-01-01T00:00:00Z">
        <w:r>
          <w:t xml:space="preserve"> </w:t>
        </w:r>
      </w:ins>
      <w:ins w:id="3780" w:author="PR Preview" w:date="2026-01-01T00:00:00Z">
        <w:r>
          <w:t xml:space="preserve">of any</w:t>
        </w:r>
      </w:ins>
      <w:ins w:id="3781" w:author="PR Preview" w:date="2026-01-01T00:00:00Z">
        <w:r>
          <w:t xml:space="preserve"> </w:t>
        </w:r>
      </w:ins>
      <w:hyperlink w:anchor="def-fitted-model">
        <w:ins w:id="3782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783" w:author="PR Preview" w:date="2026-01-01T00:00:00Z">
        <w:r>
          <w:t xml:space="preserve"> </w:t>
        </w:r>
      </w:ins>
      <w:ins w:id="3784" w:author="PR Preview" w:date="2026-01-01T00:00:00Z">
        <w:r>
          <w:t xml:space="preserve">for</w:t>
        </w:r>
      </w:ins>
      <w:ins w:id="3785" w:author="PR Preview" w:date="2026-01-01T00:00:00Z">
        <w:r>
          <w:t xml:space="preserve"> </w:t>
        </w:r>
      </w:ins>
      <m:oMath>
        <m:r>
          <m:t>Y</m:t>
        </m:r>
      </m:oMath>
      <w:ins w:id="3786" w:author="PR Preview" w:date="2026-01-01T00:00:00Z">
        <w:r>
          <w:t xml:space="preserve"> </w:t>
        </w:r>
      </w:ins>
      <w:ins w:id="3787" w:author="PR Preview" w:date="2026-01-01T00:00:00Z">
        <w:r>
          <w:t xml:space="preserve">here?</w:t>
        </w:r>
      </w:ins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40"/>
    <w:bookmarkStart w:id="341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41"/>
    <w:bookmarkStart w:id="342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42"/>
    <w:bookmarkEnd w:id="343"/>
    <w:bookmarkStart w:id="34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del w:id="3788" w:author="PR Preview" w:date="2026-01-01T00:00:00Z">
        <w:r>
          <w:delText xml:space="preserve">Sanchez [11]</w:delText>
        </w:r>
      </w:del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reviews the matrix algebra behind statistical learning,</w:delText>
        </w:r>
      </w:del>
      <w:del w:id="3791" w:author="PR Preview" w:date="2026-01-01T00:00:00Z">
        <w:r>
          <w:delText xml:space="preserve"> </w:delText>
        </w:r>
      </w:del>
      <w:del w:id="3792" w:author="PR Preview" w:date="2026-01-01T00:00:00Z">
        <w:r>
          <w:delText xml:space="preserve">including the covariance and correlation matrices that cross-products produce.</w:delText>
        </w:r>
      </w:del>
    </w:p>
    <w:p>
      <w:pPr>
        <w:pStyle w:val="FirstParagraph"/>
      </w:pPr>
      <w:ins w:id="3793" w:author="PR Preview" w:date="2026-01-01T00:00:00Z">
        <w:r>
          <w:t xml:space="preserve">Sanchez [13]</w:t>
        </w:r>
      </w:ins>
      <w:ins w:id="3794" w:author="PR Preview" w:date="2026-01-01T00:00:00Z">
        <w:r>
          <w:t xml:space="preserve"> </w:t>
        </w:r>
      </w:ins>
      <w:ins w:id="3795" w:author="PR Preview" w:date="2026-01-01T00:00:00Z">
        <w:r>
          <w:t xml:space="preserve">reviews the matrix algebra behind statistical learning,</w:t>
        </w:r>
      </w:ins>
      <w:ins w:id="3796" w:author="PR Preview" w:date="2026-01-01T00:00:00Z">
        <w:r>
          <w:t xml:space="preserve"> </w:t>
        </w:r>
      </w:ins>
      <w:ins w:id="3797" w:author="PR Preview" w:date="2026-01-01T00:00:00Z">
        <w:r>
          <w:t xml:space="preserve">including the covariance and correlation matrices that cross-products produce.</w:t>
        </w:r>
      </w:ins>
    </w:p>
    <w:bookmarkEnd w:id="344"/>
    <w:bookmarkStart w:id="373" w:name="references"/>
    <w:p>
      <w:pPr>
        <w:pStyle w:val="Heading2"/>
      </w:pPr>
      <w:r>
        <w:t xml:space="preserve">References</w:t>
      </w:r>
    </w:p>
    <w:bookmarkStart w:id="372" w:name="refs"/>
    <w:bookmarkStart w:id="346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https://en.wikipedia.org/wiki/Random_seed</w:t>
        </w:r>
      </w:hyperlink>
    </w:p>
    <w:bookmarkEnd w:id="346"/>
    <w:bookmarkStart w:id="348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8"/>
    <w:bookmarkStart w:id="350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50"/>
    <w:bookmarkStart w:id="352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https://en.wikipedia.org/wiki/Generalization_error</w:t>
        </w:r>
      </w:hyperlink>
    </w:p>
    <w:bookmarkEnd w:id="352"/>
    <w:bookmarkStart w:id="354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5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54"/>
    <w:bookmarkStart w:id="356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https://en.wikipedia.org/wiki/Overfitting</w:t>
        </w:r>
      </w:hyperlink>
    </w:p>
    <w:bookmarkEnd w:id="356"/>
    <w:bookmarkStart w:id="358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https://en.wikipedia.org/wiki/Bias%E2%80%93variance_tradeoff</w:t>
        </w:r>
      </w:hyperlink>
    </w:p>
    <w:bookmarkEnd w:id="358"/>
    <w:bookmarkStart w:id="360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https://en.wikipedia.org/wiki/Hyperparameter_%28machine_learning%29</w:t>
        </w:r>
      </w:hyperlink>
    </w:p>
    <w:bookmarkEnd w:id="360"/>
    <w:bookmarkStart w:id="362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https://en.wikipedia.org/wiki/Model_selection</w:t>
        </w:r>
      </w:hyperlink>
    </w:p>
    <w:bookmarkEnd w:id="362"/>
    <w:bookmarkStart w:id="363" w:name="ref-hosmer1989applied"/>
    <w:p>
      <w:pPr>
        <w:pStyle w:val="Bibliography"/>
      </w:pPr>
      <w:del w:id="3798" w:author="PR Preview" w:date="2026-01-01T00:00:00Z">
        <w:r>
          <w:delText xml:space="preserve">[10]</w:delText>
        </w:r>
      </w:del>
      <w:del w:id="3799" w:author="PR Preview" w:date="2026-01-01T00:00:00Z">
        <w:r>
          <w:delText xml:space="preserve"> </w:delText>
        </w:r>
      </w:del>
      <w:del w:id="3800" w:author="PR Preview" w:date="2026-01-01T00:00:00Z">
        <w:r>
          <w:delText xml:space="preserve">	</w:delText>
        </w:r>
      </w:del>
      <w:del w:id="3801" w:author="PR Preview" w:date="2026-01-01T00:00:00Z">
        <w:r>
          <w:delText xml:space="preserve">Wikipedia contributors,</w:delText>
        </w:r>
      </w:del>
      <w:del w:id="3802" w:author="PR Preview" w:date="2026-01-01T00:00:00Z">
        <w:r>
          <w:delText xml:space="preserve"> </w:delText>
        </w:r>
      </w:del>
      <w:del w:id="3803" w:author="PR Preview" w:date="2026-01-01T00:00:00Z">
        <w:r>
          <w:delText xml:space="preserve">“Cross-validation (statistics) —</w:delText>
        </w:r>
      </w:del>
      <w:del w:id="3804" w:author="PR Preview" w:date="2026-01-01T00:00:00Z">
        <w:r>
          <w:delText xml:space="preserve"> </w:delText>
        </w:r>
      </w:del>
      <w:del w:id="3805" w:author="PR Preview" w:date="2026-01-01T00:00:00Z">
        <w:r>
          <w:delText xml:space="preserve">Wikipedia</w:delText>
        </w:r>
      </w:del>
      <w:del w:id="3806" w:author="PR Preview" w:date="2026-01-01T00:00:00Z">
        <w:r>
          <w:delText xml:space="preserve">,</w:delText>
        </w:r>
      </w:del>
      <w:del w:id="3807" w:author="PR Preview" w:date="2026-01-01T00:00:00Z">
        <w:r>
          <w:delText xml:space="preserve"> </w:delText>
        </w:r>
      </w:del>
      <w:del w:id="3808" w:author="PR Preview" w:date="2026-01-01T00:00:00Z">
        <w:r>
          <w:delText xml:space="preserve">the free encyclopedia.”</w:delText>
        </w:r>
      </w:del>
      <w:del w:id="3809" w:author="PR Preview" w:date="2026-01-01T00:00:00Z">
        <w:r>
          <w:delText xml:space="preserve"> </w:delText>
        </w:r>
      </w:del>
      <w:del w:id="3810" w:author="PR Preview" w:date="2026-01-01T00:00:00Z">
        <w:r>
          <w:delText xml:space="preserve">2026. Available:</w:delText>
        </w:r>
      </w:del>
      <w:del w:id="3811" w:author="PR Preview" w:date="2026-01-01T00:00:00Z">
        <w:r>
          <w:delText xml:space="preserve"> </w:delText>
        </w:r>
      </w:del>
      <w:hyperlink r:id="rId366">
        <w:del w:id="3812" w:author="PR Preview" w:date="2026-01-01T00:00:00Z">
          <w:r>
            <w:rPr>
              <w:rStyle w:val="Hyperlink"/>
            </w:rPr>
            <w:delText xml:space="preserve">https://en.wikipedia.org/wiki/Cross-validation_%28statistics%29</w:delText>
          </w:r>
        </w:del>
      </w:hyperlink>
    </w:p>
    <w:p>
      <w:pPr>
        <w:pStyle w:val="Bibliography"/>
      </w:pPr>
      <w:del w:id="3813" w:author="PR Preview" w:date="2026-01-01T00:00:00Z">
        <w:r>
          <w:delText xml:space="preserve">[11]</w:delText>
        </w:r>
      </w:del>
      <w:del w:id="3814" w:author="PR Preview" w:date="2026-01-01T00:00:00Z">
        <w:r>
          <w:delText xml:space="preserve"> </w:delText>
        </w:r>
      </w:del>
      <w:del w:id="3815" w:author="PR Preview" w:date="2026-01-01T00:00:00Z">
        <w:r>
          <w:delText xml:space="preserve">	</w:delText>
        </w:r>
      </w:del>
      <w:del w:id="3816" w:author="PR Preview" w:date="2026-01-01T00:00:00Z">
        <w:r>
          <w:delText xml:space="preserve">G. Sanchez,</w:delText>
        </w:r>
      </w:del>
      <w:del w:id="3817" w:author="PR Preview" w:date="2026-01-01T00:00:00Z">
        <w:r>
          <w:delText xml:space="preserve"> </w:delText>
        </w:r>
      </w:del>
      <w:del w:id="3818" w:author="PR Preview" w:date="2026-01-01T00:00:00Z">
        <w:r>
          <w:delText xml:space="preserve">“A matrix algebra companion for statistical learning (</w:delText>
        </w:r>
      </w:del>
      <w:del w:id="3819" w:author="PR Preview" w:date="2026-01-01T00:00:00Z">
        <w:r>
          <w:delText xml:space="preserve">matrix4sl</w:delText>
        </w:r>
      </w:del>
      <w:del w:id="3820" w:author="PR Preview" w:date="2026-01-01T00:00:00Z">
        <w:r>
          <w:delText xml:space="preserve">).”</w:delText>
        </w:r>
      </w:del>
      <w:del w:id="3821" w:author="PR Preview" w:date="2026-01-01T00:00:00Z">
        <w:r>
          <w:delText xml:space="preserve"> </w:delText>
        </w:r>
      </w:del>
      <w:del w:id="3822" w:author="PR Preview" w:date="2026-01-01T00:00:00Z">
        <w:r>
          <w:delText xml:space="preserve">Online book, work in progress. Licensed CC BY-NC-SA 4.0, 2020. Available:</w:delText>
        </w:r>
      </w:del>
      <w:del w:id="3823" w:author="PR Preview" w:date="2026-01-01T00:00:00Z">
        <w:r>
          <w:delText xml:space="preserve"> </w:delText>
        </w:r>
      </w:del>
      <w:hyperlink r:id="rId368">
        <w:del w:id="3824" w:author="PR Preview" w:date="2026-01-01T00:00:00Z">
          <w:r>
            <w:rPr>
              <w:rStyle w:val="Hyperlink"/>
            </w:rPr>
            <w:delText xml:space="preserve">https://www.gastonsanchez.com/matrix4sl/</w:delText>
          </w:r>
        </w:del>
      </w:hyperlink>
    </w:p>
    <w:p>
      <w:pPr>
        <w:pStyle w:val="Bibliography"/>
      </w:pPr>
      <w:del w:id="3825" w:author="PR Preview" w:date="2026-01-01T00:00:00Z">
        <w:r>
          <w:delText xml:space="preserve">[12]</w:delText>
        </w:r>
      </w:del>
      <w:del w:id="3826" w:author="PR Preview" w:date="2026-01-01T00:00:00Z">
        <w:r>
          <w:delText xml:space="preserve"> </w:delText>
        </w:r>
      </w:del>
      <w:del w:id="3827" w:author="PR Preview" w:date="2026-01-01T00:00:00Z">
        <w:r>
          <w:delText xml:space="preserve">	</w:delText>
        </w:r>
      </w:del>
      <w:del w:id="3828" w:author="PR Preview" w:date="2026-01-01T00:00:00Z">
        <w:r>
          <w:delText xml:space="preserve">Wikipedia contributors,</w:delText>
        </w:r>
      </w:del>
      <w:del w:id="3829" w:author="PR Preview" w:date="2026-01-01T00:00:00Z">
        <w:r>
          <w:delText xml:space="preserve"> </w:delText>
        </w:r>
      </w:del>
      <w:del w:id="3830" w:author="PR Preview" w:date="2026-01-01T00:00:00Z">
        <w:r>
          <w:delText xml:space="preserve">“Leverage (statistics) —</w:delText>
        </w:r>
      </w:del>
      <w:del w:id="3831" w:author="PR Preview" w:date="2026-01-01T00:00:00Z">
        <w:r>
          <w:delText xml:space="preserve"> </w:delText>
        </w:r>
      </w:del>
      <w:del w:id="3832" w:author="PR Preview" w:date="2026-01-01T00:00:00Z">
        <w:r>
          <w:delText xml:space="preserve">Wikipedia</w:delText>
        </w:r>
      </w:del>
      <w:del w:id="3833" w:author="PR Preview" w:date="2026-01-01T00:00:00Z">
        <w:r>
          <w:delText xml:space="preserve">,</w:delText>
        </w:r>
      </w:del>
      <w:del w:id="3834" w:author="PR Preview" w:date="2026-01-01T00:00:00Z">
        <w:r>
          <w:delText xml:space="preserve"> </w:delText>
        </w:r>
      </w:del>
      <w:del w:id="3835" w:author="PR Preview" w:date="2026-01-01T00:00:00Z">
        <w:r>
          <w:delText xml:space="preserve">the free encyclopedia.”</w:delText>
        </w:r>
      </w:del>
      <w:del w:id="3836" w:author="PR Preview" w:date="2026-01-01T00:00:00Z">
        <w:r>
          <w:delText xml:space="preserve"> </w:delText>
        </w:r>
      </w:del>
      <w:del w:id="3837" w:author="PR Preview" w:date="2026-01-01T00:00:00Z">
        <w:r>
          <w:delText xml:space="preserve">2026. Available:</w:delText>
        </w:r>
      </w:del>
      <w:del w:id="3838" w:author="PR Preview" w:date="2026-01-01T00:00:00Z">
        <w:r>
          <w:delText xml:space="preserve"> </w:delText>
        </w:r>
      </w:del>
      <w:hyperlink r:id="rId370">
        <w:del w:id="3839" w:author="PR Preview" w:date="2026-01-01T00:00:00Z">
          <w:r>
            <w:rPr>
              <w:rStyle w:val="Hyperlink"/>
            </w:rPr>
            <w:delText xml:space="preserve">https://en.wikipedia.org/wiki/Leverage_%28statistics%29</w:delText>
          </w:r>
        </w:del>
      </w:hyperlink>
    </w:p>
    <w:p>
      <w:pPr>
        <w:pStyle w:val="Bibliography"/>
      </w:pPr>
      <w:ins w:id="3840" w:author="PR Preview" w:date="2026-01-01T00:00:00Z">
        <w:r>
          <w:t xml:space="preserve">[10]</w:t>
        </w:r>
      </w:ins>
      <w:ins w:id="3841" w:author="PR Preview" w:date="2026-01-01T00:00:00Z">
        <w:r>
          <w:t xml:space="preserve"> </w:t>
        </w:r>
      </w:ins>
      <w:ins w:id="3842" w:author="PR Preview" w:date="2026-01-01T00:00:00Z">
        <w:r>
          <w:t xml:space="preserve">	</w:t>
        </w:r>
      </w:ins>
      <w:ins w:id="3843" w:author="PR Preview" w:date="2026-01-01T00:00:00Z">
        <w:r>
          <w:t xml:space="preserve">D. W. Hosmer and S. Lemeshow,</w:t>
        </w:r>
      </w:ins>
      <w:ins w:id="3844" w:author="PR Preview" w:date="2026-01-01T00:00:00Z">
        <w:r>
          <w:t xml:space="preserve"> </w:t>
        </w:r>
      </w:ins>
      <w:ins w:id="3845" w:author="PR Preview" w:date="2026-01-01T00:00:00Z">
        <w:r>
          <w:rPr>
            <w:i/>
            <w:iCs/>
          </w:rPr>
          <w:t xml:space="preserve">Applied logistic regression</w:t>
        </w:r>
      </w:ins>
      <w:ins w:id="3846" w:author="PR Preview" w:date="2026-01-01T00:00:00Z">
        <w:r>
          <w:t xml:space="preserve">. New York: Wiley, 1989.</w:t>
        </w:r>
      </w:ins>
    </w:p>
    <w:bookmarkEnd w:id="363"/>
    <w:bookmarkStart w:id="365" w:name="ref-venables2002modern"/>
    <w:p>
      <w:pPr>
        <w:pStyle w:val="Bibliography"/>
      </w:pPr>
      <w:ins w:id="3847" w:author="PR Preview" w:date="2026-01-01T00:00:00Z">
        <w:r>
          <w:t xml:space="preserve">[11]</w:t>
        </w:r>
      </w:ins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	</w:t>
        </w:r>
      </w:ins>
      <w:ins w:id="3850" w:author="PR Preview" w:date="2026-01-01T00:00:00Z">
        <w:r>
          <w:t xml:space="preserve">W. N. Venables and B. D. Ripley,</w:t>
        </w:r>
      </w:ins>
      <w:ins w:id="3851" w:author="PR Preview" w:date="2026-01-01T00:00:00Z">
        <w:r>
          <w:t xml:space="preserve"> </w:t>
        </w:r>
      </w:ins>
      <w:ins w:id="3852" w:author="PR Preview" w:date="2026-01-01T00:00:00Z">
        <w:r>
          <w:rPr>
            <w:i/>
            <w:iCs/>
          </w:rPr>
          <w:t xml:space="preserve">Modern applied statistics with</w:t>
        </w:r>
      </w:ins>
      <w:ins w:id="3853" w:author="PR Preview" w:date="2026-01-01T00:00:00Z">
        <w:r>
          <w:rPr>
            <w:i/>
            <w:iCs/>
          </w:rPr>
          <w:t xml:space="preserve"> </w:t>
        </w:r>
      </w:ins>
      <w:ins w:id="3854" w:author="PR Preview" w:date="2026-01-01T00:00:00Z">
        <w:r>
          <w:rPr>
            <w:i/>
            <w:iCs/>
          </w:rPr>
          <w:t xml:space="preserve">S</w:t>
        </w:r>
      </w:ins>
      <w:ins w:id="3855" w:author="PR Preview" w:date="2026-01-01T00:00:00Z">
        <w:r>
          <w:t xml:space="preserve">, 4th ed. New York: Springer, 2002. doi:</w:t>
        </w:r>
      </w:ins>
      <w:ins w:id="3856" w:author="PR Preview" w:date="2026-01-01T00:00:00Z">
        <w:r>
          <w:t xml:space="preserve"> </w:t>
        </w:r>
      </w:ins>
      <w:hyperlink r:id="rId364">
        <w:ins w:id="3857" w:author="PR Preview" w:date="2026-01-01T00:00:00Z">
          <w:r>
            <w:rPr>
              <w:rStyle w:val="Hyperlink"/>
            </w:rPr>
            <w:t xml:space="preserve">10.1007/978-0-387-21706-2</w:t>
          </w:r>
        </w:ins>
      </w:hyperlink>
      <w:ins w:id="3858" w:author="PR Preview" w:date="2026-01-01T00:00:00Z">
        <w:r>
          <w:t xml:space="preserve">.</w:t>
        </w:r>
      </w:ins>
    </w:p>
    <w:bookmarkEnd w:id="365"/>
    <w:bookmarkStart w:id="367" w:name="X69e5f5a2cf8346a34db43eb05bbd9ce9d7949ee"/>
    <w:p>
      <w:pPr>
        <w:pStyle w:val="Bibliography"/>
      </w:pPr>
      <w:ins w:id="3859" w:author="PR Preview" w:date="2026-01-01T00:00:00Z">
        <w:r>
          <w:t xml:space="preserve">[12]</w:t>
        </w:r>
      </w:ins>
      <w:ins w:id="3860" w:author="PR Preview" w:date="2026-01-01T00:00:00Z">
        <w:r>
          <w:t xml:space="preserve"> </w:t>
        </w:r>
      </w:ins>
      <w:ins w:id="3861" w:author="PR Preview" w:date="2026-01-01T00:00:00Z">
        <w:r>
          <w:t xml:space="preserve">	</w:t>
        </w:r>
      </w:ins>
      <w:ins w:id="3862" w:author="PR Preview" w:date="2026-01-01T00:00:00Z">
        <w:r>
          <w:t xml:space="preserve">Wikipedia contributors,</w:t>
        </w:r>
      </w:ins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“Cross-validation (statistics) —</w:t>
        </w:r>
      </w:ins>
      <w:ins w:id="3865" w:author="PR Preview" w:date="2026-01-01T00:00:00Z">
        <w:r>
          <w:t xml:space="preserve"> </w:t>
        </w:r>
      </w:ins>
      <w:ins w:id="3866" w:author="PR Preview" w:date="2026-01-01T00:00:00Z">
        <w:r>
          <w:t xml:space="preserve">Wikipedia</w:t>
        </w:r>
      </w:ins>
      <w:ins w:id="3867" w:author="PR Preview" w:date="2026-01-01T00:00:00Z">
        <w:r>
          <w:t xml:space="preserve">,</w:t>
        </w:r>
      </w:ins>
      <w:ins w:id="3868" w:author="PR Preview" w:date="2026-01-01T00:00:00Z">
        <w:r>
          <w:t xml:space="preserve"> </w:t>
        </w:r>
      </w:ins>
      <w:ins w:id="3869" w:author="PR Preview" w:date="2026-01-01T00:00:00Z">
        <w:r>
          <w:t xml:space="preserve">the free encyclopedia.”</w:t>
        </w:r>
      </w:ins>
      <w:ins w:id="3870" w:author="PR Preview" w:date="2026-01-01T00:00:00Z">
        <w:r>
          <w:t xml:space="preserve"> </w:t>
        </w:r>
      </w:ins>
      <w:ins w:id="3871" w:author="PR Preview" w:date="2026-01-01T00:00:00Z">
        <w:r>
          <w:t xml:space="preserve">2026. Available:</w:t>
        </w:r>
      </w:ins>
      <w:ins w:id="3872" w:author="PR Preview" w:date="2026-01-01T00:00:00Z">
        <w:r>
          <w:t xml:space="preserve"> </w:t>
        </w:r>
      </w:ins>
      <w:hyperlink r:id="rId366">
        <w:ins w:id="3873" w:author="PR Preview" w:date="2026-01-01T00:00:00Z">
          <w:r>
            <w:rPr>
              <w:rStyle w:val="Hyperlink"/>
            </w:rPr>
            <w:t xml:space="preserve">https://en.wikipedia.org/wiki/Cross-validation_%28statistics%29</w:t>
          </w:r>
        </w:ins>
      </w:hyperlink>
    </w:p>
    <w:bookmarkEnd w:id="367"/>
    <w:bookmarkStart w:id="369" w:name="ref-sanchez2020matrix4sl"/>
    <w:p>
      <w:pPr>
        <w:pStyle w:val="Bibliography"/>
      </w:pPr>
      <w:ins w:id="3874" w:author="PR Preview" w:date="2026-01-01T00:00:00Z">
        <w:r>
          <w:t xml:space="preserve">[13]</w:t>
        </w:r>
      </w:ins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	</w:t>
        </w:r>
      </w:ins>
      <w:ins w:id="3877" w:author="PR Preview" w:date="2026-01-01T00:00:00Z">
        <w:r>
          <w:t xml:space="preserve">G. Sanchez,</w:t>
        </w:r>
      </w:ins>
      <w:ins w:id="3878" w:author="PR Preview" w:date="2026-01-01T00:00:00Z">
        <w:r>
          <w:t xml:space="preserve"> </w:t>
        </w:r>
      </w:ins>
      <w:ins w:id="3879" w:author="PR Preview" w:date="2026-01-01T00:00:00Z">
        <w:r>
          <w:t xml:space="preserve">“A matrix algebra companion for statistical learning (</w:t>
        </w:r>
      </w:ins>
      <w:ins w:id="3880" w:author="PR Preview" w:date="2026-01-01T00:00:00Z">
        <w:r>
          <w:t xml:space="preserve">matrix4sl</w:t>
        </w:r>
      </w:ins>
      <w:ins w:id="3881" w:author="PR Preview" w:date="2026-01-01T00:00:00Z">
        <w:r>
          <w:t xml:space="preserve">).”</w:t>
        </w:r>
      </w:ins>
      <w:ins w:id="3882" w:author="PR Preview" w:date="2026-01-01T00:00:00Z">
        <w:r>
          <w:t xml:space="preserve"> </w:t>
        </w:r>
      </w:ins>
      <w:ins w:id="3883" w:author="PR Preview" w:date="2026-01-01T00:00:00Z">
        <w:r>
          <w:t xml:space="preserve">Online book, work in progress. Licensed CC BY-NC-SA 4.0, 2020. Available:</w:t>
        </w:r>
      </w:ins>
      <w:ins w:id="3884" w:author="PR Preview" w:date="2026-01-01T00:00:00Z">
        <w:r>
          <w:t xml:space="preserve"> </w:t>
        </w:r>
      </w:ins>
      <w:hyperlink r:id="rId368">
        <w:ins w:id="3885" w:author="PR Preview" w:date="2026-01-01T00:00:00Z">
          <w:r>
            <w:rPr>
              <w:rStyle w:val="Hyperlink"/>
            </w:rPr>
            <w:t xml:space="preserve">https://www.gastonsanchez.com/matrix4sl/</w:t>
          </w:r>
        </w:ins>
      </w:hyperlink>
    </w:p>
    <w:bookmarkEnd w:id="369"/>
    <w:bookmarkStart w:id="371" w:name="ref-wikipedia_leverage_statistics"/>
    <w:p>
      <w:pPr>
        <w:pStyle w:val="Bibliography"/>
      </w:pPr>
      <w:ins w:id="3886" w:author="PR Preview" w:date="2026-01-01T00:00:00Z">
        <w:r>
          <w:t xml:space="preserve">[14]</w:t>
        </w:r>
      </w:ins>
      <w:ins w:id="3887" w:author="PR Preview" w:date="2026-01-01T00:00:00Z">
        <w:r>
          <w:t xml:space="preserve"> </w:t>
        </w:r>
      </w:ins>
      <w:ins w:id="3888" w:author="PR Preview" w:date="2026-01-01T00:00:00Z">
        <w:r>
          <w:t xml:space="preserve">	</w:t>
        </w:r>
      </w:ins>
      <w:ins w:id="3889" w:author="PR Preview" w:date="2026-01-01T00:00:00Z">
        <w:r>
          <w:t xml:space="preserve">Wikipedia contributors,</w:t>
        </w:r>
      </w:ins>
      <w:ins w:id="3890" w:author="PR Preview" w:date="2026-01-01T00:00:00Z">
        <w:r>
          <w:t xml:space="preserve"> </w:t>
        </w:r>
      </w:ins>
      <w:ins w:id="3891" w:author="PR Preview" w:date="2026-01-01T00:00:00Z">
        <w:r>
          <w:t xml:space="preserve">“Leverage (statistics) —</w:t>
        </w:r>
      </w:ins>
      <w:ins w:id="3892" w:author="PR Preview" w:date="2026-01-01T00:00:00Z">
        <w:r>
          <w:t xml:space="preserve"> </w:t>
        </w:r>
      </w:ins>
      <w:ins w:id="3893" w:author="PR Preview" w:date="2026-01-01T00:00:00Z">
        <w:r>
          <w:t xml:space="preserve">Wikipedia</w:t>
        </w:r>
      </w:ins>
      <w:ins w:id="3894" w:author="PR Preview" w:date="2026-01-01T00:00:00Z">
        <w:r>
          <w:t xml:space="preserve">,</w:t>
        </w:r>
      </w:ins>
      <w:ins w:id="3895" w:author="PR Preview" w:date="2026-01-01T00:00:00Z">
        <w:r>
          <w:t xml:space="preserve"> </w:t>
        </w:r>
      </w:ins>
      <w:ins w:id="3896" w:author="PR Preview" w:date="2026-01-01T00:00:00Z">
        <w:r>
          <w:t xml:space="preserve">the free encyclopedia.”</w:t>
        </w:r>
      </w:ins>
      <w:ins w:id="3897" w:author="PR Preview" w:date="2026-01-01T00:00:00Z">
        <w:r>
          <w:t xml:space="preserve"> </w:t>
        </w:r>
      </w:ins>
      <w:ins w:id="3898" w:author="PR Preview" w:date="2026-01-01T00:00:00Z">
        <w:r>
          <w:t xml:space="preserve">2026. Available:</w:t>
        </w:r>
      </w:ins>
      <w:ins w:id="3899" w:author="PR Preview" w:date="2026-01-01T00:00:00Z">
        <w:r>
          <w:t xml:space="preserve"> </w:t>
        </w:r>
      </w:ins>
      <w:hyperlink r:id="rId370">
        <w:ins w:id="3900" w:author="PR Preview" w:date="2026-01-01T00:00:00Z">
          <w:r>
            <w:rPr>
              <w:rStyle w:val="Hyperlink"/>
            </w:rPr>
            <w:t xml:space="preserve">https://en.wikipedia.org/wiki/Leverage_%28statistics%29</w:t>
          </w:r>
        </w:ins>
      </w:hyperlink>
    </w:p>
    <w:bookmarkEnd w:id="371"/>
    <w:bookmarkEnd w:id="372"/>
    <w:bookmarkEnd w:id="3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9" Type="http://schemas.openxmlformats.org/officeDocument/2006/relationships/image" Target="media/rId239.png"/><Relationship Id="rId271" Type="http://schemas.openxmlformats.org/officeDocument/2006/relationships/image" Target="media/rId271.png"/><Relationship Id="rId332" Type="http://schemas.openxmlformats.org/officeDocument/2006/relationships/image" Target="media/rId332.png"/><Relationship Id="rId181" Type="http://schemas.openxmlformats.org/officeDocument/2006/relationships/image" Target="media/rId181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229" Type="http://schemas.openxmlformats.org/officeDocument/2006/relationships/image" Target="media/rId229.png"/><Relationship Id="rId233" Type="http://schemas.openxmlformats.org/officeDocument/2006/relationships/image" Target="media/rId233.png"/><Relationship Id="rId31" Type="http://schemas.openxmlformats.org/officeDocument/2006/relationships/hyperlink" Target="correlation-regression.qmd#def-normal-equations" TargetMode="External"/><Relationship Id="rId296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7" Type="http://schemas.openxmlformats.org/officeDocument/2006/relationships/hyperlink" Target="correlation-regression.qmd#def-slr-covariate-vector" TargetMode="External"/><Relationship Id="rId299" Type="http://schemas.openxmlformats.org/officeDocument/2006/relationships/hyperlink" Target="correlation-regression.qmd#thm-ols-slr-vector" TargetMode="External"/><Relationship Id="rId208" Type="http://schemas.openxmlformats.org/officeDocument/2006/relationships/hyperlink" Target="data.qmd#def-categorical-var" TargetMode="External"/><Relationship Id="rId324" Type="http://schemas.openxmlformats.org/officeDocument/2006/relationships/hyperlink" Target="estimation.qmd#def-SE" TargetMode="External"/><Relationship Id="rId158" Type="http://schemas.openxmlformats.org/officeDocument/2006/relationships/hyperlink" Target="estimation.qmd#def-bias" TargetMode="External"/><Relationship Id="rId93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185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57" Type="http://schemas.openxmlformats.org/officeDocument/2006/relationships/hyperlink" Target="exploratory-descriptive.qmd#def-population-distribution" TargetMode="External"/><Relationship Id="rId209" Type="http://schemas.openxmlformats.org/officeDocument/2006/relationships/hyperlink" Target="exploratory-descriptive.qmd#def-sample-mean" TargetMode="External"/><Relationship Id="rId320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64" Type="http://schemas.openxmlformats.org/officeDocument/2006/relationships/hyperlink" Target="https://doi.org/10.1007/978-0-387-21706-2" TargetMode="External"/><Relationship Id="rId349" Type="http://schemas.openxmlformats.org/officeDocument/2006/relationships/hyperlink" Target="https://doi.org/10.1007/978-0-387-84858-7" TargetMode="External"/><Relationship Id="rId353" Type="http://schemas.openxmlformats.org/officeDocument/2006/relationships/hyperlink" Target="https://doi.org/10.1007/978-1-0716-1418-1" TargetMode="External"/><Relationship Id="rId357" Type="http://schemas.openxmlformats.org/officeDocument/2006/relationships/hyperlink" Target="https://en.wikipedia.org/wiki/Bias%E2%80%93variance_tradeoff" TargetMode="External"/><Relationship Id="rId366" Type="http://schemas.openxmlformats.org/officeDocument/2006/relationships/hyperlink" Target="https://en.wikipedia.org/wiki/Cross-validation_%28statistics%29" TargetMode="External"/><Relationship Id="rId351" Type="http://schemas.openxmlformats.org/officeDocument/2006/relationships/hyperlink" Target="https://en.wikipedia.org/wiki/Generalization_error" TargetMode="External"/><Relationship Id="rId359" Type="http://schemas.openxmlformats.org/officeDocument/2006/relationships/hyperlink" Target="https://en.wikipedia.org/wiki/Hyperparameter_%28machine_learning%29" TargetMode="External"/><Relationship Id="rId370" Type="http://schemas.openxmlformats.org/officeDocument/2006/relationships/hyperlink" Target="https://en.wikipedia.org/wiki/Leverage_%28statistics%29" TargetMode="External"/><Relationship Id="rId361" Type="http://schemas.openxmlformats.org/officeDocument/2006/relationships/hyperlink" Target="https://en.wikipedia.org/wiki/Model_selection" TargetMode="External"/><Relationship Id="rId355" Type="http://schemas.openxmlformats.org/officeDocument/2006/relationships/hyperlink" Target="https://en.wikipedia.org/wiki/Overfitting" TargetMode="External"/><Relationship Id="rId345" Type="http://schemas.openxmlformats.org/officeDocument/2006/relationships/hyperlink" Target="https://en.wikipedia.org/wiki/Random_seed" TargetMode="External"/><Relationship Id="rId347" Type="http://schemas.openxmlformats.org/officeDocument/2006/relationships/hyperlink" Target="https://en.wikipedia.org/wiki/Training,_validation,_and_test_data_sets" TargetMode="External"/><Relationship Id="rId217" Type="http://schemas.openxmlformats.org/officeDocument/2006/relationships/hyperlink" Target="https://morrison-lab.github.io/lds/chapters/big-ideas.html#def-test-set" TargetMode="External"/><Relationship Id="rId215" Type="http://schemas.openxmlformats.org/officeDocument/2006/relationships/hyperlink" Target="https://morrison-lab.github.io/lds/chapters/big-ideas.html#def-training-set" TargetMode="External"/><Relationship Id="rId216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54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141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5" Type="http://schemas.openxmlformats.org/officeDocument/2006/relationships/hyperlink" Target="https://morrison-lab.github.io/pds/variance-covariance.html#def-variance" TargetMode="External"/><Relationship Id="rId155" Type="http://schemas.openxmlformats.org/officeDocument/2006/relationships/hyperlink" Target="https://morrison-lab.github.io/pds/variance-covariance.html#thm-variance" TargetMode="External"/><Relationship Id="rId368" Type="http://schemas.openxmlformats.org/officeDocument/2006/relationships/hyperlink" Target="https://www.gastonsanchez.com/matrix4sl/" TargetMode="External"/><Relationship Id="rId291" Type="http://schemas.openxmlformats.org/officeDocument/2006/relationships/hyperlink" Target="https://www.gastonsanchez.com/matrix4sl/cross-products.html#cross-products" TargetMode="External"/><Relationship Id="rId213" Type="http://schemas.openxmlformats.org/officeDocument/2006/relationships/hyperlink" Target="logistic-inference.qmd#def-logistic-regression" TargetMode="External"/><Relationship Id="rId30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96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87" Type="http://schemas.openxmlformats.org/officeDocument/2006/relationships/hyperlink" Target="correlation-regression.qmd#def-slr-covariate-vector" TargetMode="External"/><Relationship Id="rId299" Type="http://schemas.openxmlformats.org/officeDocument/2006/relationships/hyperlink" Target="correlation-regression.qmd#thm-ols-slr-vector" TargetMode="External"/><Relationship Id="rId208" Type="http://schemas.openxmlformats.org/officeDocument/2006/relationships/hyperlink" Target="data.qmd#def-categorical-var" TargetMode="External"/><Relationship Id="rId324" Type="http://schemas.openxmlformats.org/officeDocument/2006/relationships/hyperlink" Target="estimation.qmd#def-SE" TargetMode="External"/><Relationship Id="rId158" Type="http://schemas.openxmlformats.org/officeDocument/2006/relationships/hyperlink" Target="estimation.qmd#def-bias" TargetMode="External"/><Relationship Id="rId93" Type="http://schemas.openxmlformats.org/officeDocument/2006/relationships/hyperlink" Target="estimation.qmd#def-estimate" TargetMode="External"/><Relationship Id="rId136" Type="http://schemas.openxmlformats.org/officeDocument/2006/relationships/hyperlink" Target="estimation.qmd#def-estimation-error" TargetMode="External"/><Relationship Id="rId137" Type="http://schemas.openxmlformats.org/officeDocument/2006/relationships/hyperlink" Target="estimation.qmd#def-estimator" TargetMode="External"/><Relationship Id="rId125" Type="http://schemas.openxmlformats.org/officeDocument/2006/relationships/hyperlink" Target="estimation.qmd#def-mse" TargetMode="External"/><Relationship Id="rId185" Type="http://schemas.openxmlformats.org/officeDocument/2006/relationships/hyperlink" Target="estimation.qmd#def-rmse" TargetMode="External"/><Relationship Id="rId57" Type="http://schemas.openxmlformats.org/officeDocument/2006/relationships/hyperlink" Target="exploratory-descriptive.qmd#def-population" TargetMode="External"/><Relationship Id="rId157" Type="http://schemas.openxmlformats.org/officeDocument/2006/relationships/hyperlink" Target="exploratory-descriptive.qmd#def-population-distribution" TargetMode="External"/><Relationship Id="rId209" Type="http://schemas.openxmlformats.org/officeDocument/2006/relationships/hyperlink" Target="exploratory-descriptive.qmd#def-sample-mean" TargetMode="External"/><Relationship Id="rId320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64" Type="http://schemas.openxmlformats.org/officeDocument/2006/relationships/hyperlink" Target="https://doi.org/10.1007/978-0-387-21706-2" TargetMode="External"/><Relationship Id="rId349" Type="http://schemas.openxmlformats.org/officeDocument/2006/relationships/hyperlink" Target="https://doi.org/10.1007/978-0-387-84858-7" TargetMode="External"/><Relationship Id="rId353" Type="http://schemas.openxmlformats.org/officeDocument/2006/relationships/hyperlink" Target="https://doi.org/10.1007/978-1-0716-1418-1" TargetMode="External"/><Relationship Id="rId357" Type="http://schemas.openxmlformats.org/officeDocument/2006/relationships/hyperlink" Target="https://en.wikipedia.org/wiki/Bias%E2%80%93variance_tradeoff" TargetMode="External"/><Relationship Id="rId366" Type="http://schemas.openxmlformats.org/officeDocument/2006/relationships/hyperlink" Target="https://en.wikipedia.org/wiki/Cross-validation_%28statistics%29" TargetMode="External"/><Relationship Id="rId351" Type="http://schemas.openxmlformats.org/officeDocument/2006/relationships/hyperlink" Target="https://en.wikipedia.org/wiki/Generalization_error" TargetMode="External"/><Relationship Id="rId359" Type="http://schemas.openxmlformats.org/officeDocument/2006/relationships/hyperlink" Target="https://en.wikipedia.org/wiki/Hyperparameter_%28machine_learning%29" TargetMode="External"/><Relationship Id="rId370" Type="http://schemas.openxmlformats.org/officeDocument/2006/relationships/hyperlink" Target="https://en.wikipedia.org/wiki/Leverage_%28statistics%29" TargetMode="External"/><Relationship Id="rId361" Type="http://schemas.openxmlformats.org/officeDocument/2006/relationships/hyperlink" Target="https://en.wikipedia.org/wiki/Model_selection" TargetMode="External"/><Relationship Id="rId355" Type="http://schemas.openxmlformats.org/officeDocument/2006/relationships/hyperlink" Target="https://en.wikipedia.org/wiki/Overfitting" TargetMode="External"/><Relationship Id="rId345" Type="http://schemas.openxmlformats.org/officeDocument/2006/relationships/hyperlink" Target="https://en.wikipedia.org/wiki/Random_seed" TargetMode="External"/><Relationship Id="rId347" Type="http://schemas.openxmlformats.org/officeDocument/2006/relationships/hyperlink" Target="https://en.wikipedia.org/wiki/Training,_validation,_and_test_data_sets" TargetMode="External"/><Relationship Id="rId217" Type="http://schemas.openxmlformats.org/officeDocument/2006/relationships/hyperlink" Target="https://morrison-lab.github.io/lds/chapters/big-ideas.html#def-test-set" TargetMode="External"/><Relationship Id="rId215" Type="http://schemas.openxmlformats.org/officeDocument/2006/relationships/hyperlink" Target="https://morrison-lab.github.io/lds/chapters/big-ideas.html#def-training-set" TargetMode="External"/><Relationship Id="rId216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82" Type="http://schemas.openxmlformats.org/officeDocument/2006/relationships/hyperlink" Target="https://morrison-lab.github.io/pds/expectation.html#def-risk" TargetMode="External"/><Relationship Id="rId129" Type="http://schemas.openxmlformats.org/officeDocument/2006/relationships/hyperlink" Target="https://morrison-lab.github.io/pds/expectation.html#thm-lie" TargetMode="External"/><Relationship Id="rId154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8" Type="http://schemas.openxmlformats.org/officeDocument/2006/relationships/hyperlink" Target="https://morrison-lab.github.io/pds/random-variables.html#def-cdf" TargetMode="External"/><Relationship Id="rId101" Type="http://schemas.openxmlformats.org/officeDocument/2006/relationships/hyperlink" Target="https://morrison-lab.github.io/pds/random-variables.html#def-normal" TargetMode="External"/><Relationship Id="rId141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5" Type="http://schemas.openxmlformats.org/officeDocument/2006/relationships/hyperlink" Target="https://morrison-lab.github.io/pds/variance-covariance.html#def-variance" TargetMode="External"/><Relationship Id="rId155" Type="http://schemas.openxmlformats.org/officeDocument/2006/relationships/hyperlink" Target="https://morrison-lab.github.io/pds/variance-covariance.html#thm-variance" TargetMode="External"/><Relationship Id="rId368" Type="http://schemas.openxmlformats.org/officeDocument/2006/relationships/hyperlink" Target="https://www.gastonsanchez.com/matrix4sl/" TargetMode="External"/><Relationship Id="rId291" Type="http://schemas.openxmlformats.org/officeDocument/2006/relationships/hyperlink" Target="https://www.gastonsanchez.com/matrix4sl/cross-products.html#cross-products" TargetMode="External"/><Relationship Id="rId213" Type="http://schemas.openxmlformats.org/officeDocument/2006/relationships/hyperlink" Target="logistic-inference.qmd#def-logistic-regression" TargetMode="External"/><Relationship Id="rId30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2026-10-19T11:06:14Z</dcterms:created>
  <dcterms:modified xsi:type="dcterms:W3CDTF">2026-10-19T11:06:14Z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