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Let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 a dataset of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mutually independent binary outcomes,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all with the same event probability</w:delText>
        </w:r>
      </w:del>
      <w:del w:id="12" w:author="PR Preview" w:date="2026-01-01T00:00:00Z">
        <w:r>
          <w:delText xml:space="preserve"> </w:delText>
        </w:r>
      </w:del>
      <m:oMath>
        <m:r>
          <m:t>π</m:t>
        </m:r>
      </m:oMath>
      <w:del w:id="13" w:author="PR Preview" w:date="2026-01-01T00:00:00Z">
        <w:r>
          <w:delText xml:space="preserve">: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Derive the</w:delText>
        </w:r>
      </w:del>
      <w:del w:id="18" w:author="PR Preview" w:date="2026-01-01T00:00:00Z">
        <w:r>
          <w:delText xml:space="preserve"> </w:delText>
        </w:r>
      </w:del>
      <w:hyperlink w:anchor="def-lik">
        <w:del w:id="19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$\mathord{\smash[b]{\underset{\raise.3ex\hbox{$\scriptstyle\sim$}}{y}}\vphantom{y}}$</w:delText>
        </w:r>
      </w:del>
      <w:del w:id="24" w:author="PR Preview" w:date="2026-01-01T00:00:00Z">
        <w:r>
          <w:delText xml:space="preserve">.</w:delText>
        </w:r>
      </w:del>
    </w:p>
    <w:p>
      <w:pPr>
        <w:pStyle w:val="FirstParagraph"/>
      </w:pPr>
      <w:ins w:id="25" w:author="PR Preview" w:date="2026-01-01T00:00:00Z">
        <w:r>
          <w:t xml:space="preserve">Let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be a dataset of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mutually independent binary outcomes,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all with the same event probability</w:t>
        </w:r>
      </w:ins>
      <w:ins w:id="34" w:author="PR Preview" w:date="2026-01-01T00:00:00Z">
        <w:r>
          <w:t xml:space="preserve"> </w:t>
        </w:r>
      </w:ins>
      <m:oMath>
        <m:r>
          <m:t>π</m:t>
        </m:r>
      </m:oMath>
      <w:ins w:id="35" w:author="PR Preview" w:date="2026-01-01T00:00:00Z">
        <w:r>
          <w:t xml:space="preserve">: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Write the likelihood of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$\mathord{\smash[b]{\underset{\raise.3ex\hbox{$\scriptstyle\sim$}}{y}}\vphantom{y}}$</w:t>
        </w:r>
      </w:ins>
      <w:ins w:id="42" w:author="PR Preview" w:date="2026-01-01T00:00:00Z">
        <w:r>
          <w:t xml:space="preserve">.</w:t>
        </w:r>
      </w:ins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Derive the</w:delText>
        </w:r>
      </w:del>
      <w:del w:id="46" w:author="PR Preview" w:date="2026-01-01T00:00:00Z">
        <w:r>
          <w:delText xml:space="preserve"> </w:delText>
        </w:r>
      </w:del>
      <w:hyperlink w:anchor="def-loglik">
        <w:del w:id="47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$\mathord{\smash[b]{\underset{\raise.3ex\hbox{$\scriptstyle\sim$}}{y}}\vphantom{y}}$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from</w:delText>
        </w:r>
      </w:del>
      <w:del w:id="54" w:author="PR Preview" w:date="2026-01-01T00:00:00Z">
        <w:r>
          <w:delText xml:space="preserve"> </w:delText>
        </w:r>
      </w:del>
      <w:hyperlink w:anchor="exr-bernoulli-likelihood-one-group">
        <w:del w:id="55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56" w:author="PR Preview" w:date="2026-01-01T00:00:00Z">
        <w:r>
          <w:delText xml:space="preserve">.</w:delText>
        </w:r>
      </w:del>
    </w:p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Exercise 7 (Log-likelihood of binary outcomes with one event probability)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Write the log-likelihood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$\mathord{\smash[b]{\underset{\raise.3ex\hbox{$\scriptstyle\sim$}}{y}}\vphantom{y}}$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from</w:t>
        </w:r>
      </w:ins>
      <w:ins w:id="64" w:author="PR Preview" w:date="2026-01-01T00:00:00Z">
        <w:r>
          <w:t xml:space="preserve"> </w:t>
        </w:r>
      </w:ins>
      <w:hyperlink w:anchor="exr-bernoulli-likelihood-one-group">
        <w:ins w:id="65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6" w:author="PR Preview" w:date="2026-01-01T00:00:00Z">
        <w:r>
          <w:t xml:space="preserve">.</w:t>
        </w:r>
      </w:ins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Exercise 13 (Hessian from the score)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Express the</w:delText>
        </w:r>
      </w:del>
      <w:del w:id="70" w:author="PR Preview" w:date="2026-01-01T00:00:00Z">
        <w:r>
          <w:delText xml:space="preserve"> </w:delText>
        </w:r>
      </w:del>
      <w:hyperlink w:anchor="def-hessian">
        <w:del w:id="7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as a derivative of the</w:delText>
        </w:r>
      </w:del>
      <w:del w:id="75" w:author="PR Preview" w:date="2026-01-01T00:00:00Z">
        <w:r>
          <w:delText xml:space="preserve"> </w:delText>
        </w:r>
      </w:del>
      <w:hyperlink w:anchor="def-score">
        <w:del w:id="7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7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78" w:author="PR Preview" w:date="2026-01-01T00:00:00Z">
        <w:r>
          <w:delText xml:space="preserve">.</w:delText>
        </w:r>
      </w:del>
    </w:p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Exercise 13 (Hessian from the score)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Write the</w:t>
        </w:r>
      </w:ins>
      <w:ins w:id="82" w:author="PR Preview" w:date="2026-01-01T00:00:00Z">
        <w:r>
          <w:t xml:space="preserve"> </w:t>
        </w:r>
      </w:ins>
      <w:hyperlink w:anchor="def-hessian">
        <w:ins w:id="8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as a derivative of the</w:t>
        </w:r>
      </w:ins>
      <w:ins w:id="87" w:author="PR Preview" w:date="2026-01-01T00:00:00Z">
        <w:r>
          <w:t xml:space="preserve"> </w:t>
        </w:r>
      </w:ins>
      <w:hyperlink w:anchor="def-score">
        <w:ins w:id="88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0" w:author="PR Preview" w:date="2026-01-01T00:00:00Z">
        <w:r>
          <w:t xml:space="preserve">.</w:t>
        </w:r>
      </w:ins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del w:id="91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Let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be a density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that is positive and differentiable in a scalar parameter</w:delText>
        </w:r>
      </w:del>
      <w:del w:id="100" w:author="PR Preview" w:date="2026-01-01T00:00:00Z">
        <w:r>
          <w:delText xml:space="preserve"> </w:delText>
        </w:r>
      </w:del>
      <m:oMath>
        <m:r>
          <m:t>θ</m:t>
        </m:r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Express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in terms of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Exercise 14 (Derivative of a density through its logarithm)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Let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$\operatorname{p}(\mathord{\smash[b]{\underset{\raise.3ex\hbox{$\scriptstyle\sim$}}{x}}\vphantom{x}}\mid \theta)$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be a density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that is positive and differentiable in a scalar parameter</w:t>
        </w:r>
      </w:ins>
      <w:ins w:id="120" w:author="PR Preview" w:date="2026-01-01T00:00:00Z">
        <w:r>
          <w:t xml:space="preserve"> </w:t>
        </w:r>
      </w:ins>
      <m:oMath>
        <m:r>
          <m:t>θ</m:t>
        </m:r>
      </m:oMath>
      <w:ins w:id="121" w:author="PR Preview" w:date="2026-01-01T00:00:00Z">
        <w:r>
          <w:t xml:space="preserve">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Write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 terms of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130" w:author="PR Preview" w:date="2026-01-01T00:00:00Z">
        <w:r>
          <w:t xml:space="preserve">.</w:t>
        </w:r>
      </w:ins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Exercise 33 (Score equation)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State the</w:delText>
        </w:r>
      </w:del>
      <w:del w:id="134" w:author="PR Preview" w:date="2026-01-01T00:00:00Z">
        <w:r>
          <w:delText xml:space="preserve"> </w:delText>
        </w:r>
      </w:del>
      <w:hyperlink w:anchor="def-score-equation">
        <w:del w:id="13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36" w:author="PR Preview" w:date="2026-01-01T00:00:00Z">
        <w:r>
          <w:delText xml:space="preserve">.</w:delText>
        </w:r>
      </w:del>
    </w:p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Exercise 33 (Score equation)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Write the</w:t>
        </w:r>
      </w:ins>
      <w:ins w:id="140" w:author="PR Preview" w:date="2026-01-01T00:00:00Z">
        <w:r>
          <w:t xml:space="preserve"> </w:t>
        </w:r>
      </w:ins>
      <w:hyperlink w:anchor="def-score-equation">
        <w:ins w:id="141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42" w:author="PR Preview" w:date="2026-01-01T00:00:00Z">
        <w:r>
          <w:t xml:space="preserve">.</w:t>
        </w:r>
      </w:ins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2026-10-19T11:02:19Z</dcterms:created>
  <dcterms:modified xsi:type="dcterms:W3CDTF">2026-10-19T11:02:19Z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