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1 (Bias in terms of the expectation)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Derive an expression for the</w:delText>
        </w:r>
      </w:del>
      <w:del w:id="6" w:author="PR Preview" w:date="2026-01-01T00:00:00Z">
        <w:r>
          <w:delText xml:space="preserve"> </w:delText>
        </w:r>
      </w:del>
      <w:hyperlink w:anchor="def-bias">
        <w:del w:id="7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an</w:delText>
        </w:r>
      </w:del>
      <w:del w:id="11" w:author="PR Preview" w:date="2026-01-01T00:00:00Z">
        <w:r>
          <w:delText xml:space="preserve"> </w:delText>
        </w:r>
      </w:del>
      <w:hyperlink w:anchor="def-estimator">
        <w:del w:id="1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in terms of its expected value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the estimand</w:delText>
        </w:r>
      </w:del>
      <w:del w:id="19" w:author="PR Preview" w:date="2026-01-01T00:00:00Z">
        <w:r>
          <w:delText xml:space="preserve"> </w:delText>
        </w:r>
      </w:del>
      <m:oMath>
        <m:r>
          <m:t>θ</m:t>
        </m:r>
      </m:oMath>
      <w:del w:id="20" w:author="PR Preview" w:date="2026-01-01T00:00:00Z">
        <w:r>
          <w:delText xml:space="preserve">.</w:delText>
        </w:r>
      </w:del>
    </w:p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Exercise 1 (Bias in terms of the expectation)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Write the</w:t>
        </w:r>
      </w:ins>
      <w:ins w:id="24" w:author="PR Preview" w:date="2026-01-01T00:00:00Z">
        <w:r>
          <w:t xml:space="preserve"> </w:t>
        </w:r>
      </w:ins>
      <w:hyperlink w:anchor="def-bias">
        <w:ins w:id="2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6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of an estimator</w:t>
        </w:r>
      </w:ins>
      <w:ins w:id="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in terms of its expected value</w:t>
        </w:r>
      </w:ins>
      <w:ins w:id="3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the estimand</w:t>
        </w:r>
      </w:ins>
      <w:ins w:id="35" w:author="PR Preview" w:date="2026-01-01T00:00:00Z">
        <w:r>
          <w:t xml:space="preserve"> </w:t>
        </w:r>
      </w:ins>
      <m:oMath>
        <m:r>
          <m:t>θ</m:t>
        </m:r>
      </m:oMath>
      <w:ins w:id="36" w:author="PR Preview" w:date="2026-01-01T00:00:00Z">
        <w:r>
          <w:t xml:space="preserve">.</w:t>
        </w:r>
      </w:ins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Exercise 4 (Expanding the population mean squared error)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Derive an expression for the</w:delText>
        </w:r>
      </w:del>
      <w:del w:id="40" w:author="PR Preview" w:date="2026-01-01T00:00:00Z">
        <w:r>
          <w:delText xml:space="preserve"> </w:delText>
        </w:r>
      </w:del>
      <w:hyperlink w:anchor="def-mse">
        <w:del w:id="41" w:author="PR Preview" w:date="2026-01-01T00:00:00Z">
          <w:r>
            <w:rPr>
              <w:rStyle w:val="Hyperlink"/>
            </w:rPr>
            <w:delText xml:space="preserve">pMSE</w:delText>
          </w:r>
        </w:del>
      </w:hyperlink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in terms of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46" w:author="PR Preview" w:date="2026-01-01T00:00:00Z">
        <w:r>
          <w:delText xml:space="preserve">,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48" w:author="PR Preview" w:date="2026-01-01T00:00:00Z">
        <w:r>
          <w:delText xml:space="preserve">, and the estimand</w:delText>
        </w:r>
      </w:del>
      <w:del w:id="49" w:author="PR Preview" w:date="2026-01-01T00:00:00Z">
        <w:r>
          <w:delText xml:space="preserve"> </w:delText>
        </w:r>
      </w:del>
      <m:oMath>
        <m:r>
          <m:t>θ</m:t>
        </m:r>
      </m:oMath>
      <w:del w:id="50" w:author="PR Preview" w:date="2026-01-01T00:00:00Z">
        <w:r>
          <w:delText xml:space="preserve">.</w:delText>
        </w:r>
      </w:del>
    </w:p>
    <w:p>
      <w:pPr>
        <w:pStyle w:val="BodyText"/>
      </w:pPr>
      <w:ins w:id="51" w:author="PR Preview" w:date="2026-01-01T00:00:00Z">
        <w:r>
          <w:rPr>
            <w:b/>
            <w:bCs/>
          </w:rPr>
          <w:t xml:space="preserve">Exercise 4 (Expanding the population mean squared error)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Write the</w:t>
        </w:r>
      </w:ins>
      <w:ins w:id="54" w:author="PR Preview" w:date="2026-01-01T00:00:00Z">
        <w:r>
          <w:t xml:space="preserve"> </w:t>
        </w:r>
      </w:ins>
      <w:hyperlink w:anchor="def-mse">
        <w:ins w:id="55" w:author="PR Preview" w:date="2026-01-01T00:00:00Z">
          <w:r>
            <w:rPr>
              <w:rStyle w:val="Hyperlink"/>
            </w:rPr>
            <w:t xml:space="preserve">pMSE</w:t>
          </w:r>
        </w:ins>
      </w:hyperlink>
      <w:ins w:id="56" w:author="PR Preview" w:date="2026-01-01T00:00:00Z">
        <w:r>
          <w:t xml:space="preserve"> </w:t>
        </w:r>
      </w:ins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in terms of</w:t>
        </w:r>
      </w:ins>
      <w:ins w:id="5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62" w:author="PR Preview" w:date="2026-01-01T00:00:00Z">
        <w:r>
          <w:t xml:space="preserve">, and the estimand</w:t>
        </w:r>
      </w:ins>
      <w:ins w:id="63" w:author="PR Preview" w:date="2026-01-01T00:00:00Z">
        <w:r>
          <w:t xml:space="preserve"> </w:t>
        </w:r>
      </w:ins>
      <m:oMath>
        <m:r>
          <m:t>θ</m:t>
        </m:r>
      </m:oMath>
      <w:ins w:id="64" w:author="PR Preview" w:date="2026-01-01T00:00:00Z">
        <w:r>
          <w:t xml:space="preserve">.</w:t>
        </w:r>
      </w:ins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2026-10-19T10:59:01Z</dcterms:created>
  <dcterms:modified xsi:type="dcterms:W3CDTF">2026-10-19T10:59:01Z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