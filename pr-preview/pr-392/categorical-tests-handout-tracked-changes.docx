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2026-10-19 11:24:13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11:24:35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6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6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4 (Risk of a binary outcome)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risk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a</w:delText>
        </w:r>
      </w:del>
      <w:del w:id="10" w:author="PR Preview" w:date="2026-01-01T00:00:00Z">
        <w:r>
          <w:delText xml:space="preserve"> </w:delText>
        </w:r>
      </w:del>
      <w:hyperlink r:id="rId30">
        <w:del w:id="11" w:author="PR Preview" w:date="2026-01-01T00:00:00Z">
          <w:r>
            <w:rPr>
              <w:rStyle w:val="Hyperlink"/>
            </w:rPr>
            <w:delText xml:space="preserve">binary</w:delText>
          </w:r>
        </w:del>
      </w:hyperlink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outcome in a group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is the</w:delText>
        </w:r>
      </w:del>
      <w:del w:id="16" w:author="PR Preview" w:date="2026-01-01T00:00:00Z">
        <w:r>
          <w:delText xml:space="preserve"> </w:delText>
        </w:r>
      </w:del>
      <w:hyperlink r:id="rId31">
        <w:del w:id="17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that a member of the group has the outcome.</w:delText>
        </w:r>
      </w:del>
    </w:p>
    <w:p>
      <w:pPr>
        <w:pStyle w:val="BodyText"/>
      </w:pPr>
      <w:ins w:id="20" w:author="PR Preview" w:date="2026-01-01T00:00:00Z">
        <w:r>
          <w:rPr>
            <w:b/>
            <w:bCs/>
          </w:rPr>
          <w:t xml:space="preserve">Definition 4 (Risk of a binary outcome (also called the incidence proportion or cumulative incidence))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The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rPr>
            <w:b/>
            <w:bCs/>
          </w:rPr>
          <w:t xml:space="preserve">risk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of a</w:t>
        </w:r>
      </w:ins>
      <w:ins w:id="27" w:author="PR Preview" w:date="2026-01-01T00:00:00Z">
        <w:r>
          <w:t xml:space="preserve"> </w:t>
        </w:r>
      </w:ins>
      <w:hyperlink r:id="rId30">
        <w:ins w:id="28" w:author="PR Preview" w:date="2026-01-01T00:00:00Z">
          <w:r>
            <w:rPr>
              <w:rStyle w:val="Hyperlink"/>
            </w:rPr>
            <w:t xml:space="preserve">binary</w:t>
          </w:r>
        </w:ins>
      </w:hyperlink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outcome in a group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is the</w:t>
        </w:r>
      </w:ins>
      <w:ins w:id="33" w:author="PR Preview" w:date="2026-01-01T00:00:00Z">
        <w:r>
          <w:t xml:space="preserve"> </w:t>
        </w:r>
      </w:ins>
      <w:hyperlink r:id="rId31">
        <w:ins w:id="34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that a member of the group has the outcome.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When the outcome is an event, the risk is for a specified time period.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The risk is also called the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rPr>
            <w:b/>
            <w:bCs/>
          </w:rPr>
          <w:t xml:space="preserve">incidence proportion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or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rPr>
            <w:b/>
            <w:bCs/>
          </w:rPr>
          <w:t xml:space="preserve">cumulative incidence</w:t>
        </w:r>
      </w:ins>
      <w:ins w:id="47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5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5"/>
    <w:bookmarkStart w:id="36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6"/>
    <w:bookmarkStart w:id="37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7"/>
    <w:bookmarkStart w:id="38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38"/>
    <w:bookmarkStart w:id="39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39"/>
    <w:bookmarkStart w:id="40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0"/>
    <w:bookmarkStart w:id="41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3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3"/>
    <w:bookmarkStart w:id="44" w:name="def-risk-ratio"/>
    <w:p>
      <w:pPr>
        <w:pStyle w:val="BodyText"/>
      </w:pPr>
      <w:del w:id="48" w:author="PR Preview" w:date="2026-01-01T00:00:00Z">
        <w:r>
          <w:rPr>
            <w:b/>
            <w:bCs/>
          </w:rPr>
          <w:delText xml:space="preserve">Definition 7 (Risk ratio (also called the relative risk))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Let:</w:delText>
        </w:r>
      </w:del>
    </w:p>
    <w:p>
      <w:pPr>
        <w:pStyle w:val="BodyText"/>
      </w:pPr>
      <w:ins w:id="51" w:author="PR Preview" w:date="2026-01-01T00:00:00Z">
        <w:r>
          <w:rPr>
            <w:b/>
            <w:bCs/>
          </w:rPr>
          <w:t xml:space="preserve">Definition 7 (Risk ratio (also called the relative risk, relative risk ratio or probability ratio))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Let:</w:t>
        </w:r>
      </w:ins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del w:id="54" w:author="PR Preview" w:date="2026-01-01T00:00:00Z">
        <w:r>
          <w:delText xml:space="preserve">The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rPr>
            <w:b/>
            <w:bCs/>
          </w:rPr>
          <w:delText xml:space="preserve">risk ratio</w:delText>
        </w:r>
      </w:del>
      <w:del w:id="57" w:author="PR Preview" w:date="2026-01-01T00:00:00Z">
        <w:r>
          <w:delText xml:space="preserve">, also called the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rPr>
            <w:b/>
            <w:bCs/>
          </w:rPr>
          <w:delText xml:space="preserve">relative risk</w:delText>
        </w:r>
      </w:del>
      <w:del w:id="60" w:author="PR Preview" w:date="2026-01-01T00:00:00Z">
        <w:r>
          <w:delText xml:space="preserve">, of group 1 compared with group 2 is</w:delText>
        </w:r>
      </w:del>
    </w:p>
    <w:p>
      <w:pPr>
        <w:pStyle w:val="FirstParagraph"/>
      </w:pPr>
      <w:ins w:id="61" w:author="PR Preview" w:date="2026-01-01T00:00:00Z">
        <w:r>
          <w:t xml:space="preserve">The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rPr>
            <w:b/>
            <w:bCs/>
          </w:rPr>
          <w:t xml:space="preserve">risk ratio</w:t>
        </w:r>
      </w:ins>
      <w:ins w:id="64" w:author="PR Preview" w:date="2026-01-01T00:00:00Z">
        <w:r>
          <w:t xml:space="preserve">, also called the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rPr>
            <w:b/>
            <w:bCs/>
          </w:rPr>
          <w:t xml:space="preserve">relative risk</w:t>
        </w:r>
      </w:ins>
      <w:ins w:id="67" w:author="PR Preview" w:date="2026-01-01T00:00:00Z">
        <w:r>
          <w:t xml:space="preserve">,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rPr>
            <w:b/>
            <w:bCs/>
          </w:rPr>
          <w:t xml:space="preserve">relative risk ratio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or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rPr>
            <w:b/>
            <w:bCs/>
          </w:rPr>
          <w:t xml:space="preserve">probability ratio</w:t>
        </w:r>
      </w:ins>
      <w:ins w:id="74" w:author="PR Preview" w:date="2026-01-01T00:00:00Z">
        <w:r>
          <w:t xml:space="preserve">, of group 1 compared with group 2 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6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6"/>
    <w:bookmarkStart w:id="47" w:name="rem-risk-ratio-rate-ratio"/>
    <w:p>
      <w:pPr>
        <w:pStyle w:val="BodyText"/>
      </w:pPr>
      <w:ins w:id="75" w:author="PR Preview" w:date="2026-01-01T00:00:00Z">
        <w:r>
          <w:rPr>
            <w:i/>
            <w:iCs/>
          </w:rPr>
          <w:t xml:space="preserve">Remark 4</w:t>
        </w:r>
      </w:ins>
      <w:ins w:id="76" w:author="PR Preview" w:date="2026-01-01T00:00:00Z">
        <w:r>
          <w:t xml:space="preserve"> (The risk ratio is not the rate ratio). </w:t>
        </w:r>
      </w:ins>
      <w:ins w:id="77" w:author="PR Preview" w:date="2026-01-01T00:00:00Z">
        <w:r>
          <w:t xml:space="preserve">Some texts call the</w:t>
        </w:r>
      </w:ins>
      <w:ins w:id="78" w:author="PR Preview" w:date="2026-01-01T00:00:00Z">
        <w:r>
          <w:t xml:space="preserve"> </w:t>
        </w:r>
      </w:ins>
      <w:hyperlink w:anchor="def-risk-ratio">
        <w:ins w:id="79" w:author="PR Preview" w:date="2026-01-01T00:00:00Z">
          <w:r>
            <w:rPr>
              <w:rStyle w:val="Hyperlink"/>
            </w:rPr>
            <w:t xml:space="preserve">risk ratio</w:t>
          </w:r>
        </w:ins>
      </w:hyperlink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the rate ratio.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The rate ratio is a different quantity: the quotient of two event rates, as in count regression.</w:t>
        </w:r>
      </w:ins>
    </w:p>
    <w:bookmarkEnd w:id="47"/>
    <w:bookmarkStart w:id="48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48"/>
    <w:bookmarkStart w:id="49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1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1"/>
    <w:bookmarkStart w:id="53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3"/>
    <w:bookmarkStart w:id="54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4"/>
    <w:bookmarkStart w:id="55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5"/>
    <w:bookmarkStart w:id="56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6"/>
    <w:bookmarkStart w:id="57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58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58"/>
    <w:bookmarkStart w:id="59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0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61"/>
    <w:bookmarkEnd w:id="6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6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6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64"/>
    <w:bookmarkStart w:id="6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https://en.wikipedia.org/wiki/Contingency_table</w:t>
        </w:r>
      </w:hyperlink>
    </w:p>
    <w:bookmarkEnd w:id="67"/>
    <w:bookmarkStart w:id="6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https://en.wikipedia.org/wiki/Pearson%27s_chi-squared_test</w:t>
        </w:r>
      </w:hyperlink>
    </w:p>
    <w:bookmarkEnd w:id="69"/>
    <w:bookmarkStart w:id="7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0"/>
    <w:bookmarkStart w:id="7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https://en.wikipedia.org/wiki/Fisher%27s_exact_test</w:t>
        </w:r>
      </w:hyperlink>
    </w:p>
    <w:bookmarkEnd w:id="72"/>
    <w:bookmarkStart w:id="7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https://en.wikipedia.org/wiki/Relative_risk</w:t>
        </w:r>
      </w:hyperlink>
    </w:p>
    <w:bookmarkEnd w:id="74"/>
    <w:bookmarkStart w:id="76" w:name="ref-wikipedia_absolute_risk_re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https://en.wikipedia.org/wiki/Absolute_risk_reduction</w:t>
        </w:r>
      </w:hyperlink>
    </w:p>
    <w:bookmarkEnd w:id="76"/>
    <w:bookmarkStart w:id="78" w:name="ref-wikipedia_odds_ratio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https://en.wikipedia.org/wiki/Odds_ratio</w:t>
        </w:r>
      </w:hyperlink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2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63" Type="http://schemas.openxmlformats.org/officeDocument/2006/relationships/hyperlink" Target="https://doi.org/10.1007/978-1-4614-1353-0" TargetMode="External"/><Relationship Id="rId75" Type="http://schemas.openxmlformats.org/officeDocument/2006/relationships/hyperlink" Target="https://en.wikipedia.org/wiki/Absolute_risk_reduction" TargetMode="External"/><Relationship Id="rId66" Type="http://schemas.openxmlformats.org/officeDocument/2006/relationships/hyperlink" Target="https://en.wikipedia.org/wiki/Contingency_table" TargetMode="External"/><Relationship Id="rId71" Type="http://schemas.openxmlformats.org/officeDocument/2006/relationships/hyperlink" Target="https://en.wikipedia.org/wiki/Fisher%27s_exact_test" TargetMode="External"/><Relationship Id="rId77" Type="http://schemas.openxmlformats.org/officeDocument/2006/relationships/hyperlink" Target="https://en.wikipedia.org/wiki/Odds_ratio" TargetMode="External"/><Relationship Id="rId68" Type="http://schemas.openxmlformats.org/officeDocument/2006/relationships/hyperlink" Target="https://en.wikipedia.org/wiki/Pearson%27s_chi-squared_test" TargetMode="External"/><Relationship Id="rId73" Type="http://schemas.openxmlformats.org/officeDocument/2006/relationships/hyperlink" Target="https://en.wikipedia.org/wiki/Relative_risk" TargetMode="External"/><Relationship Id="rId52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5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2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63" Type="http://schemas.openxmlformats.org/officeDocument/2006/relationships/hyperlink" Target="https://doi.org/10.1007/978-1-4614-1353-0" TargetMode="External"/><Relationship Id="rId75" Type="http://schemas.openxmlformats.org/officeDocument/2006/relationships/hyperlink" Target="https://en.wikipedia.org/wiki/Absolute_risk_reduction" TargetMode="External"/><Relationship Id="rId66" Type="http://schemas.openxmlformats.org/officeDocument/2006/relationships/hyperlink" Target="https://en.wikipedia.org/wiki/Contingency_table" TargetMode="External"/><Relationship Id="rId71" Type="http://schemas.openxmlformats.org/officeDocument/2006/relationships/hyperlink" Target="https://en.wikipedia.org/wiki/Fisher%27s_exact_test" TargetMode="External"/><Relationship Id="rId77" Type="http://schemas.openxmlformats.org/officeDocument/2006/relationships/hyperlink" Target="https://en.wikipedia.org/wiki/Odds_ratio" TargetMode="External"/><Relationship Id="rId68" Type="http://schemas.openxmlformats.org/officeDocument/2006/relationships/hyperlink" Target="https://en.wikipedia.org/wiki/Pearson%27s_chi-squared_test" TargetMode="External"/><Relationship Id="rId73" Type="http://schemas.openxmlformats.org/officeDocument/2006/relationships/hyperlink" Target="https://en.wikipedia.org/wiki/Relative_risk" TargetMode="External"/><Relationship Id="rId52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5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2026-10-19T18:38:11Z</dcterms:created>
  <dcterms:modified xsi:type="dcterms:W3CDTF">2026-10-19T18:38:11Z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