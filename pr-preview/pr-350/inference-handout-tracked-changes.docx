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(Null hypothesis)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null hypothesis</w:delText>
        </w:r>
      </w:del>
      <w:del w:id="8" w:author="PR Preview" w:date="2026-01-01T00:00:00Z">
        <w:r>
          <w:delText xml:space="preserve">, written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specific claim about the parameters of a statistical model,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which a hypothesis test assesses against the data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2 (Null hypothesis)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null hypothesis</w:t>
        </w:r>
      </w:ins>
      <w:ins w:id="23" w:author="PR Preview" w:date="2026-01-01T00:00:00Z">
        <w:r>
          <w:t xml:space="preserve">, written</w:t>
        </w:r>
      </w:ins>
      <w:ins w:id="2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specific claim about the parameters of a statistical model,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which a hypothesis test assesses against the data.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6 (p-value)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Given a</w:delText>
        </w:r>
      </w:del>
      <w:del w:id="33" w:author="PR Preview" w:date="2026-01-01T00:00:00Z">
        <w:r>
          <w:delText xml:space="preserve"> </w:delText>
        </w:r>
      </w:del>
      <w:hyperlink w:anchor="def-test-statistic">
        <w:del w:id="34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  <w:del w:id="35" w:author="PR Preview" w:date="2026-01-01T00:00:00Z">
        <w:r>
          <w:delText xml:space="preserve"> </w:delText>
        </w:r>
      </w:del>
      <m:oMath>
        <m:r>
          <m:t>T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whose observed value is</w:delText>
        </w:r>
      </w:del>
      <w:del w:id="38" w:author="PR Preview" w:date="2026-01-01T00:00:00Z">
        <w:r>
          <w:delText xml:space="preserve"> </w:delText>
        </w:r>
      </w:del>
      <m:oMath>
        <m:r>
          <m:t>t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p-value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that</w:delText>
        </w:r>
      </w:del>
      <w:del w:id="48" w:author="PR Preview" w:date="2026-01-01T00:00:00Z">
        <w:r>
          <w:delText xml:space="preserve"> </w:delText>
        </w:r>
      </w:del>
      <m:oMath>
        <m:r>
          <m:t>T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at least as extreme as the value observed,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computed with the data distributed as the null hypothesis specifies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[5]</w:delText>
        </w:r>
      </w:del>
      <w:del w:id="55" w:author="PR Preview" w:date="2026-01-01T00:00:00Z">
        <w:r>
          <w:delText xml:space="preserve">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6 (p-value)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Given a</w:t>
        </w:r>
      </w:ins>
      <w:ins w:id="59" w:author="PR Preview" w:date="2026-01-01T00:00:00Z">
        <w:r>
          <w:t xml:space="preserve"> </w:t>
        </w:r>
      </w:ins>
      <w:hyperlink w:anchor="def-test-statistic">
        <w:ins w:id="60" w:author="PR Preview" w:date="2026-01-01T00:00:00Z">
          <w:r>
            <w:rPr>
              <w:rStyle w:val="Hyperlink"/>
            </w:rPr>
            <w:t xml:space="preserve">test statistic</w:t>
          </w:r>
        </w:ins>
      </w:hyperlink>
      <w:ins w:id="61" w:author="PR Preview" w:date="2026-01-01T00:00:00Z">
        <w:r>
          <w:t xml:space="preserve"> </w:t>
        </w:r>
      </w:ins>
      <m:oMath>
        <m:r>
          <m:t>T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whose observed value is</w:t>
        </w:r>
      </w:ins>
      <w:ins w:id="64" w:author="PR Preview" w:date="2026-01-01T00:00:00Z">
        <w:r>
          <w:t xml:space="preserve"> </w:t>
        </w:r>
      </w:ins>
      <m:oMath>
        <m:r>
          <m:t>t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p-value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probability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that</w:t>
        </w:r>
      </w:ins>
      <w:ins w:id="74" w:author="PR Preview" w:date="2026-01-01T00:00:00Z">
        <w:r>
          <w:t xml:space="preserve"> </w:t>
        </w:r>
      </w:ins>
      <m:oMath>
        <m:r>
          <m:t>T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at least as extreme as the value observed,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computed with the data distributed as the</w:t>
        </w:r>
      </w:ins>
      <w:ins w:id="79" w:author="PR Preview" w:date="2026-01-01T00:00:00Z">
        <w:r>
          <w:t xml:space="preserve"> </w:t>
        </w:r>
      </w:ins>
      <w:hyperlink w:anchor="def-null-hypothesis">
        <w:ins w:id="80" w:author="PR Preview" w:date="2026-01-01T00:00:00Z">
          <w:r>
            <w:rPr>
              <w:rStyle w:val="Hyperlink"/>
            </w:rPr>
            <w:t xml:space="preserve">null hypothesis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specifies: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12 (Confidence interval)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</w:delText>
        </w:r>
      </w:del>
      <w:del w:id="8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confidence interval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a parameter</w:delText>
        </w:r>
      </w:del>
      <w:del w:id="91" w:author="PR Preview" w:date="2026-01-01T00:00:00Z">
        <w:r>
          <w:delText xml:space="preserve"> </w:delText>
        </w:r>
      </w:del>
      <m:oMath>
        <m:r>
          <m:t>θ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 pair of statistics</w:delText>
        </w:r>
      </w:del>
      <w:del w:id="94" w:author="PR Preview" w:date="2026-01-01T00:00:00Z">
        <w:r>
          <w:delText xml:space="preserve"> </w:delText>
        </w:r>
      </w:del>
      <m:oMath>
        <m:r>
          <m:t>L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</w:delText>
        </w:r>
      </w:del>
      <w:del w:id="97" w:author="PR Preview" w:date="2026-01-01T00:00:00Z">
        <w:r>
          <w:delText xml:space="preserve"> </w:delText>
        </w:r>
      </w:del>
      <m:oMath>
        <m:r>
          <m:t>U</m:t>
        </m:r>
      </m:oMath>
      <w:del w:id="98" w:author="PR Preview" w:date="2026-01-01T00:00:00Z">
        <w:r>
          <w:delText xml:space="preserve">, computed from the data,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such that for every possible value of</w:delText>
        </w:r>
      </w:del>
      <w:del w:id="101" w:author="PR Preview" w:date="2026-01-01T00:00:00Z">
        <w:r>
          <w:delText xml:space="preserve"> </w:delText>
        </w:r>
      </w:del>
      <m:oMath>
        <m:r>
          <m:t>θ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[13]</w:delText>
        </w:r>
      </w:del>
      <w:del w:id="104" w:author="PR Preview" w:date="2026-01-01T00:00:00Z">
        <w:r>
          <w:delText xml:space="preserve">:</w:delText>
        </w:r>
      </w:del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12 (Confidence interval)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</w:t>
        </w:r>
      </w:ins>
      <w:ins w:id="108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confidence interval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 a parameter</w:t>
        </w:r>
      </w:ins>
      <w:ins w:id="113" w:author="PR Preview" w:date="2026-01-01T00:00:00Z">
        <w:r>
          <w:t xml:space="preserve"> </w:t>
        </w:r>
      </w:ins>
      <m:oMath>
        <m:r>
          <m:t>θ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a pair of statistics</w:t>
        </w:r>
      </w:ins>
      <w:ins w:id="116" w:author="PR Preview" w:date="2026-01-01T00:00:00Z">
        <w:r>
          <w:t xml:space="preserve"> </w:t>
        </w:r>
      </w:ins>
      <m:oMath>
        <m:r>
          <m:t>L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r>
          <m:t>U</m:t>
        </m:r>
      </m:oMath>
      <w:ins w:id="120" w:author="PR Preview" w:date="2026-01-01T00:00:00Z">
        <w:r>
          <w:t xml:space="preserve">, computed from the data,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 for every possible value of</w:t>
        </w:r>
      </w:ins>
      <w:ins w:id="123" w:author="PR Preview" w:date="2026-01-01T00:00:00Z">
        <w:r>
          <w:t xml:space="preserve"> </w:t>
        </w:r>
      </w:ins>
      <m:oMath>
        <m:r>
          <m:t>θ</m:t>
        </m:r>
      </m:oMath>
      <w:ins w:id="1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2026-10-19T07:41:53Z</dcterms:created>
  <dcterms:modified xsi:type="dcterms:W3CDTF">2026-10-19T07:41:53Z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