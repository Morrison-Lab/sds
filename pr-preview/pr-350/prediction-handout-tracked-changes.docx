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00:34:05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(Residual)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residual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observation</w:delText>
        </w:r>
      </w:del>
      <w:del w:id="10" w:author="PR Preview" w:date="2026-01-01T00:00:00Z">
        <w:r>
          <w:delText xml:space="preserve"> </w:delText>
        </w:r>
      </w:del>
      <m:oMath>
        <m:r>
          <m:t>i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its observed outcome minus its</w:delText>
        </w:r>
      </w:del>
      <w:del w:id="13" w:author="PR Preview" w:date="2026-01-01T00:00:00Z">
        <w:r>
          <w:delText xml:space="preserve"> </w:delText>
        </w:r>
      </w:del>
      <w:hyperlink w:anchor="def-fitted-value">
        <w:del w:id="1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: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3 (Residual)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residual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for observation</w:t>
        </w:r>
      </w:ins>
      <w:ins w:id="25" w:author="PR Preview" w:date="2026-01-01T00:00:00Z">
        <w:r>
          <w:t xml:space="preserve"> </w:t>
        </w:r>
      </w:ins>
      <m:oMath>
        <m:r>
          <m:t>i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its observed outcome minus its</w:t>
        </w:r>
      </w:ins>
      <w:ins w:id="28" w:author="PR Preview" w:date="2026-01-01T00:00:00Z">
        <w:r>
          <w:t xml:space="preserve"> </w:t>
        </w:r>
      </w:ins>
      <w:hyperlink w:anchor="def-fitted-value">
        <w:ins w:id="29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5 (Mean squared error of predictions)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sample mean squared error (sMSE)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predictions,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also called their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mean squared error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observed outcomes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the mean of their squared</w:delText>
        </w:r>
      </w:del>
      <w:del w:id="49" w:author="PR Preview" w:date="2026-01-01T00:00:00Z">
        <w:r>
          <w:delText xml:space="preserve"> </w:delText>
        </w:r>
      </w:del>
      <w:hyperlink w:anchor="def-prediction-error">
        <w:del w:id="50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[4]</w:delText>
        </w:r>
      </w:del>
      <w:del w:id="53" w:author="PR Preview" w:date="2026-01-01T00:00:00Z">
        <w:r>
          <w:delText xml:space="preserve">:</w:delText>
        </w:r>
      </w:del>
    </w:p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sample mean squared error (sMSE)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predictions,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also called their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mean squared error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observed outcomes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mean of their squared</w:t>
        </w:r>
      </w:ins>
      <w:ins w:id="72" w:author="PR Preview" w:date="2026-01-01T00:00:00Z">
        <w:r>
          <w:t xml:space="preserve"> </w:t>
        </w:r>
      </w:ins>
      <w:hyperlink w:anchor="def-prediction-error">
        <w:ins w:id="73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2026-10-19T07:46:23Z</dcterms:created>
  <dcterms:modified xsi:type="dcterms:W3CDTF">2026-10-19T07:46:23Z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