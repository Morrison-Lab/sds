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2026-10-18 23:56:26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00:13:07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2 (Family-wise error rate)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a family of tests with</w:delText>
        </w:r>
      </w:del>
      <w:del w:id="6" w:author="PR Preview" w:date="2026-01-01T00:00:00Z">
        <w:r>
          <w:delText xml:space="preserve"> </w:delText>
        </w:r>
      </w:del>
      <m:oMath>
        <m:r>
          <m:t>V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false positives (</w:delText>
        </w:r>
      </w:del>
      <w:hyperlink w:anchor="def-rejection-counts">
        <w:del w:id="9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0" w:author="PR Preview" w:date="2026-01-01T00:00:00Z">
        <w:r>
          <w:delText xml:space="preserve">),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the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rPr>
            <w:b/>
            <w:bCs/>
          </w:rPr>
          <w:delText xml:space="preserve">family-wise error rate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(FWER) is the probability of at least one false positive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[6]</w:delText>
        </w:r>
      </w:del>
      <w:del w:id="19" w:author="PR Preview" w:date="2026-01-01T00:00:00Z">
        <w:r>
          <w:delText xml:space="preserve">:</w:delText>
        </w:r>
      </w:del>
    </w:p>
    <w:p>
      <w:pPr>
        <w:pStyle w:val="FirstParagraph"/>
      </w:pPr>
      <w:ins w:id="20" w:author="PR Preview" w:date="2026-01-01T00:00:00Z">
        <w:r>
          <w:rPr>
            <w:b/>
            <w:bCs/>
          </w:rPr>
          <w:t xml:space="preserve">Definition 2 (Family-wise error rate)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For a family of tests with</w:t>
        </w:r>
      </w:ins>
      <w:ins w:id="23" w:author="PR Preview" w:date="2026-01-01T00:00:00Z">
        <w:r>
          <w:t xml:space="preserve"> </w:t>
        </w:r>
      </w:ins>
      <m:oMath>
        <m:r>
          <m:t>V</m:t>
        </m:r>
      </m:oMath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false positives (</w:t>
        </w:r>
      </w:ins>
      <w:hyperlink w:anchor="def-rejection-counts">
        <w:ins w:id="26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7" w:author="PR Preview" w:date="2026-01-01T00:00:00Z">
        <w:r>
          <w:t xml:space="preserve">),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the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rPr>
            <w:b/>
            <w:bCs/>
          </w:rPr>
          <w:t xml:space="preserve">family-wise error rate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(FWER) is the</w:t>
        </w:r>
      </w:ins>
      <w:ins w:id="34" w:author="PR Preview" w:date="2026-01-01T00:00:00Z">
        <w:r>
          <w:t xml:space="preserve"> </w:t>
        </w:r>
      </w:ins>
      <w:hyperlink r:id="rId34">
        <w:ins w:id="35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of at least one false positive: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del w:id="38" w:author="PR Preview" w:date="2026-01-01T00:00:00Z">
        <w:r>
          <w:rPr>
            <w:b/>
            <w:bCs/>
          </w:rPr>
          <w:delText xml:space="preserve">Definition 5 (False discovery rate)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The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rPr>
            <w:b/>
            <w:bCs/>
          </w:rPr>
          <w:delText xml:space="preserve">false discovery rate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(FDR) is the expected value of the</w:delText>
        </w:r>
      </w:del>
      <w:del w:id="45" w:author="PR Preview" w:date="2026-01-01T00:00:00Z">
        <w:r>
          <w:delText xml:space="preserve"> </w:delText>
        </w:r>
      </w:del>
      <w:hyperlink w:anchor="def-fdp">
        <w:del w:id="46" w:author="PR Preview" w:date="2026-01-01T00:00:00Z">
          <w:r>
            <w:rPr>
              <w:rStyle w:val="Hyperlink"/>
            </w:rPr>
            <w:delText xml:space="preserve">false discovery proportion</w:delText>
          </w:r>
        </w:del>
      </w:hyperlink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[7]</w:delText>
        </w:r>
      </w:del>
      <w:del w:id="49" w:author="PR Preview" w:date="2026-01-01T00:00:00Z">
        <w:r>
          <w:delText xml:space="preserve">:</w:delText>
        </w:r>
      </w:del>
    </w:p>
    <w:p>
      <w:pPr>
        <w:pStyle w:val="FirstParagraph"/>
      </w:pPr>
      <w:ins w:id="50" w:author="PR Preview" w:date="2026-01-01T00:00:00Z">
        <w:r>
          <w:rPr>
            <w:b/>
            <w:bCs/>
          </w:rPr>
          <w:t xml:space="preserve">Definition 5 (False discovery rate)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rPr>
            <w:b/>
            <w:bCs/>
          </w:rPr>
          <w:t xml:space="preserve">false discovery rate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(FDR) is the expected value of the</w:t>
        </w:r>
      </w:ins>
      <w:ins w:id="57" w:author="PR Preview" w:date="2026-01-01T00:00:00Z">
        <w:r>
          <w:t xml:space="preserve"> </w:t>
        </w:r>
      </w:ins>
      <w:hyperlink w:anchor="def-fdp">
        <w:ins w:id="58" w:author="PR Preview" w:date="2026-01-01T00:00:00Z">
          <w:r>
            <w:rPr>
              <w:rStyle w:val="Hyperlink"/>
            </w:rPr>
            <w:t xml:space="preserve">false discovery proportion</w:t>
          </w:r>
        </w:ins>
      </w:hyperlink>
      <w:ins w:id="5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del w:id="60" w:author="PR Preview" w:date="2026-01-01T00:00:00Z">
        <w:r>
          <w:rPr>
            <w:b/>
            <w:bCs/>
          </w:rPr>
          <w:delText xml:space="preserve">Theorem 2 (Union bound)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For any events</w:delText>
        </w:r>
      </w:del>
      <w:del w:id="6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del w:id="64" w:author="PR Preview" w:date="2026-01-01T00:00:00Z">
        <w:r>
          <w:delText xml:space="preserve">, the probability of their union is at most the sum of their probabilities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[9]</w:delText>
        </w:r>
      </w:del>
      <w:del w:id="67" w:author="PR Preview" w:date="2026-01-01T00:00:00Z">
        <w:r>
          <w:delText xml:space="preserve">:</w:delText>
        </w:r>
      </w:del>
    </w:p>
    <w:p>
      <w:pPr>
        <w:pStyle w:val="BodyText"/>
      </w:pPr>
      <w:ins w:id="68" w:author="PR Preview" w:date="2026-01-01T00:00:00Z">
        <w:r>
          <w:rPr>
            <w:b/>
            <w:bCs/>
          </w:rPr>
          <w:t xml:space="preserve">Theorem 2 (Union bound)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For any events</w:t>
        </w:r>
      </w:ins>
      <w:ins w:id="7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ins w:id="72" w:author="PR Preview" w:date="2026-01-01T00:00:00Z">
        <w:r>
          <w:t xml:space="preserve">, the</w:t>
        </w:r>
      </w:ins>
      <w:ins w:id="73" w:author="PR Preview" w:date="2026-01-01T00:00:00Z">
        <w:r>
          <w:t xml:space="preserve"> </w:t>
        </w:r>
      </w:ins>
      <w:hyperlink r:id="rId34">
        <w:ins w:id="74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of their union is at most the sum of their probabilities:</w:t>
        </w:r>
      </w:ins>
      <w:ins w:id="77" w:author="PR Preview" w:date="2026-01-01T00:00:00Z">
        <w:r>
          <w:t xml:space="preserve"> 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del w:id="78" w:author="PR Preview" w:date="2026-01-01T00:00:00Z">
        <w:r>
          <w:rPr>
            <w:b/>
            <w:bCs/>
          </w:rPr>
          <w:delText xml:space="preserve">Definition 10 (Holm’s step-down procedure)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Given the cutoff rank</w:delText>
        </w:r>
      </w:del>
      <w:del w:id="81" w:author="PR Preview" w:date="2026-01-01T00:00:00Z">
        <w:r>
          <w:delText xml:space="preserve"> </w:delText>
        </w:r>
      </w:del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of</w:delText>
        </w:r>
      </w:del>
      <w:del w:id="84" w:author="PR Preview" w:date="2026-01-01T00:00:00Z">
        <w:r>
          <w:delText xml:space="preserve"> </w:delText>
        </w:r>
      </w:del>
      <w:hyperlink w:anchor="def-holm-cutoff">
        <w:del w:id="85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86" w:author="PR Preview" w:date="2026-01-01T00:00:00Z">
        <w:r>
          <w:delText xml:space="preserve">,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rPr>
            <w:b/>
            <w:bCs/>
          </w:rPr>
          <w:delText xml:space="preserve">Holm’s procedure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rejects</w:delText>
        </w:r>
      </w:del>
      <w:del w:id="91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and no others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[10]</w:delText>
        </w:r>
      </w:del>
      <w:del w:id="96" w:author="PR Preview" w:date="2026-01-01T00:00:00Z">
        <w:r>
          <w:delText xml:space="preserve">.</w:delText>
        </w:r>
      </w:del>
    </w:p>
    <w:p>
      <w:pPr>
        <w:pStyle w:val="BodyText"/>
      </w:pPr>
      <w:ins w:id="97" w:author="PR Preview" w:date="2026-01-01T00:00:00Z">
        <w:r>
          <w:rPr>
            <w:b/>
            <w:bCs/>
          </w:rPr>
          <w:t xml:space="preserve">Definition 10 (Holm’s step-down procedure)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Given the cutoff rank</w:t>
        </w:r>
      </w:ins>
      <w:ins w:id="100" w:author="PR Preview" w:date="2026-01-01T00:00:00Z">
        <w:r>
          <w:t xml:space="preserve"> </w:t>
        </w:r>
      </w:ins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of</w:t>
        </w:r>
      </w:ins>
      <w:ins w:id="103" w:author="PR Preview" w:date="2026-01-01T00:00:00Z">
        <w:r>
          <w:t xml:space="preserve"> </w:t>
        </w:r>
      </w:ins>
      <w:hyperlink w:anchor="def-holm-cutoff">
        <w:ins w:id="10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05" w:author="PR Preview" w:date="2026-01-01T00:00:00Z">
        <w:r>
          <w:t xml:space="preserve">,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rPr>
            <w:b/>
            <w:bCs/>
          </w:rPr>
          <w:t xml:space="preserve">Holm’s procedure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rejects</w:t>
        </w:r>
      </w:ins>
      <w:ins w:id="11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and no others.</w:t>
        </w:r>
      </w:ins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2026-10-19T07:25:30Z</dcterms:created>
  <dcterms:modified xsi:type="dcterms:W3CDTF">2026-10-19T07:25:30Z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