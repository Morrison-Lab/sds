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00:34:05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(Expected count under independence)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 a contingency table have</w:delText>
        </w:r>
      </w:del>
      <w:del w:id="6" w:author="PR Preview" w:date="2026-01-01T00:00:00Z">
        <w:r>
          <w:delText xml:space="preserve"> </w:delText>
        </w:r>
      </w:del>
      <m:oMath>
        <m:r>
          <m:t>r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rows and</w:delText>
        </w:r>
      </w:del>
      <w:del w:id="9" w:author="PR Preview" w:date="2026-01-01T00:00:00Z">
        <w:r>
          <w:delText xml:space="preserve"> </w:delText>
        </w:r>
      </w:del>
      <m:oMath>
        <m:r>
          <m:t>c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columns,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 observed count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in row</w:delText>
        </w:r>
      </w:del>
      <w:del w:id="17" w:author="PR Preview" w:date="2026-01-01T00:00:00Z">
        <w:r>
          <w:delText xml:space="preserve"> </w:delText>
        </w:r>
      </w:del>
      <m:oMath>
        <m:r>
          <m:t>i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column</w:delText>
        </w:r>
      </w:del>
      <w:del w:id="20" w:author="PR Preview" w:date="2026-01-01T00:00:00Z">
        <w:r>
          <w:delText xml:space="preserve"> </w:delText>
        </w:r>
      </w:del>
      <m:oMath>
        <m:r>
          <m:t>j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row totals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25" w:author="PR Preview" w:date="2026-01-01T00:00:00Z">
        <w:r>
          <w:delText xml:space="preserve">, column totals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27" w:author="PR Preview" w:date="2026-01-01T00:00:00Z">
        <w:r>
          <w:delText xml:space="preserve">, and grand total</w:delText>
        </w:r>
      </w:del>
      <w:del w:id="28" w:author="PR Preview" w:date="2026-01-01T00:00:00Z">
        <w:r>
          <w:delText xml:space="preserve"> </w:delText>
        </w:r>
      </w:del>
      <m:oMath>
        <m:r>
          <m:t>n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[3]</w:delText>
        </w:r>
      </w:del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expected count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in cell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under independence is</w:delText>
        </w:r>
      </w:del>
    </w:p>
    <w:p>
      <w:pPr>
        <w:pStyle w:val="FirstParagraph"/>
      </w:pPr>
      <w:ins w:id="41" w:author="PR Preview" w:date="2026-01-01T00:00:00Z">
        <w:r>
          <w:rPr>
            <w:b/>
            <w:bCs/>
          </w:rPr>
          <w:t xml:space="preserve">Definition 1 (Expected count under independence)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Let a contingency table have</w:t>
        </w:r>
      </w:ins>
      <w:ins w:id="44" w:author="PR Preview" w:date="2026-01-01T00:00:00Z">
        <w:r>
          <w:t xml:space="preserve"> </w:t>
        </w:r>
      </w:ins>
      <m:oMath>
        <m:r>
          <m:t>r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rows and</w:t>
        </w:r>
      </w:ins>
      <w:ins w:id="47" w:author="PR Preview" w:date="2026-01-01T00:00:00Z">
        <w:r>
          <w:t xml:space="preserve"> </w:t>
        </w:r>
      </w:ins>
      <m:oMath>
        <m:r>
          <m:t>c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columns,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observed count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in row</w:t>
        </w:r>
      </w:ins>
      <w:ins w:id="55" w:author="PR Preview" w:date="2026-01-01T00:00:00Z">
        <w:r>
          <w:t xml:space="preserve"> </w:t>
        </w:r>
      </w:ins>
      <m:oMath>
        <m:r>
          <m:t>i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column</w:t>
        </w:r>
      </w:ins>
      <w:ins w:id="58" w:author="PR Preview" w:date="2026-01-01T00:00:00Z">
        <w:r>
          <w:t xml:space="preserve"> </w:t>
        </w:r>
      </w:ins>
      <m:oMath>
        <m:r>
          <m:t>j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row totals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63" w:author="PR Preview" w:date="2026-01-01T00:00:00Z">
        <w:r>
          <w:t xml:space="preserve">, column totals</w:t>
        </w:r>
      </w:ins>
      <w:ins w:id="6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65" w:author="PR Preview" w:date="2026-01-01T00:00:00Z">
        <w:r>
          <w:t xml:space="preserve">, and grand total</w:t>
        </w:r>
      </w:ins>
      <w:ins w:id="66" w:author="PR Preview" w:date="2026-01-01T00:00:00Z">
        <w:r>
          <w:t xml:space="preserve"> </w:t>
        </w:r>
      </w:ins>
      <m:oMath>
        <m:r>
          <m:t>n</m:t>
        </m:r>
      </m:oMath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expected count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in cell</w:t>
        </w:r>
      </w:ins>
      <w:ins w:id="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under independence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del w:id="78" w:author="PR Preview" w:date="2026-01-01T00:00:00Z">
        <w:r>
          <w:rPr>
            <w:b/>
            <w:bCs/>
          </w:rPr>
          <w:delText xml:space="preserve">Definition 2 (Pearson’s chi-square test of independence)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With observed counts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</w:delText>
        </w:r>
      </w:del>
      <w:del w:id="84" w:author="PR Preview" w:date="2026-01-01T00:00:00Z">
        <w:r>
          <w:delText xml:space="preserve"> </w:delText>
        </w:r>
      </w:del>
      <w:hyperlink w:anchor="def-expected-count">
        <w:del w:id="85" w:author="PR Preview" w:date="2026-01-01T00:00:00Z">
          <w:r>
            <w:rPr>
              <w:rStyle w:val="Hyperlink"/>
            </w:rPr>
            <w:delText xml:space="preserve">expected counts</w:delText>
          </w:r>
        </w:del>
      </w:hyperlink>
      <w:del w:id="86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in an</w:delText>
        </w:r>
      </w:del>
      <w:del w:id="8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c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contingency table,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Pearson’s chi-square test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of the null hypothesis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that the row and column variables are independent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uses the statistic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[4]</w:delText>
        </w:r>
      </w:del>
    </w:p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Definition 2 (Pearson’s chi-square test of independence)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With observed counts</w:t>
        </w:r>
      </w:ins>
      <w:ins w:id="105" w:author="PR Preview" w:date="2026-01-01T00:00:00Z">
        <w:r>
          <w:t xml:space="preserve"> </w:t>
        </w:r>
      </w:ins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</w:t>
        </w:r>
      </w:ins>
      <w:ins w:id="108" w:author="PR Preview" w:date="2026-01-01T00:00:00Z">
        <w:r>
          <w:t xml:space="preserve"> </w:t>
        </w:r>
      </w:ins>
      <w:hyperlink w:anchor="def-expected-count">
        <w:ins w:id="109" w:author="PR Preview" w:date="2026-01-01T00:00:00Z">
          <w:r>
            <w:rPr>
              <w:rStyle w:val="Hyperlink"/>
            </w:rPr>
            <w:t xml:space="preserve">expected counts</w:t>
          </w:r>
        </w:ins>
      </w:hyperlink>
      <w:ins w:id="110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in an</w:t>
        </w:r>
      </w:ins>
      <w:ins w:id="11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c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contingency table,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Pearson’s chi-square test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of the null hypothesis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that the row and column variables are independent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uses the</w:t>
        </w:r>
      </w:ins>
      <w:ins w:id="124" w:author="PR Preview" w:date="2026-01-01T00:00:00Z">
        <w:r>
          <w:t xml:space="preserve"> </w:t>
        </w:r>
      </w:ins>
      <w:hyperlink r:id="rId18">
        <w:ins w:id="125" w:author="PR Preview" w:date="2026-01-01T00:00:00Z">
          <w:r>
            <w:rPr>
              <w:rStyle w:val="Hyperlink"/>
            </w:rPr>
            <w:t xml:space="preserve">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2026-10-19T07:39:32Z</dcterms:created>
  <dcterms:modified xsi:type="dcterms:W3CDTF">2026-10-19T07:39:32Z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