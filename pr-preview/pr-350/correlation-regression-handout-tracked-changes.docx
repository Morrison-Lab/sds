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00:34:05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(Population correlation)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population correlation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two random variables</w:delText>
        </w:r>
      </w:del>
      <w:del w:id="10" w:author="PR Preview" w:date="2026-01-01T00:00:00Z">
        <w:r>
          <w:delText xml:space="preserve"> </w:delText>
        </w:r>
      </w:del>
      <m:oMath>
        <m:r>
          <m:t>X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</w:delText>
        </w:r>
      </w:del>
      <w:del w:id="13" w:author="PR Preview" w:date="2026-01-01T00:00:00Z">
        <w:r>
          <w:delText xml:space="preserve"> </w:delText>
        </w:r>
      </w:del>
      <m:oMath>
        <m:r>
          <m:t>Y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with positive variances is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[2]</w:delText>
        </w:r>
      </w:del>
    </w:p>
    <w:p>
      <w:pPr>
        <w:pStyle w:val="FirstParagraph"/>
      </w:pPr>
      <w:ins w:id="18" w:author="PR Preview" w:date="2026-01-01T00:00:00Z">
        <w:r>
          <w:rPr>
            <w:b/>
            <w:bCs/>
          </w:rPr>
          <w:t xml:space="preserve">Definition 1 (Population correlation)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The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b/>
            <w:bCs/>
          </w:rPr>
          <w:t xml:space="preserve">population correlation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of two random variables</w:t>
        </w:r>
      </w:ins>
      <w:ins w:id="25" w:author="PR Preview" w:date="2026-01-01T00:00:00Z">
        <w:r>
          <w:t xml:space="preserve"> </w:t>
        </w:r>
      </w:ins>
      <m:oMath>
        <m:r>
          <m:t>X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and</w:t>
        </w:r>
      </w:ins>
      <w:ins w:id="28" w:author="PR Preview" w:date="2026-01-01T00:00:00Z">
        <w:r>
          <w:t xml:space="preserve"> </w:t>
        </w:r>
      </w:ins>
      <m:oMath>
        <m:r>
          <m:t>Y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with positive</w:t>
        </w:r>
      </w:ins>
      <w:ins w:id="31" w:author="PR Preview" w:date="2026-01-01T00:00:00Z">
        <w:r>
          <w:t xml:space="preserve"> </w:t>
        </w:r>
      </w:ins>
      <w:hyperlink r:id="rId12">
        <w:ins w:id="32" w:author="PR Preview" w:date="2026-01-01T00:00:00Z">
          <w:r>
            <w:rPr>
              <w:rStyle w:val="Hyperlink"/>
            </w:rPr>
            <w:t xml:space="preserve">variances</w:t>
          </w:r>
        </w:ins>
      </w:hyperlink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del w:id="35" w:author="PR Preview" w:date="2026-01-01T00:00:00Z">
        <w:r>
          <w:rPr>
            <w:b/>
            <w:bCs/>
          </w:rPr>
          <w:delText xml:space="preserve">Definition 3 (Spearman rank correlation)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Replace each</w:delText>
        </w:r>
      </w:del>
      <w:del w:id="3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by its rank</w:delText>
        </w:r>
      </w:del>
      <w:del w:id="41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i</m:t>
            </m:r>
          </m:sub>
        </m:sSub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among</w:delText>
        </w:r>
      </w:del>
      <w:del w:id="4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45" w:author="PR Preview" w:date="2026-01-01T00:00:00Z">
        <w:r>
          <w:delText xml:space="preserve">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and each</w:delText>
        </w:r>
      </w:del>
      <w:del w:id="4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by its rank</w:delText>
        </w:r>
      </w:del>
      <w:del w:id="51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i</m:t>
            </m:r>
          </m:sub>
        </m:sSub>
      </m:oMath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among</w:delText>
        </w:r>
      </w:del>
      <w:del w:id="5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55" w:author="PR Preview" w:date="2026-01-01T00:00:00Z">
        <w:r>
          <w:delText xml:space="preserve">,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giving tied values the average of the ranks they span.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The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rPr>
            <w:b/>
            <w:bCs/>
          </w:rPr>
          <w:delText xml:space="preserve">Spearman rank correlation</w:delText>
        </w:r>
      </w:del>
      <w:del w:id="62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S</m:t>
            </m:r>
          </m:sub>
        </m:sSub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is the</w:delText>
        </w:r>
      </w:del>
      <w:del w:id="65" w:author="PR Preview" w:date="2026-01-01T00:00:00Z">
        <w:r>
          <w:delText xml:space="preserve"> </w:delText>
        </w:r>
      </w:del>
      <w:hyperlink r:id="rId15">
        <w:del w:id="66" w:author="PR Preview" w:date="2026-01-01T00:00:00Z">
          <w:r>
            <w:rPr>
              <w:rStyle w:val="Hyperlink"/>
            </w:rPr>
            <w:delText xml:space="preserve">Pearson correlation coefficient</w:delText>
          </w:r>
        </w:del>
      </w:hyperlink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evaluated at the rank pairs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[5]</w:delText>
        </w:r>
      </w:del>
      <w:del w:id="71" w:author="PR Preview" w:date="2026-01-01T00:00:00Z">
        <w:r>
          <w:delText xml:space="preserve">:</w:delText>
        </w:r>
      </w:del>
    </w:p>
    <w:p>
      <w:pPr>
        <w:pStyle w:val="FirstParagraph"/>
      </w:pPr>
      <w:ins w:id="72" w:author="PR Preview" w:date="2026-01-01T00:00:00Z">
        <w:r>
          <w:rPr>
            <w:b/>
            <w:bCs/>
          </w:rPr>
          <w:t xml:space="preserve">Definition 3 (Spearman rank correlation)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Replace each</w:t>
        </w:r>
      </w:ins>
      <w:ins w:id="7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by its rank</w:t>
        </w:r>
      </w:ins>
      <w:ins w:id="78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i</m:t>
            </m:r>
          </m:sub>
        </m:sSub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among</w:t>
        </w:r>
      </w:ins>
      <w:ins w:id="8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82" w:author="PR Preview" w:date="2026-01-01T00:00:00Z">
        <w:r>
          <w:t xml:space="preserve">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and each</w:t>
        </w:r>
      </w:ins>
      <w:ins w:id="8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by its rank</w:t>
        </w:r>
      </w:ins>
      <w:ins w:id="88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i</m:t>
            </m:r>
          </m:sub>
        </m:sSub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among</w:t>
        </w:r>
      </w:ins>
      <w:ins w:id="9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92" w:author="PR Preview" w:date="2026-01-01T00:00:00Z">
        <w:r>
          <w:t xml:space="preserve">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giving tied values the average of the ranks they span.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The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rPr>
            <w:b/>
            <w:bCs/>
          </w:rPr>
          <w:t xml:space="preserve">Spearman rank correlation</w:t>
        </w:r>
      </w:ins>
      <w:ins w:id="99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S</m:t>
            </m:r>
          </m:sub>
        </m:sSub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is the</w:t>
        </w:r>
      </w:ins>
      <w:ins w:id="102" w:author="PR Preview" w:date="2026-01-01T00:00:00Z">
        <w:r>
          <w:t xml:space="preserve"> </w:t>
        </w:r>
      </w:ins>
      <w:hyperlink r:id="rId15">
        <w:ins w:id="103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evaluated at the rank pairs: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45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del w:id="106" w:author="PR Preview" w:date="2026-01-01T00:00:00Z">
        <w:r>
          <w:rPr>
            <w:b/>
            <w:bCs/>
          </w:rPr>
          <w:delText xml:space="preserve">Definition 7 (Linear regression model)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A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rPr>
            <w:b/>
            <w:bCs/>
          </w:rPr>
          <w:delText xml:space="preserve">linear regression model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is a homoskedastic (</w:delText>
        </w:r>
      </w:del>
      <w:hyperlink w:anchor="def-homoskedastic">
        <w:del w:id="113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14" w:author="PR Preview" w:date="2026-01-01T00:00:00Z">
        <w:r>
          <w:delText xml:space="preserve">)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conditional Gaussian model (</w:delText>
        </w:r>
      </w:del>
      <w:hyperlink w:anchor="def-cond-gaussian">
        <w:del w:id="117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18" w:author="PR Preview" w:date="2026-01-01T00:00:00Z">
        <w:r>
          <w:delText xml:space="preserve">)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whose mean function is linear in</w:delText>
        </w:r>
      </w:del>
      <w:del w:id="121" w:author="PR Preview" w:date="2026-01-01T00:00:00Z">
        <w:r>
          <w:delText xml:space="preserve"> </w:delText>
        </w:r>
      </w:del>
      <m:oMath>
        <m:r>
          <m:t>p</m:t>
        </m:r>
      </m:oMath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covariates,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where observation</w:delText>
        </w:r>
      </w:del>
      <w:del w:id="126" w:author="PR Preview" w:date="2026-01-01T00:00:00Z">
        <w:r>
          <w:delText xml:space="preserve"> </w:delText>
        </w:r>
      </w:del>
      <m:oMath>
        <m:r>
          <m:t>i</m:t>
        </m:r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has covariate values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$\mathord{\smash[b]{\underset{\raise.3ex\hbox{$\scriptstyle\sim$}}{x}}\vphantom{x}}_i= (x_{i1}, \ldots, x_{ip})$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[7]</w:delText>
        </w:r>
      </w:del>
      <w:del w:id="133" w:author="PR Preview" w:date="2026-01-01T00:00:00Z">
        <w:r>
          <w:delText xml:space="preserve">:</w:delText>
        </w:r>
      </w:del>
    </w:p>
    <w:p>
      <w:pPr>
        <w:pStyle w:val="BodyText"/>
      </w:pPr>
      <w:ins w:id="134" w:author="PR Preview" w:date="2026-01-01T00:00:00Z">
        <w:r>
          <w:rPr>
            <w:b/>
            <w:bCs/>
          </w:rPr>
          <w:t xml:space="preserve">Definition 7 (Linear regression model)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A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rPr>
            <w:b/>
            <w:bCs/>
          </w:rPr>
          <w:t xml:space="preserve">linear regression model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is a homoskedastic (</w:t>
        </w:r>
      </w:ins>
      <w:hyperlink w:anchor="def-homoskedastic">
        <w:ins w:id="14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42" w:author="PR Preview" w:date="2026-01-01T00:00:00Z">
        <w:r>
          <w:t xml:space="preserve">)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conditional Gaussian model (</w:t>
        </w:r>
      </w:ins>
      <w:hyperlink w:anchor="def-cond-gaussian">
        <w:ins w:id="145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46" w:author="PR Preview" w:date="2026-01-01T00:00:00Z">
        <w:r>
          <w:t xml:space="preserve">)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whose mean function is linear in</w:t>
        </w:r>
      </w:ins>
      <w:ins w:id="149" w:author="PR Preview" w:date="2026-01-01T00:00:00Z">
        <w:r>
          <w:t xml:space="preserve"> </w:t>
        </w:r>
      </w:ins>
      <m:oMath>
        <m:r>
          <m:t>p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covariates,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where observation</w:t>
        </w:r>
      </w:ins>
      <w:ins w:id="154" w:author="PR Preview" w:date="2026-01-01T00:00:00Z">
        <w:r>
          <w:t xml:space="preserve"> </w:t>
        </w:r>
      </w:ins>
      <m:oMath>
        <m:r>
          <m:t>i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has covariate values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$\mathord{\smash[b]{\underset{\raise.3ex\hbox{$\scriptstyle\sim$}}{x}}\vphantom{x}}_i= (x_{i1}, \ldots, x_{ip})$</w:t>
        </w:r>
      </w:ins>
      <w:ins w:id="1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del w:id="160" w:author="PR Preview" w:date="2026-01-01T00:00:00Z">
        <w:r>
          <w:rPr>
            <w:b/>
            <w:bCs/>
          </w:rPr>
          <w:delText xml:space="preserve">Definition 8 (Simple linear regression model)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A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rPr>
            <w:b/>
            <w:bCs/>
          </w:rPr>
          <w:delText xml:space="preserve">simple linear regression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model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is a linear regression model (</w:delText>
        </w:r>
      </w:del>
      <w:hyperlink w:anchor="def-linear-regression">
        <w:del w:id="169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70" w:author="PR Preview" w:date="2026-01-01T00:00:00Z">
        <w:r>
          <w:delText xml:space="preserve">)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with</w:delText>
        </w:r>
      </w:del>
      <w:del w:id="17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covariate</w:delText>
        </w:r>
      </w:del>
      <w:del w:id="176" w:author="PR Preview" w:date="2026-01-01T00:00:00Z">
        <w:r>
          <w:delText xml:space="preserve"> </w:delText>
        </w:r>
      </w:del>
      <m:oMath>
        <m:r>
          <m:t>X</m:t>
        </m:r>
      </m:oMath>
      <w:del w:id="177" w:author="PR Preview" w:date="2026-01-01T00:00:00Z">
        <w:r>
          <w:delText xml:space="preserve">,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writing</w:delText>
        </w:r>
      </w:del>
      <w:del w:id="18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for</w:delText>
        </w:r>
      </w:del>
      <w:del w:id="18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[8]</w:delText>
        </w:r>
      </w:del>
      <w:del w:id="186" w:author="PR Preview" w:date="2026-01-01T00:00:00Z">
        <w:r>
          <w:delText xml:space="preserve">:</w:delText>
        </w:r>
      </w:del>
    </w:p>
    <w:p>
      <w:pPr>
        <w:pStyle w:val="BodyText"/>
      </w:pPr>
      <w:ins w:id="187" w:author="PR Preview" w:date="2026-01-01T00:00:00Z">
        <w:r>
          <w:rPr>
            <w:b/>
            <w:bCs/>
          </w:rPr>
          <w:t xml:space="preserve">Definition 8 (Simple linear regression model)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A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rPr>
            <w:b/>
            <w:bCs/>
          </w:rPr>
          <w:t xml:space="preserve">simple linear regression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model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is a linear regression model (</w:t>
        </w:r>
      </w:ins>
      <w:hyperlink w:anchor="def-linear-regression">
        <w:ins w:id="196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97" w:author="PR Preview" w:date="2026-01-01T00:00:00Z">
        <w:r>
          <w:t xml:space="preserve">)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with</w:t>
        </w:r>
      </w:ins>
      <w:ins w:id="20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covariate</w:t>
        </w:r>
      </w:ins>
      <w:ins w:id="203" w:author="PR Preview" w:date="2026-01-01T00:00:00Z">
        <w:r>
          <w:t xml:space="preserve"> </w:t>
        </w:r>
      </w:ins>
      <m:oMath>
        <m:r>
          <m:t>X</m:t>
        </m:r>
      </m:oMath>
      <w:ins w:id="204" w:author="PR Preview" w:date="2026-01-01T00:00:00Z">
        <w:r>
          <w:t xml:space="preserve">,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writing</w:t>
        </w:r>
      </w:ins>
      <w:ins w:id="20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for</w:t>
        </w:r>
      </w:ins>
      <w:ins w:id="21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ins w:id="21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del w:id="212" w:author="PR Preview" w:date="2026-01-01T00:00:00Z">
        <w:r>
          <w:rPr>
            <w:b/>
            <w:bCs/>
          </w:rPr>
          <w:delText xml:space="preserve">Definition 12 (Ordinary least squares)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The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rPr>
            <w:b/>
            <w:bCs/>
          </w:rPr>
          <w:delText xml:space="preserve">ordinary least squares (OLS) estimate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of a model’s parameter vector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$\mathord{\smash[b]{\underset{\raise.3ex\hbox{$\scriptstyle\sim$}}{\theta}}\vphantom{\theta}}$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is the value of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$\mathord{\smash[b]{\underset{\raise.3ex\hbox{$\scriptstyle\sim$}}{\theta}}\vphantom{\theta}}$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that minimizes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the</w:delText>
        </w:r>
      </w:del>
      <w:del w:id="229" w:author="PR Preview" w:date="2026-01-01T00:00:00Z">
        <w:r>
          <w:delText xml:space="preserve"> </w:delText>
        </w:r>
      </w:del>
      <w:hyperlink w:anchor="def-rss">
        <w:del w:id="230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[10]</w:delText>
        </w:r>
      </w:del>
      <w:del w:id="233" w:author="PR Preview" w:date="2026-01-01T00:00:00Z">
        <w:r>
          <w:delText xml:space="preserve">:</w:delText>
        </w:r>
      </w:del>
    </w:p>
    <w:p>
      <w:pPr>
        <w:pStyle w:val="BodyText"/>
      </w:pPr>
      <w:ins w:id="234" w:author="PR Preview" w:date="2026-01-01T00:00:00Z">
        <w:r>
          <w:rPr>
            <w:b/>
            <w:bCs/>
          </w:rPr>
          <w:t xml:space="preserve">Definition 12 (Ordinary least squares)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The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rPr>
            <w:b/>
            <w:bCs/>
          </w:rPr>
          <w:t xml:space="preserve">ordinary least squares (OLS) estimate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of a model’s parameter vector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$\mathord{\smash[b]{\underset{\raise.3ex\hbox{$\scriptstyle\sim$}}{\theta}}\vphantom{\theta}}$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is the value of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$\mathord{\smash[b]{\underset{\raise.3ex\hbox{$\scriptstyle\sim$}}{\theta}}\vphantom{\theta}}$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that minimizes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the</w:t>
        </w:r>
      </w:ins>
      <w:ins w:id="251" w:author="PR Preview" w:date="2026-01-01T00:00:00Z">
        <w:r>
          <w:t xml:space="preserve"> </w:t>
        </w:r>
      </w:ins>
      <w:hyperlink w:anchor="def-rss">
        <w:ins w:id="252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253" w:author="PR Preview" w:date="2026-01-01T00:00:00Z">
        <w:r>
          <w:t xml:space="preserve">:</w:t>
        </w:r>
      </w:ins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del w:id="254" w:author="PR Preview" w:date="2026-01-01T00:00:00Z">
        <w:r>
          <w:rPr>
            <w:b/>
            <w:bCs/>
          </w:rPr>
          <w:delText xml:space="preserve">Definition 18 (Coefficient of determination)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The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rPr>
            <w:b/>
            <w:bCs/>
          </w:rPr>
          <w:delText xml:space="preserve">coefficient of determination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of a model fitted with parameter estimate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$\hat{\mathord{\smash[b]{\underset{\raise.3ex\hbox{$\scriptstyle\sim$}}{\theta}}\vphantom{\theta}}}$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is one minus the ratio of its</w:delText>
        </w:r>
      </w:del>
      <w:del w:id="265" w:author="PR Preview" w:date="2026-01-01T00:00:00Z">
        <w:r>
          <w:delText xml:space="preserve"> </w:delText>
        </w:r>
      </w:del>
      <w:hyperlink w:anchor="def-rss">
        <w:del w:id="266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at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$\hat{\mathord{\smash[b]{\underset{\raise.3ex\hbox{$\scriptstyle\sim$}}{\theta}}\vphantom{\theta}}}$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to the</w:delText>
        </w:r>
      </w:del>
      <w:del w:id="273" w:author="PR Preview" w:date="2026-01-01T00:00:00Z">
        <w:r>
          <w:delText xml:space="preserve"> </w:delText>
        </w:r>
      </w:del>
      <w:hyperlink w:anchor="def-tss">
        <w:del w:id="274" w:author="PR Preview" w:date="2026-01-01T00:00:00Z">
          <w:r>
            <w:rPr>
              <w:rStyle w:val="Hyperlink"/>
            </w:rPr>
            <w:delText xml:space="preserve">total sum of squares</w:delText>
          </w:r>
        </w:del>
      </w:hyperlink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of its outcomes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[14]</w:delText>
        </w:r>
      </w:del>
      <w:del w:id="279" w:author="PR Preview" w:date="2026-01-01T00:00:00Z">
        <w:r>
          <w:delText xml:space="preserve">:</w:delText>
        </w:r>
      </w:del>
    </w:p>
    <w:p>
      <w:pPr>
        <w:pStyle w:val="FirstParagraph"/>
      </w:pPr>
      <w:ins w:id="280" w:author="PR Preview" w:date="2026-01-01T00:00:00Z">
        <w:r>
          <w:rPr>
            <w:b/>
            <w:bCs/>
          </w:rPr>
          <w:t xml:space="preserve">Definition 18 (Coefficient of determination)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The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rPr>
            <w:b/>
            <w:bCs/>
          </w:rPr>
          <w:t xml:space="preserve">coefficient of determination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of a model fitted with parameter estimate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$\hat{\mathord{\smash[b]{\underset{\raise.3ex\hbox{$\scriptstyle\sim$}}{\theta}}\vphantom{\theta}}}$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is one minus the ratio of its</w:t>
        </w:r>
      </w:ins>
      <w:ins w:id="291" w:author="PR Preview" w:date="2026-01-01T00:00:00Z">
        <w:r>
          <w:t xml:space="preserve"> </w:t>
        </w:r>
      </w:ins>
      <w:hyperlink w:anchor="def-rss">
        <w:ins w:id="292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at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$\hat{\mathord{\smash[b]{\underset{\raise.3ex\hbox{$\scriptstyle\sim$}}{\theta}}\vphantom{\theta}}}$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to the</w:t>
        </w:r>
      </w:ins>
      <w:ins w:id="299" w:author="PR Preview" w:date="2026-01-01T00:00:00Z">
        <w:r>
          <w:t xml:space="preserve"> </w:t>
        </w:r>
      </w:ins>
      <w:hyperlink w:anchor="def-tss">
        <w:ins w:id="300" w:author="PR Preview" w:date="2026-01-01T00:00:00Z">
          <w:r>
            <w:rPr>
              <w:rStyle w:val="Hyperlink"/>
            </w:rPr>
            <w:t xml:space="preserve">total sum of squares</w:t>
          </w:r>
        </w:ins>
      </w:hyperlink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of its outcomes:</w:t>
        </w:r>
      </w:ins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44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3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4"/>
    <w:bookmarkEnd w:id="145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47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7"/>
    <w:bookmarkStart w:id="149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https://en.wikipedia.org/wiki/Pearson_correlation_coefficient</w:t>
        </w:r>
      </w:hyperlink>
    </w:p>
    <w:bookmarkEnd w:id="149"/>
    <w:bookmarkStart w:id="150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0"/>
    <w:bookmarkStart w:id="151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1"/>
    <w:bookmarkStart w:id="153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3"/>
    <w:bookmarkStart w:id="155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5"/>
    <w:bookmarkStart w:id="157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https://en.wikipedia.org/wiki/Linear_regression</w:t>
        </w:r>
      </w:hyperlink>
    </w:p>
    <w:bookmarkEnd w:id="157"/>
    <w:bookmarkStart w:id="159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https://en.wikipedia.org/wiki/Simple_linear_regression</w:t>
        </w:r>
      </w:hyperlink>
    </w:p>
    <w:bookmarkEnd w:id="159"/>
    <w:bookmarkStart w:id="161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https://en.wikipedia.org/wiki/Residual_sum_of_squares</w:t>
        </w:r>
      </w:hyperlink>
    </w:p>
    <w:bookmarkEnd w:id="161"/>
    <w:bookmarkStart w:id="163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https://en.wikipedia.org/wiki/Ordinary_least_squares</w:t>
        </w:r>
      </w:hyperlink>
    </w:p>
    <w:bookmarkEnd w:id="163"/>
    <w:bookmarkStart w:id="165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7"/>
    <w:bookmarkStart w:id="169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https://en.wikipedia.org/wiki/Total_sum_of_squares</w:t>
        </w:r>
      </w:hyperlink>
    </w:p>
    <w:bookmarkEnd w:id="169"/>
    <w:bookmarkStart w:id="171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https://en.wikipedia.org/wiki/Coefficient_of_determination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46" Type="http://schemas.openxmlformats.org/officeDocument/2006/relationships/hyperlink" Target="https://doi.org/10.1007/978-1-4614-1353-0" TargetMode="External"/><Relationship Id="rId170" Type="http://schemas.openxmlformats.org/officeDocument/2006/relationships/hyperlink" Target="https://en.wikipedia.org/wiki/Coefficient_of_determination" TargetMode="External"/><Relationship Id="rId154" Type="http://schemas.openxmlformats.org/officeDocument/2006/relationships/hyperlink" Target="https://en.wikipedia.org/wiki/Homoscedasticity_and_heteroscedasticity" TargetMode="External"/><Relationship Id="rId156" Type="http://schemas.openxmlformats.org/officeDocument/2006/relationships/hyperlink" Target="https://en.wikipedia.org/wiki/Linear_regression" TargetMode="External"/><Relationship Id="rId162" Type="http://schemas.openxmlformats.org/officeDocument/2006/relationships/hyperlink" Target="https://en.wikipedia.org/wiki/Ordinary_least_squares" TargetMode="External"/><Relationship Id="rId148" Type="http://schemas.openxmlformats.org/officeDocument/2006/relationships/hyperlink" Target="https://en.wikipedia.org/wiki/Pearson_correlation_coefficient" TargetMode="External"/><Relationship Id="rId160" Type="http://schemas.openxmlformats.org/officeDocument/2006/relationships/hyperlink" Target="https://en.wikipedia.org/wiki/Residual_sum_of_squares" TargetMode="External"/><Relationship Id="rId158" Type="http://schemas.openxmlformats.org/officeDocument/2006/relationships/hyperlink" Target="https://en.wikipedia.org/wiki/Simple_linear_regression" TargetMode="External"/><Relationship Id="rId152" Type="http://schemas.openxmlformats.org/officeDocument/2006/relationships/hyperlink" Target="https://en.wikipedia.org/wiki/Spearman%27s_rank_correlation_coefficient" TargetMode="External"/><Relationship Id="rId168" Type="http://schemas.openxmlformats.org/officeDocument/2006/relationships/hyperlink" Target="https://en.wikipedia.org/wiki/Total_sum_of_squares" TargetMode="External"/><Relationship Id="rId164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43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66" Type="http://schemas.openxmlformats.org/officeDocument/2006/relationships/hyperlink" Target="https://www.cengage.com/c/statistical-inference-2e-casella-berger/9780534243128/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46" Type="http://schemas.openxmlformats.org/officeDocument/2006/relationships/hyperlink" Target="https://doi.org/10.1007/978-1-4614-1353-0" TargetMode="External"/><Relationship Id="rId170" Type="http://schemas.openxmlformats.org/officeDocument/2006/relationships/hyperlink" Target="https://en.wikipedia.org/wiki/Coefficient_of_determination" TargetMode="External"/><Relationship Id="rId154" Type="http://schemas.openxmlformats.org/officeDocument/2006/relationships/hyperlink" Target="https://en.wikipedia.org/wiki/Homoscedasticity_and_heteroscedasticity" TargetMode="External"/><Relationship Id="rId156" Type="http://schemas.openxmlformats.org/officeDocument/2006/relationships/hyperlink" Target="https://en.wikipedia.org/wiki/Linear_regression" TargetMode="External"/><Relationship Id="rId162" Type="http://schemas.openxmlformats.org/officeDocument/2006/relationships/hyperlink" Target="https://en.wikipedia.org/wiki/Ordinary_least_squares" TargetMode="External"/><Relationship Id="rId148" Type="http://schemas.openxmlformats.org/officeDocument/2006/relationships/hyperlink" Target="https://en.wikipedia.org/wiki/Pearson_correlation_coefficient" TargetMode="External"/><Relationship Id="rId160" Type="http://schemas.openxmlformats.org/officeDocument/2006/relationships/hyperlink" Target="https://en.wikipedia.org/wiki/Residual_sum_of_squares" TargetMode="External"/><Relationship Id="rId158" Type="http://schemas.openxmlformats.org/officeDocument/2006/relationships/hyperlink" Target="https://en.wikipedia.org/wiki/Simple_linear_regression" TargetMode="External"/><Relationship Id="rId152" Type="http://schemas.openxmlformats.org/officeDocument/2006/relationships/hyperlink" Target="https://en.wikipedia.org/wiki/Spearman%27s_rank_correlation_coefficient" TargetMode="External"/><Relationship Id="rId168" Type="http://schemas.openxmlformats.org/officeDocument/2006/relationships/hyperlink" Target="https://en.wikipedia.org/wiki/Total_sum_of_squares" TargetMode="External"/><Relationship Id="rId164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43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66" Type="http://schemas.openxmlformats.org/officeDocument/2006/relationships/hyperlink" Target="https://www.cengage.com/c/statistical-inference-2e-casella-berger/9780534243128/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2026-10-19T07:40:09Z</dcterms:created>
  <dcterms:modified xsi:type="dcterms:W3CDTF">2026-10-19T07:40:09Z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