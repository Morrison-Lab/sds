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00:34:05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(Bayesian paradigm)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Bayesian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paradigm of statistical inference,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 unknown parameter</w:delText>
        </w:r>
      </w:del>
      <w:del w:id="12" w:author="PR Preview" w:date="2026-01-01T00:00:00Z">
        <w:r>
          <w:delText xml:space="preserve"> </w:delText>
        </w:r>
      </w:del>
      <m:oMath>
        <m:r>
          <m:t>θ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random variable with its own probability distribution,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probability measures degree of belief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[1, Ch. 12], p. 272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[3]</w:delText>
        </w:r>
      </w:del>
      <w:del w:id="21" w:author="PR Preview" w:date="2026-01-01T00:00:00Z">
        <w:r>
          <w:delText xml:space="preserve">.</w:delText>
        </w:r>
      </w:del>
    </w:p>
    <w:p>
      <w:pPr>
        <w:pStyle w:val="BodyText"/>
      </w:pPr>
      <w:ins w:id="22" w:author="PR Preview" w:date="2026-01-01T00:00:00Z">
        <w:r>
          <w:rPr>
            <w:b/>
            <w:bCs/>
          </w:rPr>
          <w:t xml:space="preserve">Definition 2 (Bayesian paradigm)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In the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b/>
            <w:bCs/>
          </w:rPr>
          <w:t xml:space="preserve">Bayesian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paradigm of statistical inference,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 unknown parameter</w:t>
        </w:r>
      </w:ins>
      <w:ins w:id="31" w:author="PR Preview" w:date="2026-01-01T00:00:00Z">
        <w:r>
          <w:t xml:space="preserve"> </w:t>
        </w:r>
      </w:ins>
      <m:oMath>
        <m:r>
          <m:t>θ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a random variable with its own probability distribution,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probability measures degree of belief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[1, Ch. 12], p. 272</w:t>
        </w:r>
      </w:ins>
      <w:ins w:id="3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del w:id="39" w:author="PR Preview" w:date="2026-01-01T00:00:00Z">
        <w:r>
          <w:rPr>
            <w:b/>
            <w:bCs/>
          </w:rPr>
          <w:delText xml:space="preserve">Definition 3 (Prior distribution)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prior distribution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a parameter</w:delText>
        </w:r>
      </w:del>
      <w:del w:id="46" w:author="PR Preview" w:date="2026-01-01T00:00:00Z">
        <w:r>
          <w:delText xml:space="preserve"> </w:delText>
        </w:r>
      </w:del>
      <m:oMath>
        <m:r>
          <m:t>θ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with density or probability mass function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the probability distribution that describes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what is believed about</w:delText>
        </w:r>
      </w:del>
      <w:del w:id="56" w:author="PR Preview" w:date="2026-01-01T00:00:00Z">
        <w:r>
          <w:delText xml:space="preserve"> </w:delText>
        </w:r>
      </w:del>
      <m:oMath>
        <m:r>
          <m:t>θ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before the data are observed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[4]</w:delText>
        </w:r>
      </w:del>
      <w:del w:id="61" w:author="PR Preview" w:date="2026-01-01T00:00:00Z">
        <w:r>
          <w:delText xml:space="preserve">.</w:delText>
        </w:r>
      </w:del>
    </w:p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Definition 3 (Prior distribution)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prior distribution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a parameter</w:t>
        </w:r>
      </w:ins>
      <w:ins w:id="69" w:author="PR Preview" w:date="2026-01-01T00:00:00Z">
        <w:r>
          <w:t xml:space="preserve"> </w:t>
        </w:r>
      </w:ins>
      <m:oMath>
        <m:r>
          <m:t>θ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with density or probability mass function</w:t>
        </w:r>
      </w:ins>
      <w:ins w:id="7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probability distribution that describes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what is believed about</w:t>
        </w:r>
      </w:ins>
      <w:ins w:id="79" w:author="PR Preview" w:date="2026-01-01T00:00:00Z">
        <w:r>
          <w:t xml:space="preserve"> </w:t>
        </w:r>
      </w:ins>
      <m:oMath>
        <m:r>
          <m:t>θ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before the data are observed.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Definition 7 (Credible interval)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</w:delText>
        </w:r>
      </w:del>
      <w:del w:id="85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rPr>
            <w:b/>
            <w:bCs/>
          </w:rPr>
          <w:delText xml:space="preserve">credible interval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for a parameter</w:delText>
        </w:r>
      </w:del>
      <w:del w:id="90" w:author="PR Preview" w:date="2026-01-01T00:00:00Z">
        <w:r>
          <w:delText xml:space="preserve"> </w:delText>
        </w:r>
      </w:del>
      <m:oMath>
        <m:r>
          <m:t>θ</m:t>
        </m:r>
      </m:oMath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given observed data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$\mathord{\smash[b]{\underset{\raise.3ex\hbox{$\scriptstyle\sim$}}{y}}\vphantom{y}}$</w:delText>
        </w:r>
      </w:del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 an interval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$\mathopen{}\left[l(\mathord{\smash[b]{\underset{\raise.3ex\hbox{$\scriptstyle\sim$}}{y}}\vphantom{y}}),\, r(\mathord{\smash[b]{\underset{\raise.3ex\hbox{$\scriptstyle\sim$}}{y}}\vphantom{y}})\right]\mathclose{}$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whose</w:delText>
        </w:r>
      </w:del>
      <w:del w:id="103" w:author="PR Preview" w:date="2026-01-01T00:00:00Z">
        <w:r>
          <w:delText xml:space="preserve"> </w:delText>
        </w:r>
      </w:del>
      <w:hyperlink w:anchor="def-posterior">
        <w:del w:id="104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probability is</w:delText>
        </w:r>
      </w:del>
      <w:del w:id="10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[9]</w:delText>
        </w:r>
      </w:del>
      <w:del w:id="110" w:author="PR Preview" w:date="2026-01-01T00:00:00Z">
        <w:r>
          <w:delText xml:space="preserve">:</w:delText>
        </w:r>
      </w:del>
    </w:p>
    <w:p>
      <w:pPr>
        <w:pStyle w:val="BodyText"/>
      </w:pPr>
      <w:ins w:id="111" w:author="PR Preview" w:date="2026-01-01T00:00:00Z">
        <w:r>
          <w:rPr>
            <w:b/>
            <w:bCs/>
          </w:rPr>
          <w:t xml:space="preserve">Definition 7 (Credible interval)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</w:t>
        </w:r>
      </w:ins>
      <w:ins w:id="114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b/>
            <w:bCs/>
          </w:rPr>
          <w:t xml:space="preserve">credible interval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for a parameter</w:t>
        </w:r>
      </w:ins>
      <w:ins w:id="119" w:author="PR Preview" w:date="2026-01-01T00:00:00Z">
        <w:r>
          <w:t xml:space="preserve"> </w:t>
        </w:r>
      </w:ins>
      <m:oMath>
        <m:r>
          <m:t>θ</m:t>
        </m:r>
      </m:oMath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given observed data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$\mathord{\smash[b]{\underset{\raise.3ex\hbox{$\scriptstyle\sim$}}{y}}\vphantom{y}}$</w:t>
        </w:r>
      </w:ins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an interval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$\mathopen{}\left[l(\mathord{\smash[b]{\underset{\raise.3ex\hbox{$\scriptstyle\sim$}}{y}}\vphantom{y}}),\, r(\mathord{\smash[b]{\underset{\raise.3ex\hbox{$\scriptstyle\sim$}}{y}}\vphantom{y}})\right]\mathclose{}$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whose</w:t>
        </w:r>
      </w:ins>
      <w:ins w:id="132" w:author="PR Preview" w:date="2026-01-01T00:00:00Z">
        <w:r>
          <w:t xml:space="preserve"> </w:t>
        </w:r>
      </w:ins>
      <w:hyperlink w:anchor="def-posterior">
        <w:ins w:id="133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34" w:author="PR Preview" w:date="2026-01-01T00:00:00Z">
        <w:r>
          <w:t xml:space="preserve"> </w:t>
        </w:r>
      </w:ins>
      <w:hyperlink r:id="rId54">
        <w:ins w:id="13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</w:t>
        </w:r>
      </w:ins>
      <w:ins w:id="13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13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del w:id="140" w:author="PR Preview" w:date="2026-01-01T00:00:00Z">
        <w:r>
          <w:rPr>
            <w:b/>
            <w:bCs/>
          </w:rPr>
          <w:delText xml:space="preserve">Definition 10 (Conjugate prior)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 family of prior distributions is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conjugate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to a likelihood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if, for every prior in the family and every possible data set,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</w:delText>
        </w:r>
      </w:del>
      <w:del w:id="151" w:author="PR Preview" w:date="2026-01-01T00:00:00Z">
        <w:r>
          <w:delText xml:space="preserve"> </w:delText>
        </w:r>
      </w:del>
      <w:hyperlink w:anchor="def-posterior">
        <w:del w:id="152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is also in the family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[13]</w:delText>
        </w:r>
      </w:del>
      <w:del w:id="157" w:author="PR Preview" w:date="2026-01-01T00:00:00Z">
        <w:r>
          <w:delText xml:space="preserve">.</w:delText>
        </w:r>
      </w:del>
    </w:p>
    <w:p>
      <w:pPr>
        <w:pStyle w:val="FirstParagraph"/>
      </w:pPr>
      <w:ins w:id="158" w:author="PR Preview" w:date="2026-01-01T00:00:00Z">
        <w:r>
          <w:rPr>
            <w:b/>
            <w:bCs/>
          </w:rPr>
          <w:t xml:space="preserve">Definition 10 (Conjugate prior)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 family of prior distributions 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conjugate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to a likelihood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if, for every prior in the family and every possible data set,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</w:t>
        </w:r>
      </w:ins>
      <w:ins w:id="169" w:author="PR Preview" w:date="2026-01-01T00:00:00Z">
        <w:r>
          <w:t xml:space="preserve"> </w:t>
        </w:r>
      </w:ins>
      <w:hyperlink w:anchor="def-posterior">
        <w:ins w:id="170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also in the family.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2026-10-19T07:38:58Z</dcterms:created>
  <dcterms:modified xsi:type="dcterms:W3CDTF">2026-10-19T07:38:58Z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