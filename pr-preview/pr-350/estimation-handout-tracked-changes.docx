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22:31:20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 (Estimand)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estimand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an unknown quantity</w:delText>
        </w:r>
      </w:del>
      <w:del w:id="10" w:author="PR Preview" w:date="2026-01-01T00:00:00Z">
        <w:r>
          <w:delText xml:space="preserve"> </w:delText>
        </w:r>
      </w:del>
      <m:oMath>
        <m:r>
          <m:t>θ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whose value we want to know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[4], [5]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[6]</w:delText>
        </w:r>
      </w:del>
      <w:del w:id="17" w:author="PR Preview" w:date="2026-01-01T00:00:00Z">
        <w:r>
          <w:delText xml:space="preserve">.</w:delText>
        </w:r>
      </w:del>
    </w:p>
    <w:p>
      <w:pPr>
        <w:pStyle w:val="BodyText"/>
      </w:pPr>
      <w:ins w:id="18" w:author="PR Preview" w:date="2026-01-01T00:00:00Z">
        <w:r>
          <w:rPr>
            <w:b/>
            <w:bCs/>
          </w:rPr>
          <w:t xml:space="preserve">Definition 2 (Estimand)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An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b/>
            <w:bCs/>
          </w:rPr>
          <w:t xml:space="preserve">estimand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an unknown quantity</w:t>
        </w:r>
      </w:ins>
      <w:ins w:id="25" w:author="PR Preview" w:date="2026-01-01T00:00:00Z">
        <w:r>
          <w:t xml:space="preserve"> </w:t>
        </w:r>
      </w:ins>
      <m:oMath>
        <m:r>
          <m:t>θ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whose value we want to know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[4], [5]</w:t>
        </w:r>
      </w:ins>
      <w:ins w:id="30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del w:id="31" w:author="PR Preview" w:date="2026-01-01T00:00:00Z">
        <w:r>
          <w:rPr>
            <w:b/>
            <w:bCs/>
          </w:rPr>
          <w:delText xml:space="preserve">Definition 5 (Sampling distribution)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The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rPr>
            <w:b/>
            <w:bCs/>
          </w:rPr>
          <w:delText xml:space="preserve">sampling distribution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of an</w:delText>
        </w:r>
      </w:del>
      <w:del w:id="38" w:author="PR Preview" w:date="2026-01-01T00:00:00Z">
        <w:r>
          <w:delText xml:space="preserve"> </w:delText>
        </w:r>
      </w:del>
      <w:hyperlink w:anchor="def-estimator">
        <w:del w:id="39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4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is the probability distribution of</w:delText>
        </w:r>
      </w:del>
      <w:del w:id="4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over repeated random samples</w:delText>
        </w:r>
      </w:del>
      <w:del w:id="4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from the same population: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the distribution of the values the estimator would take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across all the samples we might have drawn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[8]</w:delText>
        </w:r>
      </w:del>
      <w:del w:id="55" w:author="PR Preview" w:date="2026-01-01T00:00:00Z">
        <w:r>
          <w:delText xml:space="preserve">.</w:delText>
        </w:r>
      </w:del>
    </w:p>
    <w:p>
      <w:pPr>
        <w:pStyle w:val="BodyText"/>
      </w:pPr>
      <w:ins w:id="56" w:author="PR Preview" w:date="2026-01-01T00:00:00Z">
        <w:r>
          <w:rPr>
            <w:b/>
            <w:bCs/>
          </w:rPr>
          <w:t xml:space="preserve">Definition 5 (Sampling distribution)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The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rPr>
            <w:b/>
            <w:bCs/>
          </w:rPr>
          <w:t xml:space="preserve">sampling distribution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of an</w:t>
        </w:r>
      </w:ins>
      <w:ins w:id="63" w:author="PR Preview" w:date="2026-01-01T00:00:00Z">
        <w:r>
          <w:t xml:space="preserve"> </w:t>
        </w:r>
      </w:ins>
      <w:hyperlink w:anchor="def-estimator">
        <w:ins w:id="64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6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the probability distribution of</w:t>
        </w:r>
      </w:ins>
      <w:ins w:id="6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over repeated random samples</w:t>
        </w:r>
      </w:ins>
      <w:ins w:id="7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from the same population: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the distribution of the values the estimator would take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across all the</w:t>
        </w:r>
      </w:ins>
      <w:ins w:id="78" w:author="PR Preview" w:date="2026-01-01T00:00:00Z">
        <w:r>
          <w:t xml:space="preserve"> </w:t>
        </w:r>
      </w:ins>
      <w:hyperlink r:id="rId33">
        <w:ins w:id="79" w:author="PR Preview" w:date="2026-01-01T00:00:00Z">
          <w:r>
            <w:rPr>
              <w:rStyle w:val="Hyperlink"/>
            </w:rPr>
            <w:t xml:space="preserve">samples</w:t>
          </w:r>
        </w:ins>
      </w:hyperlink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we might have drawn.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del w:id="82" w:author="PR Preview" w:date="2026-01-01T00:00:00Z">
        <w:r>
          <w:rPr>
            <w:b/>
            <w:bCs/>
          </w:rPr>
          <w:delText xml:space="preserve">Definition 7 (Bias)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The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rPr>
            <w:b/>
            <w:bCs/>
          </w:rPr>
          <w:delText xml:space="preserve">bias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of an estimator</w:delText>
        </w:r>
      </w:del>
      <w:del w:id="8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for an estimand</w:delText>
        </w:r>
      </w:del>
      <w:del w:id="92" w:author="PR Preview" w:date="2026-01-01T00:00:00Z">
        <w:r>
          <w:delText xml:space="preserve"> </w:delText>
        </w:r>
      </w:del>
      <m:oMath>
        <m:r>
          <m:t>θ</m:t>
        </m:r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is the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expected value of the</w:delText>
        </w:r>
      </w:del>
      <w:del w:id="97" w:author="PR Preview" w:date="2026-01-01T00:00:00Z">
        <w:r>
          <w:delText xml:space="preserve"> </w:delText>
        </w:r>
      </w:del>
      <w:hyperlink w:anchor="def-estimation-error">
        <w:del w:id="98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[12]</w:delText>
        </w:r>
      </w:del>
      <w:del w:id="101" w:author="PR Preview" w:date="2026-01-01T00:00:00Z">
        <w:r>
          <w:delText xml:space="preserve">:</w:delText>
        </w:r>
      </w:del>
    </w:p>
    <w:p>
      <w:pPr>
        <w:pStyle w:val="FirstParagraph"/>
      </w:pPr>
      <w:ins w:id="102" w:author="PR Preview" w:date="2026-01-01T00:00:00Z">
        <w:r>
          <w:rPr>
            <w:b/>
            <w:bCs/>
          </w:rPr>
          <w:t xml:space="preserve">Definition 7 (Bias)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The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rPr>
            <w:b/>
            <w:bCs/>
          </w:rPr>
          <w:t xml:space="preserve">bias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of an estimator</w:t>
        </w:r>
      </w:ins>
      <w:ins w:id="10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for an estimand</w:t>
        </w:r>
      </w:ins>
      <w:ins w:id="112" w:author="PR Preview" w:date="2026-01-01T00:00:00Z">
        <w:r>
          <w:t xml:space="preserve"> </w:t>
        </w:r>
      </w:ins>
      <m:oMath>
        <m:r>
          <m:t>θ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is the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expected value of the</w:t>
        </w:r>
      </w:ins>
      <w:ins w:id="117" w:author="PR Preview" w:date="2026-01-01T00:00:00Z">
        <w:r>
          <w:t xml:space="preserve"> </w:t>
        </w:r>
      </w:ins>
      <w:hyperlink w:anchor="def-estimation-error">
        <w:ins w:id="118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19" w:author="PR Preview" w:date="2026-01-01T00:00:00Z">
        <w:r>
          <w:t xml:space="preserve">:</w:t>
        </w:r>
      </w:ins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del w:id="120" w:author="PR Preview" w:date="2026-01-01T00:00:00Z">
        <w:r>
          <w:rPr>
            <w:b/>
            <w:bCs/>
          </w:rPr>
          <w:delText xml:space="preserve">Definition 8 (Mean squared error)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The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rPr>
            <w:b/>
            <w:bCs/>
          </w:rPr>
          <w:delText xml:space="preserve">population mean squared error (pMSE)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of an estimator</w:delText>
        </w:r>
      </w:del>
      <w:del w:id="12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28" w:author="PR Preview" w:date="2026-01-01T00:00:00Z">
        <w:r>
          <w:delText xml:space="preserve">,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also called its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rPr>
            <w:b/>
            <w:bCs/>
          </w:rPr>
          <w:delText xml:space="preserve">mean squared error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or its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rPr>
            <w:b/>
            <w:bCs/>
          </w:rPr>
          <w:delText xml:space="preserve">expected squared estimation error (ESEE)</w:delText>
        </w:r>
      </w:del>
      <w:del w:id="137" w:author="PR Preview" w:date="2026-01-01T00:00:00Z">
        <w:r>
          <w:delText xml:space="preserve">, denoted</w:delText>
        </w:r>
      </w:del>
      <w:del w:id="138" w:author="PR Preview" w:date="2026-01-01T00:00:00Z">
        <w:r>
          <w:delText xml:space="preserve"> </w:delText>
        </w:r>
      </w:del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or</w:delText>
        </w:r>
      </w:del>
      <w:del w:id="141" w:author="PR Preview" w:date="2026-01-01T00:00:00Z">
        <w:r>
          <w:delText xml:space="preserve"> </w:delText>
        </w:r>
      </w:del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142" w:author="PR Preview" w:date="2026-01-01T00:00:00Z">
        <w:r>
          <w:delText xml:space="preserve">, is the expectation of the square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of the</w:delText>
        </w:r>
      </w:del>
      <w:del w:id="145" w:author="PR Preview" w:date="2026-01-01T00:00:00Z">
        <w:r>
          <w:delText xml:space="preserve"> </w:delText>
        </w:r>
      </w:del>
      <w:hyperlink w:anchor="def-estimation-error">
        <w:del w:id="146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[13]</w:delText>
        </w:r>
      </w:del>
      <w:del w:id="149" w:author="PR Preview" w:date="2026-01-01T00:00:00Z">
        <w:r>
          <w:delText xml:space="preserve">:</w:delText>
        </w:r>
      </w:del>
    </w:p>
    <w:p>
      <w:pPr>
        <w:pStyle w:val="FirstParagraph"/>
      </w:pPr>
      <w:ins w:id="150" w:author="PR Preview" w:date="2026-01-01T00:00:00Z">
        <w:r>
          <w:rPr>
            <w:b/>
            <w:bCs/>
          </w:rPr>
          <w:t xml:space="preserve">Definition 8 (Mean squared error)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The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rPr>
            <w:b/>
            <w:bCs/>
          </w:rPr>
          <w:t xml:space="preserve">population mean squared error (pMSE)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of an estimator</w:t>
        </w:r>
      </w:ins>
      <w:ins w:id="15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58" w:author="PR Preview" w:date="2026-01-01T00:00:00Z">
        <w:r>
          <w:t xml:space="preserve">,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also called its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rPr>
            <w:b/>
            <w:bCs/>
          </w:rPr>
          <w:t xml:space="preserve">mean squared error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or its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rPr>
            <w:b/>
            <w:bCs/>
          </w:rPr>
          <w:t xml:space="preserve">expected squared estimation error (ESEE)</w:t>
        </w:r>
      </w:ins>
      <w:ins w:id="167" w:author="PR Preview" w:date="2026-01-01T00:00:00Z">
        <w:r>
          <w:t xml:space="preserve">, denoted</w:t>
        </w:r>
      </w:ins>
      <w:ins w:id="168" w:author="PR Preview" w:date="2026-01-01T00:00:00Z">
        <w:r>
          <w:t xml:space="preserve"> </w:t>
        </w:r>
      </w:ins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or</w:t>
        </w:r>
      </w:ins>
      <w:ins w:id="171" w:author="PR Preview" w:date="2026-01-01T00:00:00Z">
        <w:r>
          <w:t xml:space="preserve"> </w:t>
        </w:r>
      </w:ins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72" w:author="PR Preview" w:date="2026-01-01T00:00:00Z">
        <w:r>
          <w:t xml:space="preserve">, is the expectation of the square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of the</w:t>
        </w:r>
      </w:ins>
      <w:ins w:id="175" w:author="PR Preview" w:date="2026-01-01T00:00:00Z">
        <w:r>
          <w:t xml:space="preserve"> </w:t>
        </w:r>
      </w:ins>
      <w:hyperlink w:anchor="def-estimation-error">
        <w:ins w:id="176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7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2026-10-19T05:49:44Z</dcterms:created>
  <dcterms:modified xsi:type="dcterms:W3CDTF">2026-10-19T05:49:44Z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22:31:20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