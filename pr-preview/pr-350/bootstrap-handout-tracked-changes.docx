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00:34:05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(Bootstrap sample)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bootstrap sample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from observed data</w:delText>
        </w:r>
      </w:del>
      <w:del w:id="1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is a sample of size</w:delText>
        </w:r>
      </w:del>
      <w:del w:id="13" w:author="PR Preview" w:date="2026-01-01T00:00:00Z">
        <w:r>
          <w:delText xml:space="preserve"> </w:delText>
        </w:r>
      </w:del>
      <m:oMath>
        <m:r>
          <m:t>n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drawn with replacement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from</w:delText>
        </w:r>
      </w:del>
      <w:del w:id="1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19" w:author="PR Preview" w:date="2026-01-01T00:00:00Z">
        <w:r>
          <w:delText xml:space="preserve">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each draw choosing each of the</w:delText>
        </w:r>
      </w:del>
      <w:del w:id="22" w:author="PR Preview" w:date="2026-01-01T00:00:00Z">
        <w:r>
          <w:delText xml:space="preserve"> </w:delText>
        </w:r>
      </w:del>
      <m:oMath>
        <m:r>
          <m:t>n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observations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with probability</w:delText>
        </w:r>
      </w:del>
      <w:del w:id="2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[4]</w:delText>
        </w:r>
      </w:del>
      <w:del w:id="30" w:author="PR Preview" w:date="2026-01-01T00:00:00Z">
        <w:r>
          <w:delText xml:space="preserve">.</w:delText>
        </w:r>
      </w:del>
    </w:p>
    <w:p>
      <w:pPr>
        <w:pStyle w:val="FirstParagraph"/>
      </w:pPr>
      <w:ins w:id="31" w:author="PR Preview" w:date="2026-01-01T00:00:00Z">
        <w:r>
          <w:rPr>
            <w:b/>
            <w:bCs/>
          </w:rPr>
          <w:t xml:space="preserve">Definition 1 (Bootstrap sample)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rPr>
            <w:b/>
            <w:bCs/>
          </w:rPr>
          <w:t xml:space="preserve">bootstrap sample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from observed data</w:t>
        </w:r>
      </w:ins>
      <w:ins w:id="3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is a sample of size</w:t>
        </w:r>
      </w:ins>
      <w:ins w:id="41" w:author="PR Preview" w:date="2026-01-01T00:00:00Z">
        <w:r>
          <w:t xml:space="preserve"> </w:t>
        </w:r>
      </w:ins>
      <m:oMath>
        <m:r>
          <m:t>n</m:t>
        </m:r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drawn with replacement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from</w:t>
        </w:r>
      </w:ins>
      <w:ins w:id="4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ins w:id="47" w:author="PR Preview" w:date="2026-01-01T00:00:00Z">
        <w:r>
          <w:t xml:space="preserve">,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each draw choosing each of the</w:t>
        </w:r>
      </w:ins>
      <w:ins w:id="50" w:author="PR Preview" w:date="2026-01-01T00:00:00Z">
        <w:r>
          <w:t xml:space="preserve"> </w:t>
        </w:r>
      </w:ins>
      <m:oMath>
        <m:r>
          <m:t>n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observations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with</w:t>
        </w:r>
      </w:ins>
      <w:ins w:id="55" w:author="PR Preview" w:date="2026-01-01T00:00:00Z">
        <w:r>
          <w:t xml:space="preserve"> </w:t>
        </w:r>
      </w:ins>
      <w:hyperlink r:id="rId14">
        <w:ins w:id="56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5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58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del w:id="59" w:author="PR Preview" w:date="2026-01-01T00:00:00Z">
        <w:r>
          <w:rPr>
            <w:b/>
            <w:bCs/>
          </w:rPr>
          <w:delText xml:space="preserve">Definition 2 (Bootstrap distribution)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Let</w:delText>
        </w:r>
      </w:del>
      <w:del w:id="6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be a statistic computed from the observed data.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Draw</w:delText>
        </w:r>
      </w:del>
      <w:del w:id="67" w:author="PR Preview" w:date="2026-01-01T00:00:00Z">
        <w:r>
          <w:delText xml:space="preserve"> </w:delText>
        </w:r>
      </w:del>
      <m:oMath>
        <m:r>
          <m:t>B</m:t>
        </m:r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independent</w:delText>
        </w:r>
      </w:del>
      <w:del w:id="70" w:author="PR Preview" w:date="2026-01-01T00:00:00Z">
        <w:r>
          <w:delText xml:space="preserve"> </w:delText>
        </w:r>
      </w:del>
      <w:hyperlink w:anchor="def-bootstrap-sample">
        <w:del w:id="71" w:author="PR Preview" w:date="2026-01-01T00:00:00Z">
          <w:r>
            <w:rPr>
              <w:rStyle w:val="Hyperlink"/>
            </w:rPr>
            <w:delText xml:space="preserve">bootstrap samples</w:delText>
          </w:r>
        </w:del>
      </w:hyperlink>
      <w:del w:id="72" w:author="PR Preview" w:date="2026-01-01T00:00:00Z">
        <w:r>
          <w:delText xml:space="preserve">,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and compute the statistic on each one,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giving</w:delText>
        </w:r>
      </w:del>
      <w:del w:id="77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78" w:author="PR Preview" w:date="2026-01-01T00:00:00Z">
        <w:r>
          <w:delText xml:space="preserve">.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The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rPr>
            <w:b/>
            <w:bCs/>
          </w:rPr>
          <w:delText xml:space="preserve">bootstrap distribution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of</w:delText>
        </w:r>
      </w:del>
      <w:del w:id="8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is the empirical distribution of</w:delText>
        </w:r>
      </w:del>
      <w:del w:id="88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[5]</w:delText>
        </w:r>
      </w:del>
      <w:del w:id="91" w:author="PR Preview" w:date="2026-01-01T00:00:00Z">
        <w:r>
          <w:delText xml:space="preserve">.</w:delText>
        </w:r>
      </w:del>
    </w:p>
    <w:p>
      <w:pPr>
        <w:pStyle w:val="BodyText"/>
      </w:pPr>
      <w:ins w:id="92" w:author="PR Preview" w:date="2026-01-01T00:00:00Z">
        <w:r>
          <w:rPr>
            <w:b/>
            <w:bCs/>
          </w:rPr>
          <w:t xml:space="preserve">Definition 2 (Bootstrap distribution)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Let</w:t>
        </w:r>
      </w:ins>
      <w:ins w:id="9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be a statistic computed from the observed data.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Draw</w:t>
        </w:r>
      </w:ins>
      <w:ins w:id="100" w:author="PR Preview" w:date="2026-01-01T00:00:00Z">
        <w:r>
          <w:t xml:space="preserve"> </w:t>
        </w:r>
      </w:ins>
      <m:oMath>
        <m:r>
          <m:t>B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independent</w:t>
        </w:r>
      </w:ins>
      <w:ins w:id="103" w:author="PR Preview" w:date="2026-01-01T00:00:00Z">
        <w:r>
          <w:t xml:space="preserve"> </w:t>
        </w:r>
      </w:ins>
      <w:hyperlink w:anchor="def-bootstrap-sample">
        <w:ins w:id="104" w:author="PR Preview" w:date="2026-01-01T00:00:00Z">
          <w:r>
            <w:rPr>
              <w:rStyle w:val="Hyperlink"/>
            </w:rPr>
            <w:t xml:space="preserve">bootstrap samples</w:t>
          </w:r>
        </w:ins>
      </w:hyperlink>
      <w:ins w:id="105" w:author="PR Preview" w:date="2026-01-01T00:00:00Z">
        <w:r>
          <w:t xml:space="preserve">,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and compute the statistic on each one,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giving</w:t>
        </w:r>
      </w:ins>
      <w:ins w:id="110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111" w:author="PR Preview" w:date="2026-01-01T00:00:00Z">
        <w:r>
          <w:t xml:space="preserve">.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The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rPr>
            <w:b/>
            <w:bCs/>
          </w:rPr>
          <w:t xml:space="preserve">bootstrap distribution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of</w:t>
        </w:r>
      </w:ins>
      <w:ins w:id="11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is the</w:t>
        </w:r>
      </w:ins>
      <w:ins w:id="121" w:author="PR Preview" w:date="2026-01-01T00:00:00Z">
        <w:r>
          <w:t xml:space="preserve"> </w:t>
        </w:r>
      </w:ins>
      <w:hyperlink r:id="rId18">
        <w:ins w:id="122" w:author="PR Preview" w:date="2026-01-01T00:00:00Z">
          <w:r>
            <w:rPr>
              <w:rStyle w:val="Hyperlink"/>
            </w:rPr>
            <w:t xml:space="preserve">empirical distribution</w:t>
          </w:r>
        </w:ins>
      </w:hyperlink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of</w:t>
        </w:r>
      </w:ins>
      <w:ins w:id="125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126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del w:id="127" w:author="PR Preview" w:date="2026-01-01T00:00:00Z">
        <w:r>
          <w:rPr>
            <w:b/>
            <w:bCs/>
          </w:rPr>
          <w:delText xml:space="preserve">Definition 3 (Bootstrap standard error)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The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rPr>
            <w:b/>
            <w:bCs/>
          </w:rPr>
          <w:delText xml:space="preserve">bootstrap standard error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of a statistic</w:delText>
        </w:r>
      </w:del>
      <w:del w:id="13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35" w:author="PR Preview" w:date="2026-01-01T00:00:00Z">
        <w:r>
          <w:delText xml:space="preserve">,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written</w:delText>
        </w:r>
      </w:del>
      <w:del w:id="13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del w:id="139" w:author="PR Preview" w:date="2026-01-01T00:00:00Z">
        <w:r>
          <w:delText xml:space="preserve">,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is the sample standard deviation of the bootstrap replicates</w:delText>
        </w:r>
      </w:del>
      <w:del w:id="142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(</w:delText>
        </w:r>
      </w:del>
      <w:hyperlink w:anchor="def-bootstrap-distribution">
        <w:del w:id="145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46" w:author="PR Preview" w:date="2026-01-01T00:00:00Z">
        <w:r>
          <w:delText xml:space="preserve">)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[6]</w:delText>
        </w:r>
      </w:del>
      <w:del w:id="149" w:author="PR Preview" w:date="2026-01-01T00:00:00Z">
        <w:r>
          <w:delText xml:space="preserve">.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It estimates the</w:delText>
        </w:r>
      </w:del>
      <w:del w:id="152" w:author="PR Preview" w:date="2026-01-01T00:00:00Z">
        <w:r>
          <w:delText xml:space="preserve"> </w:delText>
        </w:r>
      </w:del>
      <w:hyperlink r:id="rId21">
        <w:del w:id="153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of</w:delText>
        </w:r>
      </w:del>
      <w:del w:id="15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57" w:author="PR Preview" w:date="2026-01-01T00:00:00Z">
        <w:r>
          <w:delText xml:space="preserve">.</w:delText>
        </w:r>
      </w:del>
    </w:p>
    <w:p>
      <w:pPr>
        <w:pStyle w:val="BodyText"/>
      </w:pPr>
      <w:ins w:id="158" w:author="PR Preview" w:date="2026-01-01T00:00:00Z">
        <w:r>
          <w:rPr>
            <w:b/>
            <w:bCs/>
          </w:rPr>
          <w:t xml:space="preserve">Definition 3 (Bootstrap standard error)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The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rPr>
            <w:b/>
            <w:bCs/>
          </w:rPr>
          <w:t xml:space="preserve">bootstrap standard error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of a statistic</w:t>
        </w:r>
      </w:ins>
      <w:ins w:id="16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66" w:author="PR Preview" w:date="2026-01-01T00:00:00Z">
        <w:r>
          <w:t xml:space="preserve">,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written</w:t>
        </w:r>
      </w:ins>
      <w:ins w:id="16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ins w:id="170" w:author="PR Preview" w:date="2026-01-01T00:00:00Z">
        <w:r>
          <w:t xml:space="preserve">,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is the sample standard deviation of the bootstrap replicates</w:t>
        </w:r>
      </w:ins>
      <w:ins w:id="173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(</w:t>
        </w:r>
      </w:ins>
      <w:hyperlink w:anchor="def-bootstrap-distribution">
        <w:ins w:id="176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77" w:author="PR Preview" w:date="2026-01-01T00:00:00Z">
        <w:r>
          <w:t xml:space="preserve">).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It estimates the</w:t>
        </w:r>
      </w:ins>
      <w:ins w:id="180" w:author="PR Preview" w:date="2026-01-01T00:00:00Z">
        <w:r>
          <w:t xml:space="preserve"> </w:t>
        </w:r>
      </w:ins>
      <w:hyperlink r:id="rId21">
        <w:ins w:id="181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of</w:t>
        </w:r>
      </w:ins>
      <w:ins w:id="18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85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del w:id="186" w:author="PR Preview" w:date="2026-01-01T00:00:00Z">
        <w:r>
          <w:rPr>
            <w:b/>
            <w:bCs/>
          </w:rPr>
          <w:delText xml:space="preserve">Definition 5 (Percentile bootstrap confidence interval)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The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rPr>
            <w:b/>
            <w:bCs/>
          </w:rPr>
          <w:delText xml:space="preserve">percentile bootstrap confidence interval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runs from the</w:delText>
        </w:r>
      </w:del>
      <w:del w:id="193" w:author="PR Preview" w:date="2026-01-01T00:00:00Z">
        <w:r>
          <w:delText xml:space="preserve"> </w:delText>
        </w:r>
      </w:del>
      <m:oMath>
        <m:r>
          <m:t>α</m:t>
        </m:r>
        <m:r>
          <m:rPr>
            <m:sty m:val="p"/>
          </m:rPr>
          <m:t>/</m:t>
        </m:r>
        <m:r>
          <m:t>2</m:t>
        </m:r>
      </m:oMath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quantile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to the</w:delText>
        </w:r>
      </w:del>
      <w:del w:id="19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quantile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of the bootstrap replicates</w:delText>
        </w:r>
      </w:del>
      <w:del w:id="203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(</w:delText>
        </w:r>
      </w:del>
      <w:hyperlink w:anchor="def-bootstrap-distribution">
        <w:del w:id="206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207" w:author="PR Preview" w:date="2026-01-01T00:00:00Z">
        <w:r>
          <w:delText xml:space="preserve">)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[10]</w:delText>
        </w:r>
      </w:del>
      <w:del w:id="210" w:author="PR Preview" w:date="2026-01-01T00:00:00Z">
        <w:r>
          <w:delText xml:space="preserve">.</w:delText>
        </w:r>
      </w:del>
    </w:p>
    <w:p>
      <w:pPr>
        <w:pStyle w:val="FirstParagraph"/>
      </w:pPr>
      <w:ins w:id="211" w:author="PR Preview" w:date="2026-01-01T00:00:00Z">
        <w:r>
          <w:rPr>
            <w:b/>
            <w:bCs/>
          </w:rPr>
          <w:t xml:space="preserve">Definition 5 (Percentile bootstrap confidence interval)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The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rPr>
            <w:b/>
            <w:bCs/>
          </w:rPr>
          <w:t xml:space="preserve">percentile bootstrap confidence interval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runs from the</w:t>
        </w:r>
      </w:ins>
      <w:ins w:id="218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/</m:t>
        </m:r>
        <m:r>
          <m:t>2</m:t>
        </m:r>
      </m:oMath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quantile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to the</w:t>
        </w:r>
      </w:ins>
      <w:ins w:id="22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quantile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of the bootstrap replicates</w:t>
        </w:r>
      </w:ins>
      <w:ins w:id="228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(</w:t>
        </w:r>
      </w:ins>
      <w:hyperlink w:anchor="def-bootstrap-distribution">
        <w:ins w:id="23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32" w:author="PR Preview" w:date="2026-01-01T00:00:00Z">
        <w:r>
          <w:t xml:space="preserve">).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2026-10-19T07:39:19Z</dcterms:created>
  <dcterms:modified xsi:type="dcterms:W3CDTF">2026-10-19T07:39:19Z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