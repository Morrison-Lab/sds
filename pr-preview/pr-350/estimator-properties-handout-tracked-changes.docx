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(Consistent estimator)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 estimator of</w:delText>
        </w:r>
      </w:del>
      <w:del w:id="9" w:author="PR Preview" w:date="2026-01-01T00:00:00Z">
        <w:r>
          <w:delText xml:space="preserve"> </w:delText>
        </w:r>
      </w:del>
      <m:oMath>
        <m:r>
          <m:t>θ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computed from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observations.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estimator is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consistent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if, for every distance</w:delText>
        </w:r>
      </w:del>
      <w:del w:id="2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probability that it lands at least</w:delText>
        </w:r>
      </w:del>
      <w:del w:id="25" w:author="PR Preview" w:date="2026-01-01T00:00:00Z">
        <w:r>
          <w:delText xml:space="preserve"> </w:delText>
        </w:r>
      </w:del>
      <m:oMath>
        <m:r>
          <m:t>ε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away from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goes to zero as the sample size grows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[1]</w:delText>
        </w:r>
      </w:del>
      <w:del w:id="33" w:author="PR Preview" w:date="2026-01-01T00:00:00Z">
        <w:r>
          <w:delText xml:space="preserve">:</w:delText>
        </w:r>
      </w:del>
    </w:p>
    <w:p>
      <w:pPr>
        <w:pStyle w:val="FirstParagraph"/>
      </w:pPr>
      <w:ins w:id="34" w:author="PR Preview" w:date="2026-01-01T00:00:00Z">
        <w:r>
          <w:rPr>
            <w:b/>
            <w:bCs/>
          </w:rPr>
          <w:t xml:space="preserve">Definition 1 (Consistent estimator)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 an estimator of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computed from</w:t>
        </w:r>
      </w:ins>
      <w:ins w:id="43" w:author="PR Preview" w:date="2026-01-01T00:00:00Z">
        <w:r>
          <w:t xml:space="preserve"> </w:t>
        </w:r>
      </w:ins>
      <m:oMath>
        <m:r>
          <m:t>n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observations.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estimator is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consistent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if, for every distance</w:t>
        </w:r>
      </w:ins>
      <w:ins w:id="5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probability that it lands at least</w:t>
        </w:r>
      </w:ins>
      <w:ins w:id="56" w:author="PR Preview" w:date="2026-01-01T00:00:00Z">
        <w:r>
          <w:t xml:space="preserve"> </w:t>
        </w:r>
      </w:ins>
      <m:oMath>
        <m:r>
          <m:t>ε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away from</w:t>
        </w:r>
      </w:ins>
      <w:ins w:id="59" w:author="PR Preview" w:date="2026-01-01T00:00:00Z">
        <w:r>
          <w:t xml:space="preserve"> </w:t>
        </w:r>
      </w:ins>
      <m:oMath>
        <m:r>
          <m:t>θ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goes to zero as the</w:t>
        </w:r>
      </w:ins>
      <w:ins w:id="62" w:author="PR Preview" w:date="2026-01-01T00:00:00Z">
        <w:r>
          <w:t xml:space="preserve"> </w:t>
        </w:r>
      </w:ins>
      <w:hyperlink r:id="rId10">
        <w:ins w:id="6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size grows:</w:t>
        </w:r>
      </w:ins>
      <w:ins w:id="66" w:author="PR Preview" w:date="2026-01-01T00:00:00Z">
        <w:r>
          <w:t xml:space="preserve"> </w:t>
        </w:r>
      </w:ins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del w:id="67" w:author="PR Preview" w:date="2026-01-01T00:00:00Z">
        <w:r>
          <w:delText xml:space="preserve">Source: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Casella and Berger [2], Def. 10.1.1</w:delText>
        </w:r>
      </w:del>
      <w:del w:id="70" w:author="PR Preview" w:date="2026-01-01T00:00:00Z">
        <w:r>
          <w:delText xml:space="preserve">;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Wikipedia contributors [1]</w:delText>
        </w:r>
      </w:del>
      <w:del w:id="73" w:author="PR Preview" w:date="2026-01-01T00:00:00Z">
        <w:r>
          <w:delText xml:space="preserve">.</w:delText>
        </w:r>
      </w:del>
    </w:p>
    <w:p>
      <w:pPr>
        <w:pStyle w:val="BodyText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Casella and Berger [1], Def. 10.1.1</w:t>
        </w:r>
      </w:ins>
      <w:ins w:id="77" w:author="PR Preview" w:date="2026-01-01T00:00:00Z">
        <w:r>
          <w:t xml:space="preserve">;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Wikipedia contributors [2]</w:t>
        </w:r>
      </w:ins>
      <w:ins w:id="80" w:author="PR Preview" w:date="2026-01-01T00:00:00Z">
        <w:r>
          <w:t xml:space="preserve">.</w:t>
        </w:r>
      </w:ins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del w:id="81" w:author="PR Preview" w:date="2026-01-01T00:00:00Z">
        <w:r>
          <w:rPr>
            <w:i/>
            <w:iCs/>
          </w:rPr>
          <w:delText xml:space="preserve">Remark 2</w:delText>
        </w:r>
      </w:del>
      <w:del w:id="82" w:author="PR Preview" w:date="2026-01-01T00:00:00Z">
        <w:r>
          <w:delText xml:space="preserve"> (Source: Relative efficiency). </w:delText>
        </w:r>
      </w:del>
      <w:del w:id="83" w:author="PR Preview" w:date="2026-01-01T00:00:00Z">
        <w:r>
          <w:delText xml:space="preserve">Casella and Berger [2]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define the asymptotic version, through variances, in Def. 10.1.16 (p. 476);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this finite-sample form uses the mean squared error of their Def. 7.3.1 (p. 330).</w:delText>
        </w:r>
      </w:del>
    </w:p>
    <w:p>
      <w:pPr>
        <w:pStyle w:val="BodyText"/>
      </w:pPr>
      <w:ins w:id="88" w:author="PR Preview" w:date="2026-01-01T00:00:00Z">
        <w:r>
          <w:rPr>
            <w:i/>
            <w:iCs/>
          </w:rPr>
          <w:t xml:space="preserve">Remark 2</w:t>
        </w:r>
      </w:ins>
      <w:ins w:id="89" w:author="PR Preview" w:date="2026-01-01T00:00:00Z">
        <w:r>
          <w:t xml:space="preserve"> (Source: Relative efficiency). </w:t>
        </w:r>
      </w:ins>
      <w:ins w:id="90" w:author="PR Preview" w:date="2026-01-01T00:00:00Z">
        <w:r>
          <w:t xml:space="preserve">Casella and Berger [1]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define the asymptotic version, through variances, in Def. 10.1.16 (p. 476);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this finite-sample form uses the mean squared error of their Def. 7.3.1 (p. 330).</w:t>
        </w:r>
      </w:ins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del w:id="95" w:author="PR Preview" w:date="2026-01-01T00:00:00Z">
        <w:r>
          <w:delText xml:space="preserve">Casella and Berger [2, Sec. 10.1], pp. 467–480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covers point estimation, including consistency, efficiency and bootstrap standard errors.</w:delText>
        </w:r>
      </w:del>
    </w:p>
    <w:p>
      <w:pPr>
        <w:pStyle w:val="BodyText"/>
      </w:pPr>
      <w:ins w:id="98" w:author="PR Preview" w:date="2026-01-01T00:00:00Z">
        <w:r>
          <w:t xml:space="preserve">Casella and Berger [1, Sec. 10.1], pp. 467–480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covers point estimation, including consistency, efficiency and bootstrap standard errors.</w:t>
        </w:r>
      </w:ins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Theorem 2 (Cramér–Rao lower bound)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Under the assumptions of</w:delText>
        </w:r>
      </w:del>
      <w:del w:id="104" w:author="PR Preview" w:date="2026-01-01T00:00:00Z">
        <w:r>
          <w:delText xml:space="preserve"> </w:delText>
        </w:r>
      </w:del>
      <w:hyperlink w:anchor="exr-cov-estimator-score">
        <w:del w:id="10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suppose the</w:delText>
        </w:r>
      </w:del>
      <w:del w:id="109" w:author="PR Preview" w:date="2026-01-01T00:00:00Z">
        <w:r>
          <w:delText xml:space="preserve"> </w:delText>
        </w:r>
      </w:del>
      <w:hyperlink r:id="rId50">
        <w:del w:id="110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satisfies</w:delText>
        </w:r>
      </w:del>
      <w:del w:id="11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Then every unbiased estimator</w:delText>
        </w:r>
      </w:del>
      <w:del w:id="1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of</w:delText>
        </w:r>
      </w:del>
      <w:del w:id="120" w:author="PR Preview" w:date="2026-01-01T00:00:00Z">
        <w:r>
          <w:delText xml:space="preserve"> </w:delText>
        </w:r>
      </w:del>
      <m:oMath>
        <m:r>
          <m:t>θ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has variance at least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reciprocal of the expected information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[5]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Theorem 2 (Cramér–Rao lower bound)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Under the assumptions of</w:t>
        </w:r>
      </w:ins>
      <w:ins w:id="131" w:author="PR Preview" w:date="2026-01-01T00:00:00Z">
        <w:r>
          <w:t xml:space="preserve"> </w:t>
        </w:r>
      </w:ins>
      <w:hyperlink w:anchor="exr-cov-estimator-score">
        <w:ins w:id="13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suppose the</w:t>
        </w:r>
      </w:ins>
      <w:ins w:id="136" w:author="PR Preview" w:date="2026-01-01T00:00:00Z">
        <w:r>
          <w:t xml:space="preserve"> </w:t>
        </w:r>
      </w:ins>
      <w:hyperlink r:id="rId50">
        <w:ins w:id="13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satisfies</w:t>
        </w:r>
      </w:ins>
      <w:ins w:id="14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Then every unbiased estimator</w:t>
        </w:r>
      </w:ins>
      <w:ins w:id="1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</w:t>
        </w:r>
      </w:ins>
      <w:ins w:id="147" w:author="PR Preview" w:date="2026-01-01T00:00:00Z">
        <w:r>
          <w:t xml:space="preserve"> </w:t>
        </w:r>
      </w:ins>
      <m:oMath>
        <m:r>
          <m:t>θ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has variance at least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reciprocal of the expected information:</w:t>
        </w:r>
      </w:ins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del w:id="152" w:author="PR Preview" w:date="2026-01-01T00:00:00Z">
        <w:r>
          <w:delText xml:space="preserve">Source: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[6], [7], [2], Thm. 7.3.9, p. 335, [5]</w:delText>
        </w:r>
      </w:del>
      <w:del w:id="155" w:author="PR Preview" w:date="2026-01-01T00:00:00Z">
        <w:r>
          <w:delText xml:space="preserve">.</w:delText>
        </w:r>
      </w:del>
    </w:p>
    <w:p>
      <w:pPr>
        <w:pStyle w:val="FirstParagraph"/>
      </w:pPr>
      <w:ins w:id="156" w:author="PR Preview" w:date="2026-01-01T00:00:00Z">
        <w:r>
          <w:t xml:space="preserve">Source: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[5], [6], [1], Thm. 7.3.9, p. 335, [7]</w:t>
        </w:r>
      </w:ins>
      <w:ins w:id="159" w:author="PR Preview" w:date="2026-01-01T00:00:00Z">
        <w:r>
          <w:t xml:space="preserve">.</w:t>
        </w:r>
      </w:ins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Definition 3 (Efficient estimator)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An</w:delText>
        </w:r>
      </w:del>
      <w:del w:id="163" w:author="PR Preview" w:date="2026-01-01T00:00:00Z">
        <w:r>
          <w:delText xml:space="preserve"> </w:delText>
        </w:r>
      </w:del>
      <w:hyperlink r:id="rId15">
        <w:del w:id="164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estimator</w:delText>
        </w:r>
      </w:del>
      <w:del w:id="1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of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rPr>
            <w:b/>
            <w:bCs/>
          </w:rPr>
          <w:delText xml:space="preserve">efficient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if its variance equals the</w:delText>
        </w:r>
      </w:del>
      <w:del w:id="177" w:author="PR Preview" w:date="2026-01-01T00:00:00Z">
        <w:r>
          <w:delText xml:space="preserve"> </w:delText>
        </w:r>
      </w:del>
      <w:hyperlink w:anchor="thm-cramer-rao">
        <w:del w:id="178" w:author="PR Preview" w:date="2026-01-01T00:00:00Z">
          <w:r>
            <w:rPr>
              <w:rStyle w:val="Hyperlink"/>
            </w:rPr>
            <w:delText xml:space="preserve">Cramér–Rao lower bound</w:delText>
          </w:r>
        </w:del>
      </w:hyperlink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[4]</w:delText>
        </w:r>
      </w:del>
      <w:del w:id="181" w:author="PR Preview" w:date="2026-01-01T00:00:00Z">
        <w:r>
          <w:delText xml:space="preserve">:</w:delText>
        </w:r>
      </w:del>
    </w:p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Definition 3 (Efficient estimator)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</w:t>
        </w:r>
      </w:ins>
      <w:ins w:id="185" w:author="PR Preview" w:date="2026-01-01T00:00:00Z">
        <w:r>
          <w:t xml:space="preserve"> </w:t>
        </w:r>
      </w:ins>
      <w:hyperlink r:id="rId15">
        <w:ins w:id="1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estimator</w:t>
        </w:r>
      </w:ins>
      <w:ins w:id="1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m:oMath>
        <m:r>
          <m:t>θ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efficient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if its</w:t>
        </w:r>
      </w:ins>
      <w:ins w:id="199" w:author="PR Preview" w:date="2026-01-01T00:00:00Z">
        <w:r>
          <w:t xml:space="preserve"> </w:t>
        </w:r>
      </w:ins>
      <w:hyperlink r:id="rId56">
        <w:ins w:id="20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equals the</w:t>
        </w:r>
      </w:ins>
      <w:ins w:id="203" w:author="PR Preview" w:date="2026-01-01T00:00:00Z">
        <w:r>
          <w:t xml:space="preserve"> </w:t>
        </w:r>
      </w:ins>
      <w:hyperlink w:anchor="thm-cramer-rao">
        <w:ins w:id="204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2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206" w:author="PR Preview" w:date="2026-01-01T00:00:00Z">
        <w:r>
          <w:delText xml:space="preserve">Source: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Casella and Berger [2, Sec. 7.3.2]</w:delText>
        </w:r>
      </w:del>
      <w:del w:id="209" w:author="PR Preview" w:date="2026-01-01T00:00:00Z">
        <w:r>
          <w:delText xml:space="preserve">;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Wikipedia contributors [4]</w:delText>
        </w:r>
      </w:del>
      <w:del w:id="212" w:author="PR Preview" w:date="2026-01-01T00:00:00Z">
        <w:r>
          <w:delText xml:space="preserve">.</w:delText>
        </w:r>
      </w:del>
    </w:p>
    <w:p>
      <w:pPr>
        <w:pStyle w:val="FirstParagraph"/>
      </w:pPr>
      <w:ins w:id="213" w:author="PR Preview" w:date="2026-01-01T00:00:00Z">
        <w:r>
          <w:t xml:space="preserve">Source: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Casella and Berger [1, Sec. 7.3.2]</w:t>
        </w:r>
      </w:ins>
      <w:ins w:id="216" w:author="PR Preview" w:date="2026-01-01T00:00:00Z">
        <w:r>
          <w:t xml:space="preserve">;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Wikipedia contributors [4]</w:t>
        </w:r>
      </w:ins>
      <w:ins w:id="219" w:author="PR Preview" w:date="2026-01-01T00:00:00Z">
        <w:r>
          <w:t xml:space="preserve">.</w:t>
        </w:r>
      </w:ins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del w:id="220" w:author="PR Preview" w:date="2026-01-01T00:00:00Z">
        <w:r>
          <w:delText xml:space="preserve">Casella and Berger [2, Sec. 7.3.2], pp. 334–341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covers best unbiased estimators and the Cramér–Rao bound.</w:delText>
        </w:r>
      </w:del>
    </w:p>
    <w:p>
      <w:pPr>
        <w:pStyle w:val="Compact"/>
        <w:numPr>
          <w:ilvl w:val="0"/>
          <w:numId w:val="1001"/>
        </w:numPr>
      </w:pPr>
      <w:ins w:id="223" w:author="PR Preview" w:date="2026-01-01T00:00:00Z">
        <w:r>
          <w:t xml:space="preserve">Casella and Berger [1, Sec. 7.3.2], pp. 334–341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covers best unbiased estimators and the Cramér–Rao bound.</w:t>
        </w:r>
      </w:ins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del w:id="226" w:author="PR Preview" w:date="2026-01-01T00:00:00Z">
        <w:r>
          <w:delText xml:space="preserve">[1]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	</w:delText>
        </w:r>
      </w:del>
      <w:del w:id="229" w:author="PR Preview" w:date="2026-01-01T00:00:00Z">
        <w:r>
          <w:delText xml:space="preserve">Wikipedia contributors,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“Consistent estimator —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Wikipedia</w:delText>
        </w:r>
      </w:del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the free encyclopedia.”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2026. Available:</w:delText>
        </w:r>
      </w:del>
      <w:del w:id="239" w:author="PR Preview" w:date="2026-01-01T00:00:00Z">
        <w:r>
          <w:delText xml:space="preserve"> </w:delText>
        </w:r>
      </w:del>
      <w:hyperlink r:id="rId69">
        <w:del w:id="240" w:author="PR Preview" w:date="2026-01-01T00:00:00Z">
          <w:r>
            <w:rPr>
              <w:rStyle w:val="Hyperlink"/>
            </w:rPr>
            <w:delText xml:space="preserve">https://en.wikipedia.org/wiki/Consistent_estimator</w:delText>
          </w:r>
        </w:del>
      </w:hyperlink>
    </w:p>
    <w:p>
      <w:pPr>
        <w:pStyle w:val="Bibliography"/>
      </w:pPr>
      <w:del w:id="241" w:author="PR Preview" w:date="2026-01-01T00:00:00Z">
        <w:r>
          <w:delText xml:space="preserve">[2]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	</w:delText>
        </w:r>
      </w:del>
      <w:del w:id="244" w:author="PR Preview" w:date="2026-01-01T00:00:00Z">
        <w:r>
          <w:delText xml:space="preserve">G. Casella and R. Berger,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i/>
            <w:iCs/>
          </w:rPr>
          <w:delText xml:space="preserve">Statistical inference</w:delText>
        </w:r>
      </w:del>
      <w:del w:id="247" w:author="PR Preview" w:date="2026-01-01T00:00:00Z">
        <w:r>
          <w:delText xml:space="preserve">, 2nd ed. Cengage Learning, 2002. Available:</w:delText>
        </w:r>
      </w:del>
      <w:del w:id="248" w:author="PR Preview" w:date="2026-01-01T00:00:00Z">
        <w:r>
          <w:delText xml:space="preserve"> </w:delText>
        </w:r>
      </w:del>
      <w:hyperlink r:id="rId67">
        <w:del w:id="249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ins w:id="250" w:author="PR Preview" w:date="2026-01-01T00:00:00Z">
        <w:r>
          <w:t xml:space="preserve">[1]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	</w:t>
        </w:r>
      </w:ins>
      <w:ins w:id="253" w:author="PR Preview" w:date="2026-01-01T00:00:00Z">
        <w:r>
          <w:t xml:space="preserve">G. Casella and R. Berger,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i/>
            <w:iCs/>
          </w:rPr>
          <w:t xml:space="preserve">Statistical inference</w:t>
        </w:r>
      </w:ins>
      <w:ins w:id="256" w:author="PR Preview" w:date="2026-01-01T00:00:00Z">
        <w:r>
          <w:t xml:space="preserve">, 2nd ed. Cengage Learning, 2002. Available:</w:t>
        </w:r>
      </w:ins>
      <w:ins w:id="257" w:author="PR Preview" w:date="2026-01-01T00:00:00Z">
        <w:r>
          <w:t xml:space="preserve"> </w:t>
        </w:r>
      </w:ins>
      <w:hyperlink r:id="rId67">
        <w:ins w:id="258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68"/>
    <w:bookmarkStart w:id="70" w:name="ref-wikipedia_consistent_estimator"/>
    <w:p>
      <w:pPr>
        <w:pStyle w:val="Bibliography"/>
      </w:pPr>
      <w:ins w:id="259" w:author="PR Preview" w:date="2026-01-01T00:00:00Z">
        <w:r>
          <w:t xml:space="preserve">[2]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	</w:t>
        </w:r>
      </w:ins>
      <w:ins w:id="262" w:author="PR Preview" w:date="2026-01-01T00:00:00Z">
        <w:r>
          <w:t xml:space="preserve">Wikipedia contributors,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“Consistent estimator —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Wikipedia</w:t>
        </w:r>
      </w:ins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free encyclopedia.”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2026. Available:</w:t>
        </w:r>
      </w:ins>
      <w:ins w:id="272" w:author="PR Preview" w:date="2026-01-01T00:00:00Z">
        <w:r>
          <w:t xml:space="preserve"> </w:t>
        </w:r>
      </w:ins>
      <w:hyperlink r:id="rId69">
        <w:ins w:id="273" w:author="PR Preview" w:date="2026-01-01T00:00:00Z">
          <w:r>
            <w:rPr>
              <w:rStyle w:val="Hyperlink"/>
            </w:rPr>
            <w:t xml:space="preserve">https://en.wikipedia.org/wiki/Consistent_estimator</w:t>
          </w:r>
        </w:ins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del w:id="274" w:author="PR Preview" w:date="2026-01-01T00:00:00Z">
        <w:r>
          <w:delText xml:space="preserve">[5]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	</w:delText>
        </w:r>
      </w:del>
      <w:del w:id="277" w:author="PR Preview" w:date="2026-01-01T00:00:00Z">
        <w:r>
          <w:delText xml:space="preserve">Wikipedia contributors,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“Cram</w:delText>
        </w:r>
      </w:del>
      <w:del w:id="280" w:author="PR Preview" w:date="2026-01-01T00:00:00Z">
        <w:r>
          <w:delText xml:space="preserve">é</w:delText>
        </w:r>
      </w:del>
      <w:del w:id="281" w:author="PR Preview" w:date="2026-01-01T00:00:00Z">
        <w:r>
          <w:delText xml:space="preserve">r–rao bound —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Wikipedia</w:delText>
        </w:r>
      </w:del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 free encyclopedia.”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2026. Available:</w:delText>
        </w:r>
      </w:del>
      <w:del w:id="289" w:author="PR Preview" w:date="2026-01-01T00:00:00Z">
        <w:r>
          <w:delText xml:space="preserve"> </w:delText>
        </w:r>
      </w:del>
      <w:hyperlink r:id="rId77">
        <w:del w:id="290" w:author="PR Preview" w:date="2026-01-01T00:00:00Z">
          <w:r>
            <w:rPr>
              <w:rStyle w:val="Hyperlink"/>
            </w:rPr>
            <w:delText xml:space="preserve">https://en.wikipedia.org/wiki/Cram%C3%A9r%E2%80%93Rao_bound</w:delText>
          </w:r>
        </w:del>
      </w:hyperlink>
    </w:p>
    <w:p>
      <w:pPr>
        <w:pStyle w:val="Bibliography"/>
      </w:pPr>
      <w:del w:id="291" w:author="PR Preview" w:date="2026-01-01T00:00:00Z">
        <w:r>
          <w:delText xml:space="preserve">[6]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	</w:delText>
        </w:r>
      </w:del>
      <w:del w:id="294" w:author="PR Preview" w:date="2026-01-01T00:00:00Z">
        <w:r>
          <w:delText xml:space="preserve">C. R. Rao,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“Information and the accuracy attainable in the estimation of statistical parameters,”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99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300" w:author="PR Preview" w:date="2026-01-01T00:00:00Z">
        <w:r>
          <w:delText xml:space="preserve">[7]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	</w:delText>
        </w:r>
      </w:del>
      <w:del w:id="303" w:author="PR Preview" w:date="2026-01-01T00:00:00Z">
        <w:r>
          <w:delText xml:space="preserve">H. Cramér,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rPr>
            <w:i/>
            <w:iCs/>
          </w:rPr>
          <w:delText xml:space="preserve">Mathematical methods of statistics</w:delText>
        </w:r>
      </w:del>
      <w:del w:id="306" w:author="PR Preview" w:date="2026-01-01T00:00:00Z">
        <w:r>
          <w:delText xml:space="preserve">. Princeton, NJ: Princeton University Press, 1946. doi:</w:delText>
        </w:r>
      </w:del>
      <w:del w:id="307" w:author="PR Preview" w:date="2026-01-01T00:00:00Z">
        <w:r>
          <w:delText xml:space="preserve"> </w:delText>
        </w:r>
      </w:del>
      <w:hyperlink r:id="rId75">
        <w:del w:id="308" w:author="PR Preview" w:date="2026-01-01T00:00:00Z">
          <w:r>
            <w:rPr>
              <w:rStyle w:val="Hyperlink"/>
            </w:rPr>
            <w:delText xml:space="preserve">10.1515/9781400883868</w:delText>
          </w:r>
        </w:del>
      </w:hyperlink>
      <w:del w:id="309" w:author="PR Preview" w:date="2026-01-01T00:00:00Z">
        <w:r>
          <w:delText xml:space="preserve">.</w:delText>
        </w:r>
      </w:del>
    </w:p>
    <w:p>
      <w:pPr>
        <w:pStyle w:val="Bibliography"/>
      </w:pPr>
      <w:ins w:id="310" w:author="PR Preview" w:date="2026-01-01T00:00:00Z">
        <w:r>
          <w:t xml:space="preserve">[5]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	</w:t>
        </w:r>
      </w:ins>
      <w:ins w:id="313" w:author="PR Preview" w:date="2026-01-01T00:00:00Z">
        <w:r>
          <w:t xml:space="preserve">C. R. Rao,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“Information and the accuracy attainable in the estimation of statistical parameters,”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318" w:author="PR Preview" w:date="2026-01-01T00:00:00Z">
        <w:r>
          <w:t xml:space="preserve">, vol. 37, pp. 81–91, 1945.</w:t>
        </w:r>
      </w:ins>
    </w:p>
    <w:bookmarkEnd w:id="74"/>
    <w:bookmarkStart w:id="76" w:name="ref-cramer1946mathematical"/>
    <w:p>
      <w:pPr>
        <w:pStyle w:val="Bibliography"/>
      </w:pPr>
      <w:ins w:id="319" w:author="PR Preview" w:date="2026-01-01T00:00:00Z">
        <w:r>
          <w:t xml:space="preserve">[6]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	</w:t>
        </w:r>
      </w:ins>
      <w:ins w:id="322" w:author="PR Preview" w:date="2026-01-01T00:00:00Z">
        <w:r>
          <w:t xml:space="preserve">H. Cramér,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rPr>
            <w:i/>
            <w:iCs/>
          </w:rPr>
          <w:t xml:space="preserve">Mathematical methods of statistics</w:t>
        </w:r>
      </w:ins>
      <w:ins w:id="325" w:author="PR Preview" w:date="2026-01-01T00:00:00Z">
        <w:r>
          <w:t xml:space="preserve">. Princeton, NJ: Princeton University Press, 1946. doi:</w:t>
        </w:r>
      </w:ins>
      <w:ins w:id="326" w:author="PR Preview" w:date="2026-01-01T00:00:00Z">
        <w:r>
          <w:t xml:space="preserve"> </w:t>
        </w:r>
      </w:ins>
      <w:hyperlink r:id="rId75">
        <w:ins w:id="327" w:author="PR Preview" w:date="2026-01-01T00:00:00Z">
          <w:r>
            <w:rPr>
              <w:rStyle w:val="Hyperlink"/>
            </w:rPr>
            <w:t xml:space="preserve">10.1515/9781400883868</w:t>
          </w:r>
        </w:ins>
      </w:hyperlink>
      <w:ins w:id="328" w:author="PR Preview" w:date="2026-01-01T00:00:00Z">
        <w:r>
          <w:t xml:space="preserve">.</w:t>
        </w:r>
      </w:ins>
    </w:p>
    <w:bookmarkEnd w:id="76"/>
    <w:bookmarkStart w:id="78" w:name="ref-wikipedia_cram_r_rao_bound"/>
    <w:p>
      <w:pPr>
        <w:pStyle w:val="Bibliography"/>
      </w:pPr>
      <w:ins w:id="329" w:author="PR Preview" w:date="2026-01-01T00:00:00Z">
        <w:r>
          <w:t xml:space="preserve">[7]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	</w:t>
        </w:r>
      </w:ins>
      <w:ins w:id="332" w:author="PR Preview" w:date="2026-01-01T00:00:00Z">
        <w:r>
          <w:t xml:space="preserve">Wikipedia contributors,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“Cram</w:t>
        </w:r>
      </w:ins>
      <w:ins w:id="335" w:author="PR Preview" w:date="2026-01-01T00:00:00Z">
        <w:r>
          <w:t xml:space="preserve">é</w:t>
        </w:r>
      </w:ins>
      <w:ins w:id="336" w:author="PR Preview" w:date="2026-01-01T00:00:00Z">
        <w:r>
          <w:t xml:space="preserve">r–rao bound —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Wikipedia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 free encyclopedia.”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2026. Available:</w:t>
        </w:r>
      </w:ins>
      <w:ins w:id="344" w:author="PR Preview" w:date="2026-01-01T00:00:00Z">
        <w:r>
          <w:t xml:space="preserve"> </w:t>
        </w:r>
      </w:ins>
      <w:hyperlink r:id="rId77">
        <w:ins w:id="345" w:author="PR Preview" w:date="2026-01-01T00:00:00Z">
          <w:r>
            <w:rPr>
              <w:rStyle w:val="Hyperlink"/>
            </w:rPr>
            <w:t xml:space="preserve">https://en.wikipedia.org/wiki/Cram%C3%A9r%E2%80%93Rao_bound</w:t>
          </w:r>
        </w:ins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2026-10-19T07:21:18Z</dcterms:created>
  <dcterms:modified xsi:type="dcterms:W3CDTF">2026-10-19T07:21:18Z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