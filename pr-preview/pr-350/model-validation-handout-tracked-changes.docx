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22:31:20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19 (Generalization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generalization error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prediction-rule">
        <w:del w:id="1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fitted to a</w:delText>
        </w:r>
      </w:del>
      <w:del w:id="15" w:author="PR Preview" w:date="2026-01-01T00:00:00Z">
        <w:r>
          <w:delText xml:space="preserve"> </w:delText>
        </w:r>
      </w:del>
      <w:hyperlink w:anchor="def-training-set">
        <w:del w:id="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its expected</w:delText>
        </w:r>
      </w:del>
      <w:del w:id="20" w:author="PR Preview" w:date="2026-01-01T00:00:00Z">
        <w:r>
          <w:delText xml:space="preserve"> </w:delText>
        </w:r>
      </w:del>
      <w:hyperlink w:anchor="def-observation-loss">
        <w:del w:id="2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on a</w:delText>
        </w:r>
      </w:del>
      <w:del w:id="25" w:author="PR Preview" w:date="2026-01-01T00:00:00Z">
        <w:r>
          <w:delText xml:space="preserve"> </w:delText>
        </w:r>
      </w:del>
      <w:hyperlink w:anchor="def-new-observation">
        <w:del w:id="26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with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held fixed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[4]</w:delText>
        </w:r>
      </w:del>
      <w:del w:id="36" w:author="PR Preview" w:date="2026-01-01T00:00:00Z">
        <w:r>
          <w:delText xml:space="preserve">:</w:delText>
        </w:r>
      </w:del>
    </w:p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Definition 19 (Generalization error)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rPr>
            <w:b/>
            <w:bCs/>
          </w:rPr>
          <w:t xml:space="preserve">generalization error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of a</w:t>
        </w:r>
      </w:ins>
      <w:ins w:id="44" w:author="PR Preview" w:date="2026-01-01T00:00:00Z">
        <w:r>
          <w:t xml:space="preserve"> </w:t>
        </w:r>
      </w:ins>
      <w:hyperlink w:anchor="def-prediction-rule">
        <w:ins w:id="45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fitted to a</w:t>
        </w:r>
      </w:ins>
      <w:ins w:id="49" w:author="PR Preview" w:date="2026-01-01T00:00:00Z">
        <w:r>
          <w:t xml:space="preserve"> </w:t>
        </w:r>
      </w:ins>
      <w:hyperlink w:anchor="def-training-set">
        <w:ins w:id="5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its expected</w:t>
        </w:r>
      </w:ins>
      <w:ins w:id="54" w:author="PR Preview" w:date="2026-01-01T00:00:00Z">
        <w:r>
          <w:t xml:space="preserve"> </w:t>
        </w:r>
      </w:ins>
      <w:hyperlink w:anchor="def-observation-loss">
        <w:ins w:id="5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5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on a</w:t>
        </w:r>
      </w:ins>
      <w:ins w:id="59" w:author="PR Preview" w:date="2026-01-01T00:00:00Z">
        <w:r>
          <w:t xml:space="preserve"> </w:t>
        </w:r>
      </w:ins>
      <w:hyperlink w:anchor="def-new-observation">
        <w:ins w:id="60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with</w:t>
        </w:r>
      </w:ins>
      <w:ins w:id="6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held fixed:</w:t>
        </w:r>
      </w:ins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del w:id="68" w:author="PR Preview" w:date="2026-01-01T00:00:00Z">
        <w:r>
          <w:rPr>
            <w:b/>
            <w:bCs/>
          </w:rPr>
          <w:delText xml:space="preserve">Definition 23 (Overfitting)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rPr>
            <w:b/>
            <w:bCs/>
          </w:rPr>
          <w:delText xml:space="preserve">Overfitting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occurs when a</w:delText>
        </w:r>
      </w:del>
      <w:del w:id="73" w:author="PR Preview" w:date="2026-01-01T00:00:00Z">
        <w:r>
          <w:delText xml:space="preserve"> </w:delText>
        </w:r>
      </w:del>
      <w:hyperlink w:anchor="def-prediction-rule">
        <w:del w:id="7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fits its</w:delText>
        </w:r>
      </w:del>
      <w:del w:id="77" w:author="PR Preview" w:date="2026-01-01T00:00:00Z">
        <w:r>
          <w:delText xml:space="preserve"> </w:delText>
        </w:r>
      </w:del>
      <w:hyperlink w:anchor="def-training-set">
        <w:del w:id="7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well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but predicts poorly for new observations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[6]</w:delText>
        </w:r>
      </w:del>
      <w:del w:id="85" w:author="PR Preview" w:date="2026-01-01T00:00:00Z">
        <w:r>
          <w:delText xml:space="preserve">.</w:delText>
        </w:r>
      </w:del>
    </w:p>
    <w:p>
      <w:pPr>
        <w:pStyle w:val="FirstParagraph"/>
      </w:pPr>
      <w:ins w:id="86" w:author="PR Preview" w:date="2026-01-01T00:00:00Z">
        <w:r>
          <w:rPr>
            <w:b/>
            <w:bCs/>
          </w:rPr>
          <w:t xml:space="preserve">Definition 23 (Overfitting)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b/>
            <w:bCs/>
          </w:rPr>
          <w:t xml:space="preserve">Overfitting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occurs when a</w:t>
        </w:r>
      </w:ins>
      <w:ins w:id="91" w:author="PR Preview" w:date="2026-01-01T00:00:00Z">
        <w:r>
          <w:t xml:space="preserve"> </w:t>
        </w:r>
      </w:ins>
      <w:hyperlink w:anchor="def-prediction-rule">
        <w:ins w:id="92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fits its</w:t>
        </w:r>
      </w:ins>
      <w:ins w:id="95" w:author="PR Preview" w:date="2026-01-01T00:00:00Z">
        <w:r>
          <w:t xml:space="preserve"> </w:t>
        </w:r>
      </w:ins>
      <w:hyperlink w:anchor="def-training-set">
        <w:ins w:id="9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well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but predicts poorly for</w:t>
        </w:r>
      </w:ins>
      <w:ins w:id="101" w:author="PR Preview" w:date="2026-01-01T00:00:00Z">
        <w:r>
          <w:t xml:space="preserve"> </w:t>
        </w:r>
      </w:ins>
      <w:hyperlink w:anchor="def-new-observation">
        <w:ins w:id="102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103" w:author="PR Preview" w:date="2026-01-01T00:00:00Z">
        <w:r>
          <w:t xml:space="preserve">.</w:t>
        </w:r>
      </w:ins>
      <w:ins w:id="104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del w:id="105" w:author="PR Preview" w:date="2026-01-01T00:00:00Z">
        <w:r>
          <w:rPr>
            <w:b/>
            <w:bCs/>
          </w:rPr>
          <w:delText xml:space="preserve">Definition 37 (Bias–variance trade-off)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Let</w:delText>
        </w:r>
      </w:del>
      <w:del w:id="10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be</w:delText>
        </w:r>
      </w:del>
      <w:del w:id="111" w:author="PR Preview" w:date="2026-01-01T00:00:00Z">
        <w:r>
          <w:delText xml:space="preserve"> </w:delText>
        </w:r>
      </w:del>
      <w:hyperlink w:anchor="def-fitting-procedure">
        <w:del w:id="11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13" w:author="PR Preview" w:date="2026-01-01T00:00:00Z">
        <w:r>
          <w:delText xml:space="preserve">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each</w:delText>
        </w:r>
      </w:del>
      <w:del w:id="116" w:author="PR Preview" w:date="2026-01-01T00:00:00Z">
        <w:r>
          <w:delText xml:space="preserve"> </w:delText>
        </w:r>
      </w:del>
      <w:hyperlink w:anchor="def-flexibility">
        <w:del w:id="117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as the one before,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and let</w:delText>
        </w:r>
      </w:del>
      <w:del w:id="1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be a random</w:delText>
        </w:r>
      </w:del>
      <w:del w:id="125" w:author="PR Preview" w:date="2026-01-01T00:00:00Z">
        <w:r>
          <w:delText xml:space="preserve"> </w:delText>
        </w:r>
      </w:del>
      <w:hyperlink w:anchor="def-training-set">
        <w:del w:id="12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7" w:author="PR Preview" w:date="2026-01-01T00:00:00Z">
        <w:r>
          <w:delText xml:space="preserve">.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At a covariate value</w:delText>
        </w:r>
      </w:del>
      <w:del w:id="130" w:author="PR Preview" w:date="2026-01-01T00:00:00Z">
        <w:r>
          <w:delText xml:space="preserve"> </w:delText>
        </w:r>
      </w:del>
      <m:oMath>
        <m:r>
          <m:t>x</m:t>
        </m:r>
      </m:oMath>
      <w:del w:id="131" w:author="PR Preview" w:date="2026-01-01T00:00:00Z">
        <w:r>
          <w:delText xml:space="preserve">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with</w:delText>
        </w:r>
      </w:del>
      <w:del w:id="134" w:author="PR Preview" w:date="2026-01-01T00:00:00Z">
        <w:r>
          <w:delText xml:space="preserve"> </w:delText>
        </w:r>
      </w:del>
      <m:oMath>
        <m:r>
          <m:t>μ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</w:delText>
        </w:r>
      </w:del>
      <w:del w:id="137" w:author="PR Preview" w:date="2026-01-01T00:00:00Z">
        <w:r>
          <w:delText xml:space="preserve"> </w:delText>
        </w:r>
      </w:del>
      <w:hyperlink w:anchor="def-mean-function">
        <w:del w:id="138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there is a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rPr>
            <w:b/>
            <w:bCs/>
          </w:rPr>
          <w:delText xml:space="preserve">bias–variance trade-off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among them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when, from each procedure to the next,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the squared</w:delText>
        </w:r>
      </w:del>
      <w:del w:id="150" w:author="PR Preview" w:date="2026-01-01T00:00:00Z">
        <w:r>
          <w:delText xml:space="preserve"> </w:delText>
        </w:r>
      </w:del>
      <w:hyperlink w:anchor="def-prediction-bias">
        <w:del w:id="151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of the prediction, used as an</w:delText>
        </w:r>
      </w:del>
      <w:del w:id="154" w:author="PR Preview" w:date="2026-01-01T00:00:00Z">
        <w:r>
          <w:delText xml:space="preserve"> </w:delText>
        </w:r>
      </w:del>
      <w:hyperlink r:id="rId133">
        <w:del w:id="155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of</w:delText>
        </w:r>
      </w:del>
      <w:del w:id="15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59" w:author="PR Preview" w:date="2026-01-01T00:00:00Z">
        <w:r>
          <w:delText xml:space="preserve">, does not rise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 its</w:delText>
        </w:r>
      </w:del>
      <w:del w:id="162" w:author="PR Preview" w:date="2026-01-01T00:00:00Z">
        <w:r>
          <w:delText xml:space="preserve"> </w:delText>
        </w:r>
      </w:del>
      <w:hyperlink r:id="rId139">
        <w:del w:id="163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does not fall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[7]</w:delText>
        </w:r>
      </w:del>
      <w:del w:id="168" w:author="PR Preview" w:date="2026-01-01T00:00:00Z">
        <w:r>
          <w:delText xml:space="preserve">:</w:delText>
        </w:r>
      </w:del>
    </w:p>
    <w:p>
      <w:pPr>
        <w:pStyle w:val="BodyText"/>
      </w:pPr>
      <w:ins w:id="169" w:author="PR Preview" w:date="2026-01-01T00:00:00Z">
        <w:r>
          <w:rPr>
            <w:b/>
            <w:bCs/>
          </w:rPr>
          <w:t xml:space="preserve">Definition 37 (Bias–variance trade-off)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Let</w:t>
        </w:r>
      </w:ins>
      <w:ins w:id="1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be</w:t>
        </w:r>
      </w:ins>
      <w:ins w:id="175" w:author="PR Preview" w:date="2026-01-01T00:00:00Z">
        <w:r>
          <w:t xml:space="preserve"> </w:t>
        </w:r>
      </w:ins>
      <w:hyperlink w:anchor="def-fitting-procedure">
        <w:ins w:id="176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77" w:author="PR Preview" w:date="2026-01-01T00:00:00Z">
        <w:r>
          <w:t xml:space="preserve">,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each</w:t>
        </w:r>
      </w:ins>
      <w:ins w:id="180" w:author="PR Preview" w:date="2026-01-01T00:00:00Z">
        <w:r>
          <w:t xml:space="preserve"> </w:t>
        </w:r>
      </w:ins>
      <w:hyperlink w:anchor="def-flexibility">
        <w:ins w:id="181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as the one before,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and let</w:t>
        </w:r>
      </w:ins>
      <w:ins w:id="1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be a random</w:t>
        </w:r>
      </w:ins>
      <w:ins w:id="189" w:author="PR Preview" w:date="2026-01-01T00:00:00Z">
        <w:r>
          <w:t xml:space="preserve"> </w:t>
        </w:r>
      </w:ins>
      <w:hyperlink w:anchor="def-training-set">
        <w:ins w:id="19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1" w:author="PR Preview" w:date="2026-01-01T00:00:00Z">
        <w:r>
          <w:t xml:space="preserve">.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At a covariate value</w:t>
        </w:r>
      </w:ins>
      <w:ins w:id="194" w:author="PR Preview" w:date="2026-01-01T00:00:00Z">
        <w:r>
          <w:t xml:space="preserve"> </w:t>
        </w:r>
      </w:ins>
      <m:oMath>
        <m:r>
          <m:t>x</m:t>
        </m:r>
      </m:oMath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with</w:t>
        </w:r>
      </w:ins>
      <w:ins w:id="198" w:author="PR Preview" w:date="2026-01-01T00:00:00Z">
        <w:r>
          <w:t xml:space="preserve"> </w:t>
        </w:r>
      </w:ins>
      <m:oMath>
        <m:r>
          <m:t>μ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</w:t>
        </w:r>
      </w:ins>
      <w:ins w:id="201" w:author="PR Preview" w:date="2026-01-01T00:00:00Z">
        <w:r>
          <w:t xml:space="preserve"> </w:t>
        </w:r>
      </w:ins>
      <w:hyperlink w:anchor="def-mean-function">
        <w:ins w:id="20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203" w:author="PR Preview" w:date="2026-01-01T00:00:00Z">
        <w:r>
          <w:t xml:space="preserve">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there is a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b/>
            <w:bCs/>
          </w:rPr>
          <w:t xml:space="preserve">bias–variance trade-off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among them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when, from each procedure to the next,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 squared</w:t>
        </w:r>
      </w:ins>
      <w:ins w:id="214" w:author="PR Preview" w:date="2026-01-01T00:00:00Z">
        <w:r>
          <w:t xml:space="preserve"> </w:t>
        </w:r>
      </w:ins>
      <w:hyperlink w:anchor="def-prediction-bias">
        <w:ins w:id="215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of the prediction, used as an</w:t>
        </w:r>
      </w:ins>
      <w:ins w:id="218" w:author="PR Preview" w:date="2026-01-01T00:00:00Z">
        <w:r>
          <w:t xml:space="preserve"> </w:t>
        </w:r>
      </w:ins>
      <w:hyperlink r:id="rId133">
        <w:ins w:id="21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of</w:t>
        </w:r>
      </w:ins>
      <w:ins w:id="22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3" w:author="PR Preview" w:date="2026-01-01T00:00:00Z">
        <w:r>
          <w:t xml:space="preserve">, does not rise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and its</w:t>
        </w:r>
      </w:ins>
      <w:ins w:id="226" w:author="PR Preview" w:date="2026-01-01T00:00:00Z">
        <w:r>
          <w:t xml:space="preserve"> </w:t>
        </w:r>
      </w:ins>
      <w:hyperlink r:id="rId139">
        <w:ins w:id="22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does not fall:</w:t>
        </w:r>
      </w:ins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del w:id="230" w:author="PR Preview" w:date="2026-01-01T00:00:00Z">
        <w:r>
          <w:rPr>
            <w:b/>
            <w:bCs/>
          </w:rPr>
          <w:delText xml:space="preserve">Definition 38 (Training/validation/test split)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A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rPr>
            <w:b/>
            <w:bCs/>
          </w:rPr>
          <w:delText xml:space="preserve">training/validation/test split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divides the observations</w:delText>
        </w:r>
      </w:del>
      <w:del w:id="23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of a data set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into three disjoint sets of indices,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and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248" w:author="PR Preview" w:date="2026-01-01T00:00:00Z">
        <w:r>
          <w:delText xml:space="preserve">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and takes the observations in</w:delText>
        </w:r>
      </w:del>
      <w:del w:id="25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as the</w:delText>
        </w:r>
      </w:del>
      <w:del w:id="254" w:author="PR Preview" w:date="2026-01-01T00:00:00Z">
        <w:r>
          <w:delText xml:space="preserve"> </w:delText>
        </w:r>
      </w:del>
      <w:hyperlink w:anchor="def-training-set">
        <w:del w:id="25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[2]</w:delText>
        </w:r>
      </w:del>
      <w:del w:id="258" w:author="PR Preview" w:date="2026-01-01T00:00:00Z">
        <w:r>
          <w:delText xml:space="preserve">:</w:delText>
        </w:r>
      </w:del>
    </w:p>
    <w:p>
      <w:pPr>
        <w:pStyle w:val="BodyText"/>
      </w:pPr>
      <w:ins w:id="259" w:author="PR Preview" w:date="2026-01-01T00:00:00Z">
        <w:r>
          <w:rPr>
            <w:b/>
            <w:bCs/>
          </w:rPr>
          <w:t xml:space="preserve">Definition 38 (Training/validation/test split)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b/>
            <w:bCs/>
          </w:rPr>
          <w:t xml:space="preserve">training/validation/test split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divides the observations</w:t>
        </w:r>
      </w:ins>
      <w:ins w:id="26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of a data set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into three disjoint sets of indices,</w:t>
        </w:r>
      </w:ins>
      <w:ins w:id="271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and</w:t>
        </w:r>
      </w:ins>
      <w:ins w:id="276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and takes the observations in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as the</w:t>
        </w:r>
      </w:ins>
      <w:ins w:id="283" w:author="PR Preview" w:date="2026-01-01T00:00:00Z">
        <w:r>
          <w:t xml:space="preserve"> </w:t>
        </w:r>
      </w:ins>
      <w:hyperlink w:anchor="def-training-set">
        <w:ins w:id="28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85" w:author="PR Preview" w:date="2026-01-01T00:00:00Z">
        <w:r>
          <w:t xml:space="preserve">:</w:t>
        </w:r>
      </w:ins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del w:id="286" w:author="PR Preview" w:date="2026-01-01T00:00:00Z">
        <w:r>
          <w:rPr>
            <w:b/>
            <w:bCs/>
          </w:rPr>
          <w:delText xml:space="preserve">Definition 39 (Tuning parameter)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A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rPr>
            <w:b/>
            <w:bCs/>
          </w:rPr>
          <w:delText xml:space="preserve">tuning parameter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of a</w:delText>
        </w:r>
      </w:del>
      <w:del w:id="293" w:author="PR Preview" w:date="2026-01-01T00:00:00Z">
        <w:r>
          <w:delText xml:space="preserve"> </w:delText>
        </w:r>
      </w:del>
      <w:hyperlink w:anchor="def-fitting-procedure">
        <w:del w:id="29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 a setting</w:delText>
        </w:r>
      </w:del>
      <w:del w:id="297" w:author="PR Preview" w:date="2026-01-01T00:00:00Z">
        <w:r>
          <w:delText xml:space="preserve"> </w:delText>
        </w:r>
      </w:del>
      <m:oMath>
        <m:r>
          <m:t>λ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that the procedure needs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but does not compute from the</w:delText>
        </w:r>
      </w:del>
      <w:del w:id="302" w:author="PR Preview" w:date="2026-01-01T00:00:00Z">
        <w:r>
          <w:delText xml:space="preserve"> </w:delText>
        </w:r>
      </w:del>
      <w:hyperlink w:anchor="def-training-set">
        <w:del w:id="30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[8]</w:delText>
        </w:r>
      </w:del>
      <w:del w:id="306" w:author="PR Preview" w:date="2026-01-01T00:00:00Z">
        <w:r>
          <w:delText xml:space="preserve">:</w:delText>
        </w:r>
      </w:del>
    </w:p>
    <w:p>
      <w:pPr>
        <w:pStyle w:val="BodyText"/>
      </w:pPr>
      <w:ins w:id="307" w:author="PR Preview" w:date="2026-01-01T00:00:00Z">
        <w:r>
          <w:rPr>
            <w:b/>
            <w:bCs/>
          </w:rPr>
          <w:t xml:space="preserve">Definition 39 (Tuning parameter)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rPr>
            <w:b/>
            <w:bCs/>
          </w:rPr>
          <w:t xml:space="preserve">tuning parameter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 a</w:t>
        </w:r>
      </w:ins>
      <w:ins w:id="314" w:author="PR Preview" w:date="2026-01-01T00:00:00Z">
        <w:r>
          <w:t xml:space="preserve"> </w:t>
        </w:r>
      </w:ins>
      <w:hyperlink w:anchor="def-fitting-procedure">
        <w:ins w:id="31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a setting</w:t>
        </w:r>
      </w:ins>
      <w:ins w:id="318" w:author="PR Preview" w:date="2026-01-01T00:00:00Z">
        <w:r>
          <w:t xml:space="preserve"> </w:t>
        </w:r>
      </w:ins>
      <m:oMath>
        <m:r>
          <m:t>λ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that the procedure needs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but does not compute from the</w:t>
        </w:r>
      </w:ins>
      <w:ins w:id="323" w:author="PR Preview" w:date="2026-01-01T00:00:00Z">
        <w:r>
          <w:t xml:space="preserve"> </w:t>
        </w:r>
      </w:ins>
      <w:hyperlink w:anchor="def-training-set">
        <w:ins w:id="32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25" w:author="PR Preview" w:date="2026-01-01T00:00:00Z">
        <w:r>
          <w:t xml:space="preserve">:</w:t>
        </w:r>
      </w:ins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del w:id="326" w:author="PR Preview" w:date="2026-01-01T00:00:00Z">
        <w:r>
          <w:rPr>
            <w:b/>
            <w:bCs/>
          </w:rPr>
          <w:delText xml:space="preserve">Definition 40 (Model selection)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rPr>
            <w:b/>
            <w:bCs/>
          </w:rPr>
          <w:delText xml:space="preserve">Model selection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is choosing one</w:delText>
        </w:r>
      </w:del>
      <w:del w:id="331" w:author="PR Preview" w:date="2026-01-01T00:00:00Z">
        <w:r>
          <w:delText xml:space="preserve"> </w:delText>
        </w:r>
      </w:del>
      <w:hyperlink w:anchor="def-fitted-model">
        <w:del w:id="332" w:author="PR Preview" w:date="2026-01-01T00:00:00Z">
          <w:r>
            <w:rPr>
              <w:rStyle w:val="Hyperlink"/>
            </w:rPr>
            <w:delText xml:space="preserve">fitted model</w:delText>
          </w:r>
        </w:del>
      </w:hyperlink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from a set of candidate fitted models from different</w:delText>
        </w:r>
      </w:del>
      <w:del w:id="335" w:author="PR Preview" w:date="2026-01-01T00:00:00Z">
        <w:r>
          <w:delText xml:space="preserve"> </w:delText>
        </w:r>
      </w:del>
      <w:hyperlink w:anchor="def-model-family">
        <w:del w:id="336" w:author="PR Preview" w:date="2026-01-01T00:00:00Z">
          <w:r>
            <w:rPr>
              <w:rStyle w:val="Hyperlink"/>
            </w:rPr>
            <w:delText xml:space="preserve">model families</w:delText>
          </w:r>
        </w:del>
      </w:hyperlink>
      <w:del w:id="337" w:author="PR Preview" w:date="2026-01-01T00:00:00Z">
        <w:r>
          <w:delText xml:space="preserve">,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using observations that were</w:delText>
        </w:r>
      </w:del>
      <w:del w:id="340" w:author="PR Preview" w:date="2026-01-01T00:00:00Z">
        <w:r>
          <w:delText xml:space="preserve"> </w:delText>
        </w:r>
      </w:del>
      <w:hyperlink w:anchor="def-held-out-set">
        <w:del w:id="341" w:author="PR Preview" w:date="2026-01-01T00:00:00Z">
          <w:r>
            <w:rPr>
              <w:rStyle w:val="Hyperlink"/>
            </w:rPr>
            <w:delText xml:space="preserve">held out</w:delText>
          </w:r>
        </w:del>
      </w:hyperlink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from fitting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[9]</w:delText>
        </w:r>
      </w:del>
      <w:del w:id="346" w:author="PR Preview" w:date="2026-01-01T00:00:00Z">
        <w:r>
          <w:delText xml:space="preserve">.</w:delText>
        </w:r>
      </w:del>
    </w:p>
    <w:p>
      <w:pPr>
        <w:pStyle w:val="BodyText"/>
      </w:pPr>
      <w:ins w:id="347" w:author="PR Preview" w:date="2026-01-01T00:00:00Z">
        <w:r>
          <w:rPr>
            <w:b/>
            <w:bCs/>
          </w:rPr>
          <w:t xml:space="preserve">Definition 40 (Model selection)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rPr>
            <w:b/>
            <w:bCs/>
          </w:rPr>
          <w:t xml:space="preserve">Model selection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is choosing one</w:t>
        </w:r>
      </w:ins>
      <w:ins w:id="352" w:author="PR Preview" w:date="2026-01-01T00:00:00Z">
        <w:r>
          <w:t xml:space="preserve"> </w:t>
        </w:r>
      </w:ins>
      <w:hyperlink w:anchor="def-fitted-model">
        <w:ins w:id="35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from a set of candidate fitted models from different</w:t>
        </w:r>
      </w:ins>
      <w:ins w:id="356" w:author="PR Preview" w:date="2026-01-01T00:00:00Z">
        <w:r>
          <w:t xml:space="preserve"> </w:t>
        </w:r>
      </w:ins>
      <w:hyperlink w:anchor="def-model-family">
        <w:ins w:id="357" w:author="PR Preview" w:date="2026-01-01T00:00:00Z">
          <w:r>
            <w:rPr>
              <w:rStyle w:val="Hyperlink"/>
            </w:rPr>
            <w:t xml:space="preserve">model families</w:t>
          </w:r>
        </w:ins>
      </w:hyperlink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using observations that were</w:t>
        </w:r>
      </w:ins>
      <w:ins w:id="361" w:author="PR Preview" w:date="2026-01-01T00:00:00Z">
        <w:r>
          <w:t xml:space="preserve"> </w:t>
        </w:r>
      </w:ins>
      <w:hyperlink w:anchor="def-held-out-set">
        <w:ins w:id="362" w:author="PR Preview" w:date="2026-01-01T00:00:00Z">
          <w:r>
            <w:rPr>
              <w:rStyle w:val="Hyperlink"/>
            </w:rPr>
            <w:t xml:space="preserve">held out</w:t>
          </w:r>
        </w:ins>
      </w:hyperlink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from fitting.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del w:id="365" w:author="PR Preview" w:date="2026-01-01T00:00:00Z">
        <w:r>
          <w:rPr>
            <w:b/>
            <w:bCs/>
          </w:rPr>
          <w:delText xml:space="preserve">Definition 50 (</w:delText>
        </w:r>
      </w:del>
      <m:oMath>
        <m:r>
          <m:t>k</m:t>
        </m:r>
      </m:oMath>
      <w:del w:id="366" w:author="PR Preview" w:date="2026-01-01T00:00:00Z">
        <w:r>
          <w:rPr>
            <w:b/>
            <w:bCs/>
          </w:rPr>
          <w:delText xml:space="preserve">-fold cross-validation)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In</w:delText>
        </w:r>
      </w:del>
      <w:del w:id="369" w:author="PR Preview" w:date="2026-01-01T00:00:00Z">
        <w:r>
          <w:delText xml:space="preserve"> </w:delText>
        </w:r>
      </w:del>
      <m:oMath>
        <m:r>
          <m:t>k</m:t>
        </m:r>
      </m:oMath>
      <w:del w:id="370" w:author="PR Preview" w:date="2026-01-01T00:00:00Z">
        <w:r>
          <w:rPr>
            <w:b/>
            <w:bCs/>
          </w:rPr>
          <w:delText xml:space="preserve">-fold cross-validation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[10]</w:delText>
        </w:r>
      </w:del>
      <w:del w:id="373" w:author="PR Preview" w:date="2026-01-01T00:00:00Z">
        <w:r>
          <w:delText xml:space="preserve">:</w:delText>
        </w:r>
      </w:del>
    </w:p>
    <w:p>
      <w:pPr>
        <w:pStyle w:val="BodyText"/>
      </w:pPr>
      <w:ins w:id="374" w:author="PR Preview" w:date="2026-01-01T00:00:00Z">
        <w:r>
          <w:rPr>
            <w:b/>
            <w:bCs/>
          </w:rPr>
          <w:t xml:space="preserve">Definition 50 (</w:t>
        </w:r>
      </w:ins>
      <m:oMath>
        <m:r>
          <m:t>k</m:t>
        </m:r>
      </m:oMath>
      <w:ins w:id="375" w:author="PR Preview" w:date="2026-01-01T00:00:00Z">
        <w:r>
          <w:rPr>
            <w:b/>
            <w:bCs/>
          </w:rPr>
          <w:t xml:space="preserve">-fold cross-validation)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In</w:t>
        </w:r>
      </w:ins>
      <w:ins w:id="378" w:author="PR Preview" w:date="2026-01-01T00:00:00Z">
        <w:r>
          <w:t xml:space="preserve"> </w:t>
        </w:r>
      </w:ins>
      <m:oMath>
        <m:r>
          <m:t>k</m:t>
        </m:r>
      </m:oMath>
      <w:ins w:id="379" w:author="PR Preview" w:date="2026-01-01T00:00:00Z">
        <w:r>
          <w:rPr>
            <w:b/>
            <w:bCs/>
          </w:rPr>
          <w:t xml:space="preserve">-fold cross-validation</w:t>
        </w:r>
      </w:ins>
      <w:ins w:id="38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81" w:author="PR Preview" w:date="2026-01-01T00:00:00Z">
        <w:r>
          <w:rPr>
            <w:rStyle w:val="NormalTok"/>
          </w:rPr>
          <w:delText xml:space="preserve">loocv_max_diff </w:delText>
        </w:r>
      </w:del>
      <w:del w:id="382" w:author="PR Preview" w:date="2026-01-01T00:00:00Z">
        <w:r>
          <w:rPr>
            <w:rStyle w:val="OtherTok"/>
          </w:rPr>
          <w:delText xml:space="preserve">&lt;-</w:delText>
        </w:r>
      </w:del>
      <w:del w:id="383" w:author="PR Preview" w:date="2026-01-01T00:00:00Z">
        <w:r>
          <w:rPr>
            <w:rStyle w:val="NormalTok"/>
          </w:rPr>
          <w:delText xml:space="preserve"> </w:delText>
        </w:r>
      </w:del>
      <w:del w:id="384" w:author="PR Preview" w:date="2026-01-01T00:00:00Z">
        <w:r>
          <w:rPr>
            <w:rStyle w:val="FunctionTok"/>
          </w:rPr>
          <w:delText xml:space="preserve">max</w:delText>
        </w:r>
      </w:del>
      <w:del w:id="385" w:author="PR Preview" w:date="2026-01-01T00:00:00Z">
        <w:r>
          <w:rPr>
            <w:rStyle w:val="NormalTok"/>
          </w:rPr>
          <w:delText xml:space="preserve">(</w:delText>
        </w:r>
      </w:del>
      <w:del w:id="386" w:author="PR Preview" w:date="2026-01-01T00:00:00Z">
        <w:r>
          <w:rPr>
            <w:rStyle w:val="FunctionTok"/>
          </w:rPr>
          <w:delText xml:space="preserve">abs</w:delText>
        </w:r>
      </w:del>
      <w:del w:id="387" w:author="PR Preview" w:date="2026-01-01T00:00:00Z">
        <w:r>
          <w:rPr>
            <w:rStyle w:val="NormalTok"/>
          </w:rPr>
          <w:delText xml:space="preserve">(mtcars_loocv</w:delText>
        </w:r>
      </w:del>
      <w:del w:id="388" w:author="PR Preview" w:date="2026-01-01T00:00:00Z">
        <w:r>
          <w:rPr>
            <w:rStyle w:val="SpecialCharTok"/>
          </w:rPr>
          <w:delText xml:space="preserve">$</w:delText>
        </w:r>
      </w:del>
      <w:del w:id="389" w:author="PR Preview" w:date="2026-01-01T00:00:00Z">
        <w:r>
          <w:rPr>
            <w:rStyle w:val="NormalTok"/>
          </w:rPr>
          <w:delText xml:space="preserve">refitting </w:delText>
        </w:r>
      </w:del>
      <w:del w:id="390" w:author="PR Preview" w:date="2026-01-01T00:00:00Z">
        <w:r>
          <w:rPr>
            <w:rStyle w:val="SpecialCharTok"/>
          </w:rPr>
          <w:delText xml:space="preserve">-</w:delText>
        </w:r>
      </w:del>
      <w:del w:id="391" w:author="PR Preview" w:date="2026-01-01T00:00:00Z">
        <w:r>
          <w:rPr>
            <w:rStyle w:val="NormalTok"/>
          </w:rPr>
          <w:delText xml:space="preserve"> mtcars_loocv</w:delText>
        </w:r>
      </w:del>
      <w:del w:id="392" w:author="PR Preview" w:date="2026-01-01T00:00:00Z">
        <w:r>
          <w:rPr>
            <w:rStyle w:val="SpecialCharTok"/>
          </w:rPr>
          <w:delText xml:space="preserve">$</w:delText>
        </w:r>
      </w:del>
      <w:del w:id="393" w:author="PR Preview" w:date="2026-01-01T00:00:00Z">
        <w:r>
          <w:rPr>
            <w:rStyle w:val="NormalTok"/>
          </w:rPr>
          <w:delText xml:space="preserve">formula))</w:delText>
        </w:r>
      </w:del>
      <w:del w:id="394" w:author="PR Preview" w:date="2026-01-01T00:00:00Z">
        <w:r>
          <w:br/>
        </w:r>
      </w:del>
      <w:del w:id="395" w:author="PR Preview" w:date="2026-01-01T00:00:00Z">
        <w:r>
          <w:rPr>
            <w:rStyle w:val="NormalTok"/>
          </w:rPr>
          <w:delText xml:space="preserve">mtcars_best_loocv </w:delText>
        </w:r>
      </w:del>
      <w:del w:id="396" w:author="PR Preview" w:date="2026-01-01T00:00:00Z">
        <w:r>
          <w:rPr>
            <w:rStyle w:val="OtherTok"/>
          </w:rPr>
          <w:delText xml:space="preserve">&lt;-</w:delText>
        </w:r>
      </w:del>
      <w:del w:id="397" w:author="PR Preview" w:date="2026-01-01T00:00:00Z">
        <w:r>
          <w:br/>
        </w:r>
      </w:del>
      <w:del w:id="398" w:author="PR Preview" w:date="2026-01-01T00:00:00Z">
        <w:r>
          <w:rPr>
            <w:rStyle w:val="NormalTok"/>
          </w:rPr>
          <w:delText xml:space="preserve">  mtcars_loocv</w:delText>
        </w:r>
      </w:del>
      <w:del w:id="399" w:author="PR Preview" w:date="2026-01-01T00:00:00Z">
        <w:r>
          <w:rPr>
            <w:rStyle w:val="SpecialCharTok"/>
          </w:rPr>
          <w:delText xml:space="preserve">$</w:delText>
        </w:r>
      </w:del>
      <w:del w:id="400" w:author="PR Preview" w:date="2026-01-01T00:00:00Z">
        <w:r>
          <w:rPr>
            <w:rStyle w:val="NormalTok"/>
          </w:rPr>
          <w:delText xml:space="preserve">degree[</w:delText>
        </w:r>
      </w:del>
      <w:del w:id="401" w:author="PR Preview" w:date="2026-01-01T00:00:00Z">
        <w:r>
          <w:rPr>
            <w:rStyle w:val="FunctionTok"/>
          </w:rPr>
          <w:delText xml:space="preserve">which.min</w:delText>
        </w:r>
      </w:del>
      <w:del w:id="402" w:author="PR Preview" w:date="2026-01-01T00:00:00Z">
        <w:r>
          <w:rPr>
            <w:rStyle w:val="NormalTok"/>
          </w:rPr>
          <w:delText xml:space="preserve">(mtcars_loocv</w:delText>
        </w:r>
      </w:del>
      <w:del w:id="403" w:author="PR Preview" w:date="2026-01-01T00:00:00Z">
        <w:r>
          <w:rPr>
            <w:rStyle w:val="SpecialCharTok"/>
          </w:rPr>
          <w:delText xml:space="preserve">$</w:delText>
        </w:r>
      </w:del>
      <w:del w:id="404" w:author="PR Preview" w:date="2026-01-01T00:00:00Z">
        <w:r>
          <w:rPr>
            <w:rStyle w:val="NormalTok"/>
          </w:rPr>
          <w:delText xml:space="preserve">formula)]</w:delText>
        </w:r>
      </w:del>
      <w:del w:id="405" w:author="PR Preview" w:date="2026-01-01T00:00:00Z">
        <w:r>
          <w:br/>
        </w:r>
      </w:del>
      <w:del w:id="406" w:author="PR Preview" w:date="2026-01-01T00:00:00Z">
        <w:r>
          <w:rPr>
            <w:rStyle w:val="FunctionTok"/>
          </w:rPr>
          <w:delText xml:space="preserve">c</w:delText>
        </w:r>
      </w:del>
      <w:del w:id="407" w:author="PR Preview" w:date="2026-01-01T00:00:00Z">
        <w:r>
          <w:rPr>
            <w:rStyle w:val="NormalTok"/>
          </w:rPr>
          <w:delText xml:space="preserve">(</w:delText>
        </w:r>
      </w:del>
      <w:del w:id="408" w:author="PR Preview" w:date="2026-01-01T00:00:00Z">
        <w:r>
          <w:rPr>
            <w:rStyle w:val="AttributeTok"/>
          </w:rPr>
          <w:delText xml:space="preserve">max_difference =</w:delText>
        </w:r>
      </w:del>
      <w:del w:id="409" w:author="PR Preview" w:date="2026-01-01T00:00:00Z">
        <w:r>
          <w:rPr>
            <w:rStyle w:val="NormalTok"/>
          </w:rPr>
          <w:delText xml:space="preserve"> loocv_max_diff, </w:delText>
        </w:r>
      </w:del>
      <w:del w:id="410" w:author="PR Preview" w:date="2026-01-01T00:00:00Z">
        <w:r>
          <w:rPr>
            <w:rStyle w:val="AttributeTok"/>
          </w:rPr>
          <w:delText xml:space="preserve">best_degree =</w:delText>
        </w:r>
      </w:del>
      <w:del w:id="411" w:author="PR Preview" w:date="2026-01-01T00:00:00Z">
        <w:r>
          <w:rPr>
            <w:rStyle w:val="NormalTok"/>
          </w:rPr>
          <w:delText xml:space="preserve"> mtcars_best_loocv)</w:delText>
        </w:r>
      </w:del>
      <w:del w:id="412" w:author="PR Preview" w:date="2026-01-01T00:00:00Z">
        <w:r>
          <w:br/>
        </w:r>
      </w:del>
      <w:del w:id="413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414" w:author="PR Preview" w:date="2026-01-01T00:00:00Z">
        <w:r>
          <w:br/>
        </w:r>
      </w:del>
      <w:del w:id="415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416" w:author="PR Preview" w:date="2026-01-01T00:00:00Z">
        <w:r>
          <w:delText xml:space="preserve">The two columns differ by at most 7.1e-15,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which is rounding error.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The single-fit formula needs one fit per model instead of 32.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LOOCV picks degree 2,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and because LOOCV is not random (</w:delText>
        </w:r>
      </w:del>
      <w:hyperlink w:anchor="lem-loocv-not-random">
        <w:del w:id="425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26" w:author="PR Preview" w:date="2026-01-01T00:00:00Z">
        <w:r>
          <w:delText xml:space="preserve">),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429" w:author="PR Preview" w:date="2026-01-01T00:00:00Z">
        <w:r>
          <w:rPr>
            <w:rStyle w:val="NormalTok"/>
          </w:rPr>
          <w:t xml:space="preserve">loocv_max_diff </w:t>
        </w:r>
      </w:ins>
      <w:ins w:id="430" w:author="PR Preview" w:date="2026-01-01T00:00:00Z">
        <w:r>
          <w:rPr>
            <w:rStyle w:val="OtherTok"/>
          </w:rPr>
          <w:t xml:space="preserve">&lt;-</w:t>
        </w:r>
      </w:ins>
      <w:ins w:id="431" w:author="PR Preview" w:date="2026-01-01T00:00:00Z">
        <w:r>
          <w:rPr>
            <w:rStyle w:val="NormalTok"/>
          </w:rPr>
          <w:t xml:space="preserve"> </w:t>
        </w:r>
      </w:ins>
      <w:ins w:id="432" w:author="PR Preview" w:date="2026-01-01T00:00:00Z">
        <w:r>
          <w:rPr>
            <w:rStyle w:val="FunctionTok"/>
          </w:rPr>
          <w:t xml:space="preserve">max</w:t>
        </w:r>
      </w:ins>
      <w:ins w:id="433" w:author="PR Preview" w:date="2026-01-01T00:00:00Z">
        <w:r>
          <w:rPr>
            <w:rStyle w:val="NormalTok"/>
          </w:rPr>
          <w:t xml:space="preserve">(</w:t>
        </w:r>
      </w:ins>
      <w:ins w:id="434" w:author="PR Preview" w:date="2026-01-01T00:00:00Z">
        <w:r>
          <w:rPr>
            <w:rStyle w:val="FunctionTok"/>
          </w:rPr>
          <w:t xml:space="preserve">abs</w:t>
        </w:r>
      </w:ins>
      <w:ins w:id="435" w:author="PR Preview" w:date="2026-01-01T00:00:00Z">
        <w:r>
          <w:rPr>
            <w:rStyle w:val="NormalTok"/>
          </w:rPr>
          <w:t xml:space="preserve">(mtcars_loocv</w:t>
        </w:r>
      </w:ins>
      <w:ins w:id="436" w:author="PR Preview" w:date="2026-01-01T00:00:00Z">
        <w:r>
          <w:rPr>
            <w:rStyle w:val="SpecialCharTok"/>
          </w:rPr>
          <w:t xml:space="preserve">$</w:t>
        </w:r>
      </w:ins>
      <w:ins w:id="437" w:author="PR Preview" w:date="2026-01-01T00:00:00Z">
        <w:r>
          <w:rPr>
            <w:rStyle w:val="NormalTok"/>
          </w:rPr>
          <w:t xml:space="preserve">refitting </w:t>
        </w:r>
      </w:ins>
      <w:ins w:id="438" w:author="PR Preview" w:date="2026-01-01T00:00:00Z">
        <w:r>
          <w:rPr>
            <w:rStyle w:val="SpecialCharTok"/>
          </w:rPr>
          <w:t xml:space="preserve">-</w:t>
        </w:r>
      </w:ins>
      <w:ins w:id="439" w:author="PR Preview" w:date="2026-01-01T00:00:00Z">
        <w:r>
          <w:rPr>
            <w:rStyle w:val="NormalTok"/>
          </w:rPr>
          <w:t xml:space="preserve"> mtcars_loocv</w:t>
        </w:r>
      </w:ins>
      <w:ins w:id="440" w:author="PR Preview" w:date="2026-01-01T00:00:00Z">
        <w:r>
          <w:rPr>
            <w:rStyle w:val="SpecialCharTok"/>
          </w:rPr>
          <w:t xml:space="preserve">$</w:t>
        </w:r>
      </w:ins>
      <w:ins w:id="441" w:author="PR Preview" w:date="2026-01-01T00:00:00Z">
        <w:r>
          <w:rPr>
            <w:rStyle w:val="NormalTok"/>
          </w:rPr>
          <w:t xml:space="preserve">formula))</w:t>
        </w:r>
      </w:ins>
      <w:ins w:id="442" w:author="PR Preview" w:date="2026-01-01T00:00:00Z">
        <w:r>
          <w:br/>
        </w:r>
      </w:ins>
      <w:ins w:id="443" w:author="PR Preview" w:date="2026-01-01T00:00:00Z">
        <w:r>
          <w:rPr>
            <w:rStyle w:val="NormalTok"/>
          </w:rPr>
          <w:t xml:space="preserve">mtcars_best_loocv </w:t>
        </w:r>
      </w:ins>
      <w:ins w:id="444" w:author="PR Preview" w:date="2026-01-01T00:00:00Z">
        <w:r>
          <w:rPr>
            <w:rStyle w:val="OtherTok"/>
          </w:rPr>
          <w:t xml:space="preserve">&lt;-</w:t>
        </w:r>
      </w:ins>
      <w:ins w:id="445" w:author="PR Preview" w:date="2026-01-01T00:00:00Z">
        <w:r>
          <w:br/>
        </w:r>
      </w:ins>
      <w:ins w:id="446" w:author="PR Preview" w:date="2026-01-01T00:00:00Z">
        <w:r>
          <w:rPr>
            <w:rStyle w:val="NormalTok"/>
          </w:rPr>
          <w:t xml:space="preserve">  mtcars_loocv</w:t>
        </w:r>
      </w:ins>
      <w:ins w:id="447" w:author="PR Preview" w:date="2026-01-01T00:00:00Z">
        <w:r>
          <w:rPr>
            <w:rStyle w:val="SpecialCharTok"/>
          </w:rPr>
          <w:t xml:space="preserve">$</w:t>
        </w:r>
      </w:ins>
      <w:ins w:id="448" w:author="PR Preview" w:date="2026-01-01T00:00:00Z">
        <w:r>
          <w:rPr>
            <w:rStyle w:val="NormalTok"/>
          </w:rPr>
          <w:t xml:space="preserve">degree[</w:t>
        </w:r>
      </w:ins>
      <w:ins w:id="449" w:author="PR Preview" w:date="2026-01-01T00:00:00Z">
        <w:r>
          <w:rPr>
            <w:rStyle w:val="FunctionTok"/>
          </w:rPr>
          <w:t xml:space="preserve">which.min</w:t>
        </w:r>
      </w:ins>
      <w:ins w:id="450" w:author="PR Preview" w:date="2026-01-01T00:00:00Z">
        <w:r>
          <w:rPr>
            <w:rStyle w:val="NormalTok"/>
          </w:rPr>
          <w:t xml:space="preserve">(mtcars_loocv</w:t>
        </w:r>
      </w:ins>
      <w:ins w:id="451" w:author="PR Preview" w:date="2026-01-01T00:00:00Z">
        <w:r>
          <w:rPr>
            <w:rStyle w:val="SpecialCharTok"/>
          </w:rPr>
          <w:t xml:space="preserve">$</w:t>
        </w:r>
      </w:ins>
      <w:ins w:id="452" w:author="PR Preview" w:date="2026-01-01T00:00:00Z">
        <w:r>
          <w:rPr>
            <w:rStyle w:val="NormalTok"/>
          </w:rPr>
          <w:t xml:space="preserve">formula)]</w:t>
        </w:r>
      </w:ins>
      <w:ins w:id="453" w:author="PR Preview" w:date="2026-01-01T00:00:00Z">
        <w:r>
          <w:br/>
        </w:r>
      </w:ins>
      <w:ins w:id="454" w:author="PR Preview" w:date="2026-01-01T00:00:00Z">
        <w:r>
          <w:rPr>
            <w:rStyle w:val="FunctionTok"/>
          </w:rPr>
          <w:t xml:space="preserve">c</w:t>
        </w:r>
      </w:ins>
      <w:ins w:id="455" w:author="PR Preview" w:date="2026-01-01T00:00:00Z">
        <w:r>
          <w:rPr>
            <w:rStyle w:val="NormalTok"/>
          </w:rPr>
          <w:t xml:space="preserve">(</w:t>
        </w:r>
      </w:ins>
      <w:ins w:id="456" w:author="PR Preview" w:date="2026-01-01T00:00:00Z">
        <w:r>
          <w:rPr>
            <w:rStyle w:val="AttributeTok"/>
          </w:rPr>
          <w:t xml:space="preserve">max_difference =</w:t>
        </w:r>
      </w:ins>
      <w:ins w:id="457" w:author="PR Preview" w:date="2026-01-01T00:00:00Z">
        <w:r>
          <w:rPr>
            <w:rStyle w:val="NormalTok"/>
          </w:rPr>
          <w:t xml:space="preserve"> loocv_max_diff, </w:t>
        </w:r>
      </w:ins>
      <w:ins w:id="458" w:author="PR Preview" w:date="2026-01-01T00:00:00Z">
        <w:r>
          <w:rPr>
            <w:rStyle w:val="AttributeTok"/>
          </w:rPr>
          <w:t xml:space="preserve">best_degree =</w:t>
        </w:r>
      </w:ins>
      <w:ins w:id="459" w:author="PR Preview" w:date="2026-01-01T00:00:00Z">
        <w:r>
          <w:rPr>
            <w:rStyle w:val="NormalTok"/>
          </w:rPr>
          <w:t xml:space="preserve"> mtcars_best_loocv)</w:t>
        </w:r>
      </w:ins>
      <w:ins w:id="460" w:author="PR Preview" w:date="2026-01-01T00:00:00Z">
        <w:r>
          <w:br/>
        </w:r>
      </w:ins>
      <w:ins w:id="461" w:author="PR Preview" w:date="2026-01-01T00:00:00Z">
        <w:r>
          <w:rPr>
            <w:rStyle w:val="CommentTok"/>
          </w:rPr>
          <w:t xml:space="preserve">#&gt; max_difference    best_degree </w:t>
        </w:r>
      </w:ins>
      <w:ins w:id="462" w:author="PR Preview" w:date="2026-01-01T00:00:00Z">
        <w:r>
          <w:br/>
        </w:r>
      </w:ins>
      <w:ins w:id="463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464" w:author="PR Preview" w:date="2026-01-01T00:00:00Z">
        <w:r>
          <w:t xml:space="preserve">The two columns differ by at most 8.9e-15,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which is rounding error.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The single-fit formula needs one fit per model instead of 32.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LOOCV picks degree 2,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and because LOOCV is not random (</w:t>
        </w:r>
      </w:ins>
      <w:hyperlink w:anchor="lem-loocv-not-random">
        <w:ins w:id="473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74" w:author="PR Preview" w:date="2026-01-01T00:00:00Z">
        <w:r>
          <w:t xml:space="preserve">),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rerunning it always gives the same choice.</w:t>
        </w:r>
      </w:ins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2026-10-19T05:56:27Z</dcterms:created>
  <dcterms:modified xsi:type="dcterms:W3CDTF">2026-10-19T05:56:27Z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