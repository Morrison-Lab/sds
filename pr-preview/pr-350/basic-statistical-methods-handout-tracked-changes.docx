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22:31:20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(One-sample t-test)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observations with</w:delText>
        </w:r>
      </w:del>
      <w:del w:id="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sample mean</w:delText>
        </w:r>
      </w:del>
      <w:del w:id="1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14" w:author="PR Preview" w:date="2026-01-01T00:00:00Z">
        <w:r>
          <w:delText xml:space="preserve">, and sample standard deviation</w:delText>
        </w:r>
      </w:del>
      <w:del w:id="15" w:author="PR Preview" w:date="2026-01-01T00:00:00Z">
        <w:r>
          <w:delText xml:space="preserve"> </w:delText>
        </w:r>
      </w:del>
      <m:oMath>
        <m:r>
          <m:t>s</m:t>
        </m:r>
      </m:oMath>
      <w:del w:id="16" w:author="PR Preview" w:date="2026-01-01T00:00:00Z">
        <w:r>
          <w:delText xml:space="preserve">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The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rPr>
            <w:b/>
            <w:bCs/>
          </w:rPr>
          <w:delText xml:space="preserve">one-sample t-test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of</w:delText>
        </w:r>
      </w:del>
      <w:del w:id="2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against</w:delText>
        </w:r>
      </w:del>
      <w:del w:id="26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uses the statistic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[3]</w:delText>
        </w:r>
      </w:del>
    </w:p>
    <w:p>
      <w:pPr>
        <w:pStyle w:val="FirstParagraph"/>
      </w:pPr>
      <w:ins w:id="31" w:author="PR Preview" w:date="2026-01-01T00:00:00Z">
        <w:r>
          <w:rPr>
            <w:b/>
            <w:bCs/>
          </w:rPr>
          <w:t xml:space="preserve">Definition 1 (One-sample t-test)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Let</w:t>
        </w:r>
      </w:ins>
      <w:ins w:id="3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be observations with</w:t>
        </w:r>
      </w:ins>
      <w:ins w:id="3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38" w:author="PR Preview" w:date="2026-01-01T00:00:00Z">
        <w:r>
          <w:t xml:space="preserve">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sample mean</w:t>
        </w:r>
      </w:ins>
      <w:ins w:id="4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42" w:author="PR Preview" w:date="2026-01-01T00:00:00Z">
        <w:r>
          <w:t xml:space="preserve">, and sample standard deviation</w:t>
        </w:r>
      </w:ins>
      <w:ins w:id="43" w:author="PR Preview" w:date="2026-01-01T00:00:00Z">
        <w:r>
          <w:t xml:space="preserve"> </w:t>
        </w:r>
      </w:ins>
      <m:oMath>
        <m:r>
          <m:t>s</m:t>
        </m:r>
      </m:oMath>
      <w:ins w:id="44" w:author="PR Preview" w:date="2026-01-01T00:00:00Z">
        <w:r>
          <w:t xml:space="preserve">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rPr>
            <w:b/>
            <w:bCs/>
          </w:rPr>
          <w:t xml:space="preserve">one-sample t-test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of</w:t>
        </w:r>
      </w:ins>
      <w:ins w:id="5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against</w:t>
        </w:r>
      </w:ins>
      <w:ins w:id="54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uses the</w:t>
        </w:r>
      </w:ins>
      <w:ins w:id="57" w:author="PR Preview" w:date="2026-01-01T00:00:00Z">
        <w:r>
          <w:t xml:space="preserve"> </w:t>
        </w:r>
      </w:ins>
      <w:hyperlink r:id="rId32">
        <w:ins w:id="58" w:author="PR Preview" w:date="2026-01-01T00:00:00Z">
          <w:r>
            <w:rPr>
              <w:rStyle w:val="Hyperlink"/>
            </w:rPr>
            <w:t xml:space="preserve">statistic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del w:id="59" w:author="PR Preview" w:date="2026-01-01T00:00:00Z">
        <w:r>
          <w:rPr>
            <w:b/>
            <w:bCs/>
          </w:rPr>
          <w:delText xml:space="preserve">Definition 3 (Welch’s two-sample t-test)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Let two independent groups have sample sizes</w:delText>
        </w:r>
      </w:del>
      <w:del w:id="62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del w:id="63" w:author="PR Preview" w:date="2026-01-01T00:00:00Z">
        <w:r>
          <w:delText xml:space="preserve">,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sample means</w:delText>
        </w:r>
      </w:del>
      <w:del w:id="66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and</w:delText>
        </w:r>
      </w:del>
      <w:del w:id="69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del w:id="70" w:author="PR Preview" w:date="2026-01-01T00:00:00Z">
        <w:r>
          <w:delText xml:space="preserve">,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and sample variances</w:delText>
        </w:r>
      </w:del>
      <w:del w:id="73" w:author="PR Preview" w:date="2026-01-01T00:00:00Z">
        <w:r>
          <w:delText xml:space="preserve"> </w:delText>
        </w:r>
      </w:del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and</w:delText>
        </w:r>
      </w:del>
      <w:del w:id="76" w:author="PR Preview" w:date="2026-01-01T00:00:00Z">
        <w:r>
          <w:delText xml:space="preserve"> </w:delText>
        </w:r>
      </w:del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77" w:author="PR Preview" w:date="2026-01-01T00:00:00Z">
        <w:r>
          <w:delText xml:space="preserve">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rPr>
            <w:b/>
            <w:bCs/>
          </w:rPr>
          <w:delText xml:space="preserve">Welch’s two-sample t-test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of</w:delText>
        </w:r>
      </w:del>
      <w:del w:id="82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against</w:delText>
        </w:r>
      </w:del>
      <w:del w:id="85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uses the statistic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[5]</w:delText>
        </w:r>
      </w:del>
    </w:p>
    <w:p>
      <w:pPr>
        <w:pStyle w:val="FirstParagraph"/>
      </w:pPr>
      <w:ins w:id="90" w:author="PR Preview" w:date="2026-01-01T00:00:00Z">
        <w:r>
          <w:rPr>
            <w:b/>
            <w:bCs/>
          </w:rPr>
          <w:t xml:space="preserve">Definition 3 (Welch’s two-sample t-test)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Let two independent groups have sample sizes</w:t>
        </w:r>
      </w:ins>
      <w:ins w:id="93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ins w:id="94" w:author="PR Preview" w:date="2026-01-01T00:00:00Z">
        <w:r>
          <w:t xml:space="preserve">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sample means</w:t>
        </w:r>
      </w:ins>
      <w:ins w:id="97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and</w:t>
        </w:r>
      </w:ins>
      <w:ins w:id="100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ins w:id="101" w:author="PR Preview" w:date="2026-01-01T00:00:00Z">
        <w:r>
          <w:t xml:space="preserve">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and sample variances</w:t>
        </w:r>
      </w:ins>
      <w:ins w:id="104" w:author="PR Preview" w:date="2026-01-01T00:00:00Z">
        <w:r>
          <w:t xml:space="preserve"> </w:t>
        </w:r>
      </w:ins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and</w:t>
        </w:r>
      </w:ins>
      <w:ins w:id="107" w:author="PR Preview" w:date="2026-01-01T00:00:00Z">
        <w:r>
          <w:t xml:space="preserve"> </w:t>
        </w:r>
      </w:ins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108" w:author="PR Preview" w:date="2026-01-01T00:00:00Z">
        <w:r>
          <w:t xml:space="preserve">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rPr>
            <w:b/>
            <w:bCs/>
          </w:rPr>
          <w:t xml:space="preserve">Welch’s two-sample t-test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of</w:t>
        </w:r>
      </w:ins>
      <w:ins w:id="11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against</w:t>
        </w:r>
      </w:ins>
      <w:ins w:id="11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uses the</w:t>
        </w:r>
      </w:ins>
      <w:ins w:id="119" w:author="PR Preview" w:date="2026-01-01T00:00:00Z">
        <w:r>
          <w:t xml:space="preserve"> </w:t>
        </w:r>
      </w:ins>
      <w:hyperlink r:id="rId32">
        <w:ins w:id="120" w:author="PR Preview" w:date="2026-01-01T00:00:00Z">
          <w:r>
            <w:rPr>
              <w:rStyle w:val="Hyperlink"/>
            </w:rPr>
            <w:t xml:space="preserve">statistic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del w:id="121" w:author="PR Preview" w:date="2026-01-01T00:00:00Z">
        <w:r>
          <w:rPr>
            <w:b/>
            <w:bCs/>
          </w:rPr>
          <w:delText xml:space="preserve">Definition 4 (Pooled variance)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For two samples of sizes</w:delText>
        </w:r>
      </w:del>
      <w:del w:id="124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1</m:t>
            </m:r>
          </m:sub>
        </m:sSub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and</w:delText>
        </w:r>
      </w:del>
      <w:del w:id="127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2</m:t>
            </m:r>
          </m:sub>
        </m:sSub>
      </m:oMath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with sample variances</w:delText>
        </w:r>
      </w:del>
      <w:del w:id="130" w:author="PR Preview" w:date="2026-01-01T00:00:00Z">
        <w:r>
          <w:delText xml:space="preserve"> </w:delText>
        </w:r>
      </w:del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and</w:delText>
        </w:r>
      </w:del>
      <w:del w:id="133" w:author="PR Preview" w:date="2026-01-01T00:00:00Z">
        <w:r>
          <w:delText xml:space="preserve"> </w:delText>
        </w:r>
      </w:del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134" w:author="PR Preview" w:date="2026-01-01T00:00:00Z">
        <w:r>
          <w:delText xml:space="preserve">,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the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rPr>
            <w:b/>
            <w:bCs/>
          </w:rPr>
          <w:delText xml:space="preserve">pooled variance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is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[6]</w:delText>
        </w:r>
      </w:del>
    </w:p>
    <w:p>
      <w:pPr>
        <w:pStyle w:val="BodyText"/>
      </w:pPr>
      <w:ins w:id="143" w:author="PR Preview" w:date="2026-01-01T00:00:00Z">
        <w:r>
          <w:rPr>
            <w:b/>
            <w:bCs/>
          </w:rPr>
          <w:t xml:space="preserve">Definition 4 (Pooled variance)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For two samples of sizes</w:t>
        </w:r>
      </w:ins>
      <w:ins w:id="146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1</m:t>
            </m:r>
          </m:sub>
        </m:sSub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and</w:t>
        </w:r>
      </w:ins>
      <w:ins w:id="149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2</m:t>
            </m:r>
          </m:sub>
        </m:sSub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with sample variances</w:t>
        </w:r>
      </w:ins>
      <w:ins w:id="152" w:author="PR Preview" w:date="2026-01-01T00:00:00Z">
        <w:r>
          <w:t xml:space="preserve"> </w:t>
        </w:r>
      </w:ins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and</w:t>
        </w:r>
      </w:ins>
      <w:ins w:id="155" w:author="PR Preview" w:date="2026-01-01T00:00:00Z">
        <w:r>
          <w:t xml:space="preserve"> </w:t>
        </w:r>
      </w:ins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156" w:author="PR Preview" w:date="2026-01-01T00:00:00Z">
        <w:r>
          <w:t xml:space="preserve">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the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rPr>
            <w:b/>
            <w:bCs/>
          </w:rPr>
          <w:t xml:space="preserve">pooled variance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del w:id="163" w:author="PR Preview" w:date="2026-01-01T00:00:00Z">
        <w:r>
          <w:delText xml:space="preserve">against the alternative that at least two group means differ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uses the statistic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[9]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[10]</w:delText>
        </w:r>
      </w:del>
    </w:p>
    <w:p>
      <w:pPr>
        <w:pStyle w:val="FirstParagraph"/>
      </w:pPr>
      <w:ins w:id="170" w:author="PR Preview" w:date="2026-01-01T00:00:00Z">
        <w:r>
          <w:t xml:space="preserve">against the alternative that at least two group means differ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uses the</w:t>
        </w:r>
      </w:ins>
      <w:ins w:id="173" w:author="PR Preview" w:date="2026-01-01T00:00:00Z">
        <w:r>
          <w:t xml:space="preserve"> </w:t>
        </w:r>
      </w:ins>
      <w:hyperlink r:id="rId32">
        <w:ins w:id="174" w:author="PR Preview" w:date="2026-01-01T00:00:00Z">
          <w:r>
            <w:rPr>
              <w:rStyle w:val="Hyperlink"/>
            </w:rPr>
            <w:t xml:space="preserve">statistic</w:t>
          </w:r>
        </w:ins>
      </w:hyperlink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[9]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del w:id="177" w:author="PR Preview" w:date="2026-01-01T00:00:00Z">
        <w:r>
          <w:delText xml:space="preserve">Source: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Wikipedia contributors [9]</w:delText>
        </w:r>
      </w:del>
      <w:del w:id="180" w:author="PR Preview" w:date="2026-01-01T00:00:00Z">
        <w:r>
          <w:delText xml:space="preserve">.</w:delText>
        </w:r>
      </w:del>
    </w:p>
    <w:p>
      <w:pPr>
        <w:pStyle w:val="BodyText"/>
      </w:pPr>
      <w:ins w:id="181" w:author="PR Preview" w:date="2026-01-01T00:00:00Z">
        <w:r>
          <w:t xml:space="preserve">Source: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Wikipedia contributors [10]</w:t>
        </w:r>
      </w:ins>
      <w:ins w:id="184" w:author="PR Preview" w:date="2026-01-01T00:00:00Z">
        <w:r>
          <w:t xml:space="preserve">.</w:t>
        </w:r>
      </w:ins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del w:id="185" w:author="PR Preview" w:date="2026-01-01T00:00:00Z">
        <w:r>
          <w:delText xml:space="preserve">[9]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	</w:delText>
        </w:r>
      </w:del>
      <w:del w:id="188" w:author="PR Preview" w:date="2026-01-01T00:00:00Z">
        <w:r>
          <w:delText xml:space="preserve">Wikipedia contributors,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“Analysis of variance —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Wikipedia</w:delText>
        </w:r>
      </w:del>
      <w:del w:id="193" w:author="PR Preview" w:date="2026-01-01T00:00:00Z">
        <w:r>
          <w:delText xml:space="preserve">,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the free encyclopedia.”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2026. Available:</w:delText>
        </w:r>
      </w:del>
      <w:del w:id="198" w:author="PR Preview" w:date="2026-01-01T00:00:00Z">
        <w:r>
          <w:delText xml:space="preserve"> </w:delText>
        </w:r>
      </w:del>
      <w:hyperlink r:id="rId94">
        <w:del w:id="199" w:author="PR Preview" w:date="2026-01-01T00:00:00Z">
          <w:r>
            <w:rPr>
              <w:rStyle w:val="Hyperlink"/>
            </w:rPr>
            <w:delText xml:space="preserve">https://en.wikipedia.org/wiki/Analysis_of_variance</w:delText>
          </w:r>
        </w:del>
      </w:hyperlink>
    </w:p>
    <w:p>
      <w:pPr>
        <w:pStyle w:val="Bibliography"/>
      </w:pPr>
      <w:del w:id="200" w:author="PR Preview" w:date="2026-01-01T00:00:00Z">
        <w:r>
          <w:delText xml:space="preserve">[10]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	</w:delText>
        </w:r>
      </w:del>
      <w:del w:id="203" w:author="PR Preview" w:date="2026-01-01T00:00:00Z">
        <w:r>
          <w:delText xml:space="preserve">Wikipedia contributors,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“F-test —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Wikipedia</w:delText>
        </w:r>
      </w:del>
      <w:del w:id="208" w:author="PR Preview" w:date="2026-01-01T00:00:00Z">
        <w:r>
          <w:delText xml:space="preserve">,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the free encyclopedia.”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2026. Available:</w:delText>
        </w:r>
      </w:del>
      <w:del w:id="213" w:author="PR Preview" w:date="2026-01-01T00:00:00Z">
        <w:r>
          <w:delText xml:space="preserve"> </w:delText>
        </w:r>
      </w:del>
      <w:hyperlink r:id="rId92">
        <w:del w:id="214" w:author="PR Preview" w:date="2026-01-01T00:00:00Z">
          <w:r>
            <w:rPr>
              <w:rStyle w:val="Hyperlink"/>
            </w:rPr>
            <w:delText xml:space="preserve">https://en.wikipedia.org/wiki/F-test</w:delText>
          </w:r>
        </w:del>
      </w:hyperlink>
    </w:p>
    <w:p>
      <w:pPr>
        <w:pStyle w:val="Bibliography"/>
      </w:pPr>
      <w:ins w:id="215" w:author="PR Preview" w:date="2026-01-01T00:00:00Z">
        <w:r>
          <w:t xml:space="preserve">[9]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	</w:t>
        </w:r>
      </w:ins>
      <w:ins w:id="218" w:author="PR Preview" w:date="2026-01-01T00:00:00Z">
        <w:r>
          <w:t xml:space="preserve">Wikipedia contributors,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“F-test —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Wikipedia</w:t>
        </w:r>
      </w:ins>
      <w:ins w:id="223" w:author="PR Preview" w:date="2026-01-01T00:00:00Z">
        <w:r>
          <w:t xml:space="preserve">,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the free encyclopedia.”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2026. Available:</w:t>
        </w:r>
      </w:ins>
      <w:ins w:id="228" w:author="PR Preview" w:date="2026-01-01T00:00:00Z">
        <w:r>
          <w:t xml:space="preserve"> </w:t>
        </w:r>
      </w:ins>
      <w:hyperlink r:id="rId92">
        <w:ins w:id="229" w:author="PR Preview" w:date="2026-01-01T00:00:00Z">
          <w:r>
            <w:rPr>
              <w:rStyle w:val="Hyperlink"/>
            </w:rPr>
            <w:t xml:space="preserve">https://en.wikipedia.org/wiki/F-test</w:t>
          </w:r>
        </w:ins>
      </w:hyperlink>
    </w:p>
    <w:bookmarkEnd w:id="93"/>
    <w:bookmarkStart w:id="95" w:name="ref-wikipedia_analysis_of_variance"/>
    <w:p>
      <w:pPr>
        <w:pStyle w:val="Bibliography"/>
      </w:pPr>
      <w:ins w:id="230" w:author="PR Preview" w:date="2026-01-01T00:00:00Z">
        <w:r>
          <w:t xml:space="preserve">[10]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	</w:t>
        </w:r>
      </w:ins>
      <w:ins w:id="233" w:author="PR Preview" w:date="2026-01-01T00:00:00Z">
        <w:r>
          <w:t xml:space="preserve">Wikipedia contributors,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“Analysis of variance —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Wikipedia</w:t>
        </w:r>
      </w:ins>
      <w:ins w:id="238" w:author="PR Preview" w:date="2026-01-01T00:00:00Z">
        <w:r>
          <w:t xml:space="preserve">,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the free encyclopedia.”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2026. Available:</w:t>
        </w:r>
      </w:ins>
      <w:ins w:id="243" w:author="PR Preview" w:date="2026-01-01T00:00:00Z">
        <w:r>
          <w:t xml:space="preserve"> </w:t>
        </w:r>
      </w:ins>
      <w:hyperlink r:id="rId94">
        <w:ins w:id="244" w:author="PR Preview" w:date="2026-01-01T00:00:00Z">
          <w:r>
            <w:rPr>
              <w:rStyle w:val="Hyperlink"/>
            </w:rPr>
            <w:t xml:space="preserve">https://en.wikipedia.org/wiki/Analysis_of_variance</w:t>
          </w:r>
        </w:ins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2026-10-19T05:44:43Z</dcterms:created>
  <dcterms:modified xsi:type="dcterms:W3CDTF">2026-10-19T05:44:43Z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22:31:20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