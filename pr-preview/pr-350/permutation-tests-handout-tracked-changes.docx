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22:31:20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(Exchangeable random variables)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permutation</w:delText>
        </w:r>
      </w:del>
      <w:del w:id="6" w:author="PR Preview" w:date="2026-01-01T00:00:00Z">
        <w:r>
          <w:delText xml:space="preserve"> </w:delText>
        </w:r>
      </w:del>
      <m:oMath>
        <m:r>
          <m:t>π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of</w:delText>
        </w:r>
      </w:del>
      <w:del w:id="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a vector</w:delText>
        </w:r>
      </w:del>
      <w:del w:id="1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write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for the vector with its entries reordered by</w:delText>
        </w:r>
      </w:del>
      <w:del w:id="19" w:author="PR Preview" w:date="2026-01-01T00:00:00Z">
        <w:r>
          <w:delText xml:space="preserve"> </w:delText>
        </w:r>
      </w:del>
      <m:oMath>
        <m:r>
          <m:t>π</m:t>
        </m:r>
      </m:oMath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Random variables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are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exchangeable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if reordering them does not change their joint distribution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[5]</w:delText>
        </w:r>
      </w:del>
      <w:del w:id="32" w:author="PR Preview" w:date="2026-01-01T00:00:00Z">
        <w:r>
          <w:delText xml:space="preserve">: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for every permutation</w:delText>
        </w:r>
      </w:del>
      <w:del w:id="35" w:author="PR Preview" w:date="2026-01-01T00:00:00Z">
        <w:r>
          <w:delText xml:space="preserve"> </w:delText>
        </w:r>
      </w:del>
      <m:oMath>
        <m:r>
          <m:t>π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 every set</w:delText>
        </w:r>
      </w:del>
      <w:del w:id="38" w:author="PR Preview" w:date="2026-01-01T00:00:00Z">
        <w:r>
          <w:delText xml:space="preserve"> </w:delText>
        </w:r>
      </w:del>
      <m:oMath>
        <m:r>
          <m:t>A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of vectors,</w:delText>
        </w:r>
      </w:del>
    </w:p>
    <w:p>
      <w:pPr>
        <w:pStyle w:val="FirstParagraph"/>
      </w:pPr>
      <w:ins w:id="41" w:author="PR Preview" w:date="2026-01-01T00:00:00Z">
        <w:r>
          <w:rPr>
            <w:b/>
            <w:bCs/>
          </w:rPr>
          <w:t xml:space="preserve">Definition 1 (Exchangeable random variables)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For a permutation</w:t>
        </w:r>
      </w:ins>
      <w:ins w:id="44" w:author="PR Preview" w:date="2026-01-01T00:00:00Z">
        <w:r>
          <w:t xml:space="preserve"> </w:t>
        </w:r>
      </w:ins>
      <m:oMath>
        <m:r>
          <m:t>π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</w:t>
        </w:r>
      </w:ins>
      <w:ins w:id="4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a vector</w:t>
        </w:r>
      </w:ins>
      <w:ins w:id="5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write</w:t>
        </w:r>
      </w:ins>
      <w:ins w:id="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for the vector with its entries reordered by</w:t>
        </w:r>
      </w:ins>
      <w:ins w:id="57" w:author="PR Preview" w:date="2026-01-01T00:00:00Z">
        <w:r>
          <w:t xml:space="preserve"> </w:t>
        </w:r>
      </w:ins>
      <m:oMath>
        <m:r>
          <m:t>π</m:t>
        </m:r>
      </m:oMath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Random variables</w:t>
        </w:r>
      </w:ins>
      <w:ins w:id="6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are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b/>
            <w:bCs/>
          </w:rPr>
          <w:t xml:space="preserve">exchangeable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if reordering them does not change their joint distribution: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for every permutation</w:t>
        </w:r>
      </w:ins>
      <w:ins w:id="70" w:author="PR Preview" w:date="2026-01-01T00:00:00Z">
        <w:r>
          <w:t xml:space="preserve"> </w:t>
        </w:r>
      </w:ins>
      <m:oMath>
        <m:r>
          <m:t>π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every set</w:t>
        </w:r>
      </w:ins>
      <w:ins w:id="73" w:author="PR Preview" w:date="2026-01-01T00:00:00Z">
        <w:r>
          <w:t xml:space="preserve"> </w:t>
        </w:r>
      </w:ins>
      <m:oMath>
        <m:r>
          <m:t>A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of vectors,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2026-10-19T05:58:37Z</dcterms:created>
  <dcterms:modified xsi:type="dcterms:W3CDTF">2026-10-19T05:58:37Z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