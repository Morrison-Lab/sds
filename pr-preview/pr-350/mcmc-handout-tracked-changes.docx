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00:34:05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1 (Markov chain Monte Carlo)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Markov chain Monte Carlo (MCMC)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method for a target distribution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generates a sequence of draws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$\mathord{\smash[b]{\underset{\raise.3ex\hbox{$\scriptstyle\sim$}}{\theta}}\vphantom{\theta}}^{(1)}, \mathord{\smash[b]{\underset{\raise.3ex\hbox{$\scriptstyle\sim$}}{\theta}}\vphantom{\theta}}^{(2)}, \ldots$</w:delText>
        </w:r>
      </w:del>
      <w:del w:id="14" w:author="PR Preview" w:date="2026-01-01T00:00:00Z">
        <w:r>
          <w:delText xml:space="preserve">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each drawn from a distribution that depends on the previous draw,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such that the distribution of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$\mathord{\smash[b]{\underset{\raise.3ex\hbox{$\scriptstyle\sim$}}{\theta}}\vphantom{\theta}}^{(t)}$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converges to the target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as</w:delText>
        </w:r>
      </w:del>
      <w:del w:id="25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[2]</w:delText>
        </w:r>
      </w:del>
      <w:del w:id="28" w:author="PR Preview" w:date="2026-01-01T00:00:00Z">
        <w:r>
          <w:delText xml:space="preserve">.</w:delText>
        </w:r>
      </w:del>
    </w:p>
    <w:p>
      <w:pPr>
        <w:pStyle w:val="BodyText"/>
      </w:pPr>
      <w:ins w:id="29" w:author="PR Preview" w:date="2026-01-01T00:00:00Z">
        <w:r>
          <w:rPr>
            <w:b/>
            <w:bCs/>
          </w:rPr>
          <w:t xml:space="preserve">Definition 1 (Markov chain Monte Carlo)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A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rPr>
            <w:b/>
            <w:bCs/>
          </w:rPr>
          <w:t xml:space="preserve">Markov chain Monte Carlo (MCMC)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method for a target distribution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generates a sequence of draws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$\mathord{\smash[b]{\underset{\raise.3ex\hbox{$\scriptstyle\sim$}}{\theta}}\vphantom{\theta}}^{(1)}, \mathord{\smash[b]{\underset{\raise.3ex\hbox{$\scriptstyle\sim$}}{\theta}}\vphantom{\theta}}^{(2)}, \ldots$</w:t>
        </w:r>
      </w:ins>
      <w:ins w:id="40" w:author="PR Preview" w:date="2026-01-01T00:00:00Z">
        <w:r>
          <w:t xml:space="preserve">,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each drawn from a distribution that depends on the previous draw,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such that the distribution of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$\mathord{\smash[b]{\underset{\raise.3ex\hbox{$\scriptstyle\sim$}}{\theta}}\vphantom{\theta}}^{(t)}$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converges to the target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as</w:t>
        </w:r>
      </w:ins>
      <w:ins w:id="51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ins w:id="52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del w:id="53" w:author="PR Preview" w:date="2026-01-01T00:00:00Z">
        <w:r>
          <w:rPr>
            <w:b/>
            <w:bCs/>
          </w:rPr>
          <w:delText xml:space="preserve">Definition 2 (Monte Carlo estimate)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Given draws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and a function</w:delText>
        </w:r>
      </w:del>
      <w:del w:id="60" w:author="PR Preview" w:date="2026-01-01T00:00:00Z">
        <w:r>
          <w:delText xml:space="preserve"> </w:delText>
        </w:r>
      </w:del>
      <m:oMath>
        <m:r>
          <m:t>g</m:t>
        </m:r>
      </m:oMath>
      <w:del w:id="61" w:author="PR Preview" w:date="2026-01-01T00:00:00Z">
        <w:r>
          <w:delText xml:space="preserve">,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the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rPr>
            <w:b/>
            <w:bCs/>
          </w:rPr>
          <w:delText xml:space="preserve">Monte Carlo estimate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of the posterior expectation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$\operatorname{E}\mathopen{}\left[g(\mathord{\smash[b]{\underset{\raise.3ex\hbox{$\scriptstyle\sim$}}{\theta}}\vphantom{\theta}}) \mid \mathord{\smash[b]{\underset{\raise.3ex\hbox{$\scriptstyle\sim$}}{y}}\vphantom{y}}\right]\mathclose{}$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is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[3]</w:delText>
        </w:r>
      </w:del>
    </w:p>
    <w:p>
      <w:pPr>
        <w:pStyle w:val="FirstParagraph"/>
      </w:pPr>
      <w:ins w:id="74" w:author="PR Preview" w:date="2026-01-01T00:00:00Z">
        <w:r>
          <w:rPr>
            <w:b/>
            <w:bCs/>
          </w:rPr>
          <w:t xml:space="preserve">Definition 2 (Monte Carlo estimate)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Given draws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and a function</w:t>
        </w:r>
      </w:ins>
      <w:ins w:id="81" w:author="PR Preview" w:date="2026-01-01T00:00:00Z">
        <w:r>
          <w:t xml:space="preserve"> </w:t>
        </w:r>
      </w:ins>
      <m:oMath>
        <m:r>
          <m:t>g</m:t>
        </m:r>
      </m:oMath>
      <w:ins w:id="82" w:author="PR Preview" w:date="2026-01-01T00:00:00Z">
        <w:r>
          <w:t xml:space="preserve">,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the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rPr>
            <w:b/>
            <w:bCs/>
          </w:rPr>
          <w:t xml:space="preserve">Monte Carlo estimate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of the</w:t>
        </w:r>
      </w:ins>
      <w:ins w:id="89" w:author="PR Preview" w:date="2026-01-01T00:00:00Z">
        <w:r>
          <w:t xml:space="preserve"> </w:t>
        </w:r>
      </w:ins>
      <w:hyperlink w:anchor="def-posterior">
        <w:ins w:id="90" w:author="PR Preview" w:date="2026-01-01T00:00:00Z">
          <w:r>
            <w:rPr>
              <w:rStyle w:val="Hyperlink"/>
            </w:rPr>
            <w:t xml:space="preserve">posterior</w:t>
          </w:r>
        </w:ins>
      </w:hyperlink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expectation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is</w:t>
        </w:r>
      </w:ins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del w:id="97" w:author="PR Preview" w:date="2026-01-01T00:00:00Z">
        <w:r>
          <w:rPr>
            <w:b/>
            <w:bCs/>
          </w:rPr>
          <w:delText xml:space="preserve">Definition 3 (Markov chain)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A sequence of random variables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$\mathord{\smash[b]{\underset{\raise.3ex\hbox{$\scriptstyle\sim$}}{\theta}}\vphantom{\theta}}^{(1)}, \mathord{\smash[b]{\underset{\raise.3ex\hbox{$\scriptstyle\sim$}}{\theta}}\vphantom{\theta}}^{(2)}, \ldots$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is a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rPr>
            <w:b/>
            <w:bCs/>
          </w:rPr>
          <w:delText xml:space="preserve">Markov chain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if, for every</w:delText>
        </w:r>
      </w:del>
      <w:del w:id="108" w:author="PR Preview" w:date="2026-01-01T00:00:00Z">
        <w:r>
          <w:delText xml:space="preserve"> </w:delText>
        </w:r>
      </w:del>
      <m:oMath>
        <m:r>
          <m:t>t</m:t>
        </m:r>
      </m:oMath>
      <w:del w:id="109" w:author="PR Preview" w:date="2026-01-01T00:00:00Z">
        <w:r>
          <w:delText xml:space="preserve">,</w:delText>
        </w:r>
      </w:del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the conditional distribution of</w:delText>
        </w:r>
      </w:del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$\mathord{\smash[b]{\underset{\raise.3ex\hbox{$\scriptstyle\sim$}}{\theta}}\vphantom{\theta}}^{(t+1)}$</w:delText>
        </w:r>
      </w:del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given all the earlier values</w:delText>
        </w:r>
      </w:del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depends only on</w:delText>
        </w:r>
      </w:del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$\mathord{\smash[b]{\underset{\raise.3ex\hbox{$\scriptstyle\sim$}}{\theta}}\vphantom{\theta}}^{(t)}$</w:delText>
        </w:r>
      </w:del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[4]</w:delText>
        </w:r>
      </w:del>
      <w:del w:id="122" w:author="PR Preview" w:date="2026-01-01T00:00:00Z">
        <w:r>
          <w:delText xml:space="preserve">:</w:delText>
        </w:r>
      </w:del>
    </w:p>
    <w:p>
      <w:pPr>
        <w:pStyle w:val="FirstParagraph"/>
      </w:pPr>
      <w:ins w:id="123" w:author="PR Preview" w:date="2026-01-01T00:00:00Z">
        <w:r>
          <w:rPr>
            <w:b/>
            <w:bCs/>
          </w:rPr>
          <w:t xml:space="preserve">Definition 3 (Markov chain)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A sequence of random variables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$\mathord{\smash[b]{\underset{\raise.3ex\hbox{$\scriptstyle\sim$}}{\theta}}\vphantom{\theta}}^{(1)}, \mathord{\smash[b]{\underset{\raise.3ex\hbox{$\scriptstyle\sim$}}{\theta}}\vphantom{\theta}}^{(2)}, \ldots$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is a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rPr>
            <w:b/>
            <w:bCs/>
          </w:rPr>
          <w:t xml:space="preserve">Markov chain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if, for every</w:t>
        </w:r>
      </w:ins>
      <w:ins w:id="134" w:author="PR Preview" w:date="2026-01-01T00:00:00Z">
        <w:r>
          <w:t xml:space="preserve"> </w:t>
        </w:r>
      </w:ins>
      <m:oMath>
        <m:r>
          <m:t>t</m:t>
        </m:r>
      </m:oMath>
      <w:ins w:id="135" w:author="PR Preview" w:date="2026-01-01T00:00:00Z">
        <w:r>
          <w:t xml:space="preserve">,</w:t>
        </w:r>
      </w:ins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the conditional distribution of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$\mathord{\smash[b]{\underset{\raise.3ex\hbox{$\scriptstyle\sim$}}{\theta}}\vphantom{\theta}}^{(t+1)}$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given all the earlier values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depends only on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$\mathord{\smash[b]{\underset{\raise.3ex\hbox{$\scriptstyle\sim$}}{\theta}}\vphantom{\theta}}^{(t)}$</w:t>
        </w:r>
      </w:ins>
      <w:ins w:id="146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del w:id="147" w:author="PR Preview" w:date="2026-01-01T00:00:00Z">
        <w:r>
          <w:rPr>
            <w:b/>
            <w:bCs/>
          </w:rPr>
          <w:delText xml:space="preserve">Definition 8 (Metropolis–Hastings algorithm)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Given a target posterior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$\operatorname{p}(\mathord{\smash[b]{\underset{\raise.3ex\hbox{$\scriptstyle\sim$}}{\theta}}\vphantom{\theta}}\mid \mathord{\smash[b]{\underset{\raise.3ex\hbox{$\scriptstyle\sim$}}{y}}\vphantom{y}})$</w:delText>
        </w:r>
      </w:del>
      <w:del w:id="152" w:author="PR Preview" w:date="2026-01-01T00:00:00Z">
        <w:r>
          <w:delText xml:space="preserve">,</w:delText>
        </w:r>
      </w:del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a</w:delText>
        </w:r>
      </w:del>
      <w:del w:id="155" w:author="PR Preview" w:date="2026-01-01T00:00:00Z">
        <w:r>
          <w:delText xml:space="preserve"> </w:delText>
        </w:r>
      </w:del>
      <w:hyperlink w:anchor="def-proposal-distribution">
        <w:del w:id="156" w:author="PR Preview" w:date="2026-01-01T00:00:00Z">
          <w:r>
            <w:rPr>
              <w:rStyle w:val="Hyperlink"/>
            </w:rPr>
            <w:delText xml:space="preserve">proposal distribution</w:delText>
          </w:r>
        </w:del>
      </w:hyperlink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delText xml:space="preserve">$q(\cdot \mid \mathord{\smash[b]{\underset{\raise.3ex\hbox{$\scriptstyle\sim$}}{\theta}}\vphantom{\theta}})$</w:delText>
        </w:r>
      </w:del>
      <w:del w:id="159" w:author="PR Preview" w:date="2026-01-01T00:00:00Z">
        <w:r>
          <w:delText xml:space="preserve">,</w:delText>
        </w:r>
      </w:del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and a starting value</w:delText>
        </w:r>
      </w:del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$\mathord{\smash[b]{\underset{\raise.3ex\hbox{$\scriptstyle\sim$}}{\theta}}\vphantom{\theta}}^{(1)}$</w:delText>
        </w:r>
      </w:del>
      <w:del w:id="164" w:author="PR Preview" w:date="2026-01-01T00:00:00Z">
        <w:r>
          <w:delText xml:space="preserve">,</w:delText>
        </w:r>
      </w:del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the</w:delText>
        </w:r>
      </w:del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rPr>
            <w:b/>
            <w:bCs/>
          </w:rPr>
          <w:delText xml:space="preserve">Metropolis–Hastings algorithm</w:delText>
        </w:r>
      </w:del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produces</w:delText>
        </w:r>
      </w:del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$\mathord{\smash[b]{\underset{\raise.3ex\hbox{$\scriptstyle\sim$}}{\theta}}\vphantom{\theta}}^{(t+1)}$</w:delText>
        </w:r>
      </w:del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from</w:delText>
        </w:r>
      </w:del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$\mathord{\smash[b]{\underset{\raise.3ex\hbox{$\scriptstyle\sim$}}{\theta}}\vphantom{\theta}}^{(t)}$</w:delText>
        </w:r>
      </w:del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as follows</w:delText>
        </w:r>
      </w:del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[1, Ch. 13], p. 291</w:delText>
        </w:r>
      </w:del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[9]</w:delText>
        </w:r>
      </w:del>
      <w:del w:id="183" w:author="PR Preview" w:date="2026-01-01T00:00:00Z">
        <w:r>
          <w:delText xml:space="preserve">:</w:delText>
        </w:r>
      </w:del>
    </w:p>
    <w:p>
      <w:pPr>
        <w:pStyle w:val="BodyText"/>
      </w:pPr>
      <w:ins w:id="184" w:author="PR Preview" w:date="2026-01-01T00:00:00Z">
        <w:r>
          <w:rPr>
            <w:b/>
            <w:bCs/>
          </w:rPr>
          <w:t xml:space="preserve">Definition 8 (Metropolis–Hastings algorithm)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Given a target posterior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$\operatorname{p}(\mathord{\smash[b]{\underset{\raise.3ex\hbox{$\scriptstyle\sim$}}{\theta}}\vphantom{\theta}}\mid \mathord{\smash[b]{\underset{\raise.3ex\hbox{$\scriptstyle\sim$}}{y}}\vphantom{y}})$</w:t>
        </w:r>
      </w:ins>
      <w:ins w:id="189" w:author="PR Preview" w:date="2026-01-01T00:00:00Z">
        <w:r>
          <w:t xml:space="preserve">,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a</w:t>
        </w:r>
      </w:ins>
      <w:ins w:id="192" w:author="PR Preview" w:date="2026-01-01T00:00:00Z">
        <w:r>
          <w:t xml:space="preserve"> </w:t>
        </w:r>
      </w:ins>
      <w:hyperlink w:anchor="def-proposal-distribution">
        <w:ins w:id="193" w:author="PR Preview" w:date="2026-01-01T00:00:00Z">
          <w:r>
            <w:rPr>
              <w:rStyle w:val="Hyperlink"/>
            </w:rPr>
            <w:t xml:space="preserve">proposal distribution</w:t>
          </w:r>
        </w:ins>
      </w:hyperlink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$q(\cdot \mid \mathord{\smash[b]{\underset{\raise.3ex\hbox{$\scriptstyle\sim$}}{\theta}}\vphantom{\theta}})$</w:t>
        </w:r>
      </w:ins>
      <w:ins w:id="196" w:author="PR Preview" w:date="2026-01-01T00:00:00Z">
        <w:r>
          <w:t xml:space="preserve">,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and a starting value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$\mathord{\smash[b]{\underset{\raise.3ex\hbox{$\scriptstyle\sim$}}{\theta}}\vphantom{\theta}}^{(1)}$</w:t>
        </w:r>
      </w:ins>
      <w:ins w:id="201" w:author="PR Preview" w:date="2026-01-01T00:00:00Z">
        <w:r>
          <w:t xml:space="preserve">,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the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rPr>
            <w:b/>
            <w:bCs/>
          </w:rPr>
          <w:t xml:space="preserve">Metropolis–Hastings algorithm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produces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$\mathord{\smash[b]{\underset{\raise.3ex\hbox{$\scriptstyle\sim$}}{\theta}}\vphantom{\theta}}^{(t+1)}$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from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$\mathord{\smash[b]{\underset{\raise.3ex\hbox{$\scriptstyle\sim$}}{\theta}}\vphantom{\theta}}^{(t)}$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as follows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[1, Ch. 13], p. 291</w:t>
        </w:r>
      </w:ins>
      <w:ins w:id="218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del w:id="219" w:author="PR Preview" w:date="2026-01-01T00:00:00Z">
        <w:r>
          <w:rPr>
            <w:b/>
            <w:bCs/>
          </w:rPr>
          <w:delText xml:space="preserve">Definition 12 (Gibbs sampler)</w:delText>
        </w:r>
      </w:del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delText xml:space="preserve">The</w:delText>
        </w:r>
      </w:del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rPr>
            <w:b/>
            <w:bCs/>
          </w:rPr>
          <w:delText xml:space="preserve">Gibbs sampler</w:delText>
        </w:r>
      </w:del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produces</w:delText>
        </w:r>
      </w:del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$\mathord{\smash[b]{\underset{\raise.3ex\hbox{$\scriptstyle\sim$}}{\theta}}\vphantom{\theta}}^{(t+1)}$</w:delText>
        </w:r>
      </w:del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from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$\mathord{\smash[b]{\underset{\raise.3ex\hbox{$\scriptstyle\sim$}}{\theta}}\vphantom{\theta}}^{(t)}$</w:delText>
        </w:r>
      </w:del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by updating one component at a time:</w:delText>
        </w:r>
      </w:del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for</w:delText>
        </w:r>
      </w:del>
      <w:del w:id="236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in turn,</w:delText>
        </w:r>
      </w:del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it draws</w:delText>
        </w:r>
      </w:del>
      <w:del w:id="241" w:author="PR Preview" w:date="2026-01-01T00:00:00Z">
        <w:r>
          <w:delText xml:space="preserve"> </w:delText>
        </w:r>
      </w:del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from the</w:delText>
        </w:r>
      </w:del>
      <w:del w:id="244" w:author="PR Preview" w:date="2026-01-01T00:00:00Z">
        <w:r>
          <w:delText xml:space="preserve"> </w:delText>
        </w:r>
      </w:del>
      <w:hyperlink w:anchor="def-full-conditional">
        <w:del w:id="245" w:author="PR Preview" w:date="2026-01-01T00:00:00Z">
          <w:r>
            <w:rPr>
              <w:rStyle w:val="Hyperlink"/>
            </w:rPr>
            <w:delText xml:space="preserve">full conditional distribution</w:delText>
          </w:r>
        </w:del>
      </w:hyperlink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delText xml:space="preserve">of</w:delText>
        </w:r>
      </w:del>
      <w:del w:id="248" w:author="PR Preview" w:date="2026-01-01T00:00:00Z">
        <w:r>
          <w:delText xml:space="preserve"> </w:delText>
        </w:r>
      </w:del>
      <m:oMath>
        <m:sSub>
          <m:e>
            <m:r>
              <m:t>θ</m:t>
            </m:r>
          </m:e>
          <m:sub>
            <m:r>
              <m:t>k</m:t>
            </m:r>
          </m:sub>
        </m:sSub>
      </m:oMath>
      <w:del w:id="249" w:author="PR Preview" w:date="2026-01-01T00:00:00Z">
        <w:r>
          <w:delText xml:space="preserve">,</w:delText>
        </w:r>
      </w:del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with each other component set to its most recent value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[1, Ch. 13], p. 293</w:delText>
        </w:r>
      </w:del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delText xml:space="preserve">[10]</w:delText>
        </w:r>
      </w:del>
      <w:del w:id="256" w:author="PR Preview" w:date="2026-01-01T00:00:00Z">
        <w:r>
          <w:delText xml:space="preserve">.</w:delText>
        </w:r>
      </w:del>
    </w:p>
    <w:p>
      <w:pPr>
        <w:pStyle w:val="BodyText"/>
      </w:pPr>
      <w:ins w:id="257" w:author="PR Preview" w:date="2026-01-01T00:00:00Z">
        <w:r>
          <w:rPr>
            <w:b/>
            <w:bCs/>
          </w:rPr>
          <w:t xml:space="preserve">Definition 12 (Gibbs sampler)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The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rPr>
            <w:b/>
            <w:bCs/>
          </w:rPr>
          <w:t xml:space="preserve">Gibbs sampler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produces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$\mathord{\smash[b]{\underset{\raise.3ex\hbox{$\scriptstyle\sim$}}{\theta}}\vphantom{\theta}}^{(t+1)}$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from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$\mathord{\smash[b]{\underset{\raise.3ex\hbox{$\scriptstyle\sim$}}{\theta}}\vphantom{\theta}}^{(t)}$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by updating one component at a time: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for</w:t>
        </w:r>
      </w:ins>
      <w:ins w:id="27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in turn,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it draws</w:t>
        </w:r>
      </w:ins>
      <w:ins w:id="279" w:author="PR Preview" w:date="2026-01-01T00:00:00Z">
        <w:r>
          <w:t xml:space="preserve"> </w:t>
        </w:r>
      </w:ins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from the</w:t>
        </w:r>
      </w:ins>
      <w:ins w:id="282" w:author="PR Preview" w:date="2026-01-01T00:00:00Z">
        <w:r>
          <w:t xml:space="preserve"> </w:t>
        </w:r>
      </w:ins>
      <w:hyperlink w:anchor="def-full-conditional">
        <w:ins w:id="283" w:author="PR Preview" w:date="2026-01-01T00:00:00Z">
          <w:r>
            <w:rPr>
              <w:rStyle w:val="Hyperlink"/>
            </w:rPr>
            <w:t xml:space="preserve">full conditional distribution</w:t>
          </w:r>
        </w:ins>
      </w:hyperlink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of</w:t>
        </w:r>
      </w:ins>
      <w:ins w:id="286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k</m:t>
            </m:r>
          </m:sub>
        </m:sSub>
      </m:oMath>
      <w:ins w:id="287" w:author="PR Preview" w:date="2026-01-01T00:00:00Z">
        <w:r>
          <w:t xml:space="preserve">,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with each other component set to its most recent value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[1, Ch. 13], p. 293</w:t>
        </w:r>
      </w:ins>
      <w:ins w:id="292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del w:id="293" w:author="PR Preview" w:date="2026-01-01T00:00:00Z">
        <w:r>
          <w:rPr>
            <w:b/>
            <w:bCs/>
          </w:rPr>
          <w:delText xml:space="preserve">Definition 16 (Deviance information criterion)</w:delText>
        </w:r>
      </w:del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The</w:delText>
        </w:r>
      </w:del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rPr>
            <w:b/>
            <w:bCs/>
          </w:rPr>
          <w:delText xml:space="preserve">deviance information criterion</w:delText>
        </w:r>
      </w:del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is</w:delText>
        </w:r>
      </w:del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[11]</w:delText>
        </w:r>
      </w:del>
    </w:p>
    <w:p>
      <w:pPr>
        <w:pStyle w:val="FirstParagraph"/>
      </w:pPr>
      <w:ins w:id="302" w:author="PR Preview" w:date="2026-01-01T00:00:00Z">
        <w:r>
          <w:rPr>
            <w:b/>
            <w:bCs/>
          </w:rPr>
          <w:t xml:space="preserve">Definition 16 (Deviance information criterion)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The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rPr>
            <w:b/>
            <w:bCs/>
          </w:rPr>
          <w:t xml:space="preserve">deviance information criterion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is</w:t>
        </w:r>
      </w:ins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2026-10-19T07:43:11Z</dcterms:created>
  <dcterms:modified xsi:type="dcterms:W3CDTF">2026-10-19T07:43:11Z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