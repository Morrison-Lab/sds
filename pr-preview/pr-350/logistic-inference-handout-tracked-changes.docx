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00:13:07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(Logistic regression)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logistic regression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model for binary outcomes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predictor vectors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$\mathord{\smash[b]{\underset{\raise.3ex\hbox{$\scriptstyle\sim$}}{x}}\vphantom{x}}_1, \dots, \mathord{\smash[b]{\underset{\raise.3ex\hbox{$\scriptstyle\sim$}}{x}}\vphantom{x}}_n$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says that the outcomes are independent and that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[2]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Definition 1 (Logistic regression)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logistic regression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model for binary outcomes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with predictor vectors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says that the outcomes are</w:t>
        </w:r>
      </w:ins>
      <w:ins w:id="33" w:author="PR Preview" w:date="2026-01-01T00:00:00Z">
        <w:r>
          <w:t xml:space="preserve"> </w:t>
        </w:r>
      </w:ins>
      <w:hyperlink r:id="rId10">
        <w:ins w:id="3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that</w:t>
        </w:r>
      </w:ins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5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Definition 7 (Saturated model (full model, maximal model))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saturated model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(also called 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full model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[6, Sec. 5.5]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or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b/>
            <w:bCs/>
          </w:rPr>
          <w:delText xml:space="preserve">maximal model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[6, Sec. 5.5]</w:delText>
        </w:r>
      </w:del>
      <w:del w:id="54" w:author="PR Preview" w:date="2026-01-01T00:00:00Z">
        <w:r>
          <w:delText xml:space="preserve">) for binary outcomes gives each pattern its own free event probability:</w:delText>
        </w:r>
      </w:del>
    </w:p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Definition 7 (Saturated model (full model, maximal model))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saturated model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(also called 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full model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or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maximal model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[6, Sec. 5.5]</w:t>
        </w:r>
      </w:ins>
      <w:ins w:id="70" w:author="PR Preview" w:date="2026-01-01T00:00:00Z">
        <w:r>
          <w:t xml:space="preserve">) for binary outcomes gives each pattern its own free event</w:t>
        </w:r>
      </w:ins>
      <w:ins w:id="71" w:author="PR Preview" w:date="2026-01-01T00:00:00Z">
        <w:r>
          <w:t xml:space="preserve"> </w:t>
        </w:r>
      </w:ins>
      <w:hyperlink r:id="rId39">
        <w:ins w:id="7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3" w:author="PR Preview" w:date="2026-01-01T00:00:00Z">
        <w:r>
          <w:t xml:space="preserve">:</w:t>
        </w:r>
      </w:ins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6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5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5"/>
    </w:p>
    <w:bookmarkEnd w:id="46"/>
    <w:bookmarkStart w:id="48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7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1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2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2"/>
    <w:bookmarkStart w:id="53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3"/>
    <w:bookmarkStart w:id="54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4"/>
    <w:bookmarkEnd w:id="55"/>
    <w:bookmarkStart w:id="64" w:name="X840099c27253be6d59b8623dccfe2e383b0f72c"/>
    <w:p>
      <w:pPr>
        <w:pStyle w:val="Heading2"/>
      </w:pPr>
      <w:r>
        <w:t xml:space="preserve">4 Confidence intervals for the coefficients</w:t>
      </w:r>
    </w:p>
    <w:bookmarkStart w:id="57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6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8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0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9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1"/>
    <w:bookmarkStart w:id="62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3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3"/>
    <w:bookmarkEnd w:id="6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66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https://en.wikipedia.org/wiki/Likelihood-ratio_test</w:t>
        </w:r>
      </w:hyperlink>
    </w:p>
    <w:bookmarkEnd w:id="66"/>
    <w:bookmarkStart w:id="68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https://en.wikipedia.org/wiki/Logistic_regression</w:t>
        </w:r>
      </w:hyperlink>
    </w:p>
    <w:bookmarkEnd w:id="68"/>
    <w:bookmarkStart w:id="70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https://en.wikipedia.org/wiki/Deviance_%28statistics%29</w:t>
        </w:r>
      </w:hyperlink>
    </w:p>
    <w:bookmarkEnd w:id="70"/>
    <w:bookmarkStart w:id="72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2"/>
    <w:bookmarkStart w:id="74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4"/>
    <w:bookmarkStart w:id="76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7"/>
    <w:bookmarkStart w:id="79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https://en.wikipedia.org/wiki/Saturated_model</w:t>
        </w:r>
      </w:hyperlink>
    </w:p>
    <w:bookmarkEnd w:id="79"/>
    <w:bookmarkStart w:id="81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0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3" Type="http://schemas.openxmlformats.org/officeDocument/2006/relationships/hyperlink" Target="https://doi.org/10.1007/978-0-387-84858-7" TargetMode="External"/><Relationship Id="rId75" Type="http://schemas.openxmlformats.org/officeDocument/2006/relationships/hyperlink" Target="https://doi.org/10.1201/9781315182780" TargetMode="External"/><Relationship Id="rId80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69" Type="http://schemas.openxmlformats.org/officeDocument/2006/relationships/hyperlink" Target="https://en.wikipedia.org/wiki/Deviance_%28statistics%29" TargetMode="External"/><Relationship Id="rId65" Type="http://schemas.openxmlformats.org/officeDocument/2006/relationships/hyperlink" Target="https://en.wikipedia.org/wiki/Likelihood-ratio_test" TargetMode="External"/><Relationship Id="rId67" Type="http://schemas.openxmlformats.org/officeDocument/2006/relationships/hyperlink" Target="https://en.wikipedia.org/wiki/Logistic_regression" TargetMode="External"/><Relationship Id="rId78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intro-MLEs.qmd#def-lrt-stat" TargetMode="External"/><Relationship Id="rId59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8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doi.org/10.1007/978-0-387-84858-7" TargetMode="External"/><Relationship Id="rId75" Type="http://schemas.openxmlformats.org/officeDocument/2006/relationships/hyperlink" Target="https://doi.org/10.1201/9781315182780" TargetMode="External"/><Relationship Id="rId80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69" Type="http://schemas.openxmlformats.org/officeDocument/2006/relationships/hyperlink" Target="https://en.wikipedia.org/wiki/Deviance_%28statistics%29" TargetMode="External"/><Relationship Id="rId65" Type="http://schemas.openxmlformats.org/officeDocument/2006/relationships/hyperlink" Target="https://en.wikipedia.org/wiki/Likelihood-ratio_test" TargetMode="External"/><Relationship Id="rId67" Type="http://schemas.openxmlformats.org/officeDocument/2006/relationships/hyperlink" Target="https://en.wikipedia.org/wiki/Logistic_regression" TargetMode="External"/><Relationship Id="rId78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26" Type="http://schemas.openxmlformats.org/officeDocument/2006/relationships/hyperlink" Target="intro-MLEs.qmd#def-lrt-stat" TargetMode="External"/><Relationship Id="rId59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8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2026-10-19T07:23:40Z</dcterms:created>
  <dcterms:modified xsi:type="dcterms:W3CDTF">2026-10-19T07:23:40Z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