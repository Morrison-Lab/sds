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(Classification)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classification problem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statistical problem in which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seek to assign each observation to one of two or more discrete categories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based on its observed features or predictors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1 (Classification)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classification problem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statistical problem in which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we seek to assign each observation to one of two or more discrete categories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based on its observed features or predictors</w:t>
        </w:r>
      </w:ins>
      <w:ins w:id="29" w:author="PR Preview" w:date="2026-01-01T00:00:00Z">
        <w:r>
          <w:t xml:space="preserve"> </w:t>
        </w:r>
      </w:ins>
      <m:oMath>
        <m:r>
          <m:t>x</m:t>
        </m:r>
      </m:oMath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4 (Sensitivity)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sensitivity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 diagnostic test is the probability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that the test is positive (</w:delText>
        </w:r>
      </w:del>
      <m:oMath>
        <m:r>
          <m:rPr>
            <m:sty m:val="p"/>
          </m:rPr>
          <m:t>+</m:t>
        </m:r>
      </m:oMath>
      <w:del w:id="40" w:author="PR Preview" w:date="2026-01-01T00:00:00Z">
        <w:r>
          <w:delText xml:space="preserve">),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given that the person tested has the disease (</w:delText>
        </w:r>
      </w:del>
      <m:oMath>
        <m:r>
          <m:t>D</m:t>
        </m:r>
      </m:oMath>
      <w:del w:id="43" w:author="PR Preview" w:date="2026-01-01T00:00:00Z">
        <w:r>
          <w:delText xml:space="preserve">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[3]</w:delText>
        </w:r>
      </w:del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rPr>
            <w:b/>
            <w:bCs/>
          </w:rPr>
          <w:t xml:space="preserve">Definition 4 (Sensitivity)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sensitivity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 diagnostic test is the probability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that the test is positive (</w:t>
        </w:r>
      </w:ins>
      <m:oMath>
        <m:r>
          <m:rPr>
            <m:sty m:val="p"/>
          </m:rPr>
          <m:t>+</m:t>
        </m:r>
      </m:oMath>
      <w:ins w:id="56" w:author="PR Preview" w:date="2026-01-01T00:00:00Z">
        <w:r>
          <w:t xml:space="preserve">),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given that the person tested has the disease (</w:t>
        </w:r>
      </w:ins>
      <m:oMath>
        <m:r>
          <m:t>D</m:t>
        </m:r>
      </m:oMath>
      <w:ins w:id="59" w:author="PR Preview" w:date="2026-01-01T00:00:00Z">
        <w:r>
          <w:t xml:space="preserve">):</w:t>
        </w:r>
      </w:ins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del w:id="60" w:author="PR Preview" w:date="2026-01-01T00:00:00Z">
        <w:r>
          <w:rPr>
            <w:b/>
            <w:bCs/>
          </w:rPr>
          <w:delText xml:space="preserve">Definition 6 (Prevalence)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prevalence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a disease in a population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the probability that a person drawn from that population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has the disease (</w:delText>
        </w:r>
      </w:del>
      <m:oMath>
        <m:r>
          <m:t>D</m:t>
        </m:r>
      </m:oMath>
      <w:del w:id="71" w:author="PR Preview" w:date="2026-01-01T00:00:00Z">
        <w:r>
          <w:delText xml:space="preserve">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[4]</w:delText>
        </w:r>
      </w:del>
      <w:del w:id="74" w:author="PR Preview" w:date="2026-01-01T00:00:00Z">
        <w:r>
          <w:delText xml:space="preserve">:</w:delText>
        </w:r>
      </w:del>
    </w:p>
    <w:p>
      <w:pPr>
        <w:pStyle w:val="FirstParagraph"/>
      </w:pPr>
      <w:ins w:id="75" w:author="PR Preview" w:date="2026-01-01T00:00:00Z">
        <w:r>
          <w:rPr>
            <w:b/>
            <w:bCs/>
          </w:rPr>
          <w:t xml:space="preserve">Definition 6 (Prevalence)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b/>
            <w:bCs/>
          </w:rPr>
          <w:t xml:space="preserve">prevalence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of a disease in a population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the probability that a person drawn from that population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has the disease (</w:t>
        </w:r>
      </w:ins>
      <m:oMath>
        <m:r>
          <m:t>D</m:t>
        </m:r>
      </m:oMath>
      <w:ins w:id="86" w:author="PR Preview" w:date="2026-01-01T00:00:00Z">
        <w:r>
          <w:t xml:space="preserve">):</w:t>
        </w:r>
      </w:ins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7 (Positive predictive value (PPV))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positive predictive value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of a diagnostic test is the probability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that the person tested has the disease (</w:delText>
        </w:r>
      </w:del>
      <m:oMath>
        <m:r>
          <m:t>D</m:t>
        </m:r>
      </m:oMath>
      <w:del w:id="96" w:author="PR Preview" w:date="2026-01-01T00:00:00Z">
        <w:r>
          <w:delText xml:space="preserve">),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given that the test is positive (</w:delText>
        </w:r>
      </w:del>
      <m:oMath>
        <m:r>
          <m:rPr>
            <m:sty m:val="p"/>
          </m:rPr>
          <m:t>+</m:t>
        </m:r>
      </m:oMath>
      <w:del w:id="99" w:author="PR Preview" w:date="2026-01-01T00:00:00Z">
        <w:r>
          <w:delText xml:space="preserve">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[5]</w:delText>
        </w:r>
      </w:del>
      <w:del w:id="102" w:author="PR Preview" w:date="2026-01-01T00:00:00Z">
        <w:r>
          <w:delText xml:space="preserve">:</w:delText>
        </w:r>
      </w:del>
    </w:p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Definition 7 (Positive predictive value (PPV))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positive predictive value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a diagnostic test is the probability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that the person tested has the disease (</w:t>
        </w:r>
      </w:ins>
      <m:oMath>
        <m:r>
          <m:t>D</m:t>
        </m:r>
      </m:oMath>
      <w:ins w:id="112" w:author="PR Preview" w:date="2026-01-01T00:00:00Z">
        <w:r>
          <w:t xml:space="preserve">),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given that the test is positive (</w:t>
        </w:r>
      </w:ins>
      <m:oMath>
        <m:r>
          <m:rPr>
            <m:sty m:val="p"/>
          </m:rPr>
          <m:t>+</m:t>
        </m:r>
      </m:oMath>
      <w:ins w:id="115" w:author="PR Preview" w:date="2026-01-01T00:00:00Z">
        <w:r>
          <w:t xml:space="preserve">):</w:t>
        </w:r>
      </w:ins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Definition 9 (Agreement table)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For</w:delText>
        </w:r>
      </w:del>
      <w:del w:id="119" w:author="PR Preview" w:date="2026-01-01T00:00:00Z">
        <w:r>
          <w:delText xml:space="preserve"> </w:delText>
        </w:r>
      </w:del>
      <m:oMath>
        <m:r>
          <m:t>n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observations that an agent and a reference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each classify as positive or negative,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rPr>
            <w:b/>
            <w:bCs/>
          </w:rPr>
          <w:delText xml:space="preserve">agreement table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counts the four combinations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[6]</w:delText>
        </w:r>
      </w:del>
      <w:del w:id="132" w:author="PR Preview" w:date="2026-01-01T00:00:00Z">
        <w:r>
          <w:delText xml:space="preserve">: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Definition 9 (Agreement table)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</w:t>
        </w:r>
      </w:ins>
      <w:ins w:id="136" w:author="PR Preview" w:date="2026-01-01T00:00:00Z">
        <w:r>
          <w:t xml:space="preserve"> </w:t>
        </w:r>
      </w:ins>
      <m:oMath>
        <m:r>
          <m:t>n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observations that an agent and a reference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each classify as positive or negative,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agreement table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counts the four combinations: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del w:id="147" w:author="PR Preview" w:date="2026-01-01T00:00:00Z">
        <w:r>
          <w:rPr>
            <w:b/>
            <w:bCs/>
          </w:rPr>
          <w:delText xml:space="preserve">Definition 15 (Harmonic mean)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harmonic mean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two positive numbers</w:delText>
        </w:r>
      </w:del>
      <w:del w:id="154" w:author="PR Preview" w:date="2026-01-01T00:00:00Z">
        <w:r>
          <w:delText xml:space="preserve"> </w:delText>
        </w:r>
      </w:del>
      <m:oMath>
        <m:r>
          <m:t>x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</w:delText>
        </w:r>
      </w:del>
      <w:del w:id="157" w:author="PR Preview" w:date="2026-01-01T00:00:00Z">
        <w:r>
          <w:delText xml:space="preserve"> </w:delText>
        </w:r>
      </w:del>
      <m:oMath>
        <m:r>
          <m:t>y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the reciprocal of the average of their reciprocals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[8]</w:delText>
        </w:r>
      </w:del>
      <w:del w:id="162" w:author="PR Preview" w:date="2026-01-01T00:00:00Z">
        <w:r>
          <w:delText xml:space="preserve">:</w:delText>
        </w:r>
      </w:del>
    </w:p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Definition 15 (Harmonic mean)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harmonic mean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of two positive numbers</w:t>
        </w:r>
      </w:ins>
      <w:ins w:id="170" w:author="PR Preview" w:date="2026-01-01T00:00:00Z">
        <w:r>
          <w:t xml:space="preserve"> </w:t>
        </w:r>
      </w:ins>
      <m:oMath>
        <m:r>
          <m:t>x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t>y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 reciprocal of the average of their reciprocals:</w:t>
        </w:r>
      </w:ins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2026-10-19T05:48:11Z</dcterms:created>
  <dcterms:modified xsi:type="dcterms:W3CDTF">2026-10-19T05:48:11Z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