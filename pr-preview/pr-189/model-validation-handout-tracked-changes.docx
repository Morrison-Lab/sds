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2026-10-15 00:45:59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00:40:19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8 (Held-out set)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held-out set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for a</w:delText>
        </w:r>
      </w:del>
      <w:del w:id="10" w:author="PR Preview" w:date="2026-01-01T00:00:00Z">
        <w:r>
          <w:delText xml:space="preserve"> </w:delText>
        </w:r>
      </w:del>
      <w:hyperlink w:anchor="def-training-set">
        <w:del w:id="11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is a list of</w:delText>
        </w:r>
      </w:del>
      <w:del w:id="15" w:author="PR Preview" w:date="2026-01-01T00:00:00Z">
        <w:r>
          <w:delText xml:space="preserve"> </w:delText>
        </w:r>
      </w:del>
      <m:oMath>
        <m:r>
          <m:t>m</m:t>
        </m:r>
      </m:oMath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further observations,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none of them in</w:delText>
        </w:r>
      </w:del>
      <w:del w:id="2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1" w:author="PR Preview" w:date="2026-01-01T00:00:00Z">
        <w:r>
          <w:delText xml:space="preserve">,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that the</w:delText>
        </w:r>
      </w:del>
      <w:del w:id="24" w:author="PR Preview" w:date="2026-01-01T00:00:00Z">
        <w:r>
          <w:delText xml:space="preserve"> </w:delText>
        </w:r>
      </w:del>
      <w:hyperlink w:anchor="def-fitting-procedure">
        <w:del w:id="25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does not use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and on which the</w:delText>
        </w:r>
      </w:del>
      <w:del w:id="30" w:author="PR Preview" w:date="2026-01-01T00:00:00Z">
        <w:r>
          <w:delText xml:space="preserve"> </w:delText>
        </w:r>
      </w:del>
      <w:hyperlink w:anchor="def-prediction-rule">
        <w:del w:id="31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3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is scored:</w:delText>
        </w:r>
      </w:del>
    </w:p>
    <w:p>
      <w:pPr>
        <w:pStyle w:val="BodyText"/>
      </w:pPr>
      <w:ins w:id="35" w:author="PR Preview" w:date="2026-01-01T00:00:00Z">
        <w:r>
          <w:rPr>
            <w:b/>
            <w:bCs/>
          </w:rPr>
          <w:t xml:space="preserve">Definition 8 (Held-out set (hold-out set))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A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rPr>
            <w:b/>
            <w:bCs/>
          </w:rPr>
          <w:t xml:space="preserve">held-out set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for a</w:t>
        </w:r>
      </w:ins>
      <w:ins w:id="42" w:author="PR Preview" w:date="2026-01-01T00:00:00Z">
        <w:r>
          <w:t xml:space="preserve"> </w:t>
        </w:r>
      </w:ins>
      <w:hyperlink w:anchor="def-training-set">
        <w:ins w:id="43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4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is a list of</w:t>
        </w:r>
      </w:ins>
      <w:ins w:id="47" w:author="PR Preview" w:date="2026-01-01T00:00:00Z">
        <w:r>
          <w:t xml:space="preserve"> </w:t>
        </w:r>
      </w:ins>
      <m:oMath>
        <m:r>
          <m:t>m</m:t>
        </m:r>
      </m:oMath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further observations,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none of them in</w:t>
        </w:r>
      </w:ins>
      <w:ins w:id="5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3" w:author="PR Preview" w:date="2026-01-01T00:00:00Z">
        <w:r>
          <w:t xml:space="preserve">,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that the</w:t>
        </w:r>
      </w:ins>
      <w:ins w:id="56" w:author="PR Preview" w:date="2026-01-01T00:00:00Z">
        <w:r>
          <w:t xml:space="preserve"> </w:t>
        </w:r>
      </w:ins>
      <w:hyperlink w:anchor="def-fitting-procedure">
        <w:ins w:id="57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does not use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and on which the</w:t>
        </w:r>
      </w:ins>
      <w:ins w:id="62" w:author="PR Preview" w:date="2026-01-01T00:00:00Z">
        <w:r>
          <w:t xml:space="preserve"> </w:t>
        </w:r>
      </w:ins>
      <w:hyperlink w:anchor="def-prediction-rule">
        <w:ins w:id="63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6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is scored:</w:t>
        </w:r>
      </w:ins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</w:t>
            </w:r>
            <w:r>
              <w:t xml:space="preserve"> </w:t>
            </w:r>
            <w:r>
              <w:rPr>
                <w:b/>
                <w:bCs/>
              </w:rPr>
              <w:t xml:space="preserve">hold-out set</w:t>
            </w:r>
            <w:r>
              <w:t xml:space="preserve">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05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del w:id="67" w:author="PR Preview" w:date="2026-01-01T00:00:00Z">
        <w:r>
          <w:rPr>
            <w:b/>
            <w:bCs/>
          </w:rPr>
          <w:delText xml:space="preserve">Definition 12 (Expected generalization error)</w:delText>
        </w:r>
      </w:del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The</w:delText>
        </w:r>
      </w:del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rPr>
            <w:b/>
            <w:bCs/>
          </w:rPr>
          <w:delText xml:space="preserve">expected generalization error</w:delText>
        </w:r>
      </w:del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of a</w:delText>
        </w:r>
      </w:del>
      <w:del w:id="74" w:author="PR Preview" w:date="2026-01-01T00:00:00Z">
        <w:r>
          <w:delText xml:space="preserve"> </w:delText>
        </w:r>
      </w:del>
      <w:hyperlink w:anchor="def-fitting-procedure">
        <w:del w:id="75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76" w:author="PR Preview" w:date="2026-01-01T00:00:00Z">
        <w:r>
          <w:delText xml:space="preserve"> </w:delText>
        </w:r>
      </w:del>
      <m:oMath>
        <m:r>
          <m:t>g</m:t>
        </m:r>
      </m:oMath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at training-set size</w:delText>
        </w:r>
      </w:del>
      <w:del w:id="79" w:author="PR Preview" w:date="2026-01-01T00:00:00Z">
        <w:r>
          <w:delText xml:space="preserve"> </w:delText>
        </w:r>
      </w:del>
      <m:oMath>
        <m:r>
          <m:t>n</m:t>
        </m:r>
      </m:oMath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is the mean,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over</w:delText>
        </w:r>
      </w:del>
      <w:del w:id="84" w:author="PR Preview" w:date="2026-01-01T00:00:00Z">
        <w:r>
          <w:delText xml:space="preserve"> </w:delText>
        </w:r>
      </w:del>
      <w:hyperlink w:anchor="def-training-set">
        <w:del w:id="85" w:author="PR Preview" w:date="2026-01-01T00:00:00Z">
          <w:r>
            <w:rPr>
              <w:rStyle w:val="Hyperlink"/>
            </w:rPr>
            <w:delText xml:space="preserve">training sets</w:delText>
          </w:r>
        </w:del>
      </w:hyperlink>
      <w:del w:id="8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of</w:delText>
        </w:r>
      </w:del>
      <w:del w:id="89" w:author="PR Preview" w:date="2026-01-01T00:00:00Z">
        <w:r>
          <w:delText xml:space="preserve"> </w:delText>
        </w:r>
      </w:del>
      <m:oMath>
        <m:r>
          <m:t>n</m:t>
        </m:r>
      </m:oMath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observations</w:delText>
        </w:r>
      </w:del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drawn independently from the population,</w:delText>
        </w:r>
      </w:del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of the</w:delText>
        </w:r>
      </w:del>
      <w:del w:id="96" w:author="PR Preview" w:date="2026-01-01T00:00:00Z">
        <w:r>
          <w:delText xml:space="preserve"> </w:delText>
        </w:r>
      </w:del>
      <w:hyperlink w:anchor="def-generalization-error">
        <w:del w:id="97" w:author="PR Preview" w:date="2026-01-01T00:00:00Z">
          <w:r>
            <w:rPr>
              <w:rStyle w:val="Hyperlink"/>
            </w:rPr>
            <w:delText xml:space="preserve">generalization error</w:delText>
          </w:r>
        </w:del>
      </w:hyperlink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of the</w:delText>
        </w:r>
      </w:del>
      <w:del w:id="100" w:author="PR Preview" w:date="2026-01-01T00:00:00Z">
        <w:r>
          <w:delText xml:space="preserve"> </w:delText>
        </w:r>
      </w:del>
      <w:hyperlink w:anchor="def-prediction-rule">
        <w:del w:id="101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that</w:delText>
        </w:r>
      </w:del>
      <w:del w:id="104" w:author="PR Preview" w:date="2026-01-01T00:00:00Z">
        <w:r>
          <w:delText xml:space="preserve"> </w:delText>
        </w:r>
      </w:del>
      <m:oMath>
        <m:r>
          <m:t>g</m:t>
        </m:r>
      </m:oMath>
      <w:del w:id="105" w:author="PR Preview" w:date="2026-01-01T00:00:00Z">
        <w:r>
          <w:delText xml:space="preserve"> </w:delText>
        </w:r>
      </w:del>
      <w:del w:id="106" w:author="PR Preview" w:date="2026-01-01T00:00:00Z">
        <w:r>
          <w:delText xml:space="preserve">produces from</w:delText>
        </w:r>
      </w:del>
      <w:del w:id="10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08" w:author="PR Preview" w:date="2026-01-01T00:00:00Z">
        <w:r>
          <w:delText xml:space="preserve">:</w:delText>
        </w:r>
      </w:del>
    </w:p>
    <w:p>
      <w:pPr>
        <w:pStyle w:val="FirstParagraph"/>
      </w:pPr>
      <w:ins w:id="109" w:author="PR Preview" w:date="2026-01-01T00:00:00Z">
        <w:r>
          <w:rPr>
            <w:b/>
            <w:bCs/>
          </w:rPr>
          <w:t xml:space="preserve">Definition 12 (Expected generalization error (expected prediction error, expected test error))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The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rPr>
            <w:b/>
            <w:bCs/>
          </w:rPr>
          <w:t xml:space="preserve">expected generalization error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of a</w:t>
        </w:r>
      </w:ins>
      <w:ins w:id="116" w:author="PR Preview" w:date="2026-01-01T00:00:00Z">
        <w:r>
          <w:t xml:space="preserve"> </w:t>
        </w:r>
      </w:ins>
      <w:hyperlink w:anchor="def-fitting-procedure">
        <w:ins w:id="117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18" w:author="PR Preview" w:date="2026-01-01T00:00:00Z">
        <w:r>
          <w:t xml:space="preserve"> </w:t>
        </w:r>
      </w:ins>
      <m:oMath>
        <m:r>
          <m:t>g</m:t>
        </m:r>
      </m:oMath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at training-set size</w:t>
        </w:r>
      </w:ins>
      <w:ins w:id="121" w:author="PR Preview" w:date="2026-01-01T00:00:00Z">
        <w:r>
          <w:t xml:space="preserve"> </w:t>
        </w:r>
      </w:ins>
      <m:oMath>
        <m:r>
          <m:t>n</m:t>
        </m:r>
      </m:oMath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is the mean,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over</w:t>
        </w:r>
      </w:ins>
      <w:ins w:id="126" w:author="PR Preview" w:date="2026-01-01T00:00:00Z">
        <w:r>
          <w:t xml:space="preserve"> </w:t>
        </w:r>
      </w:ins>
      <w:hyperlink w:anchor="def-training-set">
        <w:ins w:id="127" w:author="PR Preview" w:date="2026-01-01T00:00:00Z">
          <w:r>
            <w:rPr>
              <w:rStyle w:val="Hyperlink"/>
            </w:rPr>
            <w:t xml:space="preserve">training sets</w:t>
          </w:r>
        </w:ins>
      </w:hyperlink>
      <w:ins w:id="12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of</w:t>
        </w:r>
      </w:ins>
      <w:ins w:id="131" w:author="PR Preview" w:date="2026-01-01T00:00:00Z">
        <w:r>
          <w:t xml:space="preserve"> </w:t>
        </w:r>
      </w:ins>
      <m:oMath>
        <m:r>
          <m:t>n</m:t>
        </m:r>
      </m:oMath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observations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drawn independently from the population,</w:t>
        </w:r>
      </w:ins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of the</w:t>
        </w:r>
      </w:ins>
      <w:ins w:id="138" w:author="PR Preview" w:date="2026-01-01T00:00:00Z">
        <w:r>
          <w:t xml:space="preserve"> </w:t>
        </w:r>
      </w:ins>
      <w:hyperlink w:anchor="def-generalization-error">
        <w:ins w:id="139" w:author="PR Preview" w:date="2026-01-01T00:00:00Z">
          <w:r>
            <w:rPr>
              <w:rStyle w:val="Hyperlink"/>
            </w:rPr>
            <w:t xml:space="preserve">generalization error</w:t>
          </w:r>
        </w:ins>
      </w:hyperlink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of the</w:t>
        </w:r>
      </w:ins>
      <w:ins w:id="142" w:author="PR Preview" w:date="2026-01-01T00:00:00Z">
        <w:r>
          <w:t xml:space="preserve"> </w:t>
        </w:r>
      </w:ins>
      <w:hyperlink w:anchor="def-prediction-rule">
        <w:ins w:id="143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that</w:t>
        </w:r>
      </w:ins>
      <w:ins w:id="146" w:author="PR Preview" w:date="2026-01-01T00:00:00Z">
        <w:r>
          <w:t xml:space="preserve"> </w:t>
        </w:r>
      </w:ins>
      <m:oMath>
        <m:r>
          <m:t>g</m:t>
        </m:r>
      </m:oMath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produces from</w:t>
        </w:r>
      </w:ins>
      <w:ins w:id="14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50" w:author="PR Preview" w:date="2026-01-01T00:00:00Z">
        <w:r>
          <w:t xml:space="preserve">:</w:t>
        </w:r>
      </w:ins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b/>
                <w:b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b/>
                <w:b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5"/>
    <w:bookmarkStart w:id="67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2" w:name="def-prediction-bias"/>
    <w:p>
      <w:pPr>
        <w:pStyle w:val="BodyText"/>
      </w:pPr>
      <w:r>
        <w:rPr>
          <w:b/>
          <w:bCs/>
        </w:rPr>
        <w:t xml:space="preserve">Definition 15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1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3" w:name="exm-prediction-bias"/>
    <w:p>
      <w:pPr>
        <w:pStyle w:val="BodyText"/>
      </w:pPr>
      <w:r>
        <w:rPr>
          <w:b/>
          <w:bCs/>
        </w:rPr>
        <w:t xml:space="preserve">Example 3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3"/>
    <w:bookmarkStart w:id="74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4"/>
    <w:bookmarkStart w:id="75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5"/>
    <w:bookmarkStart w:id="78" w:name="thm-epe-decomposition"/>
    <w:p>
      <w:pPr>
        <w:pStyle w:val="FirstParagraph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6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77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the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;</w:t>
      </w:r>
      <w:r>
        <w:t xml:space="preserve"> </w:t>
      </w:r>
      <w:r>
        <w:t xml:space="preserve">hence it is independent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constant.</w:t>
      </w:r>
    </w:p>
    <w:p>
      <w:pPr>
        <w:pStyle w:val="BodyText"/>
      </w:pPr>
      <w:r>
        <w:t xml:space="preserve">First, the prediction error in terms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f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f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Next, expand the square and split the expectation.</w:t>
      </w:r>
      <w:r>
        <w:t xml:space="preserve"> </w:t>
      </w:r>
      <w:r>
        <w:t xml:space="preserve">The first line is the definition of the expected squared prediction error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conditions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all expectations in the lines after it are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The last two steps use</w:t>
      </w:r>
      <w:r>
        <w:t xml:space="preserve"> </w:t>
      </w:r>
      <w:hyperlink r:id="rId7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and the error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7"/>
        </w:numPr>
      </w:pPr>
      <w:r>
        <w:t xml:space="preserve">For the noise term, the</w:t>
      </w:r>
      <w:r>
        <w:t xml:space="preserve"> </w:t>
      </w:r>
      <w:hyperlink r:id="rId80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cross term,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last term,</w:t>
      </w:r>
      <w:r>
        <w:t xml:space="preserve"> </w:t>
      </w:r>
      <w:r>
        <w:t xml:space="preserve">the variance identity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The mean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g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sSub>
                          <m:e>
                            <m:r>
                              <m:rPr>
                                <m:scr m:val="script"/>
                                <m:sty m:val="p"/>
                              </m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train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,</w:t>
      </w:r>
      <w:r>
        <w:t xml:space="preserve"> </w:t>
      </w:r>
      <w:r>
        <w:t xml:space="preserve">because a number and its negative have the same square.</w:t>
      </w:r>
      <w:r>
        <w:t xml:space="preserve"> </w:t>
      </w:r>
      <w:r>
        <w:t xml:space="preserve">The variance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δ</m:t>
                                  </m:r>
                                </m:e>
                                <m:sub>
                                  <m:r>
                                    <m:t>f</m:t>
                                  </m:r>
                                </m:sub>
                              </m:sSub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t>g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x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;</m:t>
                                      </m:r>
                                      <m:sSub>
                                        <m:e>
                                          <m:r>
                                            <m:rPr>
                                              <m:scr m:val="script"/>
                                              <m:sty m:val="p"/>
                                            </m:rPr>
                                            <m:t>D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nor/>
                                              <m:sty m:val="p"/>
                                            </m:rPr>
                                            <m:t>train</m:t>
                                          </m:r>
                                        </m:sub>
                                      </m:sSub>
                                    </m:e>
                                  </m:d>
                                  <m:r>
                                    <m:t>​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the constant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cancels)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Substituting the three terms into the expansion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Bias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, reorder the terms)</m:t>
              </m:r>
            </m:e>
          </m:eqArr>
        </m:oMath>
      </m:oMathPara>
    </w:p>
    <w:bookmarkStart w:id="81" w:name="def-irreducible-error"/>
    <w:p>
      <w:pPr>
        <w:pStyle w:val="FirstParagraph"/>
      </w:pPr>
      <w:r>
        <w:rPr>
          <w:b/>
          <w:bCs/>
        </w:rPr>
        <w:t xml:space="preserve">Definition 16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4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2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3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4"/>
    <w:bookmarkStart w:id="88" w:name="def-flexibility"/>
    <w:p>
      <w:pPr>
        <w:pStyle w:val="BodyText"/>
      </w:pPr>
      <w:r>
        <w:rPr>
          <w:b/>
          <w:bCs/>
        </w:rPr>
        <w:t xml:space="preserve">Definition 17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5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88"/>
    <w:bookmarkStart w:id="89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9"/>
    <w:bookmarkStart w:id="93" w:name="def-bias-variance-tradeoff"/>
    <w:p>
      <w:pPr>
        <w:pStyle w:val="BodyText"/>
      </w:pPr>
      <w:r>
        <w:rPr>
          <w:b/>
          <w:bCs/>
        </w:rPr>
        <w:t xml:space="preserve">Definition 18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7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93"/>
    <w:bookmarkStart w:id="94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4"/>
    <w:bookmarkStart w:id="95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5"/>
    <w:bookmarkStart w:id="96" w:name="exr-held-out-unbiased"/>
    <w:p>
      <w:pPr>
        <w:pStyle w:val="BodyText"/>
      </w:pPr>
      <w:r>
        <w:rPr>
          <w:b/>
          <w:bCs/>
        </w:rPr>
        <w:t xml:space="preserve">Exercise 5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6"/>
    <w:bookmarkStart w:id="97" w:name="sol-held-out-unbiase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7"/>
    <w:bookmarkStart w:id="98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99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9"/>
    <w:bookmarkStart w:id="104" w:name="exm-train-test-error-simulated"/>
    <w:p>
      <w:pPr>
        <w:pStyle w:val="BodyText"/>
      </w:pPr>
      <w:r>
        <w:rPr>
          <w:b/>
          <w:bCs/>
        </w:rPr>
        <w:t xml:space="preserve">Example 4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3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4"/>
    <w:bookmarkEnd w:id="105"/>
    <w:bookmarkStart w:id="148" w:name="sec-data-splits"/>
    <w:p>
      <w:pPr>
        <w:pStyle w:val="Heading2"/>
      </w:pPr>
      <w:r>
        <w:t xml:space="preserve">5 Training, validation, and test sets</w:t>
      </w:r>
    </w:p>
    <w:bookmarkStart w:id="106" w:name="exr-data-splits"/>
    <w:p>
      <w:pPr>
        <w:pStyle w:val="FirstParagraph"/>
      </w:pPr>
      <w:r>
        <w:rPr>
          <w:b/>
          <w:bCs/>
        </w:rPr>
        <w:t xml:space="preserve">Exercise 6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6"/>
    <w:bookmarkStart w:id="107" w:name="sol-data-split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7"/>
    <w:bookmarkStart w:id="111" w:name="def-data-splits"/>
    <w:p>
      <w:pPr>
        <w:pStyle w:val="BodyText"/>
      </w:pPr>
      <w:r>
        <w:rPr>
          <w:b/>
          <w:bCs/>
        </w:rPr>
        <w:t xml:space="preserve">Definition 19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8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11"/>
    <w:bookmarkStart w:id="112" w:name="exm-data-splits-sizes"/>
    <w:p>
      <w:pPr>
        <w:pStyle w:val="BodyText"/>
      </w:pPr>
      <w:r>
        <w:rPr>
          <w:b/>
          <w:bCs/>
        </w:rPr>
        <w:t xml:space="preserve">Example 5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12"/>
    <w:bookmarkStart w:id="114" w:name="def-tuning-parameter"/>
    <w:p>
      <w:pPr>
        <w:pStyle w:val="BodyText"/>
      </w:pPr>
      <w:r>
        <w:rPr>
          <w:b/>
          <w:bCs/>
        </w:rPr>
        <w:t xml:space="preserve">Definition 20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3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bookmarkEnd w:id="114"/>
    <w:bookmarkStart w:id="115" w:name="exm-tuning-parameter"/>
    <w:p>
      <w:pPr>
        <w:pStyle w:val="FirstParagraph"/>
      </w:pPr>
      <w:r>
        <w:rPr>
          <w:b/>
          <w:bCs/>
        </w:rPr>
        <w:t xml:space="preserve">Example 6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5"/>
    <w:bookmarkStart w:id="117" w:name="def-validation-set"/>
    <w:p>
      <w:pPr>
        <w:pStyle w:val="BodyText"/>
      </w:pPr>
      <w:r>
        <w:rPr>
          <w:b/>
          <w:bCs/>
        </w:rPr>
        <w:t xml:space="preserve">Definition 21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6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9" w:name="def-validation-choice"/>
    <w:p>
      <w:pPr>
        <w:pStyle w:val="FirstParagraph"/>
      </w:pPr>
      <w:r>
        <w:rPr>
          <w:b/>
          <w:bCs/>
        </w:rPr>
        <w:t xml:space="preserve">Definition 22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18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1" w:name="def-test-set"/>
    <w:p>
      <w:pPr>
        <w:pStyle w:val="FirstParagraph"/>
      </w:pPr>
      <w:r>
        <w:rPr>
          <w:b/>
          <w:bCs/>
        </w:rPr>
        <w:t xml:space="preserve">Definition 23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0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5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8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8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3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4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5"/>
    <w:bookmarkStart w:id="147" w:name="exm-train-validation-test-split"/>
    <w:p>
      <w:pPr>
        <w:pStyle w:val="BodyText"/>
      </w:pPr>
      <w:r>
        <w:rPr>
          <w:b/>
          <w:bCs/>
        </w:rPr>
        <w:t xml:space="preserve">Example 7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7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6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43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7"/>
    <w:bookmarkEnd w:id="148"/>
    <w:bookmarkStart w:id="189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49" w:name="exr-kfold"/>
    <w:p>
      <w:pPr>
        <w:pStyle w:val="FirstParagraph"/>
      </w:pPr>
      <w:r>
        <w:rPr>
          <w:b/>
          <w:bCs/>
        </w:rPr>
        <w:t xml:space="preserve">Exercise 7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9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9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9"/>
        </w:numPr>
      </w:pPr>
      <w:r>
        <w:t xml:space="preserve">How many times is a given car used for fitting, and how many times for prediction?</w:t>
      </w:r>
    </w:p>
    <w:bookmarkEnd w:id="149"/>
    <w:bookmarkStart w:id="150" w:name="sol-kfol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0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0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0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0"/>
    <w:bookmarkStart w:id="154" w:name="def-folds"/>
    <w:p>
      <w:pPr>
        <w:pStyle w:val="FirstParagraph"/>
      </w:pPr>
      <w:r>
        <w:rPr>
          <w:b/>
          <w:bCs/>
        </w:rPr>
        <w:t xml:space="preserve">Definition 24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51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54"/>
    <w:bookmarkStart w:id="156" w:name="def-fold-size"/>
    <w:p>
      <w:pPr>
        <w:pStyle w:val="BodyText"/>
      </w:pPr>
      <w:r>
        <w:rPr>
          <w:b/>
          <w:bCs/>
        </w:rPr>
        <w:t xml:space="preserve">Definition 25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55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bookmarkStart w:id="160" w:name="def-fold-assignment"/>
    <w:p>
      <w:pPr>
        <w:pStyle w:val="FirstParagraph"/>
      </w:pPr>
      <w:r>
        <w:rPr>
          <w:b/>
          <w:bCs/>
        </w:rPr>
        <w:t xml:space="preserve">Definition 26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57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5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0"/>
    <w:bookmarkStart w:id="164" w:name="def-fold-out-rule"/>
    <w:p>
      <w:pPr>
        <w:pStyle w:val="BodyText"/>
      </w:pPr>
      <w:r>
        <w:rPr>
          <w:b/>
          <w:bCs/>
        </w:rPr>
        <w:t xml:space="preserve">Definition 27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61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64"/>
    <w:bookmarkStart w:id="165" w:name="def-kfold"/>
    <w:p>
      <w:pPr>
        <w:pStyle w:val="BodyText"/>
      </w:pPr>
      <w:r>
        <w:rPr>
          <w:b/>
          <w:bCs/>
        </w:rPr>
        <w:t xml:space="preserve">Definition 28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1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Compute a summary prediction-error measure across all folds.</w:t>
      </w:r>
    </w:p>
    <w:bookmarkEnd w:id="165"/>
    <w:bookmarkStart w:id="166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66"/>
    <w:bookmarkStart w:id="170" w:name="def-cv-estimate"/>
    <w:p>
      <w:pPr>
        <w:pStyle w:val="BodyText"/>
      </w:pPr>
      <w:r>
        <w:rPr>
          <w:b/>
          <w:bCs/>
        </w:rPr>
        <w:t xml:space="preserve">Definition 29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6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0"/>
    <w:bookmarkStart w:id="171" w:name="exr-cv-estimate-by-fold"/>
    <w:p>
      <w:pPr>
        <w:pStyle w:val="BodyText"/>
      </w:pPr>
      <w:r>
        <w:rPr>
          <w:b/>
          <w:bCs/>
        </w:rPr>
        <w:t xml:space="preserve">Exercise 8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71"/>
    <w:bookmarkStart w:id="172" w:name="sol-cv-estimate-by-fol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72"/>
    <w:bookmarkStart w:id="174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73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73"/>
    </w:p>
    <w:bookmarkEnd w:id="1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178" w:name="def-fold-mse"/>
    <w:p>
      <w:pPr>
        <w:pStyle w:val="BodyText"/>
      </w:pPr>
      <w:r>
        <w:rPr>
          <w:b/>
          <w:bCs/>
        </w:rPr>
        <w:t xml:space="preserve">Definition 30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75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78"/>
    <w:bookmarkStart w:id="179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9"/>
    <w:bookmarkStart w:id="180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0"/>
    <w:bookmarkStart w:id="185" w:name="exm-kfold-simulated"/>
    <w:p>
      <w:pPr>
        <w:pStyle w:val="BodyText"/>
      </w:pPr>
      <w:r>
        <w:rPr>
          <w:b/>
          <w:bCs/>
        </w:rPr>
        <w:t xml:space="preserve">Example 8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84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85"/>
    <w:bookmarkStart w:id="188" w:name="exm-kfold-mtcars"/>
    <w:p>
      <w:pPr>
        <w:pStyle w:val="BodyText"/>
      </w:pPr>
      <w:r>
        <w:rPr>
          <w:b/>
          <w:bCs/>
        </w:rPr>
        <w:t xml:space="preserve">Example 9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6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8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87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8"/>
    <w:bookmarkEnd w:id="189"/>
    <w:bookmarkStart w:id="220" w:name="sec-loocv"/>
    <w:p>
      <w:pPr>
        <w:pStyle w:val="Heading2"/>
      </w:pPr>
      <w:r>
        <w:t xml:space="preserve">7 Leave-one-out cross-validation</w:t>
      </w:r>
    </w:p>
    <w:bookmarkStart w:id="190" w:name="exr-loocv"/>
    <w:p>
      <w:pPr>
        <w:pStyle w:val="FirstParagraph"/>
      </w:pPr>
      <w:r>
        <w:rPr>
          <w:b/>
          <w:bCs/>
        </w:rPr>
        <w:t xml:space="preserve">Exercise 9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4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4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) differ?</w:t>
      </w:r>
    </w:p>
    <w:bookmarkEnd w:id="190"/>
    <w:bookmarkStart w:id="191" w:name="sol-loocv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5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5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91"/>
    <w:bookmarkStart w:id="195" w:name="def-loocv"/>
    <w:p>
      <w:pPr>
        <w:pStyle w:val="FirstParagraph"/>
      </w:pPr>
      <w:r>
        <w:rPr>
          <w:b/>
          <w:bCs/>
        </w:rPr>
        <w:t xml:space="preserve">Definition 31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92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95"/>
    <w:bookmarkStart w:id="197" w:name="def-term-vector"/>
    <w:p>
      <w:pPr>
        <w:pStyle w:val="BodyText"/>
      </w:pPr>
      <w:r>
        <w:rPr>
          <w:b/>
          <w:bCs/>
        </w:rPr>
        <w:t xml:space="preserve">Definition 32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96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199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98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9"/>
    <w:bookmarkStart w:id="204" w:name="def-cross-product-matrix"/>
    <w:p>
      <w:pPr>
        <w:pStyle w:val="BodyText"/>
      </w:pPr>
      <w:del w:id="151" w:author="PR Preview" w:date="2026-01-01T00:00:00Z">
        <w:r>
          <w:rPr>
            <w:b/>
            <w:bCs/>
          </w:rPr>
          <w:delText xml:space="preserve">Definition 33 (Cross-product matrix)</w:delText>
        </w:r>
      </w:del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delText xml:space="preserve">The</w:delText>
        </w:r>
      </w:del>
      <w:del w:id="154" w:author="PR Preview" w:date="2026-01-01T00:00:00Z">
        <w:r>
          <w:delText xml:space="preserve"> </w:delText>
        </w:r>
      </w:del>
      <w:del w:id="155" w:author="PR Preview" w:date="2026-01-01T00:00:00Z">
        <w:r>
          <w:rPr>
            <w:b/>
            <w:bCs/>
          </w:rPr>
          <w:delText xml:space="preserve">cross-product matrix</w:delText>
        </w:r>
      </w:del>
      <w:del w:id="156" w:author="PR Preview" w:date="2026-01-01T00:00:00Z">
        <w:r>
          <w:delText xml:space="preserve"> </w:delText>
        </w:r>
      </w:del>
      <m:oMath>
        <m:r>
          <m:t>A</m:t>
        </m:r>
      </m:oMath>
      <w:del w:id="157" w:author="PR Preview" w:date="2026-01-01T00:00:00Z">
        <w:r>
          <w:delText xml:space="preserve"> </w:delText>
        </w:r>
      </w:del>
      <w:del w:id="158" w:author="PR Preview" w:date="2026-01-01T00:00:00Z">
        <w:r>
          <w:delText xml:space="preserve">of</w:delText>
        </w:r>
      </w:del>
      <w:del w:id="159" w:author="PR Preview" w:date="2026-01-01T00:00:00Z">
        <w:r>
          <w:delText xml:space="preserve"> </w:delText>
        </w:r>
      </w:del>
      <w:hyperlink w:anchor="def-term-vector">
        <w:del w:id="160" w:author="PR Preview" w:date="2026-01-01T00:00:00Z">
          <w:r>
            <w:rPr>
              <w:rStyle w:val="Hyperlink"/>
            </w:rPr>
            <w:delText xml:space="preserve">term vectors</w:delText>
          </w:r>
        </w:del>
      </w:hyperlink>
      <w:del w:id="16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del w:id="162" w:author="PR Preview" w:date="2026-01-01T00:00:00Z">
        <w:r>
          <w:delText xml:space="preserve">,</w:delText>
        </w:r>
      </w:del>
      <w:del w:id="163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164" w:author="PR Preview" w:date="2026-01-01T00:00:00Z">
        <w:r>
          <w:delText xml:space="preserve">, of a training set indexed by</w:delText>
        </w:r>
      </w:del>
      <w:del w:id="165" w:author="PR Preview" w:date="2026-01-01T00:00:00Z">
        <w:r>
          <w:delText xml:space="preserve"> </w:delText>
        </w:r>
      </w:del>
      <m:oMath>
        <m:r>
          <m:t>I</m:t>
        </m:r>
      </m:oMath>
      <w:del w:id="166" w:author="PR Preview" w:date="2026-01-01T00:00:00Z">
        <w:r>
          <w:delText xml:space="preserve">,</w:delText>
        </w:r>
      </w:del>
      <w:del w:id="167" w:author="PR Preview" w:date="2026-01-01T00:00:00Z">
        <w:r>
          <w:delText xml:space="preserve"> </w:delText>
        </w:r>
      </w:del>
      <w:del w:id="168" w:author="PR Preview" w:date="2026-01-01T00:00:00Z">
        <w:r>
          <w:delText xml:space="preserve">is the sum of their outer products:</w:delText>
        </w:r>
      </w:del>
    </w:p>
    <w:p>
      <w:pPr>
        <w:pStyle w:val="BodyText"/>
      </w:pPr>
      <w:ins w:id="169" w:author="PR Preview" w:date="2026-01-01T00:00:00Z">
        <w:r>
          <w:rPr>
            <w:b/>
            <w:bCs/>
          </w:rPr>
          <w:t xml:space="preserve">Definition 33 (Cross-product matrix (sum-of-squares and cross-products matrix))</w:t>
        </w:r>
      </w:ins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The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rPr>
            <w:b/>
            <w:bCs/>
          </w:rPr>
          <w:t xml:space="preserve">cross-product matrix</w:t>
        </w:r>
      </w:ins>
      <w:ins w:id="174" w:author="PR Preview" w:date="2026-01-01T00:00:00Z">
        <w:r>
          <w:t xml:space="preserve"> </w:t>
        </w:r>
      </w:ins>
      <m:oMath>
        <m:r>
          <m:t>A</m:t>
        </m:r>
      </m:oMath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of</w:t>
        </w:r>
      </w:ins>
      <w:ins w:id="177" w:author="PR Preview" w:date="2026-01-01T00:00:00Z">
        <w:r>
          <w:t xml:space="preserve"> </w:t>
        </w:r>
      </w:ins>
      <w:hyperlink w:anchor="def-term-vector">
        <w:ins w:id="178" w:author="PR Preview" w:date="2026-01-01T00:00:00Z">
          <w:r>
            <w:rPr>
              <w:rStyle w:val="Hyperlink"/>
            </w:rPr>
            <w:t xml:space="preserve">term vectors</w:t>
          </w:r>
        </w:ins>
      </w:hyperlink>
      <w:ins w:id="179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ins w:id="180" w:author="PR Preview" w:date="2026-01-01T00:00:00Z">
        <w:r>
          <w:t xml:space="preserve">,</w:t>
        </w:r>
      </w:ins>
      <w:ins w:id="181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182" w:author="PR Preview" w:date="2026-01-01T00:00:00Z">
        <w:r>
          <w:t xml:space="preserve">, of a training set indexed by</w:t>
        </w:r>
      </w:ins>
      <w:ins w:id="183" w:author="PR Preview" w:date="2026-01-01T00:00:00Z">
        <w:r>
          <w:t xml:space="preserve"> </w:t>
        </w:r>
      </w:ins>
      <m:oMath>
        <m:r>
          <m:t>I</m:t>
        </m:r>
      </m:oMath>
      <w:ins w:id="184" w:author="PR Preview" w:date="2026-01-01T00:00:00Z">
        <w:r>
          <w:t xml:space="preserve">,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is the sum of their outer products:</w:t>
        </w:r>
      </w:ins>
    </w:p>
    <w:p>
      <w:pPr>
        <w:pStyle w:val="BodyText"/>
      </w:pPr>
      <w:bookmarkStart w:id="200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0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0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</w:t>
            </w:r>
            <w:r>
              <w:t xml:space="preserve"> </w:t>
            </w:r>
            <w:r>
              <w:rPr>
                <w:b/>
                <w:bCs/>
              </w:rPr>
              <w:t xml:space="preserve">sum-of-squares and cross-products matrix</w:t>
            </w:r>
            <w:r>
              <w:t xml:space="preserve">.</w:t>
            </w:r>
          </w:p>
          <w:p/>
        </w:tc>
      </w:tr>
    </w:tbl>
    <w:bookmarkEnd w:id="204"/>
    <w:bookmarkStart w:id="207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0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07"/>
    <w:bookmarkStart w:id="213" w:name="def-leverage"/>
    <w:p>
      <w:pPr>
        <w:pStyle w:val="BodyText"/>
      </w:pPr>
      <w:r>
        <w:rPr>
          <w:b/>
          <w:bCs/>
        </w:rPr>
        <w:t xml:space="preserve">Definition 34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0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9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13"/>
    <w:bookmarkStart w:id="217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0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14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18" w:name="exm-loocv-shortcut"/>
    <w:p>
      <w:pPr>
        <w:pStyle w:val="BodyText"/>
      </w:pPr>
      <w:r>
        <w:rPr>
          <w:b/>
          <w:bCs/>
        </w:rPr>
        <w:t xml:space="preserve">Example 10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9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18"/>
    <w:bookmarkStart w:id="219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19"/>
    <w:bookmarkEnd w:id="220"/>
    <w:bookmarkStart w:id="253" w:name="sec-cv-model-choice"/>
    <w:p>
      <w:pPr>
        <w:pStyle w:val="Heading2"/>
      </w:pPr>
      <w:r>
        <w:t xml:space="preserve">8 Choosing a model by cross-validation</w:t>
      </w:r>
    </w:p>
    <w:bookmarkStart w:id="222" w:name="def-cv-estimate-indexed"/>
    <w:p>
      <w:pPr>
        <w:pStyle w:val="FirstParagraph"/>
      </w:pPr>
      <w:r>
        <w:rPr>
          <w:b/>
          <w:bCs/>
        </w:rPr>
        <w:t xml:space="preserve">Definition 35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2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4" w:name="def-cv-choice"/>
    <w:p>
      <w:pPr>
        <w:pStyle w:val="FirstParagraph"/>
      </w:pPr>
      <w:r>
        <w:rPr>
          <w:b/>
          <w:bCs/>
        </w:rPr>
        <w:t xml:space="preserve">Definition 36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2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23"/>
    </w:p>
    <w:bookmarkEnd w:id="224"/>
    <w:bookmarkStart w:id="228" w:name="def-nested-cv"/>
    <w:p>
      <w:pPr>
        <w:pStyle w:val="FirstParagraph"/>
      </w:pPr>
      <w:r>
        <w:rPr>
          <w:b/>
          <w:bCs/>
        </w:rPr>
        <w:t xml:space="preserve">Definition 37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25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28"/>
    <w:bookmarkStart w:id="229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29"/>
    <w:bookmarkStart w:id="232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32"/>
    <w:bookmarkStart w:id="237" w:name="def-cv-se"/>
    <w:p>
      <w:pPr>
        <w:pStyle w:val="BodyText"/>
      </w:pPr>
      <w:r>
        <w:rPr>
          <w:b/>
          <w:bCs/>
        </w:rPr>
        <w:t xml:space="preserve">Definition 38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3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3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37"/>
    <w:bookmarkStart w:id="239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39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3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39"/>
    <w:bookmarkStart w:id="241" w:name="def-fold-mse-indexed"/>
    <w:p>
      <w:pPr>
        <w:pStyle w:val="BodyText"/>
      </w:pPr>
      <w:r>
        <w:rPr>
          <w:b/>
          <w:bCs/>
        </w:rPr>
        <w:t xml:space="preserve">Definition 39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0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40"/>
    </w:p>
    <w:bookmarkEnd w:id="241"/>
    <w:bookmarkStart w:id="243" w:name="def-cv-se-indexed"/>
    <w:p>
      <w:pPr>
        <w:pStyle w:val="FirstParagraph"/>
      </w:pPr>
      <w:r>
        <w:rPr>
          <w:b/>
          <w:bCs/>
        </w:rPr>
        <w:t xml:space="preserve">Definition 40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42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42"/>
    </w:p>
    <w:bookmarkEnd w:id="243"/>
    <w:bookmarkStart w:id="247" w:name="def-one-se-rule"/>
    <w:p>
      <w:pPr>
        <w:pStyle w:val="FirstParagraph"/>
      </w:pPr>
      <w:r>
        <w:rPr>
          <w:b/>
          <w:bCs/>
        </w:rPr>
        <w:t xml:space="preserve">Definition 41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44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47"/>
    <w:bookmarkStart w:id="252" w:name="exm-one-se-rule"/>
    <w:p>
      <w:pPr>
        <w:pStyle w:val="BodyText"/>
      </w:pPr>
      <w:r>
        <w:rPr>
          <w:b/>
          <w:bCs/>
        </w:rPr>
        <w:t xml:space="preserve">Example 11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39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5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52"/>
    <w:bookmarkEnd w:id="253"/>
    <w:bookmarkStart w:id="260" w:name="sec-cv-whole-procedure"/>
    <w:p>
      <w:pPr>
        <w:pStyle w:val="Heading2"/>
      </w:pPr>
      <w:r>
        <w:t xml:space="preserve">9 Cross-validating the whole procedure</w:t>
      </w:r>
    </w:p>
    <w:bookmarkStart w:id="256" w:name="exr-cv-screening"/>
    <w:p>
      <w:pPr>
        <w:pStyle w:val="FirstParagraph"/>
      </w:pPr>
      <w:r>
        <w:rPr>
          <w:b/>
          <w:bCs/>
        </w:rPr>
        <w:t xml:space="preserve">Exercise 10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56"/>
    <w:bookmarkStart w:id="257" w:name="sol-cv-screening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57"/>
    <w:bookmarkStart w:id="259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10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58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59"/>
    <w:bookmarkEnd w:id="260"/>
    <w:bookmarkStart w:id="261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61"/>
    <w:bookmarkStart w:id="269" w:name="references"/>
    <w:p>
      <w:pPr>
        <w:pStyle w:val="Heading2"/>
      </w:pPr>
      <w:r>
        <w:t xml:space="preserve">References</w:t>
      </w:r>
    </w:p>
    <w:bookmarkStart w:id="268" w:name="refs"/>
    <w:bookmarkStart w:id="263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62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63"/>
    <w:bookmarkStart w:id="26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6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65"/>
    <w:bookmarkStart w:id="267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66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67"/>
    <w:bookmarkEnd w:id="268"/>
    <w:bookmarkEnd w:id="2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81" Type="http://schemas.openxmlformats.org/officeDocument/2006/relationships/image" Target="media/rId181.png"/><Relationship Id="rId248" Type="http://schemas.openxmlformats.org/officeDocument/2006/relationships/image" Target="media/rId248.png"/><Relationship Id="rId100" Type="http://schemas.openxmlformats.org/officeDocument/2006/relationships/image" Target="media/rId100.png"/><Relationship Id="rId127" Type="http://schemas.openxmlformats.org/officeDocument/2006/relationships/image" Target="media/rId127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139" Type="http://schemas.openxmlformats.org/officeDocument/2006/relationships/image" Target="media/rId139.png"/><Relationship Id="rId208" Type="http://schemas.openxmlformats.org/officeDocument/2006/relationships/hyperlink" Target="correlation-regression.qmd#def-ols" TargetMode="External"/><Relationship Id="rId198" Type="http://schemas.openxmlformats.org/officeDocument/2006/relationships/hyperlink" Target="correlation-regression.qmd#def-slr-covariate-vector" TargetMode="External"/><Relationship Id="rId212" Type="http://schemas.openxmlformats.org/officeDocument/2006/relationships/hyperlink" Target="correlation-regression.qmd#thm-ols-slr-vector" TargetMode="External"/><Relationship Id="rId238" Type="http://schemas.openxmlformats.org/officeDocument/2006/relationships/hyperlink" Target="estimation.qmd#def-SE" TargetMode="External"/><Relationship Id="rId70" Type="http://schemas.openxmlformats.org/officeDocument/2006/relationships/hyperlink" Target="estimation.qmd#def-bias" TargetMode="External"/><Relationship Id="rId42" Type="http://schemas.openxmlformats.org/officeDocument/2006/relationships/hyperlink" Target="estimation.qmd#def-fitted-value" TargetMode="External"/><Relationship Id="rId18" Type="http://schemas.openxmlformats.org/officeDocument/2006/relationships/hyperlink" Target="estimation.qmd#def-prediction" TargetMode="External"/><Relationship Id="rId30" Type="http://schemas.openxmlformats.org/officeDocument/2006/relationships/hyperlink" Target="estimation.qmd#def-prediction-error" TargetMode="External"/><Relationship Id="rId39" Type="http://schemas.openxmlformats.org/officeDocument/2006/relationships/hyperlink" Target="estimation.qmd#def-prediction-mse" TargetMode="External"/><Relationship Id="rId233" Type="http://schemas.openxmlformats.org/officeDocument/2006/relationships/hyperlink" Target="exploratory-descriptive.qmd#def-sample-sd" TargetMode="External"/><Relationship Id="rId258" Type="http://schemas.openxmlformats.org/officeDocument/2006/relationships/hyperlink" Target="exploratory-descriptive.qmd#def-standardization" TargetMode="External"/><Relationship Id="rId262" Type="http://schemas.openxmlformats.org/officeDocument/2006/relationships/hyperlink" Target="https://doi.org/10.1007/978-0-387-84858-7" TargetMode="External"/><Relationship Id="rId264" Type="http://schemas.openxmlformats.org/officeDocument/2006/relationships/hyperlink" Target="https://doi.org/10.1007/978-1-0716-1418-1" TargetMode="External"/><Relationship Id="rId124" Type="http://schemas.openxmlformats.org/officeDocument/2006/relationships/hyperlink" Target="https://morrison-lab.github.io/lds/chapters/big-ideas.html#def-test-set" TargetMode="External"/><Relationship Id="rId122" Type="http://schemas.openxmlformats.org/officeDocument/2006/relationships/hyperlink" Target="https://morrison-lab.github.io/lds/chapters/big-ideas.html#def-training-set" TargetMode="External"/><Relationship Id="rId123" Type="http://schemas.openxmlformats.org/officeDocument/2006/relationships/hyperlink" Target="https://morrison-lab.github.io/lds/chapters/big-ideas.html#def-validation-set" TargetMode="External"/><Relationship Id="rId83" Type="http://schemas.openxmlformats.org/officeDocument/2006/relationships/hyperlink" Target="https://morrison-lab.github.io/pds/expectation.html#def-loss-function" TargetMode="External"/><Relationship Id="rId82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79" Type="http://schemas.openxmlformats.org/officeDocument/2006/relationships/hyperlink" Target="https://morrison-lab.github.io/pds/expectation.html#thm-linearity-expectation" TargetMode="External"/><Relationship Id="rId76" Type="http://schemas.openxmlformats.org/officeDocument/2006/relationships/hyperlink" Target="https://morrison-lab.github.io/pds/variance-covariance.html#def-variance" TargetMode="External"/><Relationship Id="rId80" Type="http://schemas.openxmlformats.org/officeDocument/2006/relationships/hyperlink" Target="https://morrison-lab.github.io/pds/variance-covariance.html#thm-variance" TargetMode="External"/><Relationship Id="rId266" Type="http://schemas.openxmlformats.org/officeDocument/2006/relationships/hyperlink" Target="https://www.gastonsanchez.com/matrix4sl/" TargetMode="External"/><Relationship Id="rId203" Type="http://schemas.openxmlformats.org/officeDocument/2006/relationships/hyperlink" Target="https://www.gastonsanchez.com/matrix4sl/cross-products.html#cross-products" TargetMode="External"/></Relationships>
</file>

<file path=word/_rels/footnotes.xml.rels><?xml version='1.0' encoding='UTF-8' standalone='yes'?>
<Relationships xmlns="http://schemas.openxmlformats.org/package/2006/relationships"><Relationship Id="rId208" Type="http://schemas.openxmlformats.org/officeDocument/2006/relationships/hyperlink" Target="correlation-regression.qmd#def-ols" TargetMode="External"/><Relationship Id="rId198" Type="http://schemas.openxmlformats.org/officeDocument/2006/relationships/hyperlink" Target="correlation-regression.qmd#def-slr-covariate-vector" TargetMode="External"/><Relationship Id="rId212" Type="http://schemas.openxmlformats.org/officeDocument/2006/relationships/hyperlink" Target="correlation-regression.qmd#thm-ols-slr-vector" TargetMode="External"/><Relationship Id="rId238" Type="http://schemas.openxmlformats.org/officeDocument/2006/relationships/hyperlink" Target="estimation.qmd#def-SE" TargetMode="External"/><Relationship Id="rId70" Type="http://schemas.openxmlformats.org/officeDocument/2006/relationships/hyperlink" Target="estimation.qmd#def-bias" TargetMode="External"/><Relationship Id="rId42" Type="http://schemas.openxmlformats.org/officeDocument/2006/relationships/hyperlink" Target="estimation.qmd#def-fitted-value" TargetMode="External"/><Relationship Id="rId18" Type="http://schemas.openxmlformats.org/officeDocument/2006/relationships/hyperlink" Target="estimation.qmd#def-prediction" TargetMode="External"/><Relationship Id="rId30" Type="http://schemas.openxmlformats.org/officeDocument/2006/relationships/hyperlink" Target="estimation.qmd#def-prediction-error" TargetMode="External"/><Relationship Id="rId39" Type="http://schemas.openxmlformats.org/officeDocument/2006/relationships/hyperlink" Target="estimation.qmd#def-prediction-mse" TargetMode="External"/><Relationship Id="rId233" Type="http://schemas.openxmlformats.org/officeDocument/2006/relationships/hyperlink" Target="exploratory-descriptive.qmd#def-sample-sd" TargetMode="External"/><Relationship Id="rId258" Type="http://schemas.openxmlformats.org/officeDocument/2006/relationships/hyperlink" Target="exploratory-descriptive.qmd#def-standardization" TargetMode="External"/><Relationship Id="rId262" Type="http://schemas.openxmlformats.org/officeDocument/2006/relationships/hyperlink" Target="https://doi.org/10.1007/978-0-387-84858-7" TargetMode="External"/><Relationship Id="rId264" Type="http://schemas.openxmlformats.org/officeDocument/2006/relationships/hyperlink" Target="https://doi.org/10.1007/978-1-0716-1418-1" TargetMode="External"/><Relationship Id="rId124" Type="http://schemas.openxmlformats.org/officeDocument/2006/relationships/hyperlink" Target="https://morrison-lab.github.io/lds/chapters/big-ideas.html#def-test-set" TargetMode="External"/><Relationship Id="rId122" Type="http://schemas.openxmlformats.org/officeDocument/2006/relationships/hyperlink" Target="https://morrison-lab.github.io/lds/chapters/big-ideas.html#def-training-set" TargetMode="External"/><Relationship Id="rId123" Type="http://schemas.openxmlformats.org/officeDocument/2006/relationships/hyperlink" Target="https://morrison-lab.github.io/lds/chapters/big-ideas.html#def-validation-set" TargetMode="External"/><Relationship Id="rId83" Type="http://schemas.openxmlformats.org/officeDocument/2006/relationships/hyperlink" Target="https://morrison-lab.github.io/pds/expectation.html#def-loss-function" TargetMode="External"/><Relationship Id="rId82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79" Type="http://schemas.openxmlformats.org/officeDocument/2006/relationships/hyperlink" Target="https://morrison-lab.github.io/pds/expectation.html#thm-linearity-expectation" TargetMode="External"/><Relationship Id="rId76" Type="http://schemas.openxmlformats.org/officeDocument/2006/relationships/hyperlink" Target="https://morrison-lab.github.io/pds/variance-covariance.html#def-variance" TargetMode="External"/><Relationship Id="rId80" Type="http://schemas.openxmlformats.org/officeDocument/2006/relationships/hyperlink" Target="https://morrison-lab.github.io/pds/variance-covariance.html#thm-variance" TargetMode="External"/><Relationship Id="rId266" Type="http://schemas.openxmlformats.org/officeDocument/2006/relationships/hyperlink" Target="https://www.gastonsanchez.com/matrix4sl/" TargetMode="External"/><Relationship Id="rId203" Type="http://schemas.openxmlformats.org/officeDocument/2006/relationships/hyperlink" Target="https://www.gastonsanchez.com/matrix4sl/cross-products.html#cross-produc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2026-10-15T07:59:53Z</dcterms:created>
  <dcterms:modified xsi:type="dcterms:W3CDTF">2026-10-15T07:59:53Z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