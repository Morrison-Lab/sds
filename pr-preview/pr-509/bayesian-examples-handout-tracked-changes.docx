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Fitting Models by Bayesian Inference with JAGS</w:t>
      </w:r>
    </w:p>
    <w:p>
      <w:pPr>
        <w:pStyle w:val="Date"/>
      </w:pPr>
      <w:del w:id="1" w:author="PR Preview" w:date="2026-01-01T00:00:00Z">
        <w:r>
          <w:delText xml:space="preserve">Last modified: 2026-10-30 11:51:54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2026-10-30 13:24:01 (PDT)</w:t>
        </w:r>
      </w:ins>
    </w:p>
    <w:p>
      <w:pPr>
        <w:pStyle w:val="FirstParagraph"/>
      </w:pPr>
      <w:r>
        <w:t xml:space="preserve">This page fits models by Bayesian inference,</w:t>
      </w:r>
      <w:r>
        <w:t xml:space="preserve"> </w:t>
      </w:r>
      <w:r>
        <w:t xml:space="preserve">using the JAGS sampler driven from R:</w:t>
      </w:r>
      <w:r>
        <w:t xml:space="preserve"> </w:t>
      </w:r>
      <w:r>
        <w:t xml:space="preserve">a single proportion,</w:t>
      </w:r>
      <w:r>
        <w:t xml:space="preserve"> </w:t>
      </w:r>
      <w:r>
        <w:t xml:space="preserve">a logistic regression,</w:t>
      </w:r>
      <w:r>
        <w:t xml:space="preserve"> </w:t>
      </w:r>
      <w:r>
        <w:t xml:space="preserve">a survival model,</w:t>
      </w:r>
      <w:r>
        <w:t xml:space="preserve"> </w:t>
      </w:r>
      <w:r>
        <w:t xml:space="preserve">and a random-effects model,</w:t>
      </w:r>
      <w:r>
        <w:t xml:space="preserve"> </w:t>
      </w:r>
      <w:r>
        <w:t xml:space="preserve">and then averages over linear regression models</w:t>
      </w:r>
      <w:r>
        <w:t xml:space="preserve"> </w:t>
      </w:r>
      <w:r>
        <w:t xml:space="preserve">[1, Ch. 14]</w:t>
      </w:r>
      <w:r>
        <w:t xml:space="preserve">.</w:t>
      </w:r>
      <w:r>
        <w:t xml:space="preserve"> </w:t>
      </w:r>
      <w:r>
        <w:t xml:space="preserve">After the first example, the page compares JAGS with Stan on the same model.</w:t>
      </w:r>
      <w:r>
        <w:t xml:space="preserve"> </w:t>
      </w:r>
      <w:r>
        <w:t xml:space="preserve">It uses the priors of the</w:t>
      </w:r>
      <w:r>
        <w:t xml:space="preserve"> </w:t>
      </w:r>
      <w:hyperlink r:id="rId9">
        <w:r>
          <w:rPr>
            <w:rStyle w:val="Hyperlink"/>
          </w:rPr>
          <w:t xml:space="preserve">Bayesian Inference</w:t>
        </w:r>
      </w:hyperlink>
      <w:r>
        <w:t xml:space="preserve"> </w:t>
      </w:r>
      <w:r>
        <w:t xml:space="preserve">page</w:t>
      </w:r>
      <w:r>
        <w:t xml:space="preserve"> </w:t>
      </w:r>
      <w:r>
        <w:t xml:space="preserve">and the sampling and convergence checks of the</w:t>
      </w:r>
      <w:r>
        <w:t xml:space="preserve"> </w:t>
      </w:r>
      <w:hyperlink r:id="rId10">
        <w:r>
          <w:rPr>
            <w:rStyle w:val="Hyperlink"/>
          </w:rPr>
          <w:t xml:space="preserve">Markov Chain Monte Carlo</w:t>
        </w:r>
      </w:hyperlink>
      <w:r>
        <w:t xml:space="preserve"> </w:t>
      </w:r>
      <w:r>
        <w:t xml:space="preserve">page.</w:t>
      </w:r>
    </w:p>
    <w:bookmarkStart w:id="14" w:name="sec-bayes-examples"/>
    <w:p>
      <w:pPr>
        <w:pStyle w:val="Heading2"/>
      </w:pPr>
      <w:r>
        <w:t xml:space="preserve">1 A first example: a single proportion</w:t>
      </w:r>
    </w:p>
    <w:p>
      <w:pPr>
        <w:pStyle w:val="FirstParagraph"/>
      </w:pPr>
      <w:r>
        <w:t xml:space="preserve">From here on, the models are fit by Bayesian inference with JAGS</w:t>
      </w:r>
      <w:r>
        <w:t xml:space="preserve"> </w:t>
      </w:r>
      <w:r>
        <w:t xml:space="preserve">(</w:t>
      </w:r>
      <w:r>
        <w:t xml:space="preserve">“Just Another Gibbs Sampler”</w:t>
      </w:r>
      <w:r>
        <w:t xml:space="preserve">),</w:t>
      </w:r>
      <w:r>
        <w:t xml:space="preserve"> </w:t>
      </w:r>
      <w:r>
        <w:t xml:space="preserve">a program that builds an MCMC sampler from a text description of a model</w:t>
      </w:r>
      <w:r>
        <w:t xml:space="preserve"> </w:t>
      </w:r>
      <w:r>
        <w:t xml:space="preserve">[1, Ch. 13]</w:t>
      </w:r>
      <w:r>
        <w:t xml:space="preserve">,</w:t>
      </w:r>
      <w:r>
        <w:t xml:space="preserve"> </w:t>
      </w:r>
      <w:r>
        <w:t xml:space="preserve">driven from R through the</w:t>
      </w:r>
      <w:r>
        <w:t xml:space="preserve"> </w:t>
      </w:r>
      <w:r>
        <w:rPr>
          <w:rStyle w:val="VerbatimChar"/>
        </w:rPr>
        <w:t xml:space="preserve">rjags</w:t>
      </w:r>
      <w:r>
        <w:t xml:space="preserve"> </w:t>
      </w:r>
      <w:r>
        <w:t xml:space="preserve">package.</w:t>
      </w:r>
      <w:r>
        <w:t xml:space="preserve"> </w:t>
      </w:r>
      <w:r>
        <w:t xml:space="preserve">We begin with the simplest possible model,</w:t>
      </w:r>
      <w:r>
        <w:t xml:space="preserve"> </w:t>
      </w:r>
      <w:r>
        <w:t xml:space="preserve">a single Bernoulli probability,</w:t>
      </w:r>
      <w:r>
        <w:t xml:space="preserve"> </w:t>
      </w:r>
      <w:r>
        <w:t xml:space="preserve">whose exact posterior is known from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,</w:t>
      </w:r>
      <w:r>
        <w:t xml:space="preserve"> </w:t>
      </w:r>
      <w:r>
        <w:t xml:space="preserve">so the output can be checked.</w:t>
      </w:r>
      <w:r>
        <w:t xml:space="preserve"> </w:t>
      </w:r>
      <w:r>
        <w:t xml:space="preserve">The example shows the mechanics that every later analysis reuses:</w:t>
      </w:r>
      <w:r>
        <w:t xml:space="preserve"> </w:t>
      </w:r>
      <w:r>
        <w:t xml:space="preserve">specifying a model, supplying data, running a burn-in,</w:t>
      </w:r>
      <w:r>
        <w:t xml:space="preserve"> </w:t>
      </w:r>
      <w:r>
        <w:t xml:space="preserve">monitoring parameters,</w:t>
      </w:r>
      <w:r>
        <w:t xml:space="preserve"> </w:t>
      </w:r>
      <w:r>
        <w:t xml:space="preserve">and summarizing and checking the draws.</w:t>
      </w:r>
      <w:r>
        <w:t xml:space="preserve"> </w:t>
      </w:r>
      <w:r>
        <w:t xml:space="preserve">In JAGS,</w:t>
      </w:r>
      <w:r>
        <w:t xml:space="preserve"> </w:t>
      </w:r>
      <w:r>
        <w:rPr>
          <w:rStyle w:val="VerbatimChar"/>
        </w:rPr>
        <w:t xml:space="preserve">dnorm(mean, precision)</w:t>
      </w:r>
      <w:r>
        <w:t xml:space="preserve"> </w:t>
      </w:r>
      <w:r>
        <w:t xml:space="preserve">is parameterized by the precision,</w:t>
      </w:r>
      <w:r>
        <w:t xml:space="preserve"> </w:t>
      </w:r>
      <w:r>
        <w:t xml:space="preserve">the reciprocal of the variance.</w:t>
      </w:r>
    </w:p>
    <w:bookmarkStart w:id="13" w:name="exm-bayes-proportion"/>
    <w:p>
      <w:pPr>
        <w:pStyle w:val="BodyText"/>
      </w:pPr>
      <w:r>
        <w:rPr>
          <w:b/>
          <w:bCs/>
        </w:rPr>
        <w:t xml:space="preserve">Example 1 (A Bernoulli model fitted with JAGS)</w:t>
      </w:r>
      <w:r>
        <w:t xml:space="preserve"> </w:t>
      </w:r>
      <w:r>
        <w:t xml:space="preserve">The data are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and the prior is uniform, as in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.</w:t>
      </w:r>
      <w:r>
        <w:t xml:space="preserve"> </w:t>
      </w:r>
      <w:r>
        <w:t xml:space="preserve">Each chain gets its own random-number generator seed,</w:t>
      </w:r>
      <w:r>
        <w:t xml:space="preserve"> </w:t>
      </w:r>
      <w:r>
        <w:t xml:space="preserve">so the output is reproducible:</w:t>
      </w:r>
    </w:p>
    <w:p>
      <w:pPr>
        <w:pStyle w:val="SourceCode"/>
      </w:pP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L,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L), </w:t>
      </w:r>
      <w:r>
        <w:rPr>
          <w:rStyle w:val="AttributeTok"/>
        </w:rPr>
        <w:t xml:space="preserve">times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55</w:t>
      </w:r>
      <w:r>
        <w:rPr>
          <w:rStyle w:val="NormalTok"/>
        </w:rPr>
        <w:t xml:space="preserve">L, </w:t>
      </w:r>
      <w:r>
        <w:rPr>
          <w:rStyle w:val="DecValTok"/>
        </w:rPr>
        <w:t xml:space="preserve">36</w:t>
      </w:r>
      <w:r>
        <w:rPr>
          <w:rStyle w:val="NormalTok"/>
        </w:rPr>
        <w:t xml:space="preserve">L))</w:t>
      </w:r>
      <w:r>
        <w:br/>
      </w:r>
      <w:r>
        <w:rPr>
          <w:rStyle w:val="NormalTok"/>
        </w:rPr>
        <w:t xml:space="preserve">bernoulli_model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y[i] ~ dbern(p)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p ~ dbeta(1, 1)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(bernoulli_model),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 </w:t>
      </w:r>
      <w:r>
        <w:rPr>
          <w:rStyle w:val="CommentTok"/>
        </w:rPr>
        <w:t xml:space="preserve"># burn-in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(draws)[, </w:t>
      </w:r>
      <w:r>
        <w:rPr>
          <w:rStyle w:val="StringTok"/>
        </w:rPr>
        <w:t xml:space="preserve">"p"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(p_draws),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(p_draws,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mean  2.5% 97.5%  Rhat </w:t>
      </w:r>
      <w:r>
        <w:br/>
      </w:r>
      <w:r>
        <w:rPr>
          <w:rStyle w:val="CommentTok"/>
        </w:rPr>
        <w:t xml:space="preserve">#&gt; 0.601 0.499 0.698 1.000</w:t>
      </w:r>
    </w:p>
    <w:p>
      <w:pPr>
        <w:pStyle w:val="FirstParagraph"/>
      </w:pPr>
      <w:r>
        <w:t xml:space="preserve">The posterior mean and equal-tailed 95% credible interval</w:t>
      </w:r>
      <w:r>
        <w:t xml:space="preserve"> </w:t>
      </w:r>
      <w:r>
        <w:t xml:space="preserve">agree with the exact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 </w:t>
      </w:r>
      <w:r>
        <w:t xml:space="preserve">values of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 </w:t>
      </w:r>
      <w:r>
        <w:t xml:space="preserve">to about two decimal places,</w:t>
      </w:r>
      <w:r>
        <w:t xml:space="preserve"> </w:t>
      </w:r>
      <w:r>
        <w:t xml:space="preserve">and the</w:t>
      </w:r>
      <w:r>
        <w:t xml:space="preserve"> </w:t>
      </w:r>
      <w:hyperlink r:id="rId12">
        <w:r>
          <w:rPr>
            <w:rStyle w:val="Hyperlink"/>
          </w:rPr>
          <w:t xml:space="preserve">potential scale reduction factor</w:t>
        </w:r>
      </w:hyperlink>
      <w:r>
        <w:t xml:space="preserve"> </w:t>
      </w:r>
      <w:r>
        <w:t xml:space="preserve">is 1.</w:t>
      </w:r>
    </w:p>
    <w:bookmarkEnd w:id="13"/>
    <w:bookmarkEnd w:id="14"/>
    <w:bookmarkStart w:id="29" w:name="sec-bayes-examples-stan-jags"/>
    <w:p>
      <w:pPr>
        <w:pStyle w:val="Heading2"/>
      </w:pPr>
      <w:r>
        <w:t xml:space="preserve">2 Comparing Stan and JAGS</w:t>
      </w:r>
    </w:p>
    <w:p>
      <w:pPr>
        <w:pStyle w:val="FirstParagraph"/>
      </w:pPr>
      <w:r>
        <w:t xml:space="preserve">JAGS is not the only program that turns a model description into an MCMC sampler.</w:t>
      </w:r>
      <w:r>
        <w:t xml:space="preserve"> </w:t>
      </w:r>
      <w:r>
        <w:t xml:space="preserve">Stan</w:t>
      </w:r>
      <w:r>
        <w:t xml:space="preserve"> </w:t>
      </w:r>
      <w:r>
        <w:t xml:space="preserve">[2]</w:t>
      </w:r>
      <w:r>
        <w:t xml:space="preserve"> </w:t>
      </w:r>
      <w:r>
        <w:t xml:space="preserve">is a widely used alternative.</w:t>
      </w:r>
      <w:r>
        <w:t xml:space="preserve"> </w:t>
      </w:r>
      <w:r>
        <w:t xml:space="preserve">Both take a model written in their own language,</w:t>
      </w:r>
      <w:r>
        <w:t xml:space="preserve"> </w:t>
      </w:r>
      <w:r>
        <w:t xml:space="preserve">accept data from R,</w:t>
      </w:r>
      <w:r>
        <w:t xml:space="preserve"> </w:t>
      </w:r>
      <w:r>
        <w:t xml:space="preserve">and return draws from the</w:t>
      </w:r>
      <w:r>
        <w:t xml:space="preserve"> </w:t>
      </w:r>
      <w:hyperlink r:id="rId15">
        <w:r>
          <w:rPr>
            <w:rStyle w:val="Hyperlink"/>
          </w:rPr>
          <w:t xml:space="preserve">posterior</w:t>
        </w:r>
      </w:hyperlink>
      <w:r>
        <w:t xml:space="preserve">.</w:t>
      </w:r>
      <w:r>
        <w:t xml:space="preserve"> </w:t>
      </w:r>
      <w:r>
        <w:t xml:space="preserve">They differ in how they draw and in what a model may contain.</w:t>
      </w:r>
    </w:p>
    <w:p>
      <w:pPr>
        <w:pStyle w:val="BodyText"/>
      </w:pPr>
      <w:r>
        <w:t xml:space="preserve">JAGS updates one node of the model at a time,</w:t>
      </w:r>
      <w:r>
        <w:t xml:space="preserve"> </w:t>
      </w:r>
      <w:r>
        <w:t xml:space="preserve">in the manner of a</w:t>
      </w:r>
      <w:r>
        <w:t xml:space="preserve"> </w:t>
      </w:r>
      <w:hyperlink r:id="rId16">
        <w:r>
          <w:rPr>
            <w:rStyle w:val="Hyperlink"/>
          </w:rPr>
          <w:t xml:space="preserve">Gibbs sampler</w:t>
        </w:r>
      </w:hyperlink>
      <w:r>
        <w:t xml:space="preserve"> </w:t>
      </w:r>
      <w:r>
        <w:t xml:space="preserve">[3], [4]</w:t>
      </w:r>
      <w:r>
        <w:t xml:space="preserve">.</w:t>
      </w:r>
      <w:r>
        <w:t xml:space="preserve"> </w:t>
      </w:r>
      <w:r>
        <w:t xml:space="preserve">For each</w:t>
      </w:r>
      <w:r>
        <w:t xml:space="preserve"> </w:t>
      </w:r>
      <w:hyperlink r:id="rId17">
        <w:r>
          <w:rPr>
            <w:rStyle w:val="Hyperlink"/>
          </w:rPr>
          <w:t xml:space="preserve">full conditional</w:t>
        </w:r>
      </w:hyperlink>
      <w:r>
        <w:t xml:space="preserve">,</w:t>
      </w:r>
      <w:r>
        <w:t xml:space="preserve"> </w:t>
      </w:r>
      <w:r>
        <w:t xml:space="preserve">it uses a</w:t>
      </w:r>
      <w:r>
        <w:t xml:space="preserve"> </w:t>
      </w:r>
      <w:hyperlink r:id="rId18">
        <w:r>
          <w:rPr>
            <w:rStyle w:val="Hyperlink"/>
          </w:rPr>
          <w:t xml:space="preserve">conjugate</w:t>
        </w:r>
      </w:hyperlink>
      <w:r>
        <w:t xml:space="preserve"> </w:t>
      </w:r>
      <w:r>
        <w:t xml:space="preserve">sampler where it recognizes one,</w:t>
      </w:r>
      <w:r>
        <w:t xml:space="preserve"> </w:t>
      </w:r>
      <w:r>
        <w:t xml:space="preserve">and slice or Metropolis steps otherwise.</w:t>
      </w:r>
      <w:r>
        <w:t xml:space="preserve"> </w:t>
      </w:r>
      <w:r>
        <w:t xml:space="preserve">Stan uses Hamiltonian Monte Carlo,</w:t>
      </w:r>
      <w:r>
        <w:t xml:space="preserve"> </w:t>
      </w:r>
      <w:r>
        <w:t xml:space="preserve">which proposes moves along the gradient of the logarithm of the</w:t>
      </w:r>
      <w:r>
        <w:t xml:space="preserve"> </w:t>
      </w:r>
      <w:hyperlink r:id="rId15">
        <w:r>
          <w:rPr>
            <w:rStyle w:val="Hyperlink"/>
          </w:rPr>
          <w:t xml:space="preserve">posterior</w:t>
        </w:r>
      </w:hyperlink>
      <w:r>
        <w:t xml:space="preserve">,</w:t>
      </w:r>
      <w:r>
        <w:t xml:space="preserve"> </w:t>
      </w:r>
      <w:r>
        <w:t xml:space="preserve">in the adaptive form called the No-U-Turn sampler (NUTS)</w:t>
      </w:r>
      <w:r>
        <w:t xml:space="preserve"> </w:t>
      </w:r>
      <w:r>
        <w:t xml:space="preserve">[5]</w:t>
      </w:r>
      <w:r>
        <w:t xml:space="preserve">.</w:t>
      </w:r>
      <w:r>
        <w:t xml:space="preserve"> </w:t>
      </w:r>
      <w:r>
        <w:t xml:space="preserve">Using the gradient is why Stan cannot draw a</w:t>
      </w:r>
      <w:r>
        <w:t xml:space="preserve"> </w:t>
      </w:r>
      <w:hyperlink r:id="rId19">
        <w:r>
          <w:rPr>
            <w:rStyle w:val="Hyperlink"/>
          </w:rPr>
          <w:t xml:space="preserve">discrete</w:t>
        </w:r>
      </w:hyperlink>
      <w:r>
        <w:t xml:space="preserve"> </w:t>
      </w:r>
      <w:r>
        <w:t xml:space="preserve">parameter:</w:t>
      </w:r>
      <w:r>
        <w:t xml:space="preserve"> </w:t>
      </w:r>
      <w:r>
        <w:t xml:space="preserve">a discrete parameter has no gradient.</w:t>
      </w:r>
      <w:r>
        <w:t xml:space="preserve"> </w:t>
      </w:r>
      <w:r>
        <w:t xml:space="preserve">A Stan model sums a discrete quantity out of the joint</w:t>
      </w:r>
      <w:r>
        <w:t xml:space="preserve"> </w:t>
      </w:r>
      <w:hyperlink r:id="rId20">
        <w:r>
          <w:rPr>
            <w:rStyle w:val="Hyperlink"/>
          </w:rPr>
          <w:t xml:space="preserve">density</w:t>
        </w:r>
      </w:hyperlink>
      <w:r>
        <w:t xml:space="preserve"> </w:t>
      </w:r>
      <w:r>
        <w:t xml:space="preserve">of the data and the parameters instead</w:t>
      </w:r>
      <w:r>
        <w:t xml:space="preserve"> </w:t>
      </w:r>
      <w:r>
        <w:t xml:space="preserve">[6], chapter</w:t>
      </w:r>
      <w:r>
        <w:t xml:space="preserve"> </w:t>
      </w:r>
      <w:r>
        <w:t xml:space="preserve">“Latent Discrete Parameters”</w:t>
      </w:r>
      <w:r>
        <w:t xml:space="preserve">.</w:t>
      </w:r>
      <w:r>
        <w:t xml:space="preserve"> </w:t>
      </w:r>
      <w:hyperlink w:anchor="tbl-stan-vs-jags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the practical differences,</w:t>
      </w:r>
      <w:r>
        <w:t xml:space="preserve"> </w:t>
      </w:r>
      <w:r>
        <w:t xml:space="preserve">taken from the JAGS manual</w:t>
      </w:r>
      <w:r>
        <w:t xml:space="preserve"> </w:t>
      </w:r>
      <w:r>
        <w:t xml:space="preserve">[4]</w:t>
      </w:r>
      <w:r>
        <w:t xml:space="preserve"> </w:t>
      </w:r>
      <w:r>
        <w:t xml:space="preserve">and the Stan User’s Guide</w:t>
      </w:r>
      <w:r>
        <w:t xml:space="preserve"> </w:t>
      </w:r>
      <w:r>
        <w:t xml:space="preserve">[6]</w:t>
      </w:r>
      <w:r>
        <w:t xml:space="preserve">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" w:name="tbl-stan-vs-jag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JAGS and Stan compared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571"/>
              <w:gridCol w:w="3974"/>
              <w:gridCol w:w="3373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Feature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JAGS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Stan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Sampling algorithm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Updates one node at a time, as in Gibbs sampling, with conjugate samplers where it recognizes them and slice or Metropolis steps otherwise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Hamiltonian Monte Carlo, in its No-U-Turn form (NUTS)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Model language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 BUGS-style description of a graphical model; the order of the statements does not matter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 typed program in blocks (</w:t>
                  </w:r>
                  <w:r>
                    <w:rPr>
                      <w:rStyle w:val="VerbatimChar"/>
                    </w:rPr>
                    <w:t xml:space="preserve">data</w:t>
                  </w:r>
                  <w:r>
                    <w:t xml:space="preserve">,</w:t>
                  </w:r>
                  <w:r>
                    <w:t xml:space="preserve"> </w:t>
                  </w:r>
                  <w:r>
                    <w:rPr>
                      <w:rStyle w:val="VerbatimChar"/>
                    </w:rPr>
                    <w:t xml:space="preserve">parameters</w:t>
                  </w:r>
                  <w:r>
                    <w:t xml:space="preserve">,</w:t>
                  </w:r>
                  <w:r>
                    <w:t xml:space="preserve"> </w:t>
                  </w:r>
                  <w:r>
                    <w:rPr>
                      <w:rStyle w:val="VerbatimChar"/>
                    </w:rPr>
                    <w:t xml:space="preserve">model</w:t>
                  </w:r>
                  <w:r>
                    <w:t xml:space="preserve">); the statements run in order and accumulate the log density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Normal distribution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dnorm(mean, precision)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normal(mean, sd)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Discrete parameters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Allowed; JAGS samples them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Not allowed; they are summed out of the joint density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Execution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Interpreted by the JAGS library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Translated to C++ and compiled before sampling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Convergence checks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Rhat</w:t>
                  </w:r>
                  <w:r>
                    <w:t xml:space="preserve"> </w:t>
                  </w:r>
                  <w:r>
                    <w:t xml:space="preserve">and effective sample size, computed from the draws with the</w:t>
                  </w:r>
                  <w:r>
                    <w:t xml:space="preserve"> </w:t>
                  </w:r>
                  <w:r>
                    <w:rPr>
                      <w:rStyle w:val="VerbatimChar"/>
                    </w:rPr>
                    <w:t xml:space="preserve">coda</w:t>
                  </w:r>
                  <w:r>
                    <w:t xml:space="preserve"> </w:t>
                  </w:r>
                  <w:r>
                    <w:t xml:space="preserve">package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Rhat</w:t>
                  </w:r>
                  <w:r>
                    <w:t xml:space="preserve"> </w:t>
                  </w:r>
                  <w:r>
                    <w:t xml:space="preserve">and effective sample size, plus sampler checks such as divergent transitions and tree depth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 interfaces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rjags</w:t>
                  </w:r>
                  <w:r>
                    <w:t xml:space="preserve">,</w:t>
                  </w:r>
                  <w:r>
                    <w:t xml:space="preserve"> </w:t>
                  </w:r>
                  <w:r>
                    <w:rPr>
                      <w:rStyle w:val="VerbatimChar"/>
                    </w:rPr>
                    <w:t xml:space="preserve">runjags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rstan</w:t>
                  </w:r>
                  <w:r>
                    <w:t xml:space="preserve">,</w:t>
                  </w:r>
                  <w:r>
                    <w:t xml:space="preserve"> </w:t>
                  </w:r>
                  <w:r>
                    <w:rPr>
                      <w:rStyle w:val="VerbatimChar"/>
                    </w:rPr>
                    <w:t xml:space="preserve">cmdstanr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Official site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hyperlink r:id="rId21">
                    <w:r>
                      <w:rPr>
                        <w:rStyle w:val="Hyperlink"/>
                      </w:rPr>
                      <w:t xml:space="preserve">mcmc-jags.sourceforge.io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hyperlink r:id="rId22">
                    <w:r>
                      <w:rPr>
                        <w:rStyle w:val="Hyperlink"/>
                      </w:rPr>
                      <w:t xml:space="preserve">mc-stan.org</w:t>
                    </w:r>
                  </w:hyperlink>
                </w:p>
              </w:tc>
            </w:tr>
          </w:tbl>
          <w:bookmarkEnd w:id="23"/>
          <w:p/>
        </w:tc>
      </w:tr>
    </w:tbl>
    <w:p>
      <w:pPr>
        <w:pStyle w:val="BodyText"/>
      </w:pPr>
      <w:r>
        <w:t xml:space="preserve">The next example fits the model of</w:t>
      </w:r>
      <w:r>
        <w:t xml:space="preserve"> </w:t>
      </w:r>
      <w:hyperlink w:anchor="exm-bayes-proportion">
        <w:r>
          <w:rPr>
            <w:rStyle w:val="Hyperlink"/>
          </w:rPr>
          <w:t xml:space="preserve">the first example</w:t>
        </w:r>
      </w:hyperlink>
      <w:r>
        <w:t xml:space="preserve"> </w:t>
      </w:r>
      <w:r>
        <w:t xml:space="preserve">in Stan,</w:t>
      </w:r>
      <w:r>
        <w:t xml:space="preserve"> </w:t>
      </w:r>
      <w:r>
        <w:t xml:space="preserve">so the two programs can be compared on one problem.</w:t>
      </w:r>
    </w:p>
    <w:bookmarkStart w:id="27" w:name="exm-bayes-proportion-stan"/>
    <w:p>
      <w:pPr>
        <w:pStyle w:val="BodyText"/>
      </w:pPr>
      <w:r>
        <w:rPr>
          <w:b/>
          <w:bCs/>
        </w:rPr>
        <w:t xml:space="preserve">Example 2 (The Bernoulli model fitted with Stan)</w:t>
      </w:r>
      <w:r>
        <w:t xml:space="preserve"> </w:t>
      </w:r>
      <w:r>
        <w:t xml:space="preserve">The data and the</w:t>
      </w:r>
      <w:r>
        <w:t xml:space="preserve"> </w:t>
      </w:r>
      <w:hyperlink r:id="rId24">
        <w:r>
          <w:rPr>
            <w:rStyle w:val="Hyperlink"/>
          </w:rPr>
          <w:t xml:space="preserve">uniform prior</w:t>
        </w:r>
      </w:hyperlink>
      <w:r>
        <w:t xml:space="preserve"> </w:t>
      </w:r>
      <w:r>
        <w:t xml:space="preserve">are those of</w:t>
      </w:r>
      <w:r>
        <w:t xml:space="preserve"> </w:t>
      </w:r>
      <w:hyperlink w:anchor="exm-bayes-proportion">
        <w:r>
          <w:rPr>
            <w:rStyle w:val="Hyperlink"/>
          </w:rPr>
          <w:t xml:space="preserve">the JAGS example</w:t>
        </w:r>
      </w:hyperlink>
      <w:r>
        <w:t xml:space="preserve">.</w:t>
      </w:r>
      <w:r>
        <w:t xml:space="preserve"> </w:t>
      </w:r>
      <w:r>
        <w:t xml:space="preserve">The Stan program declares the data and the parameter with their types and ranges,</w:t>
      </w:r>
      <w:r>
        <w:t xml:space="preserve"> </w:t>
      </w:r>
      <w:r>
        <w:t xml:space="preserve">and the</w:t>
      </w:r>
      <w:r>
        <w:t xml:space="preserve"> </w:t>
      </w:r>
      <w:r>
        <w:rPr>
          <w:rStyle w:val="VerbatimChar"/>
        </w:rPr>
        <w:t xml:space="preserve">model</w:t>
      </w:r>
      <w:r>
        <w:t xml:space="preserve"> </w:t>
      </w:r>
      <w:r>
        <w:t xml:space="preserve">block states the</w:t>
      </w:r>
      <w:r>
        <w:t xml:space="preserve"> </w:t>
      </w:r>
      <w:hyperlink r:id="rId25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and the</w:t>
      </w:r>
      <w:r>
        <w:t xml:space="preserve"> </w:t>
      </w:r>
      <w:hyperlink r:id="rId26">
        <w:r>
          <w:rPr>
            <w:rStyle w:val="Hyperlink"/>
          </w:rPr>
          <w:t xml:space="preserve">likelihood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bernoulli_stan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data {</w:t>
      </w:r>
      <w:r>
        <w:br/>
      </w:r>
      <w:r>
        <w:rPr>
          <w:rStyle w:val="StringTok"/>
        </w:rPr>
        <w:t xml:space="preserve">  int&lt;lower=0&gt; N;</w:t>
      </w:r>
      <w:r>
        <w:br/>
      </w:r>
      <w:r>
        <w:rPr>
          <w:rStyle w:val="StringTok"/>
        </w:rPr>
        <w:t xml:space="preserve">  array[N] int&lt;lower=0, upper=1&gt; y;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parameters {</w:t>
      </w:r>
      <w:r>
        <w:br/>
      </w:r>
      <w:r>
        <w:rPr>
          <w:rStyle w:val="StringTok"/>
        </w:rPr>
        <w:t xml:space="preserve">  real&lt;lower=0, upper=1&gt; p;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p ~ beta(1, 1);</w:t>
      </w:r>
      <w:r>
        <w:br/>
      </w:r>
      <w:r>
        <w:rPr>
          <w:rStyle w:val="StringTok"/>
        </w:rPr>
        <w:t xml:space="preserve">  y ~ bernoulli(p);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stan_fit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rstan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stan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model_code =</w:t>
      </w:r>
      <w:r>
        <w:rPr>
          <w:rStyle w:val="NormalTok"/>
        </w:rPr>
        <w:t xml:space="preserve"> bernoulli_stan,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warmup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refresh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stan_draws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(stan_fit, </w:t>
      </w:r>
      <w:r>
        <w:rPr>
          <w:rStyle w:val="AttributeTok"/>
        </w:rPr>
        <w:t xml:space="preserve">pars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"p"</w:t>
      </w:r>
      <w:r>
        <w:rPr>
          <w:rStyle w:val="NormalTok"/>
        </w:rPr>
        <w:t xml:space="preserve">)[, </w:t>
      </w:r>
      <w:r>
        <w:rPr>
          <w:rStyle w:val="StringTok"/>
        </w:rPr>
        <w:t xml:space="preserve">"p"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stan_summary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rstan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(stan_fit, </w:t>
      </w:r>
      <w:r>
        <w:rPr>
          <w:rStyle w:val="AttributeTok"/>
        </w:rPr>
        <w:t xml:space="preserve">pars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"p"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summary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(stan_summary[,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"2.5%"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"97.5%"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"Rhat"</w:t>
      </w:r>
      <w:r>
        <w:rPr>
          <w:rStyle w:val="NormalTok"/>
        </w:rPr>
        <w:t xml:space="preserve">)],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mean  2.5% 97.5%  Rhat </w:t>
      </w:r>
      <w:r>
        <w:br/>
      </w:r>
      <w:r>
        <w:rPr>
          <w:rStyle w:val="CommentTok"/>
        </w:rPr>
        <w:t xml:space="preserve">#&gt; 0.602 0.501 0.698 1.000</w:t>
      </w:r>
    </w:p>
    <w:bookmarkEnd w:id="27"/>
    <w:p>
      <w:pPr>
        <w:pStyle w:val="FirstParagraph"/>
      </w:pPr>
      <w:hyperlink w:anchor="tbl-stan-jags-proportion">
        <w:r>
          <w:rPr>
            <w:rStyle w:val="Hyperlink"/>
          </w:rPr>
          <w:t xml:space="preserve">Table 2</w:t>
        </w:r>
      </w:hyperlink>
      <w:r>
        <w:t xml:space="preserve"> </w:t>
      </w:r>
      <w:r>
        <w:t xml:space="preserve">puts the two programs beside the</w:t>
      </w:r>
      <w:r>
        <w:t xml:space="preserve"> </w:t>
      </w:r>
      <w:hyperlink r:id="rId15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of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,</w:t>
      </w:r>
      <w:r>
        <w:t xml:space="preserve"> </w:t>
      </w:r>
      <w:r>
        <w:t xml:space="preserve">whose Beta parameters come from the number of successes and failures: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8" w:name="tbl-stan-jags-proportion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Posterior of the proportion from JAGS, Stan and the Beta posterior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980"/>
              <w:gridCol w:w="1980"/>
              <w:gridCol w:w="1980"/>
              <w:gridCol w:w="198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</w:pP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Mean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2.5%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97.5%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JAGS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0.601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0.499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0.698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Stan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0.602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0.501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0.698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Beta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0.602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0.501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0.699</w:t>
                  </w:r>
                </w:p>
              </w:tc>
            </w:tr>
          </w:tbl>
          <w:bookmarkEnd w:id="28"/>
          <w:p/>
        </w:tc>
      </w:tr>
    </w:tbl>
    <w:p>
      <w:pPr>
        <w:pStyle w:val="BodyText"/>
      </w:pPr>
      <w:r>
        <w:t xml:space="preserve">Stan’s split</w:t>
      </w:r>
      <w:r>
        <w:t xml:space="preserve"> </w:t>
      </w:r>
      <w:hyperlink r:id="rId12">
        <w:r>
          <w:rPr>
            <w:rStyle w:val="Hyperlink"/>
          </w:rPr>
          <w:t xml:space="preserve">potential scale reduction factor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1,</w:t>
      </w:r>
      <w:r>
        <w:t xml:space="preserve"> </w:t>
      </w:r>
      <w:r>
        <w:t xml:space="preserve">and the sampler reports</w:t>
      </w:r>
      <w:r>
        <w:t xml:space="preserve"> </w:t>
      </w:r>
      <w:r>
        <w:t xml:space="preserve">0</w:t>
      </w:r>
      <w:r>
        <w:t xml:space="preserve"> </w:t>
      </w:r>
      <w:r>
        <w:t xml:space="preserve">divergent transitions.</w:t>
      </w:r>
      <w:r>
        <w:t xml:space="preserve"> </w:t>
      </w:r>
      <w:r>
        <w:t xml:space="preserve">As</w:t>
      </w:r>
      <w:r>
        <w:t xml:space="preserve"> </w:t>
      </w:r>
      <w:hyperlink w:anchor="tbl-stan-jags-proportion">
        <w:r>
          <w:rPr>
            <w:rStyle w:val="Hyperlink"/>
          </w:rPr>
          <w:t xml:space="preserve">Table 2</w:t>
        </w:r>
      </w:hyperlink>
      <w:r>
        <w:t xml:space="preserve"> </w:t>
      </w:r>
      <w:r>
        <w:t xml:space="preserve">shows,</w:t>
      </w:r>
      <w:r>
        <w:t xml:space="preserve"> </w:t>
      </w:r>
      <w:r>
        <w:t xml:space="preserve">the mean and the interval endpoints from each program differ from those of the Beta</w:t>
      </w:r>
      <w:r>
        <w:t xml:space="preserve"> </w:t>
      </w:r>
      <w:hyperlink r:id="rId15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by at most 0.002.</w:t>
      </w:r>
      <w:r>
        <w:t xml:space="preserve"> </w:t>
      </w:r>
      <w:r>
        <w:t xml:space="preserve">The programs differ in the model code:</w:t>
      </w:r>
      <w:r>
        <w:t xml:space="preserve"> </w:t>
      </w:r>
      <w:r>
        <w:t xml:space="preserve">the Stan program carries the types and ranges of its variables,</w:t>
      </w:r>
      <w:r>
        <w:t xml:space="preserve"> </w:t>
      </w:r>
      <w:r>
        <w:t xml:space="preserve">and it is compiled before it draws.</w:t>
      </w:r>
    </w:p>
    <w:bookmarkEnd w:id="29"/>
    <w:bookmarkStart w:id="34" w:name="sec-bayes-examples-logistic"/>
    <w:p>
      <w:pPr>
        <w:pStyle w:val="Heading2"/>
      </w:pPr>
      <w:r>
        <w:t xml:space="preserve">3 Binary outcomes: logistic regression</w:t>
      </w:r>
    </w:p>
    <w:p>
      <w:pPr>
        <w:pStyle w:val="FirstParagraph"/>
      </w:pPr>
      <w:r>
        <w:t xml:space="preserve">For a binary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Bernoulli</m:t>
        </m:r>
        <m:r>
          <m:rPr>
            <m:sty m:val="p"/>
          </m:rPr>
          <m:t>(</m:t>
        </m:r>
        <m:sSub>
          <m:e>
            <m:r>
              <m:t>π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$\operatorname{logit}(\pi_i) = \mathord{\smash[b]{\underset{\raise.3ex\hbox{$\scriptstyle\sim$}}{x}}\vphantom{x}}_i \cdot 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30">
        <w:r>
          <w:rPr>
            <w:rStyle w:val="Hyperlink"/>
          </w:rPr>
          <w:t xml:space="preserve">logistic regression</w:t>
        </w:r>
      </w:hyperlink>
      <w:r>
        <w:t xml:space="preserve"> </w:t>
      </w:r>
      <w:r>
        <w:t xml:space="preserve">model,</w:t>
      </w:r>
      <w:r>
        <w:t xml:space="preserve"> </w:t>
      </w:r>
      <w:r>
        <w:t xml:space="preserve">a Bayesian analysis places a prior on the coefficient vector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 </w:t>
      </w:r>
      <w:r>
        <w:t xml:space="preserve">and samples the posterior</w:t>
      </w:r>
      <w:r>
        <w:t xml:space="preserve"> </w:t>
      </w:r>
      <w:r>
        <w:t xml:space="preserve">$\operatorname{p}(\mathord{\smash[b]{\underset{\raise.3ex\hbox{$\scriptstyle\sim$}}{\beta}}\vphantom{\beta}}\mid \mathord{\smash[b]{\underset{\raise.3ex\hbox{$\scriptstyle\sim$}}{y}}\vphantom{y}})$</w:t>
      </w:r>
      <w:r>
        <w:t xml:space="preserve"> </w:t>
      </w:r>
      <w:r>
        <w:t xml:space="preserve">by MCMC</w:t>
      </w:r>
      <w:r>
        <w:t xml:space="preserve"> </w:t>
      </w:r>
      <w:r>
        <w:t xml:space="preserve">[1, Ch. 14], p. 318</w:t>
      </w:r>
      <w:r>
        <w:t xml:space="preserve">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r>
              <m:t>β</m:t>
            </m:r>
          </m:e>
          <m:sub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sub>
        </m:sSub>
      </m:oMath>
      <w:r>
        <w:t xml:space="preserve"> </w:t>
      </w:r>
      <w:r>
        <w:t xml:space="preserve">is summarized by the mean and quantiles of its draws.</w:t>
      </w:r>
      <w:r>
        <w:t xml:space="preserve"> </w:t>
      </w:r>
      <w:r>
        <w:t xml:space="preserve">No large-sample Gaussian approximation is needed:</w:t>
      </w:r>
      <w:r>
        <w:t xml:space="preserve"> </w:t>
      </w:r>
      <w:r>
        <w:t xml:space="preserve">a credible interval is read directly from the posterior quantiles,</w:t>
      </w:r>
      <w:r>
        <w:t xml:space="preserve"> </w:t>
      </w:r>
      <w:r>
        <w:t xml:space="preserve">and the posterior of an odds ratio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sSub>
                  <m:e>
                    <m:r>
                      <m:t>x</m:t>
                    </m:r>
                  </m:e>
                  <m:sub>
                    <m:r>
                      <m:t>j</m:t>
                    </m:r>
                  </m:sub>
                </m:sSub>
              </m:sub>
            </m:sSub>
          </m:sup>
        </m:sSup>
      </m:oMath>
      <w:r>
        <w:t xml:space="preserve">,</w:t>
      </w:r>
      <w:r>
        <w:t xml:space="preserve"> </w:t>
      </w:r>
      <w:r>
        <w:t xml:space="preserve">or of any other function of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is obtained by transforming the draws.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31">
        <w:r>
          <w:rPr>
            <w:rStyle w:val="Hyperlink"/>
            <w:i/>
            <w:iCs/>
          </w:rPr>
          <w:t xml:space="preserve">Modeling Events</w:t>
        </w:r>
      </w:hyperlink>
      <w:r>
        <w:t xml:space="preserve"> </w:t>
      </w:r>
      <w:r>
        <w:t xml:space="preserve">(Statistical Rethinking 2026, Lecture A09).</w:t>
      </w:r>
    </w:p>
    <w:bookmarkStart w:id="33" w:name="exm-bayes-logistic"/>
    <w:p>
      <w:pPr>
        <w:pStyle w:val="BodyText"/>
      </w:pPr>
      <w:r>
        <w:rPr>
          <w:b/>
          <w:bCs/>
        </w:rPr>
        <w:t xml:space="preserve">Example 3 (Logistic regression fitted by Bayesian inference)</w:t>
      </w:r>
      <w:r>
        <w:t xml:space="preserve"> </w:t>
      </w:r>
      <w:r>
        <w:t xml:space="preserve">We simulate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200</m:t>
        </m:r>
      </m:oMath>
      <w:r>
        <w:t xml:space="preserve"> </w:t>
      </w:r>
      <w:r>
        <w:t xml:space="preserve">observations from a logistic model</w:t>
      </w:r>
      <w:r>
        <w:t xml:space="preserve"> </w:t>
      </w:r>
      <w:r>
        <w:t xml:space="preserve">with one continuous predictor,</w:t>
      </w:r>
      <w:r>
        <w:t xml:space="preserve"> </w:t>
      </w:r>
      <w:r>
        <w:t xml:space="preserve">intercept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0.5</m:t>
        </m:r>
      </m:oMath>
      <w:r>
        <w:t xml:space="preserve"> </w:t>
      </w:r>
      <w:r>
        <w:t xml:space="preserve">and slope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1.2</m:t>
        </m:r>
      </m:oMath>
      <w:r>
        <w:t xml:space="preserve">,</w:t>
      </w:r>
      <w:r>
        <w:t xml:space="preserve"> </w:t>
      </w:r>
      <w:r>
        <w:t xml:space="preserve">and place a diffuse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10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prior on each coefficient</w:t>
      </w:r>
      <w:r>
        <w:t xml:space="preserve"> </w:t>
      </w:r>
      <w:r>
        <w:t xml:space="preserve">(precision</w:t>
      </w:r>
      <w:r>
        <w:t xml:space="preserve"> </w:t>
      </w:r>
      <m:oMath>
        <m:r>
          <m:t>0.01</m:t>
        </m:r>
      </m:oMath>
      <w:r>
        <w:t xml:space="preserve"> </w:t>
      </w:r>
      <w:r>
        <w:t xml:space="preserve">in JAGS).</w:t>
      </w:r>
      <w:r>
        <w:t xml:space="preserve"> </w:t>
      </w:r>
      <w:r>
        <w:t xml:space="preserve">The JAGS program also monitors the odds ratio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</m:sup>
        </m:sSup>
      </m:oMath>
      <w:r>
        <w:t xml:space="preserve"> </w:t>
      </w:r>
      <w:r>
        <w:t xml:space="preserve">for a one-unit increase in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In the code,</w:t>
      </w:r>
      <w:r>
        <w:t xml:space="preserve"> </w:t>
      </w:r>
      <w:r>
        <w:rPr>
          <w:rStyle w:val="VerbatimChar"/>
        </w:rPr>
        <w:t xml:space="preserve">beta0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beta1</w:t>
      </w:r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plogis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x))</w:t>
      </w:r>
      <w:r>
        <w:br/>
      </w:r>
      <w:r>
        <w:br/>
      </w:r>
      <w:r>
        <w:rPr>
          <w:rStyle w:val="NormalTok"/>
        </w:rPr>
        <w:t xml:space="preserve">logistic_model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y[i] ~ dbern(pi[i])</w:t>
      </w:r>
      <w:r>
        <w:br/>
      </w:r>
      <w:r>
        <w:rPr>
          <w:rStyle w:val="StringTok"/>
        </w:rPr>
        <w:t xml:space="preserve">    logit(pi[i]) &lt;- beta0 + beta1 * x[i]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beta0 ~ dnorm(0, 0.01)</w:t>
      </w:r>
      <w:r>
        <w:br/>
      </w:r>
      <w:r>
        <w:rPr>
          <w:rStyle w:val="StringTok"/>
        </w:rPr>
        <w:t xml:space="preserve">  beta1 ~ dnorm(0, 0.01)</w:t>
      </w:r>
      <w:r>
        <w:br/>
      </w:r>
      <w:r>
        <w:rPr>
          <w:rStyle w:val="StringTok"/>
        </w:rPr>
        <w:t xml:space="preserve">  OR &lt;- exp(beta1)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(logistic_model),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"beta0"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"beta1"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"OR"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</w:t>
      </w:r>
      <w:r>
        <w:br/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(draws_matrix),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(draws_matrix,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quantile,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(draws, </w:t>
      </w:r>
      <w:r>
        <w:rPr>
          <w:rStyle w:val="AttributeTok"/>
        </w:rPr>
        <w:t xml:space="preserve">multivariate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mean   2.5%  97.5%  Rhat</w:t>
      </w:r>
      <w:r>
        <w:br/>
      </w:r>
      <w:r>
        <w:rPr>
          <w:rStyle w:val="CommentTok"/>
        </w:rPr>
        <w:t xml:space="preserve">#&gt; OR     3.417  2.275  5.132 1.000</w:t>
      </w:r>
      <w:r>
        <w:br/>
      </w:r>
      <w:r>
        <w:rPr>
          <w:rStyle w:val="CommentTok"/>
        </w:rPr>
        <w:t xml:space="preserve">#&gt; beta0 -0.654 -1.002 -0.316 1.001</w:t>
      </w:r>
      <w:r>
        <w:br/>
      </w:r>
      <w:r>
        <w:rPr>
          <w:rStyle w:val="CommentTok"/>
        </w:rPr>
        <w:t xml:space="preserve">#&gt; beta1  1.207  0.822  1.635 1.000</w:t>
      </w:r>
    </w:p>
    <w:p>
      <w:pPr>
        <w:pStyle w:val="FirstParagraph"/>
      </w:pPr>
      <w:r>
        <w:t xml:space="preserve">Each 95% credible interval contains its coefficient’s true value,</w:t>
      </w:r>
      <w:r>
        <w:t xml:space="preserve"> </w:t>
      </w:r>
      <w:r>
        <w:t xml:space="preserve">and every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near 1.</w:t>
      </w:r>
      <w:r>
        <w:t xml:space="preserve"> </w:t>
      </w:r>
      <w:r>
        <w:t xml:space="preserve">As</w:t>
      </w:r>
      <w:r>
        <w:t xml:space="preserve"> </w:t>
      </w:r>
      <w:hyperlink r:id="rId32">
        <w:r>
          <w:rPr>
            <w:rStyle w:val="Hyperlink"/>
          </w:rPr>
          <w:t xml:space="preserve">comparing MCMC estimates to maximum likelihood</w:t>
        </w:r>
      </w:hyperlink>
      <w:r>
        <w:t xml:space="preserve"> </w:t>
      </w:r>
      <w:r>
        <w:t xml:space="preserve">leads us to expect,</w:t>
      </w:r>
      <w:r>
        <w:t xml:space="preserve"> </w:t>
      </w:r>
      <w:r>
        <w:t xml:space="preserve">the posterior means are close to the maximum likelihood estimates:</w:t>
      </w:r>
    </w:p>
    <w:p>
      <w:pPr>
        <w:pStyle w:val="SourceCode"/>
      </w:pP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binomial</w:t>
      </w:r>
      <w:r>
        <w:rPr>
          <w:rStyle w:val="NormalTok"/>
        </w:rPr>
        <w:t xml:space="preserve">())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(Intercept)           x </w:t>
      </w:r>
      <w:r>
        <w:br/>
      </w:r>
      <w:r>
        <w:rPr>
          <w:rStyle w:val="CommentTok"/>
        </w:rPr>
        <w:t xml:space="preserve">#&gt;      -0.647       1.183</w:t>
      </w:r>
    </w:p>
    <w:bookmarkEnd w:id="33"/>
    <w:bookmarkEnd w:id="34"/>
    <w:bookmarkStart w:id="37" w:name="sec-bayes-examples-survival"/>
    <w:p>
      <w:pPr>
        <w:pStyle w:val="Heading2"/>
      </w:pPr>
      <w:r>
        <w:t xml:space="preserve">4 Survival analysis</w:t>
      </w:r>
    </w:p>
    <w:p>
      <w:pPr>
        <w:pStyle w:val="FirstParagraph"/>
      </w:pPr>
      <w:r>
        <w:t xml:space="preserve">Parametric survival models,</w:t>
      </w:r>
      <w:r>
        <w:t xml:space="preserve"> </w:t>
      </w:r>
      <w:r>
        <w:t xml:space="preserve">such as those with exponential or Weibull event times,</w:t>
      </w:r>
      <w:r>
        <w:t xml:space="preserve"> </w:t>
      </w:r>
      <w:r>
        <w:t xml:space="preserve">can be fit by Bayesian inference:</w:t>
      </w:r>
      <w:r>
        <w:t xml:space="preserve"> </w:t>
      </w:r>
      <w:r>
        <w:t xml:space="preserve">priors are placed on the baseline-hazard parameters and the regression coefficients,</w:t>
      </w:r>
      <w:r>
        <w:t xml:space="preserve"> </w:t>
      </w:r>
      <w:r>
        <w:t xml:space="preserve">and the posterior is sampled by MCMC</w:t>
      </w:r>
      <w:r>
        <w:t xml:space="preserve"> </w:t>
      </w:r>
      <w:r>
        <w:t xml:space="preserve">[1, Ch. 14], p. 327</w:t>
      </w:r>
      <w:r>
        <w:t xml:space="preserve">.</w:t>
      </w:r>
      <w:r>
        <w:t xml:space="preserve"> </w:t>
      </w:r>
      <w:r>
        <w:t xml:space="preserve">Censoring enters through the likelihood,</w:t>
      </w:r>
      <w:r>
        <w:t xml:space="preserve"> </w:t>
      </w:r>
      <w:r>
        <w:t xml:space="preserve">exactly as in maximum likelihood estimation with the</w:t>
      </w:r>
      <w:r>
        <w:t xml:space="preserve"> </w:t>
      </w:r>
      <w:hyperlink r:id="rId35">
        <w:r>
          <w:rPr>
            <w:rStyle w:val="Hyperlink"/>
          </w:rPr>
          <w:t xml:space="preserve">likelihood with censoring</w:t>
        </w:r>
      </w:hyperlink>
      <w:r>
        <w:t xml:space="preserve">:</w:t>
      </w:r>
      <w:r>
        <w:t xml:space="preserve"> </w:t>
      </w:r>
      <w:r>
        <w:t xml:space="preserve">an observed event at time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contributes its density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an observation right-censored at time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contributes its survival probability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the hazard and</w:t>
      </w:r>
      <w:r>
        <w:t xml:space="preserve"> </w:t>
      </w:r>
      <m:oMath>
        <m:r>
          <m:rPr>
            <m:sty m:val="p"/>
          </m:rPr>
          <m:t>S</m:t>
        </m:r>
      </m:oMath>
      <w:r>
        <w:t xml:space="preserve"> </w:t>
      </w:r>
      <w:r>
        <w:t xml:space="preserve">the survival function.</w:t>
      </w:r>
    </w:p>
    <w:p>
      <w:pPr>
        <w:pStyle w:val="BodyText"/>
      </w:pPr>
      <w:r>
        <w:t xml:space="preserve">When a model’s log-likelihood contribution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not one of the distributions built into JAGS,</w:t>
      </w:r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zeros trick</w:t>
      </w:r>
      <w:r>
        <w:t xml:space="preserve"> </w:t>
      </w:r>
      <w:r>
        <w:t xml:space="preserve">supplies it.</w:t>
      </w:r>
      <w:r>
        <w:t xml:space="preserve"> </w:t>
      </w:r>
      <w:r>
        <w:t xml:space="preserve">An observed value of 0 from a Poisson distribution with mean</w:t>
      </w:r>
      <w:r>
        <w:t xml:space="preserve"> </w:t>
      </w:r>
      <m:oMath>
        <m:sSub>
          <m:e>
            <m:r>
              <m:t>ϕ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has probability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b>
              <m:e>
                <m:r>
                  <m:t>ϕ</m:t>
                </m:r>
              </m:e>
              <m:sub>
                <m:r>
                  <m:t>i</m:t>
                </m:r>
              </m:sub>
            </m:sSub>
          </m:sup>
        </m:sSup>
      </m:oMath>
      <w:r>
        <w:t xml:space="preserve">,</w:t>
      </w:r>
      <w:r>
        <w:t xml:space="preserve"> </w:t>
      </w:r>
      <w:r>
        <w:t xml:space="preserve">and with</w:t>
      </w:r>
      <w:r>
        <w:t xml:space="preserve"> </w:t>
      </w:r>
      <m:oMath>
        <m:sSub>
          <m:e>
            <m:r>
              <m:t>ϕ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C</m:t>
        </m:r>
        <m:r>
          <m:rPr>
            <m:sty m:val="p"/>
          </m:rPr>
          <m:t>−</m:t>
        </m:r>
        <m:sSub>
          <m:e>
            <m:r>
              <m:t>ℓ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a constant</w:t>
      </w:r>
      <w:r>
        <w:t xml:space="preserve"> </w:t>
      </w:r>
      <m:oMath>
        <m:r>
          <m:t>C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ϕ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ℓ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ϕ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C</m:t>
                  </m:r>
                </m:sup>
              </m:sSup>
              <m:sSup>
                <m:e>
                  <m:r>
                    <m:t>e</m:t>
                  </m:r>
                </m:e>
                <m:sup>
                  <m:sSub>
                    <m:e>
                      <m:r>
                        <m:t>ℓ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(splitting the exponent)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sSup>
                <m:e>
                  <m:r>
                    <m:t>e</m:t>
                  </m:r>
                </m:e>
                <m:sup>
                  <m:sSub>
                    <m:e>
                      <m:r>
                        <m:t>ℓ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C</m:t>
              </m:r>
              <m:r>
                <m:rPr>
                  <m:nor/>
                  <m:sty m:val="p"/>
                </m:rPr>
                <m:t> does not depend on the parameters)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observation</w:t>
      </w:r>
      <w:r>
        <w:t xml:space="preserve"> </w:t>
      </w:r>
      <m:oMath>
        <m:r>
          <m:t>i</m:t>
        </m:r>
      </m:oMath>
      <w:r>
        <w:t xml:space="preserve">’s likelihood contribution.</w:t>
      </w:r>
      <w:r>
        <w:t xml:space="preserve"> </w:t>
      </w:r>
      <w:r>
        <w:t xml:space="preserve">So declaring data</w:t>
      </w:r>
      <w:r>
        <w:t xml:space="preserve"> </w:t>
      </w:r>
      <w:r>
        <w:rPr>
          <w:rStyle w:val="VerbatimChar"/>
        </w:rPr>
        <w:t xml:space="preserve">zeros[i] = 0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zeros[i] ~ dpois(C - loglik[i])</w:t>
      </w:r>
      <w:r>
        <w:t xml:space="preserve"> </w:t>
      </w:r>
      <w:r>
        <w:t xml:space="preserve">multiplies the likelihood by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ℓ</m:t>
                </m:r>
              </m:e>
              <m:sub>
                <m:r>
                  <m:t>i</m:t>
                </m:r>
              </m:sub>
            </m:sSub>
          </m:sup>
        </m:sSup>
      </m:oMath>
      <w:r>
        <w:t xml:space="preserve">.</w:t>
      </w:r>
      <w:r>
        <w:t xml:space="preserve"> </w:t>
      </w:r>
      <w:r>
        <w:t xml:space="preserve">The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only has to be large enough to keep every</w:t>
      </w:r>
      <w:r>
        <w:t xml:space="preserve"> </w:t>
      </w:r>
      <m:oMath>
        <m:sSub>
          <m:e>
            <m:r>
              <m:t>ϕ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positive.</w:t>
      </w:r>
    </w:p>
    <w:bookmarkStart w:id="36" w:name="exm-bayes-survival"/>
    <w:p>
      <w:pPr>
        <w:pStyle w:val="BodyText"/>
      </w:pPr>
      <w:r>
        <w:rPr>
          <w:b/>
          <w:bCs/>
        </w:rPr>
        <w:t xml:space="preserve">Example 4 (Exponential survival regression fitted by Bayesian inference)</w:t>
      </w:r>
      <w:r>
        <w:t xml:space="preserve"> </w:t>
      </w:r>
      <w:r>
        <w:t xml:space="preserve">We simulate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200</m:t>
        </m:r>
      </m:oMath>
      <w:r>
        <w:t xml:space="preserve"> </w:t>
      </w:r>
      <w:r>
        <w:t xml:space="preserve">right-censored exponential survival times,</w:t>
      </w:r>
      <w:r>
        <w:t xml:space="preserve"> </w:t>
      </w:r>
      <w:r>
        <w:t xml:space="preserve">with a binary covariate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(say, treatment)</w:t>
      </w:r>
      <w:r>
        <w:t xml:space="preserve"> </w:t>
      </w:r>
      <w:r>
        <w:t xml:space="preserve">and hazard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β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where the log baseline hazard is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log</m:t>
        </m:r>
        <m:r>
          <m:t>0.05</m:t>
        </m:r>
      </m:oMath>
      <w:r>
        <w:t xml:space="preserve"> </w:t>
      </w:r>
      <w:r>
        <w:t xml:space="preserve">and the log hazard ratio is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0.7</m:t>
        </m:r>
      </m:oMath>
      <w:r>
        <w:t xml:space="preserve">.</w:t>
      </w:r>
      <w:r>
        <w:t xml:space="preserve"> </w:t>
      </w:r>
      <w:r>
        <w:t xml:space="preserve">With event indicator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(1 for an event, 0 for a censored time)</w:t>
      </w:r>
      <w:r>
        <w:t xml:space="preserve"> </w:t>
      </w:r>
      <w:r>
        <w:t xml:space="preserve">and follow-up time</w:t>
      </w:r>
      <w:r>
        <w:t xml:space="preserve"> </w:t>
      </w:r>
      <m:oMath>
        <m:sSub>
          <m:e>
            <m:r>
              <m:t>t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the exponential density is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b>
              <m:e>
                <m:r>
                  <m:t>λ</m:t>
                </m:r>
              </m:e>
              <m:sub>
                <m:r>
                  <m:t>i</m:t>
                </m:r>
              </m:sub>
            </m:sSub>
            <m:r>
              <m:t>t</m:t>
            </m:r>
          </m:sup>
        </m:sSup>
      </m:oMath>
      <w:r>
        <w:t xml:space="preserve"> </w:t>
      </w:r>
      <w:r>
        <w:t xml:space="preserve">and its survival function is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b>
              <m:e>
                <m:r>
                  <m:t>λ</m:t>
                </m:r>
              </m:e>
              <m:sub>
                <m:r>
                  <m:t>i</m:t>
                </m:r>
              </m:sub>
            </m:sSub>
            <m:r>
              <m:t>t</m:t>
            </m:r>
          </m:sup>
        </m:sSup>
      </m:oMath>
      <w:r>
        <w:t xml:space="preserve">,</w:t>
      </w:r>
      <w:r>
        <w:t xml:space="preserve"> </w:t>
      </w:r>
      <w:r>
        <w:t xml:space="preserve">so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contributes the log-likelihood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ℓ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δ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log</m:t>
          </m:r>
          <m:sSub>
            <m:e>
              <m:r>
                <m:t>λ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λ</m:t>
              </m:r>
            </m:e>
            <m:sub>
              <m:r>
                <m:t>i</m:t>
              </m:r>
            </m:sub>
          </m:sSub>
          <m:sSub>
            <m:e>
              <m:r>
                <m:t>t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JAGS has no built-in distribution for this contribution,</w:t>
      </w:r>
      <w:r>
        <w:t xml:space="preserve"> </w:t>
      </w:r>
      <w:r>
        <w:t xml:space="preserve">so we fit it with the zeros trick.</w:t>
      </w:r>
      <w:r>
        <w:t xml:space="preserve"> </w:t>
      </w:r>
      <w:r>
        <w:t xml:space="preserve">In the code,</w:t>
      </w:r>
      <w:r>
        <w:t xml:space="preserve"> </w:t>
      </w:r>
      <w:r>
        <w:rPr>
          <w:rStyle w:val="VerbatimChar"/>
        </w:rPr>
        <w:t xml:space="preserve">beta0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beta1</w:t>
      </w:r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event_time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rexp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rate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x))</w:t>
      </w:r>
      <w:r>
        <w:br/>
      </w:r>
      <w:r>
        <w:rPr>
          <w:rStyle w:val="NormalTok"/>
        </w:rPr>
        <w:t xml:space="preserve">censor_time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rexp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rate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follow_up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pmin</w:t>
      </w:r>
      <w:r>
        <w:rPr>
          <w:rStyle w:val="NormalTok"/>
        </w:rPr>
        <w:t xml:space="preserve">(event_time, censor_time)</w:t>
      </w:r>
      <w:r>
        <w:br/>
      </w:r>
      <w:r>
        <w:rPr>
          <w:rStyle w:val="NormalTok"/>
        </w:rPr>
        <w:t xml:space="preserve">event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as.integer</w:t>
      </w:r>
      <w:r>
        <w:rPr>
          <w:rStyle w:val="NormalTok"/>
        </w:rPr>
        <w:t xml:space="preserve">(event_time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censor_time)</w:t>
      </w:r>
      <w:r>
        <w:br/>
      </w:r>
      <w:r>
        <w:br/>
      </w:r>
      <w:r>
        <w:rPr>
          <w:rStyle w:val="NormalTok"/>
        </w:rPr>
        <w:t xml:space="preserve">survival_model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C &lt;- 10000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log(lambda[i]) &lt;- beta0 + beta1 * x[i]</w:t>
      </w:r>
      <w:r>
        <w:br/>
      </w:r>
      <w:r>
        <w:rPr>
          <w:rStyle w:val="StringTok"/>
        </w:rPr>
        <w:t xml:space="preserve">    loglik[i] &lt;- event[i] * log(lambda[i]) - lambda[i] * follow_up[i]</w:t>
      </w:r>
      <w:r>
        <w:br/>
      </w:r>
      <w:r>
        <w:rPr>
          <w:rStyle w:val="StringTok"/>
        </w:rPr>
        <w:t xml:space="preserve">    zeros[i] ~ dpois(C - loglik[i])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beta0 ~ dnorm(0, 0.01)</w:t>
      </w:r>
      <w:r>
        <w:br/>
      </w:r>
      <w:r>
        <w:rPr>
          <w:rStyle w:val="StringTok"/>
        </w:rPr>
        <w:t xml:space="preserve">  beta1 ~ dnorm(0, 0.01)</w:t>
      </w:r>
      <w:r>
        <w:br/>
      </w:r>
      <w:r>
        <w:rPr>
          <w:rStyle w:val="StringTok"/>
        </w:rPr>
        <w:t xml:space="preserve">  HR &lt;- exp(beta1)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(survival_model),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follow_up =</w:t>
      </w:r>
      <w:r>
        <w:rPr>
          <w:rStyle w:val="NormalTok"/>
        </w:rPr>
        <w:t xml:space="preserve"> follow_up,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event =</w:t>
      </w:r>
      <w:r>
        <w:rPr>
          <w:rStyle w:val="NormalTok"/>
        </w:rPr>
        <w:t xml:space="preserve"> event,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n_obs, </w:t>
      </w:r>
      <w:r>
        <w:rPr>
          <w:rStyle w:val="AttributeTok"/>
        </w:rPr>
        <w:t xml:space="preserve">zeros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n_obs)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"beta0"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"beta1"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"HR"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</w:t>
      </w:r>
      <w:r>
        <w:br/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(draws_matrix),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(draws_matrix,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quantile,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(draws, </w:t>
      </w:r>
      <w:r>
        <w:rPr>
          <w:rStyle w:val="AttributeTok"/>
        </w:rPr>
        <w:t xml:space="preserve">multivariate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mean   2.5%  97.5% Rhat</w:t>
      </w:r>
      <w:r>
        <w:br/>
      </w:r>
      <w:r>
        <w:rPr>
          <w:rStyle w:val="CommentTok"/>
        </w:rPr>
        <w:t xml:space="preserve">#&gt; HR     0.602  0.390  0.875    1</w:t>
      </w:r>
      <w:r>
        <w:br/>
      </w:r>
      <w:r>
        <w:rPr>
          <w:rStyle w:val="CommentTok"/>
        </w:rPr>
        <w:t xml:space="preserve">#&gt; beta0 -3.119 -3.391 -2.870    1</w:t>
      </w:r>
      <w:r>
        <w:br/>
      </w:r>
      <w:r>
        <w:rPr>
          <w:rStyle w:val="CommentTok"/>
        </w:rPr>
        <w:t xml:space="preserve">#&gt; beta1 -0.529 -0.941 -0.133    1</w:t>
      </w:r>
    </w:p>
    <w:p>
      <w:pPr>
        <w:pStyle w:val="FirstParagraph"/>
      </w:pPr>
      <w:r>
        <w:t xml:space="preserve">About 50% of the follow-up times end in an event.</w:t>
      </w:r>
      <w:r>
        <w:t xml:space="preserve"> </w:t>
      </w:r>
      <w:r>
        <w:t xml:space="preserve">The 95% credible interval for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contains the true</w:t>
      </w:r>
      <w:r>
        <w:t xml:space="preserve"> </w:t>
      </w:r>
      <m:oMath>
        <m:r>
          <m:rPr>
            <m:sty m:val="p"/>
          </m:rPr>
          <m:t>−</m:t>
        </m:r>
        <m:r>
          <m:t>0.7</m:t>
        </m:r>
      </m:oMath>
      <w:r>
        <w:t xml:space="preserve">,</w:t>
      </w:r>
      <w:r>
        <w:t xml:space="preserve"> </w:t>
      </w:r>
      <w:r>
        <w:t xml:space="preserve">though the posterior mean is some distance from it.</w:t>
      </w:r>
      <w:r>
        <w:t xml:space="preserve"> </w:t>
      </w:r>
      <w:r>
        <w:t xml:space="preserve">The maximum likelihood estimates, from the same log-likelihood,</w:t>
      </w:r>
      <w:r>
        <w:t xml:space="preserve"> </w:t>
      </w:r>
      <w:r>
        <w:t xml:space="preserve">show that the gap is sampling variation in this data set</w:t>
      </w:r>
      <w:r>
        <w:t xml:space="preserve"> </w:t>
      </w:r>
      <w:r>
        <w:t xml:space="preserve">rather than an effect of the prior:</w:t>
      </w:r>
    </w:p>
    <w:p>
      <w:pPr>
        <w:pStyle w:val="SourceCode"/>
      </w:pPr>
      <w:r>
        <w:rPr>
          <w:rStyle w:val="NormalTok"/>
        </w:rPr>
        <w:t xml:space="preserve">neg_loglik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(beta) {</w:t>
      </w:r>
      <w:r>
        <w:br/>
      </w:r>
      <w:r>
        <w:rPr>
          <w:rStyle w:val="NormalTok"/>
        </w:rPr>
        <w:t xml:space="preserve">  lambda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(beta[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beta[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</w:t>
      </w:r>
      <w:r>
        <w:br/>
      </w:r>
      <w:r>
        <w:rPr>
          <w:rStyle w:val="NormalTok"/>
        </w:rPr>
        <w:t xml:space="preserve">  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(event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(lambda)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lambda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follow_up)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optim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 neg_loglik)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par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"beta0"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"beta1"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beta0  beta1 </w:t>
      </w:r>
      <w:r>
        <w:br/>
      </w:r>
      <w:r>
        <w:rPr>
          <w:rStyle w:val="CommentTok"/>
        </w:rPr>
        <w:t xml:space="preserve">#&gt; -3.112 -0.524</w:t>
      </w:r>
    </w:p>
    <w:p>
      <w:pPr>
        <w:pStyle w:val="FirstParagraph"/>
      </w:pPr>
      <w:r>
        <w:t xml:space="preserve">The monitored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</m:sup>
        </m:sSup>
      </m:oMath>
      <w:r>
        <w:t xml:space="preserve"> </w:t>
      </w:r>
      <w:r>
        <w:t xml:space="preserve">gives the hazard ratio and its credible interval directly.</w:t>
      </w:r>
    </w:p>
    <w:bookmarkEnd w:id="36"/>
    <w:bookmarkEnd w:id="37"/>
    <w:bookmarkStart w:id="43" w:name="sec-bayes-examples-random-effects"/>
    <w:p>
      <w:pPr>
        <w:pStyle w:val="Heading2"/>
      </w:pPr>
      <w:r>
        <w:t xml:space="preserve">5 Random effects</w:t>
      </w:r>
    </w:p>
    <w:p>
      <w:pPr>
        <w:pStyle w:val="FirstParagraph"/>
      </w:pPr>
      <w:r>
        <w:t xml:space="preserve">The</w:t>
      </w:r>
      <w:r>
        <w:t xml:space="preserve"> </w:t>
      </w:r>
      <w:hyperlink r:id="rId38">
        <w:r>
          <w:rPr>
            <w:rStyle w:val="Hyperlink"/>
          </w:rPr>
          <w:t xml:space="preserve">hierarchical model</w:t>
        </w:r>
      </w:hyperlink>
      <w:r>
        <w:t xml:space="preserve"> </w:t>
      </w:r>
      <w:r>
        <w:t xml:space="preserve">of</w:t>
      </w:r>
      <w:r>
        <w:t xml:space="preserve"> </w:t>
      </w:r>
      <w:hyperlink r:id="rId39">
        <w:r>
          <w:rPr>
            <w:rStyle w:val="Hyperlink"/>
          </w:rPr>
          <w:t xml:space="preserve">the two-level Gaussian example</w:t>
        </w:r>
      </w:hyperlink>
      <w:r>
        <w:t xml:space="preserve"> </w:t>
      </w:r>
      <w:r>
        <w:t xml:space="preserve">is the random-effects</w:t>
      </w:r>
      <w:r>
        <w:t xml:space="preserve"> </w:t>
      </w:r>
      <w:r>
        <w:rPr>
          <w:i/>
          <w:iCs/>
        </w:rPr>
        <w:t xml:space="preserve">model structure</w:t>
      </w:r>
      <w:r>
        <w:t xml:space="preserve">,</w:t>
      </w:r>
      <w:r>
        <w:t xml:space="preserve"> </w:t>
      </w:r>
      <w:r>
        <w:t xml:space="preserve">with group-level parameters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drawn from a common distribution</w:t>
      </w:r>
      <w:r>
        <w:t xml:space="preserve"> </w:t>
      </w:r>
      <w:r>
        <w:t xml:space="preserve">[7]</w:t>
      </w:r>
      <w:r>
        <w:t xml:space="preserve">.</w:t>
      </w:r>
      <w:r>
        <w:t xml:space="preserve"> </w:t>
      </w:r>
      <w:r>
        <w:t xml:space="preserve">What changes here from a maximum likelihood fit is the</w:t>
      </w:r>
      <w:r>
        <w:t xml:space="preserve"> </w:t>
      </w:r>
      <w:r>
        <w:rPr>
          <w:i/>
          <w:iCs/>
        </w:rPr>
        <w:t xml:space="preserve">inference method</w:t>
      </w:r>
      <w:r>
        <w:t xml:space="preserve">:</w:t>
      </w:r>
      <w:r>
        <w:t xml:space="preserve"> </w:t>
      </w:r>
      <w:r>
        <w:t xml:space="preserve">the Bayesian analysis places priors on the hyperparameters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and samples their joint posterior together with the group-level parameters</w:t>
      </w:r>
      <w:r>
        <w:t xml:space="preserve"> </w:t>
      </w:r>
      <w:r>
        <w:t xml:space="preserve">[1, Ch. 14], p. 329</w:t>
      </w:r>
      <w:r>
        <w:t xml:space="preserve">.</w:t>
      </w:r>
      <w:r>
        <w:t xml:space="preserve"> </w:t>
      </w:r>
      <w:r>
        <w:t xml:space="preserve">The posterior shrinks each group’s estimate toward the overall mean,</w:t>
      </w:r>
      <w:r>
        <w:t xml:space="preserve"> </w:t>
      </w:r>
      <w:r>
        <w:t xml:space="preserve">by an amount the data determine through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and the posterior for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carries the uncertainty about the between-group spread</w:t>
      </w:r>
      <w:r>
        <w:t xml:space="preserve"> </w:t>
      </w:r>
      <w:r>
        <w:t xml:space="preserve">into every group-level summary.</w:t>
      </w:r>
    </w:p>
    <w:bookmarkStart w:id="42" w:name="exm-bayes-random-effects"/>
    <w:p>
      <w:pPr>
        <w:pStyle w:val="BodyText"/>
      </w:pPr>
      <w:r>
        <w:rPr>
          <w:b/>
          <w:bCs/>
        </w:rPr>
        <w:t xml:space="preserve">Example 5 (A random-intercept model fitted by Bayesian inference)</w:t>
      </w:r>
      <w:r>
        <w:t xml:space="preserve"> </w:t>
      </w:r>
      <w:r>
        <w:t xml:space="preserve">We simulate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8</m:t>
        </m:r>
      </m:oMath>
      <w:r>
        <w:t xml:space="preserve"> </w:t>
      </w:r>
      <w:r>
        <w:t xml:space="preserve">groups of 12 observations each,</w:t>
      </w:r>
      <w:r>
        <w:t xml:space="preserve"> </w:t>
      </w:r>
      <w:r>
        <w:t xml:space="preserve">with group means drawn from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(</w:t>
      </w:r>
      <m:oMath>
        <m:r>
          <m:t>μ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1.5</m:t>
        </m:r>
      </m:oMath>
      <w:r>
        <w:t xml:space="preserve">)</w:t>
      </w:r>
      <w:r>
        <w:t xml:space="preserve"> </w:t>
      </w:r>
      <w:r>
        <w:t xml:space="preserve">and within-group standard deviation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 priors are a diffuse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100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w:hyperlink r:id="rId24">
        <w:r>
          <w:rPr>
            <w:rStyle w:val="Hyperlink"/>
          </w:rPr>
          <w:t xml:space="preserve">flat priors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100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standard deviations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</m:oMath>
      <w:r>
        <w:t xml:space="preserve">.</w:t>
      </w:r>
      <w:r>
        <w:t xml:space="preserve"> </w:t>
      </w:r>
      <w:r>
        <w:t xml:space="preserve">Being flat on the standard-deviation scale is a choice:</w:t>
      </w:r>
      <w:r>
        <w:t xml:space="preserve"> </w:t>
      </w:r>
      <w:r>
        <w:t xml:space="preserve">as</w:t>
      </w:r>
      <w:r>
        <w:t xml:space="preserve"> </w:t>
      </w:r>
      <w:hyperlink r:id="rId40">
        <w:r>
          <w:rPr>
            <w:rStyle w:val="Hyperlink"/>
          </w:rPr>
          <w:t xml:space="preserve">a flat prior on the log-odds</w:t>
        </w:r>
      </w:hyperlink>
      <w:r>
        <w:t xml:space="preserve"> </w:t>
      </w:r>
      <w:r>
        <w:t xml:space="preserve">shows for a probability,</w:t>
      </w:r>
      <w:r>
        <w:t xml:space="preserve"> </w:t>
      </w:r>
      <w:r>
        <w:t xml:space="preserve">it is not flat on another scale, such as the variance.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n_groups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n_per_group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theta_true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(n_groups,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group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(n_groups),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n_per_group)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(n_groups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n_per_group,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theta_true[group],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random_intercept_model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y[i] ~ dnorm(theta[group[i]], 1 / sigma^2)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for (j in 1:J) {</w:t>
      </w:r>
      <w:r>
        <w:br/>
      </w:r>
      <w:r>
        <w:rPr>
          <w:rStyle w:val="StringTok"/>
        </w:rPr>
        <w:t xml:space="preserve">    theta[j] ~ dnorm(mu, 1 / tau^2)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mu ~ dnorm(0, 1.0E-4)</w:t>
      </w:r>
      <w:r>
        <w:br/>
      </w:r>
      <w:r>
        <w:rPr>
          <w:rStyle w:val="StringTok"/>
        </w:rPr>
        <w:t xml:space="preserve">  sigma ~ dunif(0, 100)</w:t>
      </w:r>
      <w:r>
        <w:br/>
      </w:r>
      <w:r>
        <w:rPr>
          <w:rStyle w:val="StringTok"/>
        </w:rPr>
        <w:t xml:space="preserve">  tau ~ dunif(0, 100)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(random_intercept_model),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y, </w:t>
      </w:r>
      <w:r>
        <w:rPr>
          <w:rStyle w:val="AttributeTok"/>
        </w:rPr>
        <w:t xml:space="preserve">group =</w:t>
      </w:r>
      <w:r>
        <w:rPr>
          <w:rStyle w:val="NormalTok"/>
        </w:rPr>
        <w:t xml:space="preserve"> group,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(y), </w:t>
      </w:r>
      <w:r>
        <w:rPr>
          <w:rStyle w:val="AttributeTok"/>
        </w:rPr>
        <w:t xml:space="preserve">J =</w:t>
      </w:r>
      <w:r>
        <w:rPr>
          <w:rStyle w:val="NormalTok"/>
        </w:rPr>
        <w:t xml:space="preserve"> n_groups),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"tau"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"sigma"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"theta"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</w:t>
      </w:r>
      <w:r>
        <w:br/>
      </w:r>
      <w:r>
        <w:rPr>
          <w:rStyle w:val="NormalTok"/>
        </w:rPr>
        <w:t xml:space="preserve">posterior_summary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(draws_matrix),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(draws_matrix,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quantile,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(draws, </w:t>
      </w:r>
      <w:r>
        <w:rPr>
          <w:rStyle w:val="AttributeTok"/>
        </w:rPr>
        <w:t xml:space="preserve">multivariate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(posterior_summary[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"tau"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"sigma"</w:t>
      </w:r>
      <w:r>
        <w:rPr>
          <w:rStyle w:val="NormalTok"/>
        </w:rPr>
        <w:t xml:space="preserve">), ],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mean  2.5% 97.5%  Rhat</w:t>
      </w:r>
      <w:r>
        <w:br/>
      </w:r>
      <w:r>
        <w:rPr>
          <w:rStyle w:val="CommentTok"/>
        </w:rPr>
        <w:t xml:space="preserve">#&gt; mu    5.572 4.733 6.405 1.002</w:t>
      </w:r>
      <w:r>
        <w:br/>
      </w:r>
      <w:r>
        <w:rPr>
          <w:rStyle w:val="CommentTok"/>
        </w:rPr>
        <w:t xml:space="preserve">#&gt; tau   0.868 0.125 2.002 1.004</w:t>
      </w:r>
      <w:r>
        <w:br/>
      </w:r>
      <w:r>
        <w:rPr>
          <w:rStyle w:val="CommentTok"/>
        </w:rPr>
        <w:t xml:space="preserve">#&gt; sigma 2.161 1.867 2.520 1.000</w:t>
      </w:r>
    </w:p>
    <w:p>
      <w:pPr>
        <w:pStyle w:val="FirstParagraph"/>
      </w:pPr>
      <w:r>
        <w:t xml:space="preserve">The 95% credible intervals contain the true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 interval for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is wide:</w:t>
      </w:r>
      <w:r>
        <w:t xml:space="preserve"> </w:t>
      </w:r>
      <w:r>
        <w:t xml:space="preserve">eight groups say little about how spread out group means are,</w:t>
      </w:r>
      <w:r>
        <w:t xml:space="preserve"> </w:t>
      </w:r>
      <w:r>
        <w:t xml:space="preserve">and the posterior reports that uncertainty</w:t>
      </w:r>
      <w:r>
        <w:t xml:space="preserve"> </w:t>
      </w:r>
      <w:r>
        <w:t xml:space="preserve">instead of a single estimate of the variance component.</w:t>
      </w:r>
    </w:p>
    <w:p>
      <w:pPr>
        <w:pStyle w:val="BodyText"/>
      </w:pPr>
      <w:r>
        <w:t xml:space="preserve">Each group’s posterior mean lies between its sample mean</w:t>
      </w:r>
      <w:r>
        <w:t xml:space="preserve"> </w:t>
      </w:r>
      <w:r>
        <w:t xml:space="preserve">and the overall sample mean:</w:t>
      </w:r>
    </w:p>
    <w:p>
      <w:pPr>
        <w:pStyle w:val="SourceCode"/>
      </w:pPr>
      <w:r>
        <w:rPr>
          <w:rStyle w:val="NormalTok"/>
        </w:rPr>
        <w:t xml:space="preserve">sample_means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(y, group, mean))</w:t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group_id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(n_groups),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sample_mean =</w:t>
      </w:r>
      <w:r>
        <w:rPr>
          <w:rStyle w:val="NormalTok"/>
        </w:rPr>
        <w:t xml:space="preserve"> sample_means,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posterior_mean =</w:t>
      </w:r>
      <w:r>
        <w:rPr>
          <w:rStyle w:val="NormalTok"/>
        </w:rPr>
        <w:t xml:space="preserve"> posterior_summary[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"theta["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(n_groups), </w:t>
      </w:r>
      <w:r>
        <w:rPr>
          <w:rStyle w:val="StringTok"/>
        </w:rPr>
        <w:t xml:space="preserve">"]"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"mean"</w:t>
      </w:r>
      <w:r>
        <w:br/>
      </w:r>
      <w:r>
        <w:rPr>
          <w:rStyle w:val="NormalTok"/>
        </w:rPr>
        <w:t xml:space="preserve">  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overall_mean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8 × 4</w:t>
      </w:r>
      <w:r>
        <w:br/>
      </w:r>
      <w:r>
        <w:rPr>
          <w:rStyle w:val="CommentTok"/>
        </w:rPr>
        <w:t xml:space="preserve">#&gt;   group_id sample_mean posterior_mean overall_mean</w:t>
      </w:r>
      <w:r>
        <w:br/>
      </w:r>
      <w:r>
        <w:rPr>
          <w:rStyle w:val="CommentTok"/>
        </w:rPr>
        <w:t xml:space="preserve">#&gt;      &lt;dbl&gt;       &lt;dbl&gt;          &lt;dbl&gt;        &lt;dbl&gt;</w:t>
      </w:r>
      <w:r>
        <w:br/>
      </w:r>
      <w:r>
        <w:rPr>
          <w:rStyle w:val="CommentTok"/>
        </w:rPr>
        <w:t xml:space="preserve">#&gt; 1        1        6.08           5.87         5.56</w:t>
      </w:r>
      <w:r>
        <w:br/>
      </w:r>
      <w:r>
        <w:rPr>
          <w:rStyle w:val="CommentTok"/>
        </w:rPr>
        <w:t xml:space="preserve">#&gt; 2        2        5.53           5.55         5.56</w:t>
      </w:r>
      <w:r>
        <w:br/>
      </w:r>
      <w:r>
        <w:rPr>
          <w:rStyle w:val="CommentTok"/>
        </w:rPr>
        <w:t xml:space="preserve">#&gt; 3        3        6.14           5.9          5.56</w:t>
      </w:r>
      <w:r>
        <w:br/>
      </w:r>
      <w:r>
        <w:rPr>
          <w:rStyle w:val="CommentTok"/>
        </w:rPr>
        <w:t xml:space="preserve">#&gt; 4        4        7.27           6.57         5.56</w:t>
      </w:r>
      <w:r>
        <w:br/>
      </w:r>
      <w:r>
        <w:rPr>
          <w:rStyle w:val="CommentTok"/>
        </w:rPr>
        <w:t xml:space="preserve">#&gt; 5        5        5.1            5.3          5.56</w:t>
      </w:r>
      <w:r>
        <w:br/>
      </w:r>
      <w:r>
        <w:rPr>
          <w:rStyle w:val="CommentTok"/>
        </w:rPr>
        <w:t xml:space="preserve">#&gt; 6        6        4.31           4.85         5.56</w:t>
      </w:r>
      <w:r>
        <w:br/>
      </w:r>
      <w:r>
        <w:rPr>
          <w:rStyle w:val="CommentTok"/>
        </w:rPr>
        <w:t xml:space="preserve">#&gt; 7        7        5.51           5.53         5.56</w:t>
      </w:r>
      <w:r>
        <w:br/>
      </w:r>
      <w:r>
        <w:rPr>
          <w:rStyle w:val="CommentTok"/>
        </w:rPr>
        <w:t xml:space="preserve">#&gt; 8        8        4.56           4.99         5.56</w:t>
      </w:r>
    </w:p>
    <w:p>
      <w:pPr>
        <w:pStyle w:val="FirstParagraph"/>
      </w:pPr>
      <w:r>
        <w:t xml:space="preserve">This is the borrowing of strength described in</w:t>
      </w:r>
      <w:r>
        <w:t xml:space="preserve"> </w:t>
      </w:r>
      <w:hyperlink r:id="rId41">
        <w:r>
          <w:rPr>
            <w:rStyle w:val="Hyperlink"/>
          </w:rPr>
          <w:t xml:space="preserve">distributions and hierarchies</w:t>
        </w:r>
      </w:hyperlink>
      <w:r>
        <w:t xml:space="preserve">:</w:t>
      </w:r>
      <w:r>
        <w:t xml:space="preserve"> </w:t>
      </w:r>
      <w:r>
        <w:t xml:space="preserve">group 4, with the largest sample mean,</w:t>
      </w:r>
      <w:r>
        <w:t xml:space="preserve"> </w:t>
      </w:r>
      <w:r>
        <w:t xml:space="preserve">is pulled furthest toward the overall mean.</w:t>
      </w:r>
    </w:p>
    <w:bookmarkEnd w:id="42"/>
    <w:bookmarkEnd w:id="43"/>
    <w:bookmarkStart w:id="52" w:name="sec-bayes-examples-bma"/>
    <w:p>
      <w:pPr>
        <w:pStyle w:val="Heading2"/>
      </w:pPr>
      <w:r>
        <w:t xml:space="preserve">6 Bayesian model averaging</w:t>
      </w:r>
    </w:p>
    <w:p>
      <w:pPr>
        <w:pStyle w:val="FirstParagraph"/>
      </w:pPr>
      <w:r>
        <w:t xml:space="preserve">When several candidate models are plausible,</w:t>
      </w:r>
      <w:r>
        <w:t xml:space="preserve"> </w:t>
      </w:r>
      <w:r>
        <w:t xml:space="preserve">committing to a single</w:t>
      </w:r>
      <w:r>
        <w:t xml:space="preserve"> </w:t>
      </w:r>
      <w:r>
        <w:t xml:space="preserve">“best”</w:t>
      </w:r>
      <w:r>
        <w:t xml:space="preserve"> </w:t>
      </w:r>
      <w:r>
        <w:t xml:space="preserve">one ignores the uncertainty about which model is right.</w:t>
      </w:r>
      <w:r>
        <w:t xml:space="preserve"> </w:t>
      </w:r>
      <w:r>
        <w:t xml:space="preserve">Bayesian model averaging instead averages over the models,</w:t>
      </w:r>
      <w:r>
        <w:t xml:space="preserve"> </w:t>
      </w:r>
      <w:r>
        <w:t xml:space="preserve">weighting each by its posterior probability</w:t>
      </w:r>
      <w:r>
        <w:t xml:space="preserve"> </w:t>
      </w:r>
      <w:r>
        <w:t xml:space="preserve">[1, Ch. 14], p. 339</w:t>
      </w:r>
      <w:r>
        <w:t xml:space="preserve">.</w:t>
      </w:r>
      <w:r>
        <w:t xml:space="preserve"> </w:t>
      </w:r>
      <w:r>
        <w:t xml:space="preserve">This approach carries</w:t>
      </w:r>
      <w:r>
        <w:t xml:space="preserve"> </w:t>
      </w:r>
      <w:r>
        <w:rPr>
          <w:i/>
          <w:iCs/>
        </w:rPr>
        <w:t xml:space="preserve">model</w:t>
      </w:r>
      <w:r>
        <w:t xml:space="preserve"> </w:t>
      </w:r>
      <w:r>
        <w:t xml:space="preserve">uncertainty,</w:t>
      </w:r>
      <w:r>
        <w:t xml:space="preserve"> </w:t>
      </w:r>
      <w:r>
        <w:t xml:space="preserve">not just parameter uncertainty,</w:t>
      </w:r>
      <w:r>
        <w:t xml:space="preserve"> </w:t>
      </w:r>
      <w:r>
        <w:t xml:space="preserve">into the final inference.</w:t>
      </w:r>
      <w:r>
        <w:t xml:space="preserve"> </w:t>
      </w:r>
      <w:r>
        <w:t xml:space="preserve">It is an alternative to choosing a single model by</w:t>
      </w:r>
      <w:r>
        <w:t xml:space="preserve"> </w:t>
      </w:r>
      <w:hyperlink r:id="rId44">
        <w:r>
          <w:rPr>
            <w:rStyle w:val="Hyperlink"/>
          </w:rPr>
          <w:t xml:space="preserve">predictor selection</w:t>
        </w:r>
      </w:hyperlink>
      <w:r>
        <w:t xml:space="preserve">.</w:t>
      </w:r>
    </w:p>
    <w:bookmarkStart w:id="46" w:name="def-posterior-model-probability"/>
    <w:p>
      <w:pPr>
        <w:pStyle w:val="BodyText"/>
      </w:pPr>
      <w:r>
        <w:rPr>
          <w:b/>
          <w:bCs/>
        </w:rPr>
        <w:t xml:space="preserve">Definition 1 (Posterior model probability)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candidate models</w:t>
      </w:r>
      <w:r>
        <w:t xml:space="preserve"> </w:t>
      </w:r>
      <w:r>
        <w:t xml:space="preserve">with prior probabilities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M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summing to 1,</w:t>
      </w:r>
      <w:r>
        <w:t xml:space="preserve"> </w:t>
      </w:r>
      <w:r>
        <w:t xml:space="preserve">and let</w:t>
      </w:r>
      <w:r>
        <w:t xml:space="preserve"> </w:t>
      </w:r>
      <w:r>
        <w:t xml:space="preserve">$\operatorname{p}(\mathord{\smash[b]{\underset{\raise.3ex\hbox{$\scriptstyle\sim$}}{y}}\vphantom{y}}\mid M_k)$</w:t>
      </w:r>
      <w:r>
        <w:t xml:space="preserve"> </w:t>
      </w:r>
      <w:r>
        <w:t xml:space="preserve">be the</w:t>
      </w:r>
      <w:r>
        <w:t xml:space="preserve"> </w:t>
      </w:r>
      <w:hyperlink r:id="rId45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of the data under model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model probability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w:r>
        <w:t xml:space="preserve">$$
    \operatorname{p}(M_k \mid \mathord{\smash[b]{\underset{\raise.3ex\hbox{$\scriptstyle\sim$}}{y}}\vphantom{y}}) \stackrel{\text{def}}{=}
    \frac{\operatorname{p}(\mathord{\smash[b]{\underset{\raise.3ex\hbox{$\scriptstyle\sim$}}{y}}\vphantom{y}}\mid M_k)\, \operatorname{p}(M_k)}{\sum_{l=1}^{K} \operatorname{p}(\mathord{\smash[b]{\underset{\raise.3ex\hbox{$\scriptstyle\sim$}}{y}}\vphantom{y}}\mid M_l)\, \operatorname{p}(M_l)}.
    $$</w:t>
      </w:r>
    </w:p>
    <w:bookmarkEnd w:id="46"/>
    <w:bookmarkStart w:id="47" w:name="exm-posterior-model-probability"/>
    <w:p>
      <w:pPr>
        <w:pStyle w:val="FirstParagraph"/>
      </w:pPr>
      <w:r>
        <w:rPr>
          <w:b/>
          <w:bCs/>
        </w:rPr>
        <w:t xml:space="preserve">Example 6 (Posterior probabilities of two models)</w:t>
      </w:r>
      <w:r>
        <w:t xml:space="preserve"> </w:t>
      </w:r>
      <w:r>
        <w:t xml:space="preserve">Two models with equal prior probabilities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</m:e>
          </m:eqArr>
        </m:oMath>
      </m:oMathPara>
    </w:p>
    <w:p>
      <w:pPr>
        <w:pStyle w:val="FirstParagraph"/>
      </w:pPr>
      <w:r>
        <w:t xml:space="preserve">and marginal likelihoods</w:t>
      </w:r>
      <w:r>
        <w:t xml:space="preserve"> </w:t>
      </w:r>
      <w:r>
        <w:t xml:space="preserve">$\operatorname{p}(\mathord{\smash[b]{\underset{\raise.3ex\hbox{$\scriptstyle\sim$}}{y}}\vphantom{y}}\mid M_1) = 0.02$</w:t>
      </w:r>
      <w:r>
        <w:t xml:space="preserve"> </w:t>
      </w:r>
      <w:r>
        <w:t xml:space="preserve">and</w:t>
      </w:r>
      <w:r>
        <w:t xml:space="preserve"> </w:t>
      </w:r>
      <w:r>
        <w:t xml:space="preserve">$\operatorname{p}(\mathord{\smash[b]{\underset{\raise.3ex\hbox{$\scriptstyle\sim$}}{y}}\vphantom{y}}\mid M_2) = 0.06$</w:t>
      </w:r>
      <w:r>
        <w:t xml:space="preserve"> </w:t>
      </w:r>
      <w:r>
        <w:t xml:space="preserve">have posterior probabilities</w:t>
      </w:r>
    </w:p>
    <w:p>
      <w:pPr>
        <w:pStyle w:val="BodyText"/>
      </w:pPr>
      <w:r>
        <w:t xml:space="preserve">$$
    \begin{aligned}
      \operatorname{p}(M_1 \mid \mathord{\smash[b]{\underset{\raise.3ex\hbox{$\scriptstyle\sim$}}{y}}\vphantom{y}}) &amp;= 0.01 / (0.01 + 0.03) \\
      &amp;= 0.25
    \end{aligned}
    $$</w:t>
      </w:r>
    </w:p>
    <w:p>
      <w:pPr>
        <w:pStyle w:val="FirstParagraph"/>
      </w:pPr>
      <w:r>
        <w:t xml:space="preserve">and</w:t>
      </w:r>
      <w:r>
        <w:t xml:space="preserve"> </w:t>
      </w:r>
      <w:r>
        <w:t xml:space="preserve">$\operatorname{p}(M_2 \mid \mathord{\smash[b]{\underset{\raise.3ex\hbox{$\scriptstyle\sim$}}{y}}\vphantom{y}}) = 0.75$</w:t>
      </w:r>
      <w:r>
        <w:t xml:space="preserve">.</w:t>
      </w:r>
    </w:p>
    <w:bookmarkEnd w:id="47"/>
    <w:bookmarkStart w:id="48" w:name="def-bma"/>
    <w:p>
      <w:pPr>
        <w:pStyle w:val="BodyText"/>
      </w:pPr>
      <w:r>
        <w:rPr>
          <w:b/>
          <w:bCs/>
        </w:rPr>
        <w:t xml:space="preserve">Definition 2 (Bayesian model averaging)</w:t>
      </w:r>
      <w:r>
        <w:t xml:space="preserve"> </w:t>
      </w:r>
      <w:r>
        <w:t xml:space="preserve">With the</w:t>
      </w:r>
      <w:r>
        <w:t xml:space="preserve"> </w:t>
      </w:r>
      <w:hyperlink w:anchor="def-posterior-model-probability">
        <w:r>
          <w:rPr>
            <w:rStyle w:val="Hyperlink"/>
          </w:rPr>
          <w:t xml:space="preserve">posterior model probabilities</w:t>
        </w:r>
      </w:hyperlink>
      <w:r>
        <w:t xml:space="preserve"> </w:t>
      </w:r>
      <w:r>
        <w:t xml:space="preserve">$\operatorname{p}(M_k \mid \mathord{\smash[b]{\underset{\raise.3ex\hbox{$\scriptstyle\sim$}}{y}}\vphantom{y}})$</w:t>
      </w:r>
      <w:r>
        <w:t xml:space="preserve"> </w:t>
      </w:r>
      <w:r>
        <w:t xml:space="preserve">of candidate models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rPr>
          <w:b/>
          <w:bCs/>
        </w:rPr>
        <w:t xml:space="preserve">Bayesian model averaging</w:t>
      </w:r>
      <w:r>
        <w:t xml:space="preserve"> </w:t>
      </w:r>
      <w:r>
        <w:t xml:space="preserve">estimates a quantity</w:t>
      </w:r>
      <w:r>
        <w:t xml:space="preserve"> </w:t>
      </w:r>
      <m:oMath>
        <m:r>
          <m:rPr>
            <m:sty m:val="p"/>
          </m:rPr>
          <m:t>Δ</m:t>
        </m:r>
      </m:oMath>
      <w:r>
        <w:t xml:space="preserve"> </w:t>
      </w:r>
      <w:r>
        <w:t xml:space="preserve">that has the same meaning in every model</w:t>
      </w:r>
      <w:r>
        <w:t xml:space="preserve"> </w:t>
      </w:r>
      <w:r>
        <w:t xml:space="preserve">by its posterior distribution averaged over the models:</w:t>
      </w:r>
    </w:p>
    <w:p>
      <w:pPr>
        <w:pStyle w:val="BodyText"/>
      </w:pPr>
      <w:r>
        <w:t xml:space="preserve">$$
    \operatorname{p}(\Delta\mid \mathord{\smash[b]{\underset{\raise.3ex\hbox{$\scriptstyle\sim$}}{y}}\vphantom{y}}) \stackrel{\text{def}}{=}\sum_{k=1}^{K} \operatorname{p}(\Delta\mid M_k, \mathord{\smash[b]{\underset{\raise.3ex\hbox{$\scriptstyle\sim$}}{y}}\vphantom{y}})\, \operatorname{p}(M_k \mid \mathord{\smash[b]{\underset{\raise.3ex\hbox{$\scriptstyle\sim$}}{y}}\vphantom{y}}).
    $$</w:t>
      </w:r>
    </w:p>
    <w:bookmarkEnd w:id="48"/>
    <w:bookmarkStart w:id="49" w:name="def-pip"/>
    <w:p>
      <w:pPr>
        <w:pStyle w:val="FirstParagraph"/>
      </w:pPr>
      <w:r>
        <w:rPr>
          <w:b/>
          <w:bCs/>
        </w:rPr>
        <w:t xml:space="preserve">Definition 3 (Posterior inclusion probability)</w:t>
      </w:r>
      <w:r>
        <w:t xml:space="preserve"> </w:t>
      </w:r>
      <w:r>
        <w:t xml:space="preserve">When the candidate models of</w:t>
      </w:r>
      <w:r>
        <w:t xml:space="preserve"> </w:t>
      </w:r>
      <w:hyperlink w:anchor="def-bma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differ in which predictors they include,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inclusion probability</w:t>
      </w:r>
      <w:r>
        <w:t xml:space="preserve"> </w:t>
      </w:r>
      <w:r>
        <w:t xml:space="preserve">of a predictor</w:t>
      </w:r>
      <w:r>
        <w:t xml:space="preserve"> </w:t>
      </w:r>
      <w:r>
        <w:t xml:space="preserve">is the total posterior probability of the models that include it.</w:t>
      </w:r>
    </w:p>
    <w:bookmarkEnd w:id="49"/>
    <w:bookmarkStart w:id="51" w:name="exm-bayes-bma"/>
    <w:p>
      <w:pPr>
        <w:pStyle w:val="BodyText"/>
      </w:pPr>
      <w:r>
        <w:rPr>
          <w:b/>
          <w:bCs/>
        </w:rPr>
        <w:t xml:space="preserve">Example 7 (A BIC approximation to Bayesian model averaging)</w:t>
      </w:r>
      <w:r>
        <w:t xml:space="preserve"> </w:t>
      </w:r>
      <w:r>
        <w:t xml:space="preserve">Marginal likelihoods are hard to compute,</w:t>
      </w:r>
      <w:r>
        <w:t xml:space="preserve"> </w:t>
      </w:r>
      <w:r>
        <w:t xml:space="preserve">but with equal prior probabilities for the models,</w:t>
      </w:r>
      <w:r>
        <w:t xml:space="preserve"> </w:t>
      </w:r>
      <w:r>
        <w:t xml:space="preserve">the</w:t>
      </w:r>
      <w:r>
        <w:t xml:space="preserve"> </w:t>
      </w:r>
      <w:hyperlink r:id="rId50">
        <w:r>
          <w:rPr>
            <w:rStyle w:val="Hyperlink"/>
          </w:rPr>
          <w:t xml:space="preserve">Bayesian information criterion</w:t>
        </w:r>
      </w:hyperlink>
      <w:r>
        <w:t xml:space="preserve"> </w:t>
      </w:r>
      <w:r>
        <w:t xml:space="preserve">gives a large-sample approximation to the posterior model probabilities</w:t>
      </w:r>
      <w:r>
        <w:t xml:space="preserve"> </w:t>
      </w:r>
      <w:r>
        <w:t xml:space="preserve">[8]</w:t>
      </w:r>
      <w:r>
        <w:t xml:space="preserve"> </w:t>
      </w:r>
      <w:r>
        <w:t xml:space="preserve">[9]</w:t>
      </w:r>
      <w:r>
        <w:t xml:space="preserve">:</w:t>
      </w:r>
    </w:p>
    <w:p>
      <w:pPr>
        <w:pStyle w:val="BodyText"/>
      </w:pPr>
      <w:r>
        <w:t xml:space="preserve">$$
    \operatorname{p}(M_k \mid \mathord{\smash[b]{\underset{\raise.3ex\hbox{$\scriptstyle\sim$}}{y}}\vphantom{y}}) \approx
    \frac{{\operatorname{exp}\mathopen{}\left\{-\tfrac{1}{2}\operatorname{BIC}_k\right\}\mathclose{}}}{\sum_{l=1}^{K} {\operatorname{exp}\mathopen{}\left\{-\tfrac{1}{2}\operatorname{BIC}_l\right\}\mathclose{}}}.
    $$</w:t>
      </w:r>
    </w:p>
    <w:p>
      <w:pPr>
        <w:pStyle w:val="FirstParagraph"/>
      </w:pPr>
      <w:r>
        <w:t xml:space="preserve">We simulate data in which only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affect the outcome,</w:t>
      </w:r>
      <w:r>
        <w:t xml:space="preserve"> </w:t>
      </w:r>
      <w:r>
        <w:t xml:space="preserve">fit a linear regression for every subset of the three predictors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</m:oMath>
      <w:r>
        <w:t xml:space="preserve">,</w:t>
      </w:r>
      <w:r>
        <w:t xml:space="preserve"> </w:t>
      </w:r>
      <w:r>
        <w:t xml:space="preserve">and compute these approximate posterior model probabilities: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120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x1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x2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x3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x2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(n_obs))</w:t>
      </w:r>
      <w:r>
        <w:br/>
      </w:r>
      <w:r>
        <w:br/>
      </w:r>
      <w:r>
        <w:rPr>
          <w:rStyle w:val="NormalTok"/>
        </w:rPr>
        <w:t xml:space="preserve">predictors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"x2"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"x3"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subsets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(k) {</w:t>
      </w:r>
      <w:r>
        <w:br/>
      </w:r>
      <w:r>
        <w:rPr>
          <w:rStyle w:val="NormalTok"/>
        </w:rPr>
        <w:t xml:space="preserve">  utils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combn</w:t>
      </w:r>
      <w:r>
        <w:rPr>
          <w:rStyle w:val="NormalTok"/>
        </w:rPr>
        <w:t xml:space="preserve">(predictors, k, </w:t>
      </w:r>
      <w:r>
        <w:rPr>
          <w:rStyle w:val="AttributeTok"/>
        </w:rPr>
        <w:t xml:space="preserve">simplify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unlist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recursive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models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(subsets,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(vars) {</w:t>
      </w:r>
      <w:r>
        <w:br/>
      </w:r>
      <w:r>
        <w:rPr>
          <w:rStyle w:val="NormalTok"/>
        </w:rPr>
        <w:t xml:space="preserve">  rhs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(vars)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(vars, </w:t>
      </w:r>
      <w:r>
        <w:rPr>
          <w:rStyle w:val="AttributeTok"/>
        </w:rPr>
        <w:t xml:space="preserve">collapse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+ "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"1"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as.formula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"y ~"</w:t>
      </w:r>
      <w:r>
        <w:rPr>
          <w:rStyle w:val="NormalTok"/>
        </w:rPr>
        <w:t xml:space="preserve">, rhs)),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bic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(models,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BIC,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weight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(bic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(bic)))</w:t>
      </w:r>
      <w:r>
        <w:br/>
      </w:r>
      <w:r>
        <w:rPr>
          <w:rStyle w:val="NormalTok"/>
        </w:rPr>
        <w:t xml:space="preserve">weight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weight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(weight)</w:t>
      </w:r>
      <w:r>
        <w:br/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subsets,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(s)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(s, </w:t>
      </w:r>
      <w:r>
        <w:rPr>
          <w:rStyle w:val="AttributeTok"/>
        </w:rPr>
        <w:t xml:space="preserve">collapse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+ "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"(none)"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character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weight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(weight,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8 × 2</w:t>
      </w:r>
      <w:r>
        <w:br/>
      </w:r>
      <w:r>
        <w:rPr>
          <w:rStyle w:val="CommentTok"/>
        </w:rPr>
        <w:t xml:space="preserve">#&gt;   model        weight</w:t>
      </w:r>
      <w:r>
        <w:br/>
      </w:r>
      <w:r>
        <w:rPr>
          <w:rStyle w:val="CommentTok"/>
        </w:rPr>
        <w:t xml:space="preserve">#&gt;   &lt;chr&gt;         &lt;dbl&gt;</w:t>
      </w:r>
      <w:r>
        <w:br/>
      </w:r>
      <w:r>
        <w:rPr>
          <w:rStyle w:val="CommentTok"/>
        </w:rPr>
        <w:t xml:space="preserve">#&gt; 1 (none)        0    </w:t>
      </w:r>
      <w:r>
        <w:br/>
      </w:r>
      <w:r>
        <w:rPr>
          <w:rStyle w:val="CommentTok"/>
        </w:rPr>
        <w:t xml:space="preserve">#&gt; 2 x1            0    </w:t>
      </w:r>
      <w:r>
        <w:br/>
      </w:r>
      <w:r>
        <w:rPr>
          <w:rStyle w:val="CommentTok"/>
        </w:rPr>
        <w:t xml:space="preserve">#&gt; 3 x2            0    </w:t>
      </w:r>
      <w:r>
        <w:br/>
      </w:r>
      <w:r>
        <w:rPr>
          <w:rStyle w:val="CommentTok"/>
        </w:rPr>
        <w:t xml:space="preserve">#&gt; 4 x3            0    </w:t>
      </w:r>
      <w:r>
        <w:br/>
      </w:r>
      <w:r>
        <w:rPr>
          <w:rStyle w:val="CommentTok"/>
        </w:rPr>
        <w:t xml:space="preserve">#&gt; 5 x1 + x2       0.848</w:t>
      </w:r>
      <w:r>
        <w:br/>
      </w:r>
      <w:r>
        <w:rPr>
          <w:rStyle w:val="CommentTok"/>
        </w:rPr>
        <w:t xml:space="preserve">#&gt; 6 x1 + x3       0    </w:t>
      </w:r>
      <w:r>
        <w:br/>
      </w:r>
      <w:r>
        <w:rPr>
          <w:rStyle w:val="CommentTok"/>
        </w:rPr>
        <w:t xml:space="preserve">#&gt; 7 x2 + x3       0    </w:t>
      </w:r>
      <w:r>
        <w:br/>
      </w:r>
      <w:r>
        <w:rPr>
          <w:rStyle w:val="CommentTok"/>
        </w:rPr>
        <w:t xml:space="preserve">#&gt; 8 x1 + x2 + x3  0.152</w:t>
      </w:r>
    </w:p>
    <w:p>
      <w:pPr>
        <w:pStyle w:val="FirstParagraph"/>
      </w:pPr>
      <w:r>
        <w:t xml:space="preserve">Subtracting the smallest BIC before exponentiating</w:t>
      </w:r>
      <w:r>
        <w:t xml:space="preserve"> </w:t>
      </w:r>
      <w:r>
        <w:t xml:space="preserve">leaves the normalized weights unchanged</w:t>
      </w:r>
      <w:r>
        <w:t xml:space="preserve"> </w:t>
      </w:r>
      <w:r>
        <w:t xml:space="preserve">and avoids numerical underflow.</w:t>
      </w:r>
      <w:r>
        <w:t xml:space="preserve"> </w:t>
      </w:r>
      <w:r>
        <w:t xml:space="preserve">The</w:t>
      </w:r>
      <w:r>
        <w:t xml:space="preserve"> </w:t>
      </w:r>
      <w:hyperlink w:anchor="def-pip">
        <w:r>
          <w:rPr>
            <w:rStyle w:val="Hyperlink"/>
          </w:rPr>
          <w:t xml:space="preserve">posterior inclusion probability</w:t>
        </w:r>
      </w:hyperlink>
      <w:r>
        <w:t xml:space="preserve"> </w:t>
      </w:r>
      <w:r>
        <w:t xml:space="preserve">of each predictor</w:t>
      </w:r>
      <w:r>
        <w:t xml:space="preserve"> </w:t>
      </w:r>
      <w:r>
        <w:t xml:space="preserve">sums the weights of the models that contain it:</w:t>
      </w:r>
    </w:p>
    <w:p>
      <w:pPr>
        <w:pStyle w:val="SourceCode"/>
      </w:pPr>
      <w:r>
        <w:rPr>
          <w:rStyle w:val="NormalTok"/>
        </w:rPr>
        <w:t xml:space="preserve">includes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(v)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(subsets,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(s) v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s, </w:t>
      </w:r>
      <w:r>
        <w:rPr>
          <w:rStyle w:val="FunctionTok"/>
        </w:rPr>
        <w:t xml:space="preserve">logical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(predictors,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(v)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(weight[</w:t>
      </w:r>
      <w:r>
        <w:rPr>
          <w:rStyle w:val="FunctionTok"/>
        </w:rPr>
        <w:t xml:space="preserve">includes</w:t>
      </w:r>
      <w:r>
        <w:rPr>
          <w:rStyle w:val="NormalTok"/>
        </w:rPr>
        <w:t xml:space="preserve">(v)]),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x1    x2    x3 </w:t>
      </w:r>
      <w:r>
        <w:br/>
      </w:r>
      <w:r>
        <w:rPr>
          <w:rStyle w:val="CommentTok"/>
        </w:rPr>
        <w:t xml:space="preserve">#&gt; 1.000 1.000 0.152</w:t>
      </w:r>
    </w:p>
    <w:p>
      <w:pPr>
        <w:pStyle w:val="FirstParagraph"/>
      </w:pPr>
      <w:r>
        <w:t xml:space="preserve">For the model-averaged slope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we approximate its posterior mean within each model by the least-squares estimate,</w:t>
      </w:r>
      <w:r>
        <w:t xml:space="preserve"> </w:t>
      </w:r>
      <w:r>
        <w:t xml:space="preserve">taken as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in models that exclude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and average with the posterior model probabilities as weights:</w:t>
      </w:r>
    </w:p>
    <w:p>
      <w:pPr>
        <w:pStyle w:val="SourceCode"/>
      </w:pPr>
      <w:r>
        <w:rPr>
          <w:rStyle w:val="NormalTok"/>
        </w:rPr>
        <w:t xml:space="preserve">beta_x1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(models,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(m) {</w:t>
      </w:r>
      <w:r>
        <w:br/>
      </w:r>
      <w:r>
        <w:rPr>
          <w:rStyle w:val="NormalTok"/>
        </w:rPr>
        <w:t xml:space="preserve">  cf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(m)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(cf)) cf[[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]]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},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bma_slope_x1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(weight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beta_x1),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least_squares_x1_x2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x1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x2,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dat))[[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bma_slope_x1 least_squares_x1_x2 </w:t>
      </w:r>
      <w:r>
        <w:br/>
      </w:r>
      <w:r>
        <w:rPr>
          <w:rStyle w:val="CommentTok"/>
        </w:rPr>
        <w:t xml:space="preserve">#&gt;               0.947               0.948</w:t>
      </w:r>
    </w:p>
    <w:p>
      <w:pPr>
        <w:pStyle w:val="FirstParagraph"/>
      </w:pPr>
      <w:r>
        <w:t xml:space="preserve">The predictors that affect the outcome,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have inclusion probabilities near 1,</w:t>
      </w:r>
      <w:r>
        <w:t xml:space="preserve"> </w:t>
      </w:r>
      <w:r>
        <w:t xml:space="preserve">and the irrelevant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a much smaller one.</w:t>
      </w:r>
      <w:r>
        <w:t xml:space="preserve"> </w:t>
      </w:r>
      <w:r>
        <w:t xml:space="preserve">The models without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get almost no weight,</w:t>
      </w:r>
      <w:r>
        <w:t xml:space="preserve"> </w:t>
      </w:r>
      <w:r>
        <w:t xml:space="preserve">so the model-averaged slope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close to its least-squares estimate</w:t>
      </w:r>
      <w:r>
        <w:t xml:space="preserve"> </w:t>
      </w:r>
      <w:r>
        <w:t xml:space="preserve">in the model 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only.</w:t>
      </w:r>
      <w:r>
        <w:t xml:space="preserve"> </w:t>
      </w:r>
      <w:r>
        <w:t xml:space="preserve">Both differ from the true slope</w:t>
      </w:r>
      <w:r>
        <w:t xml:space="preserve"> </w:t>
      </w:r>
      <m:oMath>
        <m:r>
          <m:t>0.8</m:t>
        </m:r>
      </m:oMath>
      <w:r>
        <w:t xml:space="preserve"> </w:t>
      </w:r>
      <w:r>
        <w:t xml:space="preserve">by sampling variation in this data set,</w:t>
      </w:r>
      <w:r>
        <w:t xml:space="preserve"> </w:t>
      </w:r>
      <w:r>
        <w:t xml:space="preserve">not because of the averaging.</w:t>
      </w:r>
    </w:p>
    <w:bookmarkEnd w:id="51"/>
    <w:bookmarkEnd w:id="52"/>
    <w:bookmarkStart w:id="72" w:name="references"/>
    <w:p>
      <w:pPr>
        <w:pStyle w:val="Heading2"/>
      </w:pPr>
      <w:r>
        <w:t xml:space="preserve">References</w:t>
      </w:r>
    </w:p>
    <w:bookmarkStart w:id="71" w:name="refs"/>
    <w:bookmarkStart w:id="54" w:name="ref-dobson4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doi:</w:t>
      </w:r>
      <w:r>
        <w:t xml:space="preserve"> </w:t>
      </w:r>
      <w:hyperlink r:id="rId53">
        <w:r>
          <w:rPr>
            <w:rStyle w:val="Hyperlink"/>
          </w:rPr>
          <w:t xml:space="preserve">10.1201/9781315182780</w:t>
        </w:r>
      </w:hyperlink>
      <w:r>
        <w:t xml:space="preserve">.</w:t>
      </w:r>
    </w:p>
    <w:bookmarkEnd w:id="54"/>
    <w:bookmarkStart w:id="56" w:name="ref-carpenter2017stan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B. Carpenter</w:t>
      </w:r>
      <w:r>
        <w:t xml:space="preserve"> </w:t>
      </w:r>
      <w:r>
        <w:rPr>
          <w:i/>
          <w:iCs/>
        </w:rPr>
        <w:t xml:space="preserve">et al.</w:t>
      </w:r>
      <w:r>
        <w:t xml:space="preserve">,</w:t>
      </w:r>
      <w:r>
        <w:t xml:space="preserve"> </w:t>
      </w:r>
      <w:r>
        <w:t xml:space="preserve">“Stan: A probabilistic programming language,”</w:t>
      </w:r>
      <w:r>
        <w:t xml:space="preserve"> </w:t>
      </w:r>
      <w:r>
        <w:rPr>
          <w:i/>
          <w:iCs/>
        </w:rPr>
        <w:t xml:space="preserve">Journal of Statistical Software</w:t>
      </w:r>
      <w:r>
        <w:t xml:space="preserve">, vol. 76, no. 1, pp. 1–32, 2017, doi:</w:t>
      </w:r>
      <w:r>
        <w:t xml:space="preserve"> </w:t>
      </w:r>
      <w:hyperlink r:id="rId55">
        <w:r>
          <w:rPr>
            <w:rStyle w:val="Hyperlink"/>
          </w:rPr>
          <w:t xml:space="preserve">10.18637/jss.v076.i01</w:t>
        </w:r>
      </w:hyperlink>
      <w:r>
        <w:t xml:space="preserve">.</w:t>
      </w:r>
    </w:p>
    <w:bookmarkEnd w:id="56"/>
    <w:bookmarkStart w:id="58" w:name="ref-plummer2003jags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M. Plummer,</w:t>
      </w:r>
      <w:r>
        <w:t xml:space="preserve"> </w:t>
      </w:r>
      <w:r>
        <w:t xml:space="preserve">“</w:t>
      </w:r>
      <w:r>
        <w:t xml:space="preserve">JAGS</w:t>
      </w:r>
      <w:r>
        <w:t xml:space="preserve">: A program for analysis of</w:t>
      </w:r>
      <w:r>
        <w:t xml:space="preserve"> </w:t>
      </w:r>
      <w:r>
        <w:t xml:space="preserve">Bayesian</w:t>
      </w:r>
      <w:r>
        <w:t xml:space="preserve"> </w:t>
      </w:r>
      <w:r>
        <w:t xml:space="preserve">graphical models using</w:t>
      </w:r>
      <w:r>
        <w:t xml:space="preserve"> </w:t>
      </w:r>
      <w:r>
        <w:t xml:space="preserve">Gibbs</w:t>
      </w:r>
      <w:r>
        <w:t xml:space="preserve"> </w:t>
      </w:r>
      <w:r>
        <w:t xml:space="preserve">sampling,”</w:t>
      </w:r>
      <w:r>
        <w:t xml:space="preserve"> </w:t>
      </w:r>
      <w:r>
        <w:t xml:space="preserve">in</w:t>
      </w:r>
      <w:r>
        <w:t xml:space="preserve"> </w:t>
      </w:r>
      <w:r>
        <w:rPr>
          <w:i/>
          <w:iCs/>
        </w:rPr>
        <w:t xml:space="preserve">Proceedings of the 3rd international workshop on distributed statistical computing</w:t>
      </w:r>
      <w:r>
        <w:t xml:space="preserve">, 2003. Available:</w:t>
      </w:r>
      <w:r>
        <w:t xml:space="preserve"> </w:t>
      </w:r>
      <w:hyperlink r:id="rId57">
        <w:r>
          <w:rPr>
            <w:rStyle w:val="Hyperlink"/>
          </w:rPr>
          <w:t xml:space="preserve">https://www.r-project.org/conferences/DSC-2003/Proceedings/Plummer.pdf</w:t>
        </w:r>
      </w:hyperlink>
    </w:p>
    <w:bookmarkEnd w:id="58"/>
    <w:bookmarkStart w:id="60" w:name="ref-plummer2017jagsmanual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M. Plummer,</w:t>
      </w:r>
      <w:r>
        <w:t xml:space="preserve"> </w:t>
      </w:r>
      <w:r>
        <w:rPr>
          <w:i/>
          <w:iCs/>
        </w:rPr>
        <w:t xml:space="preserve">JAGS</w:t>
      </w:r>
      <w:r>
        <w:rPr>
          <w:i/>
          <w:iCs/>
        </w:rPr>
        <w:t xml:space="preserve"> </w:t>
      </w:r>
      <w:r>
        <w:rPr>
          <w:i/>
          <w:iCs/>
        </w:rPr>
        <w:t xml:space="preserve">version 4.3.0 user manual</w:t>
      </w:r>
      <w:r>
        <w:t xml:space="preserve">. 2017. Available:</w:t>
      </w:r>
      <w:r>
        <w:t xml:space="preserve"> </w:t>
      </w:r>
      <w:hyperlink r:id="rId59">
        <w:r>
          <w:rPr>
            <w:rStyle w:val="Hyperlink"/>
          </w:rPr>
          <w:t xml:space="preserve">https://sourceforge.net/projects/mcmc-jags/files/Manuals/4.x/</w:t>
        </w:r>
      </w:hyperlink>
    </w:p>
    <w:bookmarkEnd w:id="60"/>
    <w:bookmarkStart w:id="62" w:name="ref-hoffman2014nuts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M. D. Hoffman and A. Gelman,</w:t>
      </w:r>
      <w:r>
        <w:t xml:space="preserve"> </w:t>
      </w:r>
      <w:r>
        <w:t xml:space="preserve">“The</w:t>
      </w:r>
      <w:r>
        <w:t xml:space="preserve"> </w:t>
      </w:r>
      <w:r>
        <w:t xml:space="preserve">No-U-Turn</w:t>
      </w:r>
      <w:r>
        <w:t xml:space="preserve"> </w:t>
      </w:r>
      <w:r>
        <w:t xml:space="preserve">sampler: Adaptively setting path lengths in</w:t>
      </w:r>
      <w:r>
        <w:t xml:space="preserve"> </w:t>
      </w:r>
      <w:r>
        <w:t xml:space="preserve">Hamiltonian Monte Carlo</w:t>
      </w:r>
      <w:r>
        <w:t xml:space="preserve">,”</w:t>
      </w:r>
      <w:r>
        <w:t xml:space="preserve"> </w:t>
      </w:r>
      <w:r>
        <w:rPr>
          <w:i/>
          <w:iCs/>
        </w:rPr>
        <w:t xml:space="preserve">Journal of Machine Learning Research</w:t>
      </w:r>
      <w:r>
        <w:t xml:space="preserve">, vol. 15, no. 47, pp. 1593–1623, 2014, Available:</w:t>
      </w:r>
      <w:r>
        <w:t xml:space="preserve"> </w:t>
      </w:r>
      <w:hyperlink r:id="rId61">
        <w:r>
          <w:rPr>
            <w:rStyle w:val="Hyperlink"/>
          </w:rPr>
          <w:t xml:space="preserve">https://jmlr.org/papers/v15/hoffman14a.html</w:t>
        </w:r>
      </w:hyperlink>
    </w:p>
    <w:bookmarkEnd w:id="62"/>
    <w:bookmarkStart w:id="64" w:name="ref-stanusersguide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Stan Development Team,</w:t>
      </w:r>
      <w:r>
        <w:t xml:space="preserve"> </w:t>
      </w:r>
      <w:r>
        <w:rPr>
          <w:i/>
          <w:iCs/>
        </w:rPr>
        <w:t xml:space="preserve">Stan user’s guide</w:t>
      </w:r>
      <w:r>
        <w:t xml:space="preserve">. 2026. Available:</w:t>
      </w:r>
      <w:r>
        <w:t xml:space="preserve"> </w:t>
      </w:r>
      <w:hyperlink r:id="rId63">
        <w:r>
          <w:rPr>
            <w:rStyle w:val="Hyperlink"/>
          </w:rPr>
          <w:t xml:space="preserve">https://mc-stan.org/docs/stan-users-guide/</w:t>
        </w:r>
      </w:hyperlink>
    </w:p>
    <w:bookmarkEnd w:id="64"/>
    <w:bookmarkStart w:id="66" w:name="Xea103239a4db138db144761a8bb4f764e3355fe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“Bayesian hierarchical modeling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5">
        <w:r>
          <w:rPr>
            <w:rStyle w:val="Hyperlink"/>
          </w:rPr>
          <w:t xml:space="preserve">https://en.wikipedia.org/wiki/Bayesian_hierarchical_modeling</w:t>
        </w:r>
      </w:hyperlink>
    </w:p>
    <w:bookmarkEnd w:id="66"/>
    <w:bookmarkStart w:id="68" w:name="ref-schwarz1978estimating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G. Schwarz,</w:t>
      </w:r>
      <w:r>
        <w:t xml:space="preserve"> </w:t>
      </w:r>
      <w:r>
        <w:t xml:space="preserve">“Estimating the dimension of a model,”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, vol. 6, no. 2, pp. 461–464, 1978, doi:</w:t>
      </w:r>
      <w:r>
        <w:t xml:space="preserve"> </w:t>
      </w:r>
      <w:hyperlink r:id="rId67">
        <w:r>
          <w:rPr>
            <w:rStyle w:val="Hyperlink"/>
          </w:rPr>
          <w:t xml:space="preserve">10.1214/aos/1176344136</w:t>
        </w:r>
      </w:hyperlink>
      <w:r>
        <w:t xml:space="preserve">.</w:t>
      </w:r>
    </w:p>
    <w:bookmarkEnd w:id="68"/>
    <w:bookmarkStart w:id="70" w:name="Xa584536cae7abc3c1159cccbd47cc37873a4d27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“Bayesian information criterion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9">
        <w:r>
          <w:rPr>
            <w:rStyle w:val="Hyperlink"/>
          </w:rPr>
          <w:t xml:space="preserve">https://en.wikipedia.org/wiki/Bayesian_information_criterion</w:t>
        </w:r>
      </w:hyperlink>
    </w:p>
    <w:bookmarkEnd w:id="70"/>
    <w:bookmarkEnd w:id="71"/>
    <w:bookmarkEnd w:id="7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hyperlink" Target="bayesian-inference.qmd" TargetMode="External"/><Relationship Id="rId18" Type="http://schemas.openxmlformats.org/officeDocument/2006/relationships/hyperlink" Target="bayesian-inference.qmd#def-conjugate-prior" TargetMode="External"/><Relationship Id="rId24" Type="http://schemas.openxmlformats.org/officeDocument/2006/relationships/hyperlink" Target="bayesian-inference.qmd#def-flat-prior" TargetMode="External"/><Relationship Id="rId38" Type="http://schemas.openxmlformats.org/officeDocument/2006/relationships/hyperlink" Target="bayesian-inference.qmd#def-hierarchical-model" TargetMode="External"/><Relationship Id="rId45" Type="http://schemas.openxmlformats.org/officeDocument/2006/relationships/hyperlink" Target="bayesian-inference.qmd#def-marginal-likelihood" TargetMode="External"/><Relationship Id="rId15" Type="http://schemas.openxmlformats.org/officeDocument/2006/relationships/hyperlink" Target="bayesian-inference.qmd#def-posterior" TargetMode="External"/><Relationship Id="rId25" Type="http://schemas.openxmlformats.org/officeDocument/2006/relationships/hyperlink" Target="bayesian-inference.qmd#def-prior" TargetMode="External"/><Relationship Id="rId11" Type="http://schemas.openxmlformats.org/officeDocument/2006/relationships/hyperlink" Target="bayesian-inference.qmd#exm-beta-bernoulli" TargetMode="External"/><Relationship Id="rId40" Type="http://schemas.openxmlformats.org/officeDocument/2006/relationships/hyperlink" Target="bayesian-inference.qmd#exm-flat-prior-reparam" TargetMode="External"/><Relationship Id="rId39" Type="http://schemas.openxmlformats.org/officeDocument/2006/relationships/hyperlink" Target="bayesian-inference.qmd#exm-two-level-normal" TargetMode="External"/><Relationship Id="rId41" Type="http://schemas.openxmlformats.org/officeDocument/2006/relationships/hyperlink" Target="bayesian-inference.qmd#sec-bayes-hierarchies" TargetMode="External"/><Relationship Id="rId19" Type="http://schemas.openxmlformats.org/officeDocument/2006/relationships/hyperlink" Target="data.qmd#def-discrete-var" TargetMode="External"/><Relationship Id="rId53" Type="http://schemas.openxmlformats.org/officeDocument/2006/relationships/hyperlink" Target="https://doi.org/10.1201/9781315182780" TargetMode="External"/><Relationship Id="rId67" Type="http://schemas.openxmlformats.org/officeDocument/2006/relationships/hyperlink" Target="https://doi.org/10.1214/aos/1176344136" TargetMode="External"/><Relationship Id="rId55" Type="http://schemas.openxmlformats.org/officeDocument/2006/relationships/hyperlink" Target="https://doi.org/10.18637/jss.v076.i01" TargetMode="External"/><Relationship Id="rId65" Type="http://schemas.openxmlformats.org/officeDocument/2006/relationships/hyperlink" Target="https://en.wikipedia.org/wiki/Bayesian_hierarchical_modeling" TargetMode="External"/><Relationship Id="rId69" Type="http://schemas.openxmlformats.org/officeDocument/2006/relationships/hyperlink" Target="https://en.wikipedia.org/wiki/Bayesian_information_criterion" TargetMode="External"/><Relationship Id="rId61" Type="http://schemas.openxmlformats.org/officeDocument/2006/relationships/hyperlink" Target="https://jmlr.org/papers/v15/hoffman14a.html" TargetMode="External"/><Relationship Id="rId22" Type="http://schemas.openxmlformats.org/officeDocument/2006/relationships/hyperlink" Target="https://mc-stan.org/" TargetMode="External"/><Relationship Id="rId63" Type="http://schemas.openxmlformats.org/officeDocument/2006/relationships/hyperlink" Target="https://mc-stan.org/docs/stan-users-guide/" TargetMode="External"/><Relationship Id="rId21" Type="http://schemas.openxmlformats.org/officeDocument/2006/relationships/hyperlink" Target="https://mcmc-jags.sourceforge.io/" TargetMode="External"/><Relationship Id="rId20" Type="http://schemas.openxmlformats.org/officeDocument/2006/relationships/hyperlink" Target="https://morrison-lab.github.io/pds/random-variables.html#def-pdf" TargetMode="External"/><Relationship Id="rId50" Type="http://schemas.openxmlformats.org/officeDocument/2006/relationships/hyperlink" Target="https://morrison-lab.github.io/rme/chapters/Linear-models-overview.html#def-bic" TargetMode="External"/><Relationship Id="rId35" Type="http://schemas.openxmlformats.org/officeDocument/2006/relationships/hyperlink" Target="https://morrison-lab.github.io/rme/chapters/intro-to-survival-analysis.html#sec-likelihood-with-censoring" TargetMode="External"/><Relationship Id="rId30" Type="http://schemas.openxmlformats.org/officeDocument/2006/relationships/hyperlink" Target="https://morrison-lab.github.io/rme/chapters/logistic-regression.html" TargetMode="External"/><Relationship Id="rId44" Type="http://schemas.openxmlformats.org/officeDocument/2006/relationships/hyperlink" Target="https://morrison-lab.github.io/rme/chapters/predictor-selection.html" TargetMode="External"/><Relationship Id="rId59" Type="http://schemas.openxmlformats.org/officeDocument/2006/relationships/hyperlink" Target="https://sourceforge.net/projects/mcmc-jags/files/Manuals/4.x/" TargetMode="External"/><Relationship Id="rId57" Type="http://schemas.openxmlformats.org/officeDocument/2006/relationships/hyperlink" Target="https://www.r-project.org/conferences/DSC-2003/Proceedings/Plummer.pdf" TargetMode="External"/><Relationship Id="rId31" Type="http://schemas.openxmlformats.org/officeDocument/2006/relationships/hyperlink" Target="https://www.youtube.com/watch?v=RuBUVQELw-c" TargetMode="External"/><Relationship Id="rId26" Type="http://schemas.openxmlformats.org/officeDocument/2006/relationships/hyperlink" Target="intro-MLEs.qmd#def-lik" TargetMode="External"/><Relationship Id="rId10" Type="http://schemas.openxmlformats.org/officeDocument/2006/relationships/hyperlink" Target="mcmc.qmd" TargetMode="External"/><Relationship Id="rId17" Type="http://schemas.openxmlformats.org/officeDocument/2006/relationships/hyperlink" Target="mcmc.qmd#def-full-conditional" TargetMode="External"/><Relationship Id="rId16" Type="http://schemas.openxmlformats.org/officeDocument/2006/relationships/hyperlink" Target="mcmc.qmd#def-gibbs-sampler" TargetMode="External"/><Relationship Id="rId12" Type="http://schemas.openxmlformats.org/officeDocument/2006/relationships/hyperlink" Target="mcmc.qmd#def-psrf" TargetMode="External"/><Relationship Id="rId32" Type="http://schemas.openxmlformats.org/officeDocument/2006/relationships/hyperlink" Target="mcmc.qmd#sec-mcmc-vs-mle" TargetMode="External"/></Relationships>
</file>

<file path=word/_rels/footnotes.xml.rels><?xml version='1.0' encoding='UTF-8' standalone='yes'?>
<Relationships xmlns="http://schemas.openxmlformats.org/package/2006/relationships"><Relationship Id="rId9" Type="http://schemas.openxmlformats.org/officeDocument/2006/relationships/hyperlink" Target="bayesian-inference.qmd" TargetMode="External"/><Relationship Id="rId18" Type="http://schemas.openxmlformats.org/officeDocument/2006/relationships/hyperlink" Target="bayesian-inference.qmd#def-conjugate-prior" TargetMode="External"/><Relationship Id="rId24" Type="http://schemas.openxmlformats.org/officeDocument/2006/relationships/hyperlink" Target="bayesian-inference.qmd#def-flat-prior" TargetMode="External"/><Relationship Id="rId38" Type="http://schemas.openxmlformats.org/officeDocument/2006/relationships/hyperlink" Target="bayesian-inference.qmd#def-hierarchical-model" TargetMode="External"/><Relationship Id="rId45" Type="http://schemas.openxmlformats.org/officeDocument/2006/relationships/hyperlink" Target="bayesian-inference.qmd#def-marginal-likelihood" TargetMode="External"/><Relationship Id="rId15" Type="http://schemas.openxmlformats.org/officeDocument/2006/relationships/hyperlink" Target="bayesian-inference.qmd#def-posterior" TargetMode="External"/><Relationship Id="rId25" Type="http://schemas.openxmlformats.org/officeDocument/2006/relationships/hyperlink" Target="bayesian-inference.qmd#def-prior" TargetMode="External"/><Relationship Id="rId11" Type="http://schemas.openxmlformats.org/officeDocument/2006/relationships/hyperlink" Target="bayesian-inference.qmd#exm-beta-bernoulli" TargetMode="External"/><Relationship Id="rId40" Type="http://schemas.openxmlformats.org/officeDocument/2006/relationships/hyperlink" Target="bayesian-inference.qmd#exm-flat-prior-reparam" TargetMode="External"/><Relationship Id="rId39" Type="http://schemas.openxmlformats.org/officeDocument/2006/relationships/hyperlink" Target="bayesian-inference.qmd#exm-two-level-normal" TargetMode="External"/><Relationship Id="rId41" Type="http://schemas.openxmlformats.org/officeDocument/2006/relationships/hyperlink" Target="bayesian-inference.qmd#sec-bayes-hierarchies" TargetMode="External"/><Relationship Id="rId19" Type="http://schemas.openxmlformats.org/officeDocument/2006/relationships/hyperlink" Target="data.qmd#def-discrete-var" TargetMode="External"/><Relationship Id="rId53" Type="http://schemas.openxmlformats.org/officeDocument/2006/relationships/hyperlink" Target="https://doi.org/10.1201/9781315182780" TargetMode="External"/><Relationship Id="rId67" Type="http://schemas.openxmlformats.org/officeDocument/2006/relationships/hyperlink" Target="https://doi.org/10.1214/aos/1176344136" TargetMode="External"/><Relationship Id="rId55" Type="http://schemas.openxmlformats.org/officeDocument/2006/relationships/hyperlink" Target="https://doi.org/10.18637/jss.v076.i01" TargetMode="External"/><Relationship Id="rId65" Type="http://schemas.openxmlformats.org/officeDocument/2006/relationships/hyperlink" Target="https://en.wikipedia.org/wiki/Bayesian_hierarchical_modeling" TargetMode="External"/><Relationship Id="rId69" Type="http://schemas.openxmlformats.org/officeDocument/2006/relationships/hyperlink" Target="https://en.wikipedia.org/wiki/Bayesian_information_criterion" TargetMode="External"/><Relationship Id="rId61" Type="http://schemas.openxmlformats.org/officeDocument/2006/relationships/hyperlink" Target="https://jmlr.org/papers/v15/hoffman14a.html" TargetMode="External"/><Relationship Id="rId22" Type="http://schemas.openxmlformats.org/officeDocument/2006/relationships/hyperlink" Target="https://mc-stan.org/" TargetMode="External"/><Relationship Id="rId63" Type="http://schemas.openxmlformats.org/officeDocument/2006/relationships/hyperlink" Target="https://mc-stan.org/docs/stan-users-guide/" TargetMode="External"/><Relationship Id="rId21" Type="http://schemas.openxmlformats.org/officeDocument/2006/relationships/hyperlink" Target="https://mcmc-jags.sourceforge.io/" TargetMode="External"/><Relationship Id="rId20" Type="http://schemas.openxmlformats.org/officeDocument/2006/relationships/hyperlink" Target="https://morrison-lab.github.io/pds/random-variables.html#def-pdf" TargetMode="External"/><Relationship Id="rId50" Type="http://schemas.openxmlformats.org/officeDocument/2006/relationships/hyperlink" Target="https://morrison-lab.github.io/rme/chapters/Linear-models-overview.html#def-bic" TargetMode="External"/><Relationship Id="rId35" Type="http://schemas.openxmlformats.org/officeDocument/2006/relationships/hyperlink" Target="https://morrison-lab.github.io/rme/chapters/intro-to-survival-analysis.html#sec-likelihood-with-censoring" TargetMode="External"/><Relationship Id="rId30" Type="http://schemas.openxmlformats.org/officeDocument/2006/relationships/hyperlink" Target="https://morrison-lab.github.io/rme/chapters/logistic-regression.html" TargetMode="External"/><Relationship Id="rId44" Type="http://schemas.openxmlformats.org/officeDocument/2006/relationships/hyperlink" Target="https://morrison-lab.github.io/rme/chapters/predictor-selection.html" TargetMode="External"/><Relationship Id="rId59" Type="http://schemas.openxmlformats.org/officeDocument/2006/relationships/hyperlink" Target="https://sourceforge.net/projects/mcmc-jags/files/Manuals/4.x/" TargetMode="External"/><Relationship Id="rId57" Type="http://schemas.openxmlformats.org/officeDocument/2006/relationships/hyperlink" Target="https://www.r-project.org/conferences/DSC-2003/Proceedings/Plummer.pdf" TargetMode="External"/><Relationship Id="rId31" Type="http://schemas.openxmlformats.org/officeDocument/2006/relationships/hyperlink" Target="https://www.youtube.com/watch?v=RuBUVQELw-c" TargetMode="External"/><Relationship Id="rId26" Type="http://schemas.openxmlformats.org/officeDocument/2006/relationships/hyperlink" Target="intro-MLEs.qmd#def-lik" TargetMode="External"/><Relationship Id="rId10" Type="http://schemas.openxmlformats.org/officeDocument/2006/relationships/hyperlink" Target="mcmc.qmd" TargetMode="External"/><Relationship Id="rId17" Type="http://schemas.openxmlformats.org/officeDocument/2006/relationships/hyperlink" Target="mcmc.qmd#def-full-conditional" TargetMode="External"/><Relationship Id="rId16" Type="http://schemas.openxmlformats.org/officeDocument/2006/relationships/hyperlink" Target="mcmc.qmd#def-gibbs-sampler" TargetMode="External"/><Relationship Id="rId12" Type="http://schemas.openxmlformats.org/officeDocument/2006/relationships/hyperlink" Target="mcmc.qmd#def-psrf" TargetMode="External"/><Relationship Id="rId32" Type="http://schemas.openxmlformats.org/officeDocument/2006/relationships/hyperlink" Target="mcmc.qmd#sec-mcmc-vs-ml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Fitting Models by Bayesian Inference with JAGS</dc:title>
  <dc:creator/>
  <cp:keywords/>
  <dcterms:created xsi:type="dcterms:W3CDTF">2026-10-30T20:33:34Z</dcterms:created>
  <dcterms:modified xsi:type="dcterms:W3CDTF">2026-10-30T20:33:34Z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2026-10-30 13:24:01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