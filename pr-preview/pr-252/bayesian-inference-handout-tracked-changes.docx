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Bayesian Inference</w:t>
      </w:r>
    </w:p>
    <w:p>
      <w:pPr>
        <w:pStyle w:val="Date"/>
      </w:pPr>
      <w:del w:id="1" w:author="PR Preview" w:date="2026-01-01T00:00:00Z">
        <w:r>
          <w:delText xml:space="preserve">Last modified: 2026-10-16 03:31:39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03:41:35 (PDT)</w:t>
        </w:r>
      </w:ins>
    </w:p>
    <w:p>
      <w:pPr>
        <w:pStyle w:val="FirstParagraph"/>
      </w:pPr>
      <w:r>
        <w:t xml:space="preserve">This page introduces the Bayesian approach to statistical inference:</w:t>
      </w:r>
      <w:r>
        <w:t xml:space="preserve"> </w:t>
      </w:r>
      <w:r>
        <w:t xml:space="preserve">it contrasts the frequentist and Bayesian paradigms,</w:t>
      </w:r>
      <w:r>
        <w:t xml:space="preserve"> </w:t>
      </w:r>
      <w:r>
        <w:t xml:space="preserve">states Bayes’ theorem as a rule for updating beliefs about parameters,</w:t>
      </w:r>
      <w:r>
        <w:t xml:space="preserve"> </w:t>
      </w:r>
      <w:r>
        <w:t xml:space="preserve">discusses how to choose a prior,</w:t>
      </w:r>
      <w:r>
        <w:t xml:space="preserve"> </w:t>
      </w:r>
      <w:r>
        <w:t xml:space="preserve">and outlines hierarchical models</w:t>
      </w:r>
      <w:r>
        <w:t xml:space="preserve"> </w:t>
      </w:r>
      <w:r>
        <w:t xml:space="preserve">(Dobson and Barnett 2018, chap. 12)</w:t>
      </w:r>
      <w:r>
        <w:t xml:space="preserve">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9">
        <w:r>
          <w:rPr>
            <w:rStyle w:val="Hyperlink"/>
            <w:i/>
            <w:iCs/>
          </w:rPr>
          <w:t xml:space="preserve">Introduction to Bayesian Workflow</w:t>
        </w:r>
      </w:hyperlink>
      <w:r>
        <w:t xml:space="preserve"> </w:t>
      </w:r>
      <w:r>
        <w:t xml:space="preserve">(Statistical Rethinking 2026, Lecture A01).</w:t>
      </w:r>
    </w:p>
    <w:bookmarkStart w:id="19" w:name="sec-bayes-paradigms"/>
    <w:p>
      <w:pPr>
        <w:pStyle w:val="Heading2"/>
      </w:pPr>
      <w:r>
        <w:t xml:space="preserve">1 Frequentist and Bayesian paradigms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1">
        <w:r>
          <w:rPr>
            <w:rStyle w:val="Hyperlink"/>
          </w:rPr>
          <w:t xml:space="preserve">inference</w:t>
        </w:r>
      </w:hyperlink>
      <w:r>
        <w:t xml:space="preserve"> </w:t>
      </w:r>
      <w:r>
        <w:t xml:space="preserve">pages</w:t>
      </w:r>
      <w:r>
        <w:t xml:space="preserve"> </w:t>
      </w:r>
      <w:r>
        <w:t xml:space="preserve">take the frequentist view of parameters.</w:t>
      </w:r>
    </w:p>
    <w:bookmarkStart w:id="13" w:name="def-frequentist-paradigm"/>
    <w:p>
      <w:pPr>
        <w:pStyle w:val="BodyText"/>
      </w:pPr>
      <w:r>
        <w:rPr>
          <w:b/>
          <w:bCs/>
        </w:rPr>
        <w:t xml:space="preserve">Definition 1 (Frequentist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frequentist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fixed constant,</w:t>
      </w:r>
      <w:r>
        <w:t xml:space="preserve"> </w:t>
      </w:r>
      <w:r>
        <w:t xml:space="preserve">probability describes long-run frequencies over repetitions</w:t>
      </w:r>
      <w:r>
        <w:t xml:space="preserve"> </w:t>
      </w:r>
      <w:r>
        <w:t xml:space="preserve">of the data-generating process,</w:t>
      </w:r>
      <w:r>
        <w:t xml:space="preserve"> </w:t>
      </w:r>
      <w:r>
        <w:t xml:space="preserve">and uncertainty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quantified by the</w:t>
      </w:r>
      <w:r>
        <w:t xml:space="preserve"> </w:t>
      </w:r>
      <w:hyperlink r:id="rId12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13"/>
    <w:bookmarkStart w:id="14" w:name="def-bayesian-paradigm"/>
    <w:p>
      <w:pPr>
        <w:pStyle w:val="BodyText"/>
      </w:pPr>
      <w:r>
        <w:rPr>
          <w:b/>
          <w:bCs/>
        </w:rPr>
        <w:t xml:space="preserve">Definition 2 (Bayesian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Bayesian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random variable with its own probability distribution,</w:t>
      </w:r>
      <w:r>
        <w:t xml:space="preserve"> </w:t>
      </w:r>
      <w:r>
        <w:t xml:space="preserve">and probability measures degree of belief</w:t>
      </w:r>
      <w:r>
        <w:t xml:space="preserve"> </w:t>
      </w:r>
      <w:r>
        <w:t xml:space="preserve">(Dobson and Barnett 2018, chap. 12, p. 272)</w:t>
      </w:r>
      <w:r>
        <w:t xml:space="preserve">.</w:t>
      </w:r>
    </w:p>
    <w:bookmarkEnd w:id="14"/>
    <w:bookmarkStart w:id="15" w:name="exm-paradigms"/>
    <w:p>
      <w:pPr>
        <w:pStyle w:val="BodyText"/>
      </w:pPr>
      <w:r>
        <w:rPr>
          <w:b/>
          <w:bCs/>
        </w:rPr>
        <w:t xml:space="preserve">Example 1 (Two views of a success probability)</w:t>
      </w:r>
      <w:r>
        <w:t xml:space="preserve"> </w:t>
      </w:r>
      <w:r>
        <w:t xml:space="preserve">Suppose 55 of 91 independent trials succeed.</w:t>
      </w:r>
      <w:r>
        <w:t xml:space="preserve"> </w:t>
      </w:r>
      <w:r>
        <w:t xml:space="preserve">A frequentist treats the success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as a fixed number,</w:t>
      </w:r>
      <w:r>
        <w:t xml:space="preserve"> </w:t>
      </w:r>
      <w:r>
        <w:t xml:space="preserve">estimates it by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55</m:t>
        </m:r>
        <m:r>
          <m:rPr>
            <m:sty m:val="p"/>
          </m:rPr>
          <m:t>/</m:t>
        </m:r>
        <m:r>
          <m:t>91</m:t>
        </m:r>
        <m:r>
          <m:rPr>
            <m:sty m:val="p"/>
          </m:rPr>
          <m:t>≈</m:t>
        </m:r>
        <m:r>
          <m:t>0.60</m:t>
        </m:r>
      </m:oMath>
      <w:r>
        <w:t xml:space="preserve">,</w:t>
      </w:r>
      <w:r>
        <w:t xml:space="preserve"> </w:t>
      </w:r>
      <w:r>
        <w:t xml:space="preserve">and describes uncertainty by how much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</m:oMath>
      <w:r>
        <w:t xml:space="preserve"> </w:t>
      </w:r>
      <w:r>
        <w:t xml:space="preserve">would vary</w:t>
      </w:r>
      <w:r>
        <w:t xml:space="preserve"> </w:t>
      </w:r>
      <w:r>
        <w:t xml:space="preserve">over repeated sets of 91 trials,</w:t>
      </w:r>
      <w:r>
        <w:t xml:space="preserve"> </w:t>
      </w:r>
      <w:r>
        <w:t xml:space="preserve">for example with a confidence interval.</w:t>
      </w:r>
      <w:r>
        <w:t xml:space="preserve"> </w:t>
      </w:r>
      <w:r>
        <w:t xml:space="preserve">A Bayesian gives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 probability distribution before seeing the trials,</w:t>
      </w:r>
      <w:r>
        <w:t xml:space="preserve"> </w:t>
      </w:r>
      <w:r>
        <w:t xml:space="preserve">such as the uniform distribution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describes uncertainty by the distribution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given the 55 successes.</w:t>
      </w:r>
    </w:p>
    <w:bookmarkEnd w:id="15"/>
    <w:bookmarkStart w:id="16" w:name="def-prior"/>
    <w:p>
      <w:pPr>
        <w:pStyle w:val="BodyText"/>
      </w:pPr>
      <w:r>
        <w:rPr>
          <w:b/>
          <w:bCs/>
        </w:rPr>
        <w:t xml:space="preserve">Definition 3 (Prior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with density or probability mass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distribution that describes</w:t>
      </w:r>
      <w:r>
        <w:t xml:space="preserve"> </w:t>
      </w:r>
      <w:r>
        <w:t xml:space="preserve">what is believed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data are observed.</w:t>
      </w:r>
    </w:p>
    <w:bookmarkEnd w:id="16"/>
    <w:bookmarkStart w:id="17" w:name="exm-prior"/>
    <w:p>
      <w:pPr>
        <w:pStyle w:val="BodyText"/>
      </w:pPr>
      <w:r>
        <w:rPr>
          <w:b/>
          <w:bCs/>
        </w:rPr>
        <w:t xml:space="preserve">Example 2 (A uniform prior for a probability)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the probability that a randomly chosen adult in some population smokes.</w:t>
      </w:r>
      <w:r>
        <w:t xml:space="preserve"> </w:t>
      </w:r>
      <w:r>
        <w:t xml:space="preserve">Before collecting any data,</w:t>
      </w:r>
      <w:r>
        <w:t xml:space="preserve"> </w:t>
      </w:r>
      <w:r>
        <w:t xml:space="preserve">an analyst who considers every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equally plausible</w:t>
      </w:r>
      <w:r>
        <w:t xml:space="preserve"> </w:t>
      </w:r>
      <w:r>
        <w:t xml:space="preserve">could use the uniform prior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π</m:t>
          </m:r>
          <m:r>
            <m:rPr>
              <m:sty m:val="p"/>
            </m:rPr>
            <m:t>&lt;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Under this prior,</w:t>
      </w:r>
      <w:r>
        <w:t xml:space="preserve"> </w:t>
      </w:r>
      <w:r>
        <w:t xml:space="preserve">the prior probability that fewer than 10% of adults smoke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&lt;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0.1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π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18" w:name="rem-two-paradigms"/>
    <w:p>
      <w:pPr>
        <w:pStyle w:val="FirstParagraph"/>
      </w:pPr>
      <w:r>
        <w:rPr>
          <w:i/>
          <w:iCs/>
        </w:rPr>
        <w:t xml:space="preserve">Remark 1</w:t>
      </w:r>
      <w:r>
        <w:t xml:space="preserve"> (Two paradigms, two questions). </w:t>
      </w:r>
      <w:r>
        <w:t xml:space="preserve">The two paradigms answer different questions.</w:t>
      </w:r>
      <w:r>
        <w:t xml:space="preserve"> </w:t>
      </w:r>
      <w:r>
        <w:t xml:space="preserve">A frequentist asks,</w:t>
      </w:r>
      <w:r>
        <w:t xml:space="preserve"> </w:t>
      </w:r>
      <w:r>
        <w:t xml:space="preserve">“for which parameter values would these data be unsurprising?”</w:t>
      </w:r>
      <w:r>
        <w:t xml:space="preserve">;</w:t>
      </w:r>
      <w:r>
        <w:t xml:space="preserve"> </w:t>
      </w:r>
      <w:r>
        <w:t xml:space="preserve">a Bayesian asks,</w:t>
      </w:r>
      <w:r>
        <w:t xml:space="preserve"> </w:t>
      </w:r>
      <w:r>
        <w:t xml:space="preserve">“given these data, what should I now believe about the parameter?”</w:t>
      </w:r>
      <w:r>
        <w:t xml:space="preserve">.</w:t>
      </w:r>
      <w:r>
        <w:t xml:space="preserve"> </w:t>
      </w:r>
      <w:r>
        <w:t xml:space="preserve">Neither question is wrong,</w:t>
      </w:r>
      <w:r>
        <w:t xml:space="preserve"> </w:t>
      </w:r>
      <w:r>
        <w:t xml:space="preserve">and they call for different machinery.</w:t>
      </w:r>
    </w:p>
    <w:bookmarkEnd w:id="18"/>
    <w:bookmarkEnd w:id="19"/>
    <w:bookmarkStart w:id="73" w:name="sec-bayes-equation"/>
    <w:p>
      <w:pPr>
        <w:pStyle w:val="Heading2"/>
      </w:pPr>
      <w:r>
        <w:t xml:space="preserve">2 Bayes’ theorem for parameters</w:t>
      </w:r>
    </w:p>
    <w:bookmarkStart w:id="21" w:name="def-posterior"/>
    <w:p>
      <w:pPr>
        <w:pStyle w:val="FirstParagraph"/>
      </w:pPr>
      <w:r>
        <w:rPr>
          <w:b/>
          <w:bCs/>
        </w:rPr>
        <w:t xml:space="preserve">Definition 4 (Posterior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20">
        <w:r>
          <w:rPr>
            <w:rStyle w:val="Hyperlink"/>
          </w:rPr>
          <w:t xml:space="preserve">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given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Its density or probability mass function is written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.</w:t>
      </w:r>
    </w:p>
    <w:bookmarkEnd w:id="21"/>
    <w:bookmarkStart w:id="22" w:name="exm-posterior"/>
    <w:p>
      <w:pPr>
        <w:pStyle w:val="BodyText"/>
      </w:pPr>
      <w:r>
        <w:rPr>
          <w:b/>
          <w:bCs/>
        </w:rPr>
        <w:t xml:space="preserve">Example 3 (Posterior probability that a coin is biased)</w:t>
      </w:r>
      <w:r>
        <w:t xml:space="preserve"> </w:t>
      </w:r>
      <w:r>
        <w:t xml:space="preserve">A coin is either fair (</w:t>
      </w:r>
      <m:oMath>
        <m:r>
          <m:t>θ</m:t>
        </m:r>
        <m:r>
          <m:rPr>
            <m:sty m:val="p"/>
          </m:rPr>
          <m:t>=</m:t>
        </m:r>
        <m:r>
          <m:t>0.5</m:t>
        </m:r>
      </m:oMath>
      <w:r>
        <w:t xml:space="preserve">)</w:t>
      </w:r>
      <w:r>
        <w:t xml:space="preserve"> </w:t>
      </w:r>
      <w:r>
        <w:t xml:space="preserve">or biased toward heads (</w:t>
      </w:r>
      <m:oMath>
        <m:r>
          <m:t>θ</m:t>
        </m:r>
        <m:r>
          <m:rPr>
            <m:sty m:val="p"/>
          </m:rPr>
          <m:t>=</m:t>
        </m:r>
        <m:r>
          <m:t>0.8</m:t>
        </m:r>
      </m:oMath>
      <w:r>
        <w:t xml:space="preserve">),</w:t>
      </w:r>
      <w:r>
        <w:t xml:space="preserve"> </w:t>
      </w:r>
      <w:r>
        <w:t xml:space="preserve">where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probability of heads,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.</w:t>
      </w:r>
      <w:r>
        <w:t xml:space="preserve"> </w:t>
      </w:r>
      <w:r>
        <w:t xml:space="preserve">After three tosses that all land heads,</w:t>
      </w:r>
      <w:r>
        <w:t xml:space="preserve"> </w:t>
      </w:r>
      <w:r>
        <w:t xml:space="preserve">the posterior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conditional distribution given those tosses.</w:t>
      </w:r>
      <w:r>
        <w:t xml:space="preserve"> </w:t>
      </w:r>
      <w:r>
        <w:t xml:space="preserve">Its probabilities are computed in</w:t>
      </w:r>
      <w:r>
        <w:t xml:space="preserve"> </w:t>
      </w:r>
      <w:hyperlink w:anchor="exm-marginal-likelihood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22"/>
    <w:bookmarkStart w:id="23" w:name="def-marginal-likelihood"/>
    <w:p>
      <w:pPr>
        <w:pStyle w:val="BodyText"/>
      </w:pPr>
      <w:r>
        <w:rPr>
          <w:b/>
          <w:bCs/>
        </w:rPr>
        <w:t xml:space="preserve">Definition 5 (Marginal likelihood (evidence))</w:t>
      </w:r>
      <w:r>
        <w:t xml:space="preserve"> </w:t>
      </w:r>
      <w:r>
        <w:t xml:space="preserve">Given a prior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a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data given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marginal likelihood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evidence</w:t>
      </w:r>
      <w:r>
        <w:t xml:space="preserve">)</w:t>
      </w:r>
      <w:r>
        <w:t xml:space="preserve"> </w:t>
      </w:r>
      <w:r>
        <w:t xml:space="preserve">of observed data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θ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the integral replaced by a sum over the possible values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discrete.</w:t>
      </w:r>
    </w:p>
    <w:bookmarkEnd w:id="23"/>
    <w:bookmarkStart w:id="25" w:name="thm-bayes-posterior"/>
    <w:p>
      <w:pPr>
        <w:pStyle w:val="BodyText"/>
      </w:pPr>
      <w:r>
        <w:rPr>
          <w:b/>
          <w:bCs/>
        </w:rPr>
        <w:t xml:space="preserve">Theorem 1 (Bayes’ theorem for parameters)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w:bookmarkStart w:id="24" w:name="eq-bayes-posterior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4"/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definition of a conditional density,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is the marginal density of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at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That marginal density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,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(marginalizing over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factorization of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,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.</w:t>
      </w:r>
      <w:r>
        <w:t xml:space="preserve"> </w:t>
      </w:r>
      <w:r>
        <w:t xml:space="preserve">Substituting the factorization into the numerator of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6" w:name="exm-marginal-likelihood"/>
    <w:p>
      <w:pPr>
        <w:pStyle w:val="BodyText"/>
      </w:pPr>
      <w:r>
        <w:rPr>
          <w:b/>
          <w:bCs/>
        </w:rPr>
        <w:t xml:space="preserve">Example 4 (Posterior probability that a coin is biased, computed)</w:t>
      </w:r>
      <w:r>
        <w:t xml:space="preserve"> </w:t>
      </w:r>
      <w:r>
        <w:t xml:space="preserve">Continuing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be the three heads,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θ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sums over the two possible values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0.5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0.9</m:t>
              </m:r>
              <m:r>
                <m:rPr>
                  <m:sty m:val="p"/>
                </m:rPr>
                <m:t>+</m:t>
              </m:r>
              <m:sSup>
                <m:e>
                  <m:r>
                    <m:t>0.8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0.1125</m:t>
              </m:r>
              <m:r>
                <m:rPr>
                  <m:sty m:val="p"/>
                </m:rPr>
                <m:t>+</m:t>
              </m:r>
              <m:r>
                <m:t>0.0512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0.1637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∣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∣</m:t>
                  </m:r>
                  <m:r>
                    <m:t>0.8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0.8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0.0512</m:t>
                  </m:r>
                </m:num>
                <m:den>
                  <m:r>
                    <m:t>0.1637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0.313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∣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0.1125</m:t>
        </m:r>
        <m:r>
          <m:rPr>
            <m:sty m:val="p"/>
          </m:rPr>
          <m:t>/</m:t>
        </m:r>
        <m:r>
          <m:t>0.1637</m:t>
        </m:r>
        <m:r>
          <m:rPr>
            <m:sty m:val="p"/>
          </m:rPr>
          <m:t>≈</m:t>
        </m:r>
        <m:r>
          <m:t>0.687</m:t>
        </m:r>
      </m:oMath>
      <w:r>
        <w:t xml:space="preserve">.</w:t>
      </w:r>
      <w:r>
        <w:t xml:space="preserve"> </w:t>
      </w:r>
      <w:r>
        <w:t xml:space="preserve">Three heads in a row raise the probability that the coin is biased</w:t>
      </w:r>
      <w:r>
        <w:t xml:space="preserve"> </w:t>
      </w:r>
      <w:r>
        <w:t xml:space="preserve">from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to about</w:t>
      </w:r>
      <w:r>
        <w:t xml:space="preserve"> </w:t>
      </w:r>
      <m:oMath>
        <m:r>
          <m:t>0.31</m:t>
        </m:r>
      </m:oMath>
      <w:r>
        <w:t xml:space="preserve">.</w:t>
      </w:r>
    </w:p>
    <w:bookmarkEnd w:id="26"/>
    <w:bookmarkStart w:id="30" w:name="exm-marginal-likelihood-uniform"/>
    <w:p>
      <w:pPr>
        <w:pStyle w:val="BodyText"/>
      </w:pPr>
      <w:r>
        <w:rPr>
          <w:b/>
          <w:bCs/>
        </w:rPr>
        <w:t xml:space="preserve">Example 5 (Posterior for a coin’s probability of heads under a uniform prior)</w:t>
      </w:r>
      <w:r>
        <w:t xml:space="preserve"> </w:t>
      </w:r>
      <w:r>
        <w:t xml:space="preserve">As in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coin’s probability of heads,</w:t>
      </w:r>
      <w:r>
        <w:t xml:space="preserve"> </w:t>
      </w:r>
      <w:r>
        <w:t xml:space="preserve">now allowed to take any value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the uniform prior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One toss lands heads;</w:t>
      </w:r>
      <w:r>
        <w:t xml:space="preserve"> </w:t>
      </w:r>
      <w:r>
        <w:t xml:space="preserve">call that observation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θ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an integral over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7" w:name="eq-marginal-likelihood-uniform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 and the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7"/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bookmarkStart w:id="28" w:name="eq-marginal-likelihood-uniform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 for parameters)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likelihood, prior, and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 is multiplying by 2)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8"/>
    </w:p>
    <w:p>
      <w:pPr>
        <w:pStyle w:val="FirstParagraph"/>
      </w:pPr>
      <w:r>
        <w:t xml:space="preserve">One head moves the posterior density toward large values of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posterior mean is</w:t>
      </w:r>
    </w:p>
    <w:p>
      <w:pPr>
        <w:pStyle w:val="BodyText"/>
      </w:pPr>
      <w:bookmarkStart w:id="29" w:name="eq-marginal-likelihood-uniform-exm-3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under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2</m:t>
              </m:r>
              <m:r>
                <m:t>θ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θ</m:t>
              </m:r>
              <m:r>
                <m:rPr>
                  <m:sty m:val="p"/>
                </m:rPr>
                <m:t>=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,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up from the prior mean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30"/>
    <w:bookmarkStart w:id="32" w:name="cor-bayes-proportional"/>
    <w:p>
      <w:pPr>
        <w:pStyle w:val="BodyText"/>
      </w:pPr>
      <w:r>
        <w:rPr>
          <w:b/>
          <w:bCs/>
        </w:rPr>
        <w:t xml:space="preserve">Corollary 1 (The posterior is proportional to likelihood times prior)</w:t>
      </w:r>
      <w:r>
        <w:t xml:space="preserve"> </w:t>
      </w:r>
      <w:r>
        <w:t xml:space="preserve">As a function of</w:t>
      </w:r>
      <w:r>
        <w:t xml:space="preserve"> </w:t>
      </w:r>
      <m:oMath>
        <m:r>
          <m:t>θ</m:t>
        </m:r>
      </m:oMath>
      <w:r>
        <w:t xml:space="preserve">, with the data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held fixed,</w:t>
      </w:r>
    </w:p>
    <w:p>
      <w:pPr>
        <w:pStyle w:val="BodyText"/>
      </w:pPr>
      <w:bookmarkStart w:id="31" w:name="eq-bayes-proportional"/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∣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posterior</m:t>
              </m:r>
            </m:lim>
          </m:limLow>
          <m:r>
            <m:t> </m:t>
          </m:r>
          <m:r>
            <m:rPr>
              <m:sty m:val="p"/>
            </m:rPr>
            <m:t>∝</m:t>
          </m:r>
          <m:r>
            <m:t> </m:t>
          </m:r>
          <m:limLow>
            <m:e>
              <m:limLow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likelihood</m:t>
              </m:r>
            </m:lim>
          </m:limLow>
          <m:r>
            <m:rPr>
              <m:sty m:val="p"/>
            </m:rPr>
            <m:t>⋅</m:t>
          </m:r>
          <m:limLow>
            <m:e>
              <m:limLow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prior</m:t>
              </m:r>
            </m:lim>
          </m:limLow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1"/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,</w:t>
      </w:r>
      <w:r>
        <w:t xml:space="preserve"> </w:t>
      </w:r>
      <w:r>
        <w:t xml:space="preserve">the denominator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</w:t>
      </w:r>
      <w:r>
        <w:t xml:space="preserve"> </w:t>
      </w:r>
      <w:hyperlink r:id="rId33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for events, restated for densities.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 viewed as a function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is the workhorse of applied Bayesian analysis:</w:t>
      </w:r>
      <w:r>
        <w:t xml:space="preserve"> </w:t>
      </w:r>
      <w:r>
        <w:t xml:space="preserve">it identifies the posterior from the shape of likelihood times prior,</w:t>
      </w:r>
      <w:r>
        <w:t xml:space="preserve"> </w:t>
      </w:r>
      <w:r>
        <w:t xml:space="preserve">without computing the integral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is what makes the simulation methods of Markov chain Monte Carlo possible</w:t>
      </w:r>
      <w:r>
        <w:t xml:space="preserve"> </w:t>
      </w:r>
      <w:r>
        <w:t xml:space="preserve">(Dobson and Barnett 2018, chap. 12, p. 272)</w:t>
      </w:r>
      <w:r>
        <w:t xml:space="preserve">.</w:t>
      </w:r>
    </w:p>
    <w:bookmarkStart w:id="39" w:name="sec-bayes-normal-normal"/>
    <w:p>
      <w:pPr>
        <w:pStyle w:val="Heading3"/>
      </w:pPr>
      <w:r>
        <w:t xml:space="preserve">2.1 A Gaussian mean with a Gaussian prior</w:t>
      </w:r>
    </w:p>
    <w:bookmarkStart w:id="38" w:name="exm-normal-normal"/>
    <w:p>
      <w:pPr>
        <w:pStyle w:val="FirstParagraph"/>
      </w:pPr>
      <w:r>
        <w:rPr>
          <w:b/>
          <w:bCs/>
        </w:rPr>
        <w:t xml:space="preserve">Example 6 (Posterior for a Gaussian mean)</w:t>
      </w:r>
      <w:r>
        <w:t xml:space="preserve"> </w:t>
      </w:r>
      <w:r>
        <w:t xml:space="preserve">Suppose that, given the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variance is known,</w:t>
      </w:r>
      <w:r>
        <w:t xml:space="preserve"> </w:t>
      </w:r>
      <w:r>
        <w:t xml:space="preserve">and that the prior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the observed data,</w:t>
      </w:r>
      <w:r>
        <w:t xml:space="preserve"> </w:t>
      </w:r>
      <w:r>
        <w:t xml:space="preserve">with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BodyText"/>
      </w:pPr>
      <w:r>
        <w:t xml:space="preserve">The likelihood is</w:t>
      </w:r>
    </w:p>
    <w:p>
      <w:pPr>
        <w:pStyle w:val="BodyText"/>
      </w:pPr>
      <w:bookmarkStart w:id="35" w:name="eq-normal-normal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(independent Gaussian observations)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(combining the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(expanding each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t>2</m:t>
                          </m:r>
                        </m:e>
                      </m:nary>
                      <m:r>
                        <m:t>μ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p>
                            <m:e>
                              <m:r>
                                <m:t>μ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nary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+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p>
                            <m:e>
                              <m:r>
                                <m:t>μ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nary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the constant </m:t>
              </m:r>
              <m:r>
                <m:t>2</m:t>
              </m:r>
              <m:r>
                <m:t>μ</m:t>
              </m:r>
              <m:r>
                <m:rPr>
                  <m:nor/>
                  <m:sty m:val="p"/>
                </m:rPr>
                <m:t> out of the middle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+</m:t>
                      </m:r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(summing the constant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over </m:t>
              </m:r>
              <m:r>
                <m:t>n</m:t>
              </m:r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n</m:t>
                          </m:r>
                          <m:sSup>
                            <m:e>
                              <m:r>
                                <m:t>μ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2</m:t>
                          </m:r>
                          <m:r>
                            <m:t>μ</m:t>
                          </m:r>
                          <m:r>
                            <m:t>n</m:t>
                          </m:r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(reordering and grouping the terms that involve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(distributing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(writing the exponential of a sum as a product of exponentials)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factors that do not involve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35"/>
    </w:p>
    <w:p>
      <w:pPr>
        <w:pStyle w:val="FirstParagraph"/>
      </w:pPr>
      <w:r>
        <w:t xml:space="preserve">and the prior density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w:bookmarkStart w:id="36" w:name="eq-normal-normal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∣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(posterior is proportional to likelihood times prior)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likelihood and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(writing a product of exponentials as the 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(reordering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f>
                        <m:fPr>
                          <m:type m:val="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n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den>
                      </m:f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m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r>
                    <m:t>m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36"/>
    </w:p>
    <w:p>
      <w:pPr>
        <w:pStyle w:val="FirstParagraph"/>
      </w:pPr>
      <w:r>
        <w:t xml:space="preserve">The last line is,</w:t>
      </w:r>
      <w:r>
        <w:t xml:space="preserve"> </w:t>
      </w:r>
      <w:r>
        <w:t xml:space="preserve">up to a constant,</w:t>
      </w:r>
      <w:r>
        <w:t xml:space="preserve"> </w:t>
      </w:r>
      <w:r>
        <w:t xml:space="preserve">the density of a Gaussian distribution with mean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posterior is</w:t>
      </w:r>
    </w:p>
    <w:p>
      <w:pPr>
        <w:pStyle w:val="BodyText"/>
      </w:pPr>
      <w:bookmarkStart w:id="37" w:name="eq-normal-normal-exm-3"/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∣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t> </m:t>
          </m:r>
          <m:r>
            <m:rPr>
              <m:sty m:val="p"/>
            </m:rPr>
            <m:t>∼</m:t>
          </m:r>
          <m:r>
            <m:t> 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 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37"/>
    </w:p>
    <w:p>
      <w:pPr>
        <w:pStyle w:val="FirstParagraph"/>
      </w:pPr>
      <w:r>
        <w:t xml:space="preserve">The posterior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</w:t>
      </w:r>
      <w:r>
        <w:t xml:space="preserve"> </w:t>
      </w:r>
      <w:r>
        <w:t xml:space="preserve">shrunk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the shrinkage factor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t xml:space="preserve">approaches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End w:id="38"/>
    <w:bookmarkEnd w:id="39"/>
    <w:bookmarkStart w:id="52" w:name="sec-bayes-map"/>
    <w:p>
      <w:pPr>
        <w:pStyle w:val="Heading3"/>
      </w:pPr>
      <w:r>
        <w:t xml:space="preserve">2.2 The posterior mode</w:t>
      </w:r>
    </w:p>
    <w:bookmarkStart w:id="41" w:name="def-map"/>
    <w:p>
      <w:pPr>
        <w:pStyle w:val="FirstParagraph"/>
      </w:pPr>
      <w:r>
        <w:rPr>
          <w:b/>
          <w:bCs/>
        </w:rPr>
        <w:t xml:space="preserve">Definition 6 (Maximum a posteriori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a posteriori</w:t>
      </w:r>
      <w:r>
        <w:t xml:space="preserve"> </w:t>
      </w:r>
      <w:r>
        <w:t xml:space="preserve">(MAP) estimate 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</w:t>
      </w:r>
      <w:r>
        <w:t xml:space="preserve"> </w:t>
      </w:r>
      <w:hyperlink w:anchor="def-posterior">
        <w:r>
          <w:rPr>
            <w:rStyle w:val="Hyperlink"/>
          </w:rPr>
          <w:t xml:space="preserve">posterior density</w:t>
        </w:r>
      </w:hyperlink>
      <w:r>
        <w:t xml:space="preserve">:</w:t>
      </w:r>
    </w:p>
    <w:p>
      <w:pPr>
        <w:pStyle w:val="BodyText"/>
      </w:pPr>
      <w:bookmarkStart w:id="40" w:name="eq-map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40"/>
    </w:p>
    <w:bookmarkEnd w:id="41"/>
    <w:bookmarkStart w:id="43" w:name="exm-map-beta-bernoulli"/>
    <w:p>
      <w:pPr>
        <w:pStyle w:val="FirstParagraph"/>
      </w:pPr>
      <w:r>
        <w:rPr>
          <w:b/>
          <w:bCs/>
        </w:rPr>
        <w:t xml:space="preserve">Example 7 (The MAP estimate of a proportion)</w:t>
      </w:r>
      <w:r>
        <w:t xml:space="preserve"> </w:t>
      </w:r>
      <w:r>
        <w:t xml:space="preserve">In</w:t>
      </w:r>
      <w:r>
        <w:t xml:space="preserve"> </w:t>
      </w:r>
      <w:hyperlink r:id="rId42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after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trials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for its two parameters.</w:t>
      </w:r>
      <w:r>
        <w:t xml:space="preserve"> </w:t>
      </w:r>
      <w:r>
        <w:t xml:space="preserve">For</w:t>
      </w:r>
      <w:r>
        <w:t xml:space="preserve"> </w:t>
      </w:r>
      <m:oMath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&gt;</m:t>
        </m:r>
        <m:r>
          <m:t>1</m:t>
        </m:r>
      </m:oMath>
      <w:r>
        <w:t xml:space="preserve">, the log of the posterior density, up to a constant, is</w:t>
      </w:r>
      <w:r>
        <w:t xml:space="preserve"> </w:t>
      </w:r>
      <m:oMath>
        <m:r>
          <m:rPr>
            <m:sty m:val="p"/>
          </m:rPr>
          <m:t>(</m:t>
        </m:r>
        <m:r>
          <m:t>α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Setting its derivative with respect to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log density)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(expanding the product on the left)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α</m:t>
            </m:r>
            <m:r>
              <m:rPr>
                <m:sty m:val="p"/>
              </m:rPr>
              <m:t>+</m:t>
            </m:r>
            <m:r>
              <m:t>β</m:t>
            </m:r>
            <m:r>
              <m:rPr>
                <m:sty m:val="p"/>
              </m:rPr>
              <m:t>−</m:t>
            </m:r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With the uniform prior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Its mode and its mean are: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 =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mode  mean </w:t>
      </w:r>
      <w:r>
        <w:br/>
      </w:r>
      <w:r>
        <w:rPr>
          <w:rStyle w:val="CommentTok"/>
        </w:rPr>
        <w:t xml:space="preserve">#&gt; 0.604 0.602</w:t>
      </w:r>
    </w:p>
    <w:p>
      <w:pPr>
        <w:pStyle w:val="FirstParagraph"/>
      </w:pPr>
      <w:r>
        <w:t xml:space="preserve">The mode equals the sample proportion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because the uniform prior adds no pseudo-counts that pull it away.</w:t>
      </w:r>
      <w:r>
        <w:t xml:space="preserve"> </w:t>
      </w:r>
      <w:r>
        <w:t xml:space="preserve">The mean is a little closer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43"/>
    <w:bookmarkStart w:id="44" w:name="rem-map-posterior-mode"/>
    <w:p>
      <w:pPr>
        <w:pStyle w:val="BodyText"/>
      </w:pPr>
      <w:r>
        <w:rPr>
          <w:i/>
          <w:iCs/>
        </w:rPr>
        <w:t xml:space="preserve">Remark 2</w:t>
      </w:r>
      <w:r>
        <w:t xml:space="preserve"> (The MAP estimate is the posterior mode). </w:t>
      </w:r>
      <w:r>
        <w:t xml:space="preserve">The MAP estimate is the mode of the posterior distribution.</w:t>
      </w:r>
    </w:p>
    <w:bookmarkEnd w:id="44"/>
    <w:bookmarkStart w:id="46" w:name="cor-map-penalized"/>
    <w:p>
      <w:pPr>
        <w:pStyle w:val="BodyText"/>
      </w:pPr>
      <w:r>
        <w:rPr>
          <w:b/>
          <w:bCs/>
        </w:rPr>
        <w:t xml:space="preserve">Corollary 2 (The MAP estimate minimizes the negative log-likelihood plus a penalty)</w:t>
      </w:r>
      <w:r>
        <w:t xml:space="preserve"> </w:t>
      </w:r>
      <w:r>
        <w:t xml:space="preserve">The</w:t>
      </w:r>
      <w:r>
        <w:t xml:space="preserve"> </w:t>
      </w:r>
      <w:hyperlink w:anchor="def-map">
        <w:r>
          <w:rPr>
            <w:rStyle w:val="Hyperlink"/>
          </w:rPr>
          <w:t xml:space="preserve">MAP estimate</w:t>
        </w:r>
      </w:hyperlink>
      <w:r>
        <w:t xml:space="preserve"> </w:t>
      </w:r>
      <w:r>
        <w:t xml:space="preserve">satisfies</w:t>
      </w:r>
    </w:p>
    <w:p>
      <w:pPr>
        <w:pStyle w:val="BodyText"/>
      </w:pPr>
      <w:bookmarkStart w:id="45" w:name="eq-map-penalize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θ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45"/>
    </w:p>
    <w:p>
      <w:pPr>
        <w:pStyle w:val="FirstParagraph"/>
      </w:pPr>
      <w:r>
        <w:t xml:space="preserve">The first term is the negative log-likelihood.</w:t>
      </w:r>
      <w:r>
        <w:t xml:space="preserve"> </w:t>
      </w:r>
      <w:r>
        <w:t xml:space="preserve">The second term,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p</m:t>
            </m:r>
            <m:r>
              <m:rPr>
                <m:sty m:val="p"/>
              </m:rPr>
              <m:t>(</m:t>
            </m:r>
            <m:r>
              <m:t>θ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is the penalty that the prior adds.</w:t>
      </w:r>
    </w:p>
    <w:bookmarkEnd w:id="4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positive constant does not change where a function is maximized.</w:t>
      </w:r>
      <w:r>
        <w:t xml:space="preserve"> </w:t>
      </w:r>
      <w:r>
        <w:t xml:space="preserve">The logarithm is an increasing function,</w:t>
      </w:r>
      <w:r>
        <w:t xml:space="preserve"> </w:t>
      </w:r>
      <w:r>
        <w:t xml:space="preserve">so it does not change where a positive function is maximized either.</w:t>
      </w:r>
      <w:r>
        <w:t xml:space="preserve"> </w:t>
      </w:r>
      <w:r>
        <w:t xml:space="preserve">Therefore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Maximizing a function is the same as minimizing its negative.</w:t>
      </w:r>
    </w:p>
    <w:bookmarkStart w:id="51" w:name="exm-map-normal-normal"/>
    <w:p>
      <w:pPr>
        <w:pStyle w:val="BodyText"/>
      </w:pPr>
      <w:r>
        <w:rPr>
          <w:b/>
          <w:bCs/>
        </w:rPr>
        <w:t xml:space="preserve">Example 8 (The MAP estimate of a Gaussian mean)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 Gaussian density is largest at its mean,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hyperlink w:anchor="cor-map-penalized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gives the same answer from the penalized form.</w:t>
      </w:r>
      <w:r>
        <w:t xml:space="preserve"> </w:t>
      </w:r>
      <w:r>
        <w:t xml:space="preserve">Up to terms that do not involve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the negative log-likelihood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penalty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Setting the derivative of their sum 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sum with respect to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penalty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pulls the estimate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its pull weakens relative to the data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p>
      <w:pPr>
        <w:pStyle w:val="BodyText"/>
      </w:pPr>
      <w:hyperlink w:anchor="fig-map-penalized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penalized form for simulated data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true mean</w:t>
      </w:r>
      <w:r>
        <w:t xml:space="preserve"> </w:t>
      </w:r>
      <m:oMath>
        <m:r>
          <m:t>2</m:t>
        </m:r>
      </m:oMath>
      <w:r>
        <w:t xml:space="preserve">).</w:t>
      </w:r>
      <w:r>
        <w:t xml:space="preserve"> </w:t>
      </w:r>
      <w:r>
        <w:t xml:space="preserve">The penalty is a parabola centered at the prior mean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Adding it to the negative log-likelihood moves the minimizer</w:t>
      </w:r>
      <w:r>
        <w:t xml:space="preserve"> </w:t>
      </w:r>
      <w:r>
        <w:t xml:space="preserve">from the sample mean toward</w:t>
      </w:r>
      <w:r>
        <w:t xml:space="preserve"> </w:t>
      </w:r>
      <m:oMath>
        <m:r>
          <m:t>0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fig-map-penaliz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rnorm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n,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(x)</w:t>
            </w:r>
            <w:r>
              <w:br/>
            </w:r>
            <w:r>
              <w:rPr>
                <w:rStyle w:val="NormalTok"/>
              </w:rPr>
              <w:t xml:space="preserve">map_est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(n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xbar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nll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vapply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(m)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((x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m)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numeric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"negative log-likelihood"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"penalty"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"sum"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value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(nll,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nll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value,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(xbar, map_est),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1-1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Negative log-likelihood, penalty, and their sum, up to constants.</w:t>
            </w:r>
            <w:r>
              <w:t xml:space="preserve"> </w:t>
            </w:r>
            <w:r>
              <w:t xml:space="preserve">The dashed lines mark the sample mean (right) and the MAP estimate (left).</w:t>
            </w:r>
          </w:p>
          <w:bookmarkEnd w:id="50"/>
        </w:tc>
      </w:tr>
    </w:tbl>
    <w:bookmarkEnd w:id="51"/>
    <w:bookmarkEnd w:id="52"/>
    <w:bookmarkStart w:id="67" w:name="sec-bayes-interval-interp"/>
    <w:p>
      <w:pPr>
        <w:pStyle w:val="Heading3"/>
      </w:pPr>
      <w:r>
        <w:t xml:space="preserve">2.3 Two readings of an interval estimate</w:t>
      </w:r>
    </w:p>
    <w:p>
      <w:pPr>
        <w:pStyle w:val="FirstParagraph"/>
      </w:pPr>
      <w:r>
        <w:t xml:space="preserve">The two paradigms differ most visibly in how they interpret an interval estimate</w:t>
      </w:r>
      <w:r>
        <w:t xml:space="preserve"> </w:t>
      </w:r>
      <w:r>
        <w:t xml:space="preserve">(Dobson and Barnett 2018, chap. 12, p. 272)</w:t>
      </w:r>
      <w:r>
        <w:t xml:space="preserve">.</w:t>
      </w:r>
      <w:r>
        <w:t xml:space="preserve"> </w:t>
      </w:r>
      <w:r>
        <w:t xml:space="preserve">A frequentist 95%</w:t>
      </w:r>
      <w:r>
        <w:t xml:space="preserve"> </w:t>
      </w:r>
      <w:hyperlink r:id="rId53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a random interval whose coverage probability,</w:t>
      </w:r>
      <w:r>
        <w:t xml:space="preserve"> </w:t>
      </w:r>
      <w:r>
        <w:t xml:space="preserve">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fixed,</w:t>
      </w:r>
      <w:r>
        <w:t xml:space="preserve"> </w:t>
      </w:r>
      <w:r>
        <w:t xml:space="preserve">is 0.95.</w:t>
      </w:r>
      <w:r>
        <w:t xml:space="preserve"> </w:t>
      </w:r>
      <w:r>
        <w:t xml:space="preserve">Any one realized interval either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or does not;</w:t>
      </w:r>
      <w:r>
        <w:t xml:space="preserve"> </w:t>
      </w:r>
      <w:r>
        <w:t xml:space="preserve">the 0.95 describes the procedure, not that interval.</w:t>
      </w:r>
      <w:r>
        <w:t xml:space="preserve"> </w:t>
      </w:r>
      <w:r>
        <w:t xml:space="preserve">A Bayesian interval estimate instead makes a probability statement</w:t>
      </w:r>
      <w:r>
        <w:t xml:space="preserve"> </w:t>
      </w:r>
      <w:r>
        <w:t xml:space="preserve">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given the data actually observed.</w:t>
      </w:r>
    </w:p>
    <w:bookmarkStart w:id="54" w:name="def-credible-interval"/>
    <w:p>
      <w:pPr>
        <w:pStyle w:val="BodyText"/>
      </w:pPr>
      <w:r>
        <w:rPr>
          <w:b/>
          <w:bCs/>
        </w:rPr>
        <w:t xml:space="preserve">Definition 7 (Credible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credible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is an interval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l</m:t>
            </m:r>
            <m:r>
              <m:rPr>
                <m:sty m:val="p"/>
              </m:rPr>
              <m:t>(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 </m:t>
            </m:r>
            <m:r>
              <m:t>r</m:t>
            </m:r>
            <m:r>
              <m:rPr>
                <m:sty m:val="p"/>
              </m:rPr>
              <m:t>(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whose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probability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l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θ</m:t>
              </m:r>
              <m:r>
                <m:rPr>
                  <m:sty m:val="p"/>
                </m:rPr>
                <m:t>≤</m:t>
              </m:r>
              <m:r>
                <m:t>r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  <m:r>
            <m:rPr>
              <m:sty m:val="p"/>
            </m:rPr>
            <m:t>.</m:t>
          </m:r>
        </m:oMath>
      </m:oMathPara>
    </w:p>
    <w:bookmarkEnd w:id="54"/>
    <w:p>
      <w:pPr>
        <w:pStyle w:val="FirstParagraph"/>
      </w:pPr>
      <w:r>
        <w:t xml:space="preserve">In a credible interval, the data are fixed at their observed values</w:t>
      </w:r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random,</w:t>
      </w:r>
      <w:r>
        <w:t xml:space="preserve"> </w:t>
      </w:r>
      <w:r>
        <w:t xml:space="preserve">so the probability statement is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directly.</w:t>
      </w:r>
      <w:r>
        <w:t xml:space="preserve"> </w:t>
      </w:r>
      <w:r>
        <w:t xml:space="preserve">Many intervals have posterior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the usual choice, and the one used on this page,</w:t>
      </w:r>
      <w:r>
        <w:t xml:space="preserve"> </w:t>
      </w:r>
      <w:r>
        <w:t xml:space="preserve">is the equal-tailed interval.</w:t>
      </w:r>
    </w:p>
    <w:bookmarkStart w:id="55" w:name="def-equal-tailed-interval"/>
    <w:p>
      <w:pPr>
        <w:pStyle w:val="BodyText"/>
      </w:pPr>
      <w:r>
        <w:rPr>
          <w:b/>
          <w:bCs/>
        </w:rPr>
        <w:t xml:space="preserve">Definition 8 (Equal-tailed credible interval)</w:t>
      </w:r>
      <w:r>
        <w:t xml:space="preserve"> </w:t>
      </w:r>
      <w:r>
        <w:t xml:space="preserve">The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equal-tailed credible interval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 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posterior distribution of</w:t>
      </w:r>
      <w:r>
        <w:t xml:space="preserve"> </w:t>
      </w:r>
      <m:oMath>
        <m:r>
          <m:t>θ</m:t>
        </m:r>
      </m:oMath>
      <w:r>
        <w:t xml:space="preserve">.</w:t>
      </w:r>
    </w:p>
    <w:bookmarkEnd w:id="55"/>
    <w:bookmarkStart w:id="56" w:name="exm-equal-tailed-interval"/>
    <w:p>
      <w:pPr>
        <w:pStyle w:val="BodyText"/>
      </w:pPr>
      <w:r>
        <w:rPr>
          <w:b/>
          <w:bCs/>
        </w:rPr>
        <w:t xml:space="preserve">Example 9 (Equal-tailed interval for a Gaussian posterior)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Gaussian</w:t>
      </w:r>
      <w:r>
        <w:t xml:space="preserve"> </w:t>
      </w:r>
      <w:r>
        <w:t xml:space="preserve">with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,</w:t>
      </w:r>
      <w:r>
        <w:t xml:space="preserve"> </w:t>
      </w:r>
      <w:r>
        <w:t xml:space="preserve">so the 95% equal-tailed credible interval is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the interval’s half-width is</w:t>
      </w:r>
      <w:r>
        <w:t xml:space="preserve"> </w:t>
      </w:r>
      <m:oMath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21</m:t>
            </m:r>
          </m:e>
        </m:rad>
        <m:r>
          <m:rPr>
            <m:sty m:val="p"/>
          </m:rPr>
          <m:t>≈</m:t>
        </m:r>
        <m:r>
          <m:t>0.43</m:t>
        </m:r>
      </m:oMath>
      <w:r>
        <w:t xml:space="preserve">.</w:t>
      </w:r>
    </w:p>
    <w:bookmarkEnd w:id="56"/>
    <w:bookmarkStart w:id="61" w:name="exm-normal-credible-vs-confidence"/>
    <w:p>
      <w:pPr>
        <w:pStyle w:val="BodyText"/>
      </w:pPr>
      <w:r>
        <w:rPr>
          <w:b/>
          <w:bCs/>
        </w:rPr>
        <w:t xml:space="preserve">Example 10 (Credible and confidence intervals for a Gaussian mean)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observations from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with true mean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compute both a 95% confidence interval,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(the variance is known to be 1),</w:t>
      </w:r>
      <w:r>
        <w:t xml:space="preserve"> </w:t>
      </w:r>
      <w:r>
        <w:t xml:space="preserve">and the equal-tailed 95% credible interval</w:t>
      </w:r>
      <w:r>
        <w:t xml:space="preserve"> </w:t>
      </w:r>
      <w:r>
        <w:t xml:space="preserve">from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posterior: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mu_true,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ci_freq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post_mean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</w:t>
      </w:r>
      <w:r>
        <w:br/>
      </w:r>
      <w:r>
        <w:rPr>
          <w:rStyle w:val="NormalTok"/>
        </w:rPr>
        <w:t xml:space="preserve">post_sd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ci_bayes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confidence =</w:t>
      </w:r>
      <w:r>
        <w:rPr>
          <w:rStyle w:val="NormalTok"/>
        </w:rPr>
        <w:t xml:space="preserve"> ci_freq, </w:t>
      </w:r>
      <w:r>
        <w:rPr>
          <w:rStyle w:val="AttributeTok"/>
        </w:rPr>
        <w:t xml:space="preserve">credible =</w:t>
      </w:r>
      <w:r>
        <w:rPr>
          <w:rStyle w:val="NormalTok"/>
        </w:rPr>
        <w:t xml:space="preserve"> ci_bayes)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lower upper</w:t>
      </w:r>
      <w:r>
        <w:br/>
      </w:r>
      <w:r>
        <w:rPr>
          <w:rStyle w:val="CommentTok"/>
        </w:rPr>
        <w:t xml:space="preserve">#&gt; confidence 1.752 2.629</w:t>
      </w:r>
      <w:r>
        <w:br/>
      </w:r>
      <w:r>
        <w:rPr>
          <w:rStyle w:val="CommentTok"/>
        </w:rPr>
        <w:t xml:space="preserve">#&gt; credible   1.659 2.514</w:t>
      </w:r>
    </w:p>
    <w:p>
      <w:pPr>
        <w:pStyle w:val="FirstParagraph"/>
      </w:pPr>
      <w:r>
        <w:t xml:space="preserve">The sample mean is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2.191</m:t>
        </m:r>
      </m:oMath>
      <w:r>
        <w:t xml:space="preserve">.</w:t>
      </w:r>
      <w:r>
        <w:t xml:space="preserve"> </w:t>
      </w:r>
      <w:r>
        <w:t xml:space="preserve">The credible interval is slightly narrower than the confidence interval,</w:t>
      </w:r>
      <w:r>
        <w:t xml:space="preserve"> </w:t>
      </w:r>
      <w:r>
        <w:t xml:space="preserve">because the prior adds information,</w:t>
      </w:r>
      <w:r>
        <w:t xml:space="preserve"> </w:t>
      </w:r>
      <w:r>
        <w:t xml:space="preserve">and shifted toward the prior mean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hyperlink w:anchor="fig-normal-prior-lik-pos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how the posterior combines prior and data.</w:t>
      </w:r>
      <w:r>
        <w:t xml:space="preserve"> </w:t>
      </w:r>
      <w:r>
        <w:t xml:space="preserve">Completing the square in the likelihood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as a function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alone</w:t>
      </w:r>
      <w:r>
        <w:t xml:space="preserve"> </w:t>
      </w:r>
      <w:r>
        <w:t xml:space="preserve">shows that the likelihood is proportional to a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density,</w:t>
      </w:r>
      <w:r>
        <w:t xml:space="preserve"> </w:t>
      </w:r>
      <w:r>
        <w:t xml:space="preserve">which is the curve drawn for it.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normal-prior-lik-po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post_mean,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post_sd)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2-1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</w:t>
            </w:r>
            <w:r>
              <w:t xml:space="preserve"> </w:t>
            </w:r>
            <m:oMath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prior, the likelihood (scaled to integrate to 1),</w:t>
            </w:r>
            <w:r>
              <w:t xml:space="preserve"> </w:t>
            </w:r>
            <w:r>
              <w:t xml:space="preserve">and the posterior for the mean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,</w:t>
            </w:r>
            <w:r>
              <w:t xml:space="preserve"> </w:t>
            </w:r>
            <w:r>
              <w:t xml:space="preserve">for the data of</w:t>
            </w:r>
            <w:r>
              <w:t xml:space="preserve"> </w:t>
            </w:r>
            <w:hyperlink w:anchor="exm-normal-credible-vs-confidence">
              <w:r>
                <w:rPr>
                  <w:rStyle w:val="Hyperlink"/>
                </w:rPr>
                <w:t xml:space="preserve">Example 10</w:t>
              </w:r>
            </w:hyperlink>
            <w:r>
              <w:t xml:space="preserve">.</w:t>
            </w:r>
          </w:p>
          <w:bookmarkEnd w:id="60"/>
        </w:tc>
      </w:tr>
    </w:tbl>
    <w:p>
      <w:pPr>
        <w:pStyle w:val="BodyText"/>
      </w:pPr>
      <w:r>
        <w:t xml:space="preserve">Because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has a distribution,</w:t>
      </w:r>
      <w:r>
        <w:t xml:space="preserve"> </w:t>
      </w:r>
      <w:r>
        <w:t xml:space="preserve">the Bayesian can also compute the posterior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the realized</w:t>
      </w:r>
      <w:r>
        <w:t xml:space="preserve"> </w:t>
      </w:r>
      <w:r>
        <w:rPr>
          <w:i/>
          <w:iCs/>
        </w:rPr>
        <w:t xml:space="preserve">confidence</w:t>
      </w:r>
      <w:r>
        <w:t xml:space="preserve"> </w:t>
      </w:r>
      <w:r>
        <w:t xml:space="preserve">interval:</w:t>
      </w:r>
    </w:p>
    <w:p>
      <w:pPr>
        <w:pStyle w:val="SourceCode"/>
      </w:pPr>
      <w:r>
        <w:rPr>
          <w:rStyle w:val="NormalTok"/>
        </w:rPr>
        <w:t xml:space="preserve">pr_in_ci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(ci_freq,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(pr_in_ci,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0.931</w:t>
      </w:r>
    </w:p>
    <w:p>
      <w:pPr>
        <w:pStyle w:val="FirstParagraph"/>
      </w:pPr>
      <w:r>
        <w:t xml:space="preserve">That probability is 0.931, not 0.95:</w:t>
      </w:r>
      <w:r>
        <w:t xml:space="preserve"> </w:t>
      </w:r>
      <w:r>
        <w:t xml:space="preserve">under this prior,</w:t>
      </w:r>
      <w:r>
        <w:t xml:space="preserve"> </w:t>
      </w:r>
      <w:r>
        <w:t xml:space="preserve">the confidence interval sits slightly too far from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 frequentist cannot assign any probability to the event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one realized interval,</w:t>
      </w:r>
      <w:r>
        <w:t xml:space="preserve"> </w:t>
      </w:r>
      <w:r>
        <w:t xml:space="preserve">since both are fixed.</w:t>
      </w:r>
    </w:p>
    <w:bookmarkEnd w:id="61"/>
    <w:bookmarkStart w:id="66" w:name="exm-discrete-prior"/>
    <w:p>
      <w:pPr>
        <w:pStyle w:val="BodyText"/>
      </w:pPr>
      <w:r>
        <w:rPr>
          <w:b/>
          <w:bCs/>
        </w:rPr>
        <w:t xml:space="preserve">Example 11 (A discrete prior on a grid: 8 successes in 10 trials)</w:t>
      </w:r>
      <w:r>
        <w:t xml:space="preserve"> </w:t>
      </w:r>
      <w:r>
        <w:t xml:space="preserve">Suppose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can take only the eleven values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we give them equal prior probability,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11</m:t>
        </m:r>
      </m:oMath>
      <w:r>
        <w:t xml:space="preserve">.</w:t>
      </w:r>
      <w:r>
        <w:t xml:space="preserve"> </w:t>
      </w:r>
      <w:r>
        <w:t xml:space="preserve">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independent trials,</w:t>
      </w:r>
      <w:r>
        <w:t xml:space="preserve"> </w:t>
      </w:r>
      <w:r>
        <w:t xml:space="preserve">so that 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 count 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10</m:t>
                  </m:r>
                </m:num>
                <m:den>
                  <m:r>
                    <m:t>x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10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discrete,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 sum over the grid</w:t>
      </w:r>
      <w:r>
        <w:t xml:space="preserve"> </w:t>
      </w:r>
      <w:r>
        <w:t xml:space="preserve">rather than an integral,</w:t>
      </w:r>
      <w:r>
        <w:t xml:space="preserve"> </w:t>
      </w:r>
      <w:r>
        <w:t xml:space="preserve">and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sum runs over the eleven grid values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The table builds the posterior one column at a time:</w:t>
      </w:r>
      <w:r>
        <w:t xml:space="preserve"> </w:t>
      </w:r>
      <w:r>
        <w:t xml:space="preserve">the prior, the likelihood of the observed count,</w:t>
      </w:r>
      <w:r>
        <w:t xml:space="preserve"> </w:t>
      </w:r>
      <w:r>
        <w:t xml:space="preserve">their product, and the product divided by its sum.</w:t>
      </w:r>
    </w:p>
    <w:p>
      <w:pPr>
        <w:pStyle w:val="SourceCode"/>
      </w:pPr>
      <w:r>
        <w:rPr>
          <w:rStyle w:val="NormalTok"/>
        </w:rPr>
        <w:t xml:space="preserve">n_trials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x_obs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br/>
      </w:r>
      <w:r>
        <w:br/>
      </w:r>
      <w:r>
        <w:rPr>
          <w:rStyle w:val="NormalTok"/>
        </w:rPr>
        <w:t xml:space="preserve">discrete_post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(discrete_post)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dbinom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x_obs,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n_trials,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</w:t>
      </w:r>
      <w:r>
        <w:br/>
      </w:r>
      <w:r>
        <w:rPr>
          <w:rStyle w:val="NormalTok"/>
        </w:rPr>
        <w:t xml:space="preserve">marginal_likelihood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marginal_likelihood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(discrete_post,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likelihood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product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marginal likelihood is 0.0824</w:t>
      </w:r>
      <w:r>
        <w:t xml:space="preserve"> </w:t>
      </w:r>
      <w:r>
        <w:t xml:space="preserve">(with a uniform prior over eleven values,</w:t>
      </w:r>
      <w:r>
        <w:t xml:space="preserve"> </w:t>
      </w:r>
      <w:r>
        <w:t xml:space="preserve">the average of the likelihood column),</w:t>
      </w:r>
      <w:r>
        <w:t xml:space="preserve"> </w:t>
      </w:r>
      <w:r>
        <w:t xml:space="preserve">and the posterior probabilities sum to 1.</w:t>
      </w:r>
      <w:r>
        <w:t xml:space="preserve"> </w:t>
      </w:r>
      <w:hyperlink w:anchor="fig-discrete-prior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compares the prior with the posterior.</w:t>
      </w:r>
    </w:p>
    <w:p>
      <w:pPr>
        <w:pStyle w:val="SourceCode"/>
      </w:pPr>
      <w:r>
        <w:rPr>
          <w:rStyle w:val="NormalTok"/>
        </w:rPr>
        <w:t xml:space="preserve">discrete_long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(discrete_long,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(prob, probability))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distribution)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scale_x_continuous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 probability"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"probability"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5" w:name="fig-discrete-prior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3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fig-discrete-prior-1.png" id="6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Prior and posterior probabilities on the grid of values of the success probability, after 8 successes in 10 trials.</w:t>
            </w:r>
          </w:p>
          <w:bookmarkEnd w:id="65"/>
        </w:tc>
      </w:tr>
    </w:tbl>
    <w:p>
      <w:pPr>
        <w:pStyle w:val="BodyText"/>
      </w:pPr>
      <w:r>
        <w:t xml:space="preserve">To get an interval, accumulate the posterior probabilities</w:t>
      </w:r>
      <w:r>
        <w:t xml:space="preserve"> </w:t>
      </w:r>
      <w:r>
        <w:t xml:space="preserve">from the bottom of the grid.</w:t>
      </w:r>
      <w:r>
        <w:t xml:space="preserve"> </w:t>
      </w:r>
      <w:r>
        <w:t xml:space="preserve">For each grid value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 upper-tail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sSub>
          <m:e>
            <m:r>
              <m:t>π</m:t>
            </m:r>
          </m:e>
          <m:sub>
            <m:r>
              <m:t>j</m:t>
            </m:r>
          </m:sub>
        </m:sSub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is one minus the cumulative probability up to and including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cumsum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</w:t>
      </w:r>
      <w:r>
        <w:br/>
      </w:r>
      <w:r>
        <w:br/>
      </w:r>
      <w:r>
        <w:rPr>
          <w:rStyle w:val="NormalTok"/>
        </w:rPr>
        <w:t xml:space="preserve">lower_bound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tail_at_bound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lower_bound]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discrete_post[,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"prob"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"cum_posterior"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"upper_tail"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cum_posterior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upper_tail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0.9999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0.9983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0.9866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0.9381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0.8047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0.4530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0.5470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largest grid value whose upper-tail probability is still at least 0.95</w:t>
      </w:r>
      <w:r>
        <w:t xml:space="preserve"> </w:t>
      </w:r>
      <w:r>
        <w:t xml:space="preserve">is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</m:oMath>
      <w:r>
        <w:t xml:space="preserve"> </w:t>
      </w:r>
      <w:r>
        <w:t xml:space="preserve">0.4.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r>
          <m:t>0.4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  <m:r>
          <m:rPr>
            <m:sty m:val="p"/>
          </m:rPr>
          <m:t>=</m:t>
        </m:r>
      </m:oMath>
      <w:r>
        <w:t xml:space="preserve"> </w:t>
      </w:r>
      <w:r>
        <w:t xml:space="preserve">0.9866,</w:t>
      </w:r>
      <w:r>
        <w:t xml:space="preserve"> </w:t>
      </w:r>
      <w:r>
        <w:t xml:space="preserve">and the one-sided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0.4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given 8 successes in 10 trials and this prior,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exceeds 0.4 is at least 0.95.</w:t>
      </w:r>
    </w:p>
    <w:p>
      <w:pPr>
        <w:pStyle w:val="BodyText"/>
      </w:pPr>
      <w:r>
        <w:t xml:space="preserve">Unlike a continuous posterior,</w:t>
      </w:r>
      <w:r>
        <w:t xml:space="preserve"> </w:t>
      </w:r>
      <w:r>
        <w:t xml:space="preserve">a discrete posterior can rarely reach a probability of exactly 0.95,</w:t>
      </w:r>
      <w:r>
        <w:t xml:space="preserve"> </w:t>
      </w:r>
      <w:r>
        <w:t xml:space="preserve">because its probability comes in lumps.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asks for probability exactly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on a grid we ask for probability</w:t>
      </w:r>
      <w:r>
        <w:t xml:space="preserve"> </w:t>
      </w:r>
      <w:r>
        <w:rPr>
          <w:i/>
          <w:iCs/>
        </w:rPr>
        <w:t xml:space="preserve">at least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and take the largest lower endpoint that achieves it.</w:t>
      </w:r>
      <w:r>
        <w:t xml:space="preserve"> </w:t>
      </w:r>
      <w:r>
        <w:t xml:space="preserve">That makes the interval conservative:</w:t>
      </w:r>
      <w:r>
        <w:t xml:space="preserve"> </w:t>
      </w:r>
      <w:r>
        <w:t xml:space="preserve">here its posterior probability is 0.9866, not 0.95.</w:t>
      </w:r>
    </w:p>
    <w:bookmarkEnd w:id="66"/>
    <w:p>
      <w:pPr>
        <w:pStyle w:val="BodyText"/>
      </w:pPr>
      <w:r>
        <w:t xml:space="preserve">Casella and Berger (2002, sec. 9.2.4, pp. 435–439)</w:t>
      </w:r>
      <w:r>
        <w:t xml:space="preserve"> </w:t>
      </w:r>
      <w:r>
        <w:t xml:space="preserve">covers Bayesian intervals.</w:t>
      </w:r>
    </w:p>
    <w:bookmarkEnd w:id="67"/>
    <w:bookmarkStart w:id="72" w:name="sec-bayes-parameter-space"/>
    <w:p>
      <w:pPr>
        <w:pStyle w:val="Heading3"/>
      </w:pPr>
      <w:r>
        <w:t xml:space="preserve">2.4 The parameter space</w:t>
      </w:r>
    </w:p>
    <w:bookmarkStart w:id="68" w:name="def-parameter-space"/>
    <w:p>
      <w:pPr>
        <w:pStyle w:val="FirstParagraph"/>
      </w:pPr>
      <w:r>
        <w:rPr>
          <w:b/>
          <w:bCs/>
        </w:rPr>
        <w:t xml:space="preserve">Definition 9 (Parameter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a model</w:t>
      </w:r>
      <w:r>
        <w:t xml:space="preserve"> </w:t>
      </w:r>
      <w:r>
        <w:t xml:space="preserve">is the set of values that its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take.</w:t>
      </w:r>
    </w:p>
    <w:bookmarkEnd w:id="68"/>
    <w:p>
      <w:pPr>
        <w:pStyle w:val="BodyText"/>
      </w:pPr>
      <w:r>
        <w:t xml:space="preserve">Because the Bayesian treats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as random,</w:t>
      </w:r>
      <w:r>
        <w:t xml:space="preserve"> </w:t>
      </w:r>
      <w:r>
        <w:t xml:space="preserve">the prior and posterior are distributions over the parameter space</w:t>
      </w:r>
      <w:r>
        <w:t xml:space="preserve"> </w:t>
      </w:r>
      <w:r>
        <w:t xml:space="preserve">(Dobson and Barnett 2018, chap. 12, p. 273)</w:t>
      </w:r>
      <w:r>
        <w:t xml:space="preserve">,</w:t>
      </w:r>
      <w:r>
        <w:t xml:space="preserve"> </w:t>
      </w:r>
      <w:r>
        <w:t xml:space="preserve">and the prior has to respect it.</w:t>
      </w:r>
    </w:p>
    <w:bookmarkStart w:id="69" w:name="exm-parameter-space"/>
    <w:p>
      <w:pPr>
        <w:pStyle w:val="BodyText"/>
      </w:pPr>
      <w:r>
        <w:rPr>
          <w:b/>
          <w:bCs/>
        </w:rPr>
        <w:t xml:space="preserve">Example 12 (Parameter spaces and priors that respect them)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A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unit interval,</w:t>
      </w:r>
      <w:r>
        <w:t xml:space="preserve"> </w:t>
      </w:r>
      <w:r>
        <w:t xml:space="preserve">such as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A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positive half-line.</w:t>
      </w:r>
    </w:p>
    <w:p>
      <w:pPr>
        <w:pStyle w:val="Compact"/>
        <w:numPr>
          <w:ilvl w:val="0"/>
          <w:numId w:val="1001"/>
        </w:numPr>
      </w:pPr>
      <w:r>
        <w:t xml:space="preserve">A vector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regression coefficients has parameter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so its prior should be a distribution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69"/>
    <w:bookmarkStart w:id="70" w:name="cor-prior-support"/>
    <w:p>
      <w:pPr>
        <w:pStyle w:val="FirstParagraph"/>
      </w:pPr>
      <w:r>
        <w:rPr>
          <w:b/>
          <w:bCs/>
        </w:rPr>
        <w:t xml:space="preserve">Corollary 3 (The posterior cannot put probability where the prior puts none)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 a set</w:t>
      </w:r>
      <w:r>
        <w:t xml:space="preserve"> </w:t>
      </w:r>
      <m:oMath>
        <m:r>
          <m:t>A</m:t>
        </m:r>
        <m:r>
          <m:rPr>
            <m:sty m:val="p"/>
          </m:rPr>
          <m:t>⊂</m:t>
        </m:r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whatever the data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the numerator of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71" w:name="exm-prior-support"/>
    <w:p>
      <w:pPr>
        <w:pStyle w:val="BodyText"/>
      </w:pPr>
      <w:r>
        <w:rPr>
          <w:b/>
          <w:bCs/>
        </w:rPr>
        <w:t xml:space="preserve">Example 13 (A prior that rules out the truth)</w:t>
      </w:r>
      <w:r>
        <w:t xml:space="preserve"> </w:t>
      </w:r>
      <w:r>
        <w:t xml:space="preserve">An analyst sure that fewer than half of adults smoke</w:t>
      </w:r>
      <w:r>
        <w:t xml:space="preserve"> </w:t>
      </w:r>
      <w:r>
        <w:t xml:space="preserve">might put a uniform prior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smoking probability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prior-support">
        <w:r>
          <w:rPr>
            <w:rStyle w:val="Hyperlink"/>
          </w:rPr>
          <w:t xml:space="preserve">Corollary 3</w:t>
        </w:r>
      </w:hyperlink>
      <w:r>
        <w:t xml:space="preserve">,</w:t>
      </w:r>
      <w:r>
        <w:t xml:space="preserve"> </w:t>
      </w:r>
      <w:r>
        <w:t xml:space="preserve">the posterior then gives probability 0 to</w:t>
      </w:r>
      <w:r>
        <w:t xml:space="preserve"> </w:t>
      </w:r>
      <m:oMath>
        <m:r>
          <m:t>π</m:t>
        </m:r>
        <m:r>
          <m:rPr>
            <m:sty m:val="p"/>
          </m:rPr>
          <m:t>&gt;</m:t>
        </m:r>
        <m:r>
          <m:t>0.5</m:t>
        </m:r>
      </m:oMath>
      <w:r>
        <w:t xml:space="preserve">,</w:t>
      </w:r>
      <w:r>
        <w:t xml:space="preserve"> </w:t>
      </w:r>
      <w:r>
        <w:t xml:space="preserve">even if 90 of 100 sampled adults smoke.</w:t>
      </w:r>
      <w:r>
        <w:t xml:space="preserve"> </w:t>
      </w:r>
      <w:r>
        <w:t xml:space="preserve">The support of the prior is itself a modeling assumption,</w:t>
      </w:r>
      <w:r>
        <w:t xml:space="preserve"> </w:t>
      </w:r>
      <w:r>
        <w:t xml:space="preserve">and one that no amount of data can correct.</w:t>
      </w:r>
    </w:p>
    <w:bookmarkEnd w:id="71"/>
    <w:p>
      <w:pPr>
        <w:pStyle w:val="Compact"/>
        <w:numPr>
          <w:ilvl w:val="0"/>
          <w:numId w:val="1002"/>
        </w:numPr>
      </w:pPr>
      <w:r>
        <w:t xml:space="preserve">Hogg et al. (2019, sec. 6.8, pp. 298–305)</w:t>
      </w:r>
      <w:r>
        <w:t xml:space="preserve"> </w:t>
      </w:r>
      <w:r>
        <w:t xml:space="preserve">covers Bayesian estimation.</w:t>
      </w:r>
    </w:p>
    <w:p>
      <w:pPr>
        <w:pStyle w:val="Compact"/>
        <w:numPr>
          <w:ilvl w:val="0"/>
          <w:numId w:val="1002"/>
        </w:numPr>
      </w:pPr>
      <w:r>
        <w:t xml:space="preserve">Casella and Berger (2002, sec. 7.2.3, pp. 324–325)</w:t>
      </w:r>
      <w:r>
        <w:t xml:space="preserve"> </w:t>
      </w:r>
      <w:r>
        <w:t xml:space="preserve">covers Bayes estimators.</w:t>
      </w:r>
    </w:p>
    <w:p>
      <w:pPr>
        <w:pStyle w:val="Compact"/>
        <w:numPr>
          <w:ilvl w:val="0"/>
          <w:numId w:val="1002"/>
        </w:numPr>
      </w:pPr>
      <w:r>
        <w:t xml:space="preserve">Rice (2007, sec. 8.6, pp. 285–297)</w:t>
      </w:r>
      <w:r>
        <w:t xml:space="preserve"> </w:t>
      </w:r>
      <w:r>
        <w:t xml:space="preserve">covers the Bayesian approach to parameter estimation.</w:t>
      </w:r>
    </w:p>
    <w:bookmarkEnd w:id="72"/>
    <w:bookmarkEnd w:id="73"/>
    <w:bookmarkStart w:id="104" w:name="sec-bayes-priors"/>
    <w:p>
      <w:pPr>
        <w:pStyle w:val="Heading2"/>
      </w:pPr>
      <w:r>
        <w:t xml:space="preserve">3 Priors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encodes what is known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current data are seen.</w:t>
      </w:r>
      <w:r>
        <w:t xml:space="preserve"> </w:t>
      </w:r>
      <w:r>
        <w:t xml:space="preserve">Choosing it is the step that most distinguishes Bayesian practice</w:t>
      </w:r>
      <w:r>
        <w:t xml:space="preserve"> </w:t>
      </w:r>
      <w:r>
        <w:t xml:space="preserve">from frequentist practice,</w:t>
      </w:r>
      <w:r>
        <w:t xml:space="preserve"> </w:t>
      </w:r>
      <w:r>
        <w:t xml:space="preserve">and it is where most of the controversy and most of the craft lie</w:t>
      </w:r>
      <w:r>
        <w:t xml:space="preserve"> </w:t>
      </w:r>
      <w:r>
        <w:t xml:space="preserve">(Dobson and Barnett 2018, chap. 12, p. 276)</w:t>
      </w:r>
      <w:r>
        <w:t xml:space="preserve">.</w:t>
      </w:r>
    </w:p>
    <w:bookmarkStart w:id="87" w:name="sec-bayes-conjugate"/>
    <w:p>
      <w:pPr>
        <w:pStyle w:val="Heading3"/>
      </w:pPr>
      <w:r>
        <w:t xml:space="preserve">3.1 Conjugate priors</w:t>
      </w:r>
    </w:p>
    <w:bookmarkStart w:id="74" w:name="def-conjugate-prior"/>
    <w:p>
      <w:pPr>
        <w:pStyle w:val="FirstParagraph"/>
      </w:pPr>
      <w:r>
        <w:rPr>
          <w:b/>
          <w:bCs/>
        </w:rPr>
        <w:t xml:space="preserve">Definition 10 (Conjugate prior)</w:t>
      </w:r>
      <w:r>
        <w:t xml:space="preserve"> </w:t>
      </w:r>
      <w:r>
        <w:t xml:space="preserve">A family of prior distributions is</w:t>
      </w:r>
      <w:r>
        <w:t xml:space="preserve"> </w:t>
      </w:r>
      <w:r>
        <w:rPr>
          <w:b/>
          <w:bCs/>
        </w:rPr>
        <w:t xml:space="preserve">conjugate</w:t>
      </w:r>
      <w:r>
        <w:t xml:space="preserve"> </w:t>
      </w:r>
      <w:r>
        <w:t xml:space="preserve">to a likelihood</w:t>
      </w:r>
      <w:r>
        <w:t xml:space="preserve"> </w:t>
      </w:r>
      <w:r>
        <w:t xml:space="preserve">if, for every prior in the family and every possible data set,</w:t>
      </w:r>
      <w:r>
        <w:t xml:space="preserve"> </w:t>
      </w:r>
      <w:r>
        <w:t xml:space="preserve">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is also in the family.</w:t>
      </w:r>
    </w:p>
    <w:bookmarkEnd w:id="74"/>
    <w:p>
      <w:pPr>
        <w:pStyle w:val="BodyText"/>
      </w:pPr>
      <w:r>
        <w:t xml:space="preserve">A conjugate prior gives the posterior in closed form:</w:t>
      </w:r>
      <w:r>
        <w:t xml:space="preserve"> </w:t>
      </w:r>
      <w:r>
        <w:t xml:space="preserve">updating the prior only changes the family’s parameters.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a Gaussian prior for a Gaussian mean gave a Gaussian posterior.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75">
        <w:r>
          <w:rPr>
            <w:rStyle w:val="Hyperlink"/>
            <w:i/>
            <w:iCs/>
          </w:rPr>
          <w:t xml:space="preserve">Garden of Forking Data</w:t>
        </w:r>
      </w:hyperlink>
      <w:r>
        <w:t xml:space="preserve"> </w:t>
      </w:r>
      <w:r>
        <w:t xml:space="preserve">(Statistical Rethinking 2026, Lecture A02).</w:t>
      </w:r>
    </w:p>
    <w:bookmarkStart w:id="76" w:name="exm-beta-bernoulli"/>
    <w:p>
      <w:pPr>
        <w:pStyle w:val="BodyText"/>
      </w:pPr>
      <w:r>
        <w:rPr>
          <w:b/>
          <w:bCs/>
        </w:rPr>
        <w:t xml:space="preserve">Example 14 (Beta-Bernoulli updating)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and let the prior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a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(independent Bernoulli observations)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r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∣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π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times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exponents)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proportional to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density.</w:t>
      </w:r>
      <w:r>
        <w:t xml:space="preserve"> </w:t>
      </w:r>
      <w:r>
        <w:t xml:space="preserve">So the Beta family is conjugate to the Bernoulli likelihood.</w:t>
      </w:r>
      <w:r>
        <w:t xml:space="preserve"> </w:t>
      </w:r>
      <w:r>
        <w:t xml:space="preserve">The prior parameters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act as</w:t>
      </w:r>
      <w:r>
        <w:t xml:space="preserve"> </w:t>
      </w:r>
      <w:r>
        <w:rPr>
          <w:i/>
          <w:iCs/>
        </w:rPr>
        <w:t xml:space="preserve">pseudo-counts</w:t>
      </w:r>
      <w:r>
        <w:t xml:space="preserve"> </w:t>
      </w:r>
      <w:r>
        <w:t xml:space="preserve">of prior successes and failures:</w:t>
      </w:r>
      <w:r>
        <w:t xml:space="preserve"> </w:t>
      </w:r>
      <w:r>
        <w:t xml:space="preserve">the posterior adds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observed successes 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observed failures to them.</w:t>
      </w:r>
    </w:p>
    <w:p>
      <w:pPr>
        <w:pStyle w:val="BodyText"/>
      </w:pPr>
      <w:r>
        <w:t xml:space="preserve">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 that prior 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this mean and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a_post,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a_post,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 mean lower upper </w:t>
      </w:r>
      <w:r>
        <w:br/>
      </w:r>
      <w:r>
        <w:rPr>
          <w:rStyle w:val="CommentTok"/>
        </w:rPr>
        <w:t xml:space="preserve">#&gt; 0.602 0.501 0.699</w:t>
      </w:r>
    </w:p>
    <w:p>
      <w:pPr>
        <w:pStyle w:val="FirstParagraph"/>
      </w:pPr>
      <w:r>
        <w:t xml:space="preserve">The mean uses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mean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(Casella and Berger 2002, sec. 3.3, p. 107)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 interval is read as a probability statement about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itself:</w:t>
      </w:r>
      <w:r>
        <w:t xml:space="preserve"> </w:t>
      </w:r>
      <w:r>
        <w:t xml:space="preserve">given these 91 trials,</w:t>
      </w:r>
      <w:r>
        <w:t xml:space="preserve"> </w:t>
      </w:r>
      <w:r>
        <w:t xml:space="preserve">the posterior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lies between</w:t>
      </w:r>
      <w:r>
        <w:t xml:space="preserve"> </w:t>
      </w:r>
      <w:r>
        <w:t xml:space="preserve">0.501 and 0.699 is 0.95</w:t>
      </w:r>
      <w:r>
        <w:t xml:space="preserve"> </w:t>
      </w:r>
      <w:r>
        <w:t xml:space="preserve">(approximately, since those endpoints are rounded to three decimals).</w:t>
      </w:r>
      <w:r>
        <w:t xml:space="preserve"> </w:t>
      </w:r>
      <w:r>
        <w:t xml:space="preserve">A 95% confidence interval computed from the same data</w:t>
      </w:r>
      <w:r>
        <w:t xml:space="preserve"> </w:t>
      </w:r>
      <w:r>
        <w:t xml:space="preserve">supports no such statement,</w:t>
      </w:r>
      <w:r>
        <w:t xml:space="preserve"> </w:t>
      </w:r>
      <w:r>
        <w:t xml:space="preserve">as</w:t>
      </w:r>
      <w:r>
        <w:t xml:space="preserve"> </w:t>
      </w:r>
      <w:hyperlink w:anchor="sec-bayes-interval-interp">
        <w:r>
          <w:rPr>
            <w:rStyle w:val="Hyperlink"/>
          </w:rPr>
          <w:t xml:space="preserve">Section 2.3</w:t>
        </w:r>
      </w:hyperlink>
      <w:r>
        <w:t xml:space="preserve"> </w:t>
      </w:r>
      <w:r>
        <w:t xml:space="preserve">explains:</w:t>
      </w:r>
      <w:r>
        <w:t xml:space="preserve"> </w:t>
      </w:r>
      <w:r>
        <w:t xml:space="preserve">its 0.95 describes the procedure over repeated samples,</w:t>
      </w:r>
      <w:r>
        <w:t xml:space="preserve"> </w:t>
      </w:r>
      <w:r>
        <w:t xml:space="preserve">and the realized interval either contains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or does not.</w:t>
      </w:r>
    </w:p>
    <w:bookmarkEnd w:id="76"/>
    <w:bookmarkStart w:id="86" w:name="exm-prior-posterior-figure"/>
    <w:p>
      <w:pPr>
        <w:pStyle w:val="BodyText"/>
      </w:pPr>
      <w:r>
        <w:rPr>
          <w:b/>
          <w:bCs/>
        </w:rPr>
        <w:t xml:space="preserve">Example 15 (Prior and posterior, with and without a known truth)</w:t>
      </w:r>
      <w:r>
        <w:t xml:space="preserve"> </w:t>
      </w:r>
      <w:r>
        <w:t xml:space="preserve">Plotting the prior and posterior densities together</w:t>
      </w:r>
      <w:r>
        <w:t xml:space="preserve"> </w:t>
      </w:r>
      <w:r>
        <w:t xml:space="preserve">shows how much the data moved our beliefs.</w:t>
      </w:r>
      <w:r>
        <w:t xml:space="preserve"> </w:t>
      </w:r>
      <w:r>
        <w:t xml:space="preserve">We use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with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choose the true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ourselves,</w:t>
      </w:r>
      <w:r>
        <w:t xml:space="preserve"> </w:t>
      </w:r>
      <w:r>
        <w:t xml:space="preserve">draw Bernoulli observations with that probability,</w:t>
      </w:r>
      <w:r>
        <w:t xml:space="preserve"> </w:t>
      </w:r>
      <w:r>
        <w:t xml:space="preserve">and then check where the posterior puts the truth.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We use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on 189 births</w:t>
      </w:r>
      <w:r>
        <w:t xml:space="preserve"> </w:t>
      </w:r>
      <w:r>
        <w:t xml:space="preserve">at Baystate Medical Center in Springfield, Massachusetts, in 1986</w:t>
      </w:r>
      <w:r>
        <w:t xml:space="preserve"> </w:t>
      </w:r>
      <w:r>
        <w:t xml:space="preserve">(Hosmer and Lemeshow 1989; Venables and Ripley 2002, sec. 7.2)</w:t>
      </w:r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the probability that a mother in this population smoked during pregnancy,</w:t>
      </w:r>
      <w:r>
        <w:t xml:space="preserve"> </w:t>
      </w:r>
      <w:r>
        <w:t xml:space="preserve">and its true value is unknown.</w:t>
      </w:r>
      <w:r>
        <w:t xml:space="preserve"> </w:t>
      </w:r>
      <w:r>
        <w:t xml:space="preserve">The data ship with R’s</w:t>
      </w:r>
      <w:r>
        <w:t xml:space="preserve"> </w:t>
      </w:r>
      <w:r>
        <w:rPr>
          <w:rStyle w:val="VerbatimChar"/>
        </w:rPr>
        <w:t xml:space="preserve">MASS</w:t>
      </w:r>
      <w:r>
        <w:t xml:space="preserve"> </w:t>
      </w:r>
      <w:r>
        <w:t xml:space="preserve">package as</w:t>
      </w:r>
      <w:r>
        <w:t xml:space="preserve"> </w:t>
      </w:r>
      <w:r>
        <w:rPr>
          <w:rStyle w:val="VerbatimChar"/>
        </w:rPr>
        <w:t xml:space="preserve">MASS::birthwt</w:t>
      </w:r>
      <w:r>
        <w:t xml:space="preserve">;</w:t>
      </w:r>
      <w:r>
        <w:t xml:space="preserve"> </w:t>
      </w:r>
      <w:r>
        <w:t xml:space="preserve">the Python code reads</w:t>
      </w:r>
      <w:r>
        <w:t xml:space="preserve"> </w:t>
      </w:r>
      <w:hyperlink r:id="rId77">
        <w:r>
          <w:rPr>
            <w:rStyle w:val="VerbatimChar"/>
          </w:rPr>
          <w:t xml:space="preserve">data/birthwt.csv</w:t>
        </w:r>
      </w:hyperlink>
      <w:r>
        <w:t xml:space="preserve">, a copy of the same table on this site,</w:t>
      </w:r>
      <w:r>
        <w:t xml:space="preserve"> </w:t>
      </w:r>
      <w:r>
        <w:t xml:space="preserve">which is also posted as a CSV file by the</w:t>
      </w:r>
      <w:r>
        <w:t xml:space="preserve"> </w:t>
      </w:r>
      <w:hyperlink r:id="rId78">
        <w:r>
          <w:rPr>
            <w:rStyle w:val="Hyperlink"/>
          </w:rPr>
          <w:t xml:space="preserve">Rdatasets project</w:t>
        </w:r>
      </w:hyperlink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prior_a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prior_b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</w:t>
      </w:r>
      <w:r>
        <w:br/>
      </w:r>
      <w:r>
        <w:rPr>
          <w:rStyle w:val="NormalTok"/>
        </w:rPr>
        <w:t xml:space="preserve">smoke_y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</w:t>
      </w:r>
      <w:r>
        <w:br/>
      </w:r>
      <w:r>
        <w:br/>
      </w:r>
      <w:r>
        <w:rPr>
          <w:rStyle w:val="NormalTok"/>
        </w:rPr>
        <w:t xml:space="preserve">beta_posterior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prior_a,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prior_b)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post_params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(sim_y),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successes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post_a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post_b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(post_params),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# A tibble: 2 × 7</w:t>
      </w:r>
      <w:r>
        <w:br/>
      </w:r>
      <w:r>
        <w:rPr>
          <w:rStyle w:val="CommentTok"/>
        </w:rPr>
        <w:t xml:space="preserve">#&gt;       n successes post_a post_b  mean lower upper</w:t>
      </w:r>
      <w:r>
        <w:br/>
      </w:r>
      <w:r>
        <w:rPr>
          <w:rStyle w:val="CommentTok"/>
        </w:rPr>
        <w:t xml:space="preserve">#&gt;   &lt;int&gt;     &lt;int&gt;  &lt;dbl&gt;  &lt;dbl&gt; &lt;dbl&gt; &lt;dbl&gt; &lt;dbl&gt;</w:t>
      </w:r>
      <w:r>
        <w:br/>
      </w:r>
      <w:r>
        <w:rPr>
          <w:rStyle w:val="CommentTok"/>
        </w:rPr>
        <w:t xml:space="preserve">#&gt; 1    50        16     17     35 0.327 0.208 0.459</w:t>
      </w:r>
      <w:r>
        <w:br/>
      </w:r>
      <w:r>
        <w:rPr>
          <w:rStyle w:val="CommentTok"/>
        </w:rPr>
        <w:t xml:space="preserve">#&gt; 2   189        74     75    116 0.393 0.325 0.463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prior_a, prior_b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beta_posterior(y, 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prior_a, b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prior_b):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 b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sim_y,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smoke_y}.items():</w:t>
      </w:r>
      <w:r>
        <w:br/>
      </w:r>
      <w:r>
        <w:rPr>
          <w:rStyle w:val="NormalTok"/>
        </w:rPr>
        <w:t xml:space="preserve">    post_a,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beta_posterior(y)</w:t>
      </w:r>
      <w:r>
        <w:br/>
      </w:r>
      <w:r>
        <w:rPr>
          <w:rStyle w:val="NormalTok"/>
        </w:rPr>
        <w:t xml:space="preserve">    rows.append({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: name,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"successes"</w:t>
      </w:r>
      <w:r>
        <w:rPr>
          <w:rStyle w:val="NormalTok"/>
        </w:rPr>
        <w:t xml:space="preserve">: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"post_a"</w:t>
      </w:r>
      <w:r>
        <w:rPr>
          <w:rStyle w:val="NormalTok"/>
        </w:rPr>
        <w:t xml:space="preserve">: post_a,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"post_b"</w:t>
      </w:r>
      <w:r>
        <w:rPr>
          <w:rStyle w:val="NormalTok"/>
        </w:rPr>
        <w:t xml:space="preserve">: post_b,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})</w:t>
      </w:r>
      <w:r>
        <w:br/>
      </w:r>
      <w:r>
        <w:rPr>
          <w:rStyle w:val="NormalTok"/>
        </w:rPr>
        <w:t xml:space="preserve">pd.DataFrame(rows).set_index(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n  successes  post_a  post_b      mean     lower     upper</w:t>
      </w:r>
      <w:r>
        <w:br/>
      </w:r>
      <w:r>
        <w:rPr>
          <w:rStyle w:val="CommentTok"/>
        </w:rPr>
        <w:t xml:space="preserve">#&gt; data                                                                        </w:t>
      </w:r>
      <w:r>
        <w:br/>
      </w:r>
      <w:r>
        <w:rPr>
          <w:rStyle w:val="CommentTok"/>
        </w:rPr>
        <w:t xml:space="preserve">#&gt; simulated        50         16      17      35  0.326923  0.207583  0.458873</w:t>
      </w:r>
      <w:r>
        <w:br/>
      </w:r>
      <w:r>
        <w:rPr>
          <w:rStyle w:val="CommentTok"/>
        </w:rPr>
        <w:t xml:space="preserve">#&gt; real (birthwt)  189         74      75     116  0.392670  0.324742  0.462727</w:t>
      </w:r>
    </w:p>
    <w:p>
      <w:pPr>
        <w:pStyle w:val="FirstParagraph"/>
      </w:pPr>
      <w:r>
        <w:t xml:space="preserve">R and Python use different random-number generators,</w:t>
      </w:r>
      <w:r>
        <w:t xml:space="preserve"> </w:t>
      </w:r>
      <w:r>
        <w:t xml:space="preserve">so their simulated draws differ, and their summaries can differ too;</w:t>
      </w:r>
      <w:r>
        <w:t xml:space="preserve"> </w:t>
      </w:r>
      <w:r>
        <w:t xml:space="preserve">the numbers in the text below come from the R code.</w:t>
      </w:r>
    </w:p>
    <w:p>
      <w:pPr>
        <w:pStyle w:val="BodyText"/>
      </w:pPr>
      <w:hyperlink w:anchor="fig-prior-posterio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plots each prior and posterior density.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5" w:name="fig-prior-posterior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prob_grid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lapply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(post_params), \(data_set) {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(prob_grid, prior_a, prior_b)</w:t>
            </w:r>
            <w:r>
              <w:br/>
            </w:r>
            <w:r>
              <w:rPr>
                <w:rStyle w:val="NormalTok"/>
              </w:rPr>
              <w:t xml:space="preserve">      ),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  prob_grid,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"a"</w:t>
            </w:r>
            <w:r>
              <w:rPr>
                <w:rStyle w:val="NormalTok"/>
              </w:rPr>
              <w:t xml:space="preserve">],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"b"</w:t>
            </w:r>
            <w:r>
              <w:rPr>
                <w:rStyle w:val="NormalTok"/>
              </w:rPr>
              <w:t xml:space="preserve">]</w:t>
            </w:r>
            <w:r>
              <w:br/>
            </w:r>
            <w:r>
              <w:rPr>
                <w:rStyle w:val="NormalTok"/>
              </w:rPr>
              <w:t xml:space="preserve">        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})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density_curves,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(prob,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distribution,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distribution)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truth =</w:t>
            </w:r>
            <w:r>
              <w:rPr>
                <w:rStyle w:val="NormalTok"/>
              </w:rPr>
              <w:t xml:space="preserve"> sim_truth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truth),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1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rPr>
                <w:rStyle w:val="ImportTok"/>
              </w:rPr>
              <w:t xml:space="preserve">from</w:t>
            </w:r>
            <w:r>
              <w:rPr>
                <w:rStyle w:val="NormalTok"/>
              </w:rPr>
              <w:t xml:space="preserve"> scipy </w:t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stats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prob_grid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np.linspace(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data_sets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{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 sim_y, </w:t>
            </w:r>
            <w:r>
              <w:rPr>
                <w:rStyle w:val="StringTok"/>
              </w:rPr>
              <w:t xml:space="preserve">"real (birthwt)"</w:t>
            </w:r>
            <w:r>
              <w:rPr>
                <w:rStyle w:val="NormalTok"/>
              </w:rPr>
              <w:t xml:space="preserve">: smoke_y}</w:t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y)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data_sets.items()):</w:t>
            </w:r>
            <w:r>
              <w:br/>
            </w:r>
            <w:r>
              <w:rPr>
                <w:rStyle w:val="NormalTok"/>
              </w:rPr>
              <w:t xml:space="preserve">    post_a, post_b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beta_posterior(y)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prior_a, prior_b),</w:t>
            </w:r>
            <w:r>
              <w:br/>
            </w:r>
            <w:r>
              <w:rPr>
                <w:rStyle w:val="NormalTok"/>
              </w:rPr>
              <w:t xml:space="preserve">           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post_a, post_b),</w:t>
            </w:r>
            <w:r>
              <w:br/>
            </w:r>
            <w:r>
              <w:rPr>
                <w:rStyle w:val="NormalTok"/>
              </w:rPr>
              <w:t xml:space="preserve">           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name </w:t>
            </w:r>
            <w:r>
              <w:rPr>
                <w:rStyle w:val="Operato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</w:t>
            </w:r>
            <w:r>
              <w:br/>
            </w:r>
            <w:r>
              <w:rPr>
                <w:rStyle w:val="NormalTok"/>
              </w:rPr>
              <w:t xml:space="preserve">        ax.axvline(sim_truth,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":"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"truth"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].legend()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83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py-1.png" id="8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Prior and posterior densities of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under a uniform</w:t>
            </w:r>
            <w:r>
              <w:t xml:space="preserve"> </w:t>
            </w:r>
            <m:oMath>
              <m:r>
                <m:rPr>
                  <m:sty m:val="p"/>
                </m:rPr>
                <m:t>Beta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prior.</w:t>
            </w:r>
            <w:r>
              <w:t xml:space="preserve"> </w:t>
            </w:r>
            <w:r>
              <w:t xml:space="preserve">Left: 50 simulated Bernoulli observations,</w:t>
            </w:r>
            <w:r>
              <w:t xml:space="preserve"> </w:t>
            </w:r>
            <w:r>
              <w:t xml:space="preserve">drawn with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(vertical line).</w:t>
            </w:r>
            <w:r>
              <w:t xml:space="preserve"> </w:t>
            </w:r>
            <w:r>
              <w:t xml:space="preserve">Right: whether each of the 189 mothers</w:t>
            </w:r>
            <w:r>
              <w:t xml:space="preserve"> </w:t>
            </w:r>
            <w:r>
              <w:t xml:space="preserve">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 smoked during pregnancy;</w:t>
            </w:r>
            <w:r>
              <w:t xml:space="preserve"> </w:t>
            </w:r>
            <w:r>
              <w:t xml:space="preserve">the true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is unknown.</w:t>
            </w:r>
          </w:p>
          <w:bookmarkEnd w:id="85"/>
        </w:tc>
      </w:tr>
    </w:tbl>
    <w:p>
      <w:pPr>
        <w:pStyle w:val="BodyText"/>
      </w:pPr>
      <w:r>
        <w:t xml:space="preserve">In the simulated panel,</w:t>
      </w:r>
      <w:r>
        <w:t xml:space="preserve"> </w:t>
      </w:r>
      <w:r>
        <w:t xml:space="preserve">16 of the</w:t>
      </w:r>
      <w:r>
        <w:t xml:space="preserve"> </w:t>
      </w:r>
      <w:r>
        <w:t xml:space="preserve">50 draws were successes,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17</m:t>
            </m:r>
            <m:r>
              <m:rPr>
                <m:sty m:val="p"/>
              </m:rPr>
              <m:t>,</m:t>
            </m:r>
            <m:r>
              <m:t>35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Its mean is 0.327,</w:t>
      </w:r>
      <w:r>
        <w:t xml:space="preserve"> </w:t>
      </w:r>
      <w:r>
        <w:t xml:space="preserve">and its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runs from 0.208</w:t>
      </w:r>
      <w:r>
        <w:t xml:space="preserve"> </w:t>
      </w:r>
      <w:r>
        <w:t xml:space="preserve">to 0.459,</w:t>
      </w:r>
      <w:r>
        <w:t xml:space="preserve"> </w:t>
      </w:r>
      <w:r>
        <w:t xml:space="preserve">which contains</w:t>
      </w:r>
      <w:r>
        <w:t xml:space="preserve"> </w:t>
      </w:r>
      <w:r>
        <w:t xml:space="preserve">the true value 0.3.</w:t>
      </w:r>
      <w:r>
        <w:t xml:space="preserve"> </w:t>
      </w:r>
      <w:r>
        <w:t xml:space="preserve">Because we chose the truth,</w:t>
      </w:r>
      <w:r>
        <w:t xml:space="preserve"> </w:t>
      </w:r>
      <w:r>
        <w:t xml:space="preserve">we can check the posterior against it.</w:t>
      </w:r>
    </w:p>
    <w:p>
      <w:pPr>
        <w:pStyle w:val="BodyText"/>
      </w:pPr>
      <w:r>
        <w:t xml:space="preserve">In the real panel,</w:t>
      </w:r>
      <w:r>
        <w:t xml:space="preserve"> </w:t>
      </w:r>
      <w:r>
        <w:t xml:space="preserve">74 of the</w:t>
      </w:r>
      <w:r>
        <w:t xml:space="preserve"> </w:t>
      </w:r>
      <w:r>
        <w:t xml:space="preserve">189 mothers smoked,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75</m:t>
            </m:r>
            <m:r>
              <m:rPr>
                <m:sty m:val="p"/>
              </m:rPr>
              <m:t>,</m:t>
            </m:r>
            <m:r>
              <m:t>116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mean 0.393</w:t>
      </w:r>
      <w:r>
        <w:t xml:space="preserve"> </w:t>
      </w:r>
      <w:r>
        <w:t xml:space="preserve">and 95% credible interval</w:t>
      </w:r>
      <w:r>
        <w:t xml:space="preserve"> </w:t>
      </w:r>
      <w:r>
        <w:t xml:space="preserve">from 0.325</w:t>
      </w:r>
      <w:r>
        <w:t xml:space="preserve"> </w:t>
      </w:r>
      <w:r>
        <w:t xml:space="preserve">to 0.463.</w:t>
      </w:r>
      <w:r>
        <w:t xml:space="preserve"> </w:t>
      </w:r>
      <w:r>
        <w:t xml:space="preserve">No true value is available to check it against:</w:t>
      </w:r>
      <w:r>
        <w:t xml:space="preserve"> </w:t>
      </w:r>
      <w:r>
        <w:t xml:space="preserve">the posterior is all we have to describe what the data say about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t xml:space="preserve">In both panels,</w:t>
      </w:r>
      <w:r>
        <w:t xml:space="preserve"> </w:t>
      </w:r>
      <w:r>
        <w:t xml:space="preserve">the posterior is much narrower than the flat prior,</w:t>
      </w:r>
      <w:r>
        <w:t xml:space="preserve"> </w:t>
      </w:r>
      <w:r>
        <w:t xml:space="preserve">and the real-data posterior,</w:t>
      </w:r>
      <w:r>
        <w:t xml:space="preserve"> </w:t>
      </w:r>
      <w:r>
        <w:t xml:space="preserve">based on more observations,</w:t>
      </w:r>
      <w:r>
        <w:t xml:space="preserve"> </w:t>
      </w:r>
      <w:r>
        <w:t xml:space="preserve">is the narrower of the two.</w:t>
      </w:r>
    </w:p>
    <w:bookmarkEnd w:id="86"/>
    <w:bookmarkEnd w:id="87"/>
    <w:bookmarkStart w:id="99" w:name="sec-bayes-informativeness"/>
    <w:p>
      <w:pPr>
        <w:pStyle w:val="Heading3"/>
      </w:pPr>
      <w:r>
        <w:t xml:space="preserve">3.2 Informative, weakly informative, and flat priors</w:t>
      </w:r>
    </w:p>
    <w:p>
      <w:pPr>
        <w:pStyle w:val="FirstParagraph"/>
      </w:pPr>
      <w:r>
        <w:t xml:space="preserve">Priors range along a spectrum of how strongly they constrain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(Dobson and Barnett 2018, chap. 12, p. 276)</w:t>
      </w:r>
      <w:r>
        <w:t xml:space="preserve">.</w:t>
      </w:r>
    </w:p>
    <w:bookmarkStart w:id="88" w:name="def-informative-prior"/>
    <w:p>
      <w:pPr>
        <w:pStyle w:val="BodyText"/>
      </w:pPr>
      <w:r>
        <w:rPr>
          <w:b/>
          <w:bCs/>
        </w:rPr>
        <w:t xml:space="preserve">Definition 11 (Informative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concentrates its probability in a region of the parameter space</w:t>
      </w:r>
      <w:r>
        <w:t xml:space="preserve"> </w:t>
      </w:r>
      <w:r>
        <w:t xml:space="preserve">singled out by knowledge from outside the current data,</w:t>
      </w:r>
      <w:r>
        <w:t xml:space="preserve"> </w:t>
      </w:r>
      <w:r>
        <w:t xml:space="preserve">such as previous studies, biological limits, or expert judgment.</w:t>
      </w:r>
    </w:p>
    <w:bookmarkEnd w:id="88"/>
    <w:bookmarkStart w:id="89" w:name="rem-informative-prior-pull"/>
    <w:p>
      <w:pPr>
        <w:pStyle w:val="BodyText"/>
      </w:pPr>
      <w:r>
        <w:rPr>
          <w:i/>
          <w:iCs/>
        </w:rPr>
        <w:t xml:space="preserve">Remark 3</w:t>
      </w:r>
      <w:r>
        <w:t xml:space="preserve"> (An informative prior pulls the posterior). </w:t>
      </w:r>
      <w:r>
        <w:t xml:space="preserve">An informative prior pulls the posterior toward its region,</w:t>
      </w:r>
      <w:r>
        <w:t xml:space="preserve"> </w:t>
      </w:r>
      <w:r>
        <w:t xml:space="preserve">most strongly when the data are sparse.</w:t>
      </w:r>
    </w:p>
    <w:bookmarkEnd w:id="89"/>
    <w:bookmarkStart w:id="90" w:name="def-weakly-informative-prior"/>
    <w:p>
      <w:pPr>
        <w:pStyle w:val="BodyText"/>
      </w:pPr>
      <w:r>
        <w:rPr>
          <w:b/>
          <w:bCs/>
        </w:rPr>
        <w:t xml:space="preserve">Definition 12 (Weakly informative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weakly 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gives little probability to implausible values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while spreading its probability nearly evenly</w:t>
      </w:r>
      <w:r>
        <w:t xml:space="preserve"> </w:t>
      </w:r>
      <w:r>
        <w:t xml:space="preserve">across the range of scientifically plausible values.</w:t>
      </w:r>
    </w:p>
    <w:bookmarkEnd w:id="90"/>
    <w:bookmarkStart w:id="91" w:name="def-flat-prior"/>
    <w:p>
      <w:pPr>
        <w:pStyle w:val="BodyText"/>
      </w:pPr>
      <w:r>
        <w:rPr>
          <w:b/>
          <w:bCs/>
        </w:rPr>
        <w:t xml:space="preserve">Definition 13 (Flat prior (uniform prior))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flat prior</w:t>
      </w:r>
      <w:r>
        <w:t xml:space="preserve">,</w:t>
      </w:r>
      <w:r>
        <w:t xml:space="preserve">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uniform prior</w:t>
      </w:r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whose density is constant on the parameter space: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</w:p>
    <w:bookmarkEnd w:id="91"/>
    <w:p>
      <w:pPr>
        <w:pStyle w:val="BodyText"/>
      </w:pPr>
      <w:r>
        <w:t xml:space="preserve">A flat prior is a common choice of noninformative prior,</w:t>
      </w:r>
      <w:r>
        <w:t xml:space="preserve"> </w:t>
      </w:r>
      <w:r>
        <w:t xml:space="preserve">but</w:t>
      </w:r>
      <w:r>
        <w:t xml:space="preserve"> </w:t>
      </w:r>
      <w:r>
        <w:t xml:space="preserve">“noninformative prior”</w:t>
      </w:r>
      <w:r>
        <w:t xml:space="preserve"> </w:t>
      </w:r>
      <w:r>
        <w:t xml:space="preserve">is the broader idea:</w:t>
      </w:r>
      <w:r>
        <w:t xml:space="preserve"> </w:t>
      </w:r>
      <w:r>
        <w:t xml:space="preserve">other noninformative priors, such as Jeffreys priors, are not flat.</w:t>
      </w:r>
    </w:p>
    <w:bookmarkStart w:id="92" w:name="def-improper-prior"/>
    <w:p>
      <w:pPr>
        <w:pStyle w:val="BodyText"/>
      </w:pPr>
      <w:r>
        <w:rPr>
          <w:b/>
          <w:bCs/>
        </w:rPr>
        <w:t xml:space="preserve">Definition 14 (Improper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improper prior</w:t>
      </w:r>
      <w:r>
        <w:t xml:space="preserve"> </w:t>
      </w:r>
      <w:r>
        <w:t xml:space="preserve">is a nonnegative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used in place of a prior density,</w:t>
      </w:r>
      <w:r>
        <w:t xml:space="preserve"> </w:t>
      </w:r>
      <w:r>
        <w:t xml:space="preserve">whose integral over the parameter space is infinite,</w:t>
      </w:r>
      <w:r>
        <w:t xml:space="preserve"> </w:t>
      </w:r>
      <w:r>
        <w:t xml:space="preserve">so that it is not a probability density.</w:t>
      </w:r>
    </w:p>
    <w:bookmarkEnd w:id="92"/>
    <w:bookmarkStart w:id="93" w:name="exm-prior-spectrum"/>
    <w:p>
      <w:pPr>
        <w:pStyle w:val="BodyText"/>
      </w:pPr>
      <w:r>
        <w:rPr>
          <w:b/>
          <w:bCs/>
        </w:rPr>
        <w:t xml:space="preserve">Example 16 (Three priors for a log odds ratio)</w:t>
      </w:r>
      <w:r>
        <w:t xml:space="preserve"> </w:t>
      </w:r>
      <w:r>
        <w:t xml:space="preserve">Let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be the log odds ratio of disease for exposed versus unexposed people,</w:t>
      </w:r>
      <w:r>
        <w:t xml:space="preserve"> </w:t>
      </w:r>
      <w:r>
        <w:t xml:space="preserve">so the odds ratio is</w:t>
      </w:r>
      <w:r>
        <w:t xml:space="preserve"> </w:t>
      </w:r>
      <m:oMath>
        <m:sSup>
          <m:e>
            <m:r>
              <m:t>e</m:t>
            </m:r>
          </m:e>
          <m:sup>
            <m:r>
              <m:t>β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can be any real number.</w:t>
      </w:r>
    </w:p>
    <w:p>
      <w:pPr>
        <w:pStyle w:val="Compact"/>
        <w:numPr>
          <w:ilvl w:val="0"/>
          <w:numId w:val="1004"/>
        </w:numPr>
      </w:pPr>
      <w:hyperlink w:anchor="def-informative-prior">
        <w:r>
          <w:rPr>
            <w:rStyle w:val="Hyperlink"/>
          </w:rPr>
          <w:t xml:space="preserve">Informative</w:t>
        </w:r>
      </w:hyperlink>
      <w:r>
        <w:t xml:space="preserve">: a previous study estimated the odds ratio as 1.5,</w:t>
      </w:r>
      <w:r>
        <w:t xml:space="preserve"> </w:t>
      </w:r>
      <w:r>
        <w:t xml:space="preserve">with a standard error of 0.2 for its logarithm,</w:t>
      </w:r>
      <w:r>
        <w:t xml:space="preserve"> </w:t>
      </w:r>
      <w:r>
        <w:t xml:space="preserve">so an analyst adopts the prior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log</m:t>
            </m:r>
            <m:r>
              <m:t>1.5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0.2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hyperlink w:anchor="def-weakly-informative-prior">
        <w:r>
          <w:rPr>
            <w:rStyle w:val="Hyperlink"/>
          </w:rPr>
          <w:t xml:space="preserve">Weakly informative</w:t>
        </w:r>
      </w:hyperlink>
      <w:r>
        <w:t xml:space="preserve">: an analyst with no previous study,</w:t>
      </w:r>
      <w:r>
        <w:t xml:space="preserve"> </w:t>
      </w:r>
      <w:r>
        <w:t xml:space="preserve">who nonetheless regards odds ratios above 100 as implausible,</w:t>
      </w:r>
      <w:r>
        <w:t xml:space="preserve"> </w:t>
      </w:r>
      <w:r>
        <w:t xml:space="preserve">adopts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2.5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hyperlink w:anchor="def-flat-prior">
        <w:r>
          <w:rPr>
            <w:rStyle w:val="Hyperlink"/>
          </w:rPr>
          <w:t xml:space="preserve">Flat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on the whole real line.</w:t>
      </w:r>
      <w:r>
        <w:t xml:space="preserve"> </w:t>
      </w:r>
      <w:r>
        <w:t xml:space="preserve">This prior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β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w:r>
        <w:t xml:space="preserve">it gives an odds ratio of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 </w:t>
      </w:r>
      <w:r>
        <w:t xml:space="preserve">the same density as an odds ratio of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 two proper priors’ probabilities for large odds ratios:</w:t>
      </w:r>
    </w:p>
    <w:p>
      <w:pPr>
        <w:pStyle w:val="SourceCode"/>
      </w:pPr>
      <w:r>
        <w:rPr>
          <w:rStyle w:val="NormalTok"/>
        </w:rPr>
        <w:t xml:space="preserve">or_cutoffs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1e6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weakly_informative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"Pr(OR &gt; 10)"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100)"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1e6)"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        Pr(OR &gt; 10) Pr(OR &gt; 100) Pr(OR &gt; 1e6)</w:t>
      </w:r>
      <w:r>
        <w:br/>
      </w:r>
      <w:r>
        <w:rPr>
          <w:rStyle w:val="CommentTok"/>
        </w:rPr>
        <w:t xml:space="preserve">#&gt; informative            1.2e-21      3.4e-98      0.0e+00</w:t>
      </w:r>
      <w:r>
        <w:br/>
      </w:r>
      <w:r>
        <w:rPr>
          <w:rStyle w:val="CommentTok"/>
        </w:rPr>
        <w:t xml:space="preserve">#&gt; weakly_informative     1.8e-01      3.3e-02      1.6e-08</w:t>
      </w:r>
    </w:p>
    <w:p>
      <w:pPr>
        <w:pStyle w:val="FirstParagraph"/>
      </w:pPr>
      <w:r>
        <w:t xml:space="preserve">The informative prior all but rules out an odds ratio of 10;</w:t>
      </w:r>
      <w:r>
        <w:t xml:space="preserve"> </w:t>
      </w:r>
      <w:r>
        <w:t xml:space="preserve">the weakly informative prior leaves a few percent of its probability above 100,</w:t>
      </w:r>
      <w:r>
        <w:t xml:space="preserve"> </w:t>
      </w:r>
      <w:r>
        <w:t xml:space="preserve">and effectively none above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.</w:t>
      </w:r>
    </w:p>
    <w:bookmarkEnd w:id="93"/>
    <w:bookmarkStart w:id="94" w:name="exm-flat-prior-reparam"/>
    <w:p>
      <w:pPr>
        <w:pStyle w:val="BodyText"/>
      </w:pPr>
      <w:r>
        <w:rPr>
          <w:b/>
          <w:bCs/>
        </w:rPr>
        <w:t xml:space="preserve">Example 17 (A flat prior on a probability is not flat on its log-odds)</w:t>
      </w:r>
      <w:r>
        <w:t xml:space="preserve"> </w:t>
      </w:r>
      <w:r>
        <w:t xml:space="preserve">A</w:t>
      </w:r>
      <w:r>
        <w:t xml:space="preserve"> </w:t>
      </w:r>
      <w:hyperlink w:anchor="def-flat-prior">
        <w:r>
          <w:rPr>
            <w:rStyle w:val="Hyperlink"/>
          </w:rPr>
          <w:t xml:space="preserve">flat prior</w:t>
        </w:r>
      </w:hyperlink>
      <w:r>
        <w:t xml:space="preserve"> </w:t>
      </w:r>
      <w:r>
        <w:t xml:space="preserve">is flat only on the scale on which it is stated.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have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be its log-odds,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derivative of</w:t>
      </w:r>
      <w:r>
        <w:t xml:space="preserve"> </w:t>
      </w:r>
      <m:oMath>
        <m:r>
          <m:rPr>
            <m:sty m:val="p"/>
          </m:rPr>
          <m:t>expit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 the change-of-variables formula for densities</w:t>
      </w:r>
      <w:r>
        <w:t xml:space="preserve"> </w:t>
      </w:r>
      <w:r>
        <w:t xml:space="preserve">(Casella and Berger 2002, Theorem 2.1.5)</w:t>
      </w:r>
      <w:r>
        <w:t xml:space="preserve">,</w:t>
      </w:r>
      <w:r>
        <w:t xml:space="preserve"> </w:t>
      </w:r>
      <w:r>
        <w:t xml:space="preserve">the prior density of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η</m:t>
                  </m:r>
                </m:sub>
              </m:sSub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π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</m:num>
                    <m:den>
                      <m:r>
                        <m:t>d</m:t>
                      </m:r>
                      <m:r>
                        <m:t>η</m:t>
                      </m:r>
                    </m:den>
                  </m:f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(change of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(uniform density of </m:t>
              </m:r>
              <m:r>
                <m:t>π</m:t>
              </m:r>
              <m:r>
                <m:rPr>
                  <m:nor/>
                  <m:sty m:val="p"/>
                </m:rPr>
                <m:t>; derivative of </m:t>
              </m:r>
              <m:r>
                <m:rPr>
                  <m:sty m:val="p"/>
                </m:rPr>
                <m:t>expit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standard logistic density,</w:t>
      </w:r>
      <w:r>
        <w:t xml:space="preserve"> </w:t>
      </w:r>
      <w:r>
        <w:t xml:space="preserve">which peaks at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decays in both directions.</w:t>
      </w:r>
      <w:r>
        <w:t xml:space="preserve"> </w:t>
      </w:r>
      <w:r>
        <w:t xml:space="preserve">Under this prior,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η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0.46</m:t>
        </m:r>
      </m:oMath>
      <w:r>
        <w:t xml:space="preserve">,</w:t>
      </w:r>
      <w:r>
        <w:t xml:space="preserve"> </w:t>
      </w:r>
      <w:r>
        <w:t xml:space="preserve">whereas a flat prior on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would make every interval of length 2 equally likely.</w:t>
      </w:r>
      <w:r>
        <w:t xml:space="preserve"> </w:t>
      </w:r>
      <w:r>
        <w:t xml:space="preserve">“Noninformative”</w:t>
      </w:r>
      <w:r>
        <w:t xml:space="preserve"> </w:t>
      </w:r>
      <w:r>
        <w:t xml:space="preserve">therefore depends on the parameterization.</w:t>
      </w:r>
    </w:p>
    <w:bookmarkEnd w:id="94"/>
    <w:bookmarkStart w:id="96" w:name="cor-flat-prior-posterior"/>
    <w:p>
      <w:pPr>
        <w:pStyle w:val="BodyText"/>
      </w:pPr>
      <w:r>
        <w:rPr>
          <w:b/>
          <w:bCs/>
        </w:rPr>
        <w:t xml:space="preserve">Corollary 4 (Under a flat prior, the posterior is proportional to the likelihood)</w:t>
      </w:r>
      <w:r>
        <w:t xml:space="preserve"> </w:t>
      </w:r>
      <w:r>
        <w:t xml:space="preserve">If the prior is</w:t>
      </w:r>
      <w:r>
        <w:t xml:space="preserve"> </w:t>
      </w:r>
      <w:hyperlink w:anchor="def-flat-prior">
        <w:r>
          <w:rPr>
            <w:rStyle w:val="Hyperlink"/>
          </w:rPr>
          <w:t xml:space="preserve">flat</w:t>
        </w:r>
      </w:hyperlink>
      <w:r>
        <w:t xml:space="preserve"> </w:t>
      </w:r>
      <w:r>
        <w:t xml:space="preserve">on a 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finite length (or volume),</w:t>
      </w:r>
      <w:r>
        <w:t xml:space="preserve"> </w:t>
      </w:r>
      <w:r>
        <w:t xml:space="preserve">then, as a function of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∝</m:t>
          </m:r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,</w:t>
      </w:r>
      <w:r>
        <w:t xml:space="preserve"> </w:t>
      </w:r>
      <w:r>
        <w:t xml:space="preserve">and any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 posterior density</w:t>
      </w:r>
      <w:r>
        <w:t xml:space="preserve"> </w:t>
      </w:r>
      <w:r>
        <w:t xml:space="preserve">is a</w:t>
      </w:r>
      <w:r>
        <w:t xml:space="preserve"> </w:t>
      </w:r>
      <w:hyperlink r:id="rId95">
        <w:r>
          <w:rPr>
            <w:rStyle w:val="Hyperlink"/>
          </w:rPr>
          <w:t xml:space="preserve">maximum likelihood estimate</w:t>
        </w:r>
      </w:hyperlink>
      <w:r>
        <w:t xml:space="preserve">.</w:t>
      </w:r>
    </w:p>
    <w:bookmarkEnd w:id="9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same constant 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Multiplying a function by a positive constant does not change where it is maximized.</w:t>
      </w:r>
    </w:p>
    <w:bookmarkStart w:id="97" w:name="rem-flat-prior-improper"/>
    <w:p>
      <w:pPr>
        <w:pStyle w:val="BodyText"/>
      </w:pPr>
      <w:r>
        <w:rPr>
          <w:i/>
          <w:iCs/>
        </w:rPr>
        <w:t xml:space="preserve">Remark 4</w:t>
      </w:r>
      <w:r>
        <w:t xml:space="preserve"> (Flat priors can be improper). </w:t>
      </w:r>
      <w:r>
        <w:t xml:space="preserve">A flat prior on an unbounded parameter space, such as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so it does not define a joint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posteri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does not apply directly.</w:t>
      </w:r>
      <w:r>
        <w:t xml:space="preserve"> </w:t>
      </w:r>
      <w:r>
        <w:t xml:space="preserve">In practice the posterior is then</w:t>
      </w:r>
      <w:r>
        <w:t xml:space="preserve"> </w:t>
      </w:r>
      <w:r>
        <w:rPr>
          <w:i/>
          <w:iCs/>
        </w:rPr>
        <w:t xml:space="preserve">defined</w:t>
      </w:r>
      <w:r>
        <w:t xml:space="preserve"> </w:t>
      </w:r>
      <w:r>
        <w:t xml:space="preserve">as likelihood times prior,</w:t>
      </w:r>
      <w:r>
        <w:t xml:space="preserve"> </w:t>
      </w:r>
      <w:r>
        <w:t xml:space="preserve">normalized to integrate to 1,</w:t>
      </w:r>
      <w:r>
        <w:t xml:space="preserve"> </w:t>
      </w:r>
      <w:r>
        <w:t xml:space="preserve">which is possible only when that product has a finite integral;</w:t>
      </w:r>
      <w:r>
        <w:t xml:space="preserve"> </w:t>
      </w:r>
      <w:r>
        <w:t xml:space="preserve">the posterior is again proportional to the likelihood.</w:t>
      </w:r>
    </w:p>
    <w:bookmarkEnd w:id="97"/>
    <w:bookmarkStart w:id="98" w:name="exm-flat-prior-posterior"/>
    <w:p>
      <w:pPr>
        <w:pStyle w:val="BodyText"/>
      </w:pPr>
      <w:r>
        <w:rPr>
          <w:b/>
          <w:bCs/>
        </w:rPr>
        <w:t xml:space="preserve">Example 18 (Posterior mode and maximum likelihood estimate for a probability)</w:t>
      </w:r>
      <w:r>
        <w:t xml:space="preserve"> </w:t>
      </w:r>
      <w:r>
        <w:t xml:space="preserve">In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the prior is 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the posterior density,</w:t>
      </w:r>
      <w:r>
        <w:t xml:space="preserve"> </w:t>
      </w:r>
      <w:r>
        <w:t xml:space="preserve">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55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36</m:t>
            </m:r>
          </m:sup>
        </m:sSup>
      </m:oMath>
      <w:r>
        <w:t xml:space="preserve">,</w:t>
      </w:r>
      <w:r>
        <w:t xml:space="preserve"> </w:t>
      </w:r>
      <w:r>
        <w:t xml:space="preserve">is maximized at the maximum likelihood estimate.</w:t>
      </w:r>
      <w:r>
        <w:t xml:space="preserve"> </w:t>
      </w:r>
      <w:r>
        <w:t xml:space="preserve">Setting the derivative of the log-likelihood</w:t>
      </w:r>
      <w:r>
        <w:t xml:space="preserve"> </w:t>
      </w:r>
      <m:oMath>
        <m:r>
          <m:t>r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π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55</m:t>
              </m:r>
              <m:r>
                <m:rPr>
                  <m:sty m:val="p"/>
                </m:rPr>
                <m:t>/</m:t>
              </m:r>
              <m:r>
                <m:t>91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0.604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posterior</w:t>
      </w:r>
      <w:r>
        <w:t xml:space="preserve"> </w:t>
      </w:r>
      <w:r>
        <w:rPr>
          <w:i/>
          <w:iCs/>
        </w:rPr>
        <w:t xml:space="preserve">mean</w:t>
      </w:r>
      <w:r>
        <w:t xml:space="preserve">,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  <m:r>
          <m:rPr>
            <m:sty m:val="p"/>
          </m:rPr>
          <m:t>≈</m:t>
        </m:r>
        <m:r>
          <m:t>0.602</m:t>
        </m:r>
      </m:oMath>
      <w:r>
        <w:t xml:space="preserve">,</w:t>
      </w:r>
      <w:r>
        <w:t xml:space="preserve"> </w:t>
      </w:r>
      <w:r>
        <w:t xml:space="preserve">is not the maximum likelihood estimate: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concerns the posterior’s shape,</w:t>
      </w:r>
      <w:r>
        <w:t xml:space="preserve"> </w:t>
      </w:r>
      <w:r>
        <w:t xml:space="preserve">and so its mode, but a mean depends on the whole distribution.</w:t>
      </w:r>
    </w:p>
    <w:bookmarkEnd w:id="98"/>
    <w:bookmarkEnd w:id="99"/>
    <w:bookmarkStart w:id="103" w:name="sec-bayes-skeptical"/>
    <w:p>
      <w:pPr>
        <w:pStyle w:val="Heading3"/>
      </w:pPr>
      <w:r>
        <w:t xml:space="preserve">3.3 A skeptical prior</w:t>
      </w:r>
    </w:p>
    <w:bookmarkStart w:id="100" w:name="def-skeptical-prior"/>
    <w:p>
      <w:pPr>
        <w:pStyle w:val="FirstParagraph"/>
      </w:pPr>
      <w:r>
        <w:rPr>
          <w:b/>
          <w:bCs/>
        </w:rPr>
        <w:t xml:space="preserve">Definition 15 (Skeptical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skeptical prior</w:t>
      </w:r>
      <w:r>
        <w:t xml:space="preserve"> </w:t>
      </w:r>
      <w:r>
        <w:t xml:space="preserve">is an</w:t>
      </w:r>
      <w:r>
        <w:t xml:space="preserve"> </w:t>
      </w:r>
      <w:hyperlink w:anchor="def-informative-prior">
        <w:r>
          <w:rPr>
            <w:rStyle w:val="Hyperlink"/>
          </w:rPr>
          <w:t xml:space="preserve">informative prior</w:t>
        </w:r>
      </w:hyperlink>
      <w:r>
        <w:t xml:space="preserve"> </w:t>
      </w:r>
      <w:r>
        <w:t xml:space="preserve">centered on the parameter value that represents no effect,</w:t>
      </w:r>
      <w:r>
        <w:t xml:space="preserve"> </w:t>
      </w:r>
      <w:r>
        <w:t xml:space="preserve">and concentrated near that value</w:t>
      </w:r>
      <w:r>
        <w:t xml:space="preserve"> </w:t>
      </w:r>
      <w:r>
        <w:t xml:space="preserve">(Dobson and Barnett 2018, chap. 12, p. 277)</w:t>
      </w:r>
      <w:r>
        <w:t xml:space="preserve">.</w:t>
      </w:r>
    </w:p>
    <w:bookmarkEnd w:id="100"/>
    <w:bookmarkStart w:id="101" w:name="rem-skeptical-prior-meaning"/>
    <w:p>
      <w:pPr>
        <w:pStyle w:val="BodyText"/>
      </w:pPr>
      <w:r>
        <w:rPr>
          <w:i/>
          <w:iCs/>
        </w:rPr>
        <w:t xml:space="preserve">Remark 5</w:t>
      </w:r>
      <w:r>
        <w:t xml:space="preserve"> (What a skeptical prior asks). </w:t>
      </w:r>
      <w:r>
        <w:t xml:space="preserve">A skeptical prior asks how strong the data must be</w:t>
      </w:r>
      <w:r>
        <w:t xml:space="preserve"> </w:t>
      </w:r>
      <w:r>
        <w:t xml:space="preserve">to overturn a default of no effect.</w:t>
      </w:r>
    </w:p>
    <w:bookmarkEnd w:id="101"/>
    <w:bookmarkStart w:id="102" w:name="exm-skeptical-prior"/>
    <w:p>
      <w:pPr>
        <w:pStyle w:val="BodyText"/>
      </w:pPr>
      <w:r>
        <w:rPr>
          <w:b/>
          <w:bCs/>
        </w:rPr>
        <w:t xml:space="preserve">Example 19 (A skeptical prior for a Gaussian mean)</w:t>
      </w:r>
      <w:r>
        <w:t xml:space="preserve"> </w:t>
      </w:r>
      <w:r>
        <w:t xml:space="preserve">In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replace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by the</w:t>
      </w:r>
      <w:r>
        <w:t xml:space="preserve"> </w:t>
      </w:r>
      <w:hyperlink w:anchor="def-skeptical-prior">
        <w:r>
          <w:rPr>
            <w:rStyle w:val="Hyperlink"/>
          </w:rPr>
          <w:t xml:space="preserve">skeptical prior</w:t>
        </w:r>
      </w:hyperlink>
      <w:r>
        <w:t xml:space="preserve"> </w:t>
      </w:r>
      <m:oMath>
        <m:r>
          <m:t>μ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whose standard deviation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sets how skeptical it is.</w:t>
      </w:r>
      <w:r>
        <w:t xml:space="preserve"> </w:t>
      </w:r>
      <w:r>
        <w:t xml:space="preserve">Its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τ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Reusing the likelihood from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∣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τ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times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n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t>1</m:t>
                              </m:r>
                            </m:num>
                            <m:den>
                              <m:sSup>
                                <m:e>
                                  <m:r>
                                    <m:t>τ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sSup>
                            <m:e>
                              <m:r>
                                <m:t>τ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τ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(factoring; definition of </m:t>
              </m:r>
              <m:sSub>
                <m:e>
                  <m:r>
                    <m:t>m</m:t>
                  </m:r>
                </m:e>
                <m:sub>
                  <m:r>
                    <m:t>τ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sSup>
                            <m:e>
                              <m:r>
                                <m:t>τ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τ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bSup>
                        <m:e>
                          <m:r>
                            <m:t>m</m:t>
                          </m:r>
                        </m:e>
                        <m:sub>
                          <m:r>
                            <m:t>τ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sSup>
                            <m:e>
                              <m:r>
                                <m:t>τ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m</m:t>
                      </m:r>
                    </m:e>
                    <m:sub>
                      <m:r>
                        <m:t>τ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a factor that does not involve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∣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τ</m:t>
                </m:r>
              </m:sub>
            </m:sSub>
            <m:r>
              <m:rPr>
                <m:sty m:val="p"/>
              </m:rPr>
              <m:t>,</m:t>
            </m:r>
            <m:r>
              <m:t> </m:t>
            </m:r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recovers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t xml:space="preserve">The posterior mean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τ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⋅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den>
          </m:f>
        </m:oMath>
      </m:oMathPara>
    </w:p>
    <w:p>
      <w:pPr>
        <w:pStyle w:val="FirstParagraph"/>
      </w:pPr>
      <w:r>
        <w:t xml:space="preserve">is a weighted average of the sample mean and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weighted by the precision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 data and the precision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τ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prior</w:t>
      </w:r>
      <w:r>
        <w:t xml:space="preserve"> </w:t>
      </w:r>
      <w:r>
        <w:t xml:space="preserve">(a precision is a reciprocal variance).</w:t>
      </w:r>
      <w:r>
        <w:t xml:space="preserve"> </w:t>
      </w:r>
      <w:r>
        <w:t xml:space="preserve">The more skeptical the prior (the smaller</w:t>
      </w:r>
      <w:r>
        <w:t xml:space="preserve"> </w:t>
      </w:r>
      <m:oMath>
        <m:r>
          <m:t>τ</m:t>
        </m:r>
      </m:oMath>
      <w:r>
        <w:t xml:space="preserve">),</w:t>
      </w:r>
      <w:r>
        <w:t xml:space="preserve"> </w:t>
      </w:r>
      <w:r>
        <w:t xml:space="preserve">the more the posterior mean shrinks toward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held fixed:</w:t>
      </w:r>
    </w:p>
    <w:p>
      <w:pPr>
        <w:pStyle w:val="SourceCode"/>
      </w:pP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tau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prior_sd =</w:t>
      </w:r>
      <w:r>
        <w:rPr>
          <w:rStyle w:val="NormalTok"/>
        </w:rPr>
        <w:t xml:space="preserve"> tau,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tau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6 × 2</w:t>
      </w:r>
      <w:r>
        <w:br/>
      </w:r>
      <w:r>
        <w:rPr>
          <w:rStyle w:val="CommentTok"/>
        </w:rPr>
        <w:t xml:space="preserve">#&gt;   prior_sd posterior_mean</w:t>
      </w:r>
      <w:r>
        <w:br/>
      </w:r>
      <w:r>
        <w:rPr>
          <w:rStyle w:val="CommentTok"/>
        </w:rPr>
        <w:t xml:space="preserve">#&gt;      &lt;dbl&gt;          &lt;dbl&gt;</w:t>
      </w:r>
      <w:r>
        <w:br/>
      </w:r>
      <w:r>
        <w:rPr>
          <w:rStyle w:val="CommentTok"/>
        </w:rPr>
        <w:t xml:space="preserve">#&gt; 1     0.1           0.333</w:t>
      </w:r>
      <w:r>
        <w:br/>
      </w:r>
      <w:r>
        <w:rPr>
          <w:rStyle w:val="CommentTok"/>
        </w:rPr>
        <w:t xml:space="preserve">#&gt; 2     0.25          1.11 </w:t>
      </w:r>
      <w:r>
        <w:br/>
      </w:r>
      <w:r>
        <w:rPr>
          <w:rStyle w:val="CommentTok"/>
        </w:rPr>
        <w:t xml:space="preserve">#&gt; 3     0.5           1.67 </w:t>
      </w:r>
      <w:r>
        <w:br/>
      </w:r>
      <w:r>
        <w:rPr>
          <w:rStyle w:val="CommentTok"/>
        </w:rPr>
        <w:t xml:space="preserve">#&gt; 4     1             1.90 </w:t>
      </w:r>
      <w:r>
        <w:br/>
      </w:r>
      <w:r>
        <w:rPr>
          <w:rStyle w:val="CommentTok"/>
        </w:rPr>
        <w:t xml:space="preserve">#&gt; 5     2             1.98 </w:t>
      </w:r>
      <w:r>
        <w:br/>
      </w:r>
      <w:r>
        <w:rPr>
          <w:rStyle w:val="CommentTok"/>
        </w:rPr>
        <w:t xml:space="preserve">#&gt; 6    10             2.00</w:t>
      </w:r>
    </w:p>
    <w:p>
      <w:pPr>
        <w:pStyle w:val="FirstParagraph"/>
      </w:pPr>
      <w:r>
        <w:t xml:space="preserve">The most skeptical prior (</w:t>
      </w:r>
      <m:oMath>
        <m:r>
          <m:t>τ</m:t>
        </m:r>
        <m:r>
          <m:rPr>
            <m:sty m:val="p"/>
          </m:rPr>
          <m:t>=</m:t>
        </m:r>
        <m:r>
          <m:t>0.1</m:t>
        </m:r>
      </m:oMath>
      <w:r>
        <w:t xml:space="preserve">) pulls the posterior mean</w:t>
      </w:r>
      <w:r>
        <w:t xml:space="preserve"> </w:t>
      </w:r>
      <w:r>
        <w:t xml:space="preserve">down to one sixth of the sample mean,</w:t>
      </w:r>
      <w:r>
        <w:t xml:space="preserve"> </w:t>
      </w:r>
      <w:r>
        <w:t xml:space="preserve">while the most diffuse (</w:t>
      </w:r>
      <m:oMath>
        <m:r>
          <m:t>τ</m:t>
        </m:r>
        <m:r>
          <m:rPr>
            <m:sty m:val="p"/>
          </m:rPr>
          <m:t>=</m:t>
        </m:r>
        <m:r>
          <m:t>10</m:t>
        </m:r>
      </m:oMath>
      <w:r>
        <w:t xml:space="preserve">) leaves it essentially 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102"/>
    <w:bookmarkEnd w:id="103"/>
    <w:bookmarkEnd w:id="104"/>
    <w:bookmarkStart w:id="135" w:name="sec-bayes-predictive-checks"/>
    <w:p>
      <w:pPr>
        <w:pStyle w:val="Heading2"/>
      </w:pPr>
      <w:r>
        <w:t xml:space="preserve">4 Predictive checks</w:t>
      </w:r>
    </w:p>
    <w:p>
      <w:pPr>
        <w:pStyle w:val="FirstParagraph"/>
      </w:pPr>
      <w:r>
        <w:t xml:space="preserve">A Bayesian model makes predictions about data,</w:t>
      </w:r>
      <w:r>
        <w:t xml:space="preserve"> </w:t>
      </w:r>
      <w:r>
        <w:t xml:space="preserve">both before and after the data are seen.</w:t>
      </w:r>
      <w:r>
        <w:t xml:space="preserve"> </w:t>
      </w:r>
      <w:r>
        <w:t xml:space="preserve">Comparing those predictions with the data we actually have</w:t>
      </w:r>
      <w:r>
        <w:t xml:space="preserve"> </w:t>
      </w:r>
      <w:r>
        <w:t xml:space="preserve">is a way to check the model.</w:t>
      </w:r>
      <w:r>
        <w:t xml:space="preserve"> </w:t>
      </w:r>
      <w:r>
        <w:t xml:space="preserve">A check made before the data are used tests the prior;</w:t>
      </w:r>
      <w:r>
        <w:t xml:space="preserve"> </w:t>
      </w:r>
      <w:r>
        <w:t xml:space="preserve">a check made after the data are used tests the whole model</w:t>
      </w:r>
      <w:r>
        <w:t xml:space="preserve"> </w:t>
      </w:r>
      <w:r>
        <w:t xml:space="preserve">(Gelman et al. 2013, sec. 6.3, p. 143; McElreath 2020, sec. 4.3.2, pp. 82-83)</w:t>
      </w:r>
      <w:r>
        <w:t xml:space="preserve">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105">
        <w:r>
          <w:rPr>
            <w:rStyle w:val="Hyperlink"/>
            <w:i/>
            <w:iCs/>
          </w:rPr>
          <w:t xml:space="preserve">Geocentric Models</w:t>
        </w:r>
      </w:hyperlink>
      <w:r>
        <w:t xml:space="preserve"> </w:t>
      </w:r>
      <w:r>
        <w:t xml:space="preserve">(Statistical Rethinking 2026, Lecture A03).</w:t>
      </w:r>
    </w:p>
    <w:bookmarkStart w:id="106" w:name="def-prior-predictive"/>
    <w:p>
      <w:pPr>
        <w:pStyle w:val="BodyText"/>
      </w:pPr>
      <w:r>
        <w:rPr>
          <w:b/>
          <w:bCs/>
        </w:rPr>
        <w:t xml:space="preserve">Definition 16 (Prior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predictive distribution</w:t>
      </w:r>
      <w:r>
        <w:t xml:space="preserve"> </w:t>
      </w:r>
      <w:r>
        <w:t xml:space="preserve">of the data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 distribution of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implied by 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before any data are observed</w:t>
      </w:r>
      <w:r>
        <w:t xml:space="preserve"> </w:t>
      </w:r>
      <w:r>
        <w:t xml:space="preserve">(Gelman et al. 2013, sec. 1.3, p. 7, eq. 1.3)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θ</m:t>
          </m:r>
          <m:r>
            <m:rPr>
              <m:sty m:val="p"/>
            </m:rPr>
            <m:t>.</m:t>
          </m:r>
        </m:oMath>
      </m:oMathPara>
    </w:p>
    <w:bookmarkEnd w:id="106"/>
    <w:bookmarkStart w:id="107" w:name="exm-prior-predictive"/>
    <w:p>
      <w:pPr>
        <w:pStyle w:val="FirstParagraph"/>
      </w:pPr>
      <w:r>
        <w:rPr>
          <w:b/>
          <w:bCs/>
        </w:rPr>
        <w:t xml:space="preserve">Example 20 (Prior predictive distribution of a count)</w:t>
      </w:r>
      <w:r>
        <w:t xml:space="preserve"> </w:t>
      </w:r>
      <w:r>
        <w:t xml:space="preserve">In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,</w:t>
      </w:r>
      <w:r>
        <w:t xml:space="preserve"> </w:t>
      </w:r>
      <w:r>
        <w:t xml:space="preserve">the number of successes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Under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its prior predictive probabilities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r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r</m:t>
                          </m:r>
                        </m:den>
                      </m:f>
                    </m:e>
                  </m:d>
                </m:e>
              </m:nary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prior predictive distribution)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d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Beta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binomial coefficient)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 </m:t>
              </m:r>
              <m:r>
                <m:t>r</m:t>
              </m:r>
              <m:r>
                <m:rPr>
                  <m:sty m:val="p"/>
                </m:rPr>
                <m:t>!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appears above and below)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.</w:t>
      </w:r>
      <w:r>
        <w:t xml:space="preserve"> </w:t>
      </w:r>
      <w:r>
        <w:t xml:space="preserve">So the uniform prior says that, before seeing the data,</w:t>
      </w:r>
      <w:r>
        <w:t xml:space="preserve"> </w:t>
      </w:r>
      <w:r>
        <w:t xml:space="preserve">every count of successes is equally likely</w:t>
      </w:r>
      <w:r>
        <w:t xml:space="preserve"> </w:t>
      </w:r>
      <w:r>
        <w:t xml:space="preserve">(Gelman et al. 2013, sec. 2.4, p. 34)</w:t>
      </w:r>
      <w:r>
        <w:t xml:space="preserve">.</w:t>
      </w:r>
      <w:r>
        <w:t xml:space="preserve"> </w:t>
      </w:r>
      <w:r>
        <w:t xml:space="preserve">For the 189 mothers 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data,</w:t>
      </w:r>
      <w:r>
        <w:t xml:space="preserve"> </w:t>
      </w:r>
      <w:r>
        <w:t xml:space="preserve">the code below computes these probabilities</w:t>
      </w:r>
      <w:r>
        <w:t xml:space="preserve"> </w:t>
      </w:r>
      <w:r>
        <w:t xml:space="preserve">from the Beta-binomial probability mass function: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n_mothers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n_mothers</w:t>
      </w:r>
      <w:r>
        <w:br/>
      </w:r>
      <w:r>
        <w:rPr>
          <w:rStyle w:val="NormalTok"/>
        </w:rPr>
        <w:t xml:space="preserve">prior_pred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choose</w:t>
      </w:r>
      <w:r>
        <w:rPr>
          <w:rStyle w:val="NormalTok"/>
        </w:rPr>
        <w:t xml:space="preserve">(n_mothers, counts)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n_mothers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one_over_n_plus_1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smallest           largest one_over_n_plus_1 </w:t>
      </w:r>
      <w:r>
        <w:br/>
      </w:r>
      <w:r>
        <w:rPr>
          <w:rStyle w:val="CommentTok"/>
        </w:rPr>
        <w:t xml:space="preserve">#&gt;        0.00526316        0.00526316        0.00526316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np.arange(n_mothers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stats.betabinom.pmf(counts, n_mothers,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"smallest"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"largest"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"one_over_n_plus_1"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CommentTok"/>
        </w:rPr>
        <w:t xml:space="preserve">#&gt; {'smallest': np.float64(0.005263157894736842), 'largest': np.float64(0.005263157894736846), 'one_over_n_plus_1': 0.005263157894736842}</w:t>
      </w:r>
    </w:p>
    <w:bookmarkEnd w:id="107"/>
    <w:bookmarkStart w:id="108" w:name="rem-prior-predictive-marginal-likelihood"/>
    <w:p>
      <w:pPr>
        <w:pStyle w:val="FirstParagraph"/>
      </w:pPr>
      <w:r>
        <w:rPr>
          <w:i/>
          <w:iCs/>
        </w:rPr>
        <w:t xml:space="preserve">Remark 6</w:t>
      </w:r>
      <w:r>
        <w:t xml:space="preserve"> (The prior predictive distribution and the marginal likelihood). </w:t>
      </w:r>
      <w:r>
        <w:t xml:space="preserve">The prior predictive distribution (</w:t>
      </w:r>
      <w:hyperlink w:anchor="def-prior-predictive">
        <w:r>
          <w:rPr>
            <w:rStyle w:val="Hyperlink"/>
          </w:rPr>
          <w:t xml:space="preserve">Definition 16</w:t>
        </w:r>
      </w:hyperlink>
      <w:r>
        <w:t xml:space="preserve">)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,</w:t>
      </w:r>
      <w:r>
        <w:t xml:space="preserve"> </w:t>
      </w:r>
      <w:r>
        <w:t xml:space="preserve">read as a distribution over possible data sets</w:t>
      </w:r>
      <w:r>
        <w:t xml:space="preserve"> </w:t>
      </w:r>
      <w:r>
        <w:t xml:space="preserve">(Gelman et al. 2013, sec. 1.3, p. 7, eq. 1.3)</w:t>
      </w:r>
      <w:r>
        <w:t xml:space="preserve">.</w:t>
      </w:r>
    </w:p>
    <w:bookmarkEnd w:id="108"/>
    <w:bookmarkStart w:id="109" w:name="def-posterior-predictive"/>
    <w:p>
      <w:pPr>
        <w:pStyle w:val="BodyText"/>
      </w:pPr>
      <w:r>
        <w:rPr>
          <w:b/>
          <w:bCs/>
        </w:rPr>
        <w:t xml:space="preserve">Definition 17 (Posterior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distribution</w:t>
      </w:r>
      <w:r>
        <w:t xml:space="preserve"> </w:t>
      </w:r>
      <w:r>
        <w:t xml:space="preserve">of a new observation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is the distribution of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implied by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and the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p>
            <m:e>
              <m:r>
                <m:t>y</m:t>
              </m:r>
            </m:e>
            <m:sup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w</m:t>
              </m:r>
            </m:sup>
          </m:sSup>
          <m:r>
            <m:rPr>
              <m:sty m:val="p"/>
            </m:rPr>
            <m:t>∣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p>
            <m:e>
              <m:r>
                <m:t>y</m:t>
              </m:r>
            </m:e>
            <m:sup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w</m:t>
              </m:r>
            </m:sup>
          </m:sSup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θ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are independent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(Gelman et al. 2013, sec. 1.3, p. 7, eq. 1.4)</w:t>
      </w:r>
      <w:r>
        <w:t xml:space="preserve">.</w:t>
      </w:r>
      <w:r>
        <w:t xml:space="preserve"> </w:t>
      </w:r>
      <w:r>
        <w:t xml:space="preserve">The same formula, with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replaced by a whole replicated data set</w:t>
      </w:r>
      <w:r>
        <w:t xml:space="preserve"> </w:t>
      </w:r>
      <m:oMath>
        <m:sSup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of the same size as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gives the posterior predictive distribution of replicated data.</w:t>
      </w:r>
    </w:p>
    <w:bookmarkEnd w:id="109"/>
    <w:bookmarkStart w:id="110" w:name="exm-posterior-predictive"/>
    <w:p>
      <w:pPr>
        <w:pStyle w:val="BodyText"/>
      </w:pPr>
      <w:r>
        <w:rPr>
          <w:b/>
          <w:bCs/>
        </w:rPr>
        <w:t xml:space="preserve">Example 21 (Will the next mother smoke?)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one more mother from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population smoked during pregnancy,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she did not.</w:t>
      </w:r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n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w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π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 the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∣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prior-posterior-figure">
        <w:r>
          <w:rPr>
            <w:rStyle w:val="Hyperlink"/>
          </w:rPr>
          <w:t xml:space="preserve">Example 15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m:t>n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rPr>
                          <m:sty m:val="p"/>
                        </m:rPr>
                        <m:t>w</m:t>
                      </m:r>
                    </m:sup>
                  </m:sSup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m:t>n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rPr>
                          <m:sty m:val="p"/>
                        </m:rPr>
                        <m:t>w</m:t>
                      </m:r>
                    </m:sup>
                  </m:sSup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π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∣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posterior predictive distribution)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π</m:t>
                  </m:r>
                </m:e>
              </m:nary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∣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model)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∣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posterior mean)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posterior predictive probability that the next mother smoked</w:t>
      </w:r>
      <w:r>
        <w:t xml:space="preserve"> </w:t>
      </w:r>
      <w:r>
        <w:t xml:space="preserve">is the posterior mean of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0.393.</w:t>
      </w:r>
      <w:r>
        <w:t xml:space="preserve"> </w:t>
      </w:r>
      <w:r>
        <w:t xml:space="preserve">The code below checks this by simulation:</w:t>
      </w:r>
      <w:r>
        <w:t xml:space="preserve"> </w:t>
      </w:r>
      <w:r>
        <w:t xml:space="preserve">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posterior,</w:t>
      </w:r>
      <w:r>
        <w:t xml:space="preserve"> </w:t>
      </w:r>
      <w:r>
        <w:t xml:space="preserve">then draw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(y_new),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post_summary[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simulated     exact </w:t>
      </w:r>
      <w:r>
        <w:br/>
      </w:r>
      <w:r>
        <w:rPr>
          <w:rStyle w:val="CommentTok"/>
        </w:rPr>
        <w:t xml:space="preserve">#&gt;   0.38850   0.39267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prob_draws)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y_new.mean(), </w:t>
      </w:r>
      <w:r>
        <w:rPr>
          <w:rStyle w:val="StringTok"/>
        </w:rPr>
        <w:t xml:space="preserve">"exact"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post_b)}</w:t>
      </w:r>
      <w:r>
        <w:br/>
      </w:r>
      <w:r>
        <w:rPr>
          <w:rStyle w:val="CommentTok"/>
        </w:rPr>
        <w:t xml:space="preserve">#&gt; {'simulated': np.float64(0.3929), 'exact': np.float64(0.39267015706806285)}</w:t>
      </w:r>
    </w:p>
    <w:bookmarkEnd w:id="110"/>
    <w:bookmarkStart w:id="111" w:name="def-test-quantity"/>
    <w:p>
      <w:pPr>
        <w:pStyle w:val="FirstParagraph"/>
      </w:pPr>
      <w:r>
        <w:rPr>
          <w:b/>
          <w:bCs/>
        </w:rPr>
        <w:t xml:space="preserve">Definition 18 (Test quantity)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quantity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is a number computed from a data set</w:t>
      </w:r>
      <w:r>
        <w:t xml:space="preserve"> </w:t>
      </w:r>
      <w:r>
        <w:t xml:space="preserve">that summarizes an aspect of the data we want the model to reproduce</w:t>
      </w:r>
      <w:r>
        <w:t xml:space="preserve"> </w:t>
      </w:r>
      <w:r>
        <w:t xml:space="preserve">(Gelman et al. 2013, sec. 6.3, p. 145)</w:t>
      </w:r>
      <w:r>
        <w:t xml:space="preserve">.</w:t>
      </w:r>
    </w:p>
    <w:bookmarkEnd w:id="111"/>
    <w:bookmarkStart w:id="112" w:name="exm-test-quantity"/>
    <w:p>
      <w:pPr>
        <w:pStyle w:val="BodyText"/>
      </w:pPr>
      <w:r>
        <w:rPr>
          <w:b/>
          <w:bCs/>
        </w:rPr>
        <w:t xml:space="preserve">Example 22 (Two test quantities for the smoking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also record each mother’s race,</w:t>
      </w:r>
      <w:r>
        <w:t xml:space="preserve"> </w:t>
      </w:r>
      <w:r>
        <w:t xml:space="preserve">coded as white, Black, or other.</w:t>
      </w:r>
      <w:r>
        <w:t xml:space="preserve"> </w:t>
      </w:r>
      <w:r>
        <w:t xml:space="preserve">The Beta-Bernoulli model gives every mother the same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 smoking,</w:t>
      </w:r>
      <w:r>
        <w:t xml:space="preserve"> </w:t>
      </w:r>
      <w:r>
        <w:t xml:space="preserve">whatever her race.</w:t>
      </w:r>
      <w:r>
        <w:t xml:space="preserve"> </w:t>
      </w:r>
      <w:r>
        <w:t xml:space="preserve">Two test quantities for these data are:</w:t>
      </w:r>
    </w:p>
    <w:p>
      <w:pPr>
        <w:pStyle w:val="Compact"/>
        <w:numPr>
          <w:ilvl w:val="0"/>
          <w:numId w:val="1005"/>
        </w:numPr>
      </w:pPr>
      <w:r>
        <w:t xml:space="preserve">the number of mothers who smoked,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the spread of the smoking proportions across the three race groups,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max</m:t>
            </m:r>
          </m:e>
          <m:sub>
            <m:r>
              <m:t>g</m:t>
            </m:r>
          </m:sub>
        </m:sSub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  <m:r>
          <m:rPr>
            <m:sty m:val="p"/>
          </m:rPr>
          <m:t>−</m:t>
        </m:r>
        <m:sSub>
          <m:e>
            <m:r>
              <m:rPr>
                <m:sty m:val="p"/>
              </m:rPr>
              <m:t>min</m:t>
            </m:r>
          </m:e>
          <m:sub>
            <m:r>
              <m:t>g</m:t>
            </m:r>
          </m:sub>
        </m:sSub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</m:oMath>
      <w:r>
        <w:t xml:space="preserve"> </w:t>
      </w:r>
      <w:r>
        <w:t xml:space="preserve">is the proportion of mothers in group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who smoked.</w:t>
      </w:r>
    </w:p>
    <w:p>
      <w:pPr>
        <w:pStyle w:val="FirstParagraph"/>
      </w:pPr>
      <w:r>
        <w:t xml:space="preserve">The model can match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by choosing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but it predicts that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because it gives every group the same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Their observed values are: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race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t_count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t_spread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race, mean)))</w:t>
      </w:r>
      <w:r>
        <w:br/>
      </w:r>
      <w:r>
        <w:br/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(smoke_y, race, mean)</w:t>
      </w:r>
      <w:r>
        <w:br/>
      </w:r>
      <w:r>
        <w:rPr>
          <w:rStyle w:val="CommentTok"/>
        </w:rPr>
        <w:t xml:space="preserve">#&gt;    white    Black    other </w:t>
      </w:r>
      <w:r>
        <w:br/>
      </w:r>
      <w:r>
        <w:rPr>
          <w:rStyle w:val="CommentTok"/>
        </w:rPr>
        <w:t xml:space="preserve">#&gt; 0.541667 0.384615 0.179104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 </w:t>
      </w:r>
      <w:r>
        <w:rPr>
          <w:rStyle w:val="AttributeTok"/>
        </w:rPr>
        <w:t xml:space="preserve">T2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(smoke_y))</w:t>
      </w:r>
      <w:r>
        <w:br/>
      </w:r>
      <w:r>
        <w:rPr>
          <w:rStyle w:val="CommentTok"/>
        </w:rPr>
        <w:t xml:space="preserve">#&gt;        T1        T2 </w:t>
      </w:r>
      <w:r>
        <w:br/>
      </w:r>
      <w:r>
        <w:rPr>
          <w:rStyle w:val="CommentTok"/>
        </w:rPr>
        <w:t xml:space="preserve">#&gt; 74.000000  0.362562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map</w:t>
      </w:r>
      <w:r>
        <w:rPr>
          <w:rStyle w:val="NormalTok"/>
        </w:rPr>
        <w:t xml:space="preserve">({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}).to_numpy()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t_count(y):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(pd.Series(smoke_y).groupby(race).mean())</w:t>
      </w:r>
      <w:r>
        <w:br/>
      </w:r>
      <w:r>
        <w:rPr>
          <w:rStyle w:val="CommentTok"/>
        </w:rPr>
        <w:t xml:space="preserve">#&gt; Black    0.384615</w:t>
      </w:r>
      <w:r>
        <w:br/>
      </w:r>
      <w:r>
        <w:rPr>
          <w:rStyle w:val="CommentTok"/>
        </w:rPr>
        <w:t xml:space="preserve">#&gt; other    0.179104</w:t>
      </w:r>
      <w:r>
        <w:br/>
      </w:r>
      <w:r>
        <w:rPr>
          <w:rStyle w:val="CommentTok"/>
        </w:rPr>
        <w:t xml:space="preserve">#&gt; white    0.541667</w:t>
      </w:r>
      <w:r>
        <w:br/>
      </w:r>
      <w:r>
        <w:rPr>
          <w:rStyle w:val="CommentTok"/>
        </w:rPr>
        <w:t xml:space="preserve">#&gt; dtype: float64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"T1"</w:t>
      </w:r>
      <w:r>
        <w:rPr>
          <w:rStyle w:val="NormalTok"/>
        </w:rPr>
        <w:t xml:space="preserve">: t_count(smoke_y), </w:t>
      </w:r>
      <w:r>
        <w:rPr>
          <w:rStyle w:val="StringTok"/>
        </w:rPr>
        <w:t xml:space="preserve">"T2"</w:t>
      </w:r>
      <w:r>
        <w:rPr>
          <w:rStyle w:val="NormalTok"/>
        </w:rPr>
        <w:t xml:space="preserve">: t_spread(smoke_y)}</w:t>
      </w:r>
      <w:r>
        <w:br/>
      </w:r>
      <w:r>
        <w:rPr>
          <w:rStyle w:val="CommentTok"/>
        </w:rPr>
        <w:t xml:space="preserve">#&gt; {'T1': np.int64(74), 'T2': np.float64(0.36256218905472637)}</w:t>
      </w:r>
    </w:p>
    <w:bookmarkEnd w:id="112"/>
    <w:bookmarkStart w:id="113" w:name="def-prior-predictive-check"/>
    <w:p>
      <w:pPr>
        <w:pStyle w:val="FirstParagraph"/>
      </w:pPr>
      <w:r>
        <w:rPr>
          <w:b/>
          <w:bCs/>
        </w:rPr>
        <w:t xml:space="preserve">Definition 19 (Prior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under the</w:t>
      </w:r>
      <w:r>
        <w:t xml:space="preserve"> </w:t>
      </w:r>
      <w:hyperlink w:anchor="def-prior-predictive">
        <w:r>
          <w:rPr>
            <w:rStyle w:val="Hyperlink"/>
          </w:rPr>
          <w:t xml:space="preserve">prior predictive distribution</w:t>
        </w:r>
      </w:hyperlink>
      <w:r>
        <w:t xml:space="preserve">.</w:t>
      </w:r>
      <w:r>
        <w:t xml:space="preserve"> </w:t>
      </w:r>
      <w:r>
        <w:t xml:space="preserve">If the observed value would be very unlikely under that distribution,</w:t>
      </w:r>
      <w:r>
        <w:t xml:space="preserve"> </w:t>
      </w:r>
      <w:r>
        <w:t xml:space="preserve">the prior and the data disagree</w:t>
      </w:r>
      <w:r>
        <w:t xml:space="preserve"> </w:t>
      </w:r>
      <w:r>
        <w:t xml:space="preserve">(McElreath 2020, sec. 4.3.2, pp. 82-83)</w:t>
      </w:r>
      <w:r>
        <w:t xml:space="preserve">.</w:t>
      </w:r>
    </w:p>
    <w:bookmarkEnd w:id="113"/>
    <w:bookmarkStart w:id="121" w:name="exm-prior-predictive-check"/>
    <w:p>
      <w:pPr>
        <w:pStyle w:val="BodyText"/>
      </w:pPr>
      <w:r>
        <w:rPr>
          <w:b/>
          <w:bCs/>
        </w:rPr>
        <w:t xml:space="preserve">Example 23 (Checking two priors for the smoking probability)</w:t>
      </w:r>
      <w:r>
        <w:t xml:space="preserve"> </w:t>
      </w:r>
      <w:r>
        <w:t xml:space="preserve">We compare two priors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data:</w:t>
      </w:r>
    </w:p>
    <w:p>
      <w:pPr>
        <w:pStyle w:val="Compact"/>
        <w:numPr>
          <w:ilvl w:val="0"/>
          <w:numId w:val="1006"/>
        </w:numPr>
      </w:pPr>
      <w:r>
        <w:t xml:space="preserve">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a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with prior mean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19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an analyst might choose if they believed that smoking during pregnancy was rare.</w:t>
      </w:r>
    </w:p>
    <w:p>
      <w:pPr>
        <w:pStyle w:val="FirstParagraph"/>
      </w:pPr>
      <w:r>
        <w:t xml:space="preserve">For each prior,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the prior,</w:t>
      </w:r>
      <w:r>
        <w:t xml:space="preserve"> </w:t>
      </w:r>
      <w:r>
        <w:t xml:space="preserve">then draw a count of smokers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among 189 mothers 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check_priors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uniform Beta(1, 1)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Beta(1, 19)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(check_priors), \(prior_name) {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check_priors[[prior_name]]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prior =</w:t>
      </w:r>
      <w:r>
        <w:rPr>
          <w:rStyle w:val="NormalTok"/>
        </w:rPr>
        <w:t xml:space="preserve"> prior_name,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n_mothers,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count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</w:t>
      </w:r>
      <w:r>
        <w:br/>
      </w:r>
      <w:r>
        <w:rPr>
          <w:rStyle w:val="CommentTok"/>
        </w:rPr>
        <w:t xml:space="preserve">#&gt; uniform Beta(1, 1)        Beta(1, 19) </w:t>
      </w:r>
      <w:r>
        <w:br/>
      </w:r>
      <w:r>
        <w:rPr>
          <w:rStyle w:val="CommentTok"/>
        </w:rPr>
        <w:t xml:space="preserve">#&gt;             0.6110             0.0005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check_priors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"uniform Beta(1, 1)"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"Beta(1, 19)"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)}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(a, b)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check_priors.items():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rng.beta(a, 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prior_pred_counts[name]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rng.binomial(n_mothers, prob_draws)</w:t>
      </w:r>
      <w:r>
        <w:br/>
      </w:r>
      <w:r>
        <w:br/>
      </w:r>
      <w:r>
        <w:rPr>
          <w:rStyle w:val="NormalTok"/>
        </w:rPr>
        <w:t xml:space="preserve">{name: (counts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()).mean()</w:t>
      </w:r>
      <w:r>
        <w:br/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counts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prior_pred_counts.items()}</w:t>
      </w:r>
      <w:r>
        <w:br/>
      </w:r>
      <w:r>
        <w:rPr>
          <w:rStyle w:val="CommentTok"/>
        </w:rPr>
        <w:t xml:space="preserve">#&gt; {'uniform Beta(1, 1)': np.float64(0.6095), 'Beta(1, 19)': np.float64(0.0)}</w:t>
      </w:r>
    </w:p>
    <w:p>
      <w:pPr>
        <w:pStyle w:val="FirstParagraph"/>
      </w:pPr>
      <w:r>
        <w:t xml:space="preserve">The output is the proportion of simulated counts at least as large as the observed count,</w:t>
      </w:r>
      <w:r>
        <w:t xml:space="preserve"> </w:t>
      </w:r>
      <w:r>
        <w:t xml:space="preserve">74.</w:t>
      </w:r>
    </w:p>
    <w:p>
      <w:pPr>
        <w:pStyle w:val="BodyText"/>
      </w:pPr>
      <w:hyperlink w:anchor="fig-prior-predictive-check">
        <w:r>
          <w:rPr>
            <w:rStyle w:val="Hyperlink"/>
          </w:rPr>
          <w:t xml:space="preserve">Figure 5</w:t>
        </w:r>
      </w:hyperlink>
      <w:r>
        <w:t xml:space="preserve"> </w:t>
      </w:r>
      <w:r>
        <w:t xml:space="preserve">plots the simulated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0" w:name="fig-p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(prior_pred_counts,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(count))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boundary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t_count</w:t>
            </w:r>
            <w:r>
              <w:rPr>
                <w:rStyle w:val="NormalTok"/>
              </w:rPr>
              <w:t xml:space="preserve">(smoke_y),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prior)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5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1.png" id="1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counts)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prior_pred_counts.items()):</w:t>
            </w:r>
            <w:r>
              <w:br/>
            </w:r>
            <w:r>
              <w:rPr>
                <w:rStyle w:val="NormalTok"/>
              </w:rPr>
              <w:t xml:space="preserve">    ax.hist(counts,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np.arange(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n_mothers </w:t>
            </w:r>
            <w:r>
              <w:rPr>
                <w:rStyle w:val="Operato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ax.axvline(smoke_y.</w:t>
            </w:r>
            <w:r>
              <w:rPr>
                <w:rStyle w:val="BuiltInTok"/>
              </w:rPr>
              <w:t xml:space="preserve">sum</w:t>
            </w:r>
            <w:r>
              <w:rPr>
                <w:rStyle w:val="NormalTok"/>
              </w:rPr>
              <w:t xml:space="preserve">(),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1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py-1.png" id="1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Prior predictive distributions of the number of smokers</w:t>
            </w:r>
            <w:r>
              <w:t xml:space="preserve"> </w:t>
            </w:r>
            <w:r>
              <w:t xml:space="preserve">among the 189 mothers 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data,</w:t>
            </w:r>
            <w:r>
              <w:t xml:space="preserve"> </w:t>
            </w:r>
            <w:r>
              <w:t xml:space="preserve">from 4000 simulations under each prior.</w:t>
            </w:r>
            <w:r>
              <w:t xml:space="preserve"> </w:t>
            </w:r>
            <w:r>
              <w:t xml:space="preserve">The dashed line is the observed count, 74.</w:t>
            </w:r>
          </w:p>
          <w:bookmarkEnd w:id="120"/>
        </w:tc>
      </w:tr>
    </w:tbl>
    <w:p>
      <w:pPr>
        <w:pStyle w:val="BodyText"/>
      </w:pPr>
      <w:r>
        <w:t xml:space="preserve">Under the uniform prior,</w:t>
      </w:r>
      <w:r>
        <w:t xml:space="preserve"> </w:t>
      </w:r>
      <w:r>
        <w:t xml:space="preserve">0.611 of the simulated counts</w:t>
      </w:r>
      <w:r>
        <w:t xml:space="preserve"> </w:t>
      </w:r>
      <w:r>
        <w:t xml:space="preserve">are at least as large as the observed count,</w:t>
      </w:r>
      <w:r>
        <w:t xml:space="preserve"> </w:t>
      </w:r>
      <w:r>
        <w:t xml:space="preserve">so the data are unsurprising under that prior.</w:t>
      </w:r>
      <w:r>
        <w:t xml:space="preserve"> </w:t>
      </w:r>
      <w:r>
        <w:t xml:space="preserve">Under the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2</w:t>
      </w:r>
      <w:r>
        <w:t xml:space="preserve"> </w:t>
      </w:r>
      <w:r>
        <w:t xml:space="preserve">of the 4000 simulated counts are:</w:t>
      </w:r>
      <w:r>
        <w:t xml:space="preserve"> </w:t>
      </w:r>
      <w:r>
        <w:t xml:space="preserve">that prior and the data disagree,</w:t>
      </w:r>
      <w:r>
        <w:t xml:space="preserve"> </w:t>
      </w:r>
      <w:r>
        <w:t xml:space="preserve">and the analyst should rethink the prior</w:t>
      </w:r>
      <w:r>
        <w:t xml:space="preserve"> </w:t>
      </w:r>
      <w:r>
        <w:t xml:space="preserve">before trusting a posterior built on it.</w:t>
      </w:r>
    </w:p>
    <w:bookmarkEnd w:id="121"/>
    <w:bookmarkStart w:id="122" w:name="def-posterior-predictive-check"/>
    <w:p>
      <w:pPr>
        <w:pStyle w:val="BodyText"/>
      </w:pPr>
      <w:r>
        <w:rPr>
          <w:b/>
          <w:bCs/>
        </w:rPr>
        <w:t xml:space="preserve">Definition 20 (Posterior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posterior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sSup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is a replicated data set</w:t>
      </w:r>
      <w:r>
        <w:t xml:space="preserve"> </w:t>
      </w:r>
      <w:r>
        <w:t xml:space="preserve">drawn from the</w:t>
      </w:r>
      <w:r>
        <w:t xml:space="preserve"> </w:t>
      </w:r>
      <w:hyperlink w:anchor="def-posterior-predictive">
        <w:r>
          <w:rPr>
            <w:rStyle w:val="Hyperlink"/>
          </w:rPr>
          <w:t xml:space="preserve">posterior predictive distribution</w:t>
        </w:r>
      </w:hyperlink>
      <w:r>
        <w:t xml:space="preserve">.</w:t>
      </w:r>
      <w:r>
        <w:t xml:space="preserve"> </w:t>
      </w:r>
      <w:r>
        <w:t xml:space="preserve">If the model fits,</w:t>
      </w:r>
      <w:r>
        <w:t xml:space="preserve"> </w:t>
      </w:r>
      <w:r>
        <w:t xml:space="preserve">replicated data should look like the observed data,</w:t>
      </w:r>
      <w:r>
        <w:t xml:space="preserve"> </w:t>
      </w:r>
      <w:r>
        <w:t xml:space="preserve">so a systematic difference points to a way the model fails</w:t>
      </w:r>
      <w:r>
        <w:t xml:space="preserve"> </w:t>
      </w:r>
      <w:r>
        <w:t xml:space="preserve">(Gelman et al. 2013, sec. 6.3, pp. 143-145)</w:t>
      </w:r>
      <w:r>
        <w:t xml:space="preserve">.</w:t>
      </w:r>
    </w:p>
    <w:bookmarkEnd w:id="122"/>
    <w:bookmarkStart w:id="130" w:name="exm-posterior-predictive-check"/>
    <w:p>
      <w:pPr>
        <w:pStyle w:val="BodyText"/>
      </w:pPr>
      <w:r>
        <w:rPr>
          <w:b/>
          <w:bCs/>
        </w:rPr>
        <w:t xml:space="preserve">Example 24 (Does one smoking probability fit every group?)</w:t>
      </w:r>
      <w:r>
        <w:t xml:space="preserve"> </w:t>
      </w:r>
      <w:r>
        <w:t xml:space="preserve">We check the Beta-Bernoulli model with the race-spread test quantity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test-quantity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draw 189 Bernoulli observations with the same true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for every mother,</w:t>
      </w:r>
      <w:r>
        <w:t xml:space="preserve"> </w:t>
      </w:r>
      <w:r>
        <w:t xml:space="preserve">and attach the race labels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  <w:r>
        <w:t xml:space="preserve"> </w:t>
      </w:r>
      <w:r>
        <w:t xml:space="preserve">The model is true for these data.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The smoking indicators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</w:p>
    <w:p>
      <w:pPr>
        <w:pStyle w:val="FirstParagraph"/>
      </w:pPr>
      <w:r>
        <w:t xml:space="preserve">For each data set,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 under the uniform prior,</w:t>
      </w:r>
      <w:r>
        <w:t xml:space="preserve"> </w:t>
      </w:r>
      <w:r>
        <w:t xml:space="preserve">draw a replicated data set</w:t>
      </w:r>
      <w:r>
        <w:t xml:space="preserve"> </w:t>
      </w:r>
      <m:oMath>
        <m:sSup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of the same size given that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compute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sSup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4000 times.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smoke_y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rbind,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(check_data), \(data_name) {</w:t>
      </w:r>
      <w:r>
        <w:br/>
      </w:r>
      <w:r>
        <w:rPr>
          <w:rStyle w:val="NormalTok"/>
        </w:rPr>
        <w:t xml:space="preserve">  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check_data[[data_name]]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data_set =</w:t>
      </w:r>
      <w:r>
        <w:rPr>
          <w:rStyle w:val="NormalTok"/>
        </w:rPr>
        <w:t xml:space="preserve"> data_name,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t_rep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prob_draws,</w:t>
      </w:r>
      <w:r>
        <w:br/>
      </w:r>
      <w:r>
        <w:rPr>
          <w:rStyle w:val="NormalTok"/>
        </w:rPr>
        <w:t xml:space="preserve">        \(p)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p)),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(check_data))</w:t>
      </w:r>
      <w:r>
        <w:br/>
      </w:r>
      <w:r>
        <w:rPr>
          <w:rStyle w:val="NormalTok"/>
        </w:rPr>
        <w:t xml:space="preserve">ppc_obs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(ppc_draws[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"data_set"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"t_obs"</w:t>
      </w:r>
      <w:r>
        <w:rPr>
          <w:rStyle w:val="NormalTok"/>
        </w:rPr>
        <w:t xml:space="preserve">)])</w:t>
      </w:r>
      <w:r>
        <w:br/>
      </w:r>
      <w:r>
        <w:rPr>
          <w:rStyle w:val="NormalTok"/>
        </w:rPr>
        <w:t xml:space="preserve">ppc_obs</w:t>
      </w:r>
      <w:r>
        <w:br/>
      </w:r>
      <w:r>
        <w:rPr>
          <w:rStyle w:val="CommentTok"/>
        </w:rPr>
        <w:t xml:space="preserve">#&gt; # A tibble: 2 × 2</w:t>
      </w:r>
      <w:r>
        <w:br/>
      </w:r>
      <w:r>
        <w:rPr>
          <w:rStyle w:val="CommentTok"/>
        </w:rPr>
        <w:t xml:space="preserve">#&gt;   data_set       t_obs</w:t>
      </w:r>
      <w:r>
        <w:br/>
      </w:r>
      <w:r>
        <w:rPr>
          <w:rStyle w:val="CommentTok"/>
        </w:rPr>
        <w:t xml:space="preserve">#&gt;   &lt;fct&gt;          &lt;dbl&gt;</w:t>
      </w:r>
      <w:r>
        <w:br/>
      </w:r>
      <w:r>
        <w:rPr>
          <w:rStyle w:val="CommentTok"/>
        </w:rPr>
        <w:t xml:space="preserve">#&gt; 1 simulated      0.127</w:t>
      </w:r>
      <w:r>
        <w:br/>
      </w:r>
      <w:r>
        <w:rPr>
          <w:rStyle w:val="CommentTok"/>
        </w:rPr>
        <w:t xml:space="preserve">#&gt; 2 real (birthwt) 0.363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ppc_draws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check_data.items():</w:t>
      </w:r>
      <w:r>
        <w:br/>
      </w:r>
      <w:r>
        <w:rPr>
          <w:rStyle w:val="NormalTok"/>
        </w:rPr>
        <w:t xml:space="preserve">    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t_rep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np.array([t_spread(rng.binomial(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n_mothers))</w:t>
      </w:r>
      <w:r>
        <w:br/>
      </w:r>
      <w:r>
        <w:rPr>
          <w:rStyle w:val="NormalTok"/>
        </w:rPr>
        <w:t xml:space="preserve">      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prob_draws])</w:t>
      </w:r>
      <w:r>
        <w:br/>
      </w:r>
      <w:r>
        <w:rPr>
          <w:rStyle w:val="NormalTok"/>
        </w:rPr>
        <w:t xml:space="preserve">    ppc_draws[name]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(t_rep, t_spread(y))</w:t>
      </w:r>
      <w:r>
        <w:br/>
      </w:r>
      <w:r>
        <w:br/>
      </w:r>
      <w:r>
        <w:rPr>
          <w:rStyle w:val="NormalTok"/>
        </w:rPr>
        <w:t xml:space="preserve">{name: t_obs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np.float64(0.13168532338308458), 'real (birthwt)': np.float64(0.36256218905472637)}</w:t>
      </w:r>
    </w:p>
    <w:p>
      <w:pPr>
        <w:pStyle w:val="FirstParagraph"/>
      </w:pPr>
      <w:hyperlink w:anchor="fig-posterior-predictive-check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compares the replicated and observed values of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9" w:name="fig-poste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(ppc_draws,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(t_rep))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ppc_obs,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t_obs),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4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1.png" id="1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(t_rep, t_obs))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ppc_draws.items()):</w:t>
            </w:r>
            <w:r>
              <w:br/>
            </w:r>
            <w:r>
              <w:rPr>
                <w:rStyle w:val="NormalTok"/>
              </w:rPr>
              <w:t xml:space="preserve">    ax.hist(t_rep,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ax.axvline(t_obs,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27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py-1.png" id="1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Posterior predictive distributions of</w:t>
            </w:r>
            <w: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the spread of the smoking proportions across the three race groups,</w:t>
            </w:r>
            <w:r>
              <w:t xml:space="preserve"> </w:t>
            </w:r>
            <w:r>
              <w:t xml:space="preserve">from 4000 replicated data sets under the Beta-Bernoulli model with a uniform prior.</w:t>
            </w:r>
            <w:r>
              <w:t xml:space="preserve"> </w:t>
            </w:r>
            <w:r>
              <w:t xml:space="preserve">The dashed lines are the observed values.</w:t>
            </w:r>
            <w:r>
              <w:t xml:space="preserve"> </w:t>
            </w:r>
            <w:r>
              <w:t xml:space="preserve">Left: 189 simulated observations with the same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for every mother.</w:t>
            </w:r>
            <w:r>
              <w:t xml:space="preserve"> </w:t>
            </w:r>
            <w:r>
              <w:t xml:space="preserve">Right: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data.</w:t>
            </w:r>
          </w:p>
          <w:bookmarkEnd w:id="129"/>
        </w:tc>
      </w:tr>
    </w:tbl>
    <w:p>
      <w:pPr>
        <w:pStyle w:val="BodyText"/>
      </w:pPr>
      <w:r>
        <w:t xml:space="preserve">For the simulated data,</w:t>
      </w:r>
      <w:r>
        <w:t xml:space="preserve"> </w:t>
      </w:r>
      <w:r>
        <w:t xml:space="preserve">the observed spread looks like the replicated spreads,</w:t>
      </w:r>
      <w:r>
        <w:t xml:space="preserve"> </w:t>
      </w:r>
      <w:r>
        <w:t xml:space="preserve">as it should, because the model generated those data.</w:t>
      </w:r>
      <w:r>
        <w:t xml:space="preserve"> </w:t>
      </w:r>
      <w:r>
        <w:t xml:space="preserve">For the real data,</w:t>
      </w:r>
      <w:r>
        <w:t xml:space="preserve"> </w:t>
      </w:r>
      <w:r>
        <w:t xml:space="preserve">the observed spread is larger than almost every replicated spread:</w:t>
      </w:r>
      <w:r>
        <w:t xml:space="preserve"> </w:t>
      </w:r>
      <w:r>
        <w:t xml:space="preserve">the smoking proportion really does differ by race in these data,</w:t>
      </w:r>
      <w:r>
        <w:t xml:space="preserve"> </w:t>
      </w:r>
      <w:r>
        <w:t xml:space="preserve">and a model with one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for everyone cannot reproduce that.</w:t>
      </w:r>
    </w:p>
    <w:bookmarkEnd w:id="130"/>
    <w:bookmarkStart w:id="131" w:name="def-ppp-value"/>
    <w:p>
      <w:pPr>
        <w:pStyle w:val="BodyText"/>
      </w:pPr>
      <w:r>
        <w:rPr>
          <w:b/>
          <w:bCs/>
        </w:rPr>
        <w:t xml:space="preserve">Definition 21 (Posterior predictive p-value)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p-value</w:t>
      </w:r>
      <w:r>
        <w:t xml:space="preserve"> </w:t>
      </w:r>
      <w:r>
        <w:t xml:space="preserve">of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is the posterior probability that a replicated data set</w:t>
      </w:r>
      <w:r>
        <w:t xml:space="preserve"> </w:t>
      </w:r>
      <w:r>
        <w:t xml:space="preserve">gives a value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least as large as the observed data do: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B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r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p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probability is over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drawn from its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and</w:t>
      </w:r>
      <w:r>
        <w:t xml:space="preserve"> </w:t>
      </w:r>
      <m:oMath>
        <m:sSup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drawn from the model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(Gelman et al. 2013, sec. 6.3, p. 146)</w:t>
      </w:r>
      <w:r>
        <w:t xml:space="preserve">.</w:t>
      </w:r>
    </w:p>
    <w:bookmarkEnd w:id="131"/>
    <w:bookmarkStart w:id="133" w:name="exm-ppp-value"/>
    <w:p>
      <w:pPr>
        <w:pStyle w:val="BodyText"/>
      </w:pPr>
      <w:r>
        <w:rPr>
          <w:b/>
          <w:bCs/>
        </w:rPr>
        <w:t xml:space="preserve">Example 25 (Posterior predictive p-values for the race spread)</w:t>
      </w:r>
      <w:r>
        <w:t xml:space="preserve"> </w:t>
      </w:r>
      <w:r>
        <w:t xml:space="preserve">From the simulations of</w:t>
      </w:r>
      <w:r>
        <w:t xml:space="preserve"> </w:t>
      </w:r>
      <w:hyperlink w:anchor="exm-posterior-predictive-check">
        <w:r>
          <w:rPr>
            <w:rStyle w:val="Hyperlink"/>
          </w:rPr>
          <w:t xml:space="preserve">Example 24</w:t>
        </w:r>
      </w:hyperlink>
      <w:r>
        <w:t xml:space="preserve">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ppp_values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t_rep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t_obs,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ppp_values</w:t>
      </w:r>
      <w:r>
        <w:br/>
      </w:r>
      <w:r>
        <w:rPr>
          <w:rStyle w:val="CommentTok"/>
        </w:rPr>
        <w:t xml:space="preserve">#&gt;      simulated real (birthwt) </w:t>
      </w:r>
      <w:r>
        <w:br/>
      </w:r>
      <w:r>
        <w:rPr>
          <w:rStyle w:val="CommentTok"/>
        </w:rPr>
        <w:t xml:space="preserve">#&gt;        0.36725        0.00150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NormalTok"/>
        </w:rPr>
        <w:t xml:space="preserve">{name: (t_rep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t_obs).mean()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np.float64(0.3545), 'real (birthwt)': np.float64(0.00125)}</w:t>
      </w:r>
    </w:p>
    <w:p>
      <w:pPr>
        <w:pStyle w:val="FirstParagraph"/>
      </w:pPr>
      <w:r>
        <w:t xml:space="preserve">R and Python draw different random numbers,</w:t>
      </w:r>
      <w:r>
        <w:t xml:space="preserve"> </w:t>
      </w:r>
      <w:r>
        <w:t xml:space="preserve">so their p-values differ a little;</w:t>
      </w:r>
      <w:r>
        <w:t xml:space="preserve"> </w:t>
      </w:r>
      <w:r>
        <w:t xml:space="preserve">the text uses the R results.</w:t>
      </w:r>
      <w:r>
        <w:t xml:space="preserve"> </w:t>
      </w:r>
      <w:r>
        <w:t xml:space="preserve">For the simulated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0.367,</w:t>
      </w:r>
      <w:r>
        <w:t xml:space="preserve"> </w:t>
      </w:r>
      <w:r>
        <w:t xml:space="preserve">so the model passes this check.</w:t>
      </w:r>
      <w:r>
        <w:t xml:space="preserve"> </w:t>
      </w:r>
      <w:r>
        <w:t xml:space="preserve">For the real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0.002,</w:t>
      </w:r>
      <w:r>
        <w:t xml:space="preserve"> </w:t>
      </w:r>
      <w:r>
        <w:t xml:space="preserve">so the model fails it.</w:t>
      </w:r>
      <w:r>
        <w:t xml:space="preserve"> </w:t>
      </w:r>
      <w:r>
        <w:t xml:space="preserve">The next step would be a model that lets the smoking probability depend on race,</w:t>
      </w:r>
      <w:r>
        <w:t xml:space="preserve"> </w:t>
      </w:r>
      <w:r>
        <w:t xml:space="preserve">such as the</w:t>
      </w:r>
      <w:r>
        <w:t xml:space="preserve"> </w:t>
      </w:r>
      <w:hyperlink r:id="rId132">
        <w:r>
          <w:rPr>
            <w:rStyle w:val="Hyperlink"/>
          </w:rPr>
          <w:t xml:space="preserve">Bayesian logistic regression</w:t>
        </w:r>
      </w:hyperlink>
      <w:r>
        <w:t xml:space="preserve"> </w:t>
      </w:r>
      <w:r>
        <w:t xml:space="preserve">fitted on the companion page.</w:t>
      </w:r>
    </w:p>
    <w:bookmarkEnd w:id="133"/>
    <w:bookmarkStart w:id="134" w:name="rem-ppp-value-estimate"/>
    <w:p>
      <w:pPr>
        <w:pStyle w:val="BodyText"/>
      </w:pPr>
      <w:r>
        <w:rPr>
          <w:i/>
          <w:iCs/>
        </w:rPr>
        <w:t xml:space="preserve">Remark 7</w:t>
      </w:r>
      <w:r>
        <w:t xml:space="preserve"> (Estimating and interpreting the posterior predictive p-value). </w:t>
      </w:r>
      <w:r>
        <w:t xml:space="preserve">With simulations from a</w:t>
      </w:r>
      <w:r>
        <w:t xml:space="preserve"> </w:t>
      </w:r>
      <w:hyperlink w:anchor="def-posterior-predictive-check">
        <w:r>
          <w:rPr>
            <w:rStyle w:val="Hyperlink"/>
          </w:rPr>
          <w:t xml:space="preserve">posterior predictive check</w:t>
        </w:r>
      </w:hyperlink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estimated by the proportion of replicated values</w:t>
      </w:r>
      <w:r>
        <w:t xml:space="preserve"> </w:t>
      </w:r>
      <w:r>
        <w:t xml:space="preserve">at least as large as the observed value.</w:t>
      </w:r>
      <w:r>
        <w:t xml:space="preserve"> </w:t>
      </w:r>
      <w:r>
        <w:t xml:space="preserve">A value near 0 or 1 means the observed data are unusual under the model.</w:t>
      </w:r>
    </w:p>
    <w:bookmarkEnd w:id="134"/>
    <w:bookmarkEnd w:id="135"/>
    <w:bookmarkStart w:id="143" w:name="sec-bayes-hierarchies"/>
    <w:p>
      <w:pPr>
        <w:pStyle w:val="Heading2"/>
      </w:pPr>
      <w:r>
        <w:t xml:space="preserve">5 Distributions and hierarchies</w:t>
      </w:r>
    </w:p>
    <w:bookmarkStart w:id="136" w:name="def-hierarchical-model"/>
    <w:p>
      <w:pPr>
        <w:pStyle w:val="FirstParagraph"/>
      </w:pPr>
      <w:r>
        <w:rPr>
          <w:b/>
          <w:bCs/>
        </w:rPr>
        <w:t xml:space="preserve">Definition 22 (Hierarchical model (multilevel model))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hierarchical model</w:t>
      </w:r>
      <w:r>
        <w:t xml:space="preserve">, also called a</w:t>
      </w:r>
      <w:r>
        <w:t xml:space="preserve"> </w:t>
      </w:r>
      <w:r>
        <w:rPr>
          <w:b/>
          <w:bCs/>
        </w:rPr>
        <w:t xml:space="preserve">multilevel model</w:t>
      </w:r>
      <w:r>
        <w:t xml:space="preserve">,</w:t>
      </w:r>
      <w:r>
        <w:t xml:space="preserve"> </w:t>
      </w:r>
      <w:r>
        <w:t xml:space="preserve">is a model in which the data depend on group-level parameters,</w:t>
      </w:r>
      <w:r>
        <w:t xml:space="preserve"> </w:t>
      </w:r>
      <w:r>
        <w:t xml:space="preserve">and the group-level parameters are themselves random,</w:t>
      </w:r>
      <w:r>
        <w:t xml:space="preserve"> </w:t>
      </w:r>
      <w:r>
        <w:t xml:space="preserve">with a distribution that depends on further unknown parameters</w:t>
      </w:r>
      <w:r>
        <w:t xml:space="preserve"> </w:t>
      </w:r>
      <w:r>
        <w:t xml:space="preserve">(Dobson and Barnett 2018, chap. 12, p. 281)</w:t>
      </w:r>
      <w:r>
        <w:t xml:space="preserve">.</w:t>
      </w:r>
    </w:p>
    <w:bookmarkEnd w:id="136"/>
    <w:bookmarkStart w:id="137" w:name="rem-hierarchical-model-structure"/>
    <w:p>
      <w:pPr>
        <w:pStyle w:val="BodyText"/>
      </w:pPr>
      <w:r>
        <w:rPr>
          <w:i/>
          <w:iCs/>
        </w:rPr>
        <w:t xml:space="preserve">Remark 8</w:t>
      </w:r>
      <w:r>
        <w:t xml:space="preserve"> (A hierarchical model is a model structure). </w:t>
      </w:r>
      <w:r>
        <w:t xml:space="preserve">A hierarchical model is a model structure,</w:t>
      </w:r>
      <w:r>
        <w:t xml:space="preserve"> </w:t>
      </w:r>
      <w:r>
        <w:t xml:space="preserve">not an inference method:</w:t>
      </w:r>
      <w:r>
        <w:t xml:space="preserve"> </w:t>
      </w:r>
      <w:r>
        <w:t xml:space="preserve">it can be fit by maximum likelihood or by Bayesian inference.</w:t>
      </w:r>
      <w:r>
        <w:t xml:space="preserve"> </w:t>
      </w:r>
      <w:r>
        <w:t xml:space="preserve">Bayesian inference also gives the further unknown parameters a prior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hyperprior</w:t>
      </w:r>
      <w:r>
        <w:t xml:space="preserve">).</w:t>
      </w:r>
    </w:p>
    <w:bookmarkEnd w:id="137"/>
    <w:bookmarkStart w:id="138" w:name="def-hyperparameter"/>
    <w:p>
      <w:pPr>
        <w:pStyle w:val="BodyText"/>
      </w:pPr>
      <w:r>
        <w:rPr>
          <w:b/>
          <w:bCs/>
        </w:rPr>
        <w:t xml:space="preserve">Definition 23 (Hyperparameter)</w:t>
      </w:r>
      <w:r>
        <w:t xml:space="preserve"> </w:t>
      </w:r>
      <w:r>
        <w:t xml:space="preserve">In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hyperparameter</w:t>
      </w:r>
      <w:r>
        <w:t xml:space="preserve"> </w:t>
      </w:r>
      <w:r>
        <w:t xml:space="preserve">is a parameter</w:t>
      </w:r>
      <w:r>
        <w:t xml:space="preserve"> </w:t>
      </w:r>
      <w:r>
        <w:t xml:space="preserve">of the distribution of the group-level parameters.</w:t>
      </w:r>
    </w:p>
    <w:bookmarkEnd w:id="138"/>
    <w:bookmarkStart w:id="139" w:name="def-hyperprior"/>
    <w:p>
      <w:pPr>
        <w:pStyle w:val="BodyText"/>
      </w:pPr>
      <w:r>
        <w:rPr>
          <w:b/>
          <w:bCs/>
        </w:rPr>
        <w:t xml:space="preserve">Definition 24 (Hyperprior)</w:t>
      </w:r>
      <w:r>
        <w:t xml:space="preserve"> </w:t>
      </w:r>
      <w:r>
        <w:t xml:space="preserve">In Bayesian inference for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hyperprior</w:t>
      </w:r>
      <w:r>
        <w:t xml:space="preserve"> </w:t>
      </w:r>
      <w:r>
        <w:t xml:space="preserve">is the prior distribution</w:t>
      </w:r>
      <w:r>
        <w:t xml:space="preserve"> </w:t>
      </w:r>
      <w:r>
        <w:t xml:space="preserve">of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</w:p>
    <w:bookmarkEnd w:id="139"/>
    <w:bookmarkStart w:id="140" w:name="exm-two-level-normal"/>
    <w:p>
      <w:pPr>
        <w:pStyle w:val="BodyText"/>
      </w:pPr>
      <w:r>
        <w:rPr>
          <w:b/>
          <w:bCs/>
        </w:rPr>
        <w:t xml:space="preserve">Example 26 (A two-level Gaussian model)</w:t>
      </w:r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come from groups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J</m:t>
        </m:r>
      </m:oMath>
      <w:r>
        <w:t xml:space="preserve">,</w:t>
      </w:r>
      <w:r>
        <w:t xml:space="preserve"> </w:t>
      </w:r>
      <w:r>
        <w:t xml:space="preserve">and each group has its own mean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A two-level model specifies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θ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(data given group means)</m:t>
              </m:r>
            </m:e>
            <m:e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τ</m:t>
              </m:r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means given hyperparameters)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group means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the group-level parameters,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are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  <w:r>
        <w:t xml:space="preserve"> </w:t>
      </w:r>
      <w:r>
        <w:t xml:space="preserve">To fit this model by Bayesian inference,</w:t>
      </w:r>
      <w:r>
        <w:t xml:space="preserve"> </w:t>
      </w:r>
      <w:r>
        <w:t xml:space="preserve">we add a</w:t>
      </w:r>
      <w:r>
        <w:t xml:space="preserve"> </w:t>
      </w:r>
      <w:hyperlink w:anchor="def-hyperprior">
        <w:r>
          <w:rPr>
            <w:rStyle w:val="Hyperlink"/>
          </w:rPr>
          <w:t xml:space="preserve">hyperprior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τ</m:t>
        </m:r>
        <m:r>
          <m:rPr>
            <m:sty m:val="p"/>
          </m:rPr>
          <m:t>)</m:t>
        </m:r>
      </m:oMath>
      <w:r>
        <w:t xml:space="preserve"> </w:t>
      </w:r>
      <w:r>
        <w:t xml:space="preserve">and a prior for the within-group standard deviation</w:t>
      </w:r>
      <w:r>
        <w:t xml:space="preserve"> </w:t>
      </w:r>
      <m:oMath>
        <m:r>
          <m:t>σ</m:t>
        </m:r>
      </m:oMath>
      <w:r>
        <w:t xml:space="preserve">.</w:t>
      </w:r>
    </w:p>
    <w:bookmarkEnd w:id="140"/>
    <w:p>
      <w:pPr>
        <w:pStyle w:val="BodyText"/>
      </w:pPr>
      <w:r>
        <w:t xml:space="preserve">The middle level lets the groups</w:t>
      </w:r>
      <w:r>
        <w:t xml:space="preserve"> </w:t>
      </w:r>
      <w:r>
        <w:rPr>
          <w:i/>
          <w:iCs/>
        </w:rPr>
        <w:t xml:space="preserve">borrow strength</w:t>
      </w:r>
      <w:r>
        <w:t xml:space="preserve"> </w:t>
      </w:r>
      <w:r>
        <w:t xml:space="preserve">from one another:</w:t>
      </w:r>
      <w:r>
        <w:t xml:space="preserve"> </w:t>
      </w:r>
      <w:r>
        <w:t xml:space="preserve">the posterior for each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pulled toward the overall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by an amount that depends on the between-group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which the data themselves inform</w:t>
      </w:r>
      <w:r>
        <w:t xml:space="preserve"> </w:t>
      </w:r>
      <w:r>
        <w:t xml:space="preserve">(Dobson and Barnett 2018, chap. 12, p. 281)</w:t>
      </w:r>
      <w:r>
        <w:t xml:space="preserve">.</w:t>
      </w:r>
      <w:r>
        <w:t xml:space="preserve"> </w:t>
      </w:r>
      <w:r>
        <w:t xml:space="preserve">This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 </w:t>
      </w:r>
      <w:r>
        <w:t xml:space="preserve">is the one fit by maximum likelihood in</w:t>
      </w:r>
      <w:r>
        <w:t xml:space="preserve"> </w:t>
      </w:r>
      <w:r>
        <w:t xml:space="preserve">(Dobson and Barnett 2018, chap. 11)</w:t>
      </w:r>
      <w:r>
        <w:t xml:space="preserve"> </w:t>
      </w:r>
      <w:r>
        <w:t xml:space="preserve">and in</w:t>
      </w:r>
      <w:r>
        <w:t xml:space="preserve"> </w:t>
      </w:r>
      <w:hyperlink r:id="rId141">
        <w:r>
          <w:rPr>
            <w:rStyle w:val="Hyperlink"/>
          </w:rPr>
          <w:t xml:space="preserve">an introduction to multilevel models</w:t>
        </w:r>
      </w:hyperlink>
      <w:r>
        <w:t xml:space="preserve">.</w:t>
      </w:r>
      <w:r>
        <w:t xml:space="preserve"> </w:t>
      </w:r>
      <w:r>
        <w:t xml:space="preserve">The Bayesian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 </w:t>
      </w:r>
      <w:r>
        <w:t xml:space="preserve">differs</w:t>
      </w:r>
      <w:r>
        <w:t xml:space="preserve"> </w:t>
      </w:r>
      <w:r>
        <w:t xml:space="preserve">only in placing a hyperprior 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returning a full posterior for them,</w:t>
      </w:r>
      <w:r>
        <w:t xml:space="preserve"> </w:t>
      </w:r>
      <w:r>
        <w:t xml:space="preserve">rather than point estimates of the variance components.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42">
        <w:r>
          <w:rPr>
            <w:rStyle w:val="Hyperlink"/>
            <w:i/>
            <w:iCs/>
          </w:rPr>
          <w:t xml:space="preserve">Multilevel Models</w:t>
        </w:r>
      </w:hyperlink>
      <w:r>
        <w:t xml:space="preserve"> </w:t>
      </w:r>
      <w:r>
        <w:t xml:space="preserve">(Statistical Rethinking 2026, Lecture B01).</w:t>
      </w:r>
    </w:p>
    <w:bookmarkEnd w:id="143"/>
    <w:bookmarkStart w:id="158" w:name="sec-bayes-resources"/>
    <w:p>
      <w:pPr>
        <w:pStyle w:val="Heading2"/>
      </w:pPr>
      <w:r>
        <w:t xml:space="preserve">6 Further reading</w:t>
      </w:r>
    </w:p>
    <w:p>
      <w:pPr>
        <w:pStyle w:val="FirstParagraph"/>
      </w:pPr>
      <w:r>
        <w:t xml:space="preserve">The following resources cover Bayesian inference in more depth.</w:t>
      </w:r>
    </w:p>
    <w:bookmarkStart w:id="152" w:name="uc-davis-courses"/>
    <w:p>
      <w:pPr>
        <w:pStyle w:val="Heading3"/>
      </w:pPr>
      <w:r>
        <w:t xml:space="preserve">6.1 UC Davis courses</w:t>
      </w:r>
    </w:p>
    <w:p>
      <w:pPr>
        <w:pStyle w:val="Compact"/>
        <w:numPr>
          <w:ilvl w:val="0"/>
          <w:numId w:val="1008"/>
        </w:numPr>
      </w:pPr>
      <w:hyperlink r:id="rId144">
        <w:r>
          <w:rPr>
            <w:rStyle w:val="Hyperlink"/>
          </w:rPr>
          <w:t xml:space="preserve">STA 015C</w:t>
        </w:r>
      </w:hyperlink>
      <w:r>
        <w:t xml:space="preserve">:</w:t>
      </w:r>
      <w:r>
        <w:t xml:space="preserve"> </w:t>
      </w:r>
      <w:r>
        <w:t xml:space="preserve">“Introduction to Statistical Data Science III”</w:t>
      </w:r>
    </w:p>
    <w:p>
      <w:pPr>
        <w:pStyle w:val="Compact"/>
        <w:numPr>
          <w:ilvl w:val="0"/>
          <w:numId w:val="1008"/>
        </w:numPr>
      </w:pPr>
      <w:hyperlink r:id="rId145">
        <w:r>
          <w:rPr>
            <w:rStyle w:val="Hyperlink"/>
          </w:rPr>
          <w:t xml:space="preserve">STA 035C</w:t>
        </w:r>
      </w:hyperlink>
      <w:r>
        <w:t xml:space="preserve">:</w:t>
      </w:r>
      <w:r>
        <w:t xml:space="preserve"> </w:t>
      </w:r>
      <w:r>
        <w:t xml:space="preserve">“Statistical Data Science III”</w:t>
      </w:r>
    </w:p>
    <w:p>
      <w:pPr>
        <w:pStyle w:val="Compact"/>
        <w:numPr>
          <w:ilvl w:val="0"/>
          <w:numId w:val="1008"/>
        </w:numPr>
      </w:pPr>
      <w:hyperlink r:id="rId146">
        <w:r>
          <w:rPr>
            <w:rStyle w:val="Hyperlink"/>
          </w:rPr>
          <w:t xml:space="preserve">STA 145</w:t>
        </w:r>
      </w:hyperlink>
      <w:r>
        <w:t xml:space="preserve">:</w:t>
      </w:r>
      <w:r>
        <w:t xml:space="preserve"> </w:t>
      </w:r>
      <w:r>
        <w:t xml:space="preserve">“Bayesian Statistical Inference”</w:t>
      </w:r>
    </w:p>
    <w:p>
      <w:pPr>
        <w:pStyle w:val="Compact"/>
        <w:numPr>
          <w:ilvl w:val="0"/>
          <w:numId w:val="1008"/>
        </w:numPr>
      </w:pPr>
      <w:hyperlink r:id="rId147">
        <w:r>
          <w:rPr>
            <w:rStyle w:val="Hyperlink"/>
          </w:rPr>
          <w:t xml:space="preserve">ECL 234</w:t>
        </w:r>
      </w:hyperlink>
      <w:r>
        <w:t xml:space="preserve">:</w:t>
      </w:r>
      <w:r>
        <w:t xml:space="preserve"> </w:t>
      </w:r>
      <w:r>
        <w:t xml:space="preserve">“Bayesian Models - A Statistical Primer”</w:t>
      </w:r>
    </w:p>
    <w:p>
      <w:pPr>
        <w:pStyle w:val="Compact"/>
        <w:numPr>
          <w:ilvl w:val="0"/>
          <w:numId w:val="1008"/>
        </w:numPr>
      </w:pPr>
      <w:hyperlink r:id="rId148">
        <w:r>
          <w:rPr>
            <w:rStyle w:val="Hyperlink"/>
          </w:rPr>
          <w:t xml:space="preserve">PLS 207</w:t>
        </w:r>
      </w:hyperlink>
      <w:r>
        <w:t xml:space="preserve">:</w:t>
      </w:r>
      <w:r>
        <w:t xml:space="preserve"> </w:t>
      </w:r>
      <w:r>
        <w:t xml:space="preserve">“Applied Statistical Modeling for the Environmental Sciences”</w:t>
      </w:r>
    </w:p>
    <w:p>
      <w:pPr>
        <w:pStyle w:val="Compact"/>
        <w:numPr>
          <w:ilvl w:val="0"/>
          <w:numId w:val="1008"/>
        </w:numPr>
      </w:pPr>
      <w:hyperlink r:id="rId149">
        <w:r>
          <w:rPr>
            <w:rStyle w:val="Hyperlink"/>
          </w:rPr>
          <w:t xml:space="preserve">PSC 205H</w:t>
        </w:r>
      </w:hyperlink>
      <w:r>
        <w:t xml:space="preserve">:</w:t>
      </w:r>
      <w:r>
        <w:t xml:space="preserve"> </w:t>
      </w:r>
      <w:r>
        <w:t xml:space="preserve">“Applied Bayesian Statistics for Social Scientists”</w:t>
      </w:r>
    </w:p>
    <w:p>
      <w:pPr>
        <w:pStyle w:val="Compact"/>
        <w:numPr>
          <w:ilvl w:val="0"/>
          <w:numId w:val="1008"/>
        </w:numPr>
      </w:pPr>
      <w:hyperlink r:id="rId150">
        <w:r>
          <w:rPr>
            <w:rStyle w:val="Hyperlink"/>
          </w:rPr>
          <w:t xml:space="preserve">POL 280</w:t>
        </w:r>
      </w:hyperlink>
      <w:r>
        <w:t xml:space="preserve">:</w:t>
      </w:r>
      <w:r>
        <w:t xml:space="preserve"> </w:t>
      </w:r>
      <w:r>
        <w:t xml:space="preserve">“Bayesian Methods: for Social &amp; Behavioral Sciences”</w:t>
      </w:r>
    </w:p>
    <w:p>
      <w:pPr>
        <w:pStyle w:val="Compact"/>
        <w:numPr>
          <w:ilvl w:val="0"/>
          <w:numId w:val="1008"/>
        </w:numPr>
      </w:pPr>
      <w:hyperlink r:id="rId151">
        <w:r>
          <w:rPr>
            <w:rStyle w:val="Hyperlink"/>
          </w:rPr>
          <w:t xml:space="preserve">BAX 442</w:t>
        </w:r>
      </w:hyperlink>
      <w:r>
        <w:t xml:space="preserve">:</w:t>
      </w:r>
      <w:r>
        <w:t xml:space="preserve"> </w:t>
      </w:r>
      <w:r>
        <w:t xml:space="preserve">“Advanced Statistics”</w:t>
      </w:r>
    </w:p>
    <w:bookmarkEnd w:id="152"/>
    <w:bookmarkStart w:id="157" w:name="books"/>
    <w:p>
      <w:pPr>
        <w:pStyle w:val="Heading3"/>
      </w:pPr>
      <w:r>
        <w:t xml:space="preserve">6.2 Books</w:t>
      </w:r>
    </w:p>
    <w:p>
      <w:pPr>
        <w:pStyle w:val="Compact"/>
        <w:numPr>
          <w:ilvl w:val="0"/>
          <w:numId w:val="1009"/>
        </w:numPr>
      </w:pPr>
      <w:r>
        <w:t xml:space="preserve">Ross (2022)</w:t>
      </w:r>
      <w:r>
        <w:t xml:space="preserve">, a free online textbook</w:t>
      </w:r>
    </w:p>
    <w:p>
      <w:pPr>
        <w:pStyle w:val="Compact"/>
        <w:numPr>
          <w:ilvl w:val="0"/>
          <w:numId w:val="1009"/>
        </w:numPr>
      </w:pPr>
      <w:r>
        <w:t xml:space="preserve">Aragon (2018)</w:t>
      </w:r>
      <w:r>
        <w:t xml:space="preserve">, on population health thinking with Bayesian networks</w:t>
      </w:r>
    </w:p>
    <w:p>
      <w:pPr>
        <w:pStyle w:val="Compact"/>
        <w:numPr>
          <w:ilvl w:val="0"/>
          <w:numId w:val="1009"/>
        </w:numPr>
      </w:pPr>
      <w:r>
        <w:t xml:space="preserve">McElreath (2020)</w:t>
      </w:r>
      <w:r>
        <w:t xml:space="preserve">,</w:t>
      </w:r>
      <w:r>
        <w:t xml:space="preserve"> </w:t>
      </w:r>
      <w:r>
        <w:t xml:space="preserve">which</w:t>
      </w:r>
      <w:r>
        <w:t xml:space="preserve"> </w:t>
      </w:r>
      <w:hyperlink r:id="rId147">
        <w:r>
          <w:rPr>
            <w:rStyle w:val="Hyperlink"/>
          </w:rPr>
          <w:t xml:space="preserve">ECL 234</w:t>
        </w:r>
      </w:hyperlink>
      <w:r>
        <w:t xml:space="preserve"> </w:t>
      </w:r>
      <w:r>
        <w:t xml:space="preserve">uses;</w:t>
      </w:r>
      <w:r>
        <w:t xml:space="preserve"> </w:t>
      </w:r>
      <w:r>
        <w:t xml:space="preserve">its author was formerly a UC Davis professor,</w:t>
      </w:r>
      <w:r>
        <w:t xml:space="preserve"> </w:t>
      </w:r>
      <w:r>
        <w:t xml:space="preserve">and has published</w:t>
      </w:r>
      <w:r>
        <w:t xml:space="preserve"> </w:t>
      </w:r>
      <w:hyperlink r:id="rId153">
        <w:r>
          <w:rPr>
            <w:rStyle w:val="Hyperlink"/>
          </w:rPr>
          <w:t xml:space="preserve">video lectures</w:t>
        </w:r>
      </w:hyperlink>
      <w:r>
        <w:t xml:space="preserve">,</w:t>
      </w:r>
      <w:r>
        <w:t xml:space="preserve"> </w:t>
      </w:r>
      <w:r>
        <w:t xml:space="preserve">most recently the</w:t>
      </w:r>
      <w:r>
        <w:t xml:space="preserve"> </w:t>
      </w:r>
      <w:hyperlink r:id="rId154">
        <w:r>
          <w:rPr>
            <w:rStyle w:val="Hyperlink"/>
          </w:rPr>
          <w:t xml:space="preserve">2026 course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55">
        <w:r>
          <w:rPr>
            <w:rStyle w:val="Hyperlink"/>
          </w:rPr>
          <w:t xml:space="preserve">course materials</w:t>
        </w:r>
      </w:hyperlink>
      <w:r>
        <w:t xml:space="preserve">;</w:t>
      </w:r>
      <w:r>
        <w:t xml:space="preserve"> </w:t>
      </w:r>
      <w:r>
        <w:t xml:space="preserve">the Data Science Learning Community’s</w:t>
      </w:r>
      <w:r>
        <w:t xml:space="preserve"> </w:t>
      </w:r>
      <w:hyperlink r:id="rId156">
        <w:r>
          <w:rPr>
            <w:rStyle w:val="Hyperlink"/>
          </w:rPr>
          <w:t xml:space="preserve">book club</w:t>
        </w:r>
      </w:hyperlink>
      <w:r>
        <w:t xml:space="preserve"> </w:t>
      </w:r>
      <w:r>
        <w:t xml:space="preserve">recorded its discussion of the first twelve chapters</w:t>
      </w:r>
    </w:p>
    <w:p>
      <w:pPr>
        <w:pStyle w:val="Compact"/>
        <w:numPr>
          <w:ilvl w:val="0"/>
          <w:numId w:val="1009"/>
        </w:numPr>
      </w:pPr>
      <w:r>
        <w:t xml:space="preserve">Korner-Nievergelt and Korner-Nievergelt (2015)</w:t>
      </w:r>
    </w:p>
    <w:p>
      <w:pPr>
        <w:pStyle w:val="Compact"/>
        <w:numPr>
          <w:ilvl w:val="0"/>
          <w:numId w:val="1009"/>
        </w:numPr>
      </w:pPr>
      <w:r>
        <w:t xml:space="preserve">Cowles (2013)</w:t>
      </w:r>
    </w:p>
    <w:p>
      <w:pPr>
        <w:pStyle w:val="Compact"/>
        <w:numPr>
          <w:ilvl w:val="0"/>
          <w:numId w:val="1009"/>
        </w:numPr>
      </w:pPr>
      <w:r>
        <w:t xml:space="preserve">Kéry et al. (2012)</w:t>
      </w:r>
    </w:p>
    <w:p>
      <w:pPr>
        <w:pStyle w:val="Compact"/>
        <w:numPr>
          <w:ilvl w:val="0"/>
          <w:numId w:val="1009"/>
        </w:numPr>
      </w:pPr>
      <w:r>
        <w:t xml:space="preserve">Hobbs and Hooten (2015)</w:t>
      </w:r>
      <w:r>
        <w:t xml:space="preserve">,</w:t>
      </w:r>
      <w:r>
        <w:t xml:space="preserve"> </w:t>
      </w:r>
      <w:r>
        <w:t xml:space="preserve">which has been used in</w:t>
      </w:r>
      <w:r>
        <w:t xml:space="preserve"> </w:t>
      </w:r>
      <w:hyperlink r:id="rId148">
        <w:r>
          <w:rPr>
            <w:rStyle w:val="Hyperlink"/>
          </w:rPr>
          <w:t xml:space="preserve">PLS 207</w:t>
        </w:r>
      </w:hyperlink>
    </w:p>
    <w:bookmarkEnd w:id="157"/>
    <w:bookmarkEnd w:id="158"/>
    <w:bookmarkStart w:id="182" w:name="references"/>
    <w:p>
      <w:pPr>
        <w:pStyle w:val="Heading2"/>
      </w:pPr>
      <w:r>
        <w:t xml:space="preserve">References</w:t>
      </w:r>
    </w:p>
    <w:bookmarkStart w:id="181" w:name="refs"/>
    <w:bookmarkStart w:id="160" w:name="ref-aragon2018population"/>
    <w:p>
      <w:pPr>
        <w:pStyle w:val="Bibliography"/>
      </w:pPr>
      <w:r>
        <w:t xml:space="preserve">Aragon, Tomas J. 2018.</w:t>
      </w:r>
      <w:r>
        <w:t xml:space="preserve"> </w:t>
      </w:r>
      <w:r>
        <w:rPr>
          <w:i/>
          <w:iCs/>
        </w:rPr>
        <w:t xml:space="preserve">Population Health Thinking with</w:t>
      </w:r>
      <w:r>
        <w:rPr>
          <w:i/>
          <w:iCs/>
        </w:rPr>
        <w:t xml:space="preserve"> </w:t>
      </w:r>
      <w:r>
        <w:rPr>
          <w:i/>
          <w:iCs/>
        </w:rPr>
        <w:t xml:space="preserve">Bayesian</w:t>
      </w:r>
      <w:r>
        <w:rPr>
          <w:i/>
          <w:iCs/>
        </w:rPr>
        <w:t xml:space="preserve"> </w:t>
      </w:r>
      <w:r>
        <w:rPr>
          <w:i/>
          <w:iCs/>
        </w:rPr>
        <w:t xml:space="preserve">Networks</w:t>
      </w:r>
      <w:r>
        <w:t xml:space="preserve">.</w:t>
      </w:r>
      <w:r>
        <w:t xml:space="preserve"> </w:t>
      </w:r>
      <w:hyperlink r:id="rId159">
        <w:r>
          <w:rPr>
            <w:rStyle w:val="Hyperlink"/>
          </w:rPr>
          <w:t xml:space="preserve">https://escholarship.org/uc/item/8000r5m5</w:t>
        </w:r>
      </w:hyperlink>
      <w:r>
        <w:t xml:space="preserve">.</w:t>
      </w:r>
    </w:p>
    <w:bookmarkEnd w:id="160"/>
    <w:bookmarkStart w:id="162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61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62"/>
    <w:bookmarkStart w:id="164" w:name="ref-CowlesMaryKathryn2013ABSW"/>
    <w:p>
      <w:pPr>
        <w:pStyle w:val="Bibliography"/>
      </w:pPr>
      <w:r>
        <w:t xml:space="preserve">Cowles, Mary Kathryn. 2013.</w:t>
      </w:r>
      <w:r>
        <w:t xml:space="preserve"> </w:t>
      </w:r>
      <w:r>
        <w:rPr>
          <w:i/>
          <w:iCs/>
        </w:rPr>
        <w:t xml:space="preserve">Applied Bayesian Statistics: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OpenBUGS</w:t>
      </w:r>
      <w:r>
        <w:rPr>
          <w:i/>
          <w:iCs/>
        </w:rPr>
        <w:t xml:space="preserve"> </w:t>
      </w:r>
      <w:r>
        <w:rPr>
          <w:i/>
          <w:iCs/>
        </w:rPr>
        <w:t xml:space="preserve">Examples</w:t>
      </w:r>
      <w:r>
        <w:t xml:space="preserve">. Vol. 98. Springer Texts in Statistics. Springer Nature.</w:t>
      </w:r>
      <w:r>
        <w:t xml:space="preserve"> </w:t>
      </w:r>
      <w:hyperlink r:id="rId163">
        <w:r>
          <w:rPr>
            <w:rStyle w:val="Hyperlink"/>
          </w:rPr>
          <w:t xml:space="preserve">https://doi.org/10.1007/978-1-4614-5696-4</w:t>
        </w:r>
      </w:hyperlink>
      <w:r>
        <w:t xml:space="preserve">.</w:t>
      </w:r>
    </w:p>
    <w:bookmarkEnd w:id="164"/>
    <w:bookmarkStart w:id="166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165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166"/>
    <w:bookmarkStart w:id="168" w:name="ref-gelman2013bda"/>
    <w:p>
      <w:pPr>
        <w:pStyle w:val="Bibliography"/>
      </w:pPr>
      <w:r>
        <w:t xml:space="preserve">Gelman, Andrew, John B. Carlin, Hal S. Stern, David B. Dunson, Aki Vehtari, and Donald B. Rubin. 2013.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. 3rd ed. Chapman &amp; Hall/CRC Texts in Statistical Science. CRC Press.</w:t>
      </w:r>
      <w:r>
        <w:t xml:space="preserve"> </w:t>
      </w:r>
      <w:hyperlink r:id="rId167">
        <w:r>
          <w:rPr>
            <w:rStyle w:val="Hyperlink"/>
          </w:rPr>
          <w:t xml:space="preserve">https://doi.org/10.1201/b16018</w:t>
        </w:r>
      </w:hyperlink>
      <w:r>
        <w:t xml:space="preserve">.</w:t>
      </w:r>
    </w:p>
    <w:bookmarkEnd w:id="168"/>
    <w:bookmarkStart w:id="169" w:name="ref-HobbsN.Thompson2015Bmas"/>
    <w:p>
      <w:pPr>
        <w:pStyle w:val="Bibliography"/>
      </w:pPr>
      <w:r>
        <w:t xml:space="preserve">Hobbs, N. Thompson, and Mevin B Hooten. 2015.</w:t>
      </w:r>
      <w:r>
        <w:t xml:space="preserve"> </w:t>
      </w:r>
      <w:r>
        <w:rPr>
          <w:i/>
          <w:iCs/>
        </w:rPr>
        <w:t xml:space="preserve">Bayesian Models: A Statistical Primer for Ecologists</w:t>
      </w:r>
      <w:r>
        <w:t xml:space="preserve">. STU - Student edition. Princeton University Press.</w:t>
      </w:r>
    </w:p>
    <w:bookmarkEnd w:id="169"/>
    <w:bookmarkStart w:id="170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170"/>
    <w:bookmarkStart w:id="171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171"/>
    <w:bookmarkStart w:id="173" w:name="ref-kery-bayes-pop"/>
    <w:p>
      <w:pPr>
        <w:pStyle w:val="Bibliography"/>
      </w:pPr>
      <w:r>
        <w:t xml:space="preserve">Kéry, Marc., Michael. Schaub, and Steven R. Beissinger. 2012.</w:t>
      </w:r>
      <w:r>
        <w:t xml:space="preserve"> </w:t>
      </w:r>
      <w:r>
        <w:rPr>
          <w:i/>
          <w:iCs/>
        </w:rPr>
        <w:t xml:space="preserve">Bayesian Population Analysis Using</w:t>
      </w:r>
      <w:r>
        <w:rPr>
          <w:i/>
          <w:iCs/>
        </w:rPr>
        <w:t xml:space="preserve"> </w:t>
      </w:r>
      <w:r>
        <w:rPr>
          <w:i/>
          <w:iCs/>
        </w:rPr>
        <w:t xml:space="preserve">WinBUGS</w:t>
      </w:r>
      <w:r>
        <w:rPr>
          <w:i/>
          <w:iCs/>
        </w:rPr>
        <w:t xml:space="preserve"> </w:t>
      </w:r>
      <w:r>
        <w:rPr>
          <w:i/>
          <w:iCs/>
        </w:rPr>
        <w:t xml:space="preserve">: A Hierarchical Perspective</w:t>
      </w:r>
      <w:r>
        <w:t xml:space="preserve">. 1st ed. Academic Press.</w:t>
      </w:r>
      <w:r>
        <w:t xml:space="preserve"> </w:t>
      </w:r>
      <w:hyperlink r:id="rId172">
        <w:r>
          <w:rPr>
            <w:rStyle w:val="Hyperlink"/>
          </w:rPr>
          <w:t xml:space="preserve">https://shop.elsevier.com/books/bayesian-population-analysis-using-winbugs/kery/978-0-12-387020-9</w:t>
        </w:r>
      </w:hyperlink>
      <w:r>
        <w:t xml:space="preserve">.</w:t>
      </w:r>
    </w:p>
    <w:bookmarkEnd w:id="173"/>
    <w:bookmarkStart w:id="174" w:name="ref-korner.bayes.ecology"/>
    <w:p>
      <w:pPr>
        <w:pStyle w:val="Bibliography"/>
      </w:pPr>
      <w:r>
        <w:t xml:space="preserve">Korner-Nievergelt, Fränzi, and Fränzi Korner-Nievergelt. 2015.</w:t>
      </w:r>
      <w:r>
        <w:t xml:space="preserve"> </w:t>
      </w:r>
      <w:r>
        <w:rPr>
          <w:i/>
          <w:iCs/>
        </w:rPr>
        <w:t xml:space="preserve">Bayesian Data Analysis in Ecology Using Linear Models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BUGS</w:t>
      </w:r>
      <w:r>
        <w:rPr>
          <w:i/>
          <w:iCs/>
        </w:rPr>
        <w:t xml:space="preserve">, 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. 1st ed. Academic Press.</w:t>
      </w:r>
    </w:p>
    <w:bookmarkEnd w:id="174"/>
    <w:bookmarkStart w:id="175" w:name="ref-statrethink2e"/>
    <w:p>
      <w:pPr>
        <w:pStyle w:val="Bibliography"/>
      </w:pPr>
      <w:r>
        <w:t xml:space="preserve">McElreath, Richard. 2020.</w:t>
      </w:r>
      <w:r>
        <w:t xml:space="preserve"> </w:t>
      </w:r>
      <w:r>
        <w:rPr>
          <w:i/>
          <w:iCs/>
        </w:rPr>
        <w:t xml:space="preserve">Statistical Rethinking : A</w:t>
      </w:r>
      <w:r>
        <w:rPr>
          <w:i/>
          <w:iCs/>
        </w:rPr>
        <w:t xml:space="preserve"> </w:t>
      </w:r>
      <w:r>
        <w:rPr>
          <w:i/>
          <w:iCs/>
        </w:rPr>
        <w:t xml:space="preserve">Bayesian</w:t>
      </w:r>
      <w:r>
        <w:rPr>
          <w:i/>
          <w:iCs/>
        </w:rPr>
        <w:t xml:space="preserve"> </w:t>
      </w:r>
      <w:r>
        <w:rPr>
          <w:i/>
          <w:iCs/>
        </w:rPr>
        <w:t xml:space="preserve">Course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. Second edition. Chapman &amp; Hall/CRC Texts in Statistical Science Series. CRC Press.</w:t>
      </w:r>
    </w:p>
    <w:bookmarkEnd w:id="175"/>
    <w:bookmarkStart w:id="176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176"/>
    <w:bookmarkStart w:id="178" w:name="ref-rossbayes"/>
    <w:p>
      <w:pPr>
        <w:pStyle w:val="Bibliography"/>
      </w:pPr>
      <w:r>
        <w:t xml:space="preserve">Ross, Kevin. 2022.</w:t>
      </w:r>
      <w:r>
        <w:t xml:space="preserve"> </w:t>
      </w:r>
      <w:r>
        <w:rPr>
          <w:i/>
          <w:iCs/>
        </w:rPr>
        <w:t xml:space="preserve">An Introduction to Bayesian Reasoning and Methods</w:t>
      </w:r>
      <w:r>
        <w:t xml:space="preserve">. Online.</w:t>
      </w:r>
      <w:r>
        <w:t xml:space="preserve"> </w:t>
      </w:r>
      <w:hyperlink r:id="rId177">
        <w:r>
          <w:rPr>
            <w:rStyle w:val="Hyperlink"/>
          </w:rPr>
          <w:t xml:space="preserve">https://bookdown.org/kevin_davisross/bayesian-reasoning-and-methods/</w:t>
        </w:r>
      </w:hyperlink>
      <w:r>
        <w:t xml:space="preserve">.</w:t>
      </w:r>
    </w:p>
    <w:bookmarkEnd w:id="178"/>
    <w:bookmarkStart w:id="180" w:name="ref-venables2002modern"/>
    <w:p>
      <w:pPr>
        <w:pStyle w:val="Bibliography"/>
      </w:pPr>
      <w:r>
        <w:t xml:space="preserve">Venables, W. N., and B. D. Ripley. 2002.</w:t>
      </w:r>
      <w:r>
        <w:t xml:space="preserve"> </w:t>
      </w:r>
      <w:r>
        <w:rPr>
          <w:i/>
          <w:iCs/>
        </w:rPr>
        <w:t xml:space="preserve">Modern Applied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S</w:t>
      </w:r>
      <w:r>
        <w:t xml:space="preserve">. 4th ed. Springer.</w:t>
      </w:r>
      <w:r>
        <w:t xml:space="preserve"> </w:t>
      </w:r>
      <w:hyperlink r:id="rId179">
        <w:r>
          <w:rPr>
            <w:rStyle w:val="Hyperlink"/>
          </w:rPr>
          <w:t xml:space="preserve">https://doi.org/10.1007/978-0-387-21706-2</w:t>
        </w:r>
      </w:hyperlink>
      <w:r>
        <w:t xml:space="preserve">.</w:t>
      </w:r>
    </w:p>
    <w:bookmarkEnd w:id="180"/>
    <w:bookmarkEnd w:id="181"/>
    <w:bookmarkEnd w:id="18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62" Type="http://schemas.openxmlformats.org/officeDocument/2006/relationships/image" Target="media/rId62.png"/><Relationship Id="rId123" Type="http://schemas.openxmlformats.org/officeDocument/2006/relationships/image" Target="media/rId123.png"/><Relationship Id="rId126" Type="http://schemas.openxmlformats.org/officeDocument/2006/relationships/image" Target="media/rId126.png"/><Relationship Id="rId79" Type="http://schemas.openxmlformats.org/officeDocument/2006/relationships/image" Target="media/rId79.png"/><Relationship Id="rId82" Type="http://schemas.openxmlformats.org/officeDocument/2006/relationships/image" Target="media/rId82.png"/><Relationship Id="rId114" Type="http://schemas.openxmlformats.org/officeDocument/2006/relationships/image" Target="media/rId114.png"/><Relationship Id="rId117" Type="http://schemas.openxmlformats.org/officeDocument/2006/relationships/image" Target="media/rId117.png"/><Relationship Id="rId47" Type="http://schemas.openxmlformats.org/officeDocument/2006/relationships/image" Target="media/rId47.png"/><Relationship Id="rId57" Type="http://schemas.openxmlformats.org/officeDocument/2006/relationships/image" Target="media/rId57.png"/><Relationship Id="rId132" Type="http://schemas.openxmlformats.org/officeDocument/2006/relationships/hyperlink" Target="bayesian-examples.qmd#exm-bayes-logistic" TargetMode="External"/><Relationship Id="rId42" Type="http://schemas.openxmlformats.org/officeDocument/2006/relationships/hyperlink" Target="bayesian-inference.qmd#exm-beta-bernoulli" TargetMode="External"/><Relationship Id="rId77" Type="http://schemas.openxmlformats.org/officeDocument/2006/relationships/hyperlink" Target="data/birthwt.csv" TargetMode="External"/><Relationship Id="rId10" Type="http://schemas.openxmlformats.org/officeDocument/2006/relationships/hyperlink" Target="estimation.qmd" TargetMode="External"/><Relationship Id="rId12" Type="http://schemas.openxmlformats.org/officeDocument/2006/relationships/hyperlink" Target="estimation.qmd#def-sampling-distribution" TargetMode="External"/><Relationship Id="rId177" Type="http://schemas.openxmlformats.org/officeDocument/2006/relationships/hyperlink" Target="https://bookdown.org/kevin_davisross/bayesian-reasoning-and-methods/" TargetMode="External"/><Relationship Id="rId151" Type="http://schemas.openxmlformats.org/officeDocument/2006/relationships/hyperlink" Target="https://catalog.ucdavis.edu/search/?q=BAX+442" TargetMode="External"/><Relationship Id="rId147" Type="http://schemas.openxmlformats.org/officeDocument/2006/relationships/hyperlink" Target="https://catalog.ucdavis.edu/search/?q=ECL+234" TargetMode="External"/><Relationship Id="rId148" Type="http://schemas.openxmlformats.org/officeDocument/2006/relationships/hyperlink" Target="https://catalog.ucdavis.edu/search/?q=PLS+207" TargetMode="External"/><Relationship Id="rId150" Type="http://schemas.openxmlformats.org/officeDocument/2006/relationships/hyperlink" Target="https://catalog.ucdavis.edu/search/?q=POL+280" TargetMode="External"/><Relationship Id="rId149" Type="http://schemas.openxmlformats.org/officeDocument/2006/relationships/hyperlink" Target="https://catalog.ucdavis.edu/search/?q=PSC+205H" TargetMode="External"/><Relationship Id="rId144" Type="http://schemas.openxmlformats.org/officeDocument/2006/relationships/hyperlink" Target="https://catalog.ucdavis.edu/search/?q=STA+015C" TargetMode="External"/><Relationship Id="rId145" Type="http://schemas.openxmlformats.org/officeDocument/2006/relationships/hyperlink" Target="https://catalog.ucdavis.edu/search/?q=STA+035C" TargetMode="External"/><Relationship Id="rId146" Type="http://schemas.openxmlformats.org/officeDocument/2006/relationships/hyperlink" Target="https://catalog.ucdavis.edu/search/?q=STA+145" TargetMode="External"/><Relationship Id="rId179" Type="http://schemas.openxmlformats.org/officeDocument/2006/relationships/hyperlink" Target="https://doi.org/10.1007/978-0-387-21706-2" TargetMode="External"/><Relationship Id="rId163" Type="http://schemas.openxmlformats.org/officeDocument/2006/relationships/hyperlink" Target="https://doi.org/10.1007/978-1-4614-5696-4" TargetMode="External"/><Relationship Id="rId165" Type="http://schemas.openxmlformats.org/officeDocument/2006/relationships/hyperlink" Target="https://doi.org/10.1201/9781315182780" TargetMode="External"/><Relationship Id="rId167" Type="http://schemas.openxmlformats.org/officeDocument/2006/relationships/hyperlink" Target="https://doi.org/10.1201/b16018" TargetMode="External"/><Relationship Id="rId159" Type="http://schemas.openxmlformats.org/officeDocument/2006/relationships/hyperlink" Target="https://escholarship.org/uc/item/8000r5m5" TargetMode="External"/><Relationship Id="rId155" Type="http://schemas.openxmlformats.org/officeDocument/2006/relationships/hyperlink" Target="https://github.com/rmcelreath/stat_rethinking_2024" TargetMode="External"/><Relationship Id="rId20" Type="http://schemas.openxmlformats.org/officeDocument/2006/relationships/hyperlink" Target="https://morrison-lab.github.io/pds/expectation.html#def-cond-pdf" TargetMode="External"/><Relationship Id="rId33" Type="http://schemas.openxmlformats.org/officeDocument/2006/relationships/hyperlink" Target="https://morrison-lab.github.io/pds/probability-basics.html#thm-bayes" TargetMode="External"/><Relationship Id="rId141" Type="http://schemas.openxmlformats.org/officeDocument/2006/relationships/hyperlink" Target="https://morrison-lab.github.io/rme/chapters/intro-multilevel-models.html" TargetMode="External"/><Relationship Id="rId172" Type="http://schemas.openxmlformats.org/officeDocument/2006/relationships/hyperlink" Target="https://shop.elsevier.com/books/bayesian-population-analysis-using-winbugs/kery/978-0-12-387020-9" TargetMode="External"/><Relationship Id="rId78" Type="http://schemas.openxmlformats.org/officeDocument/2006/relationships/hyperlink" Target="https://vincentarelbundock.github.io/Rdatasets/csv/MASS/birthwt.csv" TargetMode="External"/><Relationship Id="rId161" Type="http://schemas.openxmlformats.org/officeDocument/2006/relationships/hyperlink" Target="https://www.cengage.com/c/statistical-inference-2e-casella-berger/9780534243128/" TargetMode="External"/><Relationship Id="rId153" Type="http://schemas.openxmlformats.org/officeDocument/2006/relationships/hyperlink" Target="https://www.youtube.com/@rmcelreath/playlists" TargetMode="External"/><Relationship Id="rId156" Type="http://schemas.openxmlformats.org/officeDocument/2006/relationships/hyperlink" Target="https://www.youtube.com/playlist?list=PL3x6DOfs2NGhiIU3mxd_gUyqzmbLesmjh" TargetMode="External"/><Relationship Id="rId154" Type="http://schemas.openxmlformats.org/officeDocument/2006/relationships/hyperlink" Target="https://www.youtube.com/playlist?list=PLDcUM9US4XdNOlqSyhe38US8mFgmqzI14" TargetMode="External"/><Relationship Id="rId105" Type="http://schemas.openxmlformats.org/officeDocument/2006/relationships/hyperlink" Target="https://www.youtube.com/watch?v=JX_UyidsQNg" TargetMode="External"/><Relationship Id="rId142" Type="http://schemas.openxmlformats.org/officeDocument/2006/relationships/hyperlink" Target="https://www.youtube.com/watch?v=jh3RltVrQ-Q" TargetMode="External"/><Relationship Id="rId75" Type="http://schemas.openxmlformats.org/officeDocument/2006/relationships/hyperlink" Target="https://www.youtube.com/watch?v=pGVkCWlXnlg" TargetMode="External"/><Relationship Id="rId9" Type="http://schemas.openxmlformats.org/officeDocument/2006/relationships/hyperlink" Target="https://www.youtube.com/watch?v=ztbYkBPDOgU" TargetMode="External"/><Relationship Id="rId11" Type="http://schemas.openxmlformats.org/officeDocument/2006/relationships/hyperlink" Target="inference.qmd" TargetMode="External"/><Relationship Id="rId53" Type="http://schemas.openxmlformats.org/officeDocument/2006/relationships/hyperlink" Target="inference.qmd#def-confidence-interval" TargetMode="External"/><Relationship Id="rId34" Type="http://schemas.openxmlformats.org/officeDocument/2006/relationships/hyperlink" Target="intro-MLEs.qmd#def-lik" TargetMode="External"/><Relationship Id="rId95" Type="http://schemas.openxmlformats.org/officeDocument/2006/relationships/hyperlink" Target="intro-MLEs.qmd#def-mle" TargetMode="External"/></Relationships>
</file>

<file path=word/_rels/footnotes.xml.rels><?xml version='1.0' encoding='UTF-8' standalone='yes'?>
<Relationships xmlns="http://schemas.openxmlformats.org/package/2006/relationships"><Relationship Id="rId132" Type="http://schemas.openxmlformats.org/officeDocument/2006/relationships/hyperlink" Target="bayesian-examples.qmd#exm-bayes-logistic" TargetMode="External"/><Relationship Id="rId42" Type="http://schemas.openxmlformats.org/officeDocument/2006/relationships/hyperlink" Target="bayesian-inference.qmd#exm-beta-bernoulli" TargetMode="External"/><Relationship Id="rId77" Type="http://schemas.openxmlformats.org/officeDocument/2006/relationships/hyperlink" Target="data/birthwt.csv" TargetMode="External"/><Relationship Id="rId10" Type="http://schemas.openxmlformats.org/officeDocument/2006/relationships/hyperlink" Target="estimation.qmd" TargetMode="External"/><Relationship Id="rId12" Type="http://schemas.openxmlformats.org/officeDocument/2006/relationships/hyperlink" Target="estimation.qmd#def-sampling-distribution" TargetMode="External"/><Relationship Id="rId177" Type="http://schemas.openxmlformats.org/officeDocument/2006/relationships/hyperlink" Target="https://bookdown.org/kevin_davisross/bayesian-reasoning-and-methods/" TargetMode="External"/><Relationship Id="rId151" Type="http://schemas.openxmlformats.org/officeDocument/2006/relationships/hyperlink" Target="https://catalog.ucdavis.edu/search/?q=BAX+442" TargetMode="External"/><Relationship Id="rId147" Type="http://schemas.openxmlformats.org/officeDocument/2006/relationships/hyperlink" Target="https://catalog.ucdavis.edu/search/?q=ECL+234" TargetMode="External"/><Relationship Id="rId148" Type="http://schemas.openxmlformats.org/officeDocument/2006/relationships/hyperlink" Target="https://catalog.ucdavis.edu/search/?q=PLS+207" TargetMode="External"/><Relationship Id="rId150" Type="http://schemas.openxmlformats.org/officeDocument/2006/relationships/hyperlink" Target="https://catalog.ucdavis.edu/search/?q=POL+280" TargetMode="External"/><Relationship Id="rId149" Type="http://schemas.openxmlformats.org/officeDocument/2006/relationships/hyperlink" Target="https://catalog.ucdavis.edu/search/?q=PSC+205H" TargetMode="External"/><Relationship Id="rId144" Type="http://schemas.openxmlformats.org/officeDocument/2006/relationships/hyperlink" Target="https://catalog.ucdavis.edu/search/?q=STA+015C" TargetMode="External"/><Relationship Id="rId145" Type="http://schemas.openxmlformats.org/officeDocument/2006/relationships/hyperlink" Target="https://catalog.ucdavis.edu/search/?q=STA+035C" TargetMode="External"/><Relationship Id="rId146" Type="http://schemas.openxmlformats.org/officeDocument/2006/relationships/hyperlink" Target="https://catalog.ucdavis.edu/search/?q=STA+145" TargetMode="External"/><Relationship Id="rId179" Type="http://schemas.openxmlformats.org/officeDocument/2006/relationships/hyperlink" Target="https://doi.org/10.1007/978-0-387-21706-2" TargetMode="External"/><Relationship Id="rId163" Type="http://schemas.openxmlformats.org/officeDocument/2006/relationships/hyperlink" Target="https://doi.org/10.1007/978-1-4614-5696-4" TargetMode="External"/><Relationship Id="rId165" Type="http://schemas.openxmlformats.org/officeDocument/2006/relationships/hyperlink" Target="https://doi.org/10.1201/9781315182780" TargetMode="External"/><Relationship Id="rId167" Type="http://schemas.openxmlformats.org/officeDocument/2006/relationships/hyperlink" Target="https://doi.org/10.1201/b16018" TargetMode="External"/><Relationship Id="rId159" Type="http://schemas.openxmlformats.org/officeDocument/2006/relationships/hyperlink" Target="https://escholarship.org/uc/item/8000r5m5" TargetMode="External"/><Relationship Id="rId155" Type="http://schemas.openxmlformats.org/officeDocument/2006/relationships/hyperlink" Target="https://github.com/rmcelreath/stat_rethinking_2024" TargetMode="External"/><Relationship Id="rId20" Type="http://schemas.openxmlformats.org/officeDocument/2006/relationships/hyperlink" Target="https://morrison-lab.github.io/pds/expectation.html#def-cond-pdf" TargetMode="External"/><Relationship Id="rId33" Type="http://schemas.openxmlformats.org/officeDocument/2006/relationships/hyperlink" Target="https://morrison-lab.github.io/pds/probability-basics.html#thm-bayes" TargetMode="External"/><Relationship Id="rId141" Type="http://schemas.openxmlformats.org/officeDocument/2006/relationships/hyperlink" Target="https://morrison-lab.github.io/rme/chapters/intro-multilevel-models.html" TargetMode="External"/><Relationship Id="rId172" Type="http://schemas.openxmlformats.org/officeDocument/2006/relationships/hyperlink" Target="https://shop.elsevier.com/books/bayesian-population-analysis-using-winbugs/kery/978-0-12-387020-9" TargetMode="External"/><Relationship Id="rId78" Type="http://schemas.openxmlformats.org/officeDocument/2006/relationships/hyperlink" Target="https://vincentarelbundock.github.io/Rdatasets/csv/MASS/birthwt.csv" TargetMode="External"/><Relationship Id="rId161" Type="http://schemas.openxmlformats.org/officeDocument/2006/relationships/hyperlink" Target="https://www.cengage.com/c/statistical-inference-2e-casella-berger/9780534243128/" TargetMode="External"/><Relationship Id="rId153" Type="http://schemas.openxmlformats.org/officeDocument/2006/relationships/hyperlink" Target="https://www.youtube.com/@rmcelreath/playlists" TargetMode="External"/><Relationship Id="rId156" Type="http://schemas.openxmlformats.org/officeDocument/2006/relationships/hyperlink" Target="https://www.youtube.com/playlist?list=PL3x6DOfs2NGhiIU3mxd_gUyqzmbLesmjh" TargetMode="External"/><Relationship Id="rId154" Type="http://schemas.openxmlformats.org/officeDocument/2006/relationships/hyperlink" Target="https://www.youtube.com/playlist?list=PLDcUM9US4XdNOlqSyhe38US8mFgmqzI14" TargetMode="External"/><Relationship Id="rId105" Type="http://schemas.openxmlformats.org/officeDocument/2006/relationships/hyperlink" Target="https://www.youtube.com/watch?v=JX_UyidsQNg" TargetMode="External"/><Relationship Id="rId142" Type="http://schemas.openxmlformats.org/officeDocument/2006/relationships/hyperlink" Target="https://www.youtube.com/watch?v=jh3RltVrQ-Q" TargetMode="External"/><Relationship Id="rId75" Type="http://schemas.openxmlformats.org/officeDocument/2006/relationships/hyperlink" Target="https://www.youtube.com/watch?v=pGVkCWlXnlg" TargetMode="External"/><Relationship Id="rId9" Type="http://schemas.openxmlformats.org/officeDocument/2006/relationships/hyperlink" Target="https://www.youtube.com/watch?v=ztbYkBPDOgU" TargetMode="External"/><Relationship Id="rId11" Type="http://schemas.openxmlformats.org/officeDocument/2006/relationships/hyperlink" Target="inference.qmd" TargetMode="External"/><Relationship Id="rId53" Type="http://schemas.openxmlformats.org/officeDocument/2006/relationships/hyperlink" Target="inference.qmd#def-confidence-interval" TargetMode="External"/><Relationship Id="rId34" Type="http://schemas.openxmlformats.org/officeDocument/2006/relationships/hyperlink" Target="intro-MLEs.qmd#def-lik" TargetMode="External"/><Relationship Id="rId95" Type="http://schemas.openxmlformats.org/officeDocument/2006/relationships/hyperlink" Target="intro-MLEs.qmd#def-m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Bayesian Inference</dc:title>
  <dc:creator/>
  <cp:keywords/>
  <dcterms:created xsi:type="dcterms:W3CDTF">2026-10-16T10:55:55Z</dcterms:created>
  <dcterms:modified xsi:type="dcterms:W3CDTF">2026-10-16T10:55:55Z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03:41:35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