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48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distribution-mode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23 (Expected prediction loss at a covariate value)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expected prediction loss at</w:delText>
        </w:r>
      </w:del>
      <w:del w:id="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</w:delText>
        </w:r>
      </w:del>
      <w:del w:id="11" w:author="PR Preview" w:date="2026-01-01T00:00:00Z">
        <w:r>
          <w:delText xml:space="preserve"> </w:delText>
        </w:r>
      </w:del>
      <w:hyperlink w:anchor="def-fitting-procedure">
        <w:del w:id="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t>g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at training-set size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the expected</w:delText>
        </w:r>
      </w:del>
      <w:del w:id="19" w:author="PR Preview" w:date="2026-01-01T00:00:00Z">
        <w:r>
          <w:delText xml:space="preserve"> </w:delText>
        </w:r>
      </w:del>
      <w:hyperlink w:anchor="def-observation-loss">
        <w:del w:id="2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 its prediction</w:delText>
        </w:r>
      </w:del>
      <w:del w:id="2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for a new outcome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with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averaged over random</w:delText>
        </w:r>
      </w:del>
      <w:del w:id="34" w:author="PR Preview" w:date="2026-01-01T00:00:00Z">
        <w:r>
          <w:delText xml:space="preserve"> </w:delText>
        </w:r>
      </w:del>
      <w:hyperlink w:anchor="def-training-set">
        <w:del w:id="3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n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observations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drawn independently of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over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49" w:author="PR Preview" w:date="2026-01-01T00:00:00Z">
        <w:r>
          <w:delText xml:space="preserve">:</w:delText>
        </w:r>
      </w:del>
    </w:p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23 (Distribution model)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distribution model</w:t>
        </w:r>
      </w:ins>
      <w:ins w:id="55" w:author="PR Preview" w:date="2026-01-01T00:00:00Z">
        <w:r>
          <w:t xml:space="preserve"> </w:t>
        </w:r>
      </w:ins>
      <m:oMath>
        <m:r>
          <m:t>P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an outcome</w:t>
        </w:r>
      </w:ins>
      <w:ins w:id="58" w:author="PR Preview" w:date="2026-01-01T00:00:00Z">
        <w:r>
          <w:t xml:space="preserve"> </w:t>
        </w:r>
      </w:ins>
      <m:oMath>
        <m:r>
          <m:t>Y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given a</w:t>
        </w:r>
      </w:ins>
      <w:ins w:id="61" w:author="PR Preview" w:date="2026-01-01T00:00:00Z">
        <w:r>
          <w:t xml:space="preserve"> </w:t>
        </w:r>
      </w:ins>
      <w:hyperlink w:anchor="def-covariate">
        <w:ins w:id="6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63" w:author="PR Preview" w:date="2026-01-01T00:00:00Z">
        <w:r>
          <w:t xml:space="preserve"> </w:t>
        </w:r>
      </w:ins>
      <m:oMath>
        <m:r>
          <m:t>X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gives each covariate value</w:t>
        </w:r>
      </w:ins>
      <w:ins w:id="66" w:author="PR Preview" w:date="2026-01-01T00:00:00Z">
        <w:r>
          <w:t xml:space="preserve"> </w:t>
        </w:r>
      </w:ins>
      <m:oMath>
        <m:r>
          <m:t>x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 probability distribution for</w:t>
        </w:r>
      </w:ins>
      <w:ins w:id="69" w:author="PR Preview" w:date="2026-01-01T00:00:00Z">
        <w:r>
          <w:t xml:space="preserve"> </w:t>
        </w:r>
      </w:ins>
      <m:oMath>
        <m:r>
          <m:t>Y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given</w:t>
        </w:r>
      </w:ins>
      <w:ins w:id="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specified by its</w:t>
        </w:r>
      </w:ins>
      <w:ins w:id="76" w:author="PR Preview" w:date="2026-01-01T00:00:00Z">
        <w:r>
          <w:t xml:space="preserve"> </w:t>
        </w:r>
      </w:ins>
      <w:hyperlink r:id="rId82">
        <w:ins w:id="77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</w:t>
        </w:r>
      </w:ins>
      <w:ins w:id="81" w:author="PR Preview" w:date="2026-01-01T00:00:00Z">
        <w:r>
          <w:t xml:space="preserve"> </w:t>
        </w:r>
      </w:ins>
      <w:hyperlink w:anchor="def-mean-function">
        <w:ins w:id="8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8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of</w:t>
        </w:r>
      </w:ins>
      <w:ins w:id="86" w:author="PR Preview" w:date="2026-01-01T00:00:00Z">
        <w:r>
          <w:t xml:space="preserve"> </w:t>
        </w:r>
      </w:ins>
      <m:oMath>
        <m:r>
          <m:t>P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maps each covariate value</w:t>
        </w:r>
      </w:ins>
      <w:ins w:id="89" w:author="PR Preview" w:date="2026-01-01T00:00:00Z">
        <w:r>
          <w:t xml:space="preserve"> </w:t>
        </w:r>
      </w:ins>
      <m:oMath>
        <m:r>
          <m:t>x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8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8" w:name="exm-distribution-model"/>
    <w:p>
      <w:pPr>
        <w:pStyle w:val="FirstParagraph"/>
      </w:pPr>
      <w:ins w:id="92" w:author="PR Preview" w:date="2026-01-01T00:00:00Z">
        <w:r>
          <w:rPr>
            <w:b/>
            <w:bCs/>
          </w:rPr>
          <w:t xml:space="preserve">Example 12 (A normal distribution model with a mean function)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r>
          <m:t>h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</w:t>
        </w:r>
      </w:ins>
      <w:ins w:id="98" w:author="PR Preview" w:date="2026-01-01T00:00:00Z">
        <w:r>
          <w:t xml:space="preserve"> </w:t>
        </w:r>
      </w:ins>
      <w:hyperlink w:anchor="def-model-family">
        <w:ins w:id="99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(a line, for instance) and</w:t>
        </w:r>
      </w:ins>
      <w:ins w:id="10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 variance.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 distribution model</w:t>
        </w:r>
      </w:ins>
      <w:ins w:id="107" w:author="PR Preview" w:date="2026-01-01T00:00:00Z">
        <w:r>
          <w:t xml:space="preserve"> </w:t>
        </w:r>
      </w:ins>
      <m:oMath>
        <m:r>
          <m:t>P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that gives each covariate value</w:t>
        </w:r>
      </w:ins>
      <w:ins w:id="110" w:author="PR Preview" w:date="2026-01-01T00:00:00Z">
        <w:r>
          <w:t xml:space="preserve"> </w:t>
        </w:r>
      </w:ins>
      <m:oMath>
        <m: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hyperlink r:id="rId85">
        <w:ins w:id="114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with mean</w:t>
        </w:r>
      </w:ins>
      <w:ins w:id="11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variance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</w:t>
        </w:r>
      </w:ins>
    </w:p>
    <w:p>
      <w:pPr>
        <w:pStyle w:val="BodyText"/>
      </w:pPr>
      <w:bookmarkStart w:id="8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ins w:id="123" w:author="PR Preview" w:date="2026-01-01T00:00:00Z">
        <w:r>
          <w:t xml:space="preserve">The mean parameter of a normal distribution is its mean,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so</w:t>
        </w:r>
      </w:ins>
      <w:ins w:id="126" w:author="PR Preview" w:date="2026-01-01T00:00:00Z">
        <w:r>
          <w:t xml:space="preserve"> </w:t>
        </w:r>
      </w:ins>
      <w:hyperlink w:anchor="eq-distribution-model-mean-function">
        <w:ins w:id="127" w:author="PR Preview" w:date="2026-01-01T00:00:00Z">
          <w:r>
            <w:rPr>
              <w:rStyle w:val="Hyperlink"/>
            </w:rPr>
            <w:t xml:space="preserve">Equation 16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gives</w:t>
        </w:r>
      </w:ins>
    </w:p>
    <w:p>
      <w:pPr>
        <w:pStyle w:val="BodyText"/>
      </w:pPr>
      <w:bookmarkStart w:id="8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ins w:id="130" w:author="PR Preview" w:date="2026-01-01T00:00:00Z">
        <w:r>
          <w:t xml:space="preserve">The mean function</w:t>
        </w:r>
      </w:ins>
      <w:ins w:id="131" w:author="PR Preview" w:date="2026-01-01T00:00:00Z">
        <w:r>
          <w:t xml:space="preserve"> </w:t>
        </w:r>
      </w:ins>
      <m:oMath>
        <m:r>
          <m:t>h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the component of</w:t>
        </w:r>
      </w:ins>
      <w:ins w:id="134" w:author="PR Preview" w:date="2026-01-01T00:00:00Z">
        <w:r>
          <w:t xml:space="preserve"> </w:t>
        </w:r>
      </w:ins>
      <m:oMath>
        <m:r>
          <m:t>P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that says where the outcome is centered,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</w:t>
        </w:r>
      </w:ins>
      <w:ins w:id="13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the component that says how far it spreads.</w:t>
        </w:r>
      </w:ins>
    </w:p>
    <w:bookmarkEnd w:id="88"/>
    <w:bookmarkStart w:id="90" w:name="def-distribution-model-family"/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Definition 24 (Distribution model family)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rPr>
            <w:b/>
            <w:bCs/>
          </w:rPr>
          <w:t xml:space="preserve">distribution model family</w:t>
        </w:r>
      </w:ins>
      <w:ins w:id="1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a set of</w:t>
        </w:r>
      </w:ins>
      <w:ins w:id="150" w:author="PR Preview" w:date="2026-01-01T00:00:00Z">
        <w:r>
          <w:t xml:space="preserve"> </w:t>
        </w:r>
      </w:ins>
      <w:hyperlink w:anchor="def-distribution-model">
        <w:ins w:id="151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52" w:author="PR Preview" w:date="2026-01-01T00:00:00Z">
        <w:r>
          <w:t xml:space="preserve">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hyperlink w:anchor="def-mean-function">
        <w:ins w:id="156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8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exm-distribution-model-family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Example 13 (Normal distribution models with polynomial mean functions)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normal distribution models of</w:t>
        </w:r>
      </w:ins>
      <w:ins w:id="162" w:author="PR Preview" w:date="2026-01-01T00:00:00Z">
        <w:r>
          <w:t xml:space="preserve"> </w:t>
        </w:r>
      </w:ins>
      <w:hyperlink w:anchor="exm-distribution-model">
        <w:ins w:id="163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whose mean function</w:t>
        </w:r>
      </w:ins>
      <w:ins w:id="166" w:author="PR Preview" w:date="2026-01-01T00:00:00Z">
        <w:r>
          <w:t xml:space="preserve"> </w:t>
        </w:r>
      </w:ins>
      <m:oMath>
        <m:r>
          <m:t>h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a polynomial of degree at most</w:t>
        </w:r>
      </w:ins>
      <w:ins w:id="169" w:author="PR Preview" w:date="2026-01-01T00:00:00Z">
        <w:r>
          <w:t xml:space="preserve"> </w:t>
        </w:r>
      </w:ins>
      <m:oMath>
        <m:r>
          <m:t>d</m:t>
        </m:r>
      </m:oMath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any variance</w:t>
        </w:r>
      </w:ins>
      <w:ins w:id="17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form a</w:t>
        </w:r>
      </w:ins>
      <w:ins w:id="177" w:author="PR Preview" w:date="2026-01-01T00:00:00Z">
        <w:r>
          <w:t xml:space="preserve"> </w:t>
        </w:r>
      </w:ins>
      <w:hyperlink w:anchor="def-distribution-model-family">
        <w:ins w:id="178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80" w:author="PR Preview" w:date="2026-01-01T00:00:00Z">
        <w:r>
          <w:t xml:space="preserve">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By</w:t>
        </w:r>
      </w:ins>
      <w:ins w:id="183" w:author="PR Preview" w:date="2026-01-01T00:00:00Z">
        <w:r>
          <w:t xml:space="preserve"> </w:t>
        </w:r>
      </w:ins>
      <w:hyperlink w:anchor="X8ba36155c06ad6e11c129dc0138d9fa11d4bc5f">
        <w:ins w:id="184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 set of mean functions in</w:t>
        </w:r>
      </w:ins>
      <w:ins w:id="188" w:author="PR Preview" w:date="2026-01-01T00:00:00Z">
        <w:r>
          <w:t xml:space="preserve"> </w:t>
        </w:r>
      </w:ins>
      <w:hyperlink w:anchor="X647826443046820f13eb4df9d12242bb4295448">
        <w:ins w:id="189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the set of polynomials of degree at most</w:t>
        </w:r>
      </w:ins>
      <w:ins w:id="192" w:author="PR Preview" w:date="2026-01-01T00:00:00Z">
        <w:r>
          <w:t xml:space="preserve"> </w:t>
        </w:r>
      </w:ins>
      <m:oMath>
        <m:r>
          <m:t>d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</w:t>
        </w:r>
      </w:ins>
      <w:ins w:id="195" w:author="PR Preview" w:date="2026-01-01T00:00:00Z">
        <w:r>
          <w:t xml:space="preserve"> </w:t>
        </w:r>
      </w:ins>
      <w:hyperlink w:anchor="exm-model-family">
        <w:ins w:id="19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97" w:author="PR Preview" w:date="2026-01-01T00:00:00Z">
        <w:r>
          <w:t xml:space="preserve">.</w:t>
        </w:r>
      </w:ins>
    </w:p>
    <w:bookmarkEnd w:id="91"/>
    <w:bookmarkStart w:id="92" w:name="def-fitted-distribution-model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Definition 25 (Fitted distribution model)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fitted distribution model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is a member of a</w:t>
        </w:r>
      </w:ins>
      <w:ins w:id="206" w:author="PR Preview" w:date="2026-01-01T00:00:00Z">
        <w:r>
          <w:t xml:space="preserve"> </w:t>
        </w:r>
      </w:ins>
      <w:hyperlink w:anchor="def-distribution-model-family">
        <w:ins w:id="207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that has been chosen to describe a</w:t>
        </w:r>
      </w:ins>
      <w:ins w:id="211" w:author="PR Preview" w:date="2026-01-01T00:00:00Z">
        <w:r>
          <w:t xml:space="preserve"> </w:t>
        </w:r>
      </w:ins>
      <w:hyperlink w:anchor="def-data-set">
        <w:ins w:id="212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14" w:author="PR Preview" w:date="2026-01-01T00:00:00Z">
        <w:r>
          <w:t xml:space="preserve">.</w:t>
        </w:r>
      </w:ins>
    </w:p>
    <w:bookmarkEnd w:id="92"/>
    <w:bookmarkStart w:id="93" w:name="exm-fitted-distribution-model"/>
    <w:p>
      <w:pPr>
        <w:pStyle w:val="BodyText"/>
      </w:pPr>
      <w:ins w:id="215" w:author="PR Preview" w:date="2026-01-01T00:00:00Z">
        <w:r>
          <w:rPr>
            <w:b/>
            <w:bCs/>
          </w:rPr>
          <w:t xml:space="preserve">Example 14 (A fitted normal distribution model)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Choosing both a line and a variance to describe the weights and fuel economies of the cars in the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rStyle w:val="VerbatimChar"/>
          </w:rPr>
          <w:t xml:space="preserve">mtcars</w:t>
        </w:r>
      </w:ins>
      <w:ins w:id="220" w:author="PR Preview" w:date="2026-01-01T00:00:00Z">
        <w:r>
          <w:t xml:space="preserve"> </w:t>
        </w:r>
      </w:ins>
      <w:hyperlink w:anchor="def-data-set">
        <w:ins w:id="22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gives a</w:t>
        </w:r>
      </w:ins>
      <w:ins w:id="225" w:author="PR Preview" w:date="2026-01-01T00:00:00Z">
        <w:r>
          <w:t xml:space="preserve"> </w:t>
        </w:r>
      </w:ins>
      <w:hyperlink w:anchor="def-fitted-distribution-model">
        <w:ins w:id="226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2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in the family of</w:t>
        </w:r>
      </w:ins>
      <w:ins w:id="230" w:author="PR Preview" w:date="2026-01-01T00:00:00Z">
        <w:r>
          <w:t xml:space="preserve"> </w:t>
        </w:r>
      </w:ins>
      <w:hyperlink w:anchor="exm-distribution-model-family">
        <w:ins w:id="231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with polynomial degree</w:t>
        </w:r>
      </w:ins>
      <w:ins w:id="2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35" w:author="PR Preview" w:date="2026-01-01T00:00:00Z">
        <w:r>
          <w:t xml:space="preserve">.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Its mean function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the fitted line of</w:t>
        </w:r>
      </w:ins>
      <w:ins w:id="241" w:author="PR Preview" w:date="2026-01-01T00:00:00Z">
        <w:r>
          <w:t xml:space="preserve"> </w:t>
        </w:r>
      </w:ins>
      <w:hyperlink w:anchor="exm-fitted-model">
        <w:ins w:id="24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3" w:author="PR Preview" w:date="2026-01-01T00:00:00Z">
        <w:r>
          <w:t xml:space="preserve">.</w:t>
        </w:r>
      </w:ins>
    </w:p>
    <w:bookmarkEnd w:id="93"/>
    <w:bookmarkStart w:id="95" w:name="def-epl"/>
    <w:p>
      <w:pPr>
        <w:pStyle w:val="BodyText"/>
      </w:pPr>
      <w:ins w:id="244" w:author="PR Preview" w:date="2026-01-01T00:00:00Z">
        <w:r>
          <w:rPr>
            <w:b/>
            <w:bCs/>
          </w:rPr>
          <w:t xml:space="preserve">Definition 26 (Expected prediction loss at a covariate value)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rPr>
            <w:b/>
            <w:bCs/>
          </w:rPr>
          <w:t xml:space="preserve">expected prediction loss at</w:t>
        </w:r>
      </w:ins>
      <w:ins w:id="24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of a</w:t>
        </w:r>
      </w:ins>
      <w:ins w:id="252" w:author="PR Preview" w:date="2026-01-01T00:00:00Z">
        <w:r>
          <w:t xml:space="preserve"> </w:t>
        </w:r>
      </w:ins>
      <w:hyperlink w:anchor="def-fitting-procedure">
        <w:ins w:id="25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54" w:author="PR Preview" w:date="2026-01-01T00:00:00Z">
        <w:r>
          <w:t xml:space="preserve"> </w:t>
        </w:r>
      </w:ins>
      <m:oMath>
        <m:r>
          <m:t>g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at training-set size</w:t>
        </w:r>
      </w:ins>
      <w:ins w:id="257" w:author="PR Preview" w:date="2026-01-01T00:00:00Z">
        <w:r>
          <w:t xml:space="preserve"> </w:t>
        </w:r>
      </w:ins>
      <m:oMath>
        <m:r>
          <m:t>n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the expected</w:t>
        </w:r>
      </w:ins>
      <w:ins w:id="260" w:author="PR Preview" w:date="2026-01-01T00:00:00Z">
        <w:r>
          <w:t xml:space="preserve"> </w:t>
        </w:r>
      </w:ins>
      <w:hyperlink w:anchor="def-observation-loss">
        <w:ins w:id="26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 its prediction</w:t>
        </w:r>
      </w:ins>
      <w:ins w:id="26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a new outcome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with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averaged over random</w:t>
        </w:r>
      </w:ins>
      <w:ins w:id="275" w:author="PR Preview" w:date="2026-01-01T00:00:00Z">
        <w:r>
          <w:t xml:space="preserve"> </w:t>
        </w:r>
      </w:ins>
      <w:hyperlink w:anchor="def-training-set">
        <w:ins w:id="27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of</w:t>
        </w:r>
      </w:ins>
      <w:ins w:id="280" w:author="PR Preview" w:date="2026-01-01T00:00:00Z">
        <w:r>
          <w:t xml:space="preserve"> </w:t>
        </w:r>
      </w:ins>
      <m:oMath>
        <m:r>
          <m:t>n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observations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drawn independently of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and over</w:t>
        </w:r>
      </w:ins>
      <w:ins w:id="28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90" w:author="PR Preview" w:date="2026-01-01T00:00:00Z">
        <w:r>
          <w:t xml:space="preserve">:</w:t>
        </w:r>
      </w:ins>
    </w:p>
    <w:p>
      <w:pPr>
        <w:pStyle w:val="BodyText"/>
      </w:pPr>
      <w:bookmarkStart w:id="94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6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96"/>
    <w:bookmarkStart w:id="98" w:name="def-epe"/>
    <w:p>
      <w:pPr>
        <w:pStyle w:val="BodyText"/>
      </w:pPr>
      <w:del w:id="291" w:author="PR Preview" w:date="2026-01-01T00:00:00Z">
        <w:r>
          <w:rPr>
            <w:b/>
            <w:bCs/>
          </w:rPr>
          <w:delText xml:space="preserve">Definition 24 (Expected prediction error at a covariate value)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The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rPr>
            <w:b/>
            <w:bCs/>
          </w:rPr>
          <w:delText xml:space="preserve">expected prediction error at</w:delText>
        </w:r>
      </w:del>
      <w:del w:id="29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(</w:delText>
        </w:r>
      </w:del>
      <w:del w:id="299" w:author="PR Preview" w:date="2026-01-01T00:00:00Z">
        <w:r>
          <w:rPr>
            <w:b/>
            <w:bCs/>
          </w:rPr>
          <w:delText xml:space="preserve">EPE</w:delText>
        </w:r>
      </w:del>
      <w:del w:id="300" w:author="PR Preview" w:date="2026-01-01T00:00:00Z">
        <w:r>
          <w:delText xml:space="preserve">; also the expected squared prediction error)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of a</w:delText>
        </w:r>
      </w:del>
      <w:del w:id="303" w:author="PR Preview" w:date="2026-01-01T00:00:00Z">
        <w:r>
          <w:delText xml:space="preserve"> </w:delText>
        </w:r>
      </w:del>
      <w:hyperlink w:anchor="def-fitting-procedure">
        <w:del w:id="30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05" w:author="PR Preview" w:date="2026-01-01T00:00:00Z">
        <w:r>
          <w:delText xml:space="preserve"> </w:delText>
        </w:r>
      </w:del>
      <m:oMath>
        <m:r>
          <m:t>g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at training-set size</w:delText>
        </w:r>
      </w:del>
      <w:del w:id="308" w:author="PR Preview" w:date="2026-01-01T00:00:00Z">
        <w:r>
          <w:delText xml:space="preserve"> </w:delText>
        </w:r>
      </w:del>
      <m:oMath>
        <m:r>
          <m:t>n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is its</w:delText>
        </w:r>
      </w:del>
      <w:del w:id="311" w:author="PR Preview" w:date="2026-01-01T00:00:00Z">
        <w:r>
          <w:delText xml:space="preserve"> </w:delText>
        </w:r>
      </w:del>
      <w:hyperlink w:anchor="def-epl">
        <w:del w:id="312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under</w:delText>
        </w:r>
      </w:del>
      <w:del w:id="315" w:author="PR Preview" w:date="2026-01-01T00:00:00Z">
        <w:r>
          <w:delText xml:space="preserve"> </w:delText>
        </w:r>
      </w:del>
      <w:hyperlink w:anchor="rem-squared-error-loss">
        <w:del w:id="316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the expected square of the</w:delText>
        </w:r>
      </w:del>
      <w:del w:id="320" w:author="PR Preview" w:date="2026-01-01T00:00:00Z">
        <w:r>
          <w:delText xml:space="preserve"> </w:delText>
        </w:r>
      </w:del>
      <w:hyperlink r:id="rId55">
        <w:del w:id="3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32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323" w:author="PR Preview" w:date="2026-01-01T00:00:00Z">
        <w:r>
          <w:delText xml:space="preserve">:</w:delText>
        </w:r>
      </w:del>
    </w:p>
    <w:p>
      <w:pPr>
        <w:pStyle w:val="BodyText"/>
      </w:pPr>
      <w:ins w:id="324" w:author="PR Preview" w:date="2026-01-01T00:00:00Z">
        <w:r>
          <w:rPr>
            <w:b/>
            <w:bCs/>
          </w:rPr>
          <w:t xml:space="preserve">Definition 27 (Expected prediction error at a covariate value)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b/>
            <w:bCs/>
          </w:rPr>
          <w:t xml:space="preserve">expected prediction error at</w:t>
        </w:r>
      </w:ins>
      <w:ins w:id="32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</w:t>
        </w:r>
      </w:ins>
      <w:ins w:id="332" w:author="PR Preview" w:date="2026-01-01T00:00:00Z">
        <w:r>
          <w:rPr>
            <w:b/>
            <w:bCs/>
          </w:rPr>
          <w:t xml:space="preserve">EPE</w:t>
        </w:r>
      </w:ins>
      <w:ins w:id="333" w:author="PR Preview" w:date="2026-01-01T00:00:00Z">
        <w:r>
          <w:t xml:space="preserve">; also the expected squared prediction error)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 a</w:t>
        </w:r>
      </w:ins>
      <w:ins w:id="336" w:author="PR Preview" w:date="2026-01-01T00:00:00Z">
        <w:r>
          <w:t xml:space="preserve"> </w:t>
        </w:r>
      </w:ins>
      <w:hyperlink w:anchor="def-fitting-procedure">
        <w:ins w:id="33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38" w:author="PR Preview" w:date="2026-01-01T00:00:00Z">
        <w:r>
          <w:t xml:space="preserve"> </w:t>
        </w:r>
      </w:ins>
      <m:oMath>
        <m:r>
          <m:t>g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at training-set size</w:t>
        </w:r>
      </w:ins>
      <w:ins w:id="341" w:author="PR Preview" w:date="2026-01-01T00:00:00Z">
        <w:r>
          <w:t xml:space="preserve"> </w:t>
        </w:r>
      </w:ins>
      <m:oMath>
        <m:r>
          <m:t>n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is its</w:t>
        </w:r>
      </w:ins>
      <w:ins w:id="344" w:author="PR Preview" w:date="2026-01-01T00:00:00Z">
        <w:r>
          <w:t xml:space="preserve"> </w:t>
        </w:r>
      </w:ins>
      <w:hyperlink w:anchor="def-epl">
        <w:ins w:id="345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under</w:t>
        </w:r>
      </w:ins>
      <w:ins w:id="348" w:author="PR Preview" w:date="2026-01-01T00:00:00Z">
        <w:r>
          <w:t xml:space="preserve"> </w:t>
        </w:r>
      </w:ins>
      <w:hyperlink w:anchor="rem-squared-error-loss">
        <w:ins w:id="349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the expected square of the</w:t>
        </w:r>
      </w:ins>
      <w:ins w:id="353" w:author="PR Preview" w:date="2026-01-01T00:00:00Z">
        <w:r>
          <w:t xml:space="preserve"> </w:t>
        </w:r>
      </w:ins>
      <w:hyperlink r:id="rId55">
        <w:ins w:id="35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5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356" w:author="PR Preview" w:date="2026-01-01T00:00:00Z">
        <w:r>
          <w:t xml:space="preserve">:</w:t>
        </w:r>
      </w:ins>
    </w:p>
    <w:p>
      <w:pPr>
        <w:pStyle w:val="BodyText"/>
      </w:pPr>
      <w:bookmarkStart w:id="97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0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99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00"/>
    <w:bookmarkStart w:id="101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01"/>
    <w:bookmarkStart w:id="102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02"/>
    <w:bookmarkStart w:id="104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357" w:author="PR Preview" w:date="2026-01-01T00:00:00Z">
        <w:r>
          <w:delText xml:space="preserve">The steps labeled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“definition”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apply</w:delText>
        </w:r>
      </w:del>
      <w:del w:id="362" w:author="PR Preview" w:date="2026-01-01T00:00:00Z">
        <w:r>
          <w:delText xml:space="preserve"> </w:delText>
        </w:r>
      </w:del>
      <w:hyperlink w:anchor="eq-expected-generalization-error">
        <w:del w:id="363" w:author="PR Preview" w:date="2026-01-01T00:00:00Z">
          <w:r>
            <w:rPr>
              <w:rStyle w:val="Hyperlink"/>
            </w:rPr>
            <w:delText xml:space="preserve">Equation 14</w:delText>
          </w:r>
        </w:del>
      </w:hyperlink>
      <w:del w:id="364" w:author="PR Preview" w:date="2026-01-01T00:00:00Z">
        <w:r>
          <w:delText xml:space="preserve">,</w:delText>
        </w:r>
      </w:del>
      <w:del w:id="365" w:author="PR Preview" w:date="2026-01-01T00:00:00Z">
        <w:r>
          <w:delText xml:space="preserve"> </w:delText>
        </w:r>
      </w:del>
      <w:hyperlink w:anchor="eq-generalization-error">
        <w:del w:id="366" w:author="PR Preview" w:date="2026-01-01T00:00:00Z">
          <w:r>
            <w:rPr>
              <w:rStyle w:val="Hyperlink"/>
            </w:rPr>
            <w:delText xml:space="preserve">Equation 10</w:delText>
          </w:r>
        </w:del>
      </w:hyperlink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</w:delText>
        </w:r>
      </w:del>
      <w:del w:id="369" w:author="PR Preview" w:date="2026-01-01T00:00:00Z">
        <w:r>
          <w:delText xml:space="preserve"> </w:delText>
        </w:r>
      </w:del>
      <w:hyperlink w:anchor="eq-epl">
        <w:del w:id="370" w:author="PR Preview" w:date="2026-01-01T00:00:00Z">
          <w:r>
            <w:rPr>
              <w:rStyle w:val="Hyperlink"/>
            </w:rPr>
            <w:delText xml:space="preserve">Equation 16</w:delText>
          </w:r>
        </w:del>
      </w:hyperlink>
      <w:del w:id="371" w:author="PR Preview" w:date="2026-01-01T00:00:00Z">
        <w:r>
          <w:delText xml:space="preserve">, in that order.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Here</w:delText>
        </w:r>
      </w:del>
      <w:del w:id="37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 the</w:delText>
        </w:r>
      </w:del>
      <w:del w:id="377" w:author="PR Preview" w:date="2026-01-01T00:00:00Z">
        <w:r>
          <w:delText xml:space="preserve"> </w:delText>
        </w:r>
      </w:del>
      <w:hyperlink w:anchor="def-observation-loss">
        <w:del w:id="37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of the prediction rule</w:delText>
        </w:r>
      </w:del>
      <w:del w:id="3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(</w:delText>
        </w:r>
      </w:del>
      <w:hyperlink w:anchor="eq-prediction-rule">
        <w:del w:id="384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385" w:author="PR Preview" w:date="2026-01-01T00:00:00Z">
        <w:r>
          <w:delText xml:space="preserve">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on the new observation.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The two steps labeled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“iterated expectations”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use the</w:delText>
        </w:r>
      </w:del>
      <w:del w:id="394" w:author="PR Preview" w:date="2026-01-01T00:00:00Z">
        <w:r>
          <w:delText xml:space="preserve"> </w:delText>
        </w:r>
      </w:del>
      <w:hyperlink r:id="rId103">
        <w:del w:id="395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the first conditioning on</w:delText>
        </w:r>
      </w:del>
      <w:del w:id="3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 the second on</w:delText>
        </w:r>
      </w:del>
      <w:del w:id="4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403" w:author="PR Preview" w:date="2026-01-01T00:00:00Z">
        <w:r>
          <w:delText xml:space="preserve">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 last line needs</w:delText>
        </w:r>
      </w:del>
      <w:del w:id="4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to be independent of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10" w:author="PR Preview" w:date="2026-01-01T00:00:00Z">
        <w:r>
          <w:delText xml:space="preserve">: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then, given</w:delText>
        </w:r>
      </w:del>
      <w:del w:id="4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14" w:author="PR Preview" w:date="2026-01-01T00:00:00Z">
        <w:r>
          <w:delText xml:space="preserve">,</w:delText>
        </w:r>
      </w:del>
      <w:del w:id="4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still has its unconditional distribution,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as</w:delText>
        </w:r>
      </w:del>
      <w:del w:id="420" w:author="PR Preview" w:date="2026-01-01T00:00:00Z">
        <w:r>
          <w:delText xml:space="preserve"> </w:delText>
        </w:r>
      </w:del>
      <w:hyperlink w:anchor="def-epl">
        <w:del w:id="42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requires.</w:delText>
        </w:r>
      </w:del>
    </w:p>
    <w:p>
      <w:pPr>
        <w:pStyle w:val="FirstParagraph"/>
      </w:pPr>
      <w:ins w:id="424" w:author="PR Preview" w:date="2026-01-01T00:00:00Z">
        <w:r>
          <w:t xml:space="preserve">The steps labeled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“definition”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apply</w:t>
        </w:r>
      </w:ins>
      <w:ins w:id="429" w:author="PR Preview" w:date="2026-01-01T00:00:00Z">
        <w:r>
          <w:t xml:space="preserve"> </w:t>
        </w:r>
      </w:ins>
      <w:hyperlink w:anchor="eq-expected-generalization-error">
        <w:ins w:id="430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431" w:author="PR Preview" w:date="2026-01-01T00:00:00Z">
        <w:r>
          <w:t xml:space="preserve">,</w:t>
        </w:r>
      </w:ins>
      <w:ins w:id="432" w:author="PR Preview" w:date="2026-01-01T00:00:00Z">
        <w:r>
          <w:t xml:space="preserve"> </w:t>
        </w:r>
      </w:ins>
      <w:hyperlink w:anchor="eq-generalization-error">
        <w:ins w:id="433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</w:t>
        </w:r>
      </w:ins>
      <w:ins w:id="436" w:author="PR Preview" w:date="2026-01-01T00:00:00Z">
        <w:r>
          <w:t xml:space="preserve"> </w:t>
        </w:r>
      </w:ins>
      <w:hyperlink w:anchor="eq-epl">
        <w:ins w:id="437" w:author="PR Preview" w:date="2026-01-01T00:00:00Z">
          <w:r>
            <w:rPr>
              <w:rStyle w:val="Hyperlink"/>
            </w:rPr>
            <w:t xml:space="preserve">Equation 20</w:t>
          </w:r>
        </w:ins>
      </w:hyperlink>
      <w:ins w:id="438" w:author="PR Preview" w:date="2026-01-01T00:00:00Z">
        <w:r>
          <w:t xml:space="preserve">, in that order.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Here</w:t>
        </w:r>
      </w:ins>
      <w:ins w:id="44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the</w:t>
        </w:r>
      </w:ins>
      <w:ins w:id="444" w:author="PR Preview" w:date="2026-01-01T00:00:00Z">
        <w:r>
          <w:t xml:space="preserve"> </w:t>
        </w:r>
      </w:ins>
      <w:hyperlink w:anchor="def-observation-loss">
        <w:ins w:id="44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 the prediction rule</w:t>
        </w:r>
      </w:ins>
      <w:ins w:id="4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(</w:t>
        </w:r>
      </w:ins>
      <w:hyperlink w:anchor="eq-prediction-rule">
        <w:ins w:id="451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452" w:author="PR Preview" w:date="2026-01-01T00:00:00Z">
        <w:r>
          <w:t xml:space="preserve">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on the new observation.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The two steps labeled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“iterated expectations”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use the</w:t>
        </w:r>
      </w:ins>
      <w:ins w:id="461" w:author="PR Preview" w:date="2026-01-01T00:00:00Z">
        <w:r>
          <w:t xml:space="preserve"> </w:t>
        </w:r>
      </w:ins>
      <w:hyperlink r:id="rId103">
        <w:ins w:id="462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the first conditioning on</w:t>
        </w:r>
      </w:ins>
      <w:ins w:id="4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 the second on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70" w:author="PR Preview" w:date="2026-01-01T00:00:00Z">
        <w:r>
          <w:t xml:space="preserve">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last line needs</w:t>
        </w:r>
      </w:ins>
      <w:ins w:id="4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to be independent of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77" w:author="PR Preview" w:date="2026-01-01T00:00:00Z">
        <w:r>
          <w:t xml:space="preserve">: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then, given</w:t>
        </w:r>
      </w:ins>
      <w:ins w:id="4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still has its unconditional distribution,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as</w:t>
        </w:r>
      </w:ins>
      <w:ins w:id="487" w:author="PR Preview" w:date="2026-01-01T00:00:00Z">
        <w:r>
          <w:t xml:space="preserve"> </w:t>
        </w:r>
      </w:ins>
      <w:hyperlink w:anchor="def-epl">
        <w:ins w:id="488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requires.</w:t>
        </w:r>
      </w:ins>
    </w:p>
    <w:bookmarkEnd w:id="104"/>
    <w:bookmarkStart w:id="106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08" w:name="def-average-fit"/>
    <w:p>
      <w:pPr>
        <w:pStyle w:val="BodyText"/>
      </w:pPr>
      <w:del w:id="491" w:author="PR Preview" w:date="2026-01-01T00:00:00Z">
        <w:r>
          <w:rPr>
            <w:b/>
            <w:bCs/>
          </w:rPr>
          <w:delText xml:space="preserve">Definition 25 (Average fit)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Let</w:delText>
        </w:r>
      </w:del>
      <w:del w:id="494" w:author="PR Preview" w:date="2026-01-01T00:00:00Z">
        <w:r>
          <w:delText xml:space="preserve"> </w:delText>
        </w:r>
      </w:del>
      <m:oMath>
        <m:r>
          <m:t>g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be a</w:delText>
        </w:r>
      </w:del>
      <w:del w:id="497" w:author="PR Preview" w:date="2026-01-01T00:00:00Z">
        <w:r>
          <w:delText xml:space="preserve"> </w:delText>
        </w:r>
      </w:del>
      <w:hyperlink w:anchor="def-fitting-procedure">
        <w:del w:id="49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9" w:author="PR Preview" w:date="2026-01-01T00:00:00Z">
        <w:r>
          <w:delText xml:space="preserve">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and let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be a random</w:delText>
        </w:r>
      </w:del>
      <w:del w:id="505" w:author="PR Preview" w:date="2026-01-01T00:00:00Z">
        <w:r>
          <w:delText xml:space="preserve"> </w:delText>
        </w:r>
      </w:del>
      <w:hyperlink w:anchor="def-training-set">
        <w:del w:id="50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07" w:author="PR Preview" w:date="2026-01-01T00:00:00Z">
        <w:r>
          <w:delText xml:space="preserve">.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The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rPr>
            <w:b/>
            <w:bCs/>
          </w:rPr>
          <w:delText xml:space="preserve">average fit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of</w:delText>
        </w:r>
      </w:del>
      <w:del w:id="514" w:author="PR Preview" w:date="2026-01-01T00:00:00Z">
        <w:r>
          <w:delText xml:space="preserve"> </w:delText>
        </w:r>
      </w:del>
      <m:oMath>
        <m:r>
          <m:t>g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at a covariate value</w:delText>
        </w:r>
      </w:del>
      <w:del w:id="517" w:author="PR Preview" w:date="2026-01-01T00:00:00Z">
        <w:r>
          <w:delText xml:space="preserve"> </w:delText>
        </w:r>
      </w:del>
      <m:oMath>
        <m:r>
          <m:t>x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the prediction</w:delText>
        </w:r>
      </w:del>
      <w:del w:id="520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523" w:author="PR Preview" w:date="2026-01-01T00:00:00Z">
        <w:r>
          <w:rPr>
            <w:b/>
            <w:bCs/>
          </w:rPr>
          <w:t xml:space="preserve">Definition 28 (Average fit)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Let</w:t>
        </w:r>
      </w:ins>
      <w:ins w:id="526" w:author="PR Preview" w:date="2026-01-01T00:00:00Z">
        <w:r>
          <w:t xml:space="preserve"> </w:t>
        </w:r>
      </w:ins>
      <m:oMath>
        <m:r>
          <m:t>g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be a</w:t>
        </w:r>
      </w:ins>
      <w:ins w:id="529" w:author="PR Preview" w:date="2026-01-01T00:00:00Z">
        <w:r>
          <w:t xml:space="preserve"> </w:t>
        </w:r>
      </w:ins>
      <w:hyperlink w:anchor="def-fitting-procedure">
        <w:ins w:id="5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and let</w:t>
        </w:r>
      </w:ins>
      <w:ins w:id="5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be a random</w:t>
        </w:r>
      </w:ins>
      <w:ins w:id="537" w:author="PR Preview" w:date="2026-01-01T00:00:00Z">
        <w:r>
          <w:t xml:space="preserve"> </w:t>
        </w:r>
      </w:ins>
      <w:hyperlink w:anchor="def-training-set">
        <w:ins w:id="53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39" w:author="PR Preview" w:date="2026-01-01T00:00:00Z">
        <w:r>
          <w:t xml:space="preserve">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average fit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of</w:t>
        </w:r>
      </w:ins>
      <w:ins w:id="546" w:author="PR Preview" w:date="2026-01-01T00:00:00Z">
        <w:r>
          <w:t xml:space="preserve"> </w:t>
        </w:r>
      </w:ins>
      <m:oMath>
        <m:r>
          <m:t>g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at a covariate value</w:t>
        </w:r>
      </w:ins>
      <w:ins w:id="549" w:author="PR Preview" w:date="2026-01-01T00:00:00Z">
        <w:r>
          <w:t xml:space="preserve"> </w:t>
        </w:r>
      </w:ins>
      <m:oMath>
        <m:r>
          <m:t>x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 the prediction</w:t>
        </w:r>
      </w:ins>
      <w:ins w:id="55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107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09" w:name="exm-average-fit"/>
    <w:p>
      <w:pPr>
        <w:pStyle w:val="BodyText"/>
      </w:pPr>
      <w:del w:id="555" w:author="PR Preview" w:date="2026-01-01T00:00:00Z">
        <w:r>
          <w:rPr>
            <w:b/>
            <w:bCs/>
          </w:rPr>
          <w:delText xml:space="preserve">Example 12 (Computing the average fit)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Suppose the predictions</w:delText>
        </w:r>
      </w:del>
      <w:del w:id="558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at</w:delText>
        </w:r>
      </w:del>
      <w:del w:id="561" w:author="PR Preview" w:date="2026-01-01T00:00:00Z">
        <w:r>
          <w:delText xml:space="preserve"> </w:delText>
        </w:r>
      </w:del>
      <m:oMath>
        <m:r>
          <m:t>x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take the values</w:delText>
        </w:r>
      </w:del>
      <w:del w:id="564" w:author="PR Preview" w:date="2026-01-01T00:00:00Z">
        <w:r>
          <w:delText xml:space="preserve"> </w:delText>
        </w:r>
      </w:del>
      <m:oMath>
        <m:r>
          <m:t>9</m:t>
        </m:r>
      </m:oMath>
      <w:del w:id="565" w:author="PR Preview" w:date="2026-01-01T00:00:00Z">
        <w:r>
          <w:delText xml:space="preserve">,</w:delText>
        </w:r>
      </w:del>
      <w:del w:id="566" w:author="PR Preview" w:date="2026-01-01T00:00:00Z">
        <w:r>
          <w:delText xml:space="preserve"> </w:delText>
        </w:r>
      </w:del>
      <m:oMath>
        <m:r>
          <m:t>11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and</w:delText>
        </w:r>
      </w:del>
      <w:del w:id="569" w:author="PR Preview" w:date="2026-01-01T00:00:00Z">
        <w:r>
          <w:delText xml:space="preserve"> </w:delText>
        </w:r>
      </w:del>
      <m:oMath>
        <m:r>
          <m:t>13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with equal probability.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74" w:author="PR Preview" w:date="2026-01-01T00:00:00Z">
        <w:r>
          <w:rPr>
            <w:b/>
            <w:bCs/>
          </w:rPr>
          <w:delText xml:space="preserve">Definition 26 (Bias of a prediction)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Let</w:delText>
        </w:r>
      </w:del>
      <w:del w:id="577" w:author="PR Preview" w:date="2026-01-01T00:00:00Z">
        <w:r>
          <w:delText xml:space="preserve"> </w:delText>
        </w:r>
      </w:del>
      <m:oMath>
        <m:r>
          <m:t>g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be a</w:delText>
        </w:r>
      </w:del>
      <w:del w:id="580" w:author="PR Preview" w:date="2026-01-01T00:00:00Z">
        <w:r>
          <w:delText xml:space="preserve"> </w:delText>
        </w:r>
      </w:del>
      <w:hyperlink w:anchor="def-fitting-procedure">
        <w:del w:id="58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and let</w:delText>
        </w:r>
      </w:del>
      <w:del w:id="5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be a random</w:delText>
        </w:r>
      </w:del>
      <w:del w:id="588" w:author="PR Preview" w:date="2026-01-01T00:00:00Z">
        <w:r>
          <w:delText xml:space="preserve"> </w:delText>
        </w:r>
      </w:del>
      <w:hyperlink w:anchor="def-training-set">
        <w:del w:id="58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0" w:author="PR Preview" w:date="2026-01-01T00:00:00Z">
        <w:r>
          <w:delText xml:space="preserve">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At a covariate value</w:delText>
        </w:r>
      </w:del>
      <w:del w:id="593" w:author="PR Preview" w:date="2026-01-01T00:00:00Z">
        <w:r>
          <w:delText xml:space="preserve"> </w:delText>
        </w:r>
      </w:del>
      <m:oMath>
        <m:r>
          <m:t>x</m:t>
        </m:r>
      </m:oMath>
      <w:del w:id="594" w:author="PR Preview" w:date="2026-01-01T00:00:00Z">
        <w:r>
          <w:delText xml:space="preserve">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the prediction</w:delText>
        </w:r>
      </w:del>
      <w:del w:id="59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is a random variable,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because it depends on the random training data.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The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rPr>
            <w:b/>
            <w:bCs/>
          </w:rPr>
          <w:delText xml:space="preserve">bias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of the prediction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is the expected</w:delText>
        </w:r>
      </w:del>
      <w:del w:id="610" w:author="PR Preview" w:date="2026-01-01T00:00:00Z">
        <w:r>
          <w:delText xml:space="preserve"> </w:delText>
        </w:r>
      </w:del>
      <w:hyperlink r:id="rId110">
        <w:del w:id="61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of the prediction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as an</w:delText>
        </w:r>
      </w:del>
      <w:del w:id="616" w:author="PR Preview" w:date="2026-01-01T00:00:00Z">
        <w:r>
          <w:delText xml:space="preserve"> </w:delText>
        </w:r>
      </w:del>
      <w:hyperlink r:id="rId111">
        <w:del w:id="61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of the</w:delText>
        </w:r>
      </w:del>
      <w:del w:id="620" w:author="PR Preview" w:date="2026-01-01T00:00:00Z">
        <w:r>
          <w:delText xml:space="preserve"> </w:delText>
        </w:r>
      </w:del>
      <w:hyperlink w:anchor="def-mean-function">
        <w:del w:id="62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value</w:delText>
        </w:r>
      </w:del>
      <w:del w:id="62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5" w:author="PR Preview" w:date="2026-01-01T00:00:00Z">
        <w:r>
          <w:delText xml:space="preserve">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Example 15 (Computing the average fit)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Suppose the predictions</w:t>
        </w:r>
      </w:ins>
      <w:ins w:id="63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at</w:t>
        </w:r>
      </w:ins>
      <w:ins w:id="634" w:author="PR Preview" w:date="2026-01-01T00:00:00Z">
        <w:r>
          <w:t xml:space="preserve"> </w:t>
        </w:r>
      </w:ins>
      <m:oMath>
        <m:r>
          <m:t>x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take the values</w:t>
        </w:r>
      </w:ins>
      <w:ins w:id="637" w:author="PR Preview" w:date="2026-01-01T00:00:00Z">
        <w:r>
          <w:t xml:space="preserve"> </w:t>
        </w:r>
      </w:ins>
      <m:oMath>
        <m:r>
          <m:t>9</m:t>
        </m:r>
      </m:oMath>
      <w:ins w:id="638" w:author="PR Preview" w:date="2026-01-01T00:00:00Z">
        <w:r>
          <w:t xml:space="preserve">,</w:t>
        </w:r>
      </w:ins>
      <w:ins w:id="639" w:author="PR Preview" w:date="2026-01-01T00:00:00Z">
        <w:r>
          <w:t xml:space="preserve"> </w:t>
        </w:r>
      </w:ins>
      <m:oMath>
        <m:r>
          <m:t>11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and</w:t>
        </w:r>
      </w:ins>
      <w:ins w:id="642" w:author="PR Preview" w:date="2026-01-01T00:00:00Z">
        <w:r>
          <w:t xml:space="preserve"> </w:t>
        </w:r>
      </w:ins>
      <m:oMath>
        <m:r>
          <m:t>13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with equal probability.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3" w:name="def-prediction-bias"/>
    <w:p>
      <w:pPr>
        <w:pStyle w:val="FirstParagraph"/>
      </w:pPr>
      <w:ins w:id="647" w:author="PR Preview" w:date="2026-01-01T00:00:00Z">
        <w:r>
          <w:rPr>
            <w:b/>
            <w:bCs/>
          </w:rPr>
          <w:t xml:space="preserve">Definition 29 (Bias of a prediction)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Let</w:t>
        </w:r>
      </w:ins>
      <w:ins w:id="650" w:author="PR Preview" w:date="2026-01-01T00:00:00Z">
        <w:r>
          <w:t xml:space="preserve"> </w:t>
        </w:r>
      </w:ins>
      <m:oMath>
        <m:r>
          <m:t>g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be a</w:t>
        </w:r>
      </w:ins>
      <w:ins w:id="653" w:author="PR Preview" w:date="2026-01-01T00:00:00Z">
        <w:r>
          <w:t xml:space="preserve"> </w:t>
        </w:r>
      </w:ins>
      <w:hyperlink w:anchor="def-fitting-procedure">
        <w:ins w:id="65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 let</w:t>
        </w:r>
      </w:ins>
      <w:ins w:id="6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be a random</w:t>
        </w:r>
      </w:ins>
      <w:ins w:id="661" w:author="PR Preview" w:date="2026-01-01T00:00:00Z">
        <w:r>
          <w:t xml:space="preserve"> </w:t>
        </w:r>
      </w:ins>
      <w:hyperlink w:anchor="def-training-set">
        <w:ins w:id="66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63" w:author="PR Preview" w:date="2026-01-01T00:00:00Z">
        <w:r>
          <w:t xml:space="preserve">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At a covariate value</w:t>
        </w:r>
      </w:ins>
      <w:ins w:id="666" w:author="PR Preview" w:date="2026-01-01T00:00:00Z">
        <w:r>
          <w:t xml:space="preserve"> </w:t>
        </w:r>
      </w:ins>
      <m:oMath>
        <m:r>
          <m:t>x</m:t>
        </m:r>
      </m:oMath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the prediction</w:t>
        </w:r>
      </w:ins>
      <w:ins w:id="67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is a random variable,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because it depends on the random training data.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bias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of the prediction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is the expected</w:t>
        </w:r>
      </w:ins>
      <w:ins w:id="683" w:author="PR Preview" w:date="2026-01-01T00:00:00Z">
        <w:r>
          <w:t xml:space="preserve"> </w:t>
        </w:r>
      </w:ins>
      <w:hyperlink r:id="rId110">
        <w:ins w:id="68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of the prediction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as an</w:t>
        </w:r>
      </w:ins>
      <w:ins w:id="689" w:author="PR Preview" w:date="2026-01-01T00:00:00Z">
        <w:r>
          <w:t xml:space="preserve"> </w:t>
        </w:r>
      </w:ins>
      <w:hyperlink r:id="rId111">
        <w:ins w:id="69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of the</w:t>
        </w:r>
      </w:ins>
      <w:ins w:id="693" w:author="PR Preview" w:date="2026-01-01T00:00:00Z">
        <w:r>
          <w:t xml:space="preserve"> </w:t>
        </w:r>
      </w:ins>
      <w:hyperlink w:anchor="def-mean-function">
        <w:ins w:id="69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value</w:t>
        </w:r>
      </w:ins>
      <w:ins w:id="69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1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14" w:name="exm-prediction-bias"/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Example 13 (Computing the bias of a prediction)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Suppose</w:delText>
        </w:r>
      </w:del>
      <w:del w:id="70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 the predictions</w:delText>
        </w:r>
      </w:del>
      <w:del w:id="708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709" w:author="PR Preview" w:date="2026-01-01T00:00:00Z">
        <w:r>
          <w:delText xml:space="preserve">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over repeated training sets,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average</w:delText>
        </w:r>
      </w:del>
      <w:del w:id="714" w:author="PR Preview" w:date="2026-01-01T00:00:00Z">
        <w:r>
          <w:delText xml:space="preserve"> </w:delText>
        </w:r>
      </w:del>
      <m:oMath>
        <m:r>
          <m:t>11</m:t>
        </m:r>
      </m:oMath>
      <w:del w:id="715" w:author="PR Preview" w:date="2026-01-01T00:00:00Z">
        <w:r>
          <w:delText xml:space="preserve">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Then</w:delText>
        </w:r>
      </w:del>
    </w:p>
    <w:p>
      <w:pPr>
        <w:pStyle w:val="BodyText"/>
      </w:pPr>
      <w:ins w:id="718" w:author="PR Preview" w:date="2026-01-01T00:00:00Z">
        <w:r>
          <w:rPr>
            <w:b/>
            <w:bCs/>
          </w:rPr>
          <w:t xml:space="preserve">Example 16 (Computing the bias of a prediction)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Suppose</w:t>
        </w:r>
      </w:ins>
      <w:ins w:id="72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 the predictions</w:t>
        </w:r>
      </w:ins>
      <w:ins w:id="72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over repeated training sets,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average</w:t>
        </w:r>
      </w:ins>
      <w:ins w:id="731" w:author="PR Preview" w:date="2026-01-01T00:00:00Z">
        <w:r>
          <w:t xml:space="preserve"> </w:t>
        </w:r>
      </w:ins>
      <m:oMath>
        <m:r>
          <m:t>11</m:t>
        </m:r>
      </m:oMath>
      <w:ins w:id="732" w:author="PR Preview" w:date="2026-01-01T00:00:00Z">
        <w:r>
          <w:t xml:space="preserve">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14"/>
    <w:bookmarkStart w:id="11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15"/>
    <w:bookmarkStart w:id="11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16"/>
    <w:bookmarkStart w:id="117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17"/>
    <w:bookmarkStart w:id="121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1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0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21"/>
    <w:bookmarkStart w:id="122" w:name="exr-epe-split-bias"/>
    <w:p>
      <w:pPr>
        <w:pStyle w:val="BodyText"/>
      </w:pPr>
      <w:del w:id="735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736" w:author="PR Preview" w:date="2026-01-01T00:00:00Z">
        <w:r>
          <w:delText xml:space="preserve"> </w:delText>
        </w:r>
      </w:del>
      <w:hyperlink w:anchor="eq-epe-after-noise">
        <w:del w:id="737" w:author="PR Preview" w:date="2026-01-01T00:00:00Z">
          <w:r>
            <w:rPr>
              <w:rStyle w:val="Hyperlink"/>
            </w:rPr>
            <w:delText xml:space="preserve">Equation 21</w:delText>
          </w:r>
        </w:del>
      </w:hyperlink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Exercise 6 (Separate the bias)</w:t>
        </w:r>
      </w:ins>
      <w:ins w:id="741" w:author="PR Preview" w:date="2026-01-01T00:00:00Z">
        <w:r>
          <w:t xml:space="preserve"> </w:t>
        </w:r>
      </w:ins>
      <w:hyperlink w:anchor="eq-epe-after-noise">
        <w:ins w:id="742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745" w:author="PR Preview" w:date="2026-01-01T00:00:00Z">
        <w:r>
          <w:delText xml:space="preserve">Split it with the same technique as before: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add and subtract the average fit</w:delText>
        </w:r>
      </w:del>
      <w:del w:id="74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(</w:delText>
        </w:r>
      </w:del>
      <w:hyperlink w:anchor="eq-average-fit">
        <w:del w:id="751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752" w:author="PR Preview" w:date="2026-01-01T00:00:00Z">
        <w:r>
          <w:delText xml:space="preserve">),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755" w:author="PR Preview" w:date="2026-01-01T00:00:00Z">
        <w:r>
          <w:t xml:space="preserve">Split it with the same technique as before: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add and subtract the average fit</w:t>
        </w:r>
      </w:ins>
      <w:ins w:id="75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(</w:t>
        </w:r>
      </w:ins>
      <w:hyperlink w:anchor="eq-average-fit">
        <w:ins w:id="761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762" w:author="PR Preview" w:date="2026-01-01T00:00:00Z">
        <w:r>
          <w:t xml:space="preserve">),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22"/>
    <w:bookmarkStart w:id="125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25"/>
    <w:bookmarkStart w:id="127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2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2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p>
      <w:pPr>
        <w:pStyle w:val="FirstParagraph"/>
      </w:pPr>
      <w:del w:id="765" w:author="PR Preview" w:date="2026-01-01T00:00:00Z">
        <w:r>
          <w:rPr>
            <w:i/>
            <w:iCs/>
          </w:rPr>
          <w:delText xml:space="preserve">Proof</w:delText>
        </w:r>
      </w:del>
      <w:del w:id="766" w:author="PR Preview" w:date="2026-01-01T00:00:00Z">
        <w:r>
          <w:delText xml:space="preserve">. </w:delText>
        </w:r>
      </w:del>
      <w:del w:id="767" w:author="PR Preview" w:date="2026-01-01T00:00:00Z">
        <w:r>
          <w:delText xml:space="preserve">Every expectation below is conditional on</w:delText>
        </w:r>
      </w:del>
      <w:del w:id="7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69" w:author="PR Preview" w:date="2026-01-01T00:00:00Z">
        <w:r>
          <w:delText xml:space="preserve">, as in the exercises.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By</w:delText>
        </w:r>
      </w:del>
      <w:del w:id="772" w:author="PR Preview" w:date="2026-01-01T00:00:00Z">
        <w:r>
          <w:delText xml:space="preserve"> </w:delText>
        </w:r>
      </w:del>
      <w:hyperlink w:anchor="sol-epe-split-noise">
        <w:del w:id="773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774" w:author="PR Preview" w:date="2026-01-01T00:00:00Z">
        <w:r>
          <w:delText xml:space="preserve">, the expected squared prediction error is the noise variance plus the pMSE of the prediction, used as an</w:delText>
        </w:r>
      </w:del>
      <w:del w:id="775" w:author="PR Preview" w:date="2026-01-01T00:00:00Z">
        <w:r>
          <w:delText xml:space="preserve"> </w:delText>
        </w:r>
      </w:del>
      <w:hyperlink r:id="rId111">
        <w:del w:id="77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of</w:delText>
        </w:r>
      </w:del>
      <w:del w:id="77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80" w:author="PR Preview" w:date="2026-01-01T00:00:00Z">
        <w:r>
          <w:delText xml:space="preserve">.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By</w:delText>
        </w:r>
      </w:del>
      <w:del w:id="783" w:author="PR Preview" w:date="2026-01-01T00:00:00Z">
        <w:r>
          <w:delText xml:space="preserve"> </w:delText>
        </w:r>
      </w:del>
      <w:hyperlink w:anchor="sol-epe-split-bias">
        <w:del w:id="784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785" w:author="PR Preview" w:date="2026-01-01T00:00:00Z">
        <w:r>
          <w:delText xml:space="preserve">, that pMSE is the squared bias plus the variance.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Substituting</w:delText>
        </w:r>
      </w:del>
      <w:del w:id="788" w:author="PR Preview" w:date="2026-01-01T00:00:00Z">
        <w:r>
          <w:delText xml:space="preserve"> </w:delText>
        </w:r>
      </w:del>
      <w:hyperlink w:anchor="eq-epe-after-bias">
        <w:del w:id="789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into</w:delText>
        </w:r>
      </w:del>
      <w:del w:id="792" w:author="PR Preview" w:date="2026-01-01T00:00:00Z">
        <w:r>
          <w:delText xml:space="preserve"> </w:delText>
        </w:r>
      </w:del>
      <w:hyperlink w:anchor="eq-epe-after-noise">
        <w:del w:id="793" w:author="PR Preview" w:date="2026-01-01T00:00:00Z">
          <w:r>
            <w:rPr>
              <w:rStyle w:val="Hyperlink"/>
            </w:rPr>
            <w:delText xml:space="preserve">Equation 21</w:delText>
          </w:r>
        </w:del>
      </w:hyperlink>
      <w:del w:id="79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795" w:author="PR Preview" w:date="2026-01-01T00:00:00Z">
        <w:r>
          <w:rPr>
            <w:b/>
            <w:bCs/>
          </w:rPr>
          <w:delText xml:space="preserve">Definition 27 (Irreducible error)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In</w:delText>
        </w:r>
      </w:del>
      <w:del w:id="798" w:author="PR Preview" w:date="2026-01-01T00:00:00Z">
        <w:r>
          <w:delText xml:space="preserve"> </w:delText>
        </w:r>
      </w:del>
      <w:hyperlink w:anchor="thm-epe-decomposition">
        <w:del w:id="79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00" w:author="PR Preview" w:date="2026-01-01T00:00:00Z">
        <w:r>
          <w:delText xml:space="preserve">,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the term</w:delText>
        </w:r>
      </w:del>
      <w:del w:id="8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is the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rPr>
            <w:b/>
            <w:bCs/>
          </w:rPr>
          <w:delText xml:space="preserve">irreducible error</w:delText>
        </w:r>
      </w:del>
      <w:del w:id="808" w:author="PR Preview" w:date="2026-01-01T00:00:00Z">
        <w:r>
          <w:delText xml:space="preserve">.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It does not depend on the fitting procedure</w:delText>
        </w:r>
      </w:del>
      <w:del w:id="811" w:author="PR Preview" w:date="2026-01-01T00:00:00Z">
        <w:r>
          <w:delText xml:space="preserve"> </w:delText>
        </w:r>
      </w:del>
      <m:oMath>
        <m:r>
          <m:t>g</m:t>
        </m:r>
      </m:oMath>
      <w:del w:id="812" w:author="PR Preview" w:date="2026-01-01T00:00:00Z">
        <w:r>
          <w:delText xml:space="preserve">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so no choice of prediction can remove it.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The theorem concerns the single covariate value</w:delText>
        </w:r>
      </w:del>
      <w:del w:id="817" w:author="PR Preview" w:date="2026-01-01T00:00:00Z">
        <w:r>
          <w:delText xml:space="preserve"> </w:delText>
        </w:r>
      </w:del>
      <m:oMath>
        <m:r>
          <m:t>x</m:t>
        </m:r>
      </m:oMath>
      <w:del w:id="818" w:author="PR Preview" w:date="2026-01-01T00:00:00Z">
        <w:r>
          <w:delText xml:space="preserve">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so</w:delText>
        </w:r>
      </w:del>
      <w:del w:id="82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may differ from one covariate value to another: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it does not assume constant noise variance across covariate values.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For example, in</w:delText>
        </w:r>
      </w:del>
      <w:del w:id="828" w:author="PR Preview" w:date="2026-01-01T00:00:00Z">
        <w:r>
          <w:delText xml:space="preserve"> </w:delText>
        </w:r>
      </w:del>
      <w:hyperlink w:anchor="exr-epe-three-sources">
        <w:del w:id="829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830" w:author="PR Preview" w:date="2026-01-01T00:00:00Z">
        <w:r>
          <w:delText xml:space="preserve">,</w:delText>
        </w:r>
      </w:del>
      <w:del w:id="8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832" w:author="PR Preview" w:date="2026-01-01T00:00:00Z">
        <w:r>
          <w:delText xml:space="preserve">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so every prediction there has expected squared error at least</w:delText>
        </w:r>
      </w:del>
      <w:del w:id="835" w:author="PR Preview" w:date="2026-01-01T00:00:00Z">
        <w:r>
          <w:delText xml:space="preserve"> </w:delText>
        </w:r>
      </w:del>
      <m:oMath>
        <m:r>
          <m:t>3</m:t>
        </m:r>
      </m:oMath>
      <w:del w:id="836" w:author="PR Preview" w:date="2026-01-01T00:00:00Z">
        <w:r>
          <w:delText xml:space="preserve">.</w:delText>
        </w:r>
      </w:del>
    </w:p>
    <w:p>
      <w:pPr>
        <w:pStyle w:val="FirstParagraph"/>
      </w:pPr>
      <w:ins w:id="837" w:author="PR Preview" w:date="2026-01-01T00:00:00Z">
        <w:r>
          <w:rPr>
            <w:i/>
            <w:iCs/>
          </w:rPr>
          <w:t xml:space="preserve">Proof</w:t>
        </w:r>
      </w:ins>
      <w:ins w:id="838" w:author="PR Preview" w:date="2026-01-01T00:00:00Z">
        <w:r>
          <w:t xml:space="preserve">. </w:t>
        </w:r>
      </w:ins>
      <w:ins w:id="839" w:author="PR Preview" w:date="2026-01-01T00:00:00Z">
        <w:r>
          <w:t xml:space="preserve">Every expectation below is conditional on</w:t>
        </w:r>
      </w:ins>
      <w:ins w:id="8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41" w:author="PR Preview" w:date="2026-01-01T00:00:00Z">
        <w:r>
          <w:t xml:space="preserve">, as in the exercises.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By</w:t>
        </w:r>
      </w:ins>
      <w:ins w:id="844" w:author="PR Preview" w:date="2026-01-01T00:00:00Z">
        <w:r>
          <w:t xml:space="preserve"> </w:t>
        </w:r>
      </w:ins>
      <w:hyperlink w:anchor="sol-epe-split-noise">
        <w:ins w:id="84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846" w:author="PR Preview" w:date="2026-01-01T00:00:00Z">
        <w:r>
          <w:t xml:space="preserve">, the expected squared prediction error is the noise variance plus the pMSE of the prediction, used as an</w:t>
        </w:r>
      </w:ins>
      <w:ins w:id="847" w:author="PR Preview" w:date="2026-01-01T00:00:00Z">
        <w:r>
          <w:t xml:space="preserve"> </w:t>
        </w:r>
      </w:ins>
      <w:hyperlink r:id="rId111">
        <w:ins w:id="84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of</w:t>
        </w:r>
      </w:ins>
      <w:ins w:id="85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52" w:author="PR Preview" w:date="2026-01-01T00:00:00Z">
        <w:r>
          <w:t xml:space="preserve">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By</w:t>
        </w:r>
      </w:ins>
      <w:ins w:id="855" w:author="PR Preview" w:date="2026-01-01T00:00:00Z">
        <w:r>
          <w:t xml:space="preserve"> </w:t>
        </w:r>
      </w:ins>
      <w:hyperlink w:anchor="sol-epe-split-bias">
        <w:ins w:id="856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857" w:author="PR Preview" w:date="2026-01-01T00:00:00Z">
        <w:r>
          <w:t xml:space="preserve">, that pMSE is the squared bias plus the variance.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Substituting</w:t>
        </w:r>
      </w:ins>
      <w:ins w:id="860" w:author="PR Preview" w:date="2026-01-01T00:00:00Z">
        <w:r>
          <w:t xml:space="preserve"> </w:t>
        </w:r>
      </w:ins>
      <w:hyperlink w:anchor="eq-epe-after-bias">
        <w:ins w:id="861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into</w:t>
        </w:r>
      </w:ins>
      <w:ins w:id="864" w:author="PR Preview" w:date="2026-01-01T00:00:00Z">
        <w:r>
          <w:t xml:space="preserve"> </w:t>
        </w:r>
      </w:ins>
      <w:hyperlink w:anchor="eq-epe-after-noise">
        <w:ins w:id="86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8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28" w:name="def-irreducible-error"/>
    <w:p>
      <w:pPr>
        <w:pStyle w:val="FirstParagraph"/>
      </w:pPr>
      <w:ins w:id="867" w:author="PR Preview" w:date="2026-01-01T00:00:00Z">
        <w:r>
          <w:rPr>
            <w:b/>
            <w:bCs/>
          </w:rPr>
          <w:t xml:space="preserve">Definition 30 (Irreducible error)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In</w:t>
        </w:r>
      </w:ins>
      <w:ins w:id="870" w:author="PR Preview" w:date="2026-01-01T00:00:00Z">
        <w:r>
          <w:t xml:space="preserve"> </w:t>
        </w:r>
      </w:ins>
      <w:hyperlink w:anchor="thm-epe-decomposition">
        <w:ins w:id="87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72" w:author="PR Preview" w:date="2026-01-01T00:00:00Z">
        <w:r>
          <w:t xml:space="preserve">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the term</w:t>
        </w:r>
      </w:ins>
      <w:ins w:id="8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 the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rPr>
            <w:b/>
            <w:bCs/>
          </w:rPr>
          <w:t xml:space="preserve">irreducible error</w:t>
        </w:r>
      </w:ins>
      <w:ins w:id="880" w:author="PR Preview" w:date="2026-01-01T00:00:00Z">
        <w:r>
          <w:t xml:space="preserve">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It does not depend on the fitting procedure</w:t>
        </w:r>
      </w:ins>
      <w:ins w:id="883" w:author="PR Preview" w:date="2026-01-01T00:00:00Z">
        <w:r>
          <w:t xml:space="preserve"> </w:t>
        </w:r>
      </w:ins>
      <m:oMath>
        <m:r>
          <m:t>g</m:t>
        </m:r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 no choice of prediction can remove it.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The theorem concerns the single covariate value</w:t>
        </w:r>
      </w:ins>
      <w:ins w:id="889" w:author="PR Preview" w:date="2026-01-01T00:00:00Z">
        <w:r>
          <w:t xml:space="preserve"> </w:t>
        </w:r>
      </w:ins>
      <m:oMath>
        <m:r>
          <m:t>x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so</w:t>
        </w:r>
      </w:ins>
      <w:ins w:id="8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may differ from one covariate value to another: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it does not assume constant noise variance across covariate values.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 example, in</w:t>
        </w:r>
      </w:ins>
      <w:ins w:id="900" w:author="PR Preview" w:date="2026-01-01T00:00:00Z">
        <w:r>
          <w:t xml:space="preserve"> </w:t>
        </w:r>
      </w:ins>
      <w:hyperlink w:anchor="exr-epe-three-sources">
        <w:ins w:id="901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so every prediction there has expected squared error at least</w:t>
        </w:r>
      </w:ins>
      <w:ins w:id="907" w:author="PR Preview" w:date="2026-01-01T00:00:00Z">
        <w:r>
          <w:t xml:space="preserve"> </w:t>
        </w:r>
      </w:ins>
      <m:oMath>
        <m:r>
          <m:t>3</m:t>
        </m:r>
      </m:oMath>
      <w:ins w:id="908" w:author="PR Preview" w:date="2026-01-01T00:00:00Z">
        <w:r>
          <w:t xml:space="preserve">.</w:t>
        </w:r>
      </w:ins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30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29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30"/>
    <w:bookmarkStart w:id="132" w:name="def-flexibility"/>
    <w:p>
      <w:pPr>
        <w:pStyle w:val="BodyText"/>
      </w:pPr>
      <w:del w:id="909" w:author="PR Preview" w:date="2026-01-01T00:00:00Z">
        <w:r>
          <w:rPr>
            <w:b/>
            <w:bCs/>
          </w:rPr>
          <w:delText xml:space="preserve">Definition 28 (Flexibility)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Let</w:delText>
        </w:r>
      </w:del>
      <w:del w:id="91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and</w:delText>
        </w:r>
      </w:del>
      <w:del w:id="91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be</w:delText>
        </w:r>
      </w:del>
      <w:del w:id="918" w:author="PR Preview" w:date="2026-01-01T00:00:00Z">
        <w:r>
          <w:delText xml:space="preserve"> </w:delText>
        </w:r>
      </w:del>
      <w:hyperlink w:anchor="def-fitting-procedure">
        <w:del w:id="91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that each choose, by least squares,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a</w:delText>
        </w:r>
      </w:del>
      <w:del w:id="924" w:author="PR Preview" w:date="2026-01-01T00:00:00Z">
        <w:r>
          <w:delText xml:space="preserve"> </w:delText>
        </w:r>
      </w:del>
      <w:hyperlink w:anchor="def-prediction-rule">
        <w:del w:id="92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from a set of candidate functions,</w:delText>
        </w:r>
      </w:del>
      <w:del w:id="9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</w:delText>
        </w:r>
      </w:del>
      <w:del w:id="9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respectively.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The procedure</w:delText>
        </w:r>
      </w:del>
      <w:del w:id="93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is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rPr>
            <w:b/>
            <w:bCs/>
          </w:rPr>
          <w:delText xml:space="preserve">at least as flexible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as</w:delText>
        </w:r>
      </w:del>
      <w:del w:id="94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if every candidate of</w:delText>
        </w:r>
      </w:del>
      <w:del w:id="94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is also a candidate of</w:delText>
        </w:r>
      </w:del>
      <w:del w:id="9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50" w:author="PR Preview" w:date="2026-01-01T00:00:00Z">
        <w:r>
          <w:delText xml:space="preserve">:</w:delText>
        </w:r>
      </w:del>
    </w:p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Definition 31 (Flexibility)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Let</w:t>
        </w:r>
      </w:ins>
      <w:ins w:id="95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and</w:t>
        </w:r>
      </w:ins>
      <w:ins w:id="95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be</w:t>
        </w:r>
      </w:ins>
      <w:ins w:id="960" w:author="PR Preview" w:date="2026-01-01T00:00:00Z">
        <w:r>
          <w:t xml:space="preserve"> </w:t>
        </w:r>
      </w:ins>
      <w:hyperlink w:anchor="def-fitting-procedure">
        <w:ins w:id="96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that each choose, by least squares,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a</w:t>
        </w:r>
      </w:ins>
      <w:ins w:id="966" w:author="PR Preview" w:date="2026-01-01T00:00:00Z">
        <w:r>
          <w:t xml:space="preserve"> </w:t>
        </w:r>
      </w:ins>
      <w:hyperlink w:anchor="def-prediction-rule">
        <w:ins w:id="96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from a set of candidate functions,</w:t>
        </w:r>
      </w:ins>
      <w:ins w:id="9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</w:t>
        </w:r>
      </w:ins>
      <w:ins w:id="9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respectively.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procedure</w:t>
        </w:r>
      </w:ins>
      <w:ins w:id="9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rPr>
            <w:b/>
            <w:bCs/>
          </w:rPr>
          <w:t xml:space="preserve">at least as flexible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as</w:t>
        </w:r>
      </w:ins>
      <w:ins w:id="9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if every candidate of</w:t>
        </w:r>
      </w:ins>
      <w:ins w:id="98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is also a candidate of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992" w:author="PR Preview" w:date="2026-01-01T00:00:00Z">
        <w:r>
          <w:t xml:space="preserve">:</w:t>
        </w:r>
      </w:ins>
    </w:p>
    <w:p>
      <w:pPr>
        <w:pStyle w:val="BodyText"/>
      </w:pPr>
      <w:bookmarkStart w:id="13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33"/>
    <w:bookmarkStart w:id="134" w:name="rem-flexibility"/>
    <w:p>
      <w:pPr>
        <w:pStyle w:val="BodyText"/>
      </w:pPr>
      <w:del w:id="993" w:author="PR Preview" w:date="2026-01-01T00:00:00Z">
        <w:r>
          <w:rPr>
            <w:i/>
            <w:iCs/>
          </w:rPr>
          <w:delText xml:space="preserve">Remark 13</w:delText>
        </w:r>
      </w:del>
      <w:del w:id="994" w:author="PR Preview" w:date="2026-01-01T00:00:00Z">
        <w:r>
          <w:delText xml:space="preserve"> (Polynomial degree orders flexibility). </w:delText>
        </w:r>
      </w:del>
      <w:del w:id="995" w:author="PR Preview" w:date="2026-01-01T00:00:00Z">
        <w:r>
          <w:delText xml:space="preserve">Least-squares polynomial fits are ordered by degree: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 polynomial of degree</w:delText>
        </w:r>
      </w:del>
      <w:del w:id="998" w:author="PR Preview" w:date="2026-01-01T00:00:00Z">
        <w:r>
          <w:delText xml:space="preserve"> </w:delText>
        </w:r>
      </w:del>
      <m:oMath>
        <m:r>
          <m:t>d</m:t>
        </m:r>
      </m:oMath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is also a polynomial of degree</w:delText>
        </w:r>
      </w:del>
      <w:del w:id="100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whose coefficient of</w:delText>
        </w:r>
      </w:del>
      <w:del w:id="100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is zero,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so the fit of degree</w:delText>
        </w:r>
      </w:del>
      <w:del w:id="100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is</w:delText>
        </w:r>
      </w:del>
      <w:del w:id="1012" w:author="PR Preview" w:date="2026-01-01T00:00:00Z">
        <w:r>
          <w:delText xml:space="preserve"> </w:delText>
        </w:r>
      </w:del>
      <w:hyperlink w:anchor="def-flexibility">
        <w:del w:id="101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as the fit of degree</w:delText>
        </w:r>
      </w:del>
      <w:del w:id="1016" w:author="PR Preview" w:date="2026-01-01T00:00:00Z">
        <w:r>
          <w:delText xml:space="preserve"> </w:delText>
        </w:r>
      </w:del>
      <m:oMath>
        <m:r>
          <m:t>d</m:t>
        </m:r>
      </m:oMath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 four fits of</w:delText>
        </w:r>
      </w:del>
      <w:del w:id="1020" w:author="PR Preview" w:date="2026-01-01T00:00:00Z">
        <w:r>
          <w:delText xml:space="preserve"> </w:delText>
        </w:r>
      </w:del>
      <w:hyperlink w:anchor="exr-overfitting">
        <w:del w:id="102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are ordered this way.</w:delText>
        </w:r>
      </w:del>
      <w:del w:id="1024" w:author="PR Preview" w:date="2026-01-01T00:00:00Z">
        <w:r>
          <w:delText xml:space="preserve"> </w:delText>
        </w:r>
      </w:del>
      <w:hyperlink w:anchor="def-flexibility">
        <w:del w:id="1025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is narrower than the informal use of the word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in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James et al. (2021, sec. 2.1.3)</w:delText>
        </w:r>
      </w:del>
      <w:del w:id="1032" w:author="PR Preview" w:date="2026-01-01T00:00:00Z">
        <w:r>
          <w:delText xml:space="preserve">: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it orders only procedures whose candidate sets are nested.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Other procedures can be compared by other measures,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such as the effective number of parameters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(Hastie et al. 2009, sec. 7.6)</w:delText>
        </w:r>
      </w:del>
      <w:del w:id="1041" w:author="PR Preview" w:date="2026-01-01T00:00:00Z">
        <w:r>
          <w:delText xml:space="preserve">.</w:delText>
        </w:r>
      </w:del>
    </w:p>
    <w:p>
      <w:pPr>
        <w:pStyle w:val="BodyText"/>
      </w:pPr>
      <w:del w:id="1042" w:author="PR Preview" w:date="2026-01-01T00:00:00Z">
        <w:r>
          <w:rPr>
            <w:b/>
            <w:bCs/>
          </w:rPr>
          <w:delText xml:space="preserve">Definition 29 (Bias–variance trade-off)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Let</w:delText>
        </w:r>
      </w:del>
      <w:del w:id="10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be</w:delText>
        </w:r>
      </w:del>
      <w:del w:id="1048" w:author="PR Preview" w:date="2026-01-01T00:00:00Z">
        <w:r>
          <w:delText xml:space="preserve"> </w:delText>
        </w:r>
      </w:del>
      <w:hyperlink w:anchor="def-fitting-procedure">
        <w:del w:id="104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050" w:author="PR Preview" w:date="2026-01-01T00:00:00Z">
        <w:r>
          <w:delText xml:space="preserve">,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each</w:delText>
        </w:r>
      </w:del>
      <w:del w:id="1053" w:author="PR Preview" w:date="2026-01-01T00:00:00Z">
        <w:r>
          <w:delText xml:space="preserve"> </w:delText>
        </w:r>
      </w:del>
      <w:hyperlink w:anchor="def-flexibility">
        <w:del w:id="105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as the one before,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 let</w:delText>
        </w:r>
      </w:del>
      <w:del w:id="10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be a random</w:delText>
        </w:r>
      </w:del>
      <w:del w:id="1062" w:author="PR Preview" w:date="2026-01-01T00:00:00Z">
        <w:r>
          <w:delText xml:space="preserve"> </w:delText>
        </w:r>
      </w:del>
      <w:hyperlink w:anchor="def-training-set">
        <w:del w:id="106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64" w:author="PR Preview" w:date="2026-01-01T00:00:00Z">
        <w:r>
          <w:delText xml:space="preserve">.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At a covariate value</w:delText>
        </w:r>
      </w:del>
      <w:del w:id="1067" w:author="PR Preview" w:date="2026-01-01T00:00:00Z">
        <w:r>
          <w:delText xml:space="preserve"> </w:delText>
        </w:r>
      </w:del>
      <m:oMath>
        <m:r>
          <m:t>x</m:t>
        </m:r>
      </m:oMath>
      <w:del w:id="1068" w:author="PR Preview" w:date="2026-01-01T00:00:00Z">
        <w:r>
          <w:delText xml:space="preserve">,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with</w:delText>
        </w:r>
      </w:del>
      <w:del w:id="1071" w:author="PR Preview" w:date="2026-01-01T00:00:00Z">
        <w:r>
          <w:delText xml:space="preserve"> </w:delText>
        </w:r>
      </w:del>
      <m:oMath>
        <m:r>
          <m:t>μ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</w:delText>
        </w:r>
      </w:del>
      <w:del w:id="1074" w:author="PR Preview" w:date="2026-01-01T00:00:00Z">
        <w:r>
          <w:delText xml:space="preserve"> </w:delText>
        </w:r>
      </w:del>
      <w:hyperlink w:anchor="def-mean-function">
        <w:del w:id="107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there is a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rPr>
            <w:b/>
            <w:bCs/>
          </w:rPr>
          <w:delText xml:space="preserve">bias–variance trade-off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among them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when, from each procedure to the next,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the squared</w:delText>
        </w:r>
      </w:del>
      <w:del w:id="1087" w:author="PR Preview" w:date="2026-01-01T00:00:00Z">
        <w:r>
          <w:delText xml:space="preserve"> </w:delText>
        </w:r>
      </w:del>
      <w:hyperlink w:anchor="def-prediction-bias">
        <w:del w:id="108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of the prediction, used as an</w:delText>
        </w:r>
      </w:del>
      <w:del w:id="1091" w:author="PR Preview" w:date="2026-01-01T00:00:00Z">
        <w:r>
          <w:delText xml:space="preserve"> </w:delText>
        </w:r>
      </w:del>
      <w:hyperlink r:id="rId111">
        <w:del w:id="109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of</w:delText>
        </w:r>
      </w:del>
      <w:del w:id="109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, does not rise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and its</w:delText>
        </w:r>
      </w:del>
      <w:del w:id="1099" w:author="PR Preview" w:date="2026-01-01T00:00:00Z">
        <w:r>
          <w:delText xml:space="preserve"> </w:delText>
        </w:r>
      </w:del>
      <w:hyperlink r:id="rId123">
        <w:del w:id="110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does not fall:</w:delText>
        </w:r>
      </w:del>
    </w:p>
    <w:p>
      <w:pPr>
        <w:pStyle w:val="BodyText"/>
      </w:pPr>
      <w:ins w:id="1103" w:author="PR Preview" w:date="2026-01-01T00:00:00Z">
        <w:r>
          <w:rPr>
            <w:i/>
            <w:iCs/>
          </w:rPr>
          <w:t xml:space="preserve">Remark 13</w:t>
        </w:r>
      </w:ins>
      <w:ins w:id="1104" w:author="PR Preview" w:date="2026-01-01T00:00:00Z">
        <w:r>
          <w:t xml:space="preserve"> (Polynomial degree orders flexibility). </w:t>
        </w:r>
      </w:ins>
      <w:ins w:id="1105" w:author="PR Preview" w:date="2026-01-01T00:00:00Z">
        <w:r>
          <w:t xml:space="preserve">Least-squares polynomial fits are ordered by degree: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 polynomial of degree</w:t>
        </w:r>
      </w:ins>
      <w:ins w:id="1108" w:author="PR Preview" w:date="2026-01-01T00:00:00Z">
        <w:r>
          <w:t xml:space="preserve"> </w:t>
        </w:r>
      </w:ins>
      <m:oMath>
        <m:r>
          <m:t>d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also a polynomial of degree</w:t>
        </w:r>
      </w:ins>
      <w:ins w:id="111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whose coefficient of</w:t>
        </w:r>
      </w:ins>
      <w:ins w:id="111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zero,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so the fit of degree</w:t>
        </w:r>
      </w:ins>
      <w:ins w:id="111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is</w:t>
        </w:r>
      </w:ins>
      <w:ins w:id="1122" w:author="PR Preview" w:date="2026-01-01T00:00:00Z">
        <w:r>
          <w:t xml:space="preserve"> </w:t>
        </w:r>
      </w:ins>
      <w:hyperlink w:anchor="def-flexibility">
        <w:ins w:id="112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as the fit of degree</w:t>
        </w:r>
      </w:ins>
      <w:ins w:id="1126" w:author="PR Preview" w:date="2026-01-01T00:00:00Z">
        <w:r>
          <w:t xml:space="preserve"> </w:t>
        </w:r>
      </w:ins>
      <m:oMath>
        <m:r>
          <m:t>d</m:t>
        </m:r>
      </m:oMath>
      <w:ins w:id="1127" w:author="PR Preview" w:date="2026-01-01T00:00:00Z">
        <w:r>
          <w:t xml:space="preserve">.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The four fits of</w:t>
        </w:r>
      </w:ins>
      <w:ins w:id="1130" w:author="PR Preview" w:date="2026-01-01T00:00:00Z">
        <w:r>
          <w:t xml:space="preserve"> </w:t>
        </w:r>
      </w:ins>
      <w:hyperlink w:anchor="exr-overfitting">
        <w:ins w:id="113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are ordered this way.</w:t>
        </w:r>
      </w:ins>
      <w:ins w:id="1134" w:author="PR Preview" w:date="2026-01-01T00:00:00Z">
        <w:r>
          <w:t xml:space="preserve"> </w:t>
        </w:r>
      </w:ins>
      <w:hyperlink w:anchor="def-flexibility">
        <w:ins w:id="1135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is narrower than the informal use of the word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in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James et al. (2021, sec. 2.1.3)</w:t>
        </w:r>
      </w:ins>
      <w:ins w:id="1142" w:author="PR Preview" w:date="2026-01-01T00:00:00Z">
        <w:r>
          <w:t xml:space="preserve">: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it orders only procedures whose candidate sets are nested.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Other procedures can be compared by other measures,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such as the effective number of parameters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(Hastie et al. 2009, sec. 7.6)</w:t>
        </w:r>
      </w:ins>
      <w:ins w:id="1151" w:author="PR Preview" w:date="2026-01-01T00:00:00Z">
        <w:r>
          <w:t xml:space="preserve">.</w:t>
        </w:r>
      </w:ins>
    </w:p>
    <w:bookmarkEnd w:id="134"/>
    <w:bookmarkStart w:id="136" w:name="def-bias-variance-tradeoff"/>
    <w:p>
      <w:pPr>
        <w:pStyle w:val="BodyText"/>
      </w:pPr>
      <w:ins w:id="1152" w:author="PR Preview" w:date="2026-01-01T00:00:00Z">
        <w:r>
          <w:rPr>
            <w:b/>
            <w:bCs/>
          </w:rPr>
          <w:t xml:space="preserve">Definition 32 (Bias–variance trade-off)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Let</w:t>
        </w:r>
      </w:ins>
      <w:ins w:id="115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be</w:t>
        </w:r>
      </w:ins>
      <w:ins w:id="1158" w:author="PR Preview" w:date="2026-01-01T00:00:00Z">
        <w:r>
          <w:t xml:space="preserve"> </w:t>
        </w:r>
      </w:ins>
      <w:hyperlink w:anchor="def-fitting-procedure">
        <w:ins w:id="115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each</w:t>
        </w:r>
      </w:ins>
      <w:ins w:id="1163" w:author="PR Preview" w:date="2026-01-01T00:00:00Z">
        <w:r>
          <w:t xml:space="preserve"> </w:t>
        </w:r>
      </w:ins>
      <w:hyperlink w:anchor="def-flexibility">
        <w:ins w:id="116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as the one before,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 let</w:t>
        </w:r>
      </w:ins>
      <w:ins w:id="11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be a random</w:t>
        </w:r>
      </w:ins>
      <w:ins w:id="1172" w:author="PR Preview" w:date="2026-01-01T00:00:00Z">
        <w:r>
          <w:t xml:space="preserve"> </w:t>
        </w:r>
      </w:ins>
      <w:hyperlink w:anchor="def-training-set">
        <w:ins w:id="117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74" w:author="PR Preview" w:date="2026-01-01T00:00:00Z">
        <w:r>
          <w:t xml:space="preserve">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At a covariate value</w:t>
        </w:r>
      </w:ins>
      <w:ins w:id="1177" w:author="PR Preview" w:date="2026-01-01T00:00:00Z">
        <w:r>
          <w:t xml:space="preserve"> </w:t>
        </w:r>
      </w:ins>
      <m:oMath>
        <m:r>
          <m:t>x</m:t>
        </m:r>
      </m:oMath>
      <w:ins w:id="1178" w:author="PR Preview" w:date="2026-01-01T00:00:00Z">
        <w:r>
          <w:t xml:space="preserve">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with</w:t>
        </w:r>
      </w:ins>
      <w:ins w:id="1181" w:author="PR Preview" w:date="2026-01-01T00:00:00Z">
        <w:r>
          <w:t xml:space="preserve"> </w:t>
        </w:r>
      </w:ins>
      <m:oMath>
        <m:r>
          <m:t>μ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the</w:t>
        </w:r>
      </w:ins>
      <w:ins w:id="1184" w:author="PR Preview" w:date="2026-01-01T00:00:00Z">
        <w:r>
          <w:t xml:space="preserve"> </w:t>
        </w:r>
      </w:ins>
      <w:hyperlink w:anchor="def-mean-function">
        <w:ins w:id="118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there is a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rPr>
            <w:b/>
            <w:bCs/>
          </w:rPr>
          <w:t xml:space="preserve">bias–variance trade-off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among them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when, from each procedure to the next,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the squared</w:t>
        </w:r>
      </w:ins>
      <w:ins w:id="1197" w:author="PR Preview" w:date="2026-01-01T00:00:00Z">
        <w:r>
          <w:t xml:space="preserve"> </w:t>
        </w:r>
      </w:ins>
      <w:hyperlink w:anchor="def-prediction-bias">
        <w:ins w:id="119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of the prediction, used as an</w:t>
        </w:r>
      </w:ins>
      <w:ins w:id="1201" w:author="PR Preview" w:date="2026-01-01T00:00:00Z">
        <w:r>
          <w:t xml:space="preserve"> </w:t>
        </w:r>
      </w:ins>
      <w:hyperlink r:id="rId111">
        <w:ins w:id="120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of</w:t>
        </w:r>
      </w:ins>
      <w:ins w:id="120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6" w:author="PR Preview" w:date="2026-01-01T00:00:00Z">
        <w:r>
          <w:t xml:space="preserve">, does not rise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its</w:t>
        </w:r>
      </w:ins>
      <w:ins w:id="1209" w:author="PR Preview" w:date="2026-01-01T00:00:00Z">
        <w:r>
          <w:t xml:space="preserve"> </w:t>
        </w:r>
      </w:ins>
      <w:hyperlink r:id="rId123">
        <w:ins w:id="121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does not fall:</w:t>
        </w:r>
      </w:ins>
    </w:p>
    <w:p>
      <w:pPr>
        <w:pStyle w:val="BodyText"/>
      </w:pPr>
      <w:bookmarkStart w:id="13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36"/>
    <w:bookmarkStart w:id="137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37"/>
    <w:bookmarkStart w:id="138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38"/>
    <w:bookmarkStart w:id="139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9"/>
    <w:bookmarkStart w:id="140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40"/>
    <w:bookmarkStart w:id="141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42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42"/>
    <w:bookmarkStart w:id="147" w:name="exm-train-test-error-simulated"/>
    <w:p>
      <w:pPr>
        <w:pStyle w:val="BodyText"/>
      </w:pPr>
      <w:del w:id="1213" w:author="PR Preview" w:date="2026-01-01T00:00:00Z">
        <w:r>
          <w:rPr>
            <w:b/>
            <w:bCs/>
          </w:rPr>
          <w:delText xml:space="preserve">Example 14 (Training error and generalization error by degree)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Real data never reveal</w:delText>
        </w:r>
      </w:del>
      <w:del w:id="121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but a simulation can,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because it can draw as many new observations as we like.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Here the population is known:</w:delText>
        </w:r>
      </w:del>
      <w:del w:id="12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and</w:delText>
        </w:r>
      </w:del>
      <w:del w:id="122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with</w:delText>
        </w:r>
      </w:del>
      <w:del w:id="1231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232" w:author="PR Preview" w:date="2026-01-01T00:00:00Z">
        <w:r>
          <w:delText xml:space="preserve">.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We draw one training set of</w:delText>
        </w:r>
      </w:del>
      <w:del w:id="12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observations,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fit a polynomial in</w:delText>
        </w:r>
      </w:del>
      <w:del w:id="1240" w:author="PR Preview" w:date="2026-01-01T00:00:00Z">
        <w:r>
          <w:delText xml:space="preserve"> </w:delText>
        </w:r>
      </w:del>
      <m:oMath>
        <m:r>
          <m:t>x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of each degree from 1 to 10 by least squares,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and score each fit on the training set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and on</w:delText>
        </w:r>
      </w:del>
      <w:del w:id="124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new observations.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By</w:delText>
        </w:r>
      </w:del>
      <w:del w:id="1252" w:author="PR Preview" w:date="2026-01-01T00:00:00Z">
        <w:r>
          <w:delText xml:space="preserve"> </w:delText>
        </w:r>
      </w:del>
      <w:hyperlink w:anchor="thm-held-out-unbiased">
        <w:del w:id="125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54" w:author="PR Preview" w:date="2026-01-01T00:00:00Z">
        <w:r>
          <w:delText xml:space="preserve">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the second score has expectation</w:delText>
        </w:r>
      </w:del>
      <w:del w:id="125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given the training set,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and with</w:delText>
        </w:r>
      </w:del>
      <w:del w:id="126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265" w:author="PR Preview" w:date="2026-01-01T00:00:00Z">
        <w:r>
          <w:rPr>
            <w:b/>
            <w:bCs/>
          </w:rPr>
          <w:t xml:space="preserve">Example 17 (Training error and generalization error by degree)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Real data never reveal</w:t>
        </w:r>
      </w:ins>
      <w:ins w:id="12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but a simulation can,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because it can draw as many new observations as we like.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Here the population is known:</w:t>
        </w:r>
      </w:ins>
      <w:ins w:id="12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and</w:t>
        </w:r>
      </w:ins>
      <w:ins w:id="12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280" w:author="PR Preview" w:date="2026-01-01T00:00:00Z">
        <w:r>
          <w:t xml:space="preserve">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with</w:t>
        </w:r>
      </w:ins>
      <w:ins w:id="128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284" w:author="PR Preview" w:date="2026-01-01T00:00:00Z">
        <w:r>
          <w:t xml:space="preserve">.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We draw one training set of</w:t>
        </w:r>
      </w:ins>
      <w:ins w:id="12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observations,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fit a polynomial in</w:t>
        </w:r>
      </w:ins>
      <w:ins w:id="1292" w:author="PR Preview" w:date="2026-01-01T00:00:00Z">
        <w:r>
          <w:t xml:space="preserve"> </w:t>
        </w:r>
      </w:ins>
      <m:oMath>
        <m:r>
          <m:t>x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of each degree from 1 to 10 by least squares,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and score each fit on the training set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and on</w:t>
        </w:r>
      </w:ins>
      <w:ins w:id="129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new observations.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By</w:t>
        </w:r>
      </w:ins>
      <w:ins w:id="1304" w:author="PR Preview" w:date="2026-01-01T00:00:00Z">
        <w:r>
          <w:t xml:space="preserve"> </w:t>
        </w:r>
      </w:ins>
      <w:hyperlink w:anchor="thm-held-out-unbiased">
        <w:ins w:id="130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the second score has expectation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given the training set,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and with</w:t>
        </w:r>
      </w:ins>
      <w:ins w:id="131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4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47"/>
    <w:bookmarkEnd w:id="148"/>
    <w:bookmarkStart w:id="197" w:name="sec-data-splits"/>
    <w:p>
      <w:pPr>
        <w:pStyle w:val="Heading2"/>
      </w:pPr>
      <w:r>
        <w:t xml:space="preserve">5 Training, validation, and test sets</w:t>
      </w:r>
    </w:p>
    <w:bookmarkStart w:id="149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49"/>
    <w:bookmarkStart w:id="150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50"/>
    <w:bookmarkStart w:id="152" w:name="def-data-splits"/>
    <w:p>
      <w:pPr>
        <w:pStyle w:val="BodyText"/>
      </w:pPr>
      <w:del w:id="1317" w:author="PR Preview" w:date="2026-01-01T00:00:00Z">
        <w:r>
          <w:rPr>
            <w:b/>
            <w:bCs/>
          </w:rPr>
          <w:delText xml:space="preserve">Definition 30 (Training/validation/test split)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divides the observations</w:delText>
        </w:r>
      </w:del>
      <w:del w:id="132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of a data set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into three disjoint sets of indices,</w:delText>
        </w:r>
      </w:del>
      <w:del w:id="132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30" w:author="PR Preview" w:date="2026-01-01T00:00:00Z">
        <w:r>
          <w:delText xml:space="preserve">,</w:delText>
        </w:r>
      </w:del>
      <w:del w:id="133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and</w:delText>
        </w:r>
      </w:del>
      <w:del w:id="133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335" w:author="PR Preview" w:date="2026-01-01T00:00:00Z">
        <w:r>
          <w:delText xml:space="preserve">,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and takes the observations in</w:delText>
        </w:r>
      </w:del>
      <w:del w:id="13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as the</w:delText>
        </w:r>
      </w:del>
      <w:del w:id="1341" w:author="PR Preview" w:date="2026-01-01T00:00:00Z">
        <w:r>
          <w:delText xml:space="preserve"> </w:delText>
        </w:r>
      </w:del>
      <w:hyperlink w:anchor="def-training-set">
        <w:del w:id="134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43" w:author="PR Preview" w:date="2026-01-01T00:00:00Z">
        <w:r>
          <w:delText xml:space="preserve">:</w:delText>
        </w:r>
      </w:del>
    </w:p>
    <w:p>
      <w:pPr>
        <w:pStyle w:val="BodyText"/>
      </w:pPr>
      <w:ins w:id="1344" w:author="PR Preview" w:date="2026-01-01T00:00:00Z">
        <w:r>
          <w:rPr>
            <w:b/>
            <w:bCs/>
          </w:rPr>
          <w:t xml:space="preserve">Definition 33 (Training/validation/test split)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rPr>
            <w:b/>
            <w:bCs/>
          </w:rPr>
          <w:t xml:space="preserve">training/validation/test split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divides the observations</w:t>
        </w:r>
      </w:ins>
      <w:ins w:id="135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of a data set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into three disjoint sets of indices,</w:t>
        </w:r>
      </w:ins>
      <w:ins w:id="135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57" w:author="PR Preview" w:date="2026-01-01T00:00:00Z">
        <w:r>
          <w:t xml:space="preserve">,</w:t>
        </w:r>
      </w:ins>
      <w:ins w:id="135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and</w:t>
        </w:r>
      </w:ins>
      <w:ins w:id="136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362" w:author="PR Preview" w:date="2026-01-01T00:00:00Z">
        <w:r>
          <w:t xml:space="preserve">,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and takes the observations in</w:t>
        </w:r>
      </w:ins>
      <w:ins w:id="13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as the</w:t>
        </w:r>
      </w:ins>
      <w:ins w:id="1368" w:author="PR Preview" w:date="2026-01-01T00:00:00Z">
        <w:r>
          <w:t xml:space="preserve"> </w:t>
        </w:r>
      </w:ins>
      <w:hyperlink w:anchor="def-training-set">
        <w:ins w:id="13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70" w:author="PR Preview" w:date="2026-01-01T00:00:00Z">
        <w:r>
          <w:t xml:space="preserve">:</w:t>
        </w:r>
      </w:ins>
    </w:p>
    <w:p>
      <w:pPr>
        <w:pStyle w:val="BodyText"/>
      </w:pPr>
      <w:bookmarkStart w:id="151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52"/>
    <w:bookmarkStart w:id="153" w:name="exm-data-splits-sizes"/>
    <w:p>
      <w:pPr>
        <w:pStyle w:val="BodyText"/>
      </w:pPr>
      <w:del w:id="1371" w:author="PR Preview" w:date="2026-01-01T00:00:00Z">
        <w:r>
          <w:rPr>
            <w:b/>
            <w:bCs/>
          </w:rPr>
          <w:delText xml:space="preserve">Example 15 (Split sizes for 32 cars)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In</w:delText>
        </w:r>
      </w:del>
      <w:del w:id="1374" w:author="PR Preview" w:date="2026-01-01T00:00:00Z">
        <w:r>
          <w:delText xml:space="preserve"> </w:delText>
        </w:r>
      </w:del>
      <w:hyperlink w:anchor="exr-data-splits">
        <w:del w:id="137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376" w:author="PR Preview" w:date="2026-01-01T00:00:00Z">
        <w:r>
          <w:delText xml:space="preserve">,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a rule of 60% / 20% / 20% on</w:delText>
        </w:r>
      </w:del>
      <w:del w:id="13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cars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gives sets of 19, 6, and 7 cars,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1386" w:author="PR Preview" w:date="2026-01-01T00:00:00Z">
        <w:r>
          <w:rPr>
            <w:b/>
            <w:bCs/>
          </w:rPr>
          <w:delText xml:space="preserve">Definition 31 (Tuning parameter)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A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rPr>
            <w:b/>
            <w:bCs/>
          </w:rPr>
          <w:delText xml:space="preserve">tuning parameter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of a</w:delText>
        </w:r>
      </w:del>
      <w:del w:id="1393" w:author="PR Preview" w:date="2026-01-01T00:00:00Z">
        <w:r>
          <w:delText xml:space="preserve"> </w:delText>
        </w:r>
      </w:del>
      <w:hyperlink w:anchor="def-fitting-procedure">
        <w:del w:id="139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is a setting</w:delText>
        </w:r>
      </w:del>
      <w:del w:id="1397" w:author="PR Preview" w:date="2026-01-01T00:00:00Z">
        <w:r>
          <w:delText xml:space="preserve"> </w:delText>
        </w:r>
      </w:del>
      <m:oMath>
        <m:r>
          <m:t>λ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that the procedure needs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but does not compute from the</w:delText>
        </w:r>
      </w:del>
      <w:del w:id="1402" w:author="PR Preview" w:date="2026-01-01T00:00:00Z">
        <w:r>
          <w:delText xml:space="preserve"> </w:delText>
        </w:r>
      </w:del>
      <w:hyperlink w:anchor="def-training-set">
        <w:del w:id="14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04" w:author="PR Preview" w:date="2026-01-01T00:00:00Z">
        <w:r>
          <w:delText xml:space="preserve">:</w:delText>
        </w:r>
      </w:del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del w:id="1405" w:author="PR Preview" w:date="2026-01-01T00:00:00Z">
        <w:r>
          <w:rPr>
            <w:b/>
            <w:bCs/>
          </w:rPr>
          <w:delText xml:space="preserve">Example 16 (Polynomial degree)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In</w:delText>
        </w:r>
      </w:del>
      <w:del w:id="1408" w:author="PR Preview" w:date="2026-01-01T00:00:00Z">
        <w:r>
          <w:delText xml:space="preserve"> </w:delText>
        </w:r>
      </w:del>
      <w:hyperlink w:anchor="exr-overfitting">
        <w:del w:id="140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least squares computes the coefficients of each polynomial from the 20 training cars,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but the degree</w:delText>
        </w:r>
      </w:del>
      <w:del w:id="1415" w:author="PR Preview" w:date="2026-01-01T00:00:00Z">
        <w:r>
          <w:delText xml:space="preserve"> </w:delText>
        </w:r>
      </w:del>
      <m:oMath>
        <m:r>
          <m:t>d</m:t>
        </m:r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is fixed before the fit.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So the degree is a</w:delText>
        </w:r>
      </w:del>
      <w:del w:id="1420" w:author="PR Preview" w:date="2026-01-01T00:00:00Z">
        <w:r>
          <w:delText xml:space="preserve"> </w:delText>
        </w:r>
      </w:del>
      <w:hyperlink w:anchor="def-tuning-parameter">
        <w:del w:id="1421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of least-squares polynomial fitting,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and the four fits are</w:delText>
        </w:r>
      </w:del>
      <w:del w:id="14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with</w:delText>
        </w:r>
      </w:del>
      <w:del w:id="142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430" w:author="PR Preview" w:date="2026-01-01T00:00:00Z">
        <w:r>
          <w:delText xml:space="preserve">.</w:delText>
        </w:r>
      </w:del>
    </w:p>
    <w:p>
      <w:pPr>
        <w:pStyle w:val="BodyText"/>
      </w:pPr>
      <w:del w:id="1431" w:author="PR Preview" w:date="2026-01-01T00:00:00Z">
        <w:r>
          <w:rPr>
            <w:b/>
            <w:bCs/>
          </w:rPr>
          <w:delText xml:space="preserve">Definition 32 (Model selection)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rPr>
            <w:b/>
            <w:bCs/>
          </w:rPr>
          <w:delText xml:space="preserve">Model selection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is choosing one</w:delText>
        </w:r>
      </w:del>
      <w:del w:id="1436" w:author="PR Preview" w:date="2026-01-01T00:00:00Z">
        <w:r>
          <w:delText xml:space="preserve"> </w:delText>
        </w:r>
      </w:del>
      <w:hyperlink w:anchor="def-fitted-model">
        <w:del w:id="143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from a set of candidate fitted models from different</w:delText>
        </w:r>
      </w:del>
      <w:del w:id="1440" w:author="PR Preview" w:date="2026-01-01T00:00:00Z">
        <w:r>
          <w:delText xml:space="preserve"> </w:delText>
        </w:r>
      </w:del>
      <w:hyperlink w:anchor="def-model-family">
        <w:del w:id="1441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1442" w:author="PR Preview" w:date="2026-01-01T00:00:00Z">
        <w:r>
          <w:delText xml:space="preserve">,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using observations that were</w:delText>
        </w:r>
      </w:del>
      <w:del w:id="1445" w:author="PR Preview" w:date="2026-01-01T00:00:00Z">
        <w:r>
          <w:delText xml:space="preserve"> </w:delText>
        </w:r>
      </w:del>
      <w:hyperlink w:anchor="def-held-out-set">
        <w:del w:id="1446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from fitting.</w:delText>
        </w:r>
      </w:del>
    </w:p>
    <w:p>
      <w:pPr>
        <w:pStyle w:val="BodyText"/>
      </w:pPr>
      <w:del w:id="1449" w:author="PR Preview" w:date="2026-01-01T00:00:00Z">
        <w:r>
          <w:rPr>
            <w:b/>
            <w:bCs/>
          </w:rPr>
          <w:delText xml:space="preserve">Example 17 (Choosing a polynomial degree)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In</w:delText>
        </w:r>
      </w:del>
      <w:del w:id="1452" w:author="PR Preview" w:date="2026-01-01T00:00:00Z">
        <w:r>
          <w:delText xml:space="preserve"> </w:delText>
        </w:r>
      </w:del>
      <w:hyperlink w:anchor="exm-tuning-parameter">
        <w:del w:id="1453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454" w:author="PR Preview" w:date="2026-01-01T00:00:00Z">
        <w:r>
          <w:delText xml:space="preserve">,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the candidates are the least-squares fitted models from four polynomial model families,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the families of degree</w:delText>
        </w:r>
      </w:del>
      <w:del w:id="1459" w:author="PR Preview" w:date="2026-01-01T00:00:00Z">
        <w:r>
          <w:delText xml:space="preserve"> </w:delText>
        </w:r>
      </w:del>
      <m:oMath>
        <m:r>
          <m:t>1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(</w:delText>
        </w:r>
      </w:del>
      <w:del w:id="1462" w:author="PR Preview" w:date="2026-01-01T00:00:00Z">
        <w:r>
          <w:delText xml:space="preserve">“linear”</w:delText>
        </w:r>
      </w:del>
      <w:del w:id="1463" w:author="PR Preview" w:date="2026-01-01T00:00:00Z">
        <w:r>
          <w:delText xml:space="preserve">),</w:delText>
        </w:r>
      </w:del>
      <w:del w:id="1464" w:author="PR Preview" w:date="2026-01-01T00:00:00Z">
        <w:r>
          <w:delText xml:space="preserve"> </w:delText>
        </w:r>
      </w:del>
      <m:oMath>
        <m:r>
          <m:t>2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(</w:delText>
        </w:r>
      </w:del>
      <w:del w:id="1467" w:author="PR Preview" w:date="2026-01-01T00:00:00Z">
        <w:r>
          <w:delText xml:space="preserve">“quadratic”</w:delText>
        </w:r>
      </w:del>
      <w:del w:id="1468" w:author="PR Preview" w:date="2026-01-01T00:00:00Z">
        <w:r>
          <w:delText xml:space="preserve">),</w:delText>
        </w:r>
      </w:del>
      <w:del w:id="1469" w:author="PR Preview" w:date="2026-01-01T00:00:00Z">
        <w:r>
          <w:delText xml:space="preserve"> </w:delText>
        </w:r>
      </w:del>
      <m:oMath>
        <m:r>
          <m:t>3</m:t>
        </m:r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(</w:delText>
        </w:r>
      </w:del>
      <w:del w:id="1472" w:author="PR Preview" w:date="2026-01-01T00:00:00Z">
        <w:r>
          <w:delText xml:space="preserve">“cubic”</w:delText>
        </w:r>
      </w:del>
      <w:del w:id="1473" w:author="PR Preview" w:date="2026-01-01T00:00:00Z">
        <w:r>
          <w:delText xml:space="preserve">) and</w:delText>
        </w:r>
      </w:del>
      <w:del w:id="1474" w:author="PR Preview" w:date="2026-01-01T00:00:00Z">
        <w:r>
          <w:delText xml:space="preserve"> </w:delText>
        </w:r>
      </w:del>
      <m:oMath>
        <m:r>
          <m:t>4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(</w:delText>
        </w:r>
      </w:del>
      <w:del w:id="1477" w:author="PR Preview" w:date="2026-01-01T00:00:00Z">
        <w:r>
          <w:delText xml:space="preserve">“quartic”</w:delText>
        </w:r>
      </w:del>
      <w:del w:id="1478" w:author="PR Preview" w:date="2026-01-01T00:00:00Z">
        <w:r>
          <w:delText xml:space="preserve">).</w:delText>
        </w:r>
      </w:del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Choosing among these four fitted models is model selection,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1483" w:author="PR Preview" w:date="2026-01-01T00:00:00Z">
        <w:r>
          <w:rPr>
            <w:b/>
            <w:bCs/>
          </w:rPr>
          <w:delText xml:space="preserve">Definition 33 (Validation set)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The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rPr>
            <w:b/>
            <w:bCs/>
          </w:rPr>
          <w:delText xml:space="preserve">validation set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of a</w:delText>
        </w:r>
      </w:del>
      <w:del w:id="1490" w:author="PR Preview" w:date="2026-01-01T00:00:00Z">
        <w:r>
          <w:delText xml:space="preserve"> </w:delText>
        </w:r>
      </w:del>
      <w:hyperlink w:anchor="def-data-splits">
        <w:del w:id="149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is the</w:delText>
        </w:r>
      </w:del>
      <w:del w:id="1494" w:author="PR Preview" w:date="2026-01-01T00:00:00Z">
        <w:r>
          <w:delText xml:space="preserve"> </w:delText>
        </w:r>
      </w:del>
      <w:hyperlink w:anchor="def-held-out-set">
        <w:del w:id="149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of observations indexed by</w:delText>
        </w:r>
      </w:del>
      <w:del w:id="149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499" w:author="PR Preview" w:date="2026-01-01T00:00:00Z">
        <w:r>
          <w:delText xml:space="preserve">,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used for</w:delText>
        </w:r>
      </w:del>
      <w:del w:id="1502" w:author="PR Preview" w:date="2026-01-01T00:00:00Z">
        <w:r>
          <w:delText xml:space="preserve"> </w:delText>
        </w:r>
      </w:del>
      <w:hyperlink w:anchor="def-model-selection">
        <w:del w:id="1503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among candidate</w:delText>
        </w:r>
      </w:del>
      <w:del w:id="1506" w:author="PR Preview" w:date="2026-01-01T00:00:00Z">
        <w:r>
          <w:delText xml:space="preserve"> </w:delText>
        </w:r>
      </w:del>
      <w:hyperlink w:anchor="def-fitted-model">
        <w:del w:id="1507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del w:id="1510" w:author="PR Preview" w:date="2026-01-01T00:00:00Z">
        <w:r>
          <w:rPr>
            <w:b/>
            <w:bCs/>
          </w:rPr>
          <w:delText xml:space="preserve">Definition 34 (Validation error)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The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rPr>
            <w:b/>
            <w:bCs/>
          </w:rPr>
          <w:delText xml:space="preserve">validation error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of a</w:delText>
        </w:r>
      </w:del>
      <w:del w:id="1517" w:author="PR Preview" w:date="2026-01-01T00:00:00Z">
        <w:r>
          <w:delText xml:space="preserve"> </w:delText>
        </w:r>
      </w:del>
      <w:hyperlink w:anchor="def-prediction-rule">
        <w:del w:id="151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fitted to a</w:delText>
        </w:r>
      </w:del>
      <w:del w:id="1522" w:author="PR Preview" w:date="2026-01-01T00:00:00Z">
        <w:r>
          <w:delText xml:space="preserve"> </w:delText>
        </w:r>
      </w:del>
      <w:hyperlink w:anchor="def-training-set">
        <w:del w:id="152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is its sample mean</w:delText>
        </w:r>
      </w:del>
      <w:del w:id="1527" w:author="PR Preview" w:date="2026-01-01T00:00:00Z">
        <w:r>
          <w:delText xml:space="preserve"> </w:delText>
        </w:r>
      </w:del>
      <w:hyperlink w:anchor="def-observation-loss">
        <w:del w:id="152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2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on the</w:delText>
        </w:r>
      </w:del>
      <w:del w:id="1532" w:author="PR Preview" w:date="2026-01-01T00:00:00Z">
        <w:r>
          <w:delText xml:space="preserve"> </w:delText>
        </w:r>
      </w:del>
      <w:hyperlink w:anchor="def-validation-set">
        <w:del w:id="1533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534" w:author="PR Preview" w:date="2026-01-01T00:00:00Z">
        <w:r>
          <w:delText xml:space="preserve">, indexed by</w:delText>
        </w:r>
      </w:del>
      <w:del w:id="153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536" w:author="PR Preview" w:date="2026-01-01T00:00:00Z">
        <w:r>
          <w:delText xml:space="preserve">:</w:delText>
        </w:r>
      </w:del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del w:id="1537" w:author="PR Preview" w:date="2026-01-01T00:00:00Z">
        <w:r>
          <w:rPr>
            <w:b/>
            <w:bCs/>
          </w:rPr>
          <w:delText xml:space="preserve">Definition 35 (Validation choice)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Given candidate</w:delText>
        </w:r>
      </w:del>
      <w:del w:id="1540" w:author="PR Preview" w:date="2026-01-01T00:00:00Z">
        <w:r>
          <w:delText xml:space="preserve"> </w:delText>
        </w:r>
      </w:del>
      <w:hyperlink w:anchor="def-fitting-procedure">
        <w:del w:id="154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54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543" w:author="PR Preview" w:date="2026-01-01T00:00:00Z">
        <w:r>
          <w:delText xml:space="preserve">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the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rPr>
            <w:b/>
            <w:bCs/>
          </w:rPr>
          <w:delText xml:space="preserve">validation choice</w:delText>
        </w:r>
      </w:del>
      <w:del w:id="15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is the index of the candidate whose</w:delText>
        </w:r>
      </w:del>
      <w:del w:id="1551" w:author="PR Preview" w:date="2026-01-01T00:00:00Z">
        <w:r>
          <w:delText xml:space="preserve"> </w:delText>
        </w:r>
      </w:del>
      <w:hyperlink w:anchor="def-prediction-rule">
        <w:del w:id="155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fitted to the training set</w:delText>
        </w:r>
      </w:del>
      <w:del w:id="15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7" w:author="PR Preview" w:date="2026-01-01T00:00:00Z">
        <w:r>
          <w:delText xml:space="preserve">,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has the smallest</w:delText>
        </w:r>
      </w:del>
      <w:del w:id="1560" w:author="PR Preview" w:date="2026-01-01T00:00:00Z">
        <w:r>
          <w:delText xml:space="preserve"> </w:delText>
        </w:r>
      </w:del>
      <w:hyperlink w:anchor="def-validation-error">
        <w:del w:id="1561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562" w:author="PR Preview" w:date="2026-01-01T00:00:00Z">
        <w:r>
          <w:delText xml:space="preserve">:</w:delText>
        </w:r>
      </w:del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del w:id="1563" w:author="PR Preview" w:date="2026-01-01T00:00:00Z">
        <w:r>
          <w:rPr>
            <w:b/>
            <w:bCs/>
          </w:rPr>
          <w:delText xml:space="preserve">Definition 36 (Test set)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The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rPr>
            <w:b/>
            <w:bCs/>
          </w:rPr>
          <w:delText xml:space="preserve">test set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of a</w:delText>
        </w:r>
      </w:del>
      <w:del w:id="1570" w:author="PR Preview" w:date="2026-01-01T00:00:00Z">
        <w:r>
          <w:delText xml:space="preserve"> </w:delText>
        </w:r>
      </w:del>
      <w:hyperlink w:anchor="def-data-splits">
        <w:del w:id="157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is the</w:delText>
        </w:r>
      </w:del>
      <w:del w:id="1574" w:author="PR Preview" w:date="2026-01-01T00:00:00Z">
        <w:r>
          <w:delText xml:space="preserve"> </w:delText>
        </w:r>
      </w:del>
      <w:hyperlink w:anchor="def-held-out-set">
        <w:del w:id="157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of observations indexed by</w:delText>
        </w:r>
      </w:del>
      <w:del w:id="157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579" w:author="PR Preview" w:date="2026-01-01T00:00:00Z">
        <w:r>
          <w:delText xml:space="preserve">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on which the rule of the</w:delText>
        </w:r>
      </w:del>
      <w:del w:id="1582" w:author="PR Preview" w:date="2026-01-01T00:00:00Z">
        <w:r>
          <w:delText xml:space="preserve"> </w:delText>
        </w:r>
      </w:del>
      <w:hyperlink w:anchor="def-validation-choice">
        <w:del w:id="1583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5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del w:id="1587" w:author="PR Preview" w:date="2026-01-01T00:00:00Z">
        <w:r>
          <w:rPr>
            <w:b/>
            <w:bCs/>
          </w:rPr>
          <w:delText xml:space="preserve">Definition 37 (Test error)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The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rPr>
            <w:b/>
            <w:bCs/>
          </w:rPr>
          <w:delText xml:space="preserve">test error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of a</w:delText>
        </w:r>
      </w:del>
      <w:del w:id="1594" w:author="PR Preview" w:date="2026-01-01T00:00:00Z">
        <w:r>
          <w:delText xml:space="preserve"> </w:delText>
        </w:r>
      </w:del>
      <w:hyperlink w:anchor="def-prediction-rule">
        <w:del w:id="159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9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fitted to a</w:delText>
        </w:r>
      </w:del>
      <w:del w:id="1599" w:author="PR Preview" w:date="2026-01-01T00:00:00Z">
        <w:r>
          <w:delText xml:space="preserve"> </w:delText>
        </w:r>
      </w:del>
      <w:hyperlink w:anchor="def-training-set">
        <w:del w:id="160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is its sample mean</w:delText>
        </w:r>
      </w:del>
      <w:del w:id="1604" w:author="PR Preview" w:date="2026-01-01T00:00:00Z">
        <w:r>
          <w:delText xml:space="preserve"> </w:delText>
        </w:r>
      </w:del>
      <w:hyperlink w:anchor="def-observation-loss">
        <w:del w:id="160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60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on the</w:delText>
        </w:r>
      </w:del>
      <w:del w:id="1609" w:author="PR Preview" w:date="2026-01-01T00:00:00Z">
        <w:r>
          <w:delText xml:space="preserve"> </w:delText>
        </w:r>
      </w:del>
      <w:hyperlink w:anchor="def-test-set">
        <w:del w:id="1610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611" w:author="PR Preview" w:date="2026-01-01T00:00:00Z">
        <w:r>
          <w:delText xml:space="preserve">, indexed by</w:delText>
        </w:r>
      </w:del>
      <w:del w:id="161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613" w:author="PR Preview" w:date="2026-01-01T00:00:00Z">
        <w:r>
          <w:delText xml:space="preserve">:</w:delText>
        </w:r>
      </w:del>
    </w:p>
    <w:p>
      <w:pPr>
        <w:pStyle w:val="BodyText"/>
      </w:pPr>
      <w:ins w:id="1614" w:author="PR Preview" w:date="2026-01-01T00:00:00Z">
        <w:r>
          <w:rPr>
            <w:b/>
            <w:bCs/>
          </w:rPr>
          <w:t xml:space="preserve">Example 18 (Split sizes for 32 cars)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In</w:t>
        </w:r>
      </w:ins>
      <w:ins w:id="1617" w:author="PR Preview" w:date="2026-01-01T00:00:00Z">
        <w:r>
          <w:t xml:space="preserve"> </w:t>
        </w:r>
      </w:ins>
      <w:hyperlink w:anchor="exr-data-splits">
        <w:ins w:id="161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619" w:author="PR Preview" w:date="2026-01-01T00:00:00Z">
        <w:r>
          <w:t xml:space="preserve">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 rule of 60% / 20% / 20% on</w:t>
        </w:r>
      </w:ins>
      <w:ins w:id="16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cars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gives sets of 19, 6, and 7 cars,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and the 7 test cars are used only once, after the model is chosen.</w:t>
        </w:r>
      </w:ins>
    </w:p>
    <w:bookmarkEnd w:id="153"/>
    <w:bookmarkStart w:id="155" w:name="def-tuning-parameter"/>
    <w:p>
      <w:pPr>
        <w:pStyle w:val="BodyText"/>
      </w:pPr>
      <w:ins w:id="1629" w:author="PR Preview" w:date="2026-01-01T00:00:00Z">
        <w:r>
          <w:rPr>
            <w:b/>
            <w:bCs/>
          </w:rPr>
          <w:t xml:space="preserve">Definition 34 (Tuning parameter)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rPr>
            <w:b/>
            <w:bCs/>
          </w:rPr>
          <w:t xml:space="preserve">tuning parameter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of a</w:t>
        </w:r>
      </w:ins>
      <w:ins w:id="1636" w:author="PR Preview" w:date="2026-01-01T00:00:00Z">
        <w:r>
          <w:t xml:space="preserve"> </w:t>
        </w:r>
      </w:ins>
      <w:hyperlink w:anchor="def-fitting-procedure">
        <w:ins w:id="163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is a setting</w:t>
        </w:r>
      </w:ins>
      <w:ins w:id="1640" w:author="PR Preview" w:date="2026-01-01T00:00:00Z">
        <w:r>
          <w:t xml:space="preserve"> </w:t>
        </w:r>
      </w:ins>
      <m:oMath>
        <m:r>
          <m:t>λ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that the procedure needs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but does not compute from the</w:t>
        </w:r>
      </w:ins>
      <w:ins w:id="1645" w:author="PR Preview" w:date="2026-01-01T00:00:00Z">
        <w:r>
          <w:t xml:space="preserve"> </w:t>
        </w:r>
      </w:ins>
      <w:hyperlink w:anchor="def-training-set">
        <w:ins w:id="16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47" w:author="PR Preview" w:date="2026-01-01T00:00:00Z">
        <w:r>
          <w:t xml:space="preserve">:</w:t>
        </w:r>
      </w:ins>
    </w:p>
    <w:p>
      <w:pPr>
        <w:pStyle w:val="BodyText"/>
      </w:pPr>
      <w:bookmarkStart w:id="15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Start w:id="156" w:name="exm-tuning-parameter"/>
    <w:p>
      <w:pPr>
        <w:pStyle w:val="FirstParagraph"/>
      </w:pPr>
      <w:ins w:id="1648" w:author="PR Preview" w:date="2026-01-01T00:00:00Z">
        <w:r>
          <w:rPr>
            <w:b/>
            <w:bCs/>
          </w:rPr>
          <w:t xml:space="preserve">Example 19 (Polynomial degree)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In</w:t>
        </w:r>
      </w:ins>
      <w:ins w:id="1651" w:author="PR Preview" w:date="2026-01-01T00:00:00Z">
        <w:r>
          <w:t xml:space="preserve"> </w:t>
        </w:r>
      </w:ins>
      <w:hyperlink w:anchor="exr-overfitting">
        <w:ins w:id="165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53" w:author="PR Preview" w:date="2026-01-01T00:00:00Z">
        <w:r>
          <w:t xml:space="preserve">,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least squares computes the coefficients of each polynomial from the 20 training cars,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but the degree</w:t>
        </w:r>
      </w:ins>
      <w:ins w:id="1658" w:author="PR Preview" w:date="2026-01-01T00:00:00Z">
        <w:r>
          <w:t xml:space="preserve"> </w:t>
        </w:r>
      </w:ins>
      <m:oMath>
        <m:r>
          <m:t>d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 fixed before the fit.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So the degree is a</w:t>
        </w:r>
      </w:ins>
      <w:ins w:id="1663" w:author="PR Preview" w:date="2026-01-01T00:00:00Z">
        <w:r>
          <w:t xml:space="preserve"> </w:t>
        </w:r>
      </w:ins>
      <w:hyperlink w:anchor="def-tuning-parameter">
        <w:ins w:id="1664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of least-squares polynomial fitting,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and the four fits are</w:t>
        </w:r>
      </w:ins>
      <w:ins w:id="166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with</w:t>
        </w:r>
      </w:ins>
      <w:ins w:id="167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673" w:author="PR Preview" w:date="2026-01-01T00:00:00Z">
        <w:r>
          <w:t xml:space="preserve">.</w:t>
        </w:r>
      </w:ins>
    </w:p>
    <w:bookmarkEnd w:id="156"/>
    <w:bookmarkStart w:id="157" w:name="def-model-selection"/>
    <w:p>
      <w:pPr>
        <w:pStyle w:val="BodyText"/>
      </w:pPr>
      <w:ins w:id="1674" w:author="PR Preview" w:date="2026-01-01T00:00:00Z">
        <w:r>
          <w:rPr>
            <w:b/>
            <w:bCs/>
          </w:rPr>
          <w:t xml:space="preserve">Definition 35 (Model selection)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rPr>
            <w:b/>
            <w:bCs/>
          </w:rPr>
          <w:t xml:space="preserve">Model selection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is choosing one</w:t>
        </w:r>
      </w:ins>
      <w:ins w:id="1679" w:author="PR Preview" w:date="2026-01-01T00:00:00Z">
        <w:r>
          <w:t xml:space="preserve"> </w:t>
        </w:r>
      </w:ins>
      <w:hyperlink w:anchor="def-fitted-model">
        <w:ins w:id="168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from a set of candidate fitted models from different</w:t>
        </w:r>
      </w:ins>
      <w:ins w:id="1683" w:author="PR Preview" w:date="2026-01-01T00:00:00Z">
        <w:r>
          <w:t xml:space="preserve"> </w:t>
        </w:r>
      </w:ins>
      <w:hyperlink w:anchor="def-model-family">
        <w:ins w:id="1684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1685" w:author="PR Preview" w:date="2026-01-01T00:00:00Z">
        <w:r>
          <w:t xml:space="preserve">,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using observations that were</w:t>
        </w:r>
      </w:ins>
      <w:ins w:id="1688" w:author="PR Preview" w:date="2026-01-01T00:00:00Z">
        <w:r>
          <w:t xml:space="preserve"> </w:t>
        </w:r>
      </w:ins>
      <w:hyperlink w:anchor="def-held-out-set">
        <w:ins w:id="1689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from fitting.</w:t>
        </w:r>
      </w:ins>
    </w:p>
    <w:bookmarkEnd w:id="157"/>
    <w:bookmarkStart w:id="158" w:name="exm-model-selection"/>
    <w:p>
      <w:pPr>
        <w:pStyle w:val="BodyText"/>
      </w:pPr>
      <w:ins w:id="1692" w:author="PR Preview" w:date="2026-01-01T00:00:00Z">
        <w:r>
          <w:rPr>
            <w:b/>
            <w:bCs/>
          </w:rPr>
          <w:t xml:space="preserve">Example 20 (Choosing a polynomial degree)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In</w:t>
        </w:r>
      </w:ins>
      <w:ins w:id="1695" w:author="PR Preview" w:date="2026-01-01T00:00:00Z">
        <w:r>
          <w:t xml:space="preserve"> </w:t>
        </w:r>
      </w:ins>
      <w:hyperlink w:anchor="exm-tuning-parameter">
        <w:ins w:id="1696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697" w:author="PR Preview" w:date="2026-01-01T00:00:00Z">
        <w:r>
          <w:t xml:space="preserve">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the candidates are the least-squares fitted models from four polynomial model families,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the families of degree</w:t>
        </w:r>
      </w:ins>
      <w:ins w:id="1702" w:author="PR Preview" w:date="2026-01-01T00:00:00Z">
        <w:r>
          <w:t xml:space="preserve"> </w:t>
        </w:r>
      </w:ins>
      <m:oMath>
        <m:r>
          <m:t>1</m:t>
        </m:r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(</w:t>
        </w:r>
      </w:ins>
      <w:ins w:id="1705" w:author="PR Preview" w:date="2026-01-01T00:00:00Z">
        <w:r>
          <w:t xml:space="preserve">“linear”</w:t>
        </w:r>
      </w:ins>
      <w:ins w:id="1706" w:author="PR Preview" w:date="2026-01-01T00:00:00Z">
        <w:r>
          <w:t xml:space="preserve">),</w:t>
        </w:r>
      </w:ins>
      <w:ins w:id="1707" w:author="PR Preview" w:date="2026-01-01T00:00:00Z">
        <w:r>
          <w:t xml:space="preserve"> </w:t>
        </w:r>
      </w:ins>
      <m:oMath>
        <m:r>
          <m:t>2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(</w:t>
        </w:r>
      </w:ins>
      <w:ins w:id="1710" w:author="PR Preview" w:date="2026-01-01T00:00:00Z">
        <w:r>
          <w:t xml:space="preserve">“quadratic”</w:t>
        </w:r>
      </w:ins>
      <w:ins w:id="1711" w:author="PR Preview" w:date="2026-01-01T00:00:00Z">
        <w:r>
          <w:t xml:space="preserve">),</w:t>
        </w:r>
      </w:ins>
      <w:ins w:id="1712" w:author="PR Preview" w:date="2026-01-01T00:00:00Z">
        <w:r>
          <w:t xml:space="preserve"> </w:t>
        </w:r>
      </w:ins>
      <m:oMath>
        <m:r>
          <m:t>3</m:t>
        </m:r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(</w:t>
        </w:r>
      </w:ins>
      <w:ins w:id="1715" w:author="PR Preview" w:date="2026-01-01T00:00:00Z">
        <w:r>
          <w:t xml:space="preserve">“cubic”</w:t>
        </w:r>
      </w:ins>
      <w:ins w:id="1716" w:author="PR Preview" w:date="2026-01-01T00:00:00Z">
        <w:r>
          <w:t xml:space="preserve">) and</w:t>
        </w:r>
      </w:ins>
      <w:ins w:id="1717" w:author="PR Preview" w:date="2026-01-01T00:00:00Z">
        <w:r>
          <w:t xml:space="preserve"> </w:t>
        </w:r>
      </w:ins>
      <m:oMath>
        <m:r>
          <m:t>4</m:t>
        </m:r>
      </m:oMath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(</w:t>
        </w:r>
      </w:ins>
      <w:ins w:id="1720" w:author="PR Preview" w:date="2026-01-01T00:00:00Z">
        <w:r>
          <w:t xml:space="preserve">“quartic”</w:t>
        </w:r>
      </w:ins>
      <w:ins w:id="1721" w:author="PR Preview" w:date="2026-01-01T00:00:00Z">
        <w:r>
          <w:t xml:space="preserve">).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Choosing among these four fitted models is model selection,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and the observations it uses are cars held out from fitting.</w:t>
        </w:r>
      </w:ins>
    </w:p>
    <w:bookmarkEnd w:id="158"/>
    <w:bookmarkStart w:id="160" w:name="def-validation-set"/>
    <w:p>
      <w:pPr>
        <w:pStyle w:val="BodyText"/>
      </w:pPr>
      <w:ins w:id="1726" w:author="PR Preview" w:date="2026-01-01T00:00:00Z">
        <w:r>
          <w:rPr>
            <w:b/>
            <w:bCs/>
          </w:rPr>
          <w:t xml:space="preserve">Definition 36 (Validation set)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The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rPr>
            <w:b/>
            <w:bCs/>
          </w:rPr>
          <w:t xml:space="preserve">validation set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of a</w:t>
        </w:r>
      </w:ins>
      <w:ins w:id="1733" w:author="PR Preview" w:date="2026-01-01T00:00:00Z">
        <w:r>
          <w:t xml:space="preserve"> </w:t>
        </w:r>
      </w:ins>
      <w:hyperlink w:anchor="def-data-splits">
        <w:ins w:id="173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is the</w:t>
        </w:r>
      </w:ins>
      <w:ins w:id="1737" w:author="PR Preview" w:date="2026-01-01T00:00:00Z">
        <w:r>
          <w:t xml:space="preserve"> </w:t>
        </w:r>
      </w:ins>
      <w:hyperlink w:anchor="def-held-out-set">
        <w:ins w:id="173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of observations indexed by</w:t>
        </w:r>
      </w:ins>
      <w:ins w:id="174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742" w:author="PR Preview" w:date="2026-01-01T00:00:00Z">
        <w:r>
          <w:t xml:space="preserve">,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used for</w:t>
        </w:r>
      </w:ins>
      <w:ins w:id="1745" w:author="PR Preview" w:date="2026-01-01T00:00:00Z">
        <w:r>
          <w:t xml:space="preserve"> </w:t>
        </w:r>
      </w:ins>
      <w:hyperlink w:anchor="def-model-selection">
        <w:ins w:id="1746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among candidate</w:t>
        </w:r>
      </w:ins>
      <w:ins w:id="1749" w:author="PR Preview" w:date="2026-01-01T00:00:00Z">
        <w:r>
          <w:t xml:space="preserve"> </w:t>
        </w:r>
      </w:ins>
      <w:hyperlink w:anchor="def-fitted-model">
        <w:ins w:id="1750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59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2" w:name="def-validation-error"/>
    <w:p>
      <w:pPr>
        <w:pStyle w:val="FirstParagraph"/>
      </w:pPr>
      <w:ins w:id="1753" w:author="PR Preview" w:date="2026-01-01T00:00:00Z">
        <w:r>
          <w:rPr>
            <w:b/>
            <w:bCs/>
          </w:rPr>
          <w:t xml:space="preserve">Definition 37 (Validation error)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The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rPr>
            <w:b/>
            <w:bCs/>
          </w:rPr>
          <w:t xml:space="preserve">validation error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of a</w:t>
        </w:r>
      </w:ins>
      <w:ins w:id="1760" w:author="PR Preview" w:date="2026-01-01T00:00:00Z">
        <w:r>
          <w:t xml:space="preserve"> </w:t>
        </w:r>
      </w:ins>
      <w:hyperlink w:anchor="def-prediction-rule">
        <w:ins w:id="176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fitted to a</w:t>
        </w:r>
      </w:ins>
      <w:ins w:id="1765" w:author="PR Preview" w:date="2026-01-01T00:00:00Z">
        <w:r>
          <w:t xml:space="preserve"> </w:t>
        </w:r>
      </w:ins>
      <w:hyperlink w:anchor="def-training-set">
        <w:ins w:id="176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is its sample mean</w:t>
        </w:r>
      </w:ins>
      <w:ins w:id="1770" w:author="PR Preview" w:date="2026-01-01T00:00:00Z">
        <w:r>
          <w:t xml:space="preserve"> </w:t>
        </w:r>
      </w:ins>
      <w:hyperlink w:anchor="def-observation-loss">
        <w:ins w:id="177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77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on the</w:t>
        </w:r>
      </w:ins>
      <w:ins w:id="1775" w:author="PR Preview" w:date="2026-01-01T00:00:00Z">
        <w:r>
          <w:t xml:space="preserve"> </w:t>
        </w:r>
      </w:ins>
      <w:hyperlink w:anchor="def-validation-set">
        <w:ins w:id="1776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777" w:author="PR Preview" w:date="2026-01-01T00:00:00Z">
        <w:r>
          <w:t xml:space="preserve">, indexed by</w:t>
        </w:r>
      </w:ins>
      <w:ins w:id="177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779" w:author="PR Preview" w:date="2026-01-01T00:00:00Z">
        <w:r>
          <w:t xml:space="preserve">:</w:t>
        </w:r>
      </w:ins>
    </w:p>
    <w:p>
      <w:pPr>
        <w:pStyle w:val="BodyText"/>
      </w:pPr>
      <w:bookmarkStart w:id="161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4" w:name="def-validation-choice"/>
    <w:p>
      <w:pPr>
        <w:pStyle w:val="FirstParagraph"/>
      </w:pPr>
      <w:ins w:id="1780" w:author="PR Preview" w:date="2026-01-01T00:00:00Z">
        <w:r>
          <w:rPr>
            <w:b/>
            <w:bCs/>
          </w:rPr>
          <w:t xml:space="preserve">Definition 38 (Validation choice)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Given candidate</w:t>
        </w:r>
      </w:ins>
      <w:ins w:id="1783" w:author="PR Preview" w:date="2026-01-01T00:00:00Z">
        <w:r>
          <w:t xml:space="preserve"> </w:t>
        </w:r>
      </w:ins>
      <w:hyperlink w:anchor="def-fitting-procedure">
        <w:ins w:id="1784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786" w:author="PR Preview" w:date="2026-01-01T00:00:00Z">
        <w:r>
          <w:t xml:space="preserve">,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the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rPr>
            <w:b/>
            <w:bCs/>
          </w:rPr>
          <w:t xml:space="preserve">validation choice</w:t>
        </w:r>
      </w:ins>
      <w:ins w:id="17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is the index of the candidate whose</w:t>
        </w:r>
      </w:ins>
      <w:ins w:id="1794" w:author="PR Preview" w:date="2026-01-01T00:00:00Z">
        <w:r>
          <w:t xml:space="preserve"> </w:t>
        </w:r>
      </w:ins>
      <w:hyperlink w:anchor="def-prediction-rule">
        <w:ins w:id="179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96" w:author="PR Preview" w:date="2026-01-01T00:00:00Z">
        <w:r>
          <w:t xml:space="preserve">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fitted to the training set</w:t>
        </w:r>
      </w:ins>
      <w:ins w:id="17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has the smallest</w:t>
        </w:r>
      </w:ins>
      <w:ins w:id="1803" w:author="PR Preview" w:date="2026-01-01T00:00:00Z">
        <w:r>
          <w:t xml:space="preserve"> </w:t>
        </w:r>
      </w:ins>
      <w:hyperlink w:anchor="def-validation-error">
        <w:ins w:id="1804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805" w:author="PR Preview" w:date="2026-01-01T00:00:00Z">
        <w:r>
          <w:t xml:space="preserve">:</w:t>
        </w:r>
      </w:ins>
    </w:p>
    <w:p>
      <w:pPr>
        <w:pStyle w:val="BodyText"/>
      </w:pPr>
      <w:bookmarkStart w:id="16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6" w:name="def-test-set"/>
    <w:p>
      <w:pPr>
        <w:pStyle w:val="FirstParagraph"/>
      </w:pPr>
      <w:ins w:id="1806" w:author="PR Preview" w:date="2026-01-01T00:00:00Z">
        <w:r>
          <w:rPr>
            <w:b/>
            <w:bCs/>
          </w:rPr>
          <w:t xml:space="preserve">Definition 39 (Test set)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The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rPr>
            <w:b/>
            <w:bCs/>
          </w:rPr>
          <w:t xml:space="preserve">test set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of a</w:t>
        </w:r>
      </w:ins>
      <w:ins w:id="1813" w:author="PR Preview" w:date="2026-01-01T00:00:00Z">
        <w:r>
          <w:t xml:space="preserve"> </w:t>
        </w:r>
      </w:ins>
      <w:hyperlink w:anchor="def-data-splits">
        <w:ins w:id="181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is the</w:t>
        </w:r>
      </w:ins>
      <w:ins w:id="1817" w:author="PR Preview" w:date="2026-01-01T00:00:00Z">
        <w:r>
          <w:t xml:space="preserve"> </w:t>
        </w:r>
      </w:ins>
      <w:hyperlink w:anchor="def-held-out-set">
        <w:ins w:id="181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of observations indexed by</w:t>
        </w:r>
      </w:ins>
      <w:ins w:id="182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822" w:author="PR Preview" w:date="2026-01-01T00:00:00Z">
        <w:r>
          <w:t xml:space="preserve">,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on which the rule of the</w:t>
        </w:r>
      </w:ins>
      <w:ins w:id="1825" w:author="PR Preview" w:date="2026-01-01T00:00:00Z">
        <w:r>
          <w:t xml:space="preserve"> </w:t>
        </w:r>
      </w:ins>
      <w:hyperlink w:anchor="def-validation-choice">
        <w:ins w:id="1826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82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is scored:</w:t>
        </w:r>
      </w:ins>
    </w:p>
    <w:p>
      <w:pPr>
        <w:pStyle w:val="BodyText"/>
      </w:pPr>
      <w:bookmarkStart w:id="16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8" w:name="def-test-error"/>
    <w:p>
      <w:pPr>
        <w:pStyle w:val="FirstParagraph"/>
      </w:pPr>
      <w:ins w:id="1830" w:author="PR Preview" w:date="2026-01-01T00:00:00Z">
        <w:r>
          <w:rPr>
            <w:b/>
            <w:bCs/>
          </w:rPr>
          <w:t xml:space="preserve">Definition 40 (Test error)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The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rPr>
            <w:b/>
            <w:bCs/>
          </w:rPr>
          <w:t xml:space="preserve">test error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of a</w:t>
        </w:r>
      </w:ins>
      <w:ins w:id="1837" w:author="PR Preview" w:date="2026-01-01T00:00:00Z">
        <w:r>
          <w:t xml:space="preserve"> </w:t>
        </w:r>
      </w:ins>
      <w:hyperlink w:anchor="def-prediction-rule">
        <w:ins w:id="183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fitted to a</w:t>
        </w:r>
      </w:ins>
      <w:ins w:id="1842" w:author="PR Preview" w:date="2026-01-01T00:00:00Z">
        <w:r>
          <w:t xml:space="preserve"> </w:t>
        </w:r>
      </w:ins>
      <w:hyperlink w:anchor="def-training-set">
        <w:ins w:id="18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is its sample mean</w:t>
        </w:r>
      </w:ins>
      <w:ins w:id="1847" w:author="PR Preview" w:date="2026-01-01T00:00:00Z">
        <w:r>
          <w:t xml:space="preserve"> </w:t>
        </w:r>
      </w:ins>
      <w:hyperlink w:anchor="def-observation-loss">
        <w:ins w:id="184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84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on the</w:t>
        </w:r>
      </w:ins>
      <w:ins w:id="1852" w:author="PR Preview" w:date="2026-01-01T00:00:00Z">
        <w:r>
          <w:t xml:space="preserve"> </w:t>
        </w:r>
      </w:ins>
      <w:hyperlink w:anchor="def-test-set">
        <w:ins w:id="185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854" w:author="PR Preview" w:date="2026-01-01T00:00:00Z">
        <w:r>
          <w:t xml:space="preserve">, indexed by</w:t>
        </w:r>
      </w:ins>
      <w:ins w:id="185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856" w:author="PR Preview" w:date="2026-01-01T00:00:00Z">
        <w:r>
          <w:t xml:space="preserve">:</w:t>
        </w:r>
      </w:ins>
    </w:p>
    <w:p>
      <w:pPr>
        <w:pStyle w:val="BodyText"/>
      </w:pPr>
      <w:bookmarkStart w:id="167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2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69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70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71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72"/>
    <w:bookmarkStart w:id="173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73"/>
    <w:bookmarkStart w:id="196" w:name="exm-train-validation-test-split"/>
    <w:p>
      <w:pPr>
        <w:pStyle w:val="BodyText"/>
      </w:pPr>
      <w:del w:id="1857" w:author="PR Preview" w:date="2026-01-01T00:00:00Z">
        <w:r>
          <w:rPr>
            <w:b/>
            <w:bCs/>
          </w:rPr>
          <w:delText xml:space="preserve">Example 18 (Numerical example)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This example (</w:delText>
        </w:r>
      </w:del>
      <w:hyperlink w:anchor="exm-train-validation-test-split">
        <w:del w:id="186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861" w:author="PR Preview" w:date="2026-01-01T00:00:00Z">
        <w:r>
          <w:delText xml:space="preserve">)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uses R’s built-in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rPr>
            <w:rStyle w:val="VerbatimChar"/>
          </w:rPr>
          <w:delText xml:space="preserve">mtcars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dataset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cars)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to predict fuel efficiency (</w:delText>
        </w:r>
      </w:del>
      <w:del w:id="1874" w:author="PR Preview" w:date="2026-01-01T00:00:00Z">
        <w:r>
          <w:rPr>
            <w:rStyle w:val="VerbatimChar"/>
          </w:rPr>
          <w:delText xml:space="preserve">mpg</w:delText>
        </w:r>
      </w:del>
      <w:del w:id="1875" w:author="PR Preview" w:date="2026-01-01T00:00:00Z">
        <w:r>
          <w:delText xml:space="preserve">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from vehicle weight (</w:delText>
        </w:r>
      </w:del>
      <w:del w:id="1878" w:author="PR Preview" w:date="2026-01-01T00:00:00Z">
        <w:r>
          <w:rPr>
            <w:rStyle w:val="VerbatimChar"/>
          </w:rPr>
          <w:delText xml:space="preserve">wt</w:delText>
        </w:r>
      </w:del>
      <w:del w:id="1879" w:author="PR Preview" w:date="2026-01-01T00:00:00Z">
        <w:r>
          <w:delText xml:space="preserve">).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It uses one random split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to compare linear,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quadratic,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cubic,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and quartic models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(</w:delText>
        </w:r>
      </w:del>
      <w:del w:id="1892" w:author="PR Preview" w:date="2026-01-01T00:00:00Z">
        <w:r>
          <w:rPr>
            <w:rStyle w:val="VerbatimChar"/>
          </w:rPr>
          <w:delText xml:space="preserve">mpg ~ wt</w:delText>
        </w:r>
      </w:del>
      <w:del w:id="1893" w:author="PR Preview" w:date="2026-01-01T00:00:00Z">
        <w:r>
          <w:delText xml:space="preserve">,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rPr>
            <w:rStyle w:val="VerbatimChar"/>
          </w:rPr>
          <w:delText xml:space="preserve">mpg ~ wt + I(wt^2)</w:delText>
        </w:r>
      </w:del>
      <w:del w:id="1896" w:author="PR Preview" w:date="2026-01-01T00:00:00Z">
        <w:r>
          <w:delText xml:space="preserve">,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899" w:author="PR Preview" w:date="2026-01-01T00:00:00Z">
        <w:r>
          <w:delText xml:space="preserve">,</w:delText>
        </w:r>
      </w:del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and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904" w:author="PR Preview" w:date="2026-01-01T00:00:00Z">
        <w:r>
          <w:delText xml:space="preserve">)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on a validation set,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then reports the chosen model’s test sRMSE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on untouched test data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(James et al. 2021, 213)</w:delText>
        </w:r>
      </w:del>
      <w:del w:id="1913" w:author="PR Preview" w:date="2026-01-01T00:00:00Z">
        <w:r>
          <w:delText xml:space="preserve">.</w:delText>
        </w:r>
      </w:del>
    </w:p>
    <w:p>
      <w:pPr>
        <w:pStyle w:val="BodyText"/>
      </w:pPr>
      <w:ins w:id="1914" w:author="PR Preview" w:date="2026-01-01T00:00:00Z">
        <w:r>
          <w:rPr>
            <w:b/>
            <w:bCs/>
          </w:rPr>
          <w:t xml:space="preserve">Example 21 (Numerical example)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This example (</w:t>
        </w:r>
      </w:ins>
      <w:hyperlink w:anchor="exm-train-validation-test-split">
        <w:ins w:id="1917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918" w:author="PR Preview" w:date="2026-01-01T00:00:00Z">
        <w:r>
          <w:t xml:space="preserve">)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uses R’s built-in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rPr>
            <w:rStyle w:val="VerbatimChar"/>
          </w:rPr>
          <w:t xml:space="preserve">mtcars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dataset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cars)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to predict fuel efficiency (</w:t>
        </w:r>
      </w:ins>
      <w:ins w:id="1931" w:author="PR Preview" w:date="2026-01-01T00:00:00Z">
        <w:r>
          <w:rPr>
            <w:rStyle w:val="VerbatimChar"/>
          </w:rPr>
          <w:t xml:space="preserve">mpg</w:t>
        </w:r>
      </w:ins>
      <w:ins w:id="1932" w:author="PR Preview" w:date="2026-01-01T00:00:00Z">
        <w:r>
          <w:t xml:space="preserve">)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from vehicle weight (</w:t>
        </w:r>
      </w:ins>
      <w:ins w:id="1935" w:author="PR Preview" w:date="2026-01-01T00:00:00Z">
        <w:r>
          <w:rPr>
            <w:rStyle w:val="VerbatimChar"/>
          </w:rPr>
          <w:t xml:space="preserve">wt</w:t>
        </w:r>
      </w:ins>
      <w:ins w:id="1936" w:author="PR Preview" w:date="2026-01-01T00:00:00Z">
        <w:r>
          <w:t xml:space="preserve">).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It uses one random split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to compare linear,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quadratic,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cubic,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and quartic models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(</w:t>
        </w:r>
      </w:ins>
      <w:ins w:id="1949" w:author="PR Preview" w:date="2026-01-01T00:00:00Z">
        <w:r>
          <w:rPr>
            <w:rStyle w:val="VerbatimChar"/>
          </w:rPr>
          <w:t xml:space="preserve">mpg ~ wt</w:t>
        </w:r>
      </w:ins>
      <w:ins w:id="1950" w:author="PR Preview" w:date="2026-01-01T00:00:00Z">
        <w:r>
          <w:t xml:space="preserve">,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rPr>
            <w:rStyle w:val="VerbatimChar"/>
          </w:rPr>
          <w:t xml:space="preserve">mpg ~ wt + I(wt^2)</w:t>
        </w:r>
      </w:ins>
      <w:ins w:id="1953" w:author="PR Preview" w:date="2026-01-01T00:00:00Z">
        <w:r>
          <w:t xml:space="preserve">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rPr>
            <w:rStyle w:val="VerbatimChar"/>
          </w:rPr>
          <w:t xml:space="preserve">mpg ~ wt + I(wt^2) + I(wt^3)</w:t>
        </w:r>
      </w:ins>
      <w:ins w:id="1956" w:author="PR Preview" w:date="2026-01-01T00:00:00Z">
        <w:r>
          <w:t xml:space="preserve">,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and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961" w:author="PR Preview" w:date="2026-01-01T00:00:00Z">
        <w:r>
          <w:t xml:space="preserve">)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on a validation set,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then reports the chosen model’s test sRMSE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on untouched test data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(James et al. 2021, 213)</w:t>
        </w:r>
      </w:ins>
      <w:ins w:id="1970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7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9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96"/>
    <w:bookmarkEnd w:id="197"/>
    <w:bookmarkStart w:id="23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9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98"/>
    <w:bookmarkStart w:id="19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99"/>
    <w:bookmarkStart w:id="201" w:name="def-folds"/>
    <w:p>
      <w:pPr>
        <w:pStyle w:val="FirstParagraph"/>
      </w:pPr>
      <w:del w:id="1971" w:author="PR Preview" w:date="2026-01-01T00:00:00Z">
        <w:r>
          <w:rPr>
            <w:b/>
            <w:bCs/>
          </w:rPr>
          <w:delText xml:space="preserve">Definition 38 (Folds)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A division of a</w:delText>
        </w:r>
      </w:del>
      <w:del w:id="1974" w:author="PR Preview" w:date="2026-01-01T00:00:00Z">
        <w:r>
          <w:delText xml:space="preserve"> </w:delText>
        </w:r>
      </w:del>
      <w:hyperlink w:anchor="def-training-set">
        <w:del w:id="19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77" w:author="PR Preview" w:date="2026-01-01T00:00:00Z">
        <w:r>
          <w:delText xml:space="preserve">,</w:delText>
        </w:r>
      </w:del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indexed by</w:delText>
        </w:r>
      </w:del>
      <w:del w:id="1980" w:author="PR Preview" w:date="2026-01-01T00:00:00Z">
        <w:r>
          <w:delText xml:space="preserve"> </w:delText>
        </w:r>
      </w:del>
      <m:oMath>
        <m:r>
          <m:t>I</m:t>
        </m:r>
      </m:oMath>
      <w:del w:id="1981" w:author="PR Preview" w:date="2026-01-01T00:00:00Z">
        <w:r>
          <w:delText xml:space="preserve">, into</w:delText>
        </w:r>
      </w:del>
      <w:del w:id="1982" w:author="PR Preview" w:date="2026-01-01T00:00:00Z">
        <w:r>
          <w:delText xml:space="preserve"> </w:delText>
        </w:r>
      </w:del>
      <m:oMath>
        <m:r>
          <m:t>k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rPr>
            <w:b/>
            <w:bCs/>
          </w:rPr>
          <w:delText xml:space="preserve">folds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is a partition of</w:delText>
        </w:r>
      </w:del>
      <w:del w:id="1987" w:author="PR Preview" w:date="2026-01-01T00:00:00Z">
        <w:r>
          <w:delText xml:space="preserve"> </w:delText>
        </w:r>
      </w:del>
      <m:oMath>
        <m:r>
          <m:t>I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into</w:delText>
        </w:r>
      </w:del>
      <w:del w:id="1990" w:author="PR Preview" w:date="2026-01-01T00:00:00Z">
        <w:r>
          <w:delText xml:space="preserve"> </w:delText>
        </w:r>
      </w:del>
      <m:oMath>
        <m:r>
          <m:t>k</m:t>
        </m:r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nonempty, disjoint subsets</w:delText>
        </w:r>
      </w:del>
      <w:del w:id="19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994" w:author="PR Preview" w:date="2026-01-01T00:00:00Z">
        <w:r>
          <w:delText xml:space="preserve">:</w:delText>
        </w:r>
      </w:del>
    </w:p>
    <w:p>
      <w:pPr>
        <w:pStyle w:val="FirstParagraph"/>
      </w:pPr>
      <w:ins w:id="1995" w:author="PR Preview" w:date="2026-01-01T00:00:00Z">
        <w:r>
          <w:rPr>
            <w:b/>
            <w:bCs/>
          </w:rPr>
          <w:t xml:space="preserve">Definition 41 (Folds)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A division of a</w:t>
        </w:r>
      </w:ins>
      <w:ins w:id="1998" w:author="PR Preview" w:date="2026-01-01T00:00:00Z">
        <w:r>
          <w:t xml:space="preserve"> </w:t>
        </w:r>
      </w:ins>
      <w:hyperlink w:anchor="def-training-set">
        <w:ins w:id="199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0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01" w:author="PR Preview" w:date="2026-01-01T00:00:00Z">
        <w:r>
          <w:t xml:space="preserve">,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indexed by</w:t>
        </w:r>
      </w:ins>
      <w:ins w:id="2004" w:author="PR Preview" w:date="2026-01-01T00:00:00Z">
        <w:r>
          <w:t xml:space="preserve"> </w:t>
        </w:r>
      </w:ins>
      <m:oMath>
        <m:r>
          <m:t>I</m:t>
        </m:r>
      </m:oMath>
      <w:ins w:id="2005" w:author="PR Preview" w:date="2026-01-01T00:00:00Z">
        <w:r>
          <w:t xml:space="preserve">, into</w:t>
        </w:r>
      </w:ins>
      <w:ins w:id="2006" w:author="PR Preview" w:date="2026-01-01T00:00:00Z">
        <w:r>
          <w:t xml:space="preserve"> </w:t>
        </w:r>
      </w:ins>
      <m:oMath>
        <m:r>
          <m:t>k</m:t>
        </m:r>
      </m:oMath>
      <w:ins w:id="2007" w:author="PR Preview" w:date="2026-01-01T00:00:00Z">
        <w:r>
          <w:t xml:space="preserve"> </w:t>
        </w:r>
      </w:ins>
      <w:ins w:id="2008" w:author="PR Preview" w:date="2026-01-01T00:00:00Z">
        <w:r>
          <w:rPr>
            <w:b/>
            <w:bCs/>
          </w:rPr>
          <w:t xml:space="preserve">folds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is a partition of</w:t>
        </w:r>
      </w:ins>
      <w:ins w:id="2011" w:author="PR Preview" w:date="2026-01-01T00:00:00Z">
        <w:r>
          <w:t xml:space="preserve"> </w:t>
        </w:r>
      </w:ins>
      <m:oMath>
        <m:r>
          <m:t>I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into</w:t>
        </w:r>
      </w:ins>
      <w:ins w:id="2014" w:author="PR Preview" w:date="2026-01-01T00:00:00Z">
        <w:r>
          <w:t xml:space="preserve"> </w:t>
        </w:r>
      </w:ins>
      <m:oMath>
        <m:r>
          <m:t>k</m:t>
        </m:r>
      </m:oMath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nonempty, disjoint subsets</w:t>
        </w:r>
      </w:ins>
      <w:ins w:id="20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018" w:author="PR Preview" w:date="2026-01-01T00:00:00Z">
        <w:r>
          <w:t xml:space="preserve">:</w:t>
        </w:r>
      </w:ins>
    </w:p>
    <w:p>
      <w:pPr>
        <w:pStyle w:val="BodyText"/>
      </w:pPr>
      <w:bookmarkStart w:id="20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2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02"/>
    <w:bookmarkStart w:id="204" w:name="def-fold-size"/>
    <w:p>
      <w:pPr>
        <w:pStyle w:val="BodyText"/>
      </w:pPr>
      <w:del w:id="2019" w:author="PR Preview" w:date="2026-01-01T00:00:00Z">
        <w:r>
          <w:rPr>
            <w:b/>
            <w:bCs/>
          </w:rPr>
          <w:delText xml:space="preserve">Definition 39 (Fold size)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The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rPr>
            <w:b/>
            <w:bCs/>
          </w:rPr>
          <w:delText xml:space="preserve">size</w:delText>
        </w:r>
      </w:del>
      <w:del w:id="202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of</w:delText>
        </w:r>
      </w:del>
      <w:del w:id="2027" w:author="PR Preview" w:date="2026-01-01T00:00:00Z">
        <w:r>
          <w:delText xml:space="preserve"> </w:delText>
        </w:r>
      </w:del>
      <w:hyperlink w:anchor="def-folds">
        <w:del w:id="202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del w:id="2032" w:author="PR Preview" w:date="2026-01-01T00:00:00Z">
        <w:r>
          <w:rPr>
            <w:b/>
            <w:bCs/>
          </w:rPr>
          <w:delText xml:space="preserve">Definition 40 (Fold assignment)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Given</w:delText>
        </w:r>
      </w:del>
      <w:del w:id="2035" w:author="PR Preview" w:date="2026-01-01T00:00:00Z">
        <w:r>
          <w:delText xml:space="preserve"> </w:delText>
        </w:r>
      </w:del>
      <w:hyperlink w:anchor="def-folds">
        <w:del w:id="203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0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038" w:author="PR Preview" w:date="2026-01-01T00:00:00Z">
        <w:r>
          <w:delText xml:space="preserve">,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the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rPr>
            <w:b/>
            <w:bCs/>
          </w:rPr>
          <w:delText xml:space="preserve">fold assignment</w:delText>
        </w:r>
      </w:del>
      <w:del w:id="204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of observation</w:delText>
        </w:r>
      </w:del>
      <w:del w:id="2046" w:author="PR Preview" w:date="2026-01-01T00:00:00Z">
        <w:r>
          <w:delText xml:space="preserve"> </w:delText>
        </w:r>
      </w:del>
      <m:oMath>
        <m:r>
          <m:t>i</m:t>
        </m:r>
      </m:oMath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2049" w:author="PR Preview" w:date="2026-01-01T00:00:00Z">
        <w:r>
          <w:rPr>
            <w:b/>
            <w:bCs/>
          </w:rPr>
          <w:t xml:space="preserve">Definition 42 (Fold size)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The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rPr>
            <w:b/>
            <w:bCs/>
          </w:rPr>
          <w:t xml:space="preserve">size</w:t>
        </w:r>
      </w:ins>
      <w:ins w:id="205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of</w:t>
        </w:r>
      </w:ins>
      <w:ins w:id="2057" w:author="PR Preview" w:date="2026-01-01T00:00:00Z">
        <w:r>
          <w:t xml:space="preserve"> </w:t>
        </w:r>
      </w:ins>
      <w:hyperlink w:anchor="def-folds">
        <w:ins w:id="205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0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0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def-fold-assignment"/>
    <w:p>
      <w:pPr>
        <w:pStyle w:val="FirstParagraph"/>
      </w:pPr>
      <w:ins w:id="2062" w:author="PR Preview" w:date="2026-01-01T00:00:00Z">
        <w:r>
          <w:rPr>
            <w:b/>
            <w:bCs/>
          </w:rPr>
          <w:t xml:space="preserve">Definition 43 (Fold assignment)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Given</w:t>
        </w:r>
      </w:ins>
      <w:ins w:id="2065" w:author="PR Preview" w:date="2026-01-01T00:00:00Z">
        <w:r>
          <w:t xml:space="preserve"> </w:t>
        </w:r>
      </w:ins>
      <w:hyperlink w:anchor="def-folds">
        <w:ins w:id="206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0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068" w:author="PR Preview" w:date="2026-01-01T00:00:00Z">
        <w:r>
          <w:t xml:space="preserve">,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the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rPr>
            <w:b/>
            <w:bCs/>
          </w:rPr>
          <w:t xml:space="preserve">fold assignment</w:t>
        </w:r>
      </w:ins>
      <w:ins w:id="207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of observation</w:t>
        </w:r>
      </w:ins>
      <w:ins w:id="2076" w:author="PR Preview" w:date="2026-01-01T00:00:00Z">
        <w:r>
          <w:t xml:space="preserve"> </w:t>
        </w:r>
      </w:ins>
      <m:oMath>
        <m:r>
          <m:t>i</m:t>
        </m:r>
      </m:oMath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0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7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07"/>
    <w:bookmarkStart w:id="209" w:name="def-fold-out-rule"/>
    <w:p>
      <w:pPr>
        <w:pStyle w:val="BodyText"/>
      </w:pPr>
      <w:del w:id="2079" w:author="PR Preview" w:date="2026-01-01T00:00:00Z">
        <w:r>
          <w:rPr>
            <w:b/>
            <w:bCs/>
          </w:rPr>
          <w:delText xml:space="preserve">Definition 41 (Fold-out rule)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For</w:delText>
        </w:r>
      </w:del>
      <w:del w:id="2082" w:author="PR Preview" w:date="2026-01-01T00:00:00Z">
        <w:r>
          <w:delText xml:space="preserve"> </w:delText>
        </w:r>
      </w:del>
      <w:hyperlink w:anchor="def-folds">
        <w:del w:id="208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85" w:author="PR Preview" w:date="2026-01-01T00:00:00Z">
        <w:r>
          <w:delText xml:space="preserve">,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the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rPr>
            <w:b/>
            <w:bCs/>
          </w:rPr>
          <w:delText xml:space="preserve">fold-out rule</w:delText>
        </w:r>
      </w:del>
      <w:del w:id="209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is the</w:delText>
        </w:r>
      </w:del>
      <w:del w:id="2093" w:author="PR Preview" w:date="2026-01-01T00:00:00Z">
        <w:r>
          <w:delText xml:space="preserve"> </w:delText>
        </w:r>
      </w:del>
      <w:hyperlink w:anchor="def-prediction-rule">
        <w:del w:id="209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that a</w:delText>
        </w:r>
      </w:del>
      <w:del w:id="2097" w:author="PR Preview" w:date="2026-01-01T00:00:00Z">
        <w:r>
          <w:delText xml:space="preserve"> </w:delText>
        </w:r>
      </w:del>
      <w:hyperlink w:anchor="def-fitting-procedure">
        <w:del w:id="209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99" w:author="PR Preview" w:date="2026-01-01T00:00:00Z">
        <w:r>
          <w:delText xml:space="preserve"> </w:delText>
        </w:r>
      </w:del>
      <m:oMath>
        <m:r>
          <m:t>g</m:t>
        </m:r>
      </m:oMath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produces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2104" w:author="PR Preview" w:date="2026-01-01T00:00:00Z">
        <w:r>
          <w:rPr>
            <w:b/>
            <w:bCs/>
          </w:rPr>
          <w:t xml:space="preserve">Definition 44 (Fold-out rule)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For</w:t>
        </w:r>
      </w:ins>
      <w:ins w:id="2107" w:author="PR Preview" w:date="2026-01-01T00:00:00Z">
        <w:r>
          <w:t xml:space="preserve"> </w:t>
        </w:r>
      </w:ins>
      <w:hyperlink w:anchor="def-folds">
        <w:ins w:id="210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1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10" w:author="PR Preview" w:date="2026-01-01T00:00:00Z">
        <w:r>
          <w:t xml:space="preserve">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the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rPr>
            <w:b/>
            <w:bCs/>
          </w:rPr>
          <w:t xml:space="preserve">fold-out rule</w:t>
        </w:r>
      </w:ins>
      <w:ins w:id="211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is the</w:t>
        </w:r>
      </w:ins>
      <w:ins w:id="2118" w:author="PR Preview" w:date="2026-01-01T00:00:00Z">
        <w:r>
          <w:t xml:space="preserve"> </w:t>
        </w:r>
      </w:ins>
      <w:hyperlink w:anchor="def-prediction-rule">
        <w:ins w:id="211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that a</w:t>
        </w:r>
      </w:ins>
      <w:ins w:id="2122" w:author="PR Preview" w:date="2026-01-01T00:00:00Z">
        <w:r>
          <w:t xml:space="preserve"> </w:t>
        </w:r>
      </w:ins>
      <w:hyperlink w:anchor="def-fitting-procedure">
        <w:ins w:id="212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124" w:author="PR Preview" w:date="2026-01-01T00:00:00Z">
        <w:r>
          <w:t xml:space="preserve"> </w:t>
        </w:r>
      </w:ins>
      <m:oMath>
        <m:r>
          <m:t>g</m:t>
        </m:r>
      </m:oMath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produces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0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10"/>
    <w:bookmarkStart w:id="211" w:name="def-kfold"/>
    <w:p>
      <w:pPr>
        <w:pStyle w:val="BodyText"/>
      </w:pPr>
      <w:del w:id="2129" w:author="PR Preview" w:date="2026-01-01T00:00:00Z">
        <w:r>
          <w:rPr>
            <w:b/>
            <w:bCs/>
          </w:rPr>
          <w:delText xml:space="preserve">Definition 42 (</w:delText>
        </w:r>
      </w:del>
      <m:oMath>
        <m:r>
          <m:t>k</m:t>
        </m:r>
      </m:oMath>
      <w:del w:id="2130" w:author="PR Preview" w:date="2026-01-01T00:00:00Z">
        <w:r>
          <w:rPr>
            <w:b/>
            <w:bCs/>
          </w:rPr>
          <w:delText xml:space="preserve">-fold cross-validation)</w:delText>
        </w:r>
      </w:del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In</w:delText>
        </w:r>
      </w:del>
      <w:del w:id="2133" w:author="PR Preview" w:date="2026-01-01T00:00:00Z">
        <w:r>
          <w:delText xml:space="preserve"> </w:delText>
        </w:r>
      </w:del>
      <m:oMath>
        <m:r>
          <m:t>k</m:t>
        </m:r>
      </m:oMath>
      <w:del w:id="2134" w:author="PR Preview" w:date="2026-01-01T00:00:00Z">
        <w:r>
          <w:rPr>
            <w:b/>
            <w:bCs/>
          </w:rPr>
          <w:delText xml:space="preserve">-fold cross-validation</w:delText>
        </w:r>
      </w:del>
      <w:del w:id="2135" w:author="PR Preview" w:date="2026-01-01T00:00:00Z">
        <w:r>
          <w:delText xml:space="preserve">:</w:delText>
        </w:r>
      </w:del>
    </w:p>
    <w:p>
      <w:pPr>
        <w:pStyle w:val="BodyText"/>
      </w:pPr>
      <w:ins w:id="2136" w:author="PR Preview" w:date="2026-01-01T00:00:00Z">
        <w:r>
          <w:rPr>
            <w:b/>
            <w:bCs/>
          </w:rPr>
          <w:t xml:space="preserve">Definition 45 (</w:t>
        </w:r>
      </w:ins>
      <m:oMath>
        <m:r>
          <m:t>k</m:t>
        </m:r>
      </m:oMath>
      <w:ins w:id="2137" w:author="PR Preview" w:date="2026-01-01T00:00:00Z">
        <w:r>
          <w:rPr>
            <w:b/>
            <w:bCs/>
          </w:rPr>
          <w:t xml:space="preserve">-fold cross-validation)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In</w:t>
        </w:r>
      </w:ins>
      <w:ins w:id="2140" w:author="PR Preview" w:date="2026-01-01T00:00:00Z">
        <w:r>
          <w:t xml:space="preserve"> </w:t>
        </w:r>
      </w:ins>
      <m:oMath>
        <m:r>
          <m:t>k</m:t>
        </m:r>
      </m:oMath>
      <w:ins w:id="2141" w:author="PR Preview" w:date="2026-01-01T00:00:00Z">
        <w:r>
          <w:rPr>
            <w:b/>
            <w:bCs/>
          </w:rPr>
          <w:t xml:space="preserve">-fold cross-validation</w:t>
        </w:r>
      </w:ins>
      <w:ins w:id="214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11"/>
    <w:bookmarkStart w:id="212" w:name="rem-kfold-vs-validation-set"/>
    <w:p>
      <w:pPr>
        <w:pStyle w:val="FirstParagraph"/>
      </w:pPr>
      <w:del w:id="2143" w:author="PR Preview" w:date="2026-01-01T00:00:00Z">
        <w:r>
          <w:rPr>
            <w:i/>
            <w:iCs/>
          </w:rPr>
          <w:delText xml:space="preserve">Remark 22</w:delText>
        </w:r>
      </w:del>
      <w:del w:id="2144" w:author="PR Preview" w:date="2026-01-01T00:00:00Z">
        <w:r>
          <w:delText xml:space="preserve"> (Cross-validation instead of a single validation set). </w:delText>
        </w:r>
      </w:del>
      <w:del w:id="2145" w:author="PR Preview" w:date="2026-01-01T00:00:00Z">
        <w:r>
          <w:delText xml:space="preserve">If data are limited,</w:delText>
        </w:r>
      </w:del>
      <w:del w:id="2146" w:author="PR Preview" w:date="2026-01-01T00:00:00Z">
        <w:r>
          <w:delText xml:space="preserve"> </w:delText>
        </w:r>
      </w:del>
      <m:oMath>
        <m:r>
          <m:t>k</m:t>
        </m:r>
      </m:oMath>
      <w:del w:id="2147" w:author="PR Preview" w:date="2026-01-01T00:00:00Z">
        <w:r>
          <w:delText xml:space="preserve">-fold cross-validation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can replace the single validation set of</w:delText>
        </w:r>
      </w:del>
      <w:del w:id="2150" w:author="PR Preview" w:date="2026-01-01T00:00:00Z">
        <w:r>
          <w:delText xml:space="preserve"> </w:delText>
        </w:r>
      </w:del>
      <w:hyperlink w:anchor="def-data-splits">
        <w:del w:id="2151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for more stable tuning.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In</w:delText>
        </w:r>
      </w:del>
      <w:del w:id="2156" w:author="PR Preview" w:date="2026-01-01T00:00:00Z">
        <w:r>
          <w:delText xml:space="preserve"> </w:delText>
        </w:r>
      </w:del>
      <w:hyperlink w:anchor="exr-kfold">
        <w:del w:id="215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158" w:author="PR Preview" w:date="2026-01-01T00:00:00Z">
        <w:r>
          <w:delText xml:space="preserve">,</w:delText>
        </w:r>
      </w:del>
      <w:del w:id="215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folds of 8 cars each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2164" w:author="PR Preview" w:date="2026-01-01T00:00:00Z">
        <w:r>
          <w:rPr>
            <w:b/>
            <w:bCs/>
          </w:rPr>
          <w:delText xml:space="preserve">Definition 43 (Cross-validation estimate)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The</w:delText>
        </w:r>
      </w:del>
      <w:del w:id="2167" w:author="PR Preview" w:date="2026-01-01T00:00:00Z">
        <w:r>
          <w:delText xml:space="preserve"> </w:delText>
        </w:r>
      </w:del>
      <m:oMath>
        <m:r>
          <m:t>k</m:t>
        </m:r>
      </m:oMath>
      <w:del w:id="2168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21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is the</w:delText>
        </w:r>
      </w:del>
      <w:del w:id="2172" w:author="PR Preview" w:date="2026-01-01T00:00:00Z">
        <w:r>
          <w:delText xml:space="preserve"> </w:delText>
        </w:r>
      </w:del>
      <w:hyperlink r:id="rId63">
        <w:del w:id="217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of the predictions that each observation</w:delText>
        </w:r>
      </w:del>
      <w:del w:id="21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of the training set receives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from the</w:delText>
        </w:r>
      </w:del>
      <w:del w:id="2181" w:author="PR Preview" w:date="2026-01-01T00:00:00Z">
        <w:r>
          <w:delText xml:space="preserve"> </w:delText>
        </w:r>
      </w:del>
      <w:hyperlink w:anchor="def-fold-out-rule">
        <w:del w:id="218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of its</w:delText>
        </w:r>
      </w:del>
      <w:del w:id="2185" w:author="PR Preview" w:date="2026-01-01T00:00:00Z">
        <w:r>
          <w:delText xml:space="preserve"> </w:delText>
        </w:r>
      </w:del>
      <w:hyperlink w:anchor="def-fold-assignment">
        <w:del w:id="2186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21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in</w:delText>
        </w:r>
      </w:del>
      <w:del w:id="219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19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192" w:author="PR Preview" w:date="2026-01-01T00:00:00Z">
        <w:r>
          <w:delText xml:space="preserve">:</w:delText>
        </w:r>
      </w:del>
    </w:p>
    <w:p>
      <w:pPr>
        <w:pStyle w:val="FirstParagraph"/>
      </w:pPr>
      <w:ins w:id="2193" w:author="PR Preview" w:date="2026-01-01T00:00:00Z">
        <w:r>
          <w:rPr>
            <w:i/>
            <w:iCs/>
          </w:rPr>
          <w:t xml:space="preserve">Remark 22</w:t>
        </w:r>
      </w:ins>
      <w:ins w:id="2194" w:author="PR Preview" w:date="2026-01-01T00:00:00Z">
        <w:r>
          <w:t xml:space="preserve"> (Cross-validation instead of a single validation set). </w:t>
        </w:r>
      </w:ins>
      <w:ins w:id="2195" w:author="PR Preview" w:date="2026-01-01T00:00:00Z">
        <w:r>
          <w:t xml:space="preserve">If data are limited,</w:t>
        </w:r>
      </w:ins>
      <w:ins w:id="2196" w:author="PR Preview" w:date="2026-01-01T00:00:00Z">
        <w:r>
          <w:t xml:space="preserve"> </w:t>
        </w:r>
      </w:ins>
      <m:oMath>
        <m:r>
          <m:t>k</m:t>
        </m:r>
      </m:oMath>
      <w:ins w:id="2197" w:author="PR Preview" w:date="2026-01-01T00:00:00Z">
        <w:r>
          <w:t xml:space="preserve">-fold cross-validation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can replace the single validation set of</w:t>
        </w:r>
      </w:ins>
      <w:ins w:id="2200" w:author="PR Preview" w:date="2026-01-01T00:00:00Z">
        <w:r>
          <w:t xml:space="preserve"> </w:t>
        </w:r>
      </w:ins>
      <w:hyperlink w:anchor="def-data-splits">
        <w:ins w:id="2201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for more stable tuning.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In</w:t>
        </w:r>
      </w:ins>
      <w:ins w:id="2206" w:author="PR Preview" w:date="2026-01-01T00:00:00Z">
        <w:r>
          <w:t xml:space="preserve"> </w:t>
        </w:r>
      </w:ins>
      <w:hyperlink w:anchor="exr-kfold">
        <w:ins w:id="2207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208" w:author="PR Preview" w:date="2026-01-01T00:00:00Z">
        <w:r>
          <w:t xml:space="preserve">,</w:t>
        </w:r>
      </w:ins>
      <w:ins w:id="220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folds of 8 cars each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give 4 fits on 24 cars each.</w:t>
        </w:r>
      </w:ins>
    </w:p>
    <w:bookmarkEnd w:id="212"/>
    <w:bookmarkStart w:id="214" w:name="def-cv-estimate"/>
    <w:p>
      <w:pPr>
        <w:pStyle w:val="BodyText"/>
      </w:pPr>
      <w:ins w:id="2214" w:author="PR Preview" w:date="2026-01-01T00:00:00Z">
        <w:r>
          <w:rPr>
            <w:b/>
            <w:bCs/>
          </w:rPr>
          <w:t xml:space="preserve">Definition 46 (Cross-validation estimate)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The</w:t>
        </w:r>
      </w:ins>
      <w:ins w:id="2217" w:author="PR Preview" w:date="2026-01-01T00:00:00Z">
        <w:r>
          <w:t xml:space="preserve"> </w:t>
        </w:r>
      </w:ins>
      <m:oMath>
        <m:r>
          <m:t>k</m:t>
        </m:r>
      </m:oMath>
      <w:ins w:id="2218" w:author="PR Preview" w:date="2026-01-01T00:00:00Z">
        <w:r>
          <w:rPr>
            <w:b/>
            <w:bCs/>
          </w:rPr>
          <w:t xml:space="preserve">-fold cross-validation estimate</w:t>
        </w:r>
      </w:ins>
      <w:ins w:id="22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is the</w:t>
        </w:r>
      </w:ins>
      <w:ins w:id="2222" w:author="PR Preview" w:date="2026-01-01T00:00:00Z">
        <w:r>
          <w:t xml:space="preserve"> </w:t>
        </w:r>
      </w:ins>
      <w:hyperlink r:id="rId63">
        <w:ins w:id="222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of the predictions that each observation</w:t>
        </w:r>
      </w:ins>
      <w:ins w:id="22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of the training set receives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from the</w:t>
        </w:r>
      </w:ins>
      <w:ins w:id="2231" w:author="PR Preview" w:date="2026-01-01T00:00:00Z">
        <w:r>
          <w:t xml:space="preserve"> </w:t>
        </w:r>
      </w:ins>
      <w:hyperlink w:anchor="def-fold-out-rule">
        <w:ins w:id="223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of its</w:t>
        </w:r>
      </w:ins>
      <w:ins w:id="2235" w:author="PR Preview" w:date="2026-01-01T00:00:00Z">
        <w:r>
          <w:t xml:space="preserve"> </w:t>
        </w:r>
      </w:ins>
      <w:hyperlink w:anchor="def-fold-assignment">
        <w:ins w:id="2236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23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in</w:t>
        </w:r>
      </w:ins>
      <w:ins w:id="224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24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242" w:author="PR Preview" w:date="2026-01-01T00:00:00Z">
        <w:r>
          <w:t xml:space="preserve">:</w:t>
        </w:r>
      </w:ins>
    </w:p>
    <w:p>
      <w:pPr>
        <w:pStyle w:val="BodyText"/>
      </w:pPr>
      <w:bookmarkStart w:id="21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5"/>
    <w:bookmarkStart w:id="216" w:name="exr-cv-estimate-by-fold"/>
    <w:p>
      <w:pPr>
        <w:pStyle w:val="BodyText"/>
      </w:pPr>
      <w:del w:id="2243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Rewrite the</w:delText>
        </w:r>
      </w:del>
      <w:del w:id="2246" w:author="PR Preview" w:date="2026-01-01T00:00:00Z">
        <w:r>
          <w:delText xml:space="preserve"> </w:delText>
        </w:r>
      </w:del>
      <w:hyperlink w:anchor="def-cv-estimate">
        <w:del w:id="224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48" w:author="PR Preview" w:date="2026-01-01T00:00:00Z">
        <w:r>
          <w:delText xml:space="preserve"> </w:delText>
        </w:r>
      </w:del>
      <w:hyperlink w:anchor="eq-cv-estimate">
        <w:del w:id="2249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as</w:delText>
        </w:r>
      </w:del>
      <w:del w:id="22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times a double sum: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 outer sum over the fold numbers</w:delText>
        </w:r>
      </w:del>
      <w:del w:id="225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and an inner sum over the observations</w:delText>
        </w:r>
      </w:del>
      <w:del w:id="2260" w:author="PR Preview" w:date="2026-01-01T00:00:00Z">
        <w:r>
          <w:delText xml:space="preserve"> </w:delText>
        </w:r>
      </w:del>
      <m:oMath>
        <m:r>
          <m:t>i</m:t>
        </m:r>
      </m:oMath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in</w:delText>
        </w:r>
      </w:del>
      <w:del w:id="2263" w:author="PR Preview" w:date="2026-01-01T00:00:00Z">
        <w:r>
          <w:delText xml:space="preserve"> </w:delText>
        </w:r>
      </w:del>
      <w:hyperlink w:anchor="def-folds">
        <w:del w:id="226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2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266" w:author="PR Preview" w:date="2026-01-01T00:00:00Z">
        <w:r>
          <w:delText xml:space="preserve">.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Then simplify the summand, so that it no longer uses the fold assignment</w:delText>
        </w:r>
      </w:del>
      <w:del w:id="226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270" w:author="PR Preview" w:date="2026-01-01T00:00:00Z">
        <w:r>
          <w:delText xml:space="preserve">.</w:delText>
        </w:r>
      </w:del>
    </w:p>
    <w:p>
      <w:pPr>
        <w:pStyle w:val="BodyText"/>
      </w:pPr>
      <w:del w:id="2271" w:author="PR Preview" w:date="2026-01-01T00:00:00Z">
        <w:r>
          <w:rPr>
            <w:i/>
            <w:iCs/>
          </w:rPr>
          <w:delText xml:space="preserve">Solution 10</w:delText>
        </w:r>
      </w:del>
      <w:del w:id="2272" w:author="PR Preview" w:date="2026-01-01T00:00:00Z">
        <w:r>
          <w:delText xml:space="preserve">. </w:delText>
        </w:r>
      </w:del>
      <w:del w:id="2273" w:author="PR Preview" w:date="2026-01-01T00:00:00Z">
        <w:r>
          <w:delText xml:space="preserve">The folds</w:delText>
        </w:r>
      </w:del>
      <w:del w:id="22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partition</w:delText>
        </w:r>
      </w:del>
      <w:del w:id="2277" w:author="PR Preview" w:date="2026-01-01T00:00:00Z">
        <w:r>
          <w:delText xml:space="preserve"> </w:delText>
        </w:r>
      </w:del>
      <m:oMath>
        <m:r>
          <m:t>I</m:t>
        </m:r>
      </m:oMath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(</w:delText>
        </w:r>
      </w:del>
      <w:hyperlink w:anchor="def-folds">
        <w:del w:id="2280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2281" w:author="PR Preview" w:date="2026-01-01T00:00:00Z">
        <w:r>
          <w:delText xml:space="preserve">),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so summing over the observations of each fold and then over the folds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adds each term of</w:delText>
        </w:r>
      </w:del>
      <w:del w:id="2286" w:author="PR Preview" w:date="2026-01-01T00:00:00Z">
        <w:r>
          <w:delText xml:space="preserve"> </w:delText>
        </w:r>
      </w:del>
      <w:hyperlink w:anchor="eq-cv-estimate">
        <w:del w:id="2287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exactly once.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For</w:delText>
        </w:r>
      </w:del>
      <w:del w:id="229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293" w:author="PR Preview" w:date="2026-01-01T00:00:00Z">
        <w:r>
          <w:delText xml:space="preserve">,</w:delText>
        </w:r>
      </w:del>
      <w:del w:id="2294" w:author="PR Preview" w:date="2026-01-01T00:00:00Z">
        <w:r>
          <w:delText xml:space="preserve"> </w:delText>
        </w:r>
      </w:del>
      <w:hyperlink w:anchor="eq-fold-assignment">
        <w:del w:id="2295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also puts</w:delText>
        </w:r>
      </w:del>
      <w:del w:id="2298" w:author="PR Preview" w:date="2026-01-01T00:00:00Z">
        <w:r>
          <w:delText xml:space="preserve"> </w:delText>
        </w:r>
      </w:del>
      <m:oMath>
        <m:r>
          <m:t>i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in</w:delText>
        </w:r>
      </w:del>
      <w:del w:id="23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302" w:author="PR Preview" w:date="2026-01-01T00:00:00Z">
        <w:r>
          <w:delText xml:space="preserve">,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and the folds are disjoint,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so</w:delText>
        </w:r>
      </w:del>
      <w:del w:id="230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2308" w:author="PR Preview" w:date="2026-01-01T00:00:00Z">
        <w:r>
          <w:delText xml:space="preserve">.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Then</w:delText>
        </w:r>
      </w:del>
    </w:p>
    <w:p>
      <w:pPr>
        <w:pStyle w:val="BodyText"/>
      </w:pPr>
      <w:ins w:id="2311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Rewrite the</w:t>
        </w:r>
      </w:ins>
      <w:ins w:id="2314" w:author="PR Preview" w:date="2026-01-01T00:00:00Z">
        <w:r>
          <w:t xml:space="preserve"> </w:t>
        </w:r>
      </w:ins>
      <w:hyperlink w:anchor="def-cv-estimate">
        <w:ins w:id="231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316" w:author="PR Preview" w:date="2026-01-01T00:00:00Z">
        <w:r>
          <w:t xml:space="preserve"> </w:t>
        </w:r>
      </w:ins>
      <w:hyperlink w:anchor="eq-cv-estimate">
        <w:ins w:id="2317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as</w:t>
        </w:r>
      </w:ins>
      <w:ins w:id="23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times a double sum: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an outer sum over the fold numbers</w:t>
        </w:r>
      </w:ins>
      <w:ins w:id="232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and an inner sum over the observations</w:t>
        </w:r>
      </w:ins>
      <w:ins w:id="2328" w:author="PR Preview" w:date="2026-01-01T00:00:00Z">
        <w:r>
          <w:t xml:space="preserve"> </w:t>
        </w:r>
      </w:ins>
      <m:oMath>
        <m:r>
          <m:t>i</m:t>
        </m:r>
      </m:oMath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in</w:t>
        </w:r>
      </w:ins>
      <w:ins w:id="2331" w:author="PR Preview" w:date="2026-01-01T00:00:00Z">
        <w:r>
          <w:t xml:space="preserve"> </w:t>
        </w:r>
      </w:ins>
      <w:hyperlink w:anchor="def-folds">
        <w:ins w:id="233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3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334" w:author="PR Preview" w:date="2026-01-01T00:00:00Z">
        <w:r>
          <w:t xml:space="preserve">.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Then simplify the summand, so that it no longer uses the fold assignment</w:t>
        </w:r>
      </w:ins>
      <w:ins w:id="233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338" w:author="PR Preview" w:date="2026-01-01T00:00:00Z">
        <w:r>
          <w:t xml:space="preserve">.</w:t>
        </w:r>
      </w:ins>
    </w:p>
    <w:bookmarkEnd w:id="216"/>
    <w:bookmarkStart w:id="217" w:name="sol-cv-estimate-by-fold"/>
    <w:p>
      <w:pPr>
        <w:pStyle w:val="BodyText"/>
      </w:pPr>
      <w:ins w:id="2339" w:author="PR Preview" w:date="2026-01-01T00:00:00Z">
        <w:r>
          <w:rPr>
            <w:i/>
            <w:iCs/>
          </w:rPr>
          <w:t xml:space="preserve">Solution 10</w:t>
        </w:r>
      </w:ins>
      <w:ins w:id="2340" w:author="PR Preview" w:date="2026-01-01T00:00:00Z">
        <w:r>
          <w:t xml:space="preserve">. </w:t>
        </w:r>
      </w:ins>
      <w:ins w:id="2341" w:author="PR Preview" w:date="2026-01-01T00:00:00Z">
        <w:r>
          <w:t xml:space="preserve">The folds</w:t>
        </w:r>
      </w:ins>
      <w:ins w:id="23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partition</w:t>
        </w:r>
      </w:ins>
      <w:ins w:id="2345" w:author="PR Preview" w:date="2026-01-01T00:00:00Z">
        <w:r>
          <w:t xml:space="preserve"> </w:t>
        </w:r>
      </w:ins>
      <m:oMath>
        <m:r>
          <m:t>I</m:t>
        </m:r>
      </m:oMath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(</w:t>
        </w:r>
      </w:ins>
      <w:hyperlink w:anchor="def-folds">
        <w:ins w:id="2348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2349" w:author="PR Preview" w:date="2026-01-01T00:00:00Z">
        <w:r>
          <w:t xml:space="preserve">),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so summing over the observations of each fold and then over the folds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adds each term of</w:t>
        </w:r>
      </w:ins>
      <w:ins w:id="2354" w:author="PR Preview" w:date="2026-01-01T00:00:00Z">
        <w:r>
          <w:t xml:space="preserve"> </w:t>
        </w:r>
      </w:ins>
      <w:hyperlink w:anchor="eq-cv-estimate">
        <w:ins w:id="2355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exactly once.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For</w:t>
        </w:r>
      </w:ins>
      <w:ins w:id="23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361" w:author="PR Preview" w:date="2026-01-01T00:00:00Z">
        <w:r>
          <w:t xml:space="preserve">,</w:t>
        </w:r>
      </w:ins>
      <w:ins w:id="2362" w:author="PR Preview" w:date="2026-01-01T00:00:00Z">
        <w:r>
          <w:t xml:space="preserve"> </w:t>
        </w:r>
      </w:ins>
      <w:hyperlink w:anchor="eq-fold-assignment">
        <w:ins w:id="2363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also puts</w:t>
        </w:r>
      </w:ins>
      <w:ins w:id="2366" w:author="PR Preview" w:date="2026-01-01T00:00:00Z">
        <w:r>
          <w:t xml:space="preserve"> </w:t>
        </w:r>
      </w:ins>
      <m:oMath>
        <m:r>
          <m:t>i</m:t>
        </m:r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in</w:t>
        </w:r>
      </w:ins>
      <w:ins w:id="23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370" w:author="PR Preview" w:date="2026-01-01T00:00:00Z">
        <w:r>
          <w:t xml:space="preserve">,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and the folds are disjoint,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so</w:t>
        </w:r>
      </w:ins>
      <w:ins w:id="237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2376" w:author="PR Preview" w:date="2026-01-01T00:00:00Z">
        <w:r>
          <w:t xml:space="preserve">.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17"/>
    <w:bookmarkStart w:id="21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1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21" w:name="def-fold-mse"/>
    <w:p>
      <w:pPr>
        <w:pStyle w:val="BodyText"/>
      </w:pPr>
      <w:del w:id="2379" w:author="PR Preview" w:date="2026-01-01T00:00:00Z">
        <w:r>
          <w:rPr>
            <w:b/>
            <w:bCs/>
          </w:rPr>
          <w:delText xml:space="preserve">Definition 44 (Fold mean squared error)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The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rPr>
            <w:b/>
            <w:bCs/>
          </w:rPr>
          <w:delText xml:space="preserve">fold mean squared error</w:delText>
        </w:r>
      </w:del>
      <w:del w:id="238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of</w:delText>
        </w:r>
      </w:del>
      <w:del w:id="2387" w:author="PR Preview" w:date="2026-01-01T00:00:00Z">
        <w:r>
          <w:delText xml:space="preserve"> </w:delText>
        </w:r>
      </w:del>
      <w:hyperlink w:anchor="def-folds">
        <w:del w:id="23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3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is the</w:delText>
        </w:r>
      </w:del>
      <w:del w:id="2392" w:author="PR Preview" w:date="2026-01-01T00:00:00Z">
        <w:r>
          <w:delText xml:space="preserve"> </w:delText>
        </w:r>
      </w:del>
      <w:hyperlink r:id="rId63">
        <w:del w:id="239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of the</w:delText>
        </w:r>
      </w:del>
      <w:del w:id="2396" w:author="PR Preview" w:date="2026-01-01T00:00:00Z">
        <w:r>
          <w:delText xml:space="preserve"> </w:delText>
        </w:r>
      </w:del>
      <w:hyperlink w:anchor="def-fold-out-rule">
        <w:del w:id="239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98" w:author="PR Preview" w:date="2026-01-01T00:00:00Z">
        <w:r>
          <w:delText xml:space="preserve">’s predictions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for the</w:delText>
        </w:r>
      </w:del>
      <w:del w:id="240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(</w:delText>
        </w:r>
      </w:del>
      <w:hyperlink w:anchor="def-fold-size">
        <w:del w:id="2404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2405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2406" w:author="PR Preview" w:date="2026-01-01T00:00:00Z">
        <w:r>
          <w:rPr>
            <w:b/>
            <w:bCs/>
          </w:rPr>
          <w:t xml:space="preserve">Definition 47 (Fold mean squared error)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The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rPr>
            <w:b/>
            <w:bCs/>
          </w:rPr>
          <w:t xml:space="preserve">fold mean squared error</w:t>
        </w:r>
      </w:ins>
      <w:ins w:id="24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of</w:t>
        </w:r>
      </w:ins>
      <w:ins w:id="2414" w:author="PR Preview" w:date="2026-01-01T00:00:00Z">
        <w:r>
          <w:t xml:space="preserve"> </w:t>
        </w:r>
      </w:ins>
      <w:hyperlink w:anchor="def-folds">
        <w:ins w:id="24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4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is the</w:t>
        </w:r>
      </w:ins>
      <w:ins w:id="2419" w:author="PR Preview" w:date="2026-01-01T00:00:00Z">
        <w:r>
          <w:t xml:space="preserve"> </w:t>
        </w:r>
      </w:ins>
      <w:hyperlink r:id="rId63">
        <w:ins w:id="242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of the</w:t>
        </w:r>
      </w:ins>
      <w:ins w:id="2423" w:author="PR Preview" w:date="2026-01-01T00:00:00Z">
        <w:r>
          <w:t xml:space="preserve"> </w:t>
        </w:r>
      </w:ins>
      <w:hyperlink w:anchor="def-fold-out-rule">
        <w:ins w:id="242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25" w:author="PR Preview" w:date="2026-01-01T00:00:00Z">
        <w:r>
          <w:t xml:space="preserve">’s predictions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for the</w:t>
        </w:r>
      </w:ins>
      <w:ins w:id="242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(</w:t>
        </w:r>
      </w:ins>
      <w:hyperlink w:anchor="def-fold-size">
        <w:ins w:id="2431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2432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2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22"/>
    <w:bookmarkStart w:id="223" w:name="rem-cv-estimate"/>
    <w:p>
      <w:pPr>
        <w:pStyle w:val="BodyText"/>
      </w:pPr>
      <w:del w:id="2433" w:author="PR Preview" w:date="2026-01-01T00:00:00Z">
        <w:r>
          <w:rPr>
            <w:i/>
            <w:iCs/>
          </w:rPr>
          <w:delText xml:space="preserve">Remark 25</w:delText>
        </w:r>
      </w:del>
      <w:del w:id="2434" w:author="PR Preview" w:date="2026-01-01T00:00:00Z">
        <w:r>
          <w:delText xml:space="preserve"> (What the cross-validation estimate estimates). </w:delText>
        </w:r>
      </w:del>
      <w:del w:id="2435" w:author="PR Preview" w:date="2026-01-01T00:00:00Z">
        <w:r>
          <w:delText xml:space="preserve">Each prediction in</w:delText>
        </w:r>
      </w:del>
      <w:del w:id="2436" w:author="PR Preview" w:date="2026-01-01T00:00:00Z">
        <w:r>
          <w:delText xml:space="preserve"> </w:delText>
        </w:r>
      </w:del>
      <w:hyperlink w:anchor="eq-cv-estimate">
        <w:del w:id="2437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comes from a rule</w:delText>
        </w:r>
      </w:del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that did not see the observation it predicts,</w:delText>
        </w:r>
      </w:del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so each squared error is scored as in</w:delText>
        </w:r>
      </w:del>
      <w:del w:id="2444" w:author="PR Preview" w:date="2026-01-01T00:00:00Z">
        <w:r>
          <w:delText xml:space="preserve"> </w:delText>
        </w:r>
      </w:del>
      <w:hyperlink w:anchor="thm-held-out-unbiased">
        <w:del w:id="244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446" w:author="PR Preview" w:date="2026-01-01T00:00:00Z">
        <w:r>
          <w:delText xml:space="preserve">.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But the rule for fold</w:delText>
        </w:r>
      </w:del>
      <w:del w:id="24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was fitted to</w:delText>
        </w:r>
      </w:del>
      <w:del w:id="24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observations,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not</w:delText>
        </w:r>
      </w:del>
      <w:del w:id="2457" w:author="PR Preview" w:date="2026-01-01T00:00:00Z">
        <w:r>
          <w:delText xml:space="preserve"> </w:delText>
        </w:r>
      </w:del>
      <m:oMath>
        <m:r>
          <m:t>n</m:t>
        </m:r>
      </m:oMath>
      <w:del w:id="2458" w:author="PR Preview" w:date="2026-01-01T00:00:00Z">
        <w:r>
          <w:delText xml:space="preserve">,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and the</w:delText>
        </w:r>
      </w:del>
      <w:del w:id="2461" w:author="PR Preview" w:date="2026-01-01T00:00:00Z">
        <w:r>
          <w:delText xml:space="preserve"> </w:delText>
        </w:r>
      </w:del>
      <m:oMath>
        <m:r>
          <m:t>k</m:t>
        </m:r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rules differ from one another and from the rule fitted to all</w:delText>
        </w:r>
      </w:del>
      <w:del w:id="2464" w:author="PR Preview" w:date="2026-01-01T00:00:00Z">
        <w:r>
          <w:delText xml:space="preserve"> </w:delText>
        </w:r>
      </w:del>
      <m:oMath>
        <m:r>
          <m:t>n</m:t>
        </m:r>
      </m:oMath>
      <w:del w:id="2465" w:author="PR Preview" w:date="2026-01-01T00:00:00Z">
        <w:r>
          <w:delText xml:space="preserve">.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So</w:delText>
        </w:r>
      </w:del>
      <w:del w:id="246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estimates the</w:delText>
        </w:r>
      </w:del>
      <w:del w:id="2471" w:author="PR Preview" w:date="2026-01-01T00:00:00Z">
        <w:r>
          <w:delText xml:space="preserve"> </w:delText>
        </w:r>
      </w:del>
      <w:hyperlink w:anchor="def-expected-generalization-error">
        <w:del w:id="247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of the fitting</w:delText>
        </w:r>
      </w:del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rPr>
            <w:i/>
            <w:iCs/>
          </w:rPr>
          <w:delText xml:space="preserve">procedure</w:delText>
        </w:r>
      </w:del>
      <w:del w:id="2477" w:author="PR Preview" w:date="2026-01-01T00:00:00Z">
        <w:r>
          <w:delText xml:space="preserve"> </w:delText>
        </w:r>
      </w:del>
      <m:oMath>
        <m:r>
          <m:t>g</m:t>
        </m:r>
      </m:oMath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at the smaller training-set sizes</w:delText>
        </w:r>
      </w:del>
      <w:del w:id="24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481" w:author="PR Preview" w:date="2026-01-01T00:00:00Z">
        <w:r>
          <w:delText xml:space="preserve">,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which is</w:delText>
        </w:r>
      </w:del>
      <w:del w:id="248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when every fold has</w:delText>
        </w:r>
      </w:del>
      <w:del w:id="24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observations,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rather than</w:delText>
        </w:r>
      </w:del>
      <w:del w:id="249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for the one rule fitted to all the data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(Hastie et al. 2009, sec. 7.12)</w:delText>
        </w:r>
      </w:del>
      <w:del w:id="2497" w:author="PR Preview" w:date="2026-01-01T00:00:00Z">
        <w:r>
          <w:delText xml:space="preserve">.</w:delText>
        </w:r>
      </w:del>
    </w:p>
    <w:p>
      <w:pPr>
        <w:pStyle w:val="BodyText"/>
      </w:pPr>
      <w:ins w:id="2498" w:author="PR Preview" w:date="2026-01-01T00:00:00Z">
        <w:r>
          <w:rPr>
            <w:i/>
            <w:iCs/>
          </w:rPr>
          <w:t xml:space="preserve">Remark 25</w:t>
        </w:r>
      </w:ins>
      <w:ins w:id="2499" w:author="PR Preview" w:date="2026-01-01T00:00:00Z">
        <w:r>
          <w:t xml:space="preserve"> (What the cross-validation estimate estimates). </w:t>
        </w:r>
      </w:ins>
      <w:ins w:id="2500" w:author="PR Preview" w:date="2026-01-01T00:00:00Z">
        <w:r>
          <w:t xml:space="preserve">Each prediction in</w:t>
        </w:r>
      </w:ins>
      <w:ins w:id="2501" w:author="PR Preview" w:date="2026-01-01T00:00:00Z">
        <w:r>
          <w:t xml:space="preserve"> </w:t>
        </w:r>
      </w:ins>
      <w:hyperlink w:anchor="eq-cv-estimate">
        <w:ins w:id="2502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comes from a rule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that did not see the observation it predicts,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so each squared error is scored as in</w:t>
        </w:r>
      </w:ins>
      <w:ins w:id="2509" w:author="PR Preview" w:date="2026-01-01T00:00:00Z">
        <w:r>
          <w:t xml:space="preserve"> </w:t>
        </w:r>
      </w:ins>
      <w:hyperlink w:anchor="thm-held-out-unbiased">
        <w:ins w:id="251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511" w:author="PR Preview" w:date="2026-01-01T00:00:00Z">
        <w:r>
          <w:t xml:space="preserve">.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But the rule for fold</w:t>
        </w:r>
      </w:ins>
      <w:ins w:id="25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was fitted to</w:t>
        </w:r>
      </w:ins>
      <w:ins w:id="25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observations,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not</w:t>
        </w:r>
      </w:ins>
      <w:ins w:id="2522" w:author="PR Preview" w:date="2026-01-01T00:00:00Z">
        <w:r>
          <w:t xml:space="preserve"> </w:t>
        </w:r>
      </w:ins>
      <m:oMath>
        <m:r>
          <m:t>n</m:t>
        </m:r>
      </m:oMath>
      <w:ins w:id="2523" w:author="PR Preview" w:date="2026-01-01T00:00:00Z">
        <w:r>
          <w:t xml:space="preserve">,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and the</w:t>
        </w:r>
      </w:ins>
      <w:ins w:id="2526" w:author="PR Preview" w:date="2026-01-01T00:00:00Z">
        <w:r>
          <w:t xml:space="preserve"> </w:t>
        </w:r>
      </w:ins>
      <m:oMath>
        <m:r>
          <m:t>k</m:t>
        </m:r>
      </m:oMath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rules differ from one another and from the rule fitted to all</w:t>
        </w:r>
      </w:ins>
      <w:ins w:id="2529" w:author="PR Preview" w:date="2026-01-01T00:00:00Z">
        <w:r>
          <w:t xml:space="preserve"> </w:t>
        </w:r>
      </w:ins>
      <m:oMath>
        <m:r>
          <m:t>n</m:t>
        </m:r>
      </m:oMath>
      <w:ins w:id="2530" w:author="PR Preview" w:date="2026-01-01T00:00:00Z">
        <w:r>
          <w:t xml:space="preserve">.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So</w:t>
        </w:r>
      </w:ins>
      <w:ins w:id="25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estimates the</w:t>
        </w:r>
      </w:ins>
      <w:ins w:id="2536" w:author="PR Preview" w:date="2026-01-01T00:00:00Z">
        <w:r>
          <w:t xml:space="preserve"> </w:t>
        </w:r>
      </w:ins>
      <w:hyperlink w:anchor="def-expected-generalization-error">
        <w:ins w:id="253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of the fitting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rPr>
            <w:i/>
            <w:iCs/>
          </w:rPr>
          <w:t xml:space="preserve">procedure</w:t>
        </w:r>
      </w:ins>
      <w:ins w:id="2542" w:author="PR Preview" w:date="2026-01-01T00:00:00Z">
        <w:r>
          <w:t xml:space="preserve"> </w:t>
        </w:r>
      </w:ins>
      <m:oMath>
        <m:r>
          <m:t>g</m:t>
        </m:r>
      </m:oMath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at the smaller training-set sizes</w:t>
        </w:r>
      </w:ins>
      <w:ins w:id="25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546" w:author="PR Preview" w:date="2026-01-01T00:00:00Z">
        <w:r>
          <w:t xml:space="preserve">,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which is</w:t>
        </w:r>
      </w:ins>
      <w:ins w:id="254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when every fold has</w:t>
        </w:r>
      </w:ins>
      <w:ins w:id="25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observations,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rather than</w:t>
        </w:r>
      </w:ins>
      <w:ins w:id="255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for the one rule fitted to all the data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(Hastie et al. 2009, sec. 7.12)</w:t>
        </w:r>
      </w:ins>
      <w:ins w:id="256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23"/>
    <w:bookmarkStart w:id="224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2563" w:author="PR Preview" w:date="2026-01-01T00:00:00Z">
        <w:r>
          <w:rPr>
            <w:b/>
            <w:bCs/>
          </w:rPr>
          <w:delText xml:space="preserve">Bias.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Each rule in</w:delText>
        </w:r>
      </w:del>
      <w:del w:id="2566" w:author="PR Preview" w:date="2026-01-01T00:00:00Z">
        <w:r>
          <w:delText xml:space="preserve"> </w:delText>
        </w:r>
      </w:del>
      <w:hyperlink w:anchor="eq-cv-estimate">
        <w:del w:id="2567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is fitted to about</w:delText>
        </w:r>
      </w:del>
      <w:del w:id="257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observations.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A rule fitted to fewer observations usually predicts worse,</w:delText>
        </w:r>
      </w:del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so</w:delText>
        </w:r>
      </w:del>
      <w:del w:id="25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tends to overstate the expected generalization error of a rule fitted to all</w:delText>
        </w:r>
      </w:del>
      <w:del w:id="2580" w:author="PR Preview" w:date="2026-01-01T00:00:00Z">
        <w:r>
          <w:delText xml:space="preserve"> </w:delText>
        </w:r>
      </w:del>
      <m:oMath>
        <m:r>
          <m:t>n</m:t>
        </m:r>
      </m:oMath>
      <w:del w:id="2581" w:author="PR Preview" w:date="2026-01-01T00:00:00Z">
        <w:r>
          <w:delText xml:space="preserve">.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The overstatement shrinks as</w:delText>
        </w:r>
      </w:del>
      <w:del w:id="2584" w:author="PR Preview" w:date="2026-01-01T00:00:00Z">
        <w:r>
          <w:delText xml:space="preserve"> </w:delText>
        </w:r>
      </w:del>
      <m:oMath>
        <m:r>
          <m:t>k</m:t>
        </m:r>
      </m:oMath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2587" w:author="PR Preview" w:date="2026-01-01T00:00:00Z">
        <w:r>
          <w:rPr>
            <w:b/>
            <w:bCs/>
          </w:rPr>
          <w:t xml:space="preserve">Bias.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Each rule in</w:t>
        </w:r>
      </w:ins>
      <w:ins w:id="2590" w:author="PR Preview" w:date="2026-01-01T00:00:00Z">
        <w:r>
          <w:t xml:space="preserve"> </w:t>
        </w:r>
      </w:ins>
      <w:hyperlink w:anchor="eq-cv-estimate">
        <w:ins w:id="2591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is fitted to about</w:t>
        </w:r>
      </w:ins>
      <w:ins w:id="25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observations.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A rule fitted to fewer observations usually predicts worse,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so</w:t>
        </w:r>
      </w:ins>
      <w:ins w:id="26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tends to overstate the expected generalization error of a rule fitted to all</w:t>
        </w:r>
      </w:ins>
      <w:ins w:id="2604" w:author="PR Preview" w:date="2026-01-01T00:00:00Z">
        <w:r>
          <w:t xml:space="preserve"> </w:t>
        </w:r>
      </w:ins>
      <m:oMath>
        <m:r>
          <m:t>n</m:t>
        </m:r>
      </m:oMath>
      <w:ins w:id="2605" w:author="PR Preview" w:date="2026-01-01T00:00:00Z">
        <w:r>
          <w:t xml:space="preserve">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The overstatement shrinks as</w:t>
        </w:r>
      </w:ins>
      <w:ins w:id="2608" w:author="PR Preview" w:date="2026-01-01T00:00:00Z">
        <w:r>
          <w:t xml:space="preserve"> </w:t>
        </w:r>
      </w:ins>
      <m:oMath>
        <m:r>
          <m:t>k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24"/>
    <w:bookmarkStart w:id="229" w:name="exm-kfold-simulated"/>
    <w:p>
      <w:pPr>
        <w:pStyle w:val="BodyText"/>
      </w:pPr>
      <w:del w:id="2611" w:author="PR Preview" w:date="2026-01-01T00:00:00Z">
        <w:r>
          <w:rPr>
            <w:b/>
            <w:bCs/>
          </w:rPr>
          <w:delText xml:space="preserve">Example 19 (Cross-validation versus the generalization error)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This example applies</w:delText>
        </w:r>
      </w:del>
      <w:del w:id="261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61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with</w:delText>
        </w:r>
      </w:del>
      <w:del w:id="26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to the simulated training set of</w:delText>
        </w:r>
      </w:del>
      <w:del w:id="2621" w:author="PR Preview" w:date="2026-01-01T00:00:00Z">
        <w:r>
          <w:delText xml:space="preserve"> </w:delText>
        </w:r>
      </w:del>
      <w:hyperlink w:anchor="exm-train-test-error-simulated">
        <w:del w:id="2622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2623" w:author="PR Preview" w:date="2026-01-01T00:00:00Z">
        <w:r>
          <w:delText xml:space="preserve">,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using only those 30 observations.</w:delText>
        </w:r>
      </w:del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The function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rPr>
            <w:rStyle w:val="VerbatimChar"/>
          </w:rPr>
          <w:delText xml:space="preserve">assign_folds()</w:delText>
        </w:r>
      </w:del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assigns each observation to a fold at random,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rPr>
            <w:rStyle w:val="VerbatimChar"/>
          </w:rPr>
          <w:delText xml:space="preserve">cv_squared_errors()</w:delText>
        </w:r>
      </w:del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fits the model once per fold without that fold</w:delText>
        </w:r>
      </w:del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and returns each observation’s squared prediction error,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and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rPr>
            <w:rStyle w:val="VerbatimChar"/>
          </w:rPr>
          <w:delText xml:space="preserve">cv_mse()</w:delText>
        </w:r>
      </w:del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averages them, which is</w:delText>
        </w:r>
      </w:del>
      <w:del w:id="2644" w:author="PR Preview" w:date="2026-01-01T00:00:00Z">
        <w:r>
          <w:delText xml:space="preserve"> </w:delText>
        </w:r>
      </w:del>
      <w:hyperlink w:anchor="eq-cv-estimate">
        <w:del w:id="2645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646" w:author="PR Preview" w:date="2026-01-01T00:00:00Z">
        <w:r>
          <w:delText xml:space="preserve">.</w:delText>
        </w:r>
      </w:del>
    </w:p>
    <w:p>
      <w:pPr>
        <w:pStyle w:val="BodyText"/>
      </w:pPr>
      <w:ins w:id="2647" w:author="PR Preview" w:date="2026-01-01T00:00:00Z">
        <w:r>
          <w:rPr>
            <w:b/>
            <w:bCs/>
          </w:rPr>
          <w:t xml:space="preserve">Example 22 (Cross-validation versus the generalization error)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This example applies</w:t>
        </w:r>
      </w:ins>
      <w:ins w:id="265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65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with</w:t>
        </w:r>
      </w:ins>
      <w:ins w:id="26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to the simulated training set of</w:t>
        </w:r>
      </w:ins>
      <w:ins w:id="2657" w:author="PR Preview" w:date="2026-01-01T00:00:00Z">
        <w:r>
          <w:t xml:space="preserve"> </w:t>
        </w:r>
      </w:ins>
      <w:hyperlink w:anchor="exm-train-test-error-simulated">
        <w:ins w:id="265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659" w:author="PR Preview" w:date="2026-01-01T00:00:00Z">
        <w:r>
          <w:t xml:space="preserve">,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using only those 30 observations.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The function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rPr>
            <w:rStyle w:val="VerbatimChar"/>
          </w:rPr>
          <w:t xml:space="preserve">assign_folds()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assigns each observation to a fold at random,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rPr>
            <w:rStyle w:val="VerbatimChar"/>
          </w:rPr>
          <w:t xml:space="preserve">cv_squared_errors()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fits the model once per fold without that fold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and returns each observation’s squared prediction error,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and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rPr>
            <w:rStyle w:val="VerbatimChar"/>
          </w:rPr>
          <w:t xml:space="preserve">cv_mse()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averages them, which is</w:t>
        </w:r>
      </w:ins>
      <w:ins w:id="2680" w:author="PR Preview" w:date="2026-01-01T00:00:00Z">
        <w:r>
          <w:t xml:space="preserve"> </w:t>
        </w:r>
      </w:ins>
      <w:hyperlink w:anchor="eq-cv-estimate">
        <w:ins w:id="2681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68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683" w:author="PR Preview" w:date="2026-01-01T00:00:00Z">
        <w:r>
          <w:delText xml:space="preserve">The same fold assignment is used for every degree,</w:delText>
        </w:r>
      </w:del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so the degrees are compared on the same splits.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The table and figure report the square root of each cross-validation estimate,</w:delText>
        </w:r>
      </w:del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so that it is in the same unit as the training sRMSE and generalization pRMSE of</w:delText>
        </w:r>
      </w:del>
      <w:del w:id="2690" w:author="PR Preview" w:date="2026-01-01T00:00:00Z">
        <w:r>
          <w:delText xml:space="preserve"> </w:delText>
        </w:r>
      </w:del>
      <w:hyperlink w:anchor="exm-train-test-error-simulated">
        <w:del w:id="2691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2692" w:author="PR Preview" w:date="2026-01-01T00:00:00Z">
        <w:r>
          <w:delText xml:space="preserve">.</w:delText>
        </w:r>
      </w:del>
    </w:p>
    <w:p>
      <w:pPr>
        <w:pStyle w:val="FirstParagraph"/>
      </w:pPr>
      <w:ins w:id="2693" w:author="PR Preview" w:date="2026-01-01T00:00:00Z">
        <w:r>
          <w:t xml:space="preserve">The same fold assignment is used for every degree,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so the degrees are compared on the same splits.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The table and figure report the square root of each cross-validation estimate,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so that it is in the same unit as the training sRMSE and generalization pRMSE of</w:t>
        </w:r>
      </w:ins>
      <w:ins w:id="2700" w:author="PR Preview" w:date="2026-01-01T00:00:00Z">
        <w:r>
          <w:t xml:space="preserve"> </w:t>
        </w:r>
      </w:ins>
      <w:hyperlink w:anchor="exm-train-test-error-simulated">
        <w:ins w:id="2701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70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2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29"/>
    <w:bookmarkStart w:id="232" w:name="exm-kfold-mtcars"/>
    <w:p>
      <w:pPr>
        <w:pStyle w:val="BodyText"/>
      </w:pPr>
      <w:del w:id="2703" w:author="PR Preview" w:date="2026-01-01T00:00:00Z">
        <w:r>
          <w:rPr>
            <w:b/>
            <w:bCs/>
          </w:rPr>
          <w:delText xml:space="preserve">Example 20 (Four-fold cross-validation of the</w:delText>
        </w:r>
      </w:del>
      <w:del w:id="2704" w:author="PR Preview" w:date="2026-01-01T00:00:00Z">
        <w:r>
          <w:rPr>
            <w:b/>
            <w:bCs/>
          </w:rPr>
          <w:delText xml:space="preserve"> </w:delText>
        </w:r>
      </w:del>
      <w:del w:id="270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706" w:author="PR Preview" w:date="2026-01-01T00:00:00Z">
        <w:r>
          <w:rPr>
            <w:b/>
            <w:bCs/>
          </w:rPr>
          <w:delText xml:space="preserve"> </w:delText>
        </w:r>
      </w:del>
      <w:del w:id="2707" w:author="PR Preview" w:date="2026-01-01T00:00:00Z">
        <w:r>
          <w:rPr>
            <w:b/>
            <w:bCs/>
          </w:rPr>
          <w:delText xml:space="preserve">polynomials)</w:delText>
        </w:r>
      </w:del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This example applies the</w:delText>
        </w:r>
      </w:del>
      <w:del w:id="27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folds of</w:delText>
        </w:r>
      </w:del>
      <w:del w:id="2713" w:author="PR Preview" w:date="2026-01-01T00:00:00Z">
        <w:r>
          <w:delText xml:space="preserve"> </w:delText>
        </w:r>
      </w:del>
      <w:hyperlink w:anchor="exr-kfold">
        <w:del w:id="271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to the four polynomial models of</w:delText>
        </w:r>
      </w:del>
      <w:del w:id="2717" w:author="PR Preview" w:date="2026-01-01T00:00:00Z">
        <w:r>
          <w:delText xml:space="preserve"> </w:delText>
        </w:r>
      </w:del>
      <w:hyperlink w:anchor="exr-overfitting">
        <w:del w:id="27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19" w:author="PR Preview" w:date="2026-01-01T00:00:00Z">
        <w:r>
          <w:delText xml:space="preserve">,</w:delText>
        </w:r>
      </w:del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now using all</w:delText>
        </w:r>
      </w:del>
      <w:del w:id="27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cars</w:delText>
        </w:r>
      </w:del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and the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rPr>
            <w:rStyle w:val="VerbatimChar"/>
          </w:rPr>
          <w:delText xml:space="preserve">cv_mse()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function of</w:delText>
        </w:r>
      </w:del>
      <w:del w:id="2731" w:author="PR Preview" w:date="2026-01-01T00:00:00Z">
        <w:r>
          <w:delText xml:space="preserve"> </w:delText>
        </w:r>
      </w:del>
      <w:hyperlink w:anchor="exm-kfold-simulated">
        <w:del w:id="2732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2733" w:author="PR Preview" w:date="2026-01-01T00:00:00Z">
        <w:r>
          <w:delText xml:space="preserve">.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The fold assignment is random,</w:delText>
        </w:r>
      </w:del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so the estimate is too;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to show how much,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742" w:author="PR Preview" w:date="2026-01-01T00:00:00Z">
        <w:r>
          <w:rPr>
            <w:b/>
            <w:bCs/>
          </w:rPr>
          <w:t xml:space="preserve">Example 23 (Four-fold cross-validation of the</w:t>
        </w:r>
      </w:ins>
      <w:ins w:id="2743" w:author="PR Preview" w:date="2026-01-01T00:00:00Z">
        <w:r>
          <w:rPr>
            <w:b/>
            <w:bCs/>
          </w:rPr>
          <w:t xml:space="preserve"> </w:t>
        </w:r>
      </w:ins>
      <w:ins w:id="274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745" w:author="PR Preview" w:date="2026-01-01T00:00:00Z">
        <w:r>
          <w:rPr>
            <w:b/>
            <w:bCs/>
          </w:rPr>
          <w:t xml:space="preserve"> </w:t>
        </w:r>
      </w:ins>
      <w:ins w:id="2746" w:author="PR Preview" w:date="2026-01-01T00:00:00Z">
        <w:r>
          <w:rPr>
            <w:b/>
            <w:bCs/>
          </w:rPr>
          <w:t xml:space="preserve">polynomials)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This example applies the</w:t>
        </w:r>
      </w:ins>
      <w:ins w:id="27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folds of</w:t>
        </w:r>
      </w:ins>
      <w:ins w:id="2752" w:author="PR Preview" w:date="2026-01-01T00:00:00Z">
        <w:r>
          <w:t xml:space="preserve"> </w:t>
        </w:r>
      </w:ins>
      <w:hyperlink w:anchor="exr-kfold">
        <w:ins w:id="275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to the four polynomial models of</w:t>
        </w:r>
      </w:ins>
      <w:ins w:id="2756" w:author="PR Preview" w:date="2026-01-01T00:00:00Z">
        <w:r>
          <w:t xml:space="preserve"> </w:t>
        </w:r>
      </w:ins>
      <w:hyperlink w:anchor="exr-overfitting">
        <w:ins w:id="275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58" w:author="PR Preview" w:date="2026-01-01T00:00:00Z">
        <w:r>
          <w:t xml:space="preserve">,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now using all</w:t>
        </w:r>
      </w:ins>
      <w:ins w:id="27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cars</w:t>
        </w:r>
      </w:ins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and the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rPr>
            <w:rStyle w:val="VerbatimChar"/>
          </w:rPr>
          <w:t xml:space="preserve">cv_mse()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function of</w:t>
        </w:r>
      </w:ins>
      <w:ins w:id="2770" w:author="PR Preview" w:date="2026-01-01T00:00:00Z">
        <w:r>
          <w:t xml:space="preserve"> </w:t>
        </w:r>
      </w:ins>
      <w:hyperlink w:anchor="exm-kfold-simulated">
        <w:ins w:id="277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772" w:author="PR Preview" w:date="2026-01-01T00:00:00Z">
        <w:r>
          <w:t xml:space="preserve">.</w:t>
        </w:r>
      </w:ins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The fold assignment is random,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so the estimate is too;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to show how much,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3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781" w:author="PR Preview" w:date="2026-01-01T00:00:00Z">
        <w:r>
          <w:delText xml:space="preserve">Each row of</w:delText>
        </w:r>
      </w:del>
      <w:del w:id="2782" w:author="PR Preview" w:date="2026-01-01T00:00:00Z">
        <w:r>
          <w:delText xml:space="preserve"> </w:delText>
        </w:r>
      </w:del>
      <w:hyperlink w:anchor="tbl-cv-mtcars-repeats">
        <w:del w:id="278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holds, for each degree,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the square root of</w:delText>
        </w:r>
      </w:del>
      <w:del w:id="27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(</w:delText>
        </w:r>
      </w:del>
      <w:hyperlink w:anchor="eq-cv-estimate">
        <w:del w:id="2791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792" w:author="PR Preview" w:date="2026-01-01T00:00:00Z">
        <w:r>
          <w:delText xml:space="preserve">) for one fold assignment.</w:delText>
        </w:r>
      </w:del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Across fold assignments,</w:delText>
        </w:r>
      </w:del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the estimate for one degree varied by as much as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0.32 mpg,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but every assignment chose degree 2: the estimates moved, and the winner did not.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A single run of</w:delText>
        </w:r>
      </w:del>
      <w:del w:id="2803" w:author="PR Preview" w:date="2026-01-01T00:00:00Z">
        <w:r>
          <w:delText xml:space="preserve"> </w:delText>
        </w:r>
      </w:del>
      <m:oMath>
        <m:r>
          <m:t>k</m:t>
        </m:r>
      </m:oMath>
      <w:del w:id="2804" w:author="PR Preview" w:date="2026-01-01T00:00:00Z">
        <w:r>
          <w:delText xml:space="preserve">-fold cross-validation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reports one of these rows,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so a small difference between two models’ estimates</w:delText>
        </w:r>
      </w:del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811" w:author="PR Preview" w:date="2026-01-01T00:00:00Z">
        <w:r>
          <w:t xml:space="preserve">Each row of</w:t>
        </w:r>
      </w:ins>
      <w:ins w:id="2812" w:author="PR Preview" w:date="2026-01-01T00:00:00Z">
        <w:r>
          <w:t xml:space="preserve"> </w:t>
        </w:r>
      </w:ins>
      <w:hyperlink w:anchor="tbl-cv-mtcars-repeats">
        <w:ins w:id="281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holds, for each degree,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the square root of</w:t>
        </w:r>
      </w:ins>
      <w:ins w:id="28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(</w:t>
        </w:r>
      </w:ins>
      <w:hyperlink w:anchor="eq-cv-estimate">
        <w:ins w:id="2821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822" w:author="PR Preview" w:date="2026-01-01T00:00:00Z">
        <w:r>
          <w:t xml:space="preserve">) for one fold assignment.</w:t>
        </w:r>
      </w:ins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Across fold assignments,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the estimate for one degree varied by as much as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0.32 mpg,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but every assignment chose degree 2: the estimates moved, and the winner did not.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A single run of</w:t>
        </w:r>
      </w:ins>
      <w:ins w:id="2833" w:author="PR Preview" w:date="2026-01-01T00:00:00Z">
        <w:r>
          <w:t xml:space="preserve"> </w:t>
        </w:r>
      </w:ins>
      <m:oMath>
        <m:r>
          <m:t>k</m:t>
        </m:r>
      </m:oMath>
      <w:ins w:id="2834" w:author="PR Preview" w:date="2026-01-01T00:00:00Z">
        <w:r>
          <w:t xml:space="preserve">-fold cross-validation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reports one of these rows,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so a small difference between two models’ estimates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may not survive a different split.</w:t>
        </w:r>
      </w:ins>
    </w:p>
    <w:bookmarkEnd w:id="232"/>
    <w:bookmarkEnd w:id="233"/>
    <w:bookmarkStart w:id="261" w:name="sec-loocv"/>
    <w:p>
      <w:pPr>
        <w:pStyle w:val="Heading2"/>
      </w:pPr>
      <w:r>
        <w:t xml:space="preserve">7 Leave-one-out cross-validation</w:t>
      </w:r>
    </w:p>
    <w:bookmarkStart w:id="23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2841" w:author="PR Preview" w:date="2026-01-01T00:00:00Z">
        <w:r>
          <w:delText xml:space="preserve">If we run the procedure twice,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with two different random fold assignments,</w:delText>
        </w:r>
      </w:del>
      <w:del w:id="2844" w:author="PR Preview" w:date="2026-01-01T00:00:00Z">
        <w:r>
          <w:delText xml:space="preserve"> </w:delText>
        </w:r>
      </w:del>
      <w:del w:id="2845" w:author="PR Preview" w:date="2026-01-01T00:00:00Z">
        <w:r>
          <w:delText xml:space="preserve">can the two values of</w:delText>
        </w:r>
      </w:del>
      <w:del w:id="28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(</w:delText>
        </w:r>
      </w:del>
      <w:hyperlink w:anchor="eq-cv-estimate">
        <w:del w:id="2849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85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5"/>
        </w:numPr>
      </w:pPr>
      <w:ins w:id="2851" w:author="PR Preview" w:date="2026-01-01T00:00:00Z">
        <w:r>
          <w:t xml:space="preserve">If we run the procedure twice,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with two different random fold assignments,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can the two values of</w:t>
        </w:r>
      </w:ins>
      <w:ins w:id="28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(</w:t>
        </w:r>
      </w:ins>
      <w:hyperlink w:anchor="eq-cv-estimate">
        <w:ins w:id="2859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860" w:author="PR Preview" w:date="2026-01-01T00:00:00Z">
        <w:r>
          <w:t xml:space="preserve">) differ?</w:t>
        </w:r>
      </w:ins>
    </w:p>
    <w:bookmarkEnd w:id="234"/>
    <w:bookmarkStart w:id="23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2861" w:author="PR Preview" w:date="2026-01-01T00:00:00Z">
        <w:r>
          <w:delText xml:space="preserve">No.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With one car per fold,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every assignment of cars to folds produces the same 32 fits,</w:delText>
        </w:r>
      </w:del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only numbered differently,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and</w:delText>
        </w:r>
      </w:del>
      <w:del w:id="2870" w:author="PR Preview" w:date="2026-01-01T00:00:00Z">
        <w:r>
          <w:delText xml:space="preserve"> </w:delText>
        </w:r>
      </w:del>
      <w:hyperlink w:anchor="eq-cv-estimate">
        <w:del w:id="2871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does not depend on the numbering.</w:delText>
        </w:r>
      </w:del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Unlike</w:delText>
        </w:r>
      </w:del>
      <w:del w:id="2876" w:author="PR Preview" w:date="2026-01-01T00:00:00Z">
        <w:r>
          <w:delText xml:space="preserve"> </w:delText>
        </w:r>
      </w:del>
      <w:hyperlink w:anchor="exm-kfold-mtcars">
        <w:del w:id="2877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878" w:author="PR Preview" w:date="2026-01-01T00:00:00Z">
        <w:r>
          <w:delText xml:space="preserve">,</w:delText>
        </w:r>
      </w:del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881" w:author="PR Preview" w:date="2026-01-01T00:00:00Z">
        <w:r>
          <w:rPr>
            <w:b/>
            <w:bCs/>
          </w:rPr>
          <w:delText xml:space="preserve">Definition 45 (Leave-one-out cross-validation)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is</w:delText>
        </w:r>
      </w:del>
      <w:del w:id="288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88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with</w:delText>
        </w:r>
      </w:del>
      <w:del w:id="28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891" w:author="PR Preview" w:date="2026-01-01T00:00:00Z">
        <w:r>
          <w:delText xml:space="preserve">,</w:delText>
        </w:r>
      </w:del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so that each of the</w:delText>
        </w:r>
      </w:del>
      <w:del w:id="2894" w:author="PR Preview" w:date="2026-01-01T00:00:00Z">
        <w:r>
          <w:delText xml:space="preserve"> </w:delText>
        </w:r>
      </w:del>
      <m:oMath>
        <m:r>
          <m:t>n</m:t>
        </m:r>
      </m:oMath>
      <w:del w:id="2895" w:author="PR Preview" w:date="2026-01-01T00:00:00Z">
        <w:r>
          <w:delText xml:space="preserve"> </w:delText>
        </w:r>
      </w:del>
      <w:hyperlink w:anchor="def-folds">
        <w:del w:id="289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holds one observation,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and the</w:delText>
        </w:r>
      </w:del>
      <w:del w:id="2901" w:author="PR Preview" w:date="2026-01-01T00:00:00Z">
        <w:r>
          <w:delText xml:space="preserve"> </w:delText>
        </w:r>
      </w:del>
      <w:hyperlink w:anchor="def-fold-out-rule">
        <w:del w:id="290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90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of observation</w:delText>
        </w:r>
      </w:del>
      <w:del w:id="2906" w:author="PR Preview" w:date="2026-01-01T00:00:00Z">
        <w:r>
          <w:delText xml:space="preserve"> </w:delText>
        </w:r>
      </w:del>
      <m:oMath>
        <m:r>
          <m:t>i</m:t>
        </m:r>
      </m:oMath>
      <w:del w:id="2907" w:author="PR Preview" w:date="2026-01-01T00:00:00Z">
        <w:r>
          <w:delText xml:space="preserve">’s</w:delText>
        </w:r>
      </w:del>
      <w:del w:id="2908" w:author="PR Preview" w:date="2026-01-01T00:00:00Z">
        <w:r>
          <w:delText xml:space="preserve"> </w:delText>
        </w:r>
      </w:del>
      <w:hyperlink w:anchor="def-fold-assignment">
        <w:del w:id="290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is fitted to all observations except observation</w:delText>
        </w:r>
      </w:del>
      <w:del w:id="2912" w:author="PR Preview" w:date="2026-01-01T00:00:00Z">
        <w:r>
          <w:delText xml:space="preserve"> </w:delText>
        </w:r>
      </w:del>
      <m:oMath>
        <m:r>
          <m:t>i</m:t>
        </m:r>
      </m:oMath>
      <w:del w:id="2913" w:author="PR Preview" w:date="2026-01-01T00:00:00Z">
        <w:r>
          <w:delText xml:space="preserve">.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Its</w:delText>
        </w:r>
      </w:del>
      <w:del w:id="2916" w:author="PR Preview" w:date="2026-01-01T00:00:00Z">
        <w:r>
          <w:delText xml:space="preserve"> </w:delText>
        </w:r>
      </w:del>
      <w:hyperlink w:anchor="def-cv-estimate">
        <w:del w:id="291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(</w:delText>
        </w:r>
      </w:del>
      <w:hyperlink w:anchor="eq-cv-estimate">
        <w:del w:id="2920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with</w:delText>
        </w:r>
      </w:del>
      <w:del w:id="29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92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2925" w:author="PR Preview" w:date="2026-01-01T00:00:00Z">
        <w:r>
          <w:t xml:space="preserve">No.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With one car per fold,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every assignment of cars to folds produces the same 32 fits,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only numbered differently,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and</w:t>
        </w:r>
      </w:ins>
      <w:ins w:id="2934" w:author="PR Preview" w:date="2026-01-01T00:00:00Z">
        <w:r>
          <w:t xml:space="preserve"> </w:t>
        </w:r>
      </w:ins>
      <w:hyperlink w:anchor="eq-cv-estimate">
        <w:ins w:id="2935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does not depend on the numbering.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Unlike</w:t>
        </w:r>
      </w:ins>
      <w:ins w:id="2940" w:author="PR Preview" w:date="2026-01-01T00:00:00Z">
        <w:r>
          <w:t xml:space="preserve"> </w:t>
        </w:r>
      </w:ins>
      <w:hyperlink w:anchor="exm-kfold-mtcars">
        <w:ins w:id="2941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942" w:author="PR Preview" w:date="2026-01-01T00:00:00Z">
        <w:r>
          <w:t xml:space="preserve">,</w:t>
        </w:r>
      </w:ins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the estimate is not random.</w:t>
        </w:r>
      </w:ins>
    </w:p>
    <w:bookmarkEnd w:id="235"/>
    <w:bookmarkStart w:id="237" w:name="def-loocv"/>
    <w:p>
      <w:pPr>
        <w:pStyle w:val="FirstParagraph"/>
      </w:pPr>
      <w:ins w:id="2945" w:author="PR Preview" w:date="2026-01-01T00:00:00Z">
        <w:r>
          <w:rPr>
            <w:b/>
            <w:bCs/>
          </w:rPr>
          <w:t xml:space="preserve">Definition 48 (Leave-one-out cross-validation)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b/>
            <w:bCs/>
          </w:rPr>
          <w:t xml:space="preserve">Leave-one-out cross-validation (LOOCV)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is</w:t>
        </w:r>
      </w:ins>
      <w:ins w:id="295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95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with</w:t>
        </w:r>
      </w:ins>
      <w:ins w:id="29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955" w:author="PR Preview" w:date="2026-01-01T00:00:00Z">
        <w:r>
          <w:t xml:space="preserve">,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so that each of the</w:t>
        </w:r>
      </w:ins>
      <w:ins w:id="2958" w:author="PR Preview" w:date="2026-01-01T00:00:00Z">
        <w:r>
          <w:t xml:space="preserve"> </w:t>
        </w:r>
      </w:ins>
      <m:oMath>
        <m:r>
          <m:t>n</m:t>
        </m:r>
      </m:oMath>
      <w:ins w:id="2959" w:author="PR Preview" w:date="2026-01-01T00:00:00Z">
        <w:r>
          <w:t xml:space="preserve"> </w:t>
        </w:r>
      </w:ins>
      <w:hyperlink w:anchor="def-folds">
        <w:ins w:id="296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holds one observation,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and the</w:t>
        </w:r>
      </w:ins>
      <w:ins w:id="2965" w:author="PR Preview" w:date="2026-01-01T00:00:00Z">
        <w:r>
          <w:t xml:space="preserve"> </w:t>
        </w:r>
      </w:ins>
      <w:hyperlink w:anchor="def-fold-out-rule">
        <w:ins w:id="296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96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of observation</w:t>
        </w:r>
      </w:ins>
      <w:ins w:id="2970" w:author="PR Preview" w:date="2026-01-01T00:00:00Z">
        <w:r>
          <w:t xml:space="preserve"> </w:t>
        </w:r>
      </w:ins>
      <m:oMath>
        <m:r>
          <m:t>i</m:t>
        </m:r>
      </m:oMath>
      <w:ins w:id="2971" w:author="PR Preview" w:date="2026-01-01T00:00:00Z">
        <w:r>
          <w:t xml:space="preserve">’s</w:t>
        </w:r>
      </w:ins>
      <w:ins w:id="2972" w:author="PR Preview" w:date="2026-01-01T00:00:00Z">
        <w:r>
          <w:t xml:space="preserve"> </w:t>
        </w:r>
      </w:ins>
      <w:hyperlink w:anchor="def-fold-assignment">
        <w:ins w:id="297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is fitted to all observations except observation</w:t>
        </w:r>
      </w:ins>
      <w:ins w:id="2976" w:author="PR Preview" w:date="2026-01-01T00:00:00Z">
        <w:r>
          <w:t xml:space="preserve"> </w:t>
        </w:r>
      </w:ins>
      <m:oMath>
        <m:r>
          <m:t>i</m:t>
        </m:r>
      </m:oMath>
      <w:ins w:id="2977" w:author="PR Preview" w:date="2026-01-01T00:00:00Z">
        <w:r>
          <w:t xml:space="preserve">.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Its</w:t>
        </w:r>
      </w:ins>
      <w:ins w:id="2980" w:author="PR Preview" w:date="2026-01-01T00:00:00Z">
        <w:r>
          <w:t xml:space="preserve"> </w:t>
        </w:r>
      </w:ins>
      <w:hyperlink w:anchor="def-cv-estimate">
        <w:ins w:id="29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(</w:t>
        </w:r>
      </w:ins>
      <w:hyperlink w:anchor="eq-cv-estimate">
        <w:ins w:id="2984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with</w:t>
        </w:r>
      </w:ins>
      <w:ins w:id="298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988" w:author="PR Preview" w:date="2026-01-01T00:00:00Z">
        <w:r>
          <w:t xml:space="preserve">) is</w:t>
        </w:r>
      </w:ins>
    </w:p>
    <w:p>
      <w:pPr>
        <w:pStyle w:val="BodyText"/>
      </w:pPr>
      <w:bookmarkStart w:id="23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37"/>
    <w:bookmarkStart w:id="238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8"/>
    <w:p>
      <w:pPr>
        <w:pStyle w:val="BodyText"/>
      </w:pPr>
      <w:del w:id="2989" w:author="PR Preview" w:date="2026-01-01T00:00:00Z">
        <w:r>
          <w:rPr>
            <w:i/>
            <w:iCs/>
          </w:rPr>
          <w:delText xml:space="preserve">Proof</w:delText>
        </w:r>
      </w:del>
      <w:del w:id="2990" w:author="PR Preview" w:date="2026-01-01T00:00:00Z">
        <w:r>
          <w:delText xml:space="preserve">. </w:delText>
        </w:r>
      </w:del>
      <w:del w:id="2991" w:author="PR Preview" w:date="2026-01-01T00:00:00Z">
        <w:r>
          <w:delText xml:space="preserve">This is the solution to</w:delText>
        </w:r>
      </w:del>
      <w:del w:id="2992" w:author="PR Preview" w:date="2026-01-01T00:00:00Z">
        <w:r>
          <w:delText xml:space="preserve"> </w:delText>
        </w:r>
      </w:del>
      <w:hyperlink w:anchor="exr-loocv">
        <w:del w:id="299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994" w:author="PR Preview" w:date="2026-01-01T00:00:00Z">
        <w:r>
          <w:delText xml:space="preserve">, part 3, worked in</w:delText>
        </w:r>
      </w:del>
      <w:del w:id="2995" w:author="PR Preview" w:date="2026-01-01T00:00:00Z">
        <w:r>
          <w:delText xml:space="preserve"> </w:delText>
        </w:r>
      </w:del>
      <w:hyperlink w:anchor="sol-loocv">
        <w:del w:id="299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2997" w:author="PR Preview" w:date="2026-01-01T00:00:00Z">
        <w:r>
          <w:delText xml:space="preserve">.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It uses</w:delText>
        </w:r>
      </w:del>
      <w:del w:id="3000" w:author="PR Preview" w:date="2026-01-01T00:00:00Z">
        <w:r>
          <w:delText xml:space="preserve"> </w:delText>
        </w:r>
      </w:del>
      <w:hyperlink w:anchor="eq-cv-estimate">
        <w:del w:id="3001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and</w:delText>
        </w:r>
      </w:del>
      <w:del w:id="3004" w:author="PR Preview" w:date="2026-01-01T00:00:00Z">
        <w:r>
          <w:delText xml:space="preserve"> </w:delText>
        </w:r>
      </w:del>
      <w:hyperlink w:anchor="eq-fold-out-rule">
        <w:del w:id="3005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3006" w:author="PR Preview" w:date="2026-01-01T00:00:00Z">
        <w:r>
          <w:delText xml:space="preserve">.</w:delText>
        </w:r>
      </w:del>
    </w:p>
    <w:p>
      <w:pPr>
        <w:pStyle w:val="BodyText"/>
      </w:pPr>
      <w:ins w:id="3007" w:author="PR Preview" w:date="2026-01-01T00:00:00Z">
        <w:r>
          <w:rPr>
            <w:i/>
            <w:iCs/>
          </w:rPr>
          <w:t xml:space="preserve">Proof</w:t>
        </w:r>
      </w:ins>
      <w:ins w:id="3008" w:author="PR Preview" w:date="2026-01-01T00:00:00Z">
        <w:r>
          <w:t xml:space="preserve">. </w:t>
        </w:r>
      </w:ins>
      <w:ins w:id="3009" w:author="PR Preview" w:date="2026-01-01T00:00:00Z">
        <w:r>
          <w:t xml:space="preserve">This is the solution to</w:t>
        </w:r>
      </w:ins>
      <w:ins w:id="3010" w:author="PR Preview" w:date="2026-01-01T00:00:00Z">
        <w:r>
          <w:t xml:space="preserve"> </w:t>
        </w:r>
      </w:ins>
      <w:hyperlink w:anchor="exr-loocv">
        <w:ins w:id="301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012" w:author="PR Preview" w:date="2026-01-01T00:00:00Z">
        <w:r>
          <w:t xml:space="preserve">, part 3, worked in</w:t>
        </w:r>
      </w:ins>
      <w:ins w:id="3013" w:author="PR Preview" w:date="2026-01-01T00:00:00Z">
        <w:r>
          <w:t xml:space="preserve"> </w:t>
        </w:r>
      </w:ins>
      <w:hyperlink w:anchor="sol-loocv">
        <w:ins w:id="301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3015" w:author="PR Preview" w:date="2026-01-01T00:00:00Z">
        <w:r>
          <w:t xml:space="preserve">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It uses</w:t>
        </w:r>
      </w:ins>
      <w:ins w:id="3018" w:author="PR Preview" w:date="2026-01-01T00:00:00Z">
        <w:r>
          <w:t xml:space="preserve"> </w:t>
        </w:r>
      </w:ins>
      <w:hyperlink w:anchor="eq-cv-estimate">
        <w:ins w:id="3019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and</w:t>
        </w:r>
      </w:ins>
      <w:ins w:id="3022" w:author="PR Preview" w:date="2026-01-01T00:00:00Z">
        <w:r>
          <w:t xml:space="preserve"> </w:t>
        </w:r>
      </w:ins>
      <w:hyperlink w:anchor="eq-fold-out-rule">
        <w:ins w:id="3023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302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3025" w:author="PR Preview" w:date="2026-01-01T00:00:00Z">
        <w:r>
          <w:delText xml:space="preserve">With</w:delText>
        </w:r>
      </w:del>
      <w:del w:id="30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027" w:author="PR Preview" w:date="2026-01-01T00:00:00Z">
        <w:r>
          <w:delText xml:space="preserve">, the</w:delText>
        </w:r>
      </w:del>
      <w:del w:id="3028" w:author="PR Preview" w:date="2026-01-01T00:00:00Z">
        <w:r>
          <w:delText xml:space="preserve"> </w:delText>
        </w:r>
      </w:del>
      <m:oMath>
        <m:r>
          <m:t>n</m:t>
        </m:r>
      </m:oMath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nonempty, disjoint</w:delText>
        </w:r>
      </w:del>
      <w:del w:id="3031" w:author="PR Preview" w:date="2026-01-01T00:00:00Z">
        <w:r>
          <w:delText xml:space="preserve"> </w:delText>
        </w:r>
      </w:del>
      <w:hyperlink w:anchor="def-folds">
        <w:del w:id="303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033" w:author="PR Preview" w:date="2026-01-01T00:00:00Z">
        <w:r>
          <w:delText xml:space="preserve"> </w:delText>
        </w:r>
      </w:del>
      <w:del w:id="3034" w:author="PR Preview" w:date="2026-01-01T00:00:00Z">
        <w:r>
          <w:delText xml:space="preserve">of</w:delText>
        </w:r>
      </w:del>
      <w:del w:id="3035" w:author="PR Preview" w:date="2026-01-01T00:00:00Z">
        <w:r>
          <w:delText xml:space="preserve"> </w:delText>
        </w:r>
      </w:del>
      <w:hyperlink w:anchor="eq-folds">
        <w:del w:id="3036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partition the</w:delText>
        </w:r>
      </w:del>
      <w:del w:id="3039" w:author="PR Preview" w:date="2026-01-01T00:00:00Z">
        <w:r>
          <w:delText xml:space="preserve"> </w:delText>
        </w:r>
      </w:del>
      <m:oMath>
        <m:r>
          <m:t>n</m:t>
        </m:r>
      </m:oMath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indices of</w:delText>
        </w:r>
      </w:del>
      <w:del w:id="3042" w:author="PR Preview" w:date="2026-01-01T00:00:00Z">
        <w:r>
          <w:delText xml:space="preserve"> </w:delText>
        </w:r>
      </w:del>
      <m:oMath>
        <m:r>
          <m:t>I</m:t>
        </m:r>
      </m:oMath>
      <w:del w:id="3043" w:author="PR Preview" w:date="2026-01-01T00:00:00Z">
        <w:r>
          <w:delText xml:space="preserve">,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so each fold holds exactly one index.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(A partition of</w:delText>
        </w:r>
      </w:del>
      <w:del w:id="3048" w:author="PR Preview" w:date="2026-01-01T00:00:00Z">
        <w:r>
          <w:delText xml:space="preserve"> </w:delText>
        </w:r>
      </w:del>
      <m:oMath>
        <m:r>
          <m:t>n</m:t>
        </m:r>
      </m:oMath>
      <w:del w:id="3049" w:author="PR Preview" w:date="2026-01-01T00:00:00Z">
        <w:r>
          <w:delText xml:space="preserve"> </w:delText>
        </w:r>
      </w:del>
      <w:del w:id="3050" w:author="PR Preview" w:date="2026-01-01T00:00:00Z">
        <w:r>
          <w:delText xml:space="preserve">indices into</w:delText>
        </w:r>
      </w:del>
      <w:del w:id="3051" w:author="PR Preview" w:date="2026-01-01T00:00:00Z">
        <w:r>
          <w:delText xml:space="preserve"> </w:delText>
        </w:r>
      </w:del>
      <m:oMath>
        <m:r>
          <m:t>n</m:t>
        </m:r>
      </m:oMath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3054" w:author="PR Preview" w:date="2026-01-01T00:00:00Z">
        <w:r>
          <w:delText xml:space="preserve">For observation</w:delText>
        </w:r>
      </w:del>
      <w:del w:id="3055" w:author="PR Preview" w:date="2026-01-01T00:00:00Z">
        <w:r>
          <w:delText xml:space="preserve"> </w:delText>
        </w:r>
      </w:del>
      <m:oMath>
        <m:r>
          <m:t>i</m:t>
        </m:r>
      </m:oMath>
      <w:del w:id="3056" w:author="PR Preview" w:date="2026-01-01T00:00:00Z">
        <w:r>
          <w:delText xml:space="preserve">,</w:delText>
        </w:r>
      </w:del>
      <w:del w:id="3057" w:author="PR Preview" w:date="2026-01-01T00:00:00Z">
        <w:r>
          <w:delText xml:space="preserve"> </w:delText>
        </w:r>
      </w:del>
      <w:hyperlink w:anchor="eq-fold-assignment">
        <w:del w:id="305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gives</w:delText>
        </w:r>
      </w:del>
      <w:del w:id="30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062" w:author="PR Preview" w:date="2026-01-01T00:00:00Z">
        <w:r>
          <w:delText xml:space="preserve">,</w:delText>
        </w:r>
      </w:del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so</w:delText>
        </w:r>
      </w:del>
      <w:del w:id="30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3066" w:author="PR Preview" w:date="2026-01-01T00:00:00Z">
        <w:r>
          <w:delText xml:space="preserve">.</w:delText>
        </w:r>
      </w:del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(Fold</w:delText>
        </w:r>
      </w:del>
      <w:del w:id="306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holds one index, and that index is</w:delText>
        </w:r>
      </w:del>
      <w:del w:id="3072" w:author="PR Preview" w:date="2026-01-01T00:00:00Z">
        <w:r>
          <w:delText xml:space="preserve"> </w:delText>
        </w:r>
      </w:del>
      <m:oMath>
        <m:r>
          <m:t>i</m:t>
        </m:r>
      </m:oMath>
      <w:del w:id="307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3074" w:author="PR Preview" w:date="2026-01-01T00:00:00Z">
        <w:r>
          <w:delText xml:space="preserve">Let</w:delText>
        </w:r>
      </w:del>
      <w:del w:id="3075" w:author="PR Preview" w:date="2026-01-01T00:00:00Z">
        <w:r>
          <w:delText xml:space="preserve"> </w:delText>
        </w:r>
      </w:del>
      <m:oMath>
        <m:r>
          <m:t>g</m:t>
        </m:r>
      </m:oMath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be the</w:delText>
        </w:r>
      </w:del>
      <w:del w:id="3078" w:author="PR Preview" w:date="2026-01-01T00:00:00Z">
        <w:r>
          <w:delText xml:space="preserve"> </w:delText>
        </w:r>
      </w:del>
      <w:hyperlink w:anchor="def-fitting-procedure">
        <w:del w:id="307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080" w:author="PR Preview" w:date="2026-01-01T00:00:00Z">
        <w:r>
          <w:delText xml:space="preserve">,</w:delText>
        </w:r>
      </w:del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the rule that maps a training set to a fitted prediction rule.</w:delText>
        </w:r>
      </w:del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The</w:delText>
        </w:r>
      </w:del>
      <w:del w:id="3085" w:author="PR Preview" w:date="2026-01-01T00:00:00Z">
        <w:r>
          <w:delText xml:space="preserve"> </w:delText>
        </w:r>
      </w:del>
      <w:hyperlink w:anchor="def-fold-out-rule">
        <w:del w:id="308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of observation</w:delText>
        </w:r>
      </w:del>
      <w:del w:id="3089" w:author="PR Preview" w:date="2026-01-01T00:00:00Z">
        <w:r>
          <w:delText xml:space="preserve"> </w:delText>
        </w:r>
      </w:del>
      <m:oMath>
        <m:r>
          <m:t>i</m:t>
        </m:r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is then</w:delText>
        </w:r>
      </w:del>
      <w:del w:id="309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3093" w:author="PR Preview" w:date="2026-01-01T00:00:00Z">
        <w:r>
          <w:delText xml:space="preserve">.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(</w:delText>
        </w:r>
      </w:del>
      <w:hyperlink w:anchor="eq-fold-out-rule">
        <w:del w:id="3096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with</w:delText>
        </w:r>
      </w:del>
      <w:del w:id="30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3100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ins w:id="3101" w:author="PR Preview" w:date="2026-01-01T00:00:00Z">
        <w:r>
          <w:t xml:space="preserve">With</w:t>
        </w:r>
      </w:ins>
      <w:ins w:id="310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103" w:author="PR Preview" w:date="2026-01-01T00:00:00Z">
        <w:r>
          <w:t xml:space="preserve">, the</w:t>
        </w:r>
      </w:ins>
      <w:ins w:id="3104" w:author="PR Preview" w:date="2026-01-01T00:00:00Z">
        <w:r>
          <w:t xml:space="preserve"> </w:t>
        </w:r>
      </w:ins>
      <m:oMath>
        <m:r>
          <m:t>n</m:t>
        </m:r>
      </m:oMath>
      <w:ins w:id="3105" w:author="PR Preview" w:date="2026-01-01T00:00:00Z">
        <w:r>
          <w:t xml:space="preserve"> </w:t>
        </w:r>
      </w:ins>
      <w:ins w:id="3106" w:author="PR Preview" w:date="2026-01-01T00:00:00Z">
        <w:r>
          <w:t xml:space="preserve">nonempty, disjoint</w:t>
        </w:r>
      </w:ins>
      <w:ins w:id="3107" w:author="PR Preview" w:date="2026-01-01T00:00:00Z">
        <w:r>
          <w:t xml:space="preserve"> </w:t>
        </w:r>
      </w:ins>
      <w:hyperlink w:anchor="def-folds">
        <w:ins w:id="310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of</w:t>
        </w:r>
      </w:ins>
      <w:ins w:id="3111" w:author="PR Preview" w:date="2026-01-01T00:00:00Z">
        <w:r>
          <w:t xml:space="preserve"> </w:t>
        </w:r>
      </w:ins>
      <w:hyperlink w:anchor="eq-folds">
        <w:ins w:id="3112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partition the</w:t>
        </w:r>
      </w:ins>
      <w:ins w:id="3115" w:author="PR Preview" w:date="2026-01-01T00:00:00Z">
        <w:r>
          <w:t xml:space="preserve"> </w:t>
        </w:r>
      </w:ins>
      <m:oMath>
        <m:r>
          <m:t>n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indices of</w:t>
        </w:r>
      </w:ins>
      <w:ins w:id="3118" w:author="PR Preview" w:date="2026-01-01T00:00:00Z">
        <w:r>
          <w:t xml:space="preserve"> </w:t>
        </w:r>
      </w:ins>
      <m:oMath>
        <m:r>
          <m:t>I</m:t>
        </m:r>
      </m:oMath>
      <w:ins w:id="3119" w:author="PR Preview" w:date="2026-01-01T00:00:00Z">
        <w:r>
          <w:t xml:space="preserve">,</w:t>
        </w:r>
      </w:ins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so each fold holds exactly one index.</w:t>
        </w:r>
      </w:ins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(A partition of</w:t>
        </w:r>
      </w:ins>
      <w:ins w:id="3124" w:author="PR Preview" w:date="2026-01-01T00:00:00Z">
        <w:r>
          <w:t xml:space="preserve"> </w:t>
        </w:r>
      </w:ins>
      <m:oMath>
        <m:r>
          <m:t>n</m:t>
        </m:r>
      </m:oMath>
      <w:ins w:id="3125" w:author="PR Preview" w:date="2026-01-01T00:00:00Z">
        <w:r>
          <w:t xml:space="preserve"> </w:t>
        </w:r>
      </w:ins>
      <w:ins w:id="3126" w:author="PR Preview" w:date="2026-01-01T00:00:00Z">
        <w:r>
          <w:t xml:space="preserve">indices into</w:t>
        </w:r>
      </w:ins>
      <w:ins w:id="3127" w:author="PR Preview" w:date="2026-01-01T00:00:00Z">
        <w:r>
          <w:t xml:space="preserve"> </w:t>
        </w:r>
      </w:ins>
      <m:oMath>
        <m:r>
          <m:t>n</m:t>
        </m:r>
      </m:oMath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7"/>
        </w:numPr>
      </w:pPr>
      <w:ins w:id="3130" w:author="PR Preview" w:date="2026-01-01T00:00:00Z">
        <w:r>
          <w:t xml:space="preserve">For observation</w:t>
        </w:r>
      </w:ins>
      <w:ins w:id="3131" w:author="PR Preview" w:date="2026-01-01T00:00:00Z">
        <w:r>
          <w:t xml:space="preserve"> </w:t>
        </w:r>
      </w:ins>
      <m:oMath>
        <m:r>
          <m:t>i</m:t>
        </m:r>
      </m:oMath>
      <w:ins w:id="3132" w:author="PR Preview" w:date="2026-01-01T00:00:00Z">
        <w:r>
          <w:t xml:space="preserve">,</w:t>
        </w:r>
      </w:ins>
      <w:ins w:id="3133" w:author="PR Preview" w:date="2026-01-01T00:00:00Z">
        <w:r>
          <w:t xml:space="preserve"> </w:t>
        </w:r>
      </w:ins>
      <w:hyperlink w:anchor="eq-fold-assignment">
        <w:ins w:id="3134" w:author="PR Preview" w:date="2026-01-01T00:00:00Z">
          <w:r>
            <w:rPr>
              <w:rStyle w:val="Hyperlink"/>
            </w:rPr>
            <w:t xml:space="preserve">Equation 39</w:t>
          </w:r>
        </w:ins>
      </w:hyperlink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gives</w:t>
        </w:r>
      </w:ins>
      <w:ins w:id="31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138" w:author="PR Preview" w:date="2026-01-01T00:00:00Z">
        <w:r>
          <w:t xml:space="preserve">,</w:t>
        </w:r>
      </w:ins>
      <w:ins w:id="3139" w:author="PR Preview" w:date="2026-01-01T00:00:00Z">
        <w:r>
          <w:t xml:space="preserve"> </w:t>
        </w:r>
      </w:ins>
      <w:ins w:id="3140" w:author="PR Preview" w:date="2026-01-01T00:00:00Z">
        <w:r>
          <w:t xml:space="preserve">so</w:t>
        </w:r>
      </w:ins>
      <w:ins w:id="31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3142" w:author="PR Preview" w:date="2026-01-01T00:00:00Z">
        <w:r>
          <w:t xml:space="preserve">.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(Fold</w:t>
        </w:r>
      </w:ins>
      <w:ins w:id="314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holds one index, and that index is</w:t>
        </w:r>
      </w:ins>
      <w:ins w:id="3148" w:author="PR Preview" w:date="2026-01-01T00:00:00Z">
        <w:r>
          <w:t xml:space="preserve"> </w:t>
        </w:r>
      </w:ins>
      <m:oMath>
        <m:r>
          <m:t>i</m:t>
        </m:r>
      </m:oMath>
      <w:ins w:id="3149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3150" w:author="PR Preview" w:date="2026-01-01T00:00:00Z">
        <w:r>
          <w:t xml:space="preserve">Let</w:t>
        </w:r>
      </w:ins>
      <w:ins w:id="3151" w:author="PR Preview" w:date="2026-01-01T00:00:00Z">
        <w:r>
          <w:t xml:space="preserve"> </w:t>
        </w:r>
      </w:ins>
      <m:oMath>
        <m:r>
          <m:t>g</m:t>
        </m:r>
      </m:oMath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be the</w:t>
        </w:r>
      </w:ins>
      <w:ins w:id="3154" w:author="PR Preview" w:date="2026-01-01T00:00:00Z">
        <w:r>
          <w:t xml:space="preserve"> </w:t>
        </w:r>
      </w:ins>
      <w:hyperlink w:anchor="def-fitting-procedure">
        <w:ins w:id="31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156" w:author="PR Preview" w:date="2026-01-01T00:00:00Z">
        <w:r>
          <w:t xml:space="preserve">,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the rule that maps a training set to a fitted prediction rule.</w:t>
        </w:r>
      </w:ins>
      <w:ins w:id="3159" w:author="PR Preview" w:date="2026-01-01T00:00:00Z">
        <w:r>
          <w:t xml:space="preserve"> </w:t>
        </w:r>
      </w:ins>
      <w:ins w:id="3160" w:author="PR Preview" w:date="2026-01-01T00:00:00Z">
        <w:r>
          <w:t xml:space="preserve">The</w:t>
        </w:r>
      </w:ins>
      <w:ins w:id="3161" w:author="PR Preview" w:date="2026-01-01T00:00:00Z">
        <w:r>
          <w:t xml:space="preserve"> </w:t>
        </w:r>
      </w:ins>
      <w:hyperlink w:anchor="def-fold-out-rule">
        <w:ins w:id="31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of observation</w:t>
        </w:r>
      </w:ins>
      <w:ins w:id="3165" w:author="PR Preview" w:date="2026-01-01T00:00:00Z">
        <w:r>
          <w:t xml:space="preserve"> </w:t>
        </w:r>
      </w:ins>
      <m:oMath>
        <m:r>
          <m:t>i</m:t>
        </m:r>
      </m:oMath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is then</w:t>
        </w:r>
      </w:ins>
      <w:ins w:id="316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3169" w:author="PR Preview" w:date="2026-01-01T00:00:00Z">
        <w:r>
          <w:t xml:space="preserve">.</w:t>
        </w:r>
      </w:ins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(</w:t>
        </w:r>
      </w:ins>
      <w:hyperlink w:anchor="eq-fold-out-rule">
        <w:ins w:id="3172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with</w:t>
        </w:r>
      </w:ins>
      <w:ins w:id="31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3176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3177" w:author="PR Preview" w:date="2026-01-01T00:00:00Z">
        <w:r>
          <w:delText xml:space="preserve">Hence each term</w:delText>
        </w:r>
      </w:del>
      <w:del w:id="317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of</w:delText>
        </w:r>
      </w:del>
      <w:del w:id="3181" w:author="PR Preview" w:date="2026-01-01T00:00:00Z">
        <w:r>
          <w:delText xml:space="preserve"> </w:delText>
        </w:r>
      </w:del>
      <w:hyperlink w:anchor="eq-cv-estimate">
        <w:del w:id="3182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is the same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for every fold assignment.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(Each term is a function of the rule in step 4,</w:delText>
        </w:r>
      </w:del>
      <w:del w:id="31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and</w:delText>
        </w:r>
      </w:del>
      <w:del w:id="31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19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3194" w:author="PR Preview" w:date="2026-01-01T00:00:00Z">
        <w:r>
          <w:delText xml:space="preserve">Therefore the sum over</w:delText>
        </w:r>
      </w:del>
      <w:del w:id="31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in</w:delText>
        </w:r>
      </w:del>
      <w:del w:id="3198" w:author="PR Preview" w:date="2026-01-01T00:00:00Z">
        <w:r>
          <w:delText xml:space="preserve"> </w:delText>
        </w:r>
      </w:del>
      <w:hyperlink w:anchor="eq-cv-estimate">
        <w:del w:id="3199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3200" w:author="PR Preview" w:date="2026-01-01T00:00:00Z">
        <w:r>
          <w:delText xml:space="preserve">,</w:delText>
        </w:r>
      </w:del>
      <w:del w:id="3201" w:author="PR Preview" w:date="2026-01-01T00:00:00Z">
        <w:r>
          <w:delText xml:space="preserve"> </w:delText>
        </w:r>
      </w:del>
      <w:del w:id="3202" w:author="PR Preview" w:date="2026-01-01T00:00:00Z">
        <w:r>
          <w:delText xml:space="preserve">and its factor</w:delText>
        </w:r>
      </w:del>
      <w:del w:id="320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20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7"/>
        </w:numPr>
      </w:pPr>
      <w:ins w:id="3205" w:author="PR Preview" w:date="2026-01-01T00:00:00Z">
        <w:r>
          <w:t xml:space="preserve">Hence each term</w:t>
        </w:r>
      </w:ins>
      <w:ins w:id="320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of</w:t>
        </w:r>
      </w:ins>
      <w:ins w:id="3209" w:author="PR Preview" w:date="2026-01-01T00:00:00Z">
        <w:r>
          <w:t xml:space="preserve"> </w:t>
        </w:r>
      </w:ins>
      <w:hyperlink w:anchor="eq-cv-estimate">
        <w:ins w:id="3210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is the same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for every fold assignment.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(Each term is a function of the rule in step 4,</w:t>
        </w:r>
      </w:ins>
      <w:ins w:id="32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and</w:t>
        </w:r>
      </w:ins>
      <w:ins w:id="32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221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3222" w:author="PR Preview" w:date="2026-01-01T00:00:00Z">
        <w:r>
          <w:t xml:space="preserve">Therefore the sum over</w:t>
        </w:r>
      </w:ins>
      <w:ins w:id="32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in</w:t>
        </w:r>
      </w:ins>
      <w:ins w:id="3226" w:author="PR Preview" w:date="2026-01-01T00:00:00Z">
        <w:r>
          <w:t xml:space="preserve"> </w:t>
        </w:r>
      </w:ins>
      <w:hyperlink w:anchor="eq-cv-estimate">
        <w:ins w:id="3227" w:author="PR Preview" w:date="2026-01-01T00:00:00Z">
          <w:r>
            <w:rPr>
              <w:rStyle w:val="Hyperlink"/>
            </w:rPr>
            <w:t xml:space="preserve">Equation 41</w:t>
          </w:r>
        </w:ins>
      </w:hyperlink>
      <w:ins w:id="3228" w:author="PR Preview" w:date="2026-01-01T00:00:00Z">
        <w:r>
          <w:t xml:space="preserve">,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and its factor</w:t>
        </w:r>
      </w:ins>
      <w:ins w:id="32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23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40" w:name="def-term-vector"/>
    <w:p>
      <w:pPr>
        <w:pStyle w:val="FirstParagraph"/>
      </w:pPr>
      <w:del w:id="3233" w:author="PR Preview" w:date="2026-01-01T00:00:00Z">
        <w:r>
          <w:rPr>
            <w:b/>
            <w:bCs/>
          </w:rPr>
          <w:delText xml:space="preserve">Definition 46 (Term vector)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Consider a model whose mean is a linear combination</w:delText>
        </w:r>
      </w:del>
      <w:del w:id="3236" w:author="PR Preview" w:date="2026-01-01T00:00:00Z">
        <w:r>
          <w:delText xml:space="preserve"> </w:delText>
        </w:r>
      </w:del>
      <w:del w:id="3237" w:author="PR Preview" w:date="2026-01-01T00:00:00Z">
        <w:r>
          <w:delText xml:space="preserve">of</w:delText>
        </w:r>
      </w:del>
      <w:del w:id="323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terms</w:delText>
        </w:r>
      </w:del>
      <w:del w:id="324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of the covariate value,</w:delText>
        </w:r>
      </w:del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such as</w:delText>
        </w:r>
      </w:del>
      <w:del w:id="3246" w:author="PR Preview" w:date="2026-01-01T00:00:00Z">
        <w:r>
          <w:delText xml:space="preserve"> </w:delText>
        </w:r>
      </w:del>
      <m:oMath>
        <m:r>
          <m:t>1</m:t>
        </m:r>
      </m:oMath>
      <w:del w:id="3247" w:author="PR Preview" w:date="2026-01-01T00:00:00Z">
        <w:r>
          <w:delText xml:space="preserve">,</w:delText>
        </w:r>
      </w:del>
      <w:del w:id="3248" w:author="PR Preview" w:date="2026-01-01T00:00:00Z">
        <w:r>
          <w:delText xml:space="preserve"> </w:delText>
        </w:r>
      </w:del>
      <m:oMath>
        <m:r>
          <m:t>x</m:t>
        </m:r>
      </m:oMath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and</w:delText>
        </w:r>
      </w:del>
      <w:del w:id="325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252" w:author="PR Preview" w:date="2026-01-01T00:00:00Z">
        <w:r>
          <w:delText xml:space="preserve">.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The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rPr>
            <w:b/>
            <w:bCs/>
          </w:rPr>
          <w:delText xml:space="preserve">term vector</w:delText>
        </w:r>
      </w:del>
      <w:del w:id="3257" w:author="PR Preview" w:date="2026-01-01T00:00:00Z">
        <w:r>
          <w:delText xml:space="preserve"> </w:delText>
        </w:r>
      </w:del>
      <w:del w:id="3258" w:author="PR Preview" w:date="2026-01-01T00:00:00Z">
        <w:r>
          <w:delText xml:space="preserve">$\mathord{\smash[b]{\underset{\raise.3ex\hbox{$\scriptstyle\sim$}}{t}}\vphantom{t}}_{i}$</w:delText>
        </w:r>
      </w:del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of observation</w:delText>
        </w:r>
      </w:del>
      <w:del w:id="3261" w:author="PR Preview" w:date="2026-01-01T00:00:00Z">
        <w:r>
          <w:delText xml:space="preserve"> </w:delText>
        </w:r>
      </w:del>
      <m:oMath>
        <m:r>
          <m:t>i</m:t>
        </m:r>
      </m:oMath>
      <w:del w:id="3262" w:author="PR Preview" w:date="2026-01-01T00:00:00Z">
        <w:r>
          <w:delText xml:space="preserve"> </w:delText>
        </w:r>
      </w:del>
      <w:del w:id="3263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27" w:name="eq-term-vector"/>
      <w:del w:id="3264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\qquad(41)$$</w:delText>
        </w:r>
      </w:del>
      <w:bookmarkEnd w:id="227"/>
    </w:p>
    <w:p>
      <w:pPr>
        <w:pStyle w:val="FirstParagraph"/>
      </w:pPr>
      <w:ins w:id="3265" w:author="PR Preview" w:date="2026-01-01T00:00:00Z">
        <w:r>
          <w:rPr>
            <w:b/>
            <w:bCs/>
          </w:rPr>
          <w:t xml:space="preserve">Definition 49 (Term vector)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Consider a model whose mean is a linear combination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of</w:t>
        </w:r>
      </w:ins>
      <w:ins w:id="327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terms</w:t>
        </w:r>
      </w:ins>
      <w:ins w:id="327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of the covariate value,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such as</w:t>
        </w:r>
      </w:ins>
      <w:ins w:id="3278" w:author="PR Preview" w:date="2026-01-01T00:00:00Z">
        <w:r>
          <w:t xml:space="preserve"> </w:t>
        </w:r>
      </w:ins>
      <m:oMath>
        <m:r>
          <m:t>1</m:t>
        </m:r>
      </m:oMath>
      <w:ins w:id="3279" w:author="PR Preview" w:date="2026-01-01T00:00:00Z">
        <w:r>
          <w:t xml:space="preserve">,</w:t>
        </w:r>
      </w:ins>
      <w:ins w:id="3280" w:author="PR Preview" w:date="2026-01-01T00:00:00Z">
        <w:r>
          <w:t xml:space="preserve"> </w:t>
        </w:r>
      </w:ins>
      <m:oMath>
        <m:r>
          <m:t>x</m:t>
        </m:r>
      </m:oMath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and</w:t>
        </w:r>
      </w:ins>
      <w:ins w:id="32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284" w:author="PR Preview" w:date="2026-01-01T00:00:00Z">
        <w:r>
          <w:t xml:space="preserve">.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The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rPr>
            <w:b/>
            <w:bCs/>
          </w:rPr>
          <w:t xml:space="preserve">term vector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$\mathord{\smash[b]{\underset{\raise.3ex\hbox{$\scriptstyle\sim$}}{t}}\vphantom{t}}_{i}$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of observation</w:t>
        </w:r>
      </w:ins>
      <w:ins w:id="3293" w:author="PR Preview" w:date="2026-01-01T00:00:00Z">
        <w:r>
          <w:t xml:space="preserve"> </w:t>
        </w:r>
      </w:ins>
      <m:oMath>
        <m:r>
          <m:t>i</m:t>
        </m:r>
      </m:oMath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39" w:name="eq-term-vector"/>
      <w:ins w:id="3296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\qquad(45)$$</w:t>
        </w:r>
      </w:ins>
      <w:bookmarkEnd w:id="239"/>
    </w:p>
    <w:bookmarkEnd w:id="240"/>
    <w:bookmarkStart w:id="242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42"/>
    <w:bookmarkStart w:id="244" w:name="def-cross-product-matrix"/>
    <w:p>
      <w:pPr>
        <w:pStyle w:val="BodyText"/>
      </w:pPr>
      <w:del w:id="3297" w:author="PR Preview" w:date="2026-01-01T00:00:00Z">
        <w:r>
          <w:rPr>
            <w:b/>
            <w:bCs/>
          </w:rPr>
          <w:delText xml:space="preserve">Definition 47 (Cross-product matrix (sum-of-squares and cross-products matrix))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The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rPr>
            <w:b/>
            <w:bCs/>
          </w:rPr>
          <w:delText xml:space="preserve">cross-product matrix</w:delText>
        </w:r>
      </w:del>
      <w:del w:id="3302" w:author="PR Preview" w:date="2026-01-01T00:00:00Z">
        <w:r>
          <w:delText xml:space="preserve"> </w:delText>
        </w:r>
      </w:del>
      <m:oMath>
        <m:r>
          <m:t>A</m:t>
        </m:r>
      </m:oMath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of</w:delText>
        </w:r>
      </w:del>
      <w:del w:id="3305" w:author="PR Preview" w:date="2026-01-01T00:00:00Z">
        <w:r>
          <w:delText xml:space="preserve"> </w:delText>
        </w:r>
      </w:del>
      <w:hyperlink w:anchor="def-term-vector">
        <w:del w:id="330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307" w:author="PR Preview" w:date="2026-01-01T00:00:00Z">
        <w:r>
          <w:delText xml:space="preserve"> </w:delText>
        </w:r>
      </w:del>
      <w:del w:id="3308" w:author="PR Preview" w:date="2026-01-01T00:00:00Z">
        <w:r>
          <w:delText xml:space="preserve">$\mathord{\smash[b]{\underset{\raise.3ex\hbox{$\scriptstyle\sim$}}{t}}\vphantom{t}}_{i}$</w:delText>
        </w:r>
      </w:del>
      <w:del w:id="3309" w:author="PR Preview" w:date="2026-01-01T00:00:00Z">
        <w:r>
          <w:delText xml:space="preserve">,</w:delText>
        </w:r>
      </w:del>
      <w:del w:id="331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311" w:author="PR Preview" w:date="2026-01-01T00:00:00Z">
        <w:r>
          <w:delText xml:space="preserve">, of a training set indexed by</w:delText>
        </w:r>
      </w:del>
      <w:del w:id="3312" w:author="PR Preview" w:date="2026-01-01T00:00:00Z">
        <w:r>
          <w:delText xml:space="preserve"> </w:delText>
        </w:r>
      </w:del>
      <m:oMath>
        <m:r>
          <m:t>I</m:t>
        </m:r>
      </m:oMath>
      <w:del w:id="3313" w:author="PR Preview" w:date="2026-01-01T00:00:00Z">
        <w:r>
          <w:delText xml:space="preserve">,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31" w:name="eq-cross-product-matrix"/>
      <w:del w:id="3316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\qquad(42)$$</w:delText>
        </w:r>
      </w:del>
      <w:bookmarkEnd w:id="231"/>
    </w:p>
    <w:p>
      <w:pPr>
        <w:pStyle w:val="BodyText"/>
      </w:pPr>
      <w:ins w:id="3317" w:author="PR Preview" w:date="2026-01-01T00:00:00Z">
        <w:r>
          <w:rPr>
            <w:b/>
            <w:bCs/>
          </w:rPr>
          <w:t xml:space="preserve">Definition 50 (Cross-product matrix (sum-of-squares and cross-products matrix))</w:t>
        </w:r>
      </w:ins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The</w:t>
        </w:r>
      </w:ins>
      <w:ins w:id="3320" w:author="PR Preview" w:date="2026-01-01T00:00:00Z">
        <w:r>
          <w:t xml:space="preserve"> </w:t>
        </w:r>
      </w:ins>
      <w:ins w:id="3321" w:author="PR Preview" w:date="2026-01-01T00:00:00Z">
        <w:r>
          <w:rPr>
            <w:b/>
            <w:bCs/>
          </w:rPr>
          <w:t xml:space="preserve">cross-product matrix</w:t>
        </w:r>
      </w:ins>
      <w:ins w:id="3322" w:author="PR Preview" w:date="2026-01-01T00:00:00Z">
        <w:r>
          <w:t xml:space="preserve"> </w:t>
        </w:r>
      </w:ins>
      <m:oMath>
        <m:r>
          <m:t>A</m:t>
        </m:r>
      </m:oMath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of</w:t>
        </w:r>
      </w:ins>
      <w:ins w:id="3325" w:author="PR Preview" w:date="2026-01-01T00:00:00Z">
        <w:r>
          <w:t xml:space="preserve"> </w:t>
        </w:r>
      </w:ins>
      <w:hyperlink w:anchor="def-term-vector">
        <w:ins w:id="332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$\mathord{\smash[b]{\underset{\raise.3ex\hbox{$\scriptstyle\sim$}}{t}}\vphantom{t}}_{i}$</w:t>
        </w:r>
      </w:ins>
      <w:ins w:id="3329" w:author="PR Preview" w:date="2026-01-01T00:00:00Z">
        <w:r>
          <w:t xml:space="preserve">,</w:t>
        </w:r>
      </w:ins>
      <w:ins w:id="33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331" w:author="PR Preview" w:date="2026-01-01T00:00:00Z">
        <w:r>
          <w:t xml:space="preserve">, of a training set indexed by</w:t>
        </w:r>
      </w:ins>
      <w:ins w:id="3332" w:author="PR Preview" w:date="2026-01-01T00:00:00Z">
        <w:r>
          <w:t xml:space="preserve"> </w:t>
        </w:r>
      </w:ins>
      <m:oMath>
        <m:r>
          <m:t>I</m:t>
        </m:r>
      </m:oMath>
      <w:ins w:id="3333" w:author="PR Preview" w:date="2026-01-01T00:00:00Z">
        <w:r>
          <w:t xml:space="preserve">,</w:t>
        </w:r>
      </w:ins>
      <w:ins w:id="3334" w:author="PR Preview" w:date="2026-01-01T00:00:00Z">
        <w:r>
          <w:t xml:space="preserve"> </w:t>
        </w:r>
      </w:ins>
      <w:ins w:id="333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43" w:name="eq-cross-product-matrix"/>
      <w:ins w:id="3336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\qquad(46)$$</w:t>
        </w:r>
      </w:ins>
      <w:bookmarkEnd w:id="243"/>
    </w:p>
    <w:bookmarkEnd w:id="244"/>
    <w:bookmarkStart w:id="246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45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46"/>
    <w:bookmarkStart w:id="249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45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49"/>
    <w:bookmarkStart w:id="252" w:name="def-leverage"/>
    <w:p>
      <w:pPr>
        <w:pStyle w:val="BodyText"/>
      </w:pPr>
      <w:del w:id="3337" w:author="PR Preview" w:date="2026-01-01T00:00:00Z">
        <w:r>
          <w:rPr>
            <w:b/>
            <w:bCs/>
          </w:rPr>
          <w:delText xml:space="preserve">Definition 48 (Leverage)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Consider a linear model fitted by</w:delText>
        </w:r>
      </w:del>
      <w:del w:id="3340" w:author="PR Preview" w:date="2026-01-01T00:00:00Z">
        <w:r>
          <w:delText xml:space="preserve"> </w:delText>
        </w:r>
      </w:del>
      <w:hyperlink r:id="rId250">
        <w:del w:id="3341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342" w:author="PR Preview" w:date="2026-01-01T00:00:00Z">
        <w:r>
          <w:delText xml:space="preserve">,</w:delText>
        </w:r>
      </w:del>
      <w:del w:id="3343" w:author="PR Preview" w:date="2026-01-01T00:00:00Z">
        <w:r>
          <w:delText xml:space="preserve"> </w:delText>
        </w:r>
      </w:del>
      <w:del w:id="3344" w:author="PR Preview" w:date="2026-01-01T00:00:00Z">
        <w:r>
          <w:delText xml:space="preserve">with</w:delText>
        </w:r>
      </w:del>
      <w:del w:id="3345" w:author="PR Preview" w:date="2026-01-01T00:00:00Z">
        <w:r>
          <w:delText xml:space="preserve"> </w:delText>
        </w:r>
      </w:del>
      <w:hyperlink w:anchor="def-term-vector">
        <w:del w:id="334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$\mathord{\smash[b]{\underset{\raise.3ex\hbox{$\scriptstyle\sim$}}{t}}\vphantom{t}}_{i}$</w:delText>
        </w:r>
      </w:del>
      <w:del w:id="3349" w:author="PR Preview" w:date="2026-01-01T00:00:00Z">
        <w:r>
          <w:delText xml:space="preserve">,</w:delText>
        </w:r>
      </w:del>
      <w:del w:id="33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351" w:author="PR Preview" w:date="2026-01-01T00:00:00Z">
        <w:r>
          <w:delText xml:space="preserve">,</w:delText>
        </w:r>
      </w:del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and an invertible</w:delText>
        </w:r>
      </w:del>
      <w:del w:id="3354" w:author="PR Preview" w:date="2026-01-01T00:00:00Z">
        <w:r>
          <w:delText xml:space="preserve"> </w:delText>
        </w:r>
      </w:del>
      <w:hyperlink w:anchor="def-cross-product-matrix">
        <w:del w:id="335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3356" w:author="PR Preview" w:date="2026-01-01T00:00:00Z">
        <w:r>
          <w:delText xml:space="preserve"> </w:delText>
        </w:r>
      </w:del>
      <m:oMath>
        <m:r>
          <m:t>A</m:t>
        </m:r>
      </m:oMath>
      <w:del w:id="3357" w:author="PR Preview" w:date="2026-01-01T00:00:00Z">
        <w:r>
          <w:delText xml:space="preserve">.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The</w:delText>
        </w:r>
      </w:del>
      <w:del w:id="3360" w:author="PR Preview" w:date="2026-01-01T00:00:00Z">
        <w:r>
          <w:delText xml:space="preserve"> </w:delText>
        </w:r>
      </w:del>
      <w:del w:id="3361" w:author="PR Preview" w:date="2026-01-01T00:00:00Z">
        <w:r>
          <w:rPr>
            <w:b/>
            <w:bCs/>
          </w:rPr>
          <w:delText xml:space="preserve">leverage</w:delText>
        </w:r>
      </w:del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of observation</w:delText>
        </w:r>
      </w:del>
      <w:del w:id="3364" w:author="PR Preview" w:date="2026-01-01T00:00:00Z">
        <w:r>
          <w:delText xml:space="preserve"> </w:delText>
        </w:r>
      </w:del>
      <m:oMath>
        <m:r>
          <m:t>i</m:t>
        </m:r>
      </m:oMath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is</w:delText>
        </w:r>
      </w:del>
    </w:p>
    <w:p>
      <w:pPr>
        <w:pStyle w:val="BodyText"/>
      </w:pPr>
      <w:bookmarkStart w:id="239" w:name="eq-leverage"/>
      <w:del w:id="3367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\qquad(43)$$</w:delText>
        </w:r>
      </w:del>
      <w:bookmarkEnd w:id="239"/>
    </w:p>
    <w:p>
      <w:pPr>
        <w:pStyle w:val="BodyText"/>
      </w:pPr>
      <w:ins w:id="3368" w:author="PR Preview" w:date="2026-01-01T00:00:00Z">
        <w:r>
          <w:rPr>
            <w:b/>
            <w:bCs/>
          </w:rPr>
          <w:t xml:space="preserve">Definition 51 (Leverage)</w:t>
        </w:r>
      </w:ins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Consider a linear model fitted by</w:t>
        </w:r>
      </w:ins>
      <w:ins w:id="3371" w:author="PR Preview" w:date="2026-01-01T00:00:00Z">
        <w:r>
          <w:t xml:space="preserve"> </w:t>
        </w:r>
      </w:ins>
      <w:hyperlink r:id="rId250">
        <w:ins w:id="3372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3373" w:author="PR Preview" w:date="2026-01-01T00:00:00Z">
        <w:r>
          <w:t xml:space="preserve">,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with</w:t>
        </w:r>
      </w:ins>
      <w:ins w:id="3376" w:author="PR Preview" w:date="2026-01-01T00:00:00Z">
        <w:r>
          <w:t xml:space="preserve"> </w:t>
        </w:r>
      </w:ins>
      <w:hyperlink w:anchor="def-term-vector">
        <w:ins w:id="337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$\mathord{\smash[b]{\underset{\raise.3ex\hbox{$\scriptstyle\sim$}}{t}}\vphantom{t}}_{i}$</w:t>
        </w:r>
      </w:ins>
      <w:ins w:id="3380" w:author="PR Preview" w:date="2026-01-01T00:00:00Z">
        <w:r>
          <w:t xml:space="preserve">,</w:t>
        </w:r>
      </w:ins>
      <w:ins w:id="33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382" w:author="PR Preview" w:date="2026-01-01T00:00:00Z">
        <w:r>
          <w:t xml:space="preserve">,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and an invertible</w:t>
        </w:r>
      </w:ins>
      <w:ins w:id="3385" w:author="PR Preview" w:date="2026-01-01T00:00:00Z">
        <w:r>
          <w:t xml:space="preserve"> </w:t>
        </w:r>
      </w:ins>
      <w:hyperlink w:anchor="def-cross-product-matrix">
        <w:ins w:id="3386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3387" w:author="PR Preview" w:date="2026-01-01T00:00:00Z">
        <w:r>
          <w:t xml:space="preserve"> </w:t>
        </w:r>
      </w:ins>
      <m:oMath>
        <m:r>
          <m:t>A</m:t>
        </m:r>
      </m:oMath>
      <w:ins w:id="3388" w:author="PR Preview" w:date="2026-01-01T00:00:00Z">
        <w:r>
          <w:t xml:space="preserve">.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The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rPr>
            <w:b/>
            <w:bCs/>
          </w:rPr>
          <w:t xml:space="preserve">leverage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of observation</w:t>
        </w:r>
      </w:ins>
      <w:ins w:id="3395" w:author="PR Preview" w:date="2026-01-01T00:00:00Z">
        <w:r>
          <w:t xml:space="preserve"> </w:t>
        </w:r>
      </w:ins>
      <m:oMath>
        <m:r>
          <m:t>i</m:t>
        </m:r>
      </m:oMath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is</w:t>
        </w:r>
      </w:ins>
    </w:p>
    <w:p>
      <w:pPr>
        <w:pStyle w:val="BodyText"/>
      </w:pPr>
      <w:bookmarkStart w:id="251" w:name="eq-leverage"/>
      <w:ins w:id="3398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\qquad(47)$$</w:t>
        </w:r>
      </w:ins>
      <w:bookmarkEnd w:id="251"/>
    </w:p>
    <w:bookmarkEnd w:id="252"/>
    <w:bookmarkStart w:id="254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53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54"/>
    <w:bookmarkStart w:id="25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50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55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5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5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58"/>
    <w:bookmarkStart w:id="259" w:name="exm-loocv-shortcut"/>
    <w:p>
      <w:pPr>
        <w:pStyle w:val="BodyText"/>
      </w:pPr>
      <w:del w:id="3399" w:author="PR Preview" w:date="2026-01-01T00:00:00Z">
        <w:r>
          <w:rPr>
            <w:b/>
            <w:bCs/>
          </w:rPr>
          <w:delText xml:space="preserve">Example 21 (Leave-one-out cross-validation of the</w:delText>
        </w:r>
      </w:del>
      <w:del w:id="3400" w:author="PR Preview" w:date="2026-01-01T00:00:00Z">
        <w:r>
          <w:rPr>
            <w:b/>
            <w:bCs/>
          </w:rPr>
          <w:delText xml:space="preserve"> </w:delText>
        </w:r>
      </w:del>
      <w:del w:id="3401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402" w:author="PR Preview" w:date="2026-01-01T00:00:00Z">
        <w:r>
          <w:rPr>
            <w:b/>
            <w:bCs/>
          </w:rPr>
          <w:delText xml:space="preserve"> </w:delText>
        </w:r>
      </w:del>
      <w:del w:id="3403" w:author="PR Preview" w:date="2026-01-01T00:00:00Z">
        <w:r>
          <w:rPr>
            <w:b/>
            <w:bCs/>
          </w:rPr>
          <w:delText xml:space="preserve">polynomials)</w:delText>
        </w:r>
      </w:del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This example computes</w:delText>
        </w:r>
      </w:del>
      <w:del w:id="34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407" w:author="PR Preview" w:date="2026-01-01T00:00:00Z">
        <w:r>
          <w:delText xml:space="preserve"> </w:delText>
        </w:r>
      </w:del>
      <w:del w:id="3408" w:author="PR Preview" w:date="2026-01-01T00:00:00Z">
        <w:r>
          <w:delText xml:space="preserve">for the four</w:delText>
        </w:r>
      </w:del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rPr>
            <w:rStyle w:val="VerbatimChar"/>
          </w:rPr>
          <w:delText xml:space="preserve">mtcars</w:delText>
        </w:r>
      </w:del>
      <w:del w:id="3411" w:author="PR Preview" w:date="2026-01-01T00:00:00Z">
        <w:r>
          <w:delText xml:space="preserve"> </w:delText>
        </w:r>
      </w:del>
      <w:del w:id="3412" w:author="PR Preview" w:date="2026-01-01T00:00:00Z">
        <w:r>
          <w:delText xml:space="preserve">polynomials</w:delText>
        </w:r>
      </w:del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of</w:delText>
        </w:r>
      </w:del>
      <w:del w:id="3415" w:author="PR Preview" w:date="2026-01-01T00:00:00Z">
        <w:r>
          <w:delText xml:space="preserve"> </w:delText>
        </w:r>
      </w:del>
      <w:hyperlink w:anchor="exr-overfitting">
        <w:del w:id="341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in two ways:</w:delText>
        </w:r>
      </w:del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by fitting each model 32 times, as in</w:delText>
        </w:r>
      </w:del>
      <w:del w:id="3421" w:author="PR Preview" w:date="2026-01-01T00:00:00Z">
        <w:r>
          <w:delText xml:space="preserve"> </w:delText>
        </w:r>
      </w:del>
      <w:hyperlink w:anchor="eq-loocv">
        <w:del w:id="3422" w:author="PR Preview" w:date="2026-01-01T00:00:00Z">
          <w:r>
            <w:rPr>
              <w:rStyle w:val="Hyperlink"/>
            </w:rPr>
            <w:delText xml:space="preserve">Equation 40</w:delText>
          </w:r>
        </w:del>
      </w:hyperlink>
      <w:del w:id="3423" w:author="PR Preview" w:date="2026-01-01T00:00:00Z">
        <w:r>
          <w:delText xml:space="preserve">,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and by the single-fit formula of</w:delText>
        </w:r>
      </w:del>
      <w:del w:id="3426" w:author="PR Preview" w:date="2026-01-01T00:00:00Z">
        <w:r>
          <w:delText xml:space="preserve"> </w:delText>
        </w:r>
      </w:del>
      <w:hyperlink w:anchor="thm-loocv-shortcut">
        <w:del w:id="342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28" w:author="PR Preview" w:date="2026-01-01T00:00:00Z">
        <w:r>
          <w:delText xml:space="preserve">,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with the leverages from</w:delText>
        </w:r>
      </w:del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rPr>
            <w:rStyle w:val="VerbatimChar"/>
          </w:rPr>
          <w:delText xml:space="preserve">hatvalues()</w:delText>
        </w:r>
      </w:del>
      <w:del w:id="3433" w:author="PR Preview" w:date="2026-01-01T00:00:00Z">
        <w:r>
          <w:delText xml:space="preserve">.</w:delText>
        </w:r>
      </w:del>
    </w:p>
    <w:p>
      <w:pPr>
        <w:pStyle w:val="BodyText"/>
      </w:pPr>
      <w:ins w:id="3434" w:author="PR Preview" w:date="2026-01-01T00:00:00Z">
        <w:r>
          <w:rPr>
            <w:b/>
            <w:bCs/>
          </w:rPr>
          <w:t xml:space="preserve">Example 24 (Leave-one-out cross-validation of the</w:t>
        </w:r>
      </w:ins>
      <w:ins w:id="3435" w:author="PR Preview" w:date="2026-01-01T00:00:00Z">
        <w:r>
          <w:rPr>
            <w:b/>
            <w:bCs/>
          </w:rPr>
          <w:t xml:space="preserve"> </w:t>
        </w:r>
      </w:ins>
      <w:ins w:id="343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437" w:author="PR Preview" w:date="2026-01-01T00:00:00Z">
        <w:r>
          <w:rPr>
            <w:b/>
            <w:bCs/>
          </w:rPr>
          <w:t xml:space="preserve"> </w:t>
        </w:r>
      </w:ins>
      <w:ins w:id="3438" w:author="PR Preview" w:date="2026-01-01T00:00:00Z">
        <w:r>
          <w:rPr>
            <w:b/>
            <w:bCs/>
          </w:rPr>
          <w:t xml:space="preserve">polynomials)</w:t>
        </w:r>
      </w:ins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This example computes</w:t>
        </w:r>
      </w:ins>
      <w:ins w:id="344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442" w:author="PR Preview" w:date="2026-01-01T00:00:00Z">
        <w:r>
          <w:t xml:space="preserve"> </w:t>
        </w:r>
      </w:ins>
      <w:ins w:id="3443" w:author="PR Preview" w:date="2026-01-01T00:00:00Z">
        <w:r>
          <w:t xml:space="preserve">for the four</w:t>
        </w:r>
      </w:ins>
      <w:ins w:id="3444" w:author="PR Preview" w:date="2026-01-01T00:00:00Z">
        <w:r>
          <w:t xml:space="preserve"> </w:t>
        </w:r>
      </w:ins>
      <w:ins w:id="3445" w:author="PR Preview" w:date="2026-01-01T00:00:00Z">
        <w:r>
          <w:rPr>
            <w:rStyle w:val="VerbatimChar"/>
          </w:rPr>
          <w:t xml:space="preserve">mtcars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polynomials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of</w:t>
        </w:r>
      </w:ins>
      <w:ins w:id="3450" w:author="PR Preview" w:date="2026-01-01T00:00:00Z">
        <w:r>
          <w:t xml:space="preserve"> </w:t>
        </w:r>
      </w:ins>
      <w:hyperlink w:anchor="exr-overfitting">
        <w:ins w:id="345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in two ways:</w:t>
        </w:r>
      </w:ins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by fitting each model 32 times, as in</w:t>
        </w:r>
      </w:ins>
      <w:ins w:id="3456" w:author="PR Preview" w:date="2026-01-01T00:00:00Z">
        <w:r>
          <w:t xml:space="preserve"> </w:t>
        </w:r>
      </w:ins>
      <w:hyperlink w:anchor="eq-loocv">
        <w:ins w:id="3457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3458" w:author="PR Preview" w:date="2026-01-01T00:00:00Z">
        <w:r>
          <w:t xml:space="preserve">,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and by the single-fit formula of</w:t>
        </w:r>
      </w:ins>
      <w:ins w:id="3461" w:author="PR Preview" w:date="2026-01-01T00:00:00Z">
        <w:r>
          <w:t xml:space="preserve"> </w:t>
        </w:r>
      </w:ins>
      <w:hyperlink w:anchor="thm-loocv-shortcut">
        <w:ins w:id="346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463" w:author="PR Preview" w:date="2026-01-01T00:00:00Z">
        <w:r>
          <w:t xml:space="preserve">,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with the leverages from</w:t>
        </w:r>
      </w:ins>
      <w:ins w:id="3466" w:author="PR Preview" w:date="2026-01-01T00:00:00Z">
        <w:r>
          <w:t xml:space="preserve"> </w:t>
        </w:r>
      </w:ins>
      <w:ins w:id="3467" w:author="PR Preview" w:date="2026-01-01T00:00:00Z">
        <w:r>
          <w:rPr>
            <w:rStyle w:val="VerbatimChar"/>
          </w:rPr>
          <w:t xml:space="preserve">hatvalues()</w:t>
        </w:r>
      </w:ins>
      <w:ins w:id="346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469" w:author="PR Preview" w:date="2026-01-01T00:00:00Z">
        <w:r>
          <w:rPr>
            <w:rStyle w:val="NormalTok"/>
          </w:rPr>
          <w:delText xml:space="preserve">loocv_max_diff </w:delText>
        </w:r>
      </w:del>
      <w:del w:id="3470" w:author="PR Preview" w:date="2026-01-01T00:00:00Z">
        <w:r>
          <w:rPr>
            <w:rStyle w:val="OtherTok"/>
          </w:rPr>
          <w:delText xml:space="preserve">&lt;-</w:delText>
        </w:r>
      </w:del>
      <w:del w:id="3471" w:author="PR Preview" w:date="2026-01-01T00:00:00Z">
        <w:r>
          <w:rPr>
            <w:rStyle w:val="NormalTok"/>
          </w:rPr>
          <w:delText xml:space="preserve"> </w:delText>
        </w:r>
      </w:del>
      <w:del w:id="3472" w:author="PR Preview" w:date="2026-01-01T00:00:00Z">
        <w:r>
          <w:rPr>
            <w:rStyle w:val="FunctionTok"/>
          </w:rPr>
          <w:delText xml:space="preserve">max</w:delText>
        </w:r>
      </w:del>
      <w:del w:id="3473" w:author="PR Preview" w:date="2026-01-01T00:00:00Z">
        <w:r>
          <w:rPr>
            <w:rStyle w:val="NormalTok"/>
          </w:rPr>
          <w:delText xml:space="preserve">(</w:delText>
        </w:r>
      </w:del>
      <w:del w:id="3474" w:author="PR Preview" w:date="2026-01-01T00:00:00Z">
        <w:r>
          <w:rPr>
            <w:rStyle w:val="FunctionTok"/>
          </w:rPr>
          <w:delText xml:space="preserve">abs</w:delText>
        </w:r>
      </w:del>
      <w:del w:id="3475" w:author="PR Preview" w:date="2026-01-01T00:00:00Z">
        <w:r>
          <w:rPr>
            <w:rStyle w:val="NormalTok"/>
          </w:rPr>
          <w:delText xml:space="preserve">(mtcars_loocv</w:delText>
        </w:r>
      </w:del>
      <w:del w:id="3476" w:author="PR Preview" w:date="2026-01-01T00:00:00Z">
        <w:r>
          <w:rPr>
            <w:rStyle w:val="SpecialCharTok"/>
          </w:rPr>
          <w:delText xml:space="preserve">$</w:delText>
        </w:r>
      </w:del>
      <w:del w:id="3477" w:author="PR Preview" w:date="2026-01-01T00:00:00Z">
        <w:r>
          <w:rPr>
            <w:rStyle w:val="NormalTok"/>
          </w:rPr>
          <w:delText xml:space="preserve">refitting </w:delText>
        </w:r>
      </w:del>
      <w:del w:id="3478" w:author="PR Preview" w:date="2026-01-01T00:00:00Z">
        <w:r>
          <w:rPr>
            <w:rStyle w:val="SpecialCharTok"/>
          </w:rPr>
          <w:delText xml:space="preserve">-</w:delText>
        </w:r>
      </w:del>
      <w:del w:id="3479" w:author="PR Preview" w:date="2026-01-01T00:00:00Z">
        <w:r>
          <w:rPr>
            <w:rStyle w:val="NormalTok"/>
          </w:rPr>
          <w:delText xml:space="preserve"> mtcars_loocv</w:delText>
        </w:r>
      </w:del>
      <w:del w:id="3480" w:author="PR Preview" w:date="2026-01-01T00:00:00Z">
        <w:r>
          <w:rPr>
            <w:rStyle w:val="SpecialCharTok"/>
          </w:rPr>
          <w:delText xml:space="preserve">$</w:delText>
        </w:r>
      </w:del>
      <w:del w:id="3481" w:author="PR Preview" w:date="2026-01-01T00:00:00Z">
        <w:r>
          <w:rPr>
            <w:rStyle w:val="NormalTok"/>
          </w:rPr>
          <w:delText xml:space="preserve">formula))</w:delText>
        </w:r>
      </w:del>
      <w:del w:id="3482" w:author="PR Preview" w:date="2026-01-01T00:00:00Z">
        <w:r>
          <w:br/>
        </w:r>
      </w:del>
      <w:del w:id="3483" w:author="PR Preview" w:date="2026-01-01T00:00:00Z">
        <w:r>
          <w:rPr>
            <w:rStyle w:val="NormalTok"/>
          </w:rPr>
          <w:delText xml:space="preserve">mtcars_best_loocv </w:delText>
        </w:r>
      </w:del>
      <w:del w:id="3484" w:author="PR Preview" w:date="2026-01-01T00:00:00Z">
        <w:r>
          <w:rPr>
            <w:rStyle w:val="OtherTok"/>
          </w:rPr>
          <w:delText xml:space="preserve">&lt;-</w:delText>
        </w:r>
      </w:del>
      <w:del w:id="3485" w:author="PR Preview" w:date="2026-01-01T00:00:00Z">
        <w:r>
          <w:br/>
        </w:r>
      </w:del>
      <w:del w:id="3486" w:author="PR Preview" w:date="2026-01-01T00:00:00Z">
        <w:r>
          <w:rPr>
            <w:rStyle w:val="NormalTok"/>
          </w:rPr>
          <w:delText xml:space="preserve">  mtcars_loocv</w:delText>
        </w:r>
      </w:del>
      <w:del w:id="3487" w:author="PR Preview" w:date="2026-01-01T00:00:00Z">
        <w:r>
          <w:rPr>
            <w:rStyle w:val="SpecialCharTok"/>
          </w:rPr>
          <w:delText xml:space="preserve">$</w:delText>
        </w:r>
      </w:del>
      <w:del w:id="3488" w:author="PR Preview" w:date="2026-01-01T00:00:00Z">
        <w:r>
          <w:rPr>
            <w:rStyle w:val="NormalTok"/>
          </w:rPr>
          <w:delText xml:space="preserve">degree[</w:delText>
        </w:r>
      </w:del>
      <w:del w:id="3489" w:author="PR Preview" w:date="2026-01-01T00:00:00Z">
        <w:r>
          <w:rPr>
            <w:rStyle w:val="FunctionTok"/>
          </w:rPr>
          <w:delText xml:space="preserve">which.min</w:delText>
        </w:r>
      </w:del>
      <w:del w:id="3490" w:author="PR Preview" w:date="2026-01-01T00:00:00Z">
        <w:r>
          <w:rPr>
            <w:rStyle w:val="NormalTok"/>
          </w:rPr>
          <w:delText xml:space="preserve">(mtcars_loocv</w:delText>
        </w:r>
      </w:del>
      <w:del w:id="3491" w:author="PR Preview" w:date="2026-01-01T00:00:00Z">
        <w:r>
          <w:rPr>
            <w:rStyle w:val="SpecialCharTok"/>
          </w:rPr>
          <w:delText xml:space="preserve">$</w:delText>
        </w:r>
      </w:del>
      <w:del w:id="3492" w:author="PR Preview" w:date="2026-01-01T00:00:00Z">
        <w:r>
          <w:rPr>
            <w:rStyle w:val="NormalTok"/>
          </w:rPr>
          <w:delText xml:space="preserve">formula)]</w:delText>
        </w:r>
      </w:del>
      <w:del w:id="3493" w:author="PR Preview" w:date="2026-01-01T00:00:00Z">
        <w:r>
          <w:br/>
        </w:r>
      </w:del>
      <w:del w:id="3494" w:author="PR Preview" w:date="2026-01-01T00:00:00Z">
        <w:r>
          <w:rPr>
            <w:rStyle w:val="FunctionTok"/>
          </w:rPr>
          <w:delText xml:space="preserve">c</w:delText>
        </w:r>
      </w:del>
      <w:del w:id="3495" w:author="PR Preview" w:date="2026-01-01T00:00:00Z">
        <w:r>
          <w:rPr>
            <w:rStyle w:val="NormalTok"/>
          </w:rPr>
          <w:delText xml:space="preserve">(</w:delText>
        </w:r>
      </w:del>
      <w:del w:id="3496" w:author="PR Preview" w:date="2026-01-01T00:00:00Z">
        <w:r>
          <w:rPr>
            <w:rStyle w:val="AttributeTok"/>
          </w:rPr>
          <w:delText xml:space="preserve">max_difference =</w:delText>
        </w:r>
      </w:del>
      <w:del w:id="3497" w:author="PR Preview" w:date="2026-01-01T00:00:00Z">
        <w:r>
          <w:rPr>
            <w:rStyle w:val="NormalTok"/>
          </w:rPr>
          <w:delText xml:space="preserve"> loocv_max_diff, </w:delText>
        </w:r>
      </w:del>
      <w:del w:id="3498" w:author="PR Preview" w:date="2026-01-01T00:00:00Z">
        <w:r>
          <w:rPr>
            <w:rStyle w:val="AttributeTok"/>
          </w:rPr>
          <w:delText xml:space="preserve">best_degree =</w:delText>
        </w:r>
      </w:del>
      <w:del w:id="3499" w:author="PR Preview" w:date="2026-01-01T00:00:00Z">
        <w:r>
          <w:rPr>
            <w:rStyle w:val="NormalTok"/>
          </w:rPr>
          <w:delText xml:space="preserve"> mtcars_best_loocv)</w:delText>
        </w:r>
      </w:del>
      <w:del w:id="3500" w:author="PR Preview" w:date="2026-01-01T00:00:00Z">
        <w:r>
          <w:br/>
        </w:r>
      </w:del>
      <w:del w:id="350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502" w:author="PR Preview" w:date="2026-01-01T00:00:00Z">
        <w:r>
          <w:br/>
        </w:r>
      </w:del>
      <w:del w:id="3503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504" w:author="PR Preview" w:date="2026-01-01T00:00:00Z">
        <w:r>
          <w:delText xml:space="preserve">The two columns differ by at most 7.1e-15,</w:delText>
        </w:r>
      </w:del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which is rounding error.</w:delText>
        </w:r>
      </w:del>
      <w:del w:id="3507" w:author="PR Preview" w:date="2026-01-01T00:00:00Z">
        <w:r>
          <w:delText xml:space="preserve"> </w:delText>
        </w:r>
      </w:del>
      <w:del w:id="3508" w:author="PR Preview" w:date="2026-01-01T00:00:00Z">
        <w:r>
          <w:delText xml:space="preserve">The single-fit formula needs one fit per model instead of 32.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delText xml:space="preserve">LOOCV picks degree 2,</w:delText>
        </w:r>
      </w:del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delText xml:space="preserve">and because LOOCV is not random (</w:delText>
        </w:r>
      </w:del>
      <w:hyperlink w:anchor="lem-loocv-not-random">
        <w:del w:id="351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514" w:author="PR Preview" w:date="2026-01-01T00:00:00Z">
        <w:r>
          <w:delText xml:space="preserve">),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517" w:author="PR Preview" w:date="2026-01-01T00:00:00Z">
        <w:r>
          <w:rPr>
            <w:rStyle w:val="NormalTok"/>
          </w:rPr>
          <w:t xml:space="preserve">loocv_max_diff </w:t>
        </w:r>
      </w:ins>
      <w:ins w:id="3518" w:author="PR Preview" w:date="2026-01-01T00:00:00Z">
        <w:r>
          <w:rPr>
            <w:rStyle w:val="OtherTok"/>
          </w:rPr>
          <w:t xml:space="preserve">&lt;-</w:t>
        </w:r>
      </w:ins>
      <w:ins w:id="3519" w:author="PR Preview" w:date="2026-01-01T00:00:00Z">
        <w:r>
          <w:rPr>
            <w:rStyle w:val="NormalTok"/>
          </w:rPr>
          <w:t xml:space="preserve"> </w:t>
        </w:r>
      </w:ins>
      <w:ins w:id="3520" w:author="PR Preview" w:date="2026-01-01T00:00:00Z">
        <w:r>
          <w:rPr>
            <w:rStyle w:val="FunctionTok"/>
          </w:rPr>
          <w:t xml:space="preserve">max</w:t>
        </w:r>
      </w:ins>
      <w:ins w:id="3521" w:author="PR Preview" w:date="2026-01-01T00:00:00Z">
        <w:r>
          <w:rPr>
            <w:rStyle w:val="NormalTok"/>
          </w:rPr>
          <w:t xml:space="preserve">(</w:t>
        </w:r>
      </w:ins>
      <w:ins w:id="3522" w:author="PR Preview" w:date="2026-01-01T00:00:00Z">
        <w:r>
          <w:rPr>
            <w:rStyle w:val="FunctionTok"/>
          </w:rPr>
          <w:t xml:space="preserve">abs</w:t>
        </w:r>
      </w:ins>
      <w:ins w:id="3523" w:author="PR Preview" w:date="2026-01-01T00:00:00Z">
        <w:r>
          <w:rPr>
            <w:rStyle w:val="NormalTok"/>
          </w:rPr>
          <w:t xml:space="preserve">(mtcars_loocv</w:t>
        </w:r>
      </w:ins>
      <w:ins w:id="3524" w:author="PR Preview" w:date="2026-01-01T00:00:00Z">
        <w:r>
          <w:rPr>
            <w:rStyle w:val="SpecialCharTok"/>
          </w:rPr>
          <w:t xml:space="preserve">$</w:t>
        </w:r>
      </w:ins>
      <w:ins w:id="3525" w:author="PR Preview" w:date="2026-01-01T00:00:00Z">
        <w:r>
          <w:rPr>
            <w:rStyle w:val="NormalTok"/>
          </w:rPr>
          <w:t xml:space="preserve">refitting </w:t>
        </w:r>
      </w:ins>
      <w:ins w:id="3526" w:author="PR Preview" w:date="2026-01-01T00:00:00Z">
        <w:r>
          <w:rPr>
            <w:rStyle w:val="SpecialCharTok"/>
          </w:rPr>
          <w:t xml:space="preserve">-</w:t>
        </w:r>
      </w:ins>
      <w:ins w:id="3527" w:author="PR Preview" w:date="2026-01-01T00:00:00Z">
        <w:r>
          <w:rPr>
            <w:rStyle w:val="NormalTok"/>
          </w:rPr>
          <w:t xml:space="preserve"> mtcars_loocv</w:t>
        </w:r>
      </w:ins>
      <w:ins w:id="3528" w:author="PR Preview" w:date="2026-01-01T00:00:00Z">
        <w:r>
          <w:rPr>
            <w:rStyle w:val="SpecialCharTok"/>
          </w:rPr>
          <w:t xml:space="preserve">$</w:t>
        </w:r>
      </w:ins>
      <w:ins w:id="3529" w:author="PR Preview" w:date="2026-01-01T00:00:00Z">
        <w:r>
          <w:rPr>
            <w:rStyle w:val="NormalTok"/>
          </w:rPr>
          <w:t xml:space="preserve">formula))</w:t>
        </w:r>
      </w:ins>
      <w:ins w:id="3530" w:author="PR Preview" w:date="2026-01-01T00:00:00Z">
        <w:r>
          <w:br/>
        </w:r>
      </w:ins>
      <w:ins w:id="3531" w:author="PR Preview" w:date="2026-01-01T00:00:00Z">
        <w:r>
          <w:rPr>
            <w:rStyle w:val="NormalTok"/>
          </w:rPr>
          <w:t xml:space="preserve">mtcars_best_loocv </w:t>
        </w:r>
      </w:ins>
      <w:ins w:id="3532" w:author="PR Preview" w:date="2026-01-01T00:00:00Z">
        <w:r>
          <w:rPr>
            <w:rStyle w:val="OtherTok"/>
          </w:rPr>
          <w:t xml:space="preserve">&lt;-</w:t>
        </w:r>
      </w:ins>
      <w:ins w:id="3533" w:author="PR Preview" w:date="2026-01-01T00:00:00Z">
        <w:r>
          <w:br/>
        </w:r>
      </w:ins>
      <w:ins w:id="3534" w:author="PR Preview" w:date="2026-01-01T00:00:00Z">
        <w:r>
          <w:rPr>
            <w:rStyle w:val="NormalTok"/>
          </w:rPr>
          <w:t xml:space="preserve">  mtcars_loocv</w:t>
        </w:r>
      </w:ins>
      <w:ins w:id="3535" w:author="PR Preview" w:date="2026-01-01T00:00:00Z">
        <w:r>
          <w:rPr>
            <w:rStyle w:val="SpecialCharTok"/>
          </w:rPr>
          <w:t xml:space="preserve">$</w:t>
        </w:r>
      </w:ins>
      <w:ins w:id="3536" w:author="PR Preview" w:date="2026-01-01T00:00:00Z">
        <w:r>
          <w:rPr>
            <w:rStyle w:val="NormalTok"/>
          </w:rPr>
          <w:t xml:space="preserve">degree[</w:t>
        </w:r>
      </w:ins>
      <w:ins w:id="3537" w:author="PR Preview" w:date="2026-01-01T00:00:00Z">
        <w:r>
          <w:rPr>
            <w:rStyle w:val="FunctionTok"/>
          </w:rPr>
          <w:t xml:space="preserve">which.min</w:t>
        </w:r>
      </w:ins>
      <w:ins w:id="3538" w:author="PR Preview" w:date="2026-01-01T00:00:00Z">
        <w:r>
          <w:rPr>
            <w:rStyle w:val="NormalTok"/>
          </w:rPr>
          <w:t xml:space="preserve">(mtcars_loocv</w:t>
        </w:r>
      </w:ins>
      <w:ins w:id="3539" w:author="PR Preview" w:date="2026-01-01T00:00:00Z">
        <w:r>
          <w:rPr>
            <w:rStyle w:val="SpecialCharTok"/>
          </w:rPr>
          <w:t xml:space="preserve">$</w:t>
        </w:r>
      </w:ins>
      <w:ins w:id="3540" w:author="PR Preview" w:date="2026-01-01T00:00:00Z">
        <w:r>
          <w:rPr>
            <w:rStyle w:val="NormalTok"/>
          </w:rPr>
          <w:t xml:space="preserve">formula)]</w:t>
        </w:r>
      </w:ins>
      <w:ins w:id="3541" w:author="PR Preview" w:date="2026-01-01T00:00:00Z">
        <w:r>
          <w:br/>
        </w:r>
      </w:ins>
      <w:ins w:id="3542" w:author="PR Preview" w:date="2026-01-01T00:00:00Z">
        <w:r>
          <w:rPr>
            <w:rStyle w:val="FunctionTok"/>
          </w:rPr>
          <w:t xml:space="preserve">c</w:t>
        </w:r>
      </w:ins>
      <w:ins w:id="3543" w:author="PR Preview" w:date="2026-01-01T00:00:00Z">
        <w:r>
          <w:rPr>
            <w:rStyle w:val="NormalTok"/>
          </w:rPr>
          <w:t xml:space="preserve">(</w:t>
        </w:r>
      </w:ins>
      <w:ins w:id="3544" w:author="PR Preview" w:date="2026-01-01T00:00:00Z">
        <w:r>
          <w:rPr>
            <w:rStyle w:val="AttributeTok"/>
          </w:rPr>
          <w:t xml:space="preserve">max_difference =</w:t>
        </w:r>
      </w:ins>
      <w:ins w:id="3545" w:author="PR Preview" w:date="2026-01-01T00:00:00Z">
        <w:r>
          <w:rPr>
            <w:rStyle w:val="NormalTok"/>
          </w:rPr>
          <w:t xml:space="preserve"> loocv_max_diff, </w:t>
        </w:r>
      </w:ins>
      <w:ins w:id="3546" w:author="PR Preview" w:date="2026-01-01T00:00:00Z">
        <w:r>
          <w:rPr>
            <w:rStyle w:val="AttributeTok"/>
          </w:rPr>
          <w:t xml:space="preserve">best_degree =</w:t>
        </w:r>
      </w:ins>
      <w:ins w:id="3547" w:author="PR Preview" w:date="2026-01-01T00:00:00Z">
        <w:r>
          <w:rPr>
            <w:rStyle w:val="NormalTok"/>
          </w:rPr>
          <w:t xml:space="preserve"> mtcars_best_loocv)</w:t>
        </w:r>
      </w:ins>
      <w:ins w:id="3548" w:author="PR Preview" w:date="2026-01-01T00:00:00Z">
        <w:r>
          <w:br/>
        </w:r>
      </w:ins>
      <w:ins w:id="3549" w:author="PR Preview" w:date="2026-01-01T00:00:00Z">
        <w:r>
          <w:rPr>
            <w:rStyle w:val="CommentTok"/>
          </w:rPr>
          <w:t xml:space="preserve">#&gt; max_difference    best_degree </w:t>
        </w:r>
      </w:ins>
      <w:ins w:id="3550" w:author="PR Preview" w:date="2026-01-01T00:00:00Z">
        <w:r>
          <w:br/>
        </w:r>
      </w:ins>
      <w:ins w:id="3551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3552" w:author="PR Preview" w:date="2026-01-01T00:00:00Z">
        <w:r>
          <w:t xml:space="preserve">The two columns differ by at most 8.9e-15,</w:t>
        </w:r>
      </w:ins>
      <w:ins w:id="3553" w:author="PR Preview" w:date="2026-01-01T00:00:00Z">
        <w:r>
          <w:t xml:space="preserve"> </w:t>
        </w:r>
      </w:ins>
      <w:ins w:id="3554" w:author="PR Preview" w:date="2026-01-01T00:00:00Z">
        <w:r>
          <w:t xml:space="preserve">which is rounding error.</w:t>
        </w:r>
      </w:ins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The single-fit formula needs one fit per model instead of 32.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LOOCV picks degree 2,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and because LOOCV is not random (</w:t>
        </w:r>
      </w:ins>
      <w:hyperlink w:anchor="lem-loocv-not-random">
        <w:ins w:id="356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562" w:author="PR Preview" w:date="2026-01-01T00:00:00Z">
        <w:r>
          <w:t xml:space="preserve">),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rerunning it always gives the same choice.</w:t>
        </w:r>
      </w:ins>
    </w:p>
    <w:bookmarkEnd w:id="259"/>
    <w:bookmarkStart w:id="26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60"/>
    <w:bookmarkEnd w:id="261"/>
    <w:bookmarkStart w:id="291" w:name="sec-cv-model-choice"/>
    <w:p>
      <w:pPr>
        <w:pStyle w:val="Heading2"/>
      </w:pPr>
      <w:r>
        <w:t xml:space="preserve">8 Choosing a model by cross-validation</w:t>
      </w:r>
    </w:p>
    <w:bookmarkStart w:id="263" w:name="def-cv-estimate-indexed"/>
    <w:p>
      <w:pPr>
        <w:pStyle w:val="FirstParagraph"/>
      </w:pPr>
      <w:del w:id="3565" w:author="PR Preview" w:date="2026-01-01T00:00:00Z">
        <w:r>
          <w:rPr>
            <w:b/>
            <w:bCs/>
          </w:rPr>
          <w:delText xml:space="preserve">Definition 49 (Cross-validation estimate of a named procedure)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Let a</w:delText>
        </w:r>
      </w:del>
      <w:del w:id="3568" w:author="PR Preview" w:date="2026-01-01T00:00:00Z">
        <w:r>
          <w:delText xml:space="preserve"> </w:delText>
        </w:r>
      </w:del>
      <w:hyperlink w:anchor="def-training-set">
        <w:del w:id="356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71" w:author="PR Preview" w:date="2026-01-01T00:00:00Z">
        <w:r>
          <w:delText xml:space="preserve">, indexed by</w:delText>
        </w:r>
      </w:del>
      <w:del w:id="3572" w:author="PR Preview" w:date="2026-01-01T00:00:00Z">
        <w:r>
          <w:delText xml:space="preserve"> </w:delText>
        </w:r>
      </w:del>
      <m:oMath>
        <m:r>
          <m:t>I</m:t>
        </m:r>
      </m:oMath>
      <w:del w:id="3573" w:author="PR Preview" w:date="2026-01-01T00:00:00Z">
        <w:r>
          <w:delText xml:space="preserve">,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be divided into</w:delText>
        </w:r>
      </w:del>
      <w:del w:id="3576" w:author="PR Preview" w:date="2026-01-01T00:00:00Z">
        <w:r>
          <w:delText xml:space="preserve"> </w:delText>
        </w:r>
      </w:del>
      <w:hyperlink w:anchor="def-folds">
        <w:del w:id="357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5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79" w:author="PR Preview" w:date="2026-01-01T00:00:00Z">
        <w:r>
          <w:delText xml:space="preserve">.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The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3584" w:author="PR Preview" w:date="2026-01-01T00:00:00Z">
        <w:r>
          <w:delText xml:space="preserve"> </w:delText>
        </w:r>
      </w:del>
      <m:oMath>
        <m:r>
          <m:t>g</m:t>
        </m:r>
      </m:oMath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on</w:delText>
        </w:r>
      </w:del>
      <w:del w:id="35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88" w:author="PR Preview" w:date="2026-01-01T00:00:00Z">
        <w:r>
          <w:delText xml:space="preserve">,</w:delText>
        </w:r>
      </w:del>
      <w:del w:id="3589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590" w:author="PR Preview" w:date="2026-01-01T00:00:00Z">
        <w:r>
          <w:delText xml:space="preserve">,</w:delText>
        </w:r>
      </w:del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is the</w:delText>
        </w:r>
      </w:del>
      <w:del w:id="3593" w:author="PR Preview" w:date="2026-01-01T00:00:00Z">
        <w:r>
          <w:delText xml:space="preserve"> </w:delText>
        </w:r>
      </w:del>
      <w:hyperlink w:anchor="def-cv-estimate">
        <w:del w:id="359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computed with</w:delText>
        </w:r>
      </w:del>
      <w:del w:id="3597" w:author="PR Preview" w:date="2026-01-01T00:00:00Z">
        <w:r>
          <w:delText xml:space="preserve"> </w:delText>
        </w:r>
      </w:del>
      <w:hyperlink w:anchor="def-fold-out-rule">
        <w:del w:id="3598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that</w:delText>
        </w:r>
      </w:del>
      <w:del w:id="3601" w:author="PR Preview" w:date="2026-01-01T00:00:00Z">
        <w:r>
          <w:delText xml:space="preserve"> </w:delText>
        </w:r>
      </w:del>
      <m:oMath>
        <m:r>
          <m:t>g</m:t>
        </m:r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produces from</w:delText>
        </w:r>
      </w:del>
      <w:del w:id="36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05" w:author="PR Preview" w:date="2026-01-01T00:00:00Z">
        <w:r>
          <w:delText xml:space="preserve">:</w:delText>
        </w:r>
      </w:del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p>
      <w:pPr>
        <w:pStyle w:val="FirstParagraph"/>
      </w:pPr>
      <w:del w:id="3606" w:author="PR Preview" w:date="2026-01-01T00:00:00Z">
        <w:r>
          <w:rPr>
            <w:b/>
            <w:bCs/>
          </w:rPr>
          <w:delText xml:space="preserve">Definition 50 (Cross-validation choice procedure)</w:delText>
        </w:r>
      </w:del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Given candidate</w:delText>
        </w:r>
      </w:del>
      <w:del w:id="3609" w:author="PR Preview" w:date="2026-01-01T00:00:00Z">
        <w:r>
          <w:delText xml:space="preserve"> </w:delText>
        </w:r>
      </w:del>
      <w:hyperlink w:anchor="def-fitting-procedure">
        <w:del w:id="361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61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612" w:author="PR Preview" w:date="2026-01-01T00:00:00Z">
        <w:r>
          <w:delText xml:space="preserve">,</w:delText>
        </w:r>
      </w:del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the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361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618" w:author="PR Preview" w:date="2026-01-01T00:00:00Z">
        <w:r>
          <w:delText xml:space="preserve"> </w:delText>
        </w:r>
      </w:del>
      <w:del w:id="3619" w:author="PR Preview" w:date="2026-01-01T00:00:00Z">
        <w:r>
          <w:delText xml:space="preserve">is the fitting procedure that,</w:delText>
        </w:r>
      </w:del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applied to a</w:delText>
        </w:r>
      </w:del>
      <w:del w:id="3622" w:author="PR Preview" w:date="2026-01-01T00:00:00Z">
        <w:r>
          <w:delText xml:space="preserve"> </w:delText>
        </w:r>
      </w:del>
      <w:hyperlink w:anchor="def-training-set">
        <w:del w:id="362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6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25" w:author="PR Preview" w:date="2026-01-01T00:00:00Z">
        <w:r>
          <w:delText xml:space="preserve">,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divides</w:delText>
        </w:r>
      </w:del>
      <w:del w:id="36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into</w:delText>
        </w:r>
      </w:del>
      <w:del w:id="3631" w:author="PR Preview" w:date="2026-01-01T00:00:00Z">
        <w:r>
          <w:delText xml:space="preserve"> </w:delText>
        </w:r>
      </w:del>
      <m:oMath>
        <m:r>
          <m:t>k</m:t>
        </m:r>
      </m:oMath>
      <w:del w:id="3632" w:author="PR Preview" w:date="2026-01-01T00:00:00Z">
        <w:r>
          <w:delText xml:space="preserve"> </w:delText>
        </w:r>
      </w:del>
      <w:hyperlink w:anchor="def-folds">
        <w:del w:id="363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634" w:author="PR Preview" w:date="2026-01-01T00:00:00Z">
        <w:r>
          <w:delText xml:space="preserve">,</w:delText>
        </w:r>
      </w:del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computes each candidate’s</w:delText>
        </w:r>
      </w:del>
      <w:del w:id="3637" w:author="PR Preview" w:date="2026-01-01T00:00:00Z">
        <w:r>
          <w:delText xml:space="preserve"> </w:delText>
        </w:r>
      </w:del>
      <w:hyperlink w:anchor="def-cv-estimate-indexed">
        <w:del w:id="363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on</w:delText>
        </w:r>
      </w:del>
      <w:del w:id="36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with those folds,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and applies to</w:delText>
        </w:r>
      </w:del>
      <w:del w:id="36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the candidate with the smallest estimate,</w:delText>
        </w:r>
      </w:del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taking the smallest</w:delText>
        </w:r>
      </w:del>
      <w:del w:id="3651" w:author="PR Preview" w:date="2026-01-01T00:00:00Z">
        <w:r>
          <w:delText xml:space="preserve"> </w:delText>
        </w:r>
      </w:del>
      <m:oMath>
        <m:r>
          <m:t>l</m:t>
        </m:r>
      </m:oMath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del w:id="3654" w:author="PR Preview" w:date="2026-01-01T00:00:00Z">
        <w:r>
          <w:rPr>
            <w:b/>
            <w:bCs/>
          </w:rPr>
          <w:delText xml:space="preserve">Example 22 (Inputs of the cross-validation choice procedure)</w:delText>
        </w:r>
      </w:del>
      <w:del w:id="3655" w:author="PR Preview" w:date="2026-01-01T00:00:00Z">
        <w:r>
          <w:delText xml:space="preserve"> </w:delText>
        </w:r>
      </w:del>
      <w:del w:id="3656" w:author="PR Preview" w:date="2026-01-01T00:00:00Z">
        <w:r>
          <w:delText xml:space="preserve">The</w:delText>
        </w:r>
      </w:del>
      <w:del w:id="3657" w:author="PR Preview" w:date="2026-01-01T00:00:00Z">
        <w:r>
          <w:delText xml:space="preserve"> </w:delText>
        </w:r>
      </w:del>
      <w:hyperlink w:anchor="def-cv-choice">
        <w:del w:id="3658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659" w:author="PR Preview" w:date="2026-01-01T00:00:00Z">
        <w:r>
          <w:delText xml:space="preserve"> </w:delText>
        </w:r>
      </w:del>
      <m:oMath>
        <m:r>
          <m:t>g</m:t>
        </m:r>
      </m:oMath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3662" w:author="PR Preview" w:date="2026-01-01T00:00:00Z">
        <w:r>
          <w:rPr>
            <w:b/>
            <w:bCs/>
          </w:rPr>
          <w:t xml:space="preserve">Definition 52 (Cross-validation estimate of a named procedure)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Let a</w:t>
        </w:r>
      </w:ins>
      <w:ins w:id="3665" w:author="PR Preview" w:date="2026-01-01T00:00:00Z">
        <w:r>
          <w:t xml:space="preserve"> </w:t>
        </w:r>
      </w:ins>
      <w:hyperlink w:anchor="def-training-set">
        <w:ins w:id="366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68" w:author="PR Preview" w:date="2026-01-01T00:00:00Z">
        <w:r>
          <w:t xml:space="preserve">, indexed by</w:t>
        </w:r>
      </w:ins>
      <w:ins w:id="3669" w:author="PR Preview" w:date="2026-01-01T00:00:00Z">
        <w:r>
          <w:t xml:space="preserve"> </w:t>
        </w:r>
      </w:ins>
      <m:oMath>
        <m:r>
          <m:t>I</m:t>
        </m:r>
      </m:oMath>
      <w:ins w:id="3670" w:author="PR Preview" w:date="2026-01-01T00:00:00Z">
        <w:r>
          <w:t xml:space="preserve">,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be divided into</w:t>
        </w:r>
      </w:ins>
      <w:ins w:id="3673" w:author="PR Preview" w:date="2026-01-01T00:00:00Z">
        <w:r>
          <w:t xml:space="preserve"> </w:t>
        </w:r>
      </w:ins>
      <w:hyperlink w:anchor="def-folds">
        <w:ins w:id="367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6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676" w:author="PR Preview" w:date="2026-01-01T00:00:00Z">
        <w:r>
          <w:t xml:space="preserve">.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The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rPr>
            <w:b/>
            <w:bCs/>
          </w:rPr>
          <w:t xml:space="preserve">cross-validation estimate of procedure</w:t>
        </w:r>
      </w:ins>
      <w:ins w:id="3681" w:author="PR Preview" w:date="2026-01-01T00:00:00Z">
        <w:r>
          <w:t xml:space="preserve"> </w:t>
        </w:r>
      </w:ins>
      <m:oMath>
        <m:r>
          <m:t>g</m:t>
        </m:r>
      </m:oMath>
      <w:ins w:id="3682" w:author="PR Preview" w:date="2026-01-01T00:00:00Z">
        <w:r>
          <w:t xml:space="preserve"> </w:t>
        </w:r>
      </w:ins>
      <w:ins w:id="3683" w:author="PR Preview" w:date="2026-01-01T00:00:00Z">
        <w:r>
          <w:t xml:space="preserve">on</w:t>
        </w:r>
      </w:ins>
      <w:ins w:id="3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85" w:author="PR Preview" w:date="2026-01-01T00:00:00Z">
        <w:r>
          <w:t xml:space="preserve">,</w:t>
        </w:r>
      </w:ins>
      <w:ins w:id="3686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687" w:author="PR Preview" w:date="2026-01-01T00:00:00Z">
        <w:r>
          <w:t xml:space="preserve">,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is the</w:t>
        </w:r>
      </w:ins>
      <w:ins w:id="3690" w:author="PR Preview" w:date="2026-01-01T00:00:00Z">
        <w:r>
          <w:t xml:space="preserve"> </w:t>
        </w:r>
      </w:ins>
      <w:hyperlink w:anchor="def-cv-estimate">
        <w:ins w:id="369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computed with</w:t>
        </w:r>
      </w:ins>
      <w:ins w:id="3694" w:author="PR Preview" w:date="2026-01-01T00:00:00Z">
        <w:r>
          <w:t xml:space="preserve"> </w:t>
        </w:r>
      </w:ins>
      <w:hyperlink w:anchor="def-fold-out-rule">
        <w:ins w:id="3695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that</w:t>
        </w:r>
      </w:ins>
      <w:ins w:id="3698" w:author="PR Preview" w:date="2026-01-01T00:00:00Z">
        <w:r>
          <w:t xml:space="preserve"> </w:t>
        </w:r>
      </w:ins>
      <m:oMath>
        <m:r>
          <m:t>g</m:t>
        </m:r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produces from</w:t>
        </w:r>
      </w:ins>
      <w:ins w:id="37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02" w:author="PR Preview" w:date="2026-01-01T00:00:00Z">
        <w:r>
          <w:t xml:space="preserve">:</w:t>
        </w:r>
      </w:ins>
    </w:p>
    <w:p>
      <w:pPr>
        <w:pStyle w:val="BodyText"/>
      </w:pPr>
      <w:bookmarkStart w:id="26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bookmarkStart w:id="265" w:name="def-cv-choice"/>
    <w:p>
      <w:pPr>
        <w:pStyle w:val="FirstParagraph"/>
      </w:pPr>
      <w:ins w:id="3703" w:author="PR Preview" w:date="2026-01-01T00:00:00Z">
        <w:r>
          <w:rPr>
            <w:b/>
            <w:bCs/>
          </w:rPr>
          <w:t xml:space="preserve">Definition 53 (Cross-validation choice procedure)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Given candidate</w:t>
        </w:r>
      </w:ins>
      <w:ins w:id="3706" w:author="PR Preview" w:date="2026-01-01T00:00:00Z">
        <w:r>
          <w:t xml:space="preserve"> </w:t>
        </w:r>
      </w:ins>
      <w:hyperlink w:anchor="def-fitting-procedure">
        <w:ins w:id="370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7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709" w:author="PR Preview" w:date="2026-01-01T00:00:00Z">
        <w:r>
          <w:t xml:space="preserve">,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the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b/>
            <w:bCs/>
          </w:rPr>
          <w:t xml:space="preserve">cross-validation choice procedure</w:t>
        </w:r>
      </w:ins>
      <w:ins w:id="371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is the fitting procedure that,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applied to a</w:t>
        </w:r>
      </w:ins>
      <w:ins w:id="3719" w:author="PR Preview" w:date="2026-01-01T00:00:00Z">
        <w:r>
          <w:t xml:space="preserve"> </w:t>
        </w:r>
      </w:ins>
      <w:hyperlink w:anchor="def-training-set">
        <w:ins w:id="372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22" w:author="PR Preview" w:date="2026-01-01T00:00:00Z">
        <w:r>
          <w:t xml:space="preserve">,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divides</w:t>
        </w:r>
      </w:ins>
      <w:ins w:id="37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into</w:t>
        </w:r>
      </w:ins>
      <w:ins w:id="3728" w:author="PR Preview" w:date="2026-01-01T00:00:00Z">
        <w:r>
          <w:t xml:space="preserve"> </w:t>
        </w:r>
      </w:ins>
      <m:oMath>
        <m:r>
          <m:t>k</m:t>
        </m:r>
      </m:oMath>
      <w:ins w:id="3729" w:author="PR Preview" w:date="2026-01-01T00:00:00Z">
        <w:r>
          <w:t xml:space="preserve"> </w:t>
        </w:r>
      </w:ins>
      <w:hyperlink w:anchor="def-folds">
        <w:ins w:id="373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731" w:author="PR Preview" w:date="2026-01-01T00:00:00Z">
        <w:r>
          <w:t xml:space="preserve">,</w:t>
        </w:r>
      </w:ins>
      <w:ins w:id="3732" w:author="PR Preview" w:date="2026-01-01T00:00:00Z">
        <w:r>
          <w:t xml:space="preserve"> </w:t>
        </w:r>
      </w:ins>
      <w:ins w:id="3733" w:author="PR Preview" w:date="2026-01-01T00:00:00Z">
        <w:r>
          <w:t xml:space="preserve">computes each candidate’s</w:t>
        </w:r>
      </w:ins>
      <w:ins w:id="3734" w:author="PR Preview" w:date="2026-01-01T00:00:00Z">
        <w:r>
          <w:t xml:space="preserve"> </w:t>
        </w:r>
      </w:ins>
      <w:hyperlink w:anchor="def-cv-estimate-indexed">
        <w:ins w:id="373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736" w:author="PR Preview" w:date="2026-01-01T00:00:00Z">
        <w:r>
          <w:t xml:space="preserve"> </w:t>
        </w:r>
      </w:ins>
      <w:ins w:id="3737" w:author="PR Preview" w:date="2026-01-01T00:00:00Z">
        <w:r>
          <w:t xml:space="preserve">on</w:t>
        </w:r>
      </w:ins>
      <w:ins w:id="37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39" w:author="PR Preview" w:date="2026-01-01T00:00:00Z">
        <w:r>
          <w:t xml:space="preserve"> </w:t>
        </w:r>
      </w:ins>
      <w:ins w:id="3740" w:author="PR Preview" w:date="2026-01-01T00:00:00Z">
        <w:r>
          <w:t xml:space="preserve">with those folds,</w:t>
        </w:r>
      </w:ins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and applies to</w:t>
        </w:r>
      </w:ins>
      <w:ins w:id="37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the candidate with the smallest estimate,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taking the smallest</w:t>
        </w:r>
      </w:ins>
      <w:ins w:id="3748" w:author="PR Preview" w:date="2026-01-01T00:00:00Z">
        <w:r>
          <w:t xml:space="preserve"> </w:t>
        </w:r>
      </w:ins>
      <m:oMath>
        <m:r>
          <m:t>l</m:t>
        </m:r>
      </m:oMath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if several tie:</w:t>
        </w:r>
      </w:ins>
    </w:p>
    <w:p>
      <w:pPr>
        <w:pStyle w:val="BodyText"/>
      </w:pPr>
      <w:bookmarkStart w:id="26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exm-cv-choice-inputs"/>
    <w:p>
      <w:pPr>
        <w:pStyle w:val="FirstParagraph"/>
      </w:pPr>
      <w:ins w:id="3751" w:author="PR Preview" w:date="2026-01-01T00:00:00Z">
        <w:r>
          <w:rPr>
            <w:b/>
            <w:bCs/>
          </w:rPr>
          <w:t xml:space="preserve">Example 25 (Inputs of the cross-validation choice procedure)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The</w:t>
        </w:r>
      </w:ins>
      <w:ins w:id="3754" w:author="PR Preview" w:date="2026-01-01T00:00:00Z">
        <w:r>
          <w:t xml:space="preserve"> </w:t>
        </w:r>
      </w:ins>
      <w:hyperlink w:anchor="def-cv-choice">
        <w:ins w:id="375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756" w:author="PR Preview" w:date="2026-01-01T00:00:00Z">
        <w:r>
          <w:t xml:space="preserve"> </w:t>
        </w:r>
      </w:ins>
      <m:oMath>
        <m:r>
          <m:t>g</m:t>
        </m:r>
      </m:oMath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66"/>
    <w:bookmarkStart w:id="268" w:name="def-nested-cv"/>
    <w:p>
      <w:pPr>
        <w:pStyle w:val="FirstParagraph"/>
      </w:pPr>
      <w:del w:id="3759" w:author="PR Preview" w:date="2026-01-01T00:00:00Z">
        <w:r>
          <w:rPr>
            <w:b/>
            <w:bCs/>
          </w:rPr>
          <w:delText xml:space="preserve">Definition 51 (Nested cross-validation)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rPr>
            <w:b/>
            <w:bCs/>
          </w:rPr>
          <w:delText xml:space="preserve">Nested cross-validation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is</w:delText>
        </w:r>
      </w:del>
      <w:del w:id="376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76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of the</w:delText>
        </w:r>
      </w:del>
      <w:del w:id="3768" w:author="PR Preview" w:date="2026-01-01T00:00:00Z">
        <w:r>
          <w:delText xml:space="preserve"> </w:delText>
        </w:r>
      </w:del>
      <w:hyperlink w:anchor="def-cv-choice">
        <w:del w:id="3769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77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771" w:author="PR Preview" w:date="2026-01-01T00:00:00Z">
        <w:r>
          <w:delText xml:space="preserve">:</w:delText>
        </w:r>
      </w:del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its estimate on a training set</w:delText>
        </w:r>
      </w:del>
      <w:del w:id="37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is</w:delText>
        </w:r>
      </w:del>
    </w:p>
    <w:p>
      <w:pPr>
        <w:pStyle w:val="FirstParagraph"/>
      </w:pPr>
      <w:ins w:id="3777" w:author="PR Preview" w:date="2026-01-01T00:00:00Z">
        <w:r>
          <w:rPr>
            <w:b/>
            <w:bCs/>
          </w:rPr>
          <w:t xml:space="preserve">Definition 54 (Nested cross-validation)</w:t>
        </w:r>
      </w:ins>
      <w:ins w:id="3778" w:author="PR Preview" w:date="2026-01-01T00:00:00Z">
        <w:r>
          <w:t xml:space="preserve"> </w:t>
        </w:r>
      </w:ins>
      <w:ins w:id="3779" w:author="PR Preview" w:date="2026-01-01T00:00:00Z">
        <w:r>
          <w:rPr>
            <w:b/>
            <w:bCs/>
          </w:rPr>
          <w:t xml:space="preserve">Nested cross-validation</w:t>
        </w:r>
      </w:ins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is</w:t>
        </w:r>
      </w:ins>
      <w:ins w:id="378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78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of the</w:t>
        </w:r>
      </w:ins>
      <w:ins w:id="3786" w:author="PR Preview" w:date="2026-01-01T00:00:00Z">
        <w:r>
          <w:t xml:space="preserve"> </w:t>
        </w:r>
      </w:ins>
      <w:hyperlink w:anchor="def-cv-choice">
        <w:ins w:id="3787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78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789" w:author="PR Preview" w:date="2026-01-01T00:00:00Z">
        <w:r>
          <w:t xml:space="preserve">: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its estimate on a training set</w:t>
        </w:r>
      </w:ins>
      <w:ins w:id="37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is</w:t>
        </w:r>
      </w:ins>
    </w:p>
    <w:p>
      <w:pPr>
        <w:pStyle w:val="BodyText"/>
      </w:pPr>
      <w:bookmarkStart w:id="267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69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69"/>
    <w:bookmarkStart w:id="270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70"/>
    <w:bookmarkStart w:id="273" w:name="rem-cv-winner-optimistic"/>
    <w:p>
      <w:pPr>
        <w:pStyle w:val="BodyText"/>
      </w:pPr>
      <w:del w:id="3795" w:author="PR Preview" w:date="2026-01-01T00:00:00Z">
        <w:r>
          <w:rPr>
            <w:i/>
            <w:iCs/>
          </w:rPr>
          <w:delText xml:space="preserve">Remark 35</w:delText>
        </w:r>
      </w:del>
      <w:del w:id="3796" w:author="PR Preview" w:date="2026-01-01T00:00:00Z">
        <w:r>
          <w:delText xml:space="preserve"> (Cross-validation replaces the validation set, not the test set). </w:delText>
        </w:r>
      </w:del>
      <w:del w:id="3797" w:author="PR Preview" w:date="2026-01-01T00:00:00Z">
        <w:r>
          <w:delText xml:space="preserve">Used to choose between models,</w:delText>
        </w:r>
      </w:del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cross-validation takes the place of the</w:delText>
        </w:r>
      </w:del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rPr>
            <w:i/>
            <w:iCs/>
          </w:rPr>
          <w:delText xml:space="preserve">validation</w:delText>
        </w:r>
      </w:del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set</w:delText>
        </w:r>
      </w:del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of</w:delText>
        </w:r>
      </w:del>
      <w:del w:id="3806" w:author="PR Preview" w:date="2026-01-01T00:00:00Z">
        <w:r>
          <w:delText xml:space="preserve"> </w:delText>
        </w:r>
      </w:del>
      <w:hyperlink w:anchor="def-data-splits">
        <w:del w:id="3807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808" w:author="PR Preview" w:date="2026-01-01T00:00:00Z">
        <w:r>
          <w:delText xml:space="preserve">,</w:delText>
        </w:r>
      </w:del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the one consulted again and again,</w:delText>
        </w:r>
      </w:del>
      <w:del w:id="3811" w:author="PR Preview" w:date="2026-01-01T00:00:00Z">
        <w:r>
          <w:delText xml:space="preserve"> </w:delText>
        </w:r>
      </w:del>
      <w:del w:id="3812" w:author="PR Preview" w:date="2026-01-01T00:00:00Z">
        <w:r>
          <w:delText xml:space="preserve">and not of the test set, which stays unused until the end.</w:delText>
        </w:r>
      </w:del>
      <w:del w:id="3813" w:author="PR Preview" w:date="2026-01-01T00:00:00Z">
        <w:r>
          <w:delText xml:space="preserve"> </w:delText>
        </w:r>
      </w:del>
      <w:del w:id="3814" w:author="PR Preview" w:date="2026-01-01T00:00:00Z">
        <w:r>
          <w:delText xml:space="preserve">The cross-validation estimate of the winning model is optimistic:</w:delText>
        </w:r>
      </w:del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delText xml:space="preserve">that model won partly because the particular sample and split happened to favor it,</w:delText>
        </w:r>
      </w:del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so its estimate is the smallest of several noisy estimates.</w:delText>
        </w:r>
      </w:del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An honest estimate of the chosen model’s error needs data</w:delText>
        </w:r>
      </w:del>
      <w:del w:id="3821" w:author="PR Preview" w:date="2026-01-01T00:00:00Z">
        <w:r>
          <w:delText xml:space="preserve"> </w:delText>
        </w:r>
      </w:del>
      <w:del w:id="3822" w:author="PR Preview" w:date="2026-01-01T00:00:00Z">
        <w:r>
          <w:delText xml:space="preserve">that took no part in the choice</w:delText>
        </w:r>
      </w:del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(Hastie et al. 2009, sec. 7.2)</w:delText>
        </w:r>
      </w:del>
      <w:del w:id="3825" w:author="PR Preview" w:date="2026-01-01T00:00:00Z">
        <w:r>
          <w:delText xml:space="preserve">,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such as a</w:delText>
        </w:r>
      </w:del>
      <w:del w:id="3828" w:author="PR Preview" w:date="2026-01-01T00:00:00Z">
        <w:r>
          <w:delText xml:space="preserve"> </w:delText>
        </w:r>
      </w:del>
      <w:hyperlink w:anchor="def-test-set">
        <w:del w:id="3829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830" w:author="PR Preview" w:date="2026-01-01T00:00:00Z">
        <w:r>
          <w:delText xml:space="preserve">,</w:delText>
        </w:r>
      </w:del>
      <w:del w:id="3831" w:author="PR Preview" w:date="2026-01-01T00:00:00Z">
        <w:r>
          <w:delText xml:space="preserve"> </w:delText>
        </w:r>
      </w:del>
      <w:del w:id="3832" w:author="PR Preview" w:date="2026-01-01T00:00:00Z">
        <w:r>
          <w:delText xml:space="preserve">or the outer folds of</w:delText>
        </w:r>
      </w:del>
      <w:del w:id="3833" w:author="PR Preview" w:date="2026-01-01T00:00:00Z">
        <w:r>
          <w:delText xml:space="preserve"> </w:delText>
        </w:r>
      </w:del>
      <w:hyperlink w:anchor="def-nested-cv">
        <w:del w:id="3834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835" w:author="PR Preview" w:date="2026-01-01T00:00:00Z">
        <w:r>
          <w:delText xml:space="preserve">.</w:delText>
        </w:r>
      </w:del>
    </w:p>
    <w:p>
      <w:pPr>
        <w:pStyle w:val="BodyText"/>
      </w:pPr>
      <w:del w:id="3836" w:author="PR Preview" w:date="2026-01-01T00:00:00Z">
        <w:r>
          <w:rPr>
            <w:b/>
            <w:bCs/>
          </w:rPr>
          <w:delText xml:space="preserve">Definition 52 (Fold-based standard error)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The</w:delText>
        </w:r>
      </w:del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rPr>
            <w:b/>
            <w:bCs/>
          </w:rPr>
          <w:delText xml:space="preserve">fold-based standard error</w:delText>
        </w:r>
      </w:del>
      <w:del w:id="384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of a</w:delText>
        </w:r>
      </w:del>
      <w:del w:id="3844" w:author="PR Preview" w:date="2026-01-01T00:00:00Z">
        <w:r>
          <w:delText xml:space="preserve"> </w:delText>
        </w:r>
      </w:del>
      <m:oMath>
        <m:r>
          <m:t>k</m:t>
        </m:r>
      </m:oMath>
      <w:del w:id="3845" w:author="PR Preview" w:date="2026-01-01T00:00:00Z">
        <w:r>
          <w:delText xml:space="preserve">-fold</w:delText>
        </w:r>
      </w:del>
      <w:del w:id="3846" w:author="PR Preview" w:date="2026-01-01T00:00:00Z">
        <w:r>
          <w:delText xml:space="preserve"> </w:delText>
        </w:r>
      </w:del>
      <w:hyperlink w:anchor="def-cv-estimate">
        <w:del w:id="384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is the</w:delText>
        </w:r>
      </w:del>
      <w:del w:id="3850" w:author="PR Preview" w:date="2026-01-01T00:00:00Z">
        <w:r>
          <w:delText xml:space="preserve"> </w:delText>
        </w:r>
      </w:del>
      <w:hyperlink r:id="rId274">
        <w:del w:id="3851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of the</w:delText>
        </w:r>
      </w:del>
      <w:del w:id="3854" w:author="PR Preview" w:date="2026-01-01T00:00:00Z">
        <w:r>
          <w:delText xml:space="preserve"> </w:delText>
        </w:r>
      </w:del>
      <m:oMath>
        <m:r>
          <m:t>k</m:t>
        </m:r>
      </m:oMath>
      <w:del w:id="3855" w:author="PR Preview" w:date="2026-01-01T00:00:00Z">
        <w:r>
          <w:delText xml:space="preserve"> </w:delText>
        </w:r>
      </w:del>
      <w:hyperlink w:anchor="def-fold-mse">
        <w:del w:id="3856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3857" w:author="PR Preview" w:date="2026-01-01T00:00:00Z">
        <w:r>
          <w:delText xml:space="preserve">,</w:delText>
        </w:r>
      </w:del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divided by</w:delText>
        </w:r>
      </w:del>
      <w:del w:id="386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3861" w:author="PR Preview" w:date="2026-01-01T00:00:00Z">
        <w:r>
          <w:delText xml:space="preserve">:</w:delText>
        </w:r>
      </w:del>
    </w:p>
    <w:p>
      <w:pPr>
        <w:pStyle w:val="BodyText"/>
      </w:pPr>
      <w:ins w:id="3862" w:author="PR Preview" w:date="2026-01-01T00:00:00Z">
        <w:r>
          <w:rPr>
            <w:i/>
            <w:iCs/>
          </w:rPr>
          <w:t xml:space="preserve">Remark 35</w:t>
        </w:r>
      </w:ins>
      <w:ins w:id="3863" w:author="PR Preview" w:date="2026-01-01T00:00:00Z">
        <w:r>
          <w:t xml:space="preserve"> (Cross-validation replaces the validation set, not the test set). </w:t>
        </w:r>
      </w:ins>
      <w:ins w:id="3864" w:author="PR Preview" w:date="2026-01-01T00:00:00Z">
        <w:r>
          <w:t xml:space="preserve">Used to choose between models,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cross-validation takes the place of the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rPr>
            <w:i/>
            <w:iCs/>
          </w:rPr>
          <w:t xml:space="preserve">validation</w:t>
        </w:r>
      </w:ins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set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of</w:t>
        </w:r>
      </w:ins>
      <w:ins w:id="3873" w:author="PR Preview" w:date="2026-01-01T00:00:00Z">
        <w:r>
          <w:t xml:space="preserve"> </w:t>
        </w:r>
      </w:ins>
      <w:hyperlink w:anchor="def-data-splits">
        <w:ins w:id="3874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3875" w:author="PR Preview" w:date="2026-01-01T00:00:00Z">
        <w:r>
          <w:t xml:space="preserve">,</w:t>
        </w:r>
      </w:ins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the one consulted again and again,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and not of the test set, which stays unused until the end.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The cross-validation estimate of the winning model is optimistic:</w:t>
        </w:r>
      </w:ins>
      <w:ins w:id="3882" w:author="PR Preview" w:date="2026-01-01T00:00:00Z">
        <w:r>
          <w:t xml:space="preserve"> </w:t>
        </w:r>
      </w:ins>
      <w:ins w:id="3883" w:author="PR Preview" w:date="2026-01-01T00:00:00Z">
        <w:r>
          <w:t xml:space="preserve">that model won partly because the particular sample and split happened to favor it,</w:t>
        </w:r>
      </w:ins>
      <w:ins w:id="3884" w:author="PR Preview" w:date="2026-01-01T00:00:00Z">
        <w:r>
          <w:t xml:space="preserve"> </w:t>
        </w:r>
      </w:ins>
      <w:ins w:id="3885" w:author="PR Preview" w:date="2026-01-01T00:00:00Z">
        <w:r>
          <w:t xml:space="preserve">so its estimate is the smallest of several noisy estimates.</w:t>
        </w:r>
      </w:ins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An honest estimate of the chosen model’s error needs data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that took no part in the choice</w:t>
        </w:r>
      </w:ins>
      <w:ins w:id="3890" w:author="PR Preview" w:date="2026-01-01T00:00:00Z">
        <w:r>
          <w:t xml:space="preserve"> </w:t>
        </w:r>
      </w:ins>
      <w:ins w:id="3891" w:author="PR Preview" w:date="2026-01-01T00:00:00Z">
        <w:r>
          <w:t xml:space="preserve">(Hastie et al. 2009, sec. 7.2)</w:t>
        </w:r>
      </w:ins>
      <w:ins w:id="3892" w:author="PR Preview" w:date="2026-01-01T00:00:00Z">
        <w:r>
          <w:t xml:space="preserve">,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such as a</w:t>
        </w:r>
      </w:ins>
      <w:ins w:id="3895" w:author="PR Preview" w:date="2026-01-01T00:00:00Z">
        <w:r>
          <w:t xml:space="preserve"> </w:t>
        </w:r>
      </w:ins>
      <w:hyperlink w:anchor="def-test-set">
        <w:ins w:id="389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897" w:author="PR Preview" w:date="2026-01-01T00:00:00Z">
        <w:r>
          <w:t xml:space="preserve">,</w:t>
        </w:r>
      </w:ins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or the outer folds of</w:t>
        </w:r>
      </w:ins>
      <w:ins w:id="3900" w:author="PR Preview" w:date="2026-01-01T00:00:00Z">
        <w:r>
          <w:t xml:space="preserve"> </w:t>
        </w:r>
      </w:ins>
      <w:hyperlink w:anchor="def-nested-cv">
        <w:ins w:id="3901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90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73"/>
    <w:bookmarkStart w:id="276" w:name="def-cv-se"/>
    <w:p>
      <w:pPr>
        <w:pStyle w:val="BodyText"/>
      </w:pPr>
      <w:ins w:id="3903" w:author="PR Preview" w:date="2026-01-01T00:00:00Z">
        <w:r>
          <w:rPr>
            <w:b/>
            <w:bCs/>
          </w:rPr>
          <w:t xml:space="preserve">Definition 55 (Fold-based standard error)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The</w:t>
        </w:r>
      </w:ins>
      <w:ins w:id="3906" w:author="PR Preview" w:date="2026-01-01T00:00:00Z">
        <w:r>
          <w:t xml:space="preserve"> </w:t>
        </w:r>
      </w:ins>
      <w:ins w:id="3907" w:author="PR Preview" w:date="2026-01-01T00:00:00Z">
        <w:r>
          <w:rPr>
            <w:b/>
            <w:bCs/>
          </w:rPr>
          <w:t xml:space="preserve">fold-based standard error</w:t>
        </w:r>
      </w:ins>
      <w:ins w:id="390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of a</w:t>
        </w:r>
      </w:ins>
      <w:ins w:id="3911" w:author="PR Preview" w:date="2026-01-01T00:00:00Z">
        <w:r>
          <w:t xml:space="preserve"> </w:t>
        </w:r>
      </w:ins>
      <m:oMath>
        <m:r>
          <m:t>k</m:t>
        </m:r>
      </m:oMath>
      <w:ins w:id="3912" w:author="PR Preview" w:date="2026-01-01T00:00:00Z">
        <w:r>
          <w:t xml:space="preserve">-fold</w:t>
        </w:r>
      </w:ins>
      <w:ins w:id="3913" w:author="PR Preview" w:date="2026-01-01T00:00:00Z">
        <w:r>
          <w:t xml:space="preserve"> </w:t>
        </w:r>
      </w:ins>
      <w:hyperlink w:anchor="def-cv-estimate">
        <w:ins w:id="391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is the</w:t>
        </w:r>
      </w:ins>
      <w:ins w:id="3917" w:author="PR Preview" w:date="2026-01-01T00:00:00Z">
        <w:r>
          <w:t xml:space="preserve"> </w:t>
        </w:r>
      </w:ins>
      <w:hyperlink r:id="rId274">
        <w:ins w:id="3918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of the</w:t>
        </w:r>
      </w:ins>
      <w:ins w:id="3921" w:author="PR Preview" w:date="2026-01-01T00:00:00Z">
        <w:r>
          <w:t xml:space="preserve"> </w:t>
        </w:r>
      </w:ins>
      <m:oMath>
        <m:r>
          <m:t>k</m:t>
        </m:r>
      </m:oMath>
      <w:ins w:id="3922" w:author="PR Preview" w:date="2026-01-01T00:00:00Z">
        <w:r>
          <w:t xml:space="preserve"> </w:t>
        </w:r>
      </w:ins>
      <w:hyperlink w:anchor="def-fold-mse">
        <w:ins w:id="3923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3924" w:author="PR Preview" w:date="2026-01-01T00:00:00Z">
        <w:r>
          <w:t xml:space="preserve">,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divided by</w:t>
        </w:r>
      </w:ins>
      <w:ins w:id="392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3928" w:author="PR Preview" w:date="2026-01-01T00:00:00Z">
        <w:r>
          <w:t xml:space="preserve">:</w:t>
        </w:r>
      </w:ins>
    </w:p>
    <w:p>
      <w:pPr>
        <w:pStyle w:val="BodyText"/>
      </w:pPr>
      <w:bookmarkStart w:id="27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77"/>
    <w:bookmarkStart w:id="279" w:name="rem-cv-se"/>
    <w:p>
      <w:pPr>
        <w:pStyle w:val="BodyText"/>
      </w:pPr>
      <w:del w:id="3929" w:author="PR Preview" w:date="2026-01-01T00:00:00Z">
        <w:r>
          <w:rPr>
            <w:i/>
            <w:iCs/>
          </w:rPr>
          <w:delText xml:space="preserve">Remark 37</w:delText>
        </w:r>
      </w:del>
      <w:del w:id="3930" w:author="PR Preview" w:date="2026-01-01T00:00:00Z">
        <w:r>
          <w:delText xml:space="preserve"> (The fold-based standard error is only a rough guide). </w:delText>
        </w:r>
      </w:del>
      <w:del w:id="3931" w:author="PR Preview" w:date="2026-01-01T00:00:00Z">
        <w:r>
          <w:delText xml:space="preserve">Hastie et al. (2009, sec. 7.10.1)</w:delText>
        </w:r>
      </w:del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draw standard-error bars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delText xml:space="preserve">computed from the per-fold errors as in</w:delText>
        </w:r>
      </w:del>
      <w:del w:id="3936" w:author="PR Preview" w:date="2026-01-01T00:00:00Z">
        <w:r>
          <w:delText xml:space="preserve"> </w:delText>
        </w:r>
      </w:del>
      <w:hyperlink w:anchor="eq-cv-se">
        <w:del w:id="3937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938" w:author="PR Preview" w:date="2026-01-01T00:00:00Z">
        <w:r>
          <w:delText xml:space="preserve">.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delText xml:space="preserve">That formula treats the</w:delText>
        </w:r>
      </w:del>
      <w:del w:id="3941" w:author="PR Preview" w:date="2026-01-01T00:00:00Z">
        <w:r>
          <w:delText xml:space="preserve"> </w:delText>
        </w:r>
      </w:del>
      <m:oMath>
        <m:r>
          <m:t>k</m:t>
        </m:r>
      </m:oMath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fold errors</w:delText>
        </w:r>
      </w:del>
      <w:del w:id="3944" w:author="PR Preview" w:date="2026-01-01T00:00:00Z">
        <w:r>
          <w:delText xml:space="preserve"> </w:delText>
        </w:r>
      </w:del>
      <w:del w:id="3945" w:author="PR Preview" w:date="2026-01-01T00:00:00Z">
        <w:r>
          <w:delText xml:space="preserve">as if they were independent,</w:delText>
        </w:r>
      </w:del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which they are not:</w:delText>
        </w:r>
      </w:del>
      <w:del w:id="3948" w:author="PR Preview" w:date="2026-01-01T00:00:00Z">
        <w:r>
          <w:delText xml:space="preserve"> </w:delText>
        </w:r>
      </w:del>
      <w:del w:id="3949" w:author="PR Preview" w:date="2026-01-01T00:00:00Z">
        <w:r>
          <w:delText xml:space="preserve">every pair of folds shares</w:delText>
        </w:r>
      </w:del>
      <w:del w:id="39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folds of training data.</w:delText>
        </w:r>
      </w:del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So</w:delText>
        </w:r>
      </w:del>
      <w:del w:id="39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956" w:author="PR Preview" w:date="2026-01-01T00:00:00Z">
        <w:r>
          <w:delText xml:space="preserve"> </w:delText>
        </w:r>
      </w:del>
      <w:del w:id="3957" w:author="PR Preview" w:date="2026-01-01T00:00:00Z">
        <w:r>
          <w:delText xml:space="preserve">is a rough indication</w:delText>
        </w:r>
      </w:del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of how much</w:delText>
        </w:r>
      </w:del>
      <w:del w:id="39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might change with a different sample,</w:delText>
        </w:r>
      </w:del>
      <w:del w:id="3963" w:author="PR Preview" w:date="2026-01-01T00:00:00Z">
        <w:r>
          <w:delText xml:space="preserve"> </w:delText>
        </w:r>
      </w:del>
      <w:del w:id="3964" w:author="PR Preview" w:date="2026-01-01T00:00:00Z">
        <w:r>
          <w:delText xml:space="preserve">not a</w:delText>
        </w:r>
      </w:del>
      <w:del w:id="3965" w:author="PR Preview" w:date="2026-01-01T00:00:00Z">
        <w:r>
          <w:delText xml:space="preserve"> </w:delText>
        </w:r>
      </w:del>
      <w:hyperlink r:id="rId278">
        <w:del w:id="396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of</w:delText>
        </w:r>
      </w:del>
      <w:del w:id="39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970" w:author="PR Preview" w:date="2026-01-01T00:00:00Z">
        <w:r>
          <w:delText xml:space="preserve">.</w:delText>
        </w:r>
      </w:del>
    </w:p>
    <w:p>
      <w:pPr>
        <w:pStyle w:val="BodyText"/>
      </w:pPr>
      <w:del w:id="3971" w:author="PR Preview" w:date="2026-01-01T00:00:00Z">
        <w:r>
          <w:rPr>
            <w:b/>
            <w:bCs/>
          </w:rPr>
          <w:delText xml:space="preserve">Definition 53 (Fold mean squared error of a named procedure)</w:delText>
        </w:r>
      </w:del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The</w:delText>
        </w:r>
      </w:del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3976" w:author="PR Preview" w:date="2026-01-01T00:00:00Z">
        <w:r>
          <w:delText xml:space="preserve"> </w:delText>
        </w:r>
      </w:del>
      <m:oMath>
        <m:r>
          <m:t>g</m:t>
        </m:r>
      </m:oMath>
      <w:del w:id="3977" w:author="PR Preview" w:date="2026-01-01T00:00:00Z">
        <w:r>
          <w:delText xml:space="preserve"> </w:delText>
        </w:r>
      </w:del>
      <w:del w:id="3978" w:author="PR Preview" w:date="2026-01-01T00:00:00Z">
        <w:r>
          <w:delText xml:space="preserve">for</w:delText>
        </w:r>
      </w:del>
      <w:del w:id="3979" w:author="PR Preview" w:date="2026-01-01T00:00:00Z">
        <w:r>
          <w:delText xml:space="preserve"> </w:delText>
        </w:r>
      </w:del>
      <w:hyperlink w:anchor="def-folds">
        <w:del w:id="398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of a training set</w:delText>
        </w:r>
      </w:del>
      <w:del w:id="39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85" w:author="PR Preview" w:date="2026-01-01T00:00:00Z">
        <w:r>
          <w:delText xml:space="preserve">, indexed by</w:delText>
        </w:r>
      </w:del>
      <w:del w:id="3986" w:author="PR Preview" w:date="2026-01-01T00:00:00Z">
        <w:r>
          <w:delText xml:space="preserve"> </w:delText>
        </w:r>
      </w:del>
      <m:oMath>
        <m:r>
          <m:t>I</m:t>
        </m:r>
      </m:oMath>
      <w:del w:id="3987" w:author="PR Preview" w:date="2026-01-01T00:00:00Z">
        <w:r>
          <w:delText xml:space="preserve">,</w:delText>
        </w:r>
      </w:del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is the</w:delText>
        </w:r>
      </w:del>
      <w:del w:id="3990" w:author="PR Preview" w:date="2026-01-01T00:00:00Z">
        <w:r>
          <w:delText xml:space="preserve"> </w:delText>
        </w:r>
      </w:del>
      <w:hyperlink w:anchor="def-fold-mse">
        <w:del w:id="3991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delText xml:space="preserve">computed with the</w:delText>
        </w:r>
      </w:del>
      <w:del w:id="3994" w:author="PR Preview" w:date="2026-01-01T00:00:00Z">
        <w:r>
          <w:delText xml:space="preserve"> </w:delText>
        </w:r>
      </w:del>
      <w:hyperlink w:anchor="def-fold-out-rule">
        <w:del w:id="399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that</w:delText>
        </w:r>
      </w:del>
      <w:del w:id="3998" w:author="PR Preview" w:date="2026-01-01T00:00:00Z">
        <w:r>
          <w:delText xml:space="preserve"> </w:delText>
        </w:r>
      </w:del>
      <m:oMath>
        <m:r>
          <m:t>g</m:t>
        </m:r>
      </m:oMath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del w:id="4001" w:author="PR Preview" w:date="2026-01-01T00:00:00Z">
        <w:r>
          <w:rPr>
            <w:b/>
            <w:bCs/>
          </w:rPr>
          <w:delText xml:space="preserve">Definition 54 (Fold-based standard error of a named procedure)</w:delText>
        </w:r>
      </w:del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The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006" w:author="PR Preview" w:date="2026-01-01T00:00:00Z">
        <w:r>
          <w:delText xml:space="preserve"> </w:delText>
        </w:r>
      </w:del>
      <m:oMath>
        <m:r>
          <m:t>g</m:t>
        </m:r>
      </m:oMath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on a training set</w:delText>
        </w:r>
      </w:del>
      <w:del w:id="40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10" w:author="PR Preview" w:date="2026-01-01T00:00:00Z">
        <w:r>
          <w:delText xml:space="preserve">,</w:delText>
        </w:r>
      </w:del>
      <w:del w:id="401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012" w:author="PR Preview" w:date="2026-01-01T00:00:00Z">
        <w:r>
          <w:delText xml:space="preserve">,</w:delText>
        </w:r>
      </w:del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is the</w:delText>
        </w:r>
      </w:del>
      <w:del w:id="4015" w:author="PR Preview" w:date="2026-01-01T00:00:00Z">
        <w:r>
          <w:delText xml:space="preserve"> </w:delText>
        </w:r>
      </w:del>
      <w:hyperlink w:anchor="def-cv-se">
        <w:del w:id="401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computed from the</w:delText>
        </w:r>
      </w:del>
      <w:del w:id="4019" w:author="PR Preview" w:date="2026-01-01T00:00:00Z">
        <w:r>
          <w:delText xml:space="preserve"> </w:delText>
        </w:r>
      </w:del>
      <w:hyperlink w:anchor="def-fold-mse-indexed">
        <w:del w:id="4020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402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022" w:author="PR Preview" w:date="2026-01-01T00:00:00Z">
        <w:r>
          <w:delText xml:space="preserve">:</w:delText>
        </w:r>
      </w:del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del w:id="4023" w:author="PR Preview" w:date="2026-01-01T00:00:00Z">
        <w:r>
          <w:rPr>
            <w:b/>
            <w:bCs/>
          </w:rPr>
          <w:delText xml:space="preserve">Definition 55 (One-standard-error rule)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Let</w:delText>
        </w:r>
      </w:del>
      <w:del w:id="40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be candidate</w:delText>
        </w:r>
      </w:del>
      <w:del w:id="4029" w:author="PR Preview" w:date="2026-01-01T00:00:00Z">
        <w:r>
          <w:delText xml:space="preserve"> </w:delText>
        </w:r>
      </w:del>
      <w:hyperlink w:anchor="def-fitting-procedure">
        <w:del w:id="403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031" w:author="PR Preview" w:date="2026-01-01T00:00:00Z">
        <w:r>
          <w:delText xml:space="preserve">,</w:delText>
        </w:r>
      </w:del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each</w:delText>
        </w:r>
      </w:del>
      <w:del w:id="4034" w:author="PR Preview" w:date="2026-01-01T00:00:00Z">
        <w:r>
          <w:delText xml:space="preserve"> </w:delText>
        </w:r>
      </w:del>
      <w:hyperlink w:anchor="def-flexibility">
        <w:del w:id="403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036" w:author="PR Preview" w:date="2026-01-01T00:00:00Z">
        <w:r>
          <w:delText xml:space="preserve"> </w:delText>
        </w:r>
      </w:del>
      <w:del w:id="4037" w:author="PR Preview" w:date="2026-01-01T00:00:00Z">
        <w:r>
          <w:delText xml:space="preserve">as the one before,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cross-validated on a training set</w:delText>
        </w:r>
      </w:del>
      <w:del w:id="40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with the same folds,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and let</w:delText>
        </w:r>
      </w:del>
      <w:del w:id="40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be the one with the smallest</w:delText>
        </w:r>
      </w:del>
      <w:del w:id="4048" w:author="PR Preview" w:date="2026-01-01T00:00:00Z">
        <w:r>
          <w:delText xml:space="preserve"> </w:delText>
        </w:r>
      </w:del>
      <w:hyperlink w:anchor="def-cv-estimate-indexed">
        <w:del w:id="404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050" w:author="PR Preview" w:date="2026-01-01T00:00:00Z">
        <w:r>
          <w:delText xml:space="preserve">.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The</w:delText>
        </w:r>
      </w:del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rPr>
            <w:b/>
            <w:bCs/>
          </w:rPr>
          <w:delText xml:space="preserve">one-standard-error rule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chooses the smallest</w:delText>
        </w:r>
      </w:del>
      <w:del w:id="4057" w:author="PR Preview" w:date="2026-01-01T00:00:00Z">
        <w:r>
          <w:delText xml:space="preserve"> </w:delText>
        </w:r>
      </w:del>
      <m:oMath>
        <m:r>
          <m:t>l</m:t>
        </m:r>
      </m:oMath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whose estimate is within one</w:delText>
        </w:r>
      </w:del>
      <w:del w:id="4060" w:author="PR Preview" w:date="2026-01-01T00:00:00Z">
        <w:r>
          <w:delText xml:space="preserve"> </w:delText>
        </w:r>
      </w:del>
      <w:hyperlink w:anchor="def-cv-se-indexed">
        <w:del w:id="406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of the smallest:</w:delText>
        </w:r>
      </w:del>
    </w:p>
    <w:p>
      <w:pPr>
        <w:pStyle w:val="BodyText"/>
      </w:pPr>
      <w:ins w:id="4064" w:author="PR Preview" w:date="2026-01-01T00:00:00Z">
        <w:r>
          <w:rPr>
            <w:i/>
            <w:iCs/>
          </w:rPr>
          <w:t xml:space="preserve">Remark 37</w:t>
        </w:r>
      </w:ins>
      <w:ins w:id="4065" w:author="PR Preview" w:date="2026-01-01T00:00:00Z">
        <w:r>
          <w:t xml:space="preserve"> (The fold-based standard error is only a rough guide). </w:t>
        </w:r>
      </w:ins>
      <w:ins w:id="4066" w:author="PR Preview" w:date="2026-01-01T00:00:00Z">
        <w:r>
          <w:t xml:space="preserve">Hastie et al. (2009, sec. 7.10.1)</w:t>
        </w:r>
      </w:ins>
      <w:ins w:id="4067" w:author="PR Preview" w:date="2026-01-01T00:00:00Z">
        <w:r>
          <w:t xml:space="preserve"> </w:t>
        </w:r>
      </w:ins>
      <w:ins w:id="4068" w:author="PR Preview" w:date="2026-01-01T00:00:00Z">
        <w:r>
          <w:t xml:space="preserve">draw standard-error bars</w:t>
        </w:r>
      </w:ins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computed from the per-fold errors as in</w:t>
        </w:r>
      </w:ins>
      <w:ins w:id="4071" w:author="PR Preview" w:date="2026-01-01T00:00:00Z">
        <w:r>
          <w:t xml:space="preserve"> </w:t>
        </w:r>
      </w:ins>
      <w:hyperlink w:anchor="eq-cv-se">
        <w:ins w:id="4072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4073" w:author="PR Preview" w:date="2026-01-01T00:00:00Z">
        <w:r>
          <w:t xml:space="preserve">.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That formula treats the</w:t>
        </w:r>
      </w:ins>
      <w:ins w:id="4076" w:author="PR Preview" w:date="2026-01-01T00:00:00Z">
        <w:r>
          <w:t xml:space="preserve"> </w:t>
        </w:r>
      </w:ins>
      <m:oMath>
        <m:r>
          <m:t>k</m:t>
        </m:r>
      </m:oMath>
      <w:ins w:id="4077" w:author="PR Preview" w:date="2026-01-01T00:00:00Z">
        <w:r>
          <w:t xml:space="preserve"> </w:t>
        </w:r>
      </w:ins>
      <w:ins w:id="4078" w:author="PR Preview" w:date="2026-01-01T00:00:00Z">
        <w:r>
          <w:t xml:space="preserve">fold errors</w:t>
        </w:r>
      </w:ins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as if they were independent,</w:t>
        </w:r>
      </w:ins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which they are not:</w:t>
        </w:r>
      </w:ins>
      <w:ins w:id="4083" w:author="PR Preview" w:date="2026-01-01T00:00:00Z">
        <w:r>
          <w:t xml:space="preserve"> </w:t>
        </w:r>
      </w:ins>
      <w:ins w:id="4084" w:author="PR Preview" w:date="2026-01-01T00:00:00Z">
        <w:r>
          <w:t xml:space="preserve">every pair of folds shares</w:t>
        </w:r>
      </w:ins>
      <w:ins w:id="408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folds of training data.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So</w:t>
        </w:r>
      </w:ins>
      <w:ins w:id="40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091" w:author="PR Preview" w:date="2026-01-01T00:00:00Z">
        <w:r>
          <w:t xml:space="preserve"> </w:t>
        </w:r>
      </w:ins>
      <w:ins w:id="4092" w:author="PR Preview" w:date="2026-01-01T00:00:00Z">
        <w:r>
          <w:t xml:space="preserve">is a rough indication</w:t>
        </w:r>
      </w:ins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of how much</w:t>
        </w:r>
      </w:ins>
      <w:ins w:id="40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096" w:author="PR Preview" w:date="2026-01-01T00:00:00Z">
        <w:r>
          <w:t xml:space="preserve"> </w:t>
        </w:r>
      </w:ins>
      <w:ins w:id="4097" w:author="PR Preview" w:date="2026-01-01T00:00:00Z">
        <w:r>
          <w:t xml:space="preserve">might change with a different sample,</w:t>
        </w:r>
      </w:ins>
      <w:ins w:id="4098" w:author="PR Preview" w:date="2026-01-01T00:00:00Z">
        <w:r>
          <w:t xml:space="preserve"> </w:t>
        </w:r>
      </w:ins>
      <w:ins w:id="4099" w:author="PR Preview" w:date="2026-01-01T00:00:00Z">
        <w:r>
          <w:t xml:space="preserve">not a</w:t>
        </w:r>
      </w:ins>
      <w:ins w:id="4100" w:author="PR Preview" w:date="2026-01-01T00:00:00Z">
        <w:r>
          <w:t xml:space="preserve"> </w:t>
        </w:r>
      </w:ins>
      <w:hyperlink r:id="rId278">
        <w:ins w:id="410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of</w:t>
        </w:r>
      </w:ins>
      <w:ins w:id="41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105" w:author="PR Preview" w:date="2026-01-01T00:00:00Z">
        <w:r>
          <w:t xml:space="preserve">.</w:t>
        </w:r>
      </w:ins>
    </w:p>
    <w:bookmarkEnd w:id="279"/>
    <w:bookmarkStart w:id="281" w:name="def-fold-mse-indexed"/>
    <w:p>
      <w:pPr>
        <w:pStyle w:val="BodyText"/>
      </w:pPr>
      <w:ins w:id="4106" w:author="PR Preview" w:date="2026-01-01T00:00:00Z">
        <w:r>
          <w:rPr>
            <w:b/>
            <w:bCs/>
          </w:rPr>
          <w:t xml:space="preserve">Definition 56 (Fold mean squared error of a named procedure)</w:t>
        </w:r>
      </w:ins>
      <w:ins w:id="4107" w:author="PR Preview" w:date="2026-01-01T00:00:00Z">
        <w:r>
          <w:t xml:space="preserve"> </w:t>
        </w:r>
      </w:ins>
      <w:ins w:id="4108" w:author="PR Preview" w:date="2026-01-01T00:00:00Z">
        <w:r>
          <w:t xml:space="preserve">The</w:t>
        </w:r>
      </w:ins>
      <w:ins w:id="4109" w:author="PR Preview" w:date="2026-01-01T00:00:00Z">
        <w:r>
          <w:t xml:space="preserve"> </w:t>
        </w:r>
      </w:ins>
      <w:ins w:id="4110" w:author="PR Preview" w:date="2026-01-01T00:00:00Z">
        <w:r>
          <w:rPr>
            <w:b/>
            <w:bCs/>
          </w:rPr>
          <w:t xml:space="preserve">fold mean squared error of procedure</w:t>
        </w:r>
      </w:ins>
      <w:ins w:id="4111" w:author="PR Preview" w:date="2026-01-01T00:00:00Z">
        <w:r>
          <w:t xml:space="preserve"> </w:t>
        </w:r>
      </w:ins>
      <m:oMath>
        <m:r>
          <m:t>g</m:t>
        </m:r>
      </m:oMath>
      <w:ins w:id="4112" w:author="PR Preview" w:date="2026-01-01T00:00:00Z">
        <w:r>
          <w:t xml:space="preserve"> </w:t>
        </w:r>
      </w:ins>
      <w:ins w:id="4113" w:author="PR Preview" w:date="2026-01-01T00:00:00Z">
        <w:r>
          <w:t xml:space="preserve">for</w:t>
        </w:r>
      </w:ins>
      <w:ins w:id="4114" w:author="PR Preview" w:date="2026-01-01T00:00:00Z">
        <w:r>
          <w:t xml:space="preserve"> </w:t>
        </w:r>
      </w:ins>
      <w:hyperlink w:anchor="def-folds">
        <w:ins w:id="41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1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117" w:author="PR Preview" w:date="2026-01-01T00:00:00Z">
        <w:r>
          <w:t xml:space="preserve"> </w:t>
        </w:r>
      </w:ins>
      <w:ins w:id="4118" w:author="PR Preview" w:date="2026-01-01T00:00:00Z">
        <w:r>
          <w:t xml:space="preserve">of a training set</w:t>
        </w:r>
      </w:ins>
      <w:ins w:id="4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20" w:author="PR Preview" w:date="2026-01-01T00:00:00Z">
        <w:r>
          <w:t xml:space="preserve">, indexed by</w:t>
        </w:r>
      </w:ins>
      <w:ins w:id="4121" w:author="PR Preview" w:date="2026-01-01T00:00:00Z">
        <w:r>
          <w:t xml:space="preserve"> </w:t>
        </w:r>
      </w:ins>
      <m:oMath>
        <m:r>
          <m:t>I</m:t>
        </m:r>
      </m:oMath>
      <w:ins w:id="4122" w:author="PR Preview" w:date="2026-01-01T00:00:00Z">
        <w:r>
          <w:t xml:space="preserve">,</w:t>
        </w:r>
      </w:ins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is the</w:t>
        </w:r>
      </w:ins>
      <w:ins w:id="4125" w:author="PR Preview" w:date="2026-01-01T00:00:00Z">
        <w:r>
          <w:t xml:space="preserve"> </w:t>
        </w:r>
      </w:ins>
      <w:hyperlink w:anchor="def-fold-mse">
        <w:ins w:id="4126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computed with the</w:t>
        </w:r>
      </w:ins>
      <w:ins w:id="4129" w:author="PR Preview" w:date="2026-01-01T00:00:00Z">
        <w:r>
          <w:t xml:space="preserve"> </w:t>
        </w:r>
      </w:ins>
      <w:hyperlink w:anchor="def-fold-out-rule">
        <w:ins w:id="4130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that</w:t>
        </w:r>
      </w:ins>
      <w:ins w:id="4133" w:author="PR Preview" w:date="2026-01-01T00:00:00Z">
        <w:r>
          <w:t xml:space="preserve"> </w:t>
        </w:r>
      </w:ins>
      <m:oMath>
        <m:r>
          <m:t>g</m:t>
        </m:r>
      </m:oMath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produces:</w:t>
        </w:r>
      </w:ins>
    </w:p>
    <w:p>
      <w:pPr>
        <w:pStyle w:val="BodyText"/>
      </w:pPr>
      <w:bookmarkStart w:id="28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cv-se-indexed"/>
    <w:p>
      <w:pPr>
        <w:pStyle w:val="FirstParagraph"/>
      </w:pPr>
      <w:ins w:id="4136" w:author="PR Preview" w:date="2026-01-01T00:00:00Z">
        <w:r>
          <w:rPr>
            <w:b/>
            <w:bCs/>
          </w:rPr>
          <w:t xml:space="preserve">Definition 57 (Fold-based standard error of a named procedure)</w:t>
        </w:r>
      </w:ins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The</w:t>
        </w:r>
      </w:ins>
      <w:ins w:id="4139" w:author="PR Preview" w:date="2026-01-01T00:00:00Z">
        <w:r>
          <w:t xml:space="preserve"> </w:t>
        </w:r>
      </w:ins>
      <w:ins w:id="4140" w:author="PR Preview" w:date="2026-01-01T00:00:00Z">
        <w:r>
          <w:rPr>
            <w:b/>
            <w:bCs/>
          </w:rPr>
          <w:t xml:space="preserve">fold-based standard error of procedure</w:t>
        </w:r>
      </w:ins>
      <w:ins w:id="4141" w:author="PR Preview" w:date="2026-01-01T00:00:00Z">
        <w:r>
          <w:t xml:space="preserve"> </w:t>
        </w:r>
      </w:ins>
      <m:oMath>
        <m:r>
          <m:t>g</m:t>
        </m:r>
      </m:oMath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on a training set</w:t>
        </w:r>
      </w:ins>
      <w:ins w:id="41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45" w:author="PR Preview" w:date="2026-01-01T00:00:00Z">
        <w:r>
          <w:t xml:space="preserve">,</w:t>
        </w:r>
      </w:ins>
      <w:ins w:id="414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147" w:author="PR Preview" w:date="2026-01-01T00:00:00Z">
        <w:r>
          <w:t xml:space="preserve">,</w:t>
        </w:r>
      </w:ins>
      <w:ins w:id="4148" w:author="PR Preview" w:date="2026-01-01T00:00:00Z">
        <w:r>
          <w:t xml:space="preserve"> </w:t>
        </w:r>
      </w:ins>
      <w:ins w:id="4149" w:author="PR Preview" w:date="2026-01-01T00:00:00Z">
        <w:r>
          <w:t xml:space="preserve">is the</w:t>
        </w:r>
      </w:ins>
      <w:ins w:id="4150" w:author="PR Preview" w:date="2026-01-01T00:00:00Z">
        <w:r>
          <w:t xml:space="preserve"> </w:t>
        </w:r>
      </w:ins>
      <w:hyperlink w:anchor="def-cv-se">
        <w:ins w:id="4151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computed from the</w:t>
        </w:r>
      </w:ins>
      <w:ins w:id="4154" w:author="PR Preview" w:date="2026-01-01T00:00:00Z">
        <w:r>
          <w:t xml:space="preserve"> </w:t>
        </w:r>
      </w:ins>
      <w:hyperlink w:anchor="def-fold-mse-indexed">
        <w:ins w:id="4155" w:author="PR Preview" w:date="2026-01-01T00:00:00Z">
          <w:r>
            <w:rPr>
              <w:rStyle w:val="Hyperlink"/>
            </w:rPr>
            <w:t xml:space="preserve">fold sMSEs of</w:t>
          </w:r>
        </w:ins>
        <w:ins w:id="415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4157" w:author="PR Preview" w:date="2026-01-01T00:00:00Z">
        <w:r>
          <w:t xml:space="preserve">:</w:t>
        </w:r>
      </w:ins>
    </w:p>
    <w:p>
      <w:pPr>
        <w:pStyle w:val="BodyText"/>
      </w:pPr>
      <w:bookmarkStart w:id="28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5" w:name="def-one-se-rule"/>
    <w:p>
      <w:pPr>
        <w:pStyle w:val="FirstParagraph"/>
      </w:pPr>
      <w:ins w:id="4158" w:author="PR Preview" w:date="2026-01-01T00:00:00Z">
        <w:r>
          <w:rPr>
            <w:b/>
            <w:bCs/>
          </w:rPr>
          <w:t xml:space="preserve">Definition 58 (One-standard-error rule)</w:t>
        </w:r>
      </w:ins>
      <w:ins w:id="4159" w:author="PR Preview" w:date="2026-01-01T00:00:00Z">
        <w:r>
          <w:t xml:space="preserve"> </w:t>
        </w:r>
      </w:ins>
      <w:ins w:id="4160" w:author="PR Preview" w:date="2026-01-01T00:00:00Z">
        <w:r>
          <w:t xml:space="preserve">Let</w:t>
        </w:r>
      </w:ins>
      <w:ins w:id="416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be candidate</w:t>
        </w:r>
      </w:ins>
      <w:ins w:id="4164" w:author="PR Preview" w:date="2026-01-01T00:00:00Z">
        <w:r>
          <w:t xml:space="preserve"> </w:t>
        </w:r>
      </w:ins>
      <w:hyperlink w:anchor="def-fitting-procedure">
        <w:ins w:id="416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166" w:author="PR Preview" w:date="2026-01-01T00:00:00Z">
        <w:r>
          <w:t xml:space="preserve">,</w:t>
        </w:r>
      </w:ins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each</w:t>
        </w:r>
      </w:ins>
      <w:ins w:id="4169" w:author="PR Preview" w:date="2026-01-01T00:00:00Z">
        <w:r>
          <w:t xml:space="preserve"> </w:t>
        </w:r>
      </w:ins>
      <w:hyperlink w:anchor="def-flexibility">
        <w:ins w:id="417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as the one before,</w:t>
        </w:r>
      </w:ins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cross-validated on a training set</w:t>
        </w:r>
      </w:ins>
      <w:ins w:id="41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76" w:author="PR Preview" w:date="2026-01-01T00:00:00Z">
        <w:r>
          <w:t xml:space="preserve"> </w:t>
        </w:r>
      </w:ins>
      <w:ins w:id="4177" w:author="PR Preview" w:date="2026-01-01T00:00:00Z">
        <w:r>
          <w:t xml:space="preserve">with the same folds,</w:t>
        </w:r>
      </w:ins>
      <w:ins w:id="4178" w:author="PR Preview" w:date="2026-01-01T00:00:00Z">
        <w:r>
          <w:t xml:space="preserve"> </w:t>
        </w:r>
      </w:ins>
      <w:ins w:id="4179" w:author="PR Preview" w:date="2026-01-01T00:00:00Z">
        <w:r>
          <w:t xml:space="preserve">and let</w:t>
        </w:r>
      </w:ins>
      <w:ins w:id="418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4181" w:author="PR Preview" w:date="2026-01-01T00:00:00Z">
        <w:r>
          <w:t xml:space="preserve"> </w:t>
        </w:r>
      </w:ins>
      <w:ins w:id="4182" w:author="PR Preview" w:date="2026-01-01T00:00:00Z">
        <w:r>
          <w:t xml:space="preserve">be the one with the smallest</w:t>
        </w:r>
      </w:ins>
      <w:ins w:id="4183" w:author="PR Preview" w:date="2026-01-01T00:00:00Z">
        <w:r>
          <w:t xml:space="preserve"> </w:t>
        </w:r>
      </w:ins>
      <w:hyperlink w:anchor="def-cv-estimate-indexed">
        <w:ins w:id="418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185" w:author="PR Preview" w:date="2026-01-01T00:00:00Z">
        <w:r>
          <w:t xml:space="preserve">.</w:t>
        </w:r>
      </w:ins>
      <w:ins w:id="4186" w:author="PR Preview" w:date="2026-01-01T00:00:00Z">
        <w:r>
          <w:t xml:space="preserve"> </w:t>
        </w:r>
      </w:ins>
      <w:ins w:id="4187" w:author="PR Preview" w:date="2026-01-01T00:00:00Z">
        <w:r>
          <w:t xml:space="preserve">The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rPr>
            <w:b/>
            <w:bCs/>
          </w:rPr>
          <w:t xml:space="preserve">one-standard-error rule</w:t>
        </w:r>
      </w:ins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chooses the smallest</w:t>
        </w:r>
      </w:ins>
      <w:ins w:id="4192" w:author="PR Preview" w:date="2026-01-01T00:00:00Z">
        <w:r>
          <w:t xml:space="preserve"> </w:t>
        </w:r>
      </w:ins>
      <m:oMath>
        <m:r>
          <m:t>l</m:t>
        </m:r>
      </m:oMath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whose estimate is within one</w:t>
        </w:r>
      </w:ins>
      <w:ins w:id="4195" w:author="PR Preview" w:date="2026-01-01T00:00:00Z">
        <w:r>
          <w:t xml:space="preserve"> </w:t>
        </w:r>
      </w:ins>
      <w:hyperlink w:anchor="def-cv-se-indexed">
        <w:ins w:id="4196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4197" w:author="PR Preview" w:date="2026-01-01T00:00:00Z">
        <w:r>
          <w:t xml:space="preserve"> </w:t>
        </w:r>
      </w:ins>
      <w:ins w:id="4198" w:author="PR Preview" w:date="2026-01-01T00:00:00Z">
        <w:r>
          <w:t xml:space="preserve">of the smallest:</w:t>
        </w:r>
      </w:ins>
    </w:p>
    <w:p>
      <w:pPr>
        <w:pStyle w:val="BodyText"/>
      </w:pPr>
      <w:bookmarkStart w:id="28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85"/>
    <w:bookmarkStart w:id="290" w:name="exm-one-se-rule"/>
    <w:p>
      <w:pPr>
        <w:pStyle w:val="BodyText"/>
      </w:pPr>
      <w:del w:id="4199" w:author="PR Preview" w:date="2026-01-01T00:00:00Z">
        <w:r>
          <w:rPr>
            <w:b/>
            <w:bCs/>
          </w:rPr>
          <w:delText xml:space="preserve">Example 23 (The one-standard-error rule for the simulated polynomials)</w:delText>
        </w:r>
      </w:del>
      <w:del w:id="4200" w:author="PR Preview" w:date="2026-01-01T00:00:00Z">
        <w:r>
          <w:delText xml:space="preserve"> </w:delText>
        </w:r>
      </w:del>
      <w:del w:id="4201" w:author="PR Preview" w:date="2026-01-01T00:00:00Z">
        <w:r>
          <w:delText xml:space="preserve">This example applies 10-fold cross-validation</w:delText>
        </w:r>
      </w:del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to the simulated training set of</w:delText>
        </w:r>
      </w:del>
      <w:del w:id="4204" w:author="PR Preview" w:date="2026-01-01T00:00:00Z">
        <w:r>
          <w:delText xml:space="preserve"> </w:delText>
        </w:r>
      </w:del>
      <w:hyperlink w:anchor="exm-train-test-error-simulated">
        <w:del w:id="4205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4206" w:author="PR Preview" w:date="2026-01-01T00:00:00Z">
        <w:r>
          <w:delText xml:space="preserve">,</w:delText>
        </w:r>
      </w:del>
      <w:del w:id="4207" w:author="PR Preview" w:date="2026-01-01T00:00:00Z">
        <w:r>
          <w:delText xml:space="preserve"> </w:delText>
        </w:r>
      </w:del>
      <w:del w:id="4208" w:author="PR Preview" w:date="2026-01-01T00:00:00Z">
        <w:r>
          <w:delText xml:space="preserve">records the sMSE in each fold,</w:delText>
        </w:r>
      </w:del>
      <w:del w:id="4209" w:author="PR Preview" w:date="2026-01-01T00:00:00Z">
        <w:r>
          <w:delText xml:space="preserve"> </w:delText>
        </w:r>
      </w:del>
      <w:del w:id="4210" w:author="PR Preview" w:date="2026-01-01T00:00:00Z">
        <w:r>
          <w:delText xml:space="preserve">and applies</w:delText>
        </w:r>
      </w:del>
      <w:del w:id="4211" w:author="PR Preview" w:date="2026-01-01T00:00:00Z">
        <w:r>
          <w:delText xml:space="preserve"> </w:delText>
        </w:r>
      </w:del>
      <w:hyperlink w:anchor="def-one-se-rule">
        <w:del w:id="4212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to the ten degrees.</w:delText>
        </w:r>
      </w:del>
    </w:p>
    <w:p>
      <w:pPr>
        <w:pStyle w:val="BodyText"/>
      </w:pPr>
      <w:ins w:id="4215" w:author="PR Preview" w:date="2026-01-01T00:00:00Z">
        <w:r>
          <w:rPr>
            <w:b/>
            <w:bCs/>
          </w:rPr>
          <w:t xml:space="preserve">Example 26 (The one-standard-error rule for the simulated polynomials)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This example applies 10-fold cross-validation</w:t>
        </w:r>
      </w:ins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to the simulated training set of</w:t>
        </w:r>
      </w:ins>
      <w:ins w:id="4220" w:author="PR Preview" w:date="2026-01-01T00:00:00Z">
        <w:r>
          <w:t xml:space="preserve"> </w:t>
        </w:r>
      </w:ins>
      <w:hyperlink w:anchor="exm-train-test-error-simulated">
        <w:ins w:id="4221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4222" w:author="PR Preview" w:date="2026-01-01T00:00:00Z">
        <w:r>
          <w:t xml:space="preserve">,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records the sMSE in each fold,</w:t>
        </w:r>
      </w:ins>
      <w:ins w:id="4225" w:author="PR Preview" w:date="2026-01-01T00:00:00Z">
        <w:r>
          <w:t xml:space="preserve"> </w:t>
        </w:r>
      </w:ins>
      <w:ins w:id="4226" w:author="PR Preview" w:date="2026-01-01T00:00:00Z">
        <w:r>
          <w:t xml:space="preserve">and applies</w:t>
        </w:r>
      </w:ins>
      <w:ins w:id="4227" w:author="PR Preview" w:date="2026-01-01T00:00:00Z">
        <w:r>
          <w:t xml:space="preserve"> </w:t>
        </w:r>
      </w:ins>
      <w:hyperlink w:anchor="def-one-se-rule">
        <w:ins w:id="4228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89"/>
        </w:tc>
      </w:tr>
    </w:tbl>
    <w:p>
      <w:pPr>
        <w:pStyle w:val="BodyText"/>
      </w:pPr>
      <w:del w:id="4231" w:author="PR Preview" w:date="2026-01-01T00:00:00Z">
        <w:r>
          <w:delText xml:space="preserve">The smallest estimate is at degree 8.</w:delText>
        </w:r>
      </w:del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The lowest degree within one fold-based standard error of it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delText xml:space="preserve">is degree 3,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delText xml:space="preserve">which is the one-standard-error rule’s choice.</w:delText>
        </w:r>
      </w:del>
      <w:del w:id="4238" w:author="PR Preview" w:date="2026-01-01T00:00:00Z">
        <w:r>
          <w:delText xml:space="preserve"> </w:delText>
        </w:r>
      </w:del>
      <w:del w:id="4239" w:author="PR Preview" w:date="2026-01-01T00:00:00Z">
        <w:r>
          <w:delText xml:space="preserve">The rule prefers the simpler model</w:delText>
        </w:r>
      </w:del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when the data cannot clearly tell it apart from the degree with the smallest estimate.</w:delText>
        </w:r>
      </w:del>
      <w:del w:id="4242" w:author="PR Preview" w:date="2026-01-01T00:00:00Z">
        <w:r>
          <w:delText xml:space="preserve"> </w:delText>
        </w:r>
      </w:del>
      <w:del w:id="4243" w:author="PR Preview" w:date="2026-01-01T00:00:00Z">
        <w:r>
          <w:delText xml:space="preserve">Because the data are simulated,</w:delText>
        </w:r>
      </w:del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we can check both choices against</w:delText>
        </w:r>
      </w:del>
      <w:del w:id="4246" w:author="PR Preview" w:date="2026-01-01T00:00:00Z">
        <w:r>
          <w:delText xml:space="preserve"> </w:delText>
        </w:r>
      </w:del>
      <w:del w:id="4247" w:author="PR Preview" w:date="2026-01-01T00:00:00Z">
        <w:r>
          <w:delText xml:space="preserve">the estimated generalization pRMSE of</w:delText>
        </w:r>
      </w:del>
      <w:del w:id="4248" w:author="PR Preview" w:date="2026-01-01T00:00:00Z">
        <w:r>
          <w:delText xml:space="preserve"> </w:delText>
        </w:r>
      </w:del>
      <w:hyperlink w:anchor="exm-train-test-error-simulated">
        <w:del w:id="4249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4250" w:author="PR Preview" w:date="2026-01-01T00:00:00Z">
        <w:r>
          <w:delText xml:space="preserve"> </w:delText>
        </w:r>
      </w:del>
      <w:del w:id="4251" w:author="PR Preview" w:date="2026-01-01T00:00:00Z">
        <w:r>
          <w:delText xml:space="preserve">for each:</w:delText>
        </w:r>
      </w:del>
      <w:del w:id="4252" w:author="PR Preview" w:date="2026-01-01T00:00:00Z">
        <w:r>
          <w:delText xml:space="preserve"> </w:delText>
        </w:r>
      </w:del>
      <w:del w:id="4253" w:author="PR Preview" w:date="2026-01-01T00:00:00Z">
        <w:r>
          <w:delText xml:space="preserve">0.335 for degree 8</w:delText>
        </w:r>
      </w:del>
      <w:del w:id="4254" w:author="PR Preview" w:date="2026-01-01T00:00:00Z">
        <w:r>
          <w:delText xml:space="preserve"> </w:delText>
        </w:r>
      </w:del>
      <w:del w:id="4255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4256" w:author="PR Preview" w:date="2026-01-01T00:00:00Z">
        <w:r>
          <w:t xml:space="preserve">The smallest estimate is at degree 8.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The lowest degree within one fold-based standard error of it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is degree 3,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t xml:space="preserve">which is the one-standard-error rule’s choice.</w:t>
        </w:r>
      </w:ins>
      <w:ins w:id="4263" w:author="PR Preview" w:date="2026-01-01T00:00:00Z">
        <w:r>
          <w:t xml:space="preserve"> </w:t>
        </w:r>
      </w:ins>
      <w:ins w:id="4264" w:author="PR Preview" w:date="2026-01-01T00:00:00Z">
        <w:r>
          <w:t xml:space="preserve">The rule prefers the simpler model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when the data cannot clearly tell it apart from the degree with the smallest estimate.</w:t>
        </w:r>
      </w:ins>
      <w:ins w:id="4267" w:author="PR Preview" w:date="2026-01-01T00:00:00Z">
        <w:r>
          <w:t xml:space="preserve"> </w:t>
        </w:r>
      </w:ins>
      <w:ins w:id="4268" w:author="PR Preview" w:date="2026-01-01T00:00:00Z">
        <w:r>
          <w:t xml:space="preserve">Because the data are simulated,</w:t>
        </w:r>
      </w:ins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we can check both choices against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the estimated generalization pRMSE of</w:t>
        </w:r>
      </w:ins>
      <w:ins w:id="4273" w:author="PR Preview" w:date="2026-01-01T00:00:00Z">
        <w:r>
          <w:t xml:space="preserve"> </w:t>
        </w:r>
      </w:ins>
      <w:hyperlink w:anchor="exm-train-test-error-simulated">
        <w:ins w:id="4274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for each:</w:t>
        </w:r>
      </w:ins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0.335 for degree 8</w:t>
        </w:r>
      </w:ins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and 0.315 for degree 3.</w:t>
        </w:r>
      </w:ins>
    </w:p>
    <w:bookmarkEnd w:id="290"/>
    <w:bookmarkEnd w:id="291"/>
    <w:bookmarkStart w:id="297" w:name="sec-cv-whole-procedure"/>
    <w:p>
      <w:pPr>
        <w:pStyle w:val="Heading2"/>
      </w:pPr>
      <w:r>
        <w:t xml:space="preserve">9 Cross-validating the whole procedure</w:t>
      </w:r>
    </w:p>
    <w:bookmarkStart w:id="29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94"/>
    <w:bookmarkStart w:id="29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95"/>
    <w:bookmarkStart w:id="296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96"/>
    <w:bookmarkEnd w:id="297"/>
    <w:bookmarkStart w:id="29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98"/>
    <w:bookmarkStart w:id="306" w:name="references"/>
    <w:p>
      <w:pPr>
        <w:pStyle w:val="Heading2"/>
      </w:pPr>
      <w:r>
        <w:t xml:space="preserve">References</w:t>
      </w:r>
    </w:p>
    <w:bookmarkStart w:id="305" w:name="refs"/>
    <w:bookmarkStart w:id="30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9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00"/>
    <w:bookmarkStart w:id="30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0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02"/>
    <w:bookmarkStart w:id="30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0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04"/>
    <w:bookmarkEnd w:id="305"/>
    <w:bookmarkEnd w:id="3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3" Type="http://schemas.openxmlformats.org/officeDocument/2006/relationships/image" Target="media/rId193.png"/><Relationship Id="rId225" Type="http://schemas.openxmlformats.org/officeDocument/2006/relationships/image" Target="media/rId225.png"/><Relationship Id="rId286" Type="http://schemas.openxmlformats.org/officeDocument/2006/relationships/image" Target="media/rId286.png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179" Type="http://schemas.openxmlformats.org/officeDocument/2006/relationships/image" Target="media/rId179.png"/><Relationship Id="rId183" Type="http://schemas.openxmlformats.org/officeDocument/2006/relationships/image" Target="media/rId183.png"/><Relationship Id="rId187" Type="http://schemas.openxmlformats.org/officeDocument/2006/relationships/image" Target="media/rId187.png"/><Relationship Id="rId29" Type="http://schemas.openxmlformats.org/officeDocument/2006/relationships/hyperlink" Target="correlation-regression.qmd#def-normal-equations" TargetMode="External"/><Relationship Id="rId250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41" Type="http://schemas.openxmlformats.org/officeDocument/2006/relationships/hyperlink" Target="correlation-regression.qmd#def-slr-covariate-vector" TargetMode="External"/><Relationship Id="rId253" Type="http://schemas.openxmlformats.org/officeDocument/2006/relationships/hyperlink" Target="correlation-regression.qmd#thm-ols-slr-vector" TargetMode="External"/><Relationship Id="rId278" Type="http://schemas.openxmlformats.org/officeDocument/2006/relationships/hyperlink" Target="estimation.qmd#def-SE" TargetMode="External"/><Relationship Id="rId110" Type="http://schemas.openxmlformats.org/officeDocument/2006/relationships/hyperlink" Target="estimation.qmd#def-estimation-error" TargetMode="External"/><Relationship Id="rId111" Type="http://schemas.openxmlformats.org/officeDocument/2006/relationships/hyperlink" Target="estimation.qmd#def-estimator" TargetMode="External"/><Relationship Id="rId99" Type="http://schemas.openxmlformats.org/officeDocument/2006/relationships/hyperlink" Target="estimation.qmd#def-mse" TargetMode="External"/><Relationship Id="rId274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99" Type="http://schemas.openxmlformats.org/officeDocument/2006/relationships/hyperlink" Target="https://doi.org/10.1007/978-0-387-84858-7" TargetMode="External"/><Relationship Id="rId301" Type="http://schemas.openxmlformats.org/officeDocument/2006/relationships/hyperlink" Target="https://doi.org/10.1007/978-1-0716-1418-1" TargetMode="External"/><Relationship Id="rId171" Type="http://schemas.openxmlformats.org/officeDocument/2006/relationships/hyperlink" Target="https://morrison-lab.github.io/lds/chapters/big-ideas.html#def-test-set" TargetMode="External"/><Relationship Id="rId169" Type="http://schemas.openxmlformats.org/officeDocument/2006/relationships/hyperlink" Target="https://morrison-lab.github.io/lds/chapters/big-ideas.html#def-training-set" TargetMode="External"/><Relationship Id="rId170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29" Type="http://schemas.openxmlformats.org/officeDocument/2006/relationships/hyperlink" Target="https://morrison-lab.github.io/pds/expectation.html#def-risk" TargetMode="External"/><Relationship Id="rId103" Type="http://schemas.openxmlformats.org/officeDocument/2006/relationships/hyperlink" Target="https://morrison-lab.github.io/pds/expectation.html#thm-lie" TargetMode="External"/><Relationship Id="rId118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82" Type="http://schemas.openxmlformats.org/officeDocument/2006/relationships/hyperlink" Target="https://morrison-lab.github.io/pds/random-variables.html#def-cdf" TargetMode="External"/><Relationship Id="rId85" Type="http://schemas.openxmlformats.org/officeDocument/2006/relationships/hyperlink" Target="https://morrison-lab.github.io/pds/random-variables.html#def-normal" TargetMode="External"/><Relationship Id="rId123" Type="http://schemas.openxmlformats.org/officeDocument/2006/relationships/hyperlink" Target="https://morrison-lab.github.io/pds/variance-covariance.html#def-variance" TargetMode="External"/><Relationship Id="rId119" Type="http://schemas.openxmlformats.org/officeDocument/2006/relationships/hyperlink" Target="https://morrison-lab.github.io/pds/variance-covariance.html#thm-variance" TargetMode="External"/><Relationship Id="rId303" Type="http://schemas.openxmlformats.org/officeDocument/2006/relationships/hyperlink" Target="https://www.gastonsanchez.com/matrix4sl/" TargetMode="External"/><Relationship Id="rId245" Type="http://schemas.openxmlformats.org/officeDocument/2006/relationships/hyperlink" Target="https://www.gastonsanchez.com/matrix4sl/cross-products.html#cross-products" TargetMode="External"/><Relationship Id="rId255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50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41" Type="http://schemas.openxmlformats.org/officeDocument/2006/relationships/hyperlink" Target="correlation-regression.qmd#def-slr-covariate-vector" TargetMode="External"/><Relationship Id="rId253" Type="http://schemas.openxmlformats.org/officeDocument/2006/relationships/hyperlink" Target="correlation-regression.qmd#thm-ols-slr-vector" TargetMode="External"/><Relationship Id="rId278" Type="http://schemas.openxmlformats.org/officeDocument/2006/relationships/hyperlink" Target="estimation.qmd#def-SE" TargetMode="External"/><Relationship Id="rId110" Type="http://schemas.openxmlformats.org/officeDocument/2006/relationships/hyperlink" Target="estimation.qmd#def-estimation-error" TargetMode="External"/><Relationship Id="rId111" Type="http://schemas.openxmlformats.org/officeDocument/2006/relationships/hyperlink" Target="estimation.qmd#def-estimator" TargetMode="External"/><Relationship Id="rId99" Type="http://schemas.openxmlformats.org/officeDocument/2006/relationships/hyperlink" Target="estimation.qmd#def-mse" TargetMode="External"/><Relationship Id="rId274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99" Type="http://schemas.openxmlformats.org/officeDocument/2006/relationships/hyperlink" Target="https://doi.org/10.1007/978-0-387-84858-7" TargetMode="External"/><Relationship Id="rId301" Type="http://schemas.openxmlformats.org/officeDocument/2006/relationships/hyperlink" Target="https://doi.org/10.1007/978-1-0716-1418-1" TargetMode="External"/><Relationship Id="rId171" Type="http://schemas.openxmlformats.org/officeDocument/2006/relationships/hyperlink" Target="https://morrison-lab.github.io/lds/chapters/big-ideas.html#def-test-set" TargetMode="External"/><Relationship Id="rId169" Type="http://schemas.openxmlformats.org/officeDocument/2006/relationships/hyperlink" Target="https://morrison-lab.github.io/lds/chapters/big-ideas.html#def-training-set" TargetMode="External"/><Relationship Id="rId170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29" Type="http://schemas.openxmlformats.org/officeDocument/2006/relationships/hyperlink" Target="https://morrison-lab.github.io/pds/expectation.html#def-risk" TargetMode="External"/><Relationship Id="rId103" Type="http://schemas.openxmlformats.org/officeDocument/2006/relationships/hyperlink" Target="https://morrison-lab.github.io/pds/expectation.html#thm-lie" TargetMode="External"/><Relationship Id="rId118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82" Type="http://schemas.openxmlformats.org/officeDocument/2006/relationships/hyperlink" Target="https://morrison-lab.github.io/pds/random-variables.html#def-cdf" TargetMode="External"/><Relationship Id="rId85" Type="http://schemas.openxmlformats.org/officeDocument/2006/relationships/hyperlink" Target="https://morrison-lab.github.io/pds/random-variables.html#def-normal" TargetMode="External"/><Relationship Id="rId123" Type="http://schemas.openxmlformats.org/officeDocument/2006/relationships/hyperlink" Target="https://morrison-lab.github.io/pds/variance-covariance.html#def-variance" TargetMode="External"/><Relationship Id="rId119" Type="http://schemas.openxmlformats.org/officeDocument/2006/relationships/hyperlink" Target="https://morrison-lab.github.io/pds/variance-covariance.html#thm-variance" TargetMode="External"/><Relationship Id="rId303" Type="http://schemas.openxmlformats.org/officeDocument/2006/relationships/hyperlink" Target="https://www.gastonsanchez.com/matrix4sl/" TargetMode="External"/><Relationship Id="rId245" Type="http://schemas.openxmlformats.org/officeDocument/2006/relationships/hyperlink" Target="https://www.gastonsanchez.com/matrix4sl/cross-products.html#cross-products" TargetMode="External"/><Relationship Id="rId255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2026-10-17T09:36:54Z</dcterms:created>
  <dcterms:modified xsi:type="dcterms:W3CDTF">2026-10-17T09:36:54Z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