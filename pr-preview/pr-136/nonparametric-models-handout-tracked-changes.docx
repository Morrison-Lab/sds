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del w:id="3" w:author="PR Preview" w:date="2026-01-01T00:00:00Z">
        <w:r>
          <w:delText xml:space="preserve">For a given</w:delText>
        </w:r>
      </w:del>
      <w:del w:id="4" w:author="PR Preview" w:date="2026-01-01T00:00:00Z">
        <w:r>
          <w:delText xml:space="preserve"> </w:delText>
        </w:r>
      </w:del>
      <m:oMath>
        <m:r>
          <m:t>p</m:t>
        </m:r>
      </m:oMath>
      <w:del w:id="5" w:author="PR Preview" w:date="2026-01-01T00:00:00Z">
        <w:r>
          <w:delText xml:space="preserve">, the value</w:delText>
        </w:r>
      </w:del>
      <w:del w:id="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sample</w:delText>
        </w:r>
      </w:del>
      <w:del w:id="11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12" w:author="PR Preview" w:date="2026-01-01T00:00:00Z">
        <w:r>
          <w:rPr>
            <w:b/>
            <w:bCs/>
          </w:rP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quantile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also called the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sample</w:delText>
        </w:r>
      </w:del>
      <w:del w:id="19" w:author="PR Preview" w:date="2026-01-01T00:00:00Z">
        <w:r>
          <w:rPr>
            <w:b/>
            <w:bCs/>
          </w:rPr>
          <w:delText xml:space="preserve"> </w:delText>
        </w:r>
      </w:del>
      <m:oMath>
        <m:r>
          <m:t>100</m:t>
        </m:r>
        <m:r>
          <m:t>p</m:t>
        </m:r>
      </m:oMath>
      <w:del w:id="20" w:author="PR Preview" w:date="2026-01-01T00:00:00Z">
        <w:r>
          <w:rPr>
            <w:b/>
            <w:bCs/>
          </w:rPr>
          <w:delText xml:space="preserve">th percentile</w:delText>
        </w:r>
      </w:del>
      <w:del w:id="21" w:author="PR Preview" w:date="2026-01-01T00:00:00Z">
        <w:r>
          <w:delText xml:space="preserve">.</w:delText>
        </w:r>
      </w:del>
    </w:p>
    <w:p>
      <w:pPr>
        <w:pStyle w:val="FirstParagraph"/>
      </w:pPr>
      <w:ins w:id="22" w:author="PR Preview" w:date="2026-01-01T00:00:00Z">
        <w:r>
          <w:rPr>
            <w:b/>
            <w:bCs/>
          </w:rPr>
          <w:t xml:space="preserve">Definition 4 (Sample quantile)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For a given</w:t>
        </w:r>
      </w:ins>
      <w:ins w:id="25" w:author="PR Preview" w:date="2026-01-01T00:00:00Z">
        <w:r>
          <w:t xml:space="preserve"> </w:t>
        </w:r>
      </w:ins>
      <m:oMath>
        <m:r>
          <m:t>p</m:t>
        </m:r>
      </m:oMath>
      <w:ins w:id="26" w:author="PR Preview" w:date="2026-01-01T00:00:00Z">
        <w:r>
          <w:t xml:space="preserve">, the value</w:t>
        </w:r>
      </w:ins>
      <w:ins w:id="2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of the</w:t>
        </w:r>
      </w:ins>
      <w:ins w:id="30" w:author="PR Preview" w:date="2026-01-01T00:00:00Z">
        <w:r>
          <w:t xml:space="preserve"> </w:t>
        </w:r>
      </w:ins>
      <w:hyperlink w:anchor="def-sample-quantile">
        <w:ins w:id="31" w:author="PR Preview" w:date="2026-01-01T00:00:00Z">
          <w:r>
            <w:rPr>
              <w:rStyle w:val="Hyperlink"/>
            </w:rPr>
            <w:t xml:space="preserve">sample quantile function</w:t>
          </w:r>
        </w:ins>
      </w:hyperlink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the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sample</w:t>
        </w:r>
      </w:ins>
      <w:ins w:id="36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37" w:author="PR Preview" w:date="2026-01-01T00:00:00Z">
        <w:r>
          <w:rPr>
            <w:b/>
            <w:bCs/>
          </w:rP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quantile</w:t>
        </w:r>
      </w:ins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also called the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b/>
            <w:bCs/>
          </w:rPr>
          <w:t xml:space="preserve">sample</w:t>
        </w:r>
      </w:ins>
      <w:ins w:id="44" w:author="PR Preview" w:date="2026-01-01T00:00:00Z">
        <w:r>
          <w:rPr>
            <w:b/>
            <w:bCs/>
          </w:rPr>
          <w:t xml:space="preserve"> </w:t>
        </w:r>
      </w:ins>
      <m:oMath>
        <m:r>
          <m:t>100</m:t>
        </m:r>
        <m:r>
          <m:t>p</m:t>
        </m:r>
      </m:oMath>
      <w:ins w:id="45" w:author="PR Preview" w:date="2026-01-01T00:00:00Z">
        <w:r>
          <w:rPr>
            <w:b/>
            <w:bCs/>
          </w:rPr>
          <w:t xml:space="preserve">th percentile</w:t>
        </w:r>
      </w:ins>
      <w:ins w:id="46" w:author="PR Preview" w:date="2026-01-01T00:00:00Z">
        <w:r>
          <w:t xml:space="preserve">.</w:t>
        </w:r>
      </w:ins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2026-10-14T04:39:26Z</dcterms:created>
  <dcterms:modified xsi:type="dcterms:W3CDTF">2026-10-14T04:39:26Z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