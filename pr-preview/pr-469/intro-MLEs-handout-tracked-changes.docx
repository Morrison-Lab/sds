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10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1" w:name="rem-score-surprisal"/>
    <w:p>
      <w:pPr>
        <w:pStyle w:val="BodyText"/>
      </w:pPr>
      <w:ins w:id="3" w:author="PR Preview" w:date="2026-01-01T00:00:00Z">
        <w:r>
          <w:rPr>
            <w:i/>
            <w:iCs/>
          </w:rPr>
          <w:t xml:space="preserve">Remark 4</w:t>
        </w:r>
      </w:ins>
      <w:ins w:id="4" w:author="PR Preview" w:date="2026-01-01T00:00:00Z">
        <w:r>
          <w:t xml:space="preserve"> (The score is the negative slope of the surprisal). </w:t>
        </w:r>
      </w:ins>
      <w:ins w:id="5" w:author="PR Preview" w:date="2026-01-01T00:00:00Z">
        <w:r>
          <w:t xml:space="preserve">For a continuous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$\mathord{\smash[b]{\underset{\raise.3ex\hbox{$\scriptstyle\sim$}}{X}}\vphantom{X}}$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with density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$\operatorname{p}(\mathord{\smash[b]{\underset{\raise.3ex\hbox{$\scriptstyle\sim$}}{x}}\vphantom{x}}\mid \theta)$</w:t>
        </w:r>
      </w:ins>
      <w:ins w:id="12" w:author="PR Preview" w:date="2026-01-01T00:00:00Z">
        <w:r>
          <w:t xml:space="preserve">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the</w:t>
        </w:r>
      </w:ins>
      <w:ins w:id="15" w:author="PR Preview" w:date="2026-01-01T00:00:00Z">
        <w:r>
          <w:t xml:space="preserve"> </w:t>
        </w:r>
      </w:ins>
      <w:hyperlink r:id="rId100">
        <w:ins w:id="16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of the data value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$\mathord{\smash[b]{\underset{\raise.3ex\hbox{$\scriptstyle\sim$}}{x}}\vphantom{x}}$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under parameter value</w:t>
        </w:r>
      </w:ins>
      <w:ins w:id="23" w:author="PR Preview" w:date="2026-01-01T00:00:00Z">
        <w:r>
          <w:t xml:space="preserve"> </w:t>
        </w:r>
      </w:ins>
      <m:oMath>
        <m:r>
          <m:t>θ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is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$-\log \operatorname{p}(\mathord{\smash[b]{\underset{\raise.3ex\hbox{$\scriptstyle\sim$}}{x}}\vphantom{x}}\mid \theta)$</w:t>
        </w:r>
      </w:ins>
      <w:ins w:id="28" w:author="PR Preview" w:date="2026-01-01T00:00:00Z">
        <w:r>
          <w:t xml:space="preserve">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which is minus the log-likelihood</w:t>
        </w:r>
      </w:ins>
      <w:ins w:id="3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32" w:author="PR Preview" w:date="2026-01-01T00:00:00Z">
        <w:r>
          <w:t xml:space="preserve">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So the</w:t>
        </w:r>
      </w:ins>
      <w:ins w:id="35" w:author="PR Preview" w:date="2026-01-01T00:00:00Z">
        <w:r>
          <w:t xml:space="preserve"> </w:t>
        </w:r>
      </w:ins>
      <w:hyperlink w:anchor="def-score">
        <w:ins w:id="36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 the negative derivative of the surprisal with respect to</w:t>
        </w:r>
      </w:ins>
      <w:ins w:id="39" w:author="PR Preview" w:date="2026-01-01T00:00:00Z">
        <w:r>
          <w:t xml:space="preserve"> </w:t>
        </w:r>
      </w:ins>
      <m:oMath>
        <m:r>
          <m:t>θ</m:t>
        </m:r>
      </m:oMath>
      <w:ins w:id="40" w:author="PR Preview" w:date="2026-01-01T00:00:00Z">
        <w:r>
          <w:t xml:space="preserve">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and, by</w:t>
        </w:r>
      </w:ins>
      <w:ins w:id="43" w:author="PR Preview" w:date="2026-01-01T00:00:00Z">
        <w:r>
          <w:t xml:space="preserve"> </w:t>
        </w:r>
      </w:ins>
      <w:hyperlink w:anchor="thm-information-equality">
        <w:ins w:id="44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45" w:author="PR Preview" w:date="2026-01-01T00:00:00Z">
        <w:r>
          <w:t xml:space="preserve">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the</w:t>
        </w:r>
      </w:ins>
      <w:ins w:id="48" w:author="PR Preview" w:date="2026-01-01T00:00:00Z">
        <w:r>
          <w:t xml:space="preserve"> </w:t>
        </w:r>
      </w:ins>
      <w:hyperlink w:anchor="def-einf">
        <w:ins w:id="49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is the expected squared slope of the surprisal:</w:t>
        </w:r>
      </w:ins>
      <w:ins w:id="5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53" w:author="PR Preview" w:date="2026-01-01T00:00:00Z">
        <w:r>
          <w:t xml:space="preserve">.</w:t>
        </w:r>
      </w:ins>
    </w:p>
    <w:bookmarkEnd w:id="101"/>
    <w:bookmarkStart w:id="103" w:name="exr-fisher-kl-curvature"/>
    <w:p>
      <w:pPr>
        <w:pStyle w:val="BodyText"/>
      </w:pPr>
      <w:ins w:id="54" w:author="PR Preview" w:date="2026-01-01T00:00:00Z">
        <w:r>
          <w:rPr>
            <w:b/>
            <w:bCs/>
          </w:rPr>
          <w:t xml:space="preserve">Exercise 14 (Curvature of the Kullback–Leibler divergence)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Let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$\mathord{\smash[b]{\underset{\raise.3ex\hbox{$\scriptstyle\sim$}}{X}}\vphantom{X}}$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be a continuous random vector with density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$\operatorname{p}(\mathord{\smash[b]{\underset{\raise.3ex\hbox{$\scriptstyle\sim$}}{x}}\vphantom{x}}\mid \theta)$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for a scalar parameter</w:t>
        </w:r>
      </w:ins>
      <w:ins w:id="65" w:author="PR Preview" w:date="2026-01-01T00:00:00Z">
        <w:r>
          <w:t xml:space="preserve"> </w:t>
        </w:r>
      </w:ins>
      <m:oMath>
        <m:r>
          <m:t>θ</m:t>
        </m:r>
      </m:oMath>
      <w:ins w:id="66" w:author="PR Preview" w:date="2026-01-01T00:00:00Z">
        <w:r>
          <w:t xml:space="preserve">, under the assumptions of</w:t>
        </w:r>
      </w:ins>
      <w:ins w:id="67" w:author="PR Preview" w:date="2026-01-01T00:00:00Z">
        <w:r>
          <w:t xml:space="preserve"> </w:t>
        </w:r>
      </w:ins>
      <w:hyperlink w:anchor="thm-score-mean-zero">
        <w:ins w:id="68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69" w:author="PR Preview" w:date="2026-01-01T00:00:00Z">
        <w:r>
          <w:t xml:space="preserve">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Let</w:t>
        </w:r>
      </w:ins>
      <w:ins w:id="72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be the true parameter value,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and define</w:t>
        </w:r>
      </w:ins>
    </w:p>
    <w:p>
      <w:pPr>
        <w:pStyle w:val="BodyText"/>
      </w:pPr>
      <w:ins w:id="77" w:author="PR Preview" w:date="2026-01-01T00:00:00Z">
        <w:r>
          <w:t xml:space="preserve">$$
    D_{\mathrm{KL}}(\theta)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\theta)}\right]\mathclose{},
    $$</w:t>
        </w:r>
      </w:ins>
    </w:p>
    <w:p>
      <w:pPr>
        <w:pStyle w:val="FirstParagraph"/>
      </w:pPr>
      <w:ins w:id="78" w:author="PR Preview" w:date="2026-01-01T00:00:00Z">
        <w:r>
          <w:t xml:space="preserve">the</w:t>
        </w:r>
      </w:ins>
      <w:ins w:id="79" w:author="PR Preview" w:date="2026-01-01T00:00:00Z">
        <w:r>
          <w:t xml:space="preserve"> </w:t>
        </w:r>
      </w:ins>
      <w:hyperlink r:id="rId102">
        <w:ins w:id="80" w:author="PR Preview" w:date="2026-01-01T00:00:00Z">
          <w:r>
            <w:rPr>
              <w:rStyle w:val="Hyperlink"/>
            </w:rPr>
            <w:t xml:space="preserve">Kullback–Leibler divergence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of the model with parameter</w:t>
        </w:r>
      </w:ins>
      <w:ins w:id="83" w:author="PR Preview" w:date="2026-01-01T00:00:00Z">
        <w:r>
          <w:t xml:space="preserve"> </w:t>
        </w:r>
      </w:ins>
      <m:oMath>
        <m:r>
          <m:t>θ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from the model with parameter</w:t>
        </w:r>
      </w:ins>
      <w:ins w:id="86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87" w:author="PR Preview" w:date="2026-01-01T00:00:00Z">
        <w:r>
          <w:t xml:space="preserve">.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Find</w:t>
        </w:r>
      </w:ins>
      <w:ins w:id="90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91" w:author="PR Preview" w:date="2026-01-01T00:00:00Z">
        <w:r>
          <w:t xml:space="preserve">,</w:t>
        </w:r>
      </w:ins>
      <w:ins w:id="92" w:author="PR Preview" w:date="2026-01-01T00:00:00Z">
        <w:r>
          <w:t xml:space="preserve"> </w:t>
        </w:r>
      </w:ins>
      <m:oMath>
        <m:sSubSup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</w:t>
        </w:r>
      </w:ins>
      <w:ins w:id="95" w:author="PR Preview" w:date="2026-01-01T00:00:00Z">
        <w:r>
          <w:t xml:space="preserve"> </w:t>
        </w:r>
      </w:ins>
      <m:oMath>
        <m:sSubSup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96" w:author="PR Preview" w:date="2026-01-01T00:00:00Z">
        <w:r>
          <w:t xml:space="preserve">.</w:t>
        </w:r>
      </w:ins>
    </w:p>
    <w:bookmarkEnd w:id="103"/>
    <w:bookmarkStart w:id="104" w:name="sol-fisher-kl-curvature"/>
    <w:p>
      <w:pPr>
        <w:pStyle w:val="BodyText"/>
      </w:pPr>
      <w:ins w:id="97" w:author="PR Preview" w:date="2026-01-01T00:00:00Z">
        <w:r>
          <w:rPr>
            <w:i/>
            <w:iCs/>
          </w:rPr>
          <w:t xml:space="preserve">Solution 14</w:t>
        </w:r>
      </w:ins>
      <w:ins w:id="98" w:author="PR Preview" w:date="2026-01-01T00:00:00Z">
        <w:r>
          <w:t xml:space="preserve">. </w:t>
        </w:r>
      </w:ins>
      <w:ins w:id="99" w:author="PR Preview" w:date="2026-01-01T00:00:00Z">
        <w:r>
          <w:t xml:space="preserve">Write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$\ell(\theta) = \log \operatorname{p}(\mathord{\smash[b]{\underset{\raise.3ex\hbox{$\scriptstyle\sim$}}{X}}\vphantom{X}}\mid \theta)$</w:t>
        </w:r>
      </w:ins>
      <w:ins w:id="102" w:author="PR Preview" w:date="2026-01-01T00:00:00Z">
        <w:r>
          <w:t xml:space="preserve">.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All expectations below are taken under</w:t>
        </w:r>
      </w:ins>
      <w:ins w:id="105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106" w:author="PR Preview" w:date="2026-01-01T00:00:00Z">
        <w:r>
          <w:t xml:space="preserve">.</w:t>
        </w:r>
      </w:ins>
    </w:p>
    <w:p>
      <w:pPr>
        <w:pStyle w:val="BodyText"/>
      </w:pPr>
      <w:ins w:id="107" w:author="PR Preview" w:date="2026-01-01T00:00:00Z">
        <w:r>
          <w:t xml:space="preserve">$$
    \begin{aligned}
    D_{\mathrm{KL}}(\theta_0)
    &amp;= {\mathbb{E}\mathopen{}\left[\log \frac{\operatorname{p}(\mathord{\smash[b]{\underset{\raise.3ex\hbox{$\scriptstyle\sim$}}{X}}\vphantom{X}}\mid \theta_0)}{\operatorname{p}(\mathord{\smash[b]{\underset{\raise.3ex\hbox{$\scriptstyle\sim$}}{X}}\vphantom{X}}\mid \theta_0)}\right]\mathclose{}}
    &amp;&amp; \text{(substitute $\theta= \theta_0$)}\\
    &amp;= {\mathbb{E}\mathopen{}\left[\log 1\right]\mathclose{}}
    &amp;&amp; \text{(a nonzero number divided by itself is 1)}\\
    &amp;= {\mathbb{E}\mathopen{}\left[0\right]\mathclose{}}
    &amp;&amp; \text{($\log 1 = 0$)}\\
    &amp;= 0
    &amp;&amp; \text{(the expectation of a constant is that constant)}
    \end{aligned}
    $$</w:t>
        </w:r>
      </w:ins>
    </w:p>
    <w:p>
      <w:pPr>
        <w:pStyle w:val="FirstParagraph"/>
      </w:pPr>
      <w:ins w:id="108" w:author="PR Preview" w:date="2026-01-01T00:00:00Z">
        <w:r>
          <w:t xml:space="preserve">For the derivatives, first separate the two terms: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</m:eqArr>
        </m:oMath>
      </m:oMathPara>
    </w:p>
    <w:p>
      <w:pPr>
        <w:pStyle w:val="FirstParagraph"/>
      </w:pPr>
      <w:ins w:id="109" w:author="PR Preview" w:date="2026-01-01T00:00:00Z">
        <w:r>
          <w:t xml:space="preserve">The first term does not depend on</w:t>
        </w:r>
      </w:ins>
      <w:ins w:id="110" w:author="PR Preview" w:date="2026-01-01T00:00:00Z">
        <w:r>
          <w:t xml:space="preserve"> </w:t>
        </w:r>
      </w:ins>
      <m:oMath>
        <m:r>
          <m:t>θ</m:t>
        </m:r>
      </m:oMath>
      <w:ins w:id="111" w:author="PR Preview" w:date="2026-01-01T00:00:00Z">
        <w:r>
          <w:t xml:space="preserve">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so its derivative is zero.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Exchanging differentiation and expectation, as in</w:t>
        </w:r>
      </w:ins>
      <w:ins w:id="116" w:author="PR Preview" w:date="2026-01-01T00:00:00Z">
        <w:r>
          <w:t xml:space="preserve"> </w:t>
        </w:r>
      </w:ins>
      <w:hyperlink w:anchor="thm-score-mean-zero">
        <w:ins w:id="117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1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constant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score, evaluated at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19" w:author="PR Preview" w:date="2026-01-01T00:00:00Z">
        <w:r>
          <w:t xml:space="preserve">At</w:t>
        </w:r>
      </w:ins>
      <w:ins w:id="120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ins w:id="121" w:author="PR Preview" w:date="2026-01-01T00:00:00Z">
        <w:r>
          <w:t xml:space="preserve">,</w:t>
        </w:r>
      </w:ins>
      <w:ins w:id="122" w:author="PR Preview" w:date="2026-01-01T00:00:00Z">
        <w:r>
          <w:t xml:space="preserve"> </w:t>
        </w:r>
      </w:ins>
      <w:hyperlink w:anchor="thm-score-mean-zero">
        <w:ins w:id="123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gives</w:t>
        </w:r>
      </w:ins>
      <w:ins w:id="12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27" w:author="PR Preview" w:date="2026-01-01T00:00:00Z">
        <w:r>
          <w:t xml:space="preserve">,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so</w:t>
        </w:r>
      </w:ins>
      <w:ins w:id="130" w:author="PR Preview" w:date="2026-01-01T00:00:00Z">
        <w:r>
          <w:t xml:space="preserve"> </w:t>
        </w:r>
      </w:ins>
      <m:oMath>
        <m:sSubSup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1" w:author="PR Preview" w:date="2026-01-01T00:00:00Z">
        <w:r>
          <w:t xml:space="preserve">.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Differentiating once more: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sSubSup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</m:eqArr>
        </m:oMath>
      </m:oMathPara>
    </w:p>
    <w:p>
      <w:pPr>
        <w:pStyle w:val="FirstParagraph"/>
      </w:pPr>
      <w:ins w:id="134" w:author="PR Preview" w:date="2026-01-01T00:00:00Z">
        <w:r>
          <w:t xml:space="preserve">At</w:t>
        </w:r>
      </w:ins>
      <w:ins w:id="135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ins w:id="136" w:author="PR Preview" w:date="2026-01-01T00:00:00Z">
        <w:r>
          <w:t xml:space="preserve">, this is the</w:t>
        </w:r>
      </w:ins>
      <w:ins w:id="137" w:author="PR Preview" w:date="2026-01-01T00:00:00Z">
        <w:r>
          <w:t xml:space="preserve"> </w:t>
        </w:r>
      </w:ins>
      <w:hyperlink w:anchor="def-einf">
        <w:ins w:id="138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139" w:author="PR Preview" w:date="2026-01-01T00:00:00Z">
        <w:r>
          <w:t xml:space="preserve">:</w:t>
        </w:r>
      </w:ins>
      <w:ins w:id="140" w:author="PR Preview" w:date="2026-01-01T00:00:00Z">
        <w:r>
          <w:t xml:space="preserve"> </w:t>
        </w:r>
      </w:ins>
      <m:oMath>
        <m:sSubSup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141" w:author="PR Preview" w:date="2026-01-01T00:00:00Z">
        <w:r>
          <w:t xml:space="preserve">.</w:t>
        </w:r>
      </w:ins>
    </w:p>
    <w:bookmarkEnd w:id="104"/>
    <w:bookmarkStart w:id="105" w:name="thm-fisher-kl-curvature"/>
    <w:p>
      <w:pPr>
        <w:pStyle w:val="BodyText"/>
      </w:pPr>
      <w:ins w:id="142" w:author="PR Preview" w:date="2026-01-01T00:00:00Z">
        <w:r>
          <w:rPr>
            <w:b/>
            <w:bCs/>
          </w:rPr>
          <w:t xml:space="preserve">Theorem 14 (The expected information is the curvature of the Kullback–Leibler divergence)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Under the assumptions of</w:t>
        </w:r>
      </w:ins>
      <w:ins w:id="145" w:author="PR Preview" w:date="2026-01-01T00:00:00Z">
        <w:r>
          <w:t xml:space="preserve"> </w:t>
        </w:r>
      </w:ins>
      <w:hyperlink w:anchor="thm-score-mean-zero">
        <w:ins w:id="146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47" w:author="PR Preview" w:date="2026-01-01T00:00:00Z">
        <w:r>
          <w:t xml:space="preserve">,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let</w:t>
        </w:r>
      </w:ins>
      <w:ins w:id="150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be the true value of the scalar parameter</w:t>
        </w:r>
      </w:ins>
      <w:ins w:id="153" w:author="PR Preview" w:date="2026-01-01T00:00:00Z">
        <w:r>
          <w:t xml:space="preserve"> </w:t>
        </w:r>
      </w:ins>
      <m:oMath>
        <m:r>
          <m:t>θ</m:t>
        </m:r>
      </m:oMath>
      <w:ins w:id="154" w:author="PR Preview" w:date="2026-01-01T00:00:00Z">
        <w:r>
          <w:t xml:space="preserve">,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and let</w:t>
        </w:r>
      </w:ins>
      <w:ins w:id="157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be the Kullback–Leibler divergence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of the model with parameter</w:t>
        </w:r>
      </w:ins>
      <w:ins w:id="162" w:author="PR Preview" w:date="2026-01-01T00:00:00Z">
        <w:r>
          <w:t xml:space="preserve"> </w:t>
        </w:r>
      </w:ins>
      <m:oMath>
        <m:r>
          <m:t>θ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from the model with parameter</w:t>
        </w:r>
      </w:ins>
      <w:ins w:id="165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(</w:t>
        </w:r>
      </w:ins>
      <w:hyperlink w:anchor="exr-fisher-kl-curvature">
        <w:ins w:id="168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169" w:author="PR Preview" w:date="2026-01-01T00:00:00Z">
        <w:r>
          <w:t xml:space="preserve">).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Then</w:t>
        </w:r>
      </w:ins>
      <w:ins w:id="172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has a minimum of</w:t>
        </w:r>
      </w:ins>
      <w:ins w:id="175" w:author="PR Preview" w:date="2026-01-01T00:00:00Z">
        <w:r>
          <w:t xml:space="preserve"> </w:t>
        </w:r>
      </w:ins>
      <m:oMath>
        <m:r>
          <m:t>0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at</w:t>
        </w:r>
      </w:ins>
      <w:ins w:id="178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179" w:author="PR Preview" w:date="2026-01-01T00:00:00Z">
        <w:r>
          <w:t xml:space="preserve">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with zero slope there,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and its second derivative at</w:t>
        </w:r>
      </w:ins>
      <w:ins w:id="184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is the</w:t>
        </w:r>
      </w:ins>
      <w:ins w:id="187" w:author="PR Preview" w:date="2026-01-01T00:00:00Z">
        <w:r>
          <w:t xml:space="preserve"> </w:t>
        </w:r>
      </w:ins>
      <w:hyperlink w:anchor="def-einf">
        <w:ins w:id="188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18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05"/>
    <w:p>
      <w:pPr>
        <w:pStyle w:val="FirstParagraph"/>
      </w:pPr>
      <w:ins w:id="190" w:author="PR Preview" w:date="2026-01-01T00:00:00Z">
        <w:r>
          <w:rPr>
            <w:i/>
            <w:iCs/>
          </w:rPr>
          <w:t xml:space="preserve">Proof</w:t>
        </w:r>
      </w:ins>
      <w:ins w:id="191" w:author="PR Preview" w:date="2026-01-01T00:00:00Z">
        <w:r>
          <w:t xml:space="preserve">. </w:t>
        </w:r>
      </w:ins>
      <w:ins w:id="192" w:author="PR Preview" w:date="2026-01-01T00:00:00Z">
        <w:r>
          <w:t xml:space="preserve">This is the solution to</w:t>
        </w:r>
      </w:ins>
      <w:ins w:id="193" w:author="PR Preview" w:date="2026-01-01T00:00:00Z">
        <w:r>
          <w:t xml:space="preserve"> </w:t>
        </w:r>
      </w:ins>
      <w:hyperlink w:anchor="exr-fisher-kl-curvature">
        <w:ins w:id="194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195" w:author="PR Preview" w:date="2026-01-01T00:00:00Z">
        <w:r>
          <w:t xml:space="preserve">, worked in</w:t>
        </w:r>
      </w:ins>
      <w:ins w:id="196" w:author="PR Preview" w:date="2026-01-01T00:00:00Z">
        <w:r>
          <w:t xml:space="preserve"> </w:t>
        </w:r>
      </w:ins>
      <w:hyperlink w:anchor="sol-fisher-kl-curvature">
        <w:ins w:id="197" w:author="PR Preview" w:date="2026-01-01T00:00:00Z">
          <w:r>
            <w:rPr>
              <w:rStyle w:val="Hyperlink"/>
            </w:rPr>
            <w:t xml:space="preserve">Solution 14</w:t>
          </w:r>
        </w:ins>
      </w:hyperlink>
      <w:ins w:id="198" w:author="PR Preview" w:date="2026-01-01T00:00:00Z">
        <w:r>
          <w:t xml:space="preserve">.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It builds on</w:t>
        </w:r>
      </w:ins>
      <w:ins w:id="201" w:author="PR Preview" w:date="2026-01-01T00:00:00Z">
        <w:r>
          <w:t xml:space="preserve"> </w:t>
        </w:r>
      </w:ins>
      <w:hyperlink w:anchor="thm-score-mean-zero">
        <w:ins w:id="202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03" w:author="PR Preview" w:date="2026-01-01T00:00:00Z">
        <w:r>
          <w:t xml:space="preserve">.</w:t>
        </w:r>
      </w:ins>
    </w:p>
    <w:bookmarkStart w:id="106" w:name="exm-fisher-kl-poisson"/>
    <w:p>
      <w:pPr>
        <w:pStyle w:val="BodyText"/>
      </w:pPr>
      <w:ins w:id="204" w:author="PR Preview" w:date="2026-01-01T00:00:00Z">
        <w:r>
          <w:rPr>
            <w:b/>
            <w:bCs/>
          </w:rPr>
          <w:t xml:space="preserve">Example 7 (Curvature of the divergence for Poisson data)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For one observation</w:t>
        </w:r>
      </w:ins>
      <w:ins w:id="20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208" w:author="PR Preview" w:date="2026-01-01T00:00:00Z">
        <w:r>
          <w:t xml:space="preserve">,</w:t>
        </w:r>
      </w:ins>
      <w:ins w:id="209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ins w:id="210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11" w:author="PR Preview" w:date="2026-01-01T00:00:00Z">
        <w:r>
          <w:t xml:space="preserve">Differentiating twice with respect to</w:t>
        </w:r>
      </w:ins>
      <w:ins w:id="212" w:author="PR Preview" w:date="2026-01-01T00:00:00Z">
        <w:r>
          <w:t xml:space="preserve"> </w:t>
        </w:r>
      </w:ins>
      <m:oMath>
        <m:r>
          <m:t>λ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gives</w:t>
        </w:r>
      </w:ins>
      <w:ins w:id="215" w:author="PR Preview" w:date="2026-01-01T00:00:00Z">
        <w:r>
          <w:t xml:space="preserve"> </w:t>
        </w:r>
      </w:ins>
      <m:oMath>
        <m:sSubSup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and</w:t>
        </w:r>
      </w:ins>
      <w:ins w:id="218" w:author="PR Preview" w:date="2026-01-01T00:00:00Z">
        <w:r>
          <w:t xml:space="preserve"> </w:t>
        </w:r>
      </w:ins>
      <m:oMath>
        <m:sSubSup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219" w:author="PR Preview" w:date="2026-01-01T00:00:00Z">
        <w:r>
          <w:t xml:space="preserve">,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so</w:t>
        </w:r>
      </w:ins>
      <w:ins w:id="222" w:author="PR Preview" w:date="2026-01-01T00:00:00Z">
        <w:r>
          <w:t xml:space="preserve"> </w:t>
        </w:r>
      </w:ins>
      <m:oMath>
        <m:sSubSup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ins w:id="223" w:author="PR Preview" w:date="2026-01-01T00:00:00Z">
        <w:r>
          <w:t xml:space="preserve">,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which is the expected information of one observation (</w:t>
        </w:r>
      </w:ins>
      <w:hyperlink w:anchor="exm-information-poisson">
        <w:ins w:id="226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227" w:author="PR Preview" w:date="2026-01-01T00:00:00Z">
        <w:r>
          <w:t xml:space="preserve">).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 numerical second difference of the divergence,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summed directly over the Poisson probabilities, agrees:</w:t>
        </w:r>
      </w:ins>
    </w:p>
    <w:p>
      <w:pPr>
        <w:pStyle w:val="SourceCode"/>
      </w:pPr>
      <w:ins w:id="232" w:author="PR Preview" w:date="2026-01-01T00:00:00Z">
        <w:r>
          <w:rPr>
            <w:rStyle w:val="NormalTok"/>
          </w:rPr>
          <w:t xml:space="preserve">rate_0 </w:t>
        </w:r>
      </w:ins>
      <w:ins w:id="233" w:author="PR Preview" w:date="2026-01-01T00:00:00Z">
        <w:r>
          <w:rPr>
            <w:rStyle w:val="OtherTok"/>
          </w:rPr>
          <w:t xml:space="preserve">&lt;-</w:t>
        </w:r>
      </w:ins>
      <w:ins w:id="234" w:author="PR Preview" w:date="2026-01-01T00:00:00Z">
        <w:r>
          <w:rPr>
            <w:rStyle w:val="NormalTok"/>
          </w:rPr>
          <w:t xml:space="preserve"> </w:t>
        </w:r>
      </w:ins>
      <w:ins w:id="235" w:author="PR Preview" w:date="2026-01-01T00:00:00Z">
        <w:r>
          <w:rPr>
            <w:rStyle w:val="DecValTok"/>
          </w:rPr>
          <w:t xml:space="preserve">3</w:t>
        </w:r>
      </w:ins>
      <w:ins w:id="236" w:author="PR Preview" w:date="2026-01-01T00:00:00Z">
        <w:r>
          <w:br/>
        </w:r>
      </w:ins>
      <w:ins w:id="237" w:author="PR Preview" w:date="2026-01-01T00:00:00Z">
        <w:r>
          <w:rPr>
            <w:rStyle w:val="NormalTok"/>
          </w:rPr>
          <w:t xml:space="preserve">kl_div </w:t>
        </w:r>
      </w:ins>
      <w:ins w:id="238" w:author="PR Preview" w:date="2026-01-01T00:00:00Z">
        <w:r>
          <w:rPr>
            <w:rStyle w:val="OtherTok"/>
          </w:rPr>
          <w:t xml:space="preserve">&lt;-</w:t>
        </w:r>
      </w:ins>
      <w:ins w:id="239" w:author="PR Preview" w:date="2026-01-01T00:00:00Z">
        <w:r>
          <w:rPr>
            <w:rStyle w:val="NormalTok"/>
          </w:rPr>
          <w:t xml:space="preserve"> </w:t>
        </w:r>
      </w:ins>
      <w:ins w:id="240" w:author="PR Preview" w:date="2026-01-01T00:00:00Z">
        <w:r>
          <w:rPr>
            <w:rStyle w:val="ControlFlowTok"/>
          </w:rPr>
          <w:t xml:space="preserve">function</w:t>
        </w:r>
      </w:ins>
      <w:ins w:id="241" w:author="PR Preview" w:date="2026-01-01T00:00:00Z">
        <w:r>
          <w:rPr>
            <w:rStyle w:val="NormalTok"/>
          </w:rPr>
          <w:t xml:space="preserve">(rate) {</w:t>
        </w:r>
      </w:ins>
      <w:ins w:id="242" w:author="PR Preview" w:date="2026-01-01T00:00:00Z">
        <w:r>
          <w:br/>
        </w:r>
      </w:ins>
      <w:ins w:id="243" w:author="PR Preview" w:date="2026-01-01T00:00:00Z">
        <w:r>
          <w:rPr>
            <w:rStyle w:val="NormalTok"/>
          </w:rPr>
          <w:t xml:space="preserve">  x </w:t>
        </w:r>
      </w:ins>
      <w:ins w:id="244" w:author="PR Preview" w:date="2026-01-01T00:00:00Z">
        <w:r>
          <w:rPr>
            <w:rStyle w:val="OtherTok"/>
          </w:rPr>
          <w:t xml:space="preserve">&lt;-</w:t>
        </w:r>
      </w:ins>
      <w:ins w:id="245" w:author="PR Preview" w:date="2026-01-01T00:00:00Z">
        <w:r>
          <w:rPr>
            <w:rStyle w:val="NormalTok"/>
          </w:rPr>
          <w:t xml:space="preserve"> </w:t>
        </w:r>
      </w:ins>
      <w:ins w:id="246" w:author="PR Preview" w:date="2026-01-01T00:00:00Z">
        <w:r>
          <w:rPr>
            <w:rStyle w:val="DecValTok"/>
          </w:rPr>
          <w:t xml:space="preserve">0</w:t>
        </w:r>
      </w:ins>
      <w:ins w:id="247" w:author="PR Preview" w:date="2026-01-01T00:00:00Z">
        <w:r>
          <w:rPr>
            <w:rStyle w:val="SpecialCharTok"/>
          </w:rPr>
          <w:t xml:space="preserve">:</w:t>
        </w:r>
      </w:ins>
      <w:ins w:id="248" w:author="PR Preview" w:date="2026-01-01T00:00:00Z">
        <w:r>
          <w:rPr>
            <w:rStyle w:val="DecValTok"/>
          </w:rPr>
          <w:t xml:space="preserve">200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</w:t>
        </w:r>
      </w:ins>
      <w:ins w:id="251" w:author="PR Preview" w:date="2026-01-01T00:00:00Z">
        <w:r>
          <w:rPr>
            <w:rStyle w:val="FunctionTok"/>
          </w:rPr>
          <w:t xml:space="preserve">sum</w:t>
        </w:r>
      </w:ins>
      <w:ins w:id="252" w:author="PR Preview" w:date="2026-01-01T00:00:00Z">
        <w:r>
          <w:rPr>
            <w:rStyle w:val="NormalTok"/>
          </w:rPr>
          <w:t xml:space="preserve">(</w:t>
        </w:r>
      </w:ins>
      <w:ins w:id="253" w:author="PR Preview" w:date="2026-01-01T00:00:00Z">
        <w:r>
          <w:rPr>
            <w:rStyle w:val="FunctionTok"/>
          </w:rPr>
          <w:t xml:space="preserve">dpois</w:t>
        </w:r>
      </w:ins>
      <w:ins w:id="254" w:author="PR Preview" w:date="2026-01-01T00:00:00Z">
        <w:r>
          <w:rPr>
            <w:rStyle w:val="NormalTok"/>
          </w:rPr>
          <w:t xml:space="preserve">(x, rate_0) </w:t>
        </w:r>
      </w:ins>
      <w:ins w:id="255" w:author="PR Preview" w:date="2026-01-01T00:00:00Z">
        <w:r>
          <w:rPr>
            <w:rStyle w:val="SpecialCharTok"/>
          </w:rPr>
          <w:t xml:space="preserve">*</w:t>
        </w:r>
      </w:ins>
      <w:ins w:id="256" w:author="PR Preview" w:date="2026-01-01T00:00:00Z">
        <w:r>
          <w:rPr>
            <w:rStyle w:val="NormalTok"/>
          </w:rPr>
          <w:t xml:space="preserve"> (</w:t>
        </w:r>
      </w:ins>
      <w:ins w:id="257" w:author="PR Preview" w:date="2026-01-01T00:00:00Z">
        <w:r>
          <w:rPr>
            <w:rStyle w:val="FunctionTok"/>
          </w:rPr>
          <w:t xml:space="preserve">dpois</w:t>
        </w:r>
      </w:ins>
      <w:ins w:id="258" w:author="PR Preview" w:date="2026-01-01T00:00:00Z">
        <w:r>
          <w:rPr>
            <w:rStyle w:val="NormalTok"/>
          </w:rPr>
          <w:t xml:space="preserve">(x, rate_0, </w:t>
        </w:r>
      </w:ins>
      <w:ins w:id="259" w:author="PR Preview" w:date="2026-01-01T00:00:00Z">
        <w:r>
          <w:rPr>
            <w:rStyle w:val="AttributeTok"/>
          </w:rPr>
          <w:t xml:space="preserve">log =</w:t>
        </w:r>
      </w:ins>
      <w:ins w:id="260" w:author="PR Preview" w:date="2026-01-01T00:00:00Z">
        <w:r>
          <w:rPr>
            <w:rStyle w:val="NormalTok"/>
          </w:rPr>
          <w:t xml:space="preserve"> </w:t>
        </w:r>
      </w:ins>
      <w:ins w:id="261" w:author="PR Preview" w:date="2026-01-01T00:00:00Z">
        <w:r>
          <w:rPr>
            <w:rStyle w:val="ConstantTok"/>
          </w:rPr>
          <w:t xml:space="preserve">TRUE</w:t>
        </w:r>
      </w:ins>
      <w:ins w:id="262" w:author="PR Preview" w:date="2026-01-01T00:00:00Z">
        <w:r>
          <w:rPr>
            <w:rStyle w:val="NormalTok"/>
          </w:rPr>
          <w:t xml:space="preserve">) </w:t>
        </w:r>
      </w:ins>
      <w:ins w:id="263" w:author="PR Preview" w:date="2026-01-01T00:00:00Z">
        <w:r>
          <w:rPr>
            <w:rStyle w:val="SpecialCharTok"/>
          </w:rPr>
          <w:t xml:space="preserve">-</w:t>
        </w:r>
      </w:ins>
      <w:ins w:id="264" w:author="PR Preview" w:date="2026-01-01T00:00:00Z">
        <w:r>
          <w:rPr>
            <w:rStyle w:val="NormalTok"/>
          </w:rPr>
          <w:t xml:space="preserve"> </w:t>
        </w:r>
      </w:ins>
      <w:ins w:id="265" w:author="PR Preview" w:date="2026-01-01T00:00:00Z">
        <w:r>
          <w:rPr>
            <w:rStyle w:val="FunctionTok"/>
          </w:rPr>
          <w:t xml:space="preserve">dpois</w:t>
        </w:r>
      </w:ins>
      <w:ins w:id="266" w:author="PR Preview" w:date="2026-01-01T00:00:00Z">
        <w:r>
          <w:rPr>
            <w:rStyle w:val="NormalTok"/>
          </w:rPr>
          <w:t xml:space="preserve">(x, rate, </w:t>
        </w:r>
      </w:ins>
      <w:ins w:id="267" w:author="PR Preview" w:date="2026-01-01T00:00:00Z">
        <w:r>
          <w:rPr>
            <w:rStyle w:val="AttributeTok"/>
          </w:rPr>
          <w:t xml:space="preserve">log =</w:t>
        </w:r>
      </w:ins>
      <w:ins w:id="268" w:author="PR Preview" w:date="2026-01-01T00:00:00Z">
        <w:r>
          <w:rPr>
            <w:rStyle w:val="NormalTok"/>
          </w:rPr>
          <w:t xml:space="preserve"> </w:t>
        </w:r>
      </w:ins>
      <w:ins w:id="269" w:author="PR Preview" w:date="2026-01-01T00:00:00Z">
        <w:r>
          <w:rPr>
            <w:rStyle w:val="ConstantTok"/>
          </w:rPr>
          <w:t xml:space="preserve">TRUE</w:t>
        </w:r>
      </w:ins>
      <w:ins w:id="270" w:author="PR Preview" w:date="2026-01-01T00:00:00Z">
        <w:r>
          <w:rPr>
            <w:rStyle w:val="NormalTok"/>
          </w:rPr>
          <w:t xml:space="preserve">)))</w:t>
        </w:r>
      </w:ins>
      <w:ins w:id="271" w:author="PR Preview" w:date="2026-01-01T00:00:00Z">
        <w:r>
          <w:br/>
        </w:r>
      </w:ins>
      <w:ins w:id="272" w:author="PR Preview" w:date="2026-01-01T00:00:00Z">
        <w:r>
          <w:rPr>
            <w:rStyle w:val="NormalTok"/>
          </w:rPr>
          <w:t xml:space="preserve">}</w:t>
        </w:r>
      </w:ins>
      <w:ins w:id="273" w:author="PR Preview" w:date="2026-01-01T00:00:00Z">
        <w:r>
          <w:br/>
        </w:r>
      </w:ins>
      <w:ins w:id="274" w:author="PR Preview" w:date="2026-01-01T00:00:00Z">
        <w:r>
          <w:rPr>
            <w:rStyle w:val="NormalTok"/>
          </w:rPr>
          <w:t xml:space="preserve">h </w:t>
        </w:r>
      </w:ins>
      <w:ins w:id="275" w:author="PR Preview" w:date="2026-01-01T00:00:00Z">
        <w:r>
          <w:rPr>
            <w:rStyle w:val="OtherTok"/>
          </w:rPr>
          <w:t xml:space="preserve">&lt;-</w:t>
        </w:r>
      </w:ins>
      <w:ins w:id="276" w:author="PR Preview" w:date="2026-01-01T00:00:00Z">
        <w:r>
          <w:rPr>
            <w:rStyle w:val="NormalTok"/>
          </w:rPr>
          <w:t xml:space="preserve"> </w:t>
        </w:r>
      </w:ins>
      <w:ins w:id="277" w:author="PR Preview" w:date="2026-01-01T00:00:00Z">
        <w:r>
          <w:rPr>
            <w:rStyle w:val="FloatTok"/>
          </w:rPr>
          <w:t xml:space="preserve">1e-3</w:t>
        </w:r>
      </w:ins>
      <w:ins w:id="278" w:author="PR Preview" w:date="2026-01-01T00:00:00Z">
        <w:r>
          <w:br/>
        </w:r>
      </w:ins>
      <w:ins w:id="279" w:author="PR Preview" w:date="2026-01-01T00:00:00Z">
        <w:r>
          <w:rPr>
            <w:rStyle w:val="FunctionTok"/>
          </w:rPr>
          <w:t xml:space="preserve">c</w:t>
        </w:r>
      </w:ins>
      <w:ins w:id="280" w:author="PR Preview" w:date="2026-01-01T00:00:00Z">
        <w:r>
          <w:rPr>
            <w:rStyle w:val="NormalTok"/>
          </w:rPr>
          <w:t xml:space="preserve">(</w:t>
        </w:r>
      </w:ins>
      <w:ins w:id="281" w:author="PR Preview" w:date="2026-01-01T00:00:00Z">
        <w:r>
          <w:br/>
        </w:r>
      </w:ins>
      <w:ins w:id="282" w:author="PR Preview" w:date="2026-01-01T00:00:00Z">
        <w:r>
          <w:rPr>
            <w:rStyle w:val="NormalTok"/>
          </w:rPr>
          <w:t xml:space="preserve">  </w:t>
        </w:r>
      </w:ins>
      <w:ins w:id="283" w:author="PR Preview" w:date="2026-01-01T00:00:00Z">
        <w:r>
          <w:rPr>
            <w:rStyle w:val="AttributeTok"/>
          </w:rPr>
          <w:t xml:space="preserve">second_difference =</w:t>
        </w:r>
      </w:ins>
      <w:ins w:id="284" w:author="PR Preview" w:date="2026-01-01T00:00:00Z">
        <w:r>
          <w:rPr>
            <w:rStyle w:val="NormalTok"/>
          </w:rPr>
          <w:t xml:space="preserve"> (</w:t>
        </w:r>
      </w:ins>
      <w:ins w:id="285" w:author="PR Preview" w:date="2026-01-01T00:00:00Z">
        <w:r>
          <w:rPr>
            <w:rStyle w:val="FunctionTok"/>
          </w:rPr>
          <w:t xml:space="preserve">kl_div</w:t>
        </w:r>
      </w:ins>
      <w:ins w:id="286" w:author="PR Preview" w:date="2026-01-01T00:00:00Z">
        <w:r>
          <w:rPr>
            <w:rStyle w:val="NormalTok"/>
          </w:rPr>
          <w:t xml:space="preserve">(rate_0 </w:t>
        </w:r>
      </w:ins>
      <w:ins w:id="287" w:author="PR Preview" w:date="2026-01-01T00:00:00Z">
        <w:r>
          <w:rPr>
            <w:rStyle w:val="SpecialCharTok"/>
          </w:rPr>
          <w:t xml:space="preserve">+</w:t>
        </w:r>
      </w:ins>
      <w:ins w:id="288" w:author="PR Preview" w:date="2026-01-01T00:00:00Z">
        <w:r>
          <w:rPr>
            <w:rStyle w:val="NormalTok"/>
          </w:rPr>
          <w:t xml:space="preserve"> h) </w:t>
        </w:r>
      </w:ins>
      <w:ins w:id="289" w:author="PR Preview" w:date="2026-01-01T00:00:00Z">
        <w:r>
          <w:rPr>
            <w:rStyle w:val="SpecialCharTok"/>
          </w:rPr>
          <w:t xml:space="preserve">-</w:t>
        </w:r>
      </w:ins>
      <w:ins w:id="290" w:author="PR Preview" w:date="2026-01-01T00:00:00Z">
        <w:r>
          <w:rPr>
            <w:rStyle w:val="NormalTok"/>
          </w:rPr>
          <w:t xml:space="preserve"> </w:t>
        </w:r>
      </w:ins>
      <w:ins w:id="291" w:author="PR Preview" w:date="2026-01-01T00:00:00Z">
        <w:r>
          <w:rPr>
            <w:rStyle w:val="DecValTok"/>
          </w:rPr>
          <w:t xml:space="preserve">2</w:t>
        </w:r>
      </w:ins>
      <w:ins w:id="292" w:author="PR Preview" w:date="2026-01-01T00:00:00Z">
        <w:r>
          <w:rPr>
            <w:rStyle w:val="NormalTok"/>
          </w:rPr>
          <w:t xml:space="preserve"> </w:t>
        </w:r>
      </w:ins>
      <w:ins w:id="293" w:author="PR Preview" w:date="2026-01-01T00:00:00Z">
        <w:r>
          <w:rPr>
            <w:rStyle w:val="SpecialCharTok"/>
          </w:rPr>
          <w:t xml:space="preserve">*</w:t>
        </w:r>
      </w:ins>
      <w:ins w:id="294" w:author="PR Preview" w:date="2026-01-01T00:00:00Z">
        <w:r>
          <w:rPr>
            <w:rStyle w:val="NormalTok"/>
          </w:rPr>
          <w:t xml:space="preserve"> </w:t>
        </w:r>
      </w:ins>
      <w:ins w:id="295" w:author="PR Preview" w:date="2026-01-01T00:00:00Z">
        <w:r>
          <w:rPr>
            <w:rStyle w:val="FunctionTok"/>
          </w:rPr>
          <w:t xml:space="preserve">kl_div</w:t>
        </w:r>
      </w:ins>
      <w:ins w:id="296" w:author="PR Preview" w:date="2026-01-01T00:00:00Z">
        <w:r>
          <w:rPr>
            <w:rStyle w:val="NormalTok"/>
          </w:rPr>
          <w:t xml:space="preserve">(rate_0) </w:t>
        </w:r>
      </w:ins>
      <w:ins w:id="297" w:author="PR Preview" w:date="2026-01-01T00:00:00Z">
        <w:r>
          <w:rPr>
            <w:rStyle w:val="SpecialCharTok"/>
          </w:rPr>
          <w:t xml:space="preserve">+</w:t>
        </w:r>
      </w:ins>
      <w:ins w:id="298" w:author="PR Preview" w:date="2026-01-01T00:00:00Z">
        <w:r>
          <w:rPr>
            <w:rStyle w:val="NormalTok"/>
          </w:rPr>
          <w:t xml:space="preserve"> </w:t>
        </w:r>
      </w:ins>
      <w:ins w:id="299" w:author="PR Preview" w:date="2026-01-01T00:00:00Z">
        <w:r>
          <w:rPr>
            <w:rStyle w:val="FunctionTok"/>
          </w:rPr>
          <w:t xml:space="preserve">kl_div</w:t>
        </w:r>
      </w:ins>
      <w:ins w:id="300" w:author="PR Preview" w:date="2026-01-01T00:00:00Z">
        <w:r>
          <w:rPr>
            <w:rStyle w:val="NormalTok"/>
          </w:rPr>
          <w:t xml:space="preserve">(rate_0 </w:t>
        </w:r>
      </w:ins>
      <w:ins w:id="301" w:author="PR Preview" w:date="2026-01-01T00:00:00Z">
        <w:r>
          <w:rPr>
            <w:rStyle w:val="SpecialCharTok"/>
          </w:rPr>
          <w:t xml:space="preserve">-</w:t>
        </w:r>
      </w:ins>
      <w:ins w:id="302" w:author="PR Preview" w:date="2026-01-01T00:00:00Z">
        <w:r>
          <w:rPr>
            <w:rStyle w:val="NormalTok"/>
          </w:rPr>
          <w:t xml:space="preserve"> h)) </w:t>
        </w:r>
      </w:ins>
      <w:ins w:id="303" w:author="PR Preview" w:date="2026-01-01T00:00:00Z">
        <w:r>
          <w:rPr>
            <w:rStyle w:val="SpecialCharTok"/>
          </w:rPr>
          <w:t xml:space="preserve">/</w:t>
        </w:r>
      </w:ins>
      <w:ins w:id="304" w:author="PR Preview" w:date="2026-01-01T00:00:00Z">
        <w:r>
          <w:rPr>
            <w:rStyle w:val="NormalTok"/>
          </w:rPr>
          <w:t xml:space="preserve"> h</w:t>
        </w:r>
      </w:ins>
      <w:ins w:id="305" w:author="PR Preview" w:date="2026-01-01T00:00:00Z">
        <w:r>
          <w:rPr>
            <w:rStyle w:val="SpecialCharTok"/>
          </w:rPr>
          <w:t xml:space="preserve">^</w:t>
        </w:r>
      </w:ins>
      <w:ins w:id="306" w:author="PR Preview" w:date="2026-01-01T00:00:00Z">
        <w:r>
          <w:rPr>
            <w:rStyle w:val="DecValTok"/>
          </w:rPr>
          <w:t xml:space="preserve">2</w:t>
        </w:r>
      </w:ins>
      <w:ins w:id="307" w:author="PR Preview" w:date="2026-01-01T00:00:00Z">
        <w:r>
          <w:rPr>
            <w:rStyle w:val="NormalTok"/>
          </w:rPr>
          <w:t xml:space="preserve">,</w:t>
        </w:r>
      </w:ins>
      <w:ins w:id="308" w:author="PR Preview" w:date="2026-01-01T00:00:00Z">
        <w:r>
          <w:br/>
        </w:r>
      </w:ins>
      <w:ins w:id="309" w:author="PR Preview" w:date="2026-01-01T00:00:00Z">
        <w:r>
          <w:rPr>
            <w:rStyle w:val="NormalTok"/>
          </w:rPr>
          <w:t xml:space="preserve">  </w:t>
        </w:r>
      </w:ins>
      <w:ins w:id="310" w:author="PR Preview" w:date="2026-01-01T00:00:00Z">
        <w:r>
          <w:rPr>
            <w:rStyle w:val="AttributeTok"/>
          </w:rPr>
          <w:t xml:space="preserve">expected_information =</w:t>
        </w:r>
      </w:ins>
      <w:ins w:id="311" w:author="PR Preview" w:date="2026-01-01T00:00:00Z">
        <w:r>
          <w:rPr>
            <w:rStyle w:val="NormalTok"/>
          </w:rPr>
          <w:t xml:space="preserve"> </w:t>
        </w:r>
      </w:ins>
      <w:ins w:id="312" w:author="PR Preview" w:date="2026-01-01T00:00:00Z">
        <w:r>
          <w:rPr>
            <w:rStyle w:val="DecValTok"/>
          </w:rPr>
          <w:t xml:space="preserve">1</w:t>
        </w:r>
      </w:ins>
      <w:ins w:id="313" w:author="PR Preview" w:date="2026-01-01T00:00:00Z">
        <w:r>
          <w:rPr>
            <w:rStyle w:val="NormalTok"/>
          </w:rPr>
          <w:t xml:space="preserve"> </w:t>
        </w:r>
      </w:ins>
      <w:ins w:id="314" w:author="PR Preview" w:date="2026-01-01T00:00:00Z">
        <w:r>
          <w:rPr>
            <w:rStyle w:val="SpecialCharTok"/>
          </w:rPr>
          <w:t xml:space="preserve">/</w:t>
        </w:r>
      </w:ins>
      <w:ins w:id="315" w:author="PR Preview" w:date="2026-01-01T00:00:00Z">
        <w:r>
          <w:rPr>
            <w:rStyle w:val="NormalTok"/>
          </w:rPr>
          <w:t xml:space="preserve"> rate_0</w:t>
        </w:r>
      </w:ins>
      <w:ins w:id="316" w:author="PR Preview" w:date="2026-01-01T00:00:00Z">
        <w:r>
          <w:br/>
        </w:r>
      </w:ins>
      <w:ins w:id="317" w:author="PR Preview" w:date="2026-01-01T00:00:00Z">
        <w:r>
          <w:rPr>
            <w:rStyle w:val="NormalTok"/>
          </w:rPr>
          <w:t xml:space="preserve">)</w:t>
        </w:r>
      </w:ins>
      <w:ins w:id="318" w:author="PR Preview" w:date="2026-01-01T00:00:00Z">
        <w:r>
          <w:br/>
        </w:r>
      </w:ins>
      <w:ins w:id="319" w:author="PR Preview" w:date="2026-01-01T00:00:00Z">
        <w:r>
          <w:rPr>
            <w:rStyle w:val="CommentTok"/>
          </w:rPr>
          <w:t xml:space="preserve">#&gt;    second_difference expected_information </w:t>
        </w:r>
      </w:ins>
      <w:ins w:id="320" w:author="PR Preview" w:date="2026-01-01T00:00:00Z">
        <w:r>
          <w:br/>
        </w:r>
      </w:ins>
      <w:ins w:id="321" w:author="PR Preview" w:date="2026-01-01T00:00:00Z">
        <w:r>
          <w:rPr>
            <w:rStyle w:val="CommentTok"/>
          </w:rPr>
          <w:t xml:space="preserve">#&gt;             0.333333             0.333333</w:t>
        </w:r>
      </w:ins>
    </w:p>
    <w:bookmarkEnd w:id="106"/>
    <w:p>
      <w:pPr>
        <w:pStyle w:val="FirstParagraph"/>
      </w:pPr>
      <w:r>
        <w:t xml:space="preserve">These notes write the</w:t>
      </w:r>
      <w:r>
        <w:t xml:space="preserve"> </w:t>
      </w:r>
      <w:hyperlink r:id="rId107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8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9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10"/>
    <w:bookmarkStart w:id="11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2" w:name="thm-dist-mle"/>
    <w:p>
      <w:pPr>
        <w:pStyle w:val="FirstParagraph"/>
      </w:pPr>
      <w:del w:id="322" w:author="PR Preview" w:date="2026-01-01T00:00:00Z">
        <w:r>
          <w:rPr>
            <w:b/>
            <w:bCs/>
          </w:rPr>
          <w:delText xml:space="preserve">Theorem 14 (Central limit theorem for MLEs)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For</w:delText>
        </w:r>
      </w:del>
      <w:del w:id="325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data from a correctly specified model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satisfying regularity conditions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(including those of</w:delText>
        </w:r>
      </w:del>
      <w:del w:id="332" w:author="PR Preview" w:date="2026-01-01T00:00:00Z">
        <w:r>
          <w:delText xml:space="preserve"> </w:delText>
        </w:r>
      </w:del>
      <w:hyperlink w:anchor="thm-information-equality">
        <w:del w:id="333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334" w:author="PR Preview" w:date="2026-01-01T00:00:00Z">
        <w:r>
          <w:delText xml:space="preserve">,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an identifiable parameter,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a true parameter value in the interior of the parameter space,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and a positive definite information matrix),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a consistent solution</w:delText>
        </w:r>
      </w:del>
      <w:del w:id="34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of the</w:delText>
        </w:r>
      </w:del>
      <w:del w:id="346" w:author="PR Preview" w:date="2026-01-01T00:00:00Z">
        <w:r>
          <w:delText xml:space="preserve"> </w:delText>
        </w:r>
      </w:del>
      <w:hyperlink w:anchor="def-score-equation">
        <w:del w:id="347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exists,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and for large</w:delText>
        </w:r>
      </w:del>
      <w:del w:id="352" w:author="PR Preview" w:date="2026-01-01T00:00:00Z">
        <w:r>
          <w:delText xml:space="preserve"> </w:delText>
        </w:r>
      </w:del>
      <m:oMath>
        <m:r>
          <m:t>n</m:t>
        </m:r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it has approximately a Gaussian distribution,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centered at the true parameter value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$\mathord{\smash[b]{\underset{\raise.3ex\hbox{$\scriptstyle\sim$}}{\theta}}\vphantom{\theta}}$</w:delText>
        </w:r>
      </w:del>
      <w:del w:id="359" w:author="PR Preview" w:date="2026-01-01T00:00:00Z">
        <w:r>
          <w:delText xml:space="preserve">,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with covariance matrix equal to the inverse of the expected information:</w:delText>
        </w:r>
      </w:del>
    </w:p>
    <w:p>
      <w:pPr>
        <w:pStyle w:val="FirstParagraph"/>
      </w:pPr>
      <w:ins w:id="362" w:author="PR Preview" w:date="2026-01-01T00:00:00Z">
        <w:r>
          <w:rPr>
            <w:b/>
            <w:bCs/>
          </w:rPr>
          <w:t xml:space="preserve">Theorem 15 (Central limit theorem for MLEs)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For</w:t>
        </w:r>
      </w:ins>
      <w:ins w:id="365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data from a correctly specified model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satisfying regularity conditions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(including those of</w:t>
        </w:r>
      </w:ins>
      <w:ins w:id="372" w:author="PR Preview" w:date="2026-01-01T00:00:00Z">
        <w:r>
          <w:t xml:space="preserve"> </w:t>
        </w:r>
      </w:ins>
      <w:hyperlink w:anchor="thm-information-equality">
        <w:ins w:id="373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374" w:author="PR Preview" w:date="2026-01-01T00:00:00Z">
        <w:r>
          <w:t xml:space="preserve">,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an identifiable parameter,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a true parameter value in the interior of the parameter space,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and a positive definite information matrix),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a consistent solution</w:t>
        </w:r>
      </w:ins>
      <w:ins w:id="38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of the</w:t>
        </w:r>
      </w:ins>
      <w:ins w:id="386" w:author="PR Preview" w:date="2026-01-01T00:00:00Z">
        <w:r>
          <w:t xml:space="preserve"> </w:t>
        </w:r>
      </w:ins>
      <w:hyperlink w:anchor="def-score-equation">
        <w:ins w:id="387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exists,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and for large</w:t>
        </w:r>
      </w:ins>
      <w:ins w:id="392" w:author="PR Preview" w:date="2026-01-01T00:00:00Z">
        <w:r>
          <w:t xml:space="preserve"> </w:t>
        </w:r>
      </w:ins>
      <m:oMath>
        <m:r>
          <m:t>n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it has approximately a Gaussian distribution,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centered at the true parameter value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$\mathord{\smash[b]{\underset{\raise.3ex\hbox{$\scriptstyle\sim$}}{\theta}}\vphantom{\theta}}$</w:t>
        </w:r>
      </w:ins>
      <w:ins w:id="399" w:author="PR Preview" w:date="2026-01-01T00:00:00Z">
        <w:r>
          <w:t xml:space="preserve">,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with covariance matrix equal to the inverse of the expected information:</w:t>
        </w:r>
      </w:ins>
    </w:p>
    <w:p>
      <w:pPr>
        <w:pStyle w:val="BodyText"/>
      </w:pPr>
      <w:bookmarkStart w:id="111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1"/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13" w:name="rem-mle-clt-conditions"/>
    <w:p>
      <w:pPr>
        <w:pStyle w:val="BodyText"/>
      </w:pPr>
      <w:del w:id="402" w:author="PR Preview" w:date="2026-01-01T00:00:00Z">
        <w:r>
          <w:rPr>
            <w:i/>
            <w:iCs/>
          </w:rPr>
          <w:delText xml:space="preserve">Remark 4</w:delText>
        </w:r>
      </w:del>
      <w:del w:id="403" w:author="PR Preview" w:date="2026-01-01T00:00:00Z">
        <w:r>
          <w:delText xml:space="preserve"> (Consistent roots and global maximizers). </w:delText>
        </w:r>
      </w:del>
      <w:del w:id="404" w:author="PR Preview" w:date="2026-01-01T00:00:00Z">
        <w:r>
          <w:delText xml:space="preserve">These conditions guarantee a consistent root of the score equation;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that root is the global maximizer of the likelihood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under further conditions,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for example when the log-likelihood is strictly concave,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as for Poisson data, whose Hessian is negative for every</w:delText>
        </w:r>
      </w:del>
      <w:del w:id="413" w:author="PR Preview" w:date="2026-01-01T00:00:00Z">
        <w:r>
          <w:delText xml:space="preserve"> </w:delText>
        </w:r>
      </w:del>
      <m:oMath>
        <m:r>
          <m:t>λ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(</w:delText>
        </w:r>
      </w:del>
      <w:hyperlink w:anchor="exm-information-poisson">
        <w:del w:id="416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417" w:author="PR Preview" w:date="2026-01-01T00:00:00Z">
        <w:r>
          <w:delText xml:space="preserve">).</w:delText>
        </w:r>
      </w:del>
    </w:p>
    <w:p>
      <w:pPr>
        <w:pStyle w:val="BodyText"/>
      </w:pPr>
      <w:del w:id="418" w:author="PR Preview" w:date="2026-01-01T00:00:00Z">
        <w:r>
          <w:rPr>
            <w:b/>
            <w:bCs/>
          </w:rPr>
          <w:delText xml:space="preserve">Example 7 (Approximate distribution of the Poisson MLE)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For</w:delText>
        </w:r>
      </w:del>
      <w:del w:id="42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422" w:author="PR Preview" w:date="2026-01-01T00:00:00Z">
        <w:r>
          <w:delText xml:space="preserve">,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setting the score</w:delText>
        </w:r>
      </w:del>
      <w:del w:id="42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(</w:delText>
        </w:r>
      </w:del>
      <w:hyperlink w:anchor="exm-information-equality">
        <w:del w:id="428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429" w:author="PR Preview" w:date="2026-01-01T00:00:00Z">
        <w:r>
          <w:delText xml:space="preserve">)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to zero gives</w:delText>
        </w:r>
      </w:del>
      <w:del w:id="43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433" w:author="PR Preview" w:date="2026-01-01T00:00:00Z">
        <w:r>
          <w:delText xml:space="preserve">,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and</w:delText>
        </w:r>
      </w:del>
      <w:del w:id="43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(</w:delText>
        </w:r>
      </w:del>
      <w:hyperlink w:anchor="exm-information-poisson">
        <w:del w:id="439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440" w:author="PR Preview" w:date="2026-01-01T00:00:00Z">
        <w:r>
          <w:delText xml:space="preserve">),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so</w:delText>
        </w:r>
      </w:del>
      <w:del w:id="443" w:author="PR Preview" w:date="2026-01-01T00:00:00Z">
        <w:r>
          <w:delText xml:space="preserve"> </w:delText>
        </w:r>
      </w:del>
      <w:hyperlink w:anchor="thm-dist-mle">
        <w:del w:id="444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says that for large</w:delText>
        </w:r>
      </w:del>
      <w:del w:id="447" w:author="PR Preview" w:date="2026-01-01T00:00:00Z">
        <w:r>
          <w:delText xml:space="preserve"> </w:delText>
        </w:r>
      </w:del>
      <m:oMath>
        <m:r>
          <m:t>n</m:t>
        </m:r>
      </m:oMath>
      <w:del w:id="448" w:author="PR Preview" w:date="2026-01-01T00:00:00Z">
        <w:r>
          <w:delText xml:space="preserve">:</w:delText>
        </w:r>
      </w:del>
    </w:p>
    <w:p>
      <w:pPr>
        <w:pStyle w:val="BodyText"/>
      </w:pPr>
      <w:ins w:id="449" w:author="PR Preview" w:date="2026-01-01T00:00:00Z">
        <w:r>
          <w:rPr>
            <w:i/>
            <w:iCs/>
          </w:rPr>
          <w:t xml:space="preserve">Remark 5</w:t>
        </w:r>
      </w:ins>
      <w:ins w:id="450" w:author="PR Preview" w:date="2026-01-01T00:00:00Z">
        <w:r>
          <w:t xml:space="preserve"> (Consistent roots and global maximizers). </w:t>
        </w:r>
      </w:ins>
      <w:ins w:id="451" w:author="PR Preview" w:date="2026-01-01T00:00:00Z">
        <w:r>
          <w:t xml:space="preserve">These conditions guarantee a consistent root of the score equation;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that root is the global maximizer of the likelihood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under further conditions,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for example when the log-likelihood is strictly concave,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as for Poisson data, whose Hessian is negative for every</w:t>
        </w:r>
      </w:ins>
      <w:ins w:id="460" w:author="PR Preview" w:date="2026-01-01T00:00:00Z">
        <w:r>
          <w:t xml:space="preserve"> </w:t>
        </w:r>
      </w:ins>
      <m:oMath>
        <m:r>
          <m:t>λ</m:t>
        </m:r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(</w:t>
        </w:r>
      </w:ins>
      <w:hyperlink w:anchor="exm-information-poisson">
        <w:ins w:id="463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464" w:author="PR Preview" w:date="2026-01-01T00:00:00Z">
        <w:r>
          <w:t xml:space="preserve">).</w:t>
        </w:r>
      </w:ins>
    </w:p>
    <w:bookmarkEnd w:id="113"/>
    <w:bookmarkStart w:id="114" w:name="exm-dist-mle-poisson"/>
    <w:p>
      <w:pPr>
        <w:pStyle w:val="BodyText"/>
      </w:pPr>
      <w:ins w:id="465" w:author="PR Preview" w:date="2026-01-01T00:00:00Z">
        <w:r>
          <w:rPr>
            <w:b/>
            <w:bCs/>
          </w:rPr>
          <w:t xml:space="preserve">Example 8 (Approximate distribution of the Poisson MLE)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For</w:t>
        </w:r>
      </w:ins>
      <w:ins w:id="46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469" w:author="PR Preview" w:date="2026-01-01T00:00:00Z">
        <w:r>
          <w:t xml:space="preserve">,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setting the score</w:t>
        </w:r>
      </w:ins>
      <w:ins w:id="47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(</w:t>
        </w:r>
      </w:ins>
      <w:hyperlink w:anchor="exm-information-equality">
        <w:ins w:id="475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476" w:author="PR Preview" w:date="2026-01-01T00:00:00Z">
        <w:r>
          <w:t xml:space="preserve">)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to zero gives</w:t>
        </w:r>
      </w:ins>
      <w:ins w:id="47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480" w:author="PR Preview" w:date="2026-01-01T00:00:00Z">
        <w:r>
          <w:t xml:space="preserve">,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and</w:t>
        </w:r>
      </w:ins>
      <w:ins w:id="48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(</w:t>
        </w:r>
      </w:ins>
      <w:hyperlink w:anchor="exm-information-poisson">
        <w:ins w:id="486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487" w:author="PR Preview" w:date="2026-01-01T00:00:00Z">
        <w:r>
          <w:t xml:space="preserve">),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so</w:t>
        </w:r>
      </w:ins>
      <w:ins w:id="490" w:author="PR Preview" w:date="2026-01-01T00:00:00Z">
        <w:r>
          <w:t xml:space="preserve"> </w:t>
        </w:r>
      </w:ins>
      <w:hyperlink w:anchor="thm-dist-mle">
        <w:ins w:id="491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says that for large</w:t>
        </w:r>
      </w:ins>
      <w:ins w:id="494" w:author="PR Preview" w:date="2026-01-01T00:00:00Z">
        <w:r>
          <w:t xml:space="preserve"> </w:t>
        </w:r>
      </w:ins>
      <m:oMath>
        <m:r>
          <m:t>n</m:t>
        </m:r>
      </m:oMath>
      <w:ins w:id="49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4"/>
    <w:p>
      <w:pPr>
        <w:pStyle w:val="BodyText"/>
      </w:pPr>
      <w:hyperlink w:anchor="thm-dist-mle">
        <w:del w:id="496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involves the unknown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$\mathord{\smash[b]{\underset{\raise.3ex\hbox{$\scriptstyle\sim$}}{\theta}}\vphantom{\theta}}$</w:delText>
        </w:r>
      </w:del>
      <w:del w:id="501" w:author="PR Preview" w:date="2026-01-01T00:00:00Z">
        <w:r>
          <w:delText xml:space="preserve">,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so to use it we estimate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$\mathcal{I}(\mathord{\smash[b]{\underset{\raise.3ex\hbox{$\scriptstyle\sim$}}{\theta}}\vphantom{\theta}})$</w:delText>
        </w:r>
      </w:del>
      <w:del w:id="506" w:author="PR Preview" w:date="2026-01-01T00:00:00Z">
        <w:r>
          <w:delText xml:space="preserve">,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by either the expected information at the MLE,</w:delText>
        </w:r>
      </w:del>
      <w:del w:id="5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510" w:author="PR Preview" w:date="2026-01-01T00:00:00Z">
        <w:r>
          <w:delText xml:space="preserve">,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or the observed information at the MLE,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$I(\mathord{\smash[b]{\underset{\raise.3ex\hbox{$\scriptstyle\sim$}}{x}}\vphantom{x}}; \hat\theta_{\text{ML}})$</w:delText>
        </w:r>
      </w:del>
      <w:del w:id="515" w:author="PR Preview" w:date="2026-01-01T00:00:00Z">
        <w:r>
          <w:delText xml:space="preserve">.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Either way, the estimated standard error of the</w:delText>
        </w:r>
      </w:del>
      <w:del w:id="518" w:author="PR Preview" w:date="2026-01-01T00:00:00Z">
        <w:r>
          <w:delText xml:space="preserve"> </w:delText>
        </w:r>
      </w:del>
      <m:oMath>
        <m:r>
          <m:t>k</m:t>
        </m:r>
      </m:oMath>
      <w:del w:id="519" w:author="PR Preview" w:date="2026-01-01T00:00:00Z">
        <w:r>
          <w:delText xml:space="preserve">th entry of</w:delText>
        </w:r>
      </w:del>
      <w:del w:id="52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is:</w:delText>
        </w:r>
      </w:del>
    </w:p>
    <w:p>
      <w:pPr>
        <w:pStyle w:val="BodyText"/>
      </w:pPr>
      <w:hyperlink w:anchor="thm-dist-mle">
        <w:ins w:id="523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involves the unknown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$\mathord{\smash[b]{\underset{\raise.3ex\hbox{$\scriptstyle\sim$}}{\theta}}\vphantom{\theta}}$</w:t>
        </w:r>
      </w:ins>
      <w:ins w:id="528" w:author="PR Preview" w:date="2026-01-01T00:00:00Z">
        <w:r>
          <w:t xml:space="preserve">,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so to use it we estimate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$\mathcal{I}(\mathord{\smash[b]{\underset{\raise.3ex\hbox{$\scriptstyle\sim$}}{\theta}}\vphantom{\theta}})$</w:t>
        </w:r>
      </w:ins>
      <w:ins w:id="533" w:author="PR Preview" w:date="2026-01-01T00:00:00Z">
        <w:r>
          <w:t xml:space="preserve">,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by either the expected information at the MLE,</w:t>
        </w:r>
      </w:ins>
      <w:ins w:id="53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537" w:author="PR Preview" w:date="2026-01-01T00:00:00Z">
        <w:r>
          <w:t xml:space="preserve">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or the observed information at the MLE,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$I(\mathord{\smash[b]{\underset{\raise.3ex\hbox{$\scriptstyle\sim$}}{x}}\vphantom{x}}; \hat\theta_{\text{ML}})$</w:t>
        </w:r>
      </w:ins>
      <w:ins w:id="542" w:author="PR Preview" w:date="2026-01-01T00:00:00Z">
        <w:r>
          <w:t xml:space="preserve">.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Either way, the estimated standard error of the</w:t>
        </w:r>
      </w:ins>
      <w:ins w:id="545" w:author="PR Preview" w:date="2026-01-01T00:00:00Z">
        <w:r>
          <w:t xml:space="preserve"> </w:t>
        </w:r>
      </w:ins>
      <m:oMath>
        <m:r>
          <m:t>k</m:t>
        </m:r>
      </m:oMath>
      <w:ins w:id="546" w:author="PR Preview" w:date="2026-01-01T00:00:00Z">
        <w:r>
          <w:t xml:space="preserve">th entry of</w:t>
        </w:r>
      </w:ins>
      <w:ins w:id="54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5" w:name="rem-observed-information-se"/>
    <w:p>
      <w:pPr>
        <w:pStyle w:val="BodyText"/>
      </w:pPr>
      <w:del w:id="550" w:author="PR Preview" w:date="2026-01-01T00:00:00Z">
        <w:r>
          <w:rPr>
            <w:i/>
            <w:iCs/>
          </w:rPr>
          <w:delText xml:space="preserve">Remark 5</w:delText>
        </w:r>
      </w:del>
      <w:del w:id="551" w:author="PR Preview" w:date="2026-01-01T00:00:00Z">
        <w:r>
          <w:delText xml:space="preserve"> (Observed versus expected information). </w:delText>
        </w:r>
      </w:del>
      <w:del w:id="552" w:author="PR Preview" w:date="2026-01-01T00:00:00Z">
        <w:r>
          <w:delText xml:space="preserve">Using the observed information is often more convenient,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and there are settings where it is provably better by some criteria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[15]</w:delText>
        </w:r>
      </w:del>
      <w:del w:id="557" w:author="PR Preview" w:date="2026-01-01T00:00:00Z">
        <w:r>
          <w:delText xml:space="preserve">.</w:delText>
        </w:r>
      </w:del>
    </w:p>
    <w:p>
      <w:pPr>
        <w:pStyle w:val="BodyText"/>
      </w:pPr>
      <w:ins w:id="558" w:author="PR Preview" w:date="2026-01-01T00:00:00Z">
        <w:r>
          <w:rPr>
            <w:i/>
            <w:iCs/>
          </w:rPr>
          <w:t xml:space="preserve">Remark 6</w:t>
        </w:r>
      </w:ins>
      <w:ins w:id="559" w:author="PR Preview" w:date="2026-01-01T00:00:00Z">
        <w:r>
          <w:t xml:space="preserve"> (Observed versus expected information). </w:t>
        </w:r>
      </w:ins>
      <w:ins w:id="560" w:author="PR Preview" w:date="2026-01-01T00:00:00Z">
        <w:r>
          <w:t xml:space="preserve">Using the observed information is often more convenient,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and there are settings where it is provably better by some criteria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[15]</w:t>
        </w:r>
      </w:ins>
      <w:ins w:id="565" w:author="PR Preview" w:date="2026-01-01T00:00:00Z">
        <w:r>
          <w:t xml:space="preserve">.</w:t>
        </w:r>
      </w:ins>
    </w:p>
    <w:bookmarkEnd w:id="115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6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19" w:name="confidence-intervals-for-mles"/>
    <w:p>
      <w:pPr>
        <w:pStyle w:val="Heading4"/>
      </w:pPr>
      <w:r>
        <w:t xml:space="preserve">1.9.1 Confidence intervals for MLEs</w:t>
      </w:r>
    </w:p>
    <w:bookmarkStart w:id="11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7"/>
    <w:p>
      <w:pPr>
        <w:pStyle w:val="BodyText"/>
      </w:pPr>
      <w:del w:id="566" w:author="PR Preview" w:date="2026-01-01T00:00:00Z">
        <w:r>
          <w:delText xml:space="preserve">By</w:delText>
        </w:r>
      </w:del>
      <w:del w:id="567" w:author="PR Preview" w:date="2026-01-01T00:00:00Z">
        <w:r>
          <w:delText xml:space="preserve"> </w:delText>
        </w:r>
      </w:del>
      <w:hyperlink w:anchor="thm-dist-mle">
        <w:del w:id="568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569" w:author="PR Preview" w:date="2026-01-01T00:00:00Z">
        <w:r>
          <w:delText xml:space="preserve">,</w:delText>
        </w:r>
      </w:del>
      <w:del w:id="57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has approximately a standard Gaussian distribution in large samples,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so the Wald interval is an</w:delText>
        </w:r>
      </w:del>
      <w:del w:id="575" w:author="PR Preview" w:date="2026-01-01T00:00:00Z">
        <w:r>
          <w:delText xml:space="preserve"> </w:delText>
        </w:r>
      </w:del>
      <w:hyperlink r:id="rId118">
        <w:del w:id="576" w:author="PR Preview" w:date="2026-01-01T00:00:00Z">
          <w:r>
            <w:rPr>
              <w:rStyle w:val="Hyperlink"/>
            </w:rPr>
            <w:delText xml:space="preserve">approximate confidence interval</w:delText>
          </w:r>
        </w:del>
      </w:hyperlink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for</w:delText>
        </w:r>
      </w:del>
      <w:del w:id="579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k</m:t>
            </m:r>
          </m:sub>
        </m:sSub>
      </m:oMath>
      <w:del w:id="580" w:author="PR Preview" w:date="2026-01-01T00:00:00Z">
        <w:r>
          <w:delText xml:space="preserve">.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For a 95% interval,</w:delText>
        </w:r>
      </w:del>
      <w:del w:id="583" w:author="PR Preview" w:date="2026-01-01T00:00:00Z">
        <w:r>
          <w:delText xml:space="preserve"> </w:delText>
        </w:r>
      </w:del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del w:id="584" w:author="PR Preview" w:date="2026-01-01T00:00:00Z">
        <w:r>
          <w:delText xml:space="preserve">.</w:delText>
        </w:r>
      </w:del>
    </w:p>
    <w:p>
      <w:pPr>
        <w:pStyle w:val="BodyText"/>
      </w:pPr>
      <w:ins w:id="585" w:author="PR Preview" w:date="2026-01-01T00:00:00Z">
        <w:r>
          <w:t xml:space="preserve">By</w:t>
        </w:r>
      </w:ins>
      <w:ins w:id="586" w:author="PR Preview" w:date="2026-01-01T00:00:00Z">
        <w:r>
          <w:t xml:space="preserve"> </w:t>
        </w:r>
      </w:ins>
      <w:hyperlink w:anchor="thm-dist-mle">
        <w:ins w:id="587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588" w:author="PR Preview" w:date="2026-01-01T00:00:00Z">
        <w:r>
          <w:t xml:space="preserve">,</w:t>
        </w:r>
      </w:ins>
      <w:ins w:id="5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has approximately a standard Gaussian distribution in large samples,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so the Wald interval is an</w:t>
        </w:r>
      </w:ins>
      <w:ins w:id="594" w:author="PR Preview" w:date="2026-01-01T00:00:00Z">
        <w:r>
          <w:t xml:space="preserve"> </w:t>
        </w:r>
      </w:ins>
      <w:hyperlink r:id="rId118">
        <w:ins w:id="595" w:author="PR Preview" w:date="2026-01-01T00:00:00Z">
          <w:r>
            <w:rPr>
              <w:rStyle w:val="Hyperlink"/>
            </w:rPr>
            <w:t xml:space="preserve">approximate confidence interval</w:t>
          </w:r>
        </w:ins>
      </w:hyperlink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for</w:t>
        </w:r>
      </w:ins>
      <w:ins w:id="598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k</m:t>
            </m:r>
          </m:sub>
        </m:sSub>
      </m:oMath>
      <w:ins w:id="599" w:author="PR Preview" w:date="2026-01-01T00:00:00Z">
        <w:r>
          <w:t xml:space="preserve">.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For a 95% interval,</w:t>
        </w:r>
      </w:ins>
      <w:ins w:id="602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ins w:id="60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9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0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del w:id="604" w:author="PR Preview" w:date="2026-01-01T00:00:00Z">
        <w:r>
          <w:rPr>
            <w:b/>
            <w:bCs/>
          </w:rPr>
          <w:delText xml:space="preserve">Example 8 (Wald interval and test for a Poisson rate)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For</w:delText>
        </w:r>
      </w:del>
      <w:del w:id="60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608" w:author="PR Preview" w:date="2026-01-01T00:00:00Z">
        <w:r>
          <w:delText xml:space="preserve">,</w:delText>
        </w:r>
      </w:del>
      <w:del w:id="60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and</w:delText>
        </w:r>
      </w:del>
      <w:del w:id="61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(</w:delText>
        </w:r>
      </w:del>
      <w:hyperlink w:anchor="exm-dist-mle-poisson">
        <w:del w:id="615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616" w:author="PR Preview" w:date="2026-01-01T00:00:00Z">
        <w:r>
          <w:delText xml:space="preserve">),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so</w:delText>
        </w:r>
      </w:del>
      <w:del w:id="619" w:author="PR Preview" w:date="2026-01-01T00:00:00Z">
        <w:r>
          <w:delText xml:space="preserve"> </w:delText>
        </w:r>
      </w:del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del w:id="620" w:author="PR Preview" w:date="2026-01-01T00:00:00Z">
        <w:r>
          <w:delText xml:space="preserve">.</w:delText>
        </w:r>
      </w:del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With</w:delText>
        </w:r>
      </w:del>
      <w:del w:id="62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13</m:t>
        </m:r>
      </m:oMath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and</w:delText>
        </w:r>
      </w:del>
      <w:del w:id="62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del w:id="627" w:author="PR Preview" w:date="2026-01-01T00:00:00Z">
        <w:r>
          <w:delText xml:space="preserve">,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the 95% Wald interval for</w:delText>
        </w:r>
      </w:del>
      <w:del w:id="630" w:author="PR Preview" w:date="2026-01-01T00:00:00Z">
        <w:r>
          <w:delText xml:space="preserve"> </w:delText>
        </w:r>
      </w:del>
      <m:oMath>
        <m:r>
          <m:t>λ</m:t>
        </m:r>
      </m:oMath>
      <w:del w:id="631" w:author="PR Preview" w:date="2026-01-01T00:00:00Z">
        <w:r>
          <w:delText xml:space="preserve">,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and the Wald test of</w:delText>
        </w:r>
      </w:del>
      <w:del w:id="634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del w:id="635" w:author="PR Preview" w:date="2026-01-01T00:00:00Z">
        <w:r>
          <w:delText xml:space="preserve">, are:</w:delText>
        </w:r>
      </w:del>
    </w:p>
    <w:p>
      <w:pPr>
        <w:pStyle w:val="BodyText"/>
      </w:pPr>
      <w:ins w:id="636" w:author="PR Preview" w:date="2026-01-01T00:00:00Z">
        <w:r>
          <w:rPr>
            <w:b/>
            <w:bCs/>
          </w:rPr>
          <w:t xml:space="preserve">Example 9 (Wald interval and test for a Poisson rate)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For</w:t>
        </w:r>
      </w:ins>
      <w:ins w:id="63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640" w:author="PR Preview" w:date="2026-01-01T00:00:00Z">
        <w:r>
          <w:t xml:space="preserve">,</w:t>
        </w:r>
      </w:ins>
      <w:ins w:id="64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and</w:t>
        </w:r>
      </w:ins>
      <w:ins w:id="6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(</w:t>
        </w:r>
      </w:ins>
      <w:hyperlink w:anchor="exm-dist-mle-poisson">
        <w:ins w:id="647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648" w:author="PR Preview" w:date="2026-01-01T00:00:00Z">
        <w:r>
          <w:t xml:space="preserve">),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so</w:t>
        </w:r>
      </w:ins>
      <w:ins w:id="651" w:author="PR Preview" w:date="2026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ins w:id="652" w:author="PR Preview" w:date="2026-01-01T00:00:00Z">
        <w:r>
          <w:t xml:space="preserve">.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With</w:t>
        </w:r>
      </w:ins>
      <w:ins w:id="65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13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and</w:t>
        </w:r>
      </w:ins>
      <w:ins w:id="65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ins w:id="659" w:author="PR Preview" w:date="2026-01-01T00:00:00Z">
        <w:r>
          <w:t xml:space="preserve">,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the 95% Wald interval for</w:t>
        </w:r>
      </w:ins>
      <w:ins w:id="662" w:author="PR Preview" w:date="2026-01-01T00:00:00Z">
        <w:r>
          <w:t xml:space="preserve"> </w:t>
        </w:r>
      </w:ins>
      <m:oMath>
        <m:r>
          <m:t>λ</m:t>
        </m:r>
      </m:oMath>
      <w:ins w:id="663" w:author="PR Preview" w:date="2026-01-01T00:00:00Z">
        <w:r>
          <w:t xml:space="preserve">,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and the Wald test of</w:t>
        </w:r>
      </w:ins>
      <w:ins w:id="66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ins w:id="667" w:author="PR Preview" w:date="2026-01-01T00:00:00Z">
        <w:r>
          <w:t xml:space="preserve">, are:</w:t>
        </w:r>
      </w:ins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del w:id="668" w:author="PR Preview" w:date="2026-01-01T00:00:00Z">
        <w:r>
          <w:rPr>
            <w:i/>
            <w:iCs/>
          </w:rPr>
          <w:delText xml:space="preserve">Remark 6</w:delText>
        </w:r>
      </w:del>
      <w:del w:id="669" w:author="PR Preview" w:date="2026-01-01T00:00:00Z">
        <w:r>
          <w:delText xml:space="preserve"> (Null distributions of the Wald statistics). </w:delText>
        </w:r>
      </w:del>
      <w:del w:id="670" w:author="PR Preview" w:date="2026-01-01T00:00:00Z">
        <w:r>
          <w:delText xml:space="preserve">By</w:delText>
        </w:r>
      </w:del>
      <w:del w:id="671" w:author="PR Preview" w:date="2026-01-01T00:00:00Z">
        <w:r>
          <w:delText xml:space="preserve"> </w:delText>
        </w:r>
      </w:del>
      <w:hyperlink w:anchor="thm-dist-mle">
        <w:del w:id="672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673" w:author="PR Preview" w:date="2026-01-01T00:00:00Z">
        <w:r>
          <w:delText xml:space="preserve">, the statistic</w:delText>
        </w:r>
      </w:del>
      <w:del w:id="674" w:author="PR Preview" w:date="2026-01-01T00:00:00Z">
        <w:r>
          <w:delText xml:space="preserve"> </w:delText>
        </w:r>
      </w:del>
      <m:oMath>
        <m:r>
          <m:t>Z</m:t>
        </m:r>
      </m:oMath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of the</w:delText>
        </w:r>
      </w:del>
      <w:del w:id="677" w:author="PR Preview" w:date="2026-01-01T00:00:00Z">
        <w:r>
          <w:delText xml:space="preserve"> </w:delText>
        </w:r>
      </w:del>
      <w:hyperlink w:anchor="def-wald-test">
        <w:del w:id="678" w:author="PR Preview" w:date="2026-01-01T00:00:00Z">
          <w:r>
            <w:rPr>
              <w:rStyle w:val="Hyperlink"/>
            </w:rPr>
            <w:delText xml:space="preserve">Wald test</w:delText>
          </w:r>
        </w:del>
      </w:hyperlink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has approximately a standard Gaussian distribution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under</w:delText>
        </w:r>
      </w:del>
      <w:del w:id="68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in large samples.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The Wald statistic for</w:delText>
        </w:r>
      </w:del>
      <w:del w:id="688" w:author="PR Preview" w:date="2026-01-01T00:00:00Z">
        <w:r>
          <w:delText xml:space="preserve"> </w:delText>
        </w:r>
      </w:del>
      <m:oMath>
        <m:r>
          <m:t>q</m:t>
        </m:r>
      </m:oMath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constraints (</w:delText>
        </w:r>
      </w:del>
      <w:hyperlink w:anchor="def-wald-statistic-q">
        <w:del w:id="691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692" w:author="PR Preview" w:date="2026-01-01T00:00:00Z">
        <w:r>
          <w:delText xml:space="preserve">)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has approximately a</w:delText>
        </w:r>
      </w:del>
      <w:del w:id="695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distribution under</w:delText>
        </w:r>
      </w:del>
      <w:del w:id="698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699" w:author="PR Preview" w:date="2026-01-01T00:00:00Z">
        <w:r>
          <w:delText xml:space="preserve">.</w:delText>
        </w:r>
      </w:del>
    </w:p>
    <w:p>
      <w:pPr>
        <w:pStyle w:val="FirstParagraph"/>
      </w:pPr>
      <w:ins w:id="700" w:author="PR Preview" w:date="2026-01-01T00:00:00Z">
        <w:r>
          <w:rPr>
            <w:i/>
            <w:iCs/>
          </w:rPr>
          <w:t xml:space="preserve">Remark 7</w:t>
        </w:r>
      </w:ins>
      <w:ins w:id="701" w:author="PR Preview" w:date="2026-01-01T00:00:00Z">
        <w:r>
          <w:t xml:space="preserve"> (Null distributions of the Wald statistics). </w:t>
        </w:r>
      </w:ins>
      <w:ins w:id="702" w:author="PR Preview" w:date="2026-01-01T00:00:00Z">
        <w:r>
          <w:t xml:space="preserve">By</w:t>
        </w:r>
      </w:ins>
      <w:ins w:id="703" w:author="PR Preview" w:date="2026-01-01T00:00:00Z">
        <w:r>
          <w:t xml:space="preserve"> </w:t>
        </w:r>
      </w:ins>
      <w:hyperlink w:anchor="thm-dist-mle">
        <w:ins w:id="704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705" w:author="PR Preview" w:date="2026-01-01T00:00:00Z">
        <w:r>
          <w:t xml:space="preserve">, the statistic</w:t>
        </w:r>
      </w:ins>
      <w:ins w:id="706" w:author="PR Preview" w:date="2026-01-01T00:00:00Z">
        <w:r>
          <w:t xml:space="preserve"> </w:t>
        </w:r>
      </w:ins>
      <m:oMath>
        <m:r>
          <m:t>Z</m:t>
        </m:r>
      </m:oMath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of the</w:t>
        </w:r>
      </w:ins>
      <w:ins w:id="709" w:author="PR Preview" w:date="2026-01-01T00:00:00Z">
        <w:r>
          <w:t xml:space="preserve"> </w:t>
        </w:r>
      </w:ins>
      <w:hyperlink w:anchor="def-wald-test">
        <w:ins w:id="710" w:author="PR Preview" w:date="2026-01-01T00:00:00Z">
          <w:r>
            <w:rPr>
              <w:rStyle w:val="Hyperlink"/>
            </w:rPr>
            <w:t xml:space="preserve">Wald test</w:t>
          </w:r>
        </w:ins>
      </w:hyperlink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has approximately a standard Gaussian distribution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under</w:t>
        </w:r>
      </w:ins>
      <w:ins w:id="715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in large samples.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The Wald statistic for</w:t>
        </w:r>
      </w:ins>
      <w:ins w:id="720" w:author="PR Preview" w:date="2026-01-01T00:00:00Z">
        <w:r>
          <w:t xml:space="preserve"> </w:t>
        </w:r>
      </w:ins>
      <m:oMath>
        <m:r>
          <m:t>q</m:t>
        </m:r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constraints (</w:t>
        </w:r>
      </w:ins>
      <w:hyperlink w:anchor="def-wald-statistic-q">
        <w:ins w:id="723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724" w:author="PR Preview" w:date="2026-01-01T00:00:00Z">
        <w:r>
          <w:t xml:space="preserve">)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has approximately a</w:t>
        </w:r>
      </w:ins>
      <w:ins w:id="727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distribution under</w:t>
        </w:r>
      </w:ins>
      <w:ins w:id="73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731" w:author="PR Preview" w:date="2026-01-01T00:00:00Z">
        <w:r>
          <w:t xml:space="preserve">.</w:t>
        </w:r>
      </w:ins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6"/>
    <w:bookmarkStart w:id="127" w:name="exr-wilks-taylor"/>
    <w:p>
      <w:pPr>
        <w:pStyle w:val="BodyText"/>
      </w:pPr>
      <w:del w:id="732" w:author="PR Preview" w:date="2026-01-01T00:00:00Z">
        <w:r>
          <w:rPr>
            <w:b/>
            <w:bCs/>
          </w:rPr>
          <w:delText xml:space="preserve">Exercise 14 (Quadratic approximation to the log-likelihood)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Let</w:delText>
        </w:r>
      </w:del>
      <w:del w:id="735" w:author="PR Preview" w:date="2026-01-01T00:00:00Z">
        <w:r>
          <w:delText xml:space="preserve"> </w:delText>
        </w:r>
      </w:del>
      <m:oMath>
        <m:r>
          <m:t>θ</m:t>
        </m:r>
      </m:oMath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be a scalar parameter,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and suppose the MLE</w:delText>
        </w:r>
      </w:del>
      <w:del w:id="74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maximizes</w:delText>
        </w:r>
      </w:del>
      <w:del w:id="743" w:author="PR Preview" w:date="2026-01-01T00:00:00Z">
        <w:r>
          <w:delText xml:space="preserve"> </w:delText>
        </w:r>
      </w:del>
      <m:oMath>
        <m:r>
          <m:t>ℓ</m:t>
        </m:r>
      </m:oMath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at an interior point of the parameter space,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where</w:delText>
        </w:r>
      </w:del>
      <w:del w:id="748" w:author="PR Preview" w:date="2026-01-01T00:00:00Z">
        <w:r>
          <w:delText xml:space="preserve"> </w:delText>
        </w:r>
      </w:del>
      <m:oMath>
        <m:r>
          <m:t>ℓ</m:t>
        </m:r>
      </m:oMath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is twice differentiable.</w:delText>
        </w:r>
      </w:del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Use a second-order Taylor expansion around</w:delText>
        </w:r>
      </w:del>
      <w:del w:id="75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to approximate</w:delText>
        </w:r>
      </w:del>
      <w:del w:id="756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in terms of</w:delText>
        </w:r>
      </w:del>
      <w:del w:id="759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and the</w:delText>
        </w:r>
      </w:del>
      <w:del w:id="762" w:author="PR Preview" w:date="2026-01-01T00:00:00Z">
        <w:r>
          <w:delText xml:space="preserve"> </w:delText>
        </w:r>
      </w:del>
      <w:hyperlink w:anchor="def-hessian">
        <w:del w:id="763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76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765" w:author="PR Preview" w:date="2026-01-01T00:00:00Z">
        <w:r>
          <w:delText xml:space="preserve">.</w:delText>
        </w:r>
      </w:del>
    </w:p>
    <w:p>
      <w:pPr>
        <w:pStyle w:val="BodyText"/>
      </w:pPr>
      <w:del w:id="766" w:author="PR Preview" w:date="2026-01-01T00:00:00Z">
        <w:r>
          <w:rPr>
            <w:i/>
            <w:iCs/>
          </w:rPr>
          <w:delText xml:space="preserve">Solution 14</w:delText>
        </w:r>
      </w:del>
      <w:del w:id="767" w:author="PR Preview" w:date="2026-01-01T00:00:00Z">
        <w:r>
          <w:delText xml:space="preserve">. </w:delText>
        </w:r>
      </w:del>
      <w:del w:id="768" w:author="PR Preview" w:date="2026-01-01T00:00:00Z">
        <w:r>
          <w:delText xml:space="preserve">The MLE maximizes</w:delText>
        </w:r>
      </w:del>
      <w:del w:id="769" w:author="PR Preview" w:date="2026-01-01T00:00:00Z">
        <w:r>
          <w:delText xml:space="preserve"> </w:delText>
        </w:r>
      </w:del>
      <m:oMath>
        <m:r>
          <m:t>ℓ</m:t>
        </m:r>
      </m:oMath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at an interior point,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so</w:delText>
        </w:r>
      </w:del>
      <w:del w:id="77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775" w:author="PR Preview" w:date="2026-01-01T00:00:00Z">
        <w:r>
          <w:delText xml:space="preserve">.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A second-order Taylor expansion of</w:delText>
        </w:r>
      </w:del>
      <w:del w:id="778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around</w:delText>
        </w:r>
      </w:del>
      <w:del w:id="78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gives:</w:delText>
        </w:r>
      </w:del>
    </w:p>
    <w:p>
      <w:pPr>
        <w:pStyle w:val="BodyText"/>
      </w:pPr>
      <w:ins w:id="784" w:author="PR Preview" w:date="2026-01-01T00:00:00Z">
        <w:r>
          <w:rPr>
            <w:b/>
            <w:bCs/>
          </w:rPr>
          <w:t xml:space="preserve">Exercise 15 (Quadratic approximation to the log-likelihood)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Let</w:t>
        </w:r>
      </w:ins>
      <w:ins w:id="787" w:author="PR Preview" w:date="2026-01-01T00:00:00Z">
        <w:r>
          <w:t xml:space="preserve"> </w:t>
        </w:r>
      </w:ins>
      <m:oMath>
        <m:r>
          <m:t>θ</m:t>
        </m:r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be a scalar parameter,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and suppose the MLE</w:t>
        </w:r>
      </w:ins>
      <w:ins w:id="79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maximizes</w:t>
        </w:r>
      </w:ins>
      <w:ins w:id="795" w:author="PR Preview" w:date="2026-01-01T00:00:00Z">
        <w:r>
          <w:t xml:space="preserve"> </w:t>
        </w:r>
      </w:ins>
      <m:oMath>
        <m:r>
          <m:t>ℓ</m:t>
        </m:r>
      </m:oMath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at an interior point of the parameter space,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where</w:t>
        </w:r>
      </w:ins>
      <w:ins w:id="800" w:author="PR Preview" w:date="2026-01-01T00:00:00Z">
        <w:r>
          <w:t xml:space="preserve"> </w:t>
        </w:r>
      </w:ins>
      <m:oMath>
        <m:r>
          <m:t>ℓ</m:t>
        </m:r>
      </m:oMath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is twice differentiable.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Use a second-order Taylor expansion around</w:t>
        </w:r>
      </w:ins>
      <w:ins w:id="80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to approximate</w:t>
        </w:r>
      </w:ins>
      <w:ins w:id="808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in terms of</w:t>
        </w:r>
      </w:ins>
      <w:ins w:id="811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and the</w:t>
        </w:r>
      </w:ins>
      <w:ins w:id="814" w:author="PR Preview" w:date="2026-01-01T00:00:00Z">
        <w:r>
          <w:t xml:space="preserve"> </w:t>
        </w:r>
      </w:ins>
      <w:hyperlink w:anchor="def-hessian">
        <w:ins w:id="815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81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817" w:author="PR Preview" w:date="2026-01-01T00:00:00Z">
        <w:r>
          <w:t xml:space="preserve">.</w:t>
        </w:r>
      </w:ins>
    </w:p>
    <w:bookmarkEnd w:id="127"/>
    <w:bookmarkStart w:id="128" w:name="sol-wilks-taylor"/>
    <w:p>
      <w:pPr>
        <w:pStyle w:val="BodyText"/>
      </w:pPr>
      <w:ins w:id="818" w:author="PR Preview" w:date="2026-01-01T00:00:00Z">
        <w:r>
          <w:rPr>
            <w:i/>
            <w:iCs/>
          </w:rPr>
          <w:t xml:space="preserve">Solution 15</w:t>
        </w:r>
      </w:ins>
      <w:ins w:id="819" w:author="PR Preview" w:date="2026-01-01T00:00:00Z">
        <w:r>
          <w:t xml:space="preserve">. </w:t>
        </w:r>
      </w:ins>
      <w:ins w:id="820" w:author="PR Preview" w:date="2026-01-01T00:00:00Z">
        <w:r>
          <w:t xml:space="preserve">The MLE maximizes</w:t>
        </w:r>
      </w:ins>
      <w:ins w:id="821" w:author="PR Preview" w:date="2026-01-01T00:00:00Z">
        <w:r>
          <w:t xml:space="preserve"> </w:t>
        </w:r>
      </w:ins>
      <m:oMath>
        <m:r>
          <m:t>ℓ</m:t>
        </m:r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at an interior point,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so</w:t>
        </w:r>
      </w:ins>
      <w:ins w:id="82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827" w:author="PR Preview" w:date="2026-01-01T00:00:00Z">
        <w:r>
          <w:t xml:space="preserve">.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A second-order Taylor expansion of</w:t>
        </w:r>
      </w:ins>
      <w:ins w:id="830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around</w:t>
        </w:r>
      </w:ins>
      <w:ins w:id="83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del w:id="836" w:author="PR Preview" w:date="2026-01-01T00:00:00Z">
        <w:r>
          <w:rPr>
            <w:i/>
            <w:iCs/>
          </w:rPr>
          <w:delText xml:space="preserve">Proof</w:delText>
        </w:r>
      </w:del>
      <w:del w:id="837" w:author="PR Preview" w:date="2026-01-01T00:00:00Z">
        <w:r>
          <w:delText xml:space="preserve">. </w:delText>
        </w:r>
      </w:del>
      <w:del w:id="838" w:author="PR Preview" w:date="2026-01-01T00:00:00Z">
        <w:r>
          <w:delText xml:space="preserve">This is the solution to</w:delText>
        </w:r>
      </w:del>
      <w:del w:id="839" w:author="PR Preview" w:date="2026-01-01T00:00:00Z">
        <w:r>
          <w:delText xml:space="preserve"> </w:delText>
        </w:r>
      </w:del>
      <w:hyperlink w:anchor="exr-wilks-taylor">
        <w:del w:id="840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841" w:author="PR Preview" w:date="2026-01-01T00:00:00Z">
        <w:r>
          <w:delText xml:space="preserve">, worked in</w:delText>
        </w:r>
      </w:del>
      <w:del w:id="842" w:author="PR Preview" w:date="2026-01-01T00:00:00Z">
        <w:r>
          <w:delText xml:space="preserve"> </w:delText>
        </w:r>
      </w:del>
      <w:hyperlink w:anchor="sol-wilks-taylor">
        <w:del w:id="843" w:author="PR Preview" w:date="2026-01-01T00:00:00Z">
          <w:r>
            <w:rPr>
              <w:rStyle w:val="Hyperlink"/>
            </w:rPr>
            <w:delText xml:space="preserve">Solution 14</w:delText>
          </w:r>
        </w:del>
      </w:hyperlink>
      <w:del w:id="844" w:author="PR Preview" w:date="2026-01-01T00:00:00Z">
        <w:r>
          <w:delText xml:space="preserve">.</w:delText>
        </w:r>
      </w:del>
    </w:p>
    <w:p>
      <w:pPr>
        <w:pStyle w:val="BodyText"/>
      </w:pPr>
      <w:del w:id="845" w:author="PR Preview" w:date="2026-01-01T00:00:00Z">
        <w:r>
          <w:rPr>
            <w:b/>
            <w:bCs/>
          </w:rPr>
          <w:delText xml:space="preserve">Exercise 15 (Likelihood ratio statistic for a point null hypothesis)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With a scalar parameter</w:delText>
        </w:r>
      </w:del>
      <w:del w:id="848" w:author="PR Preview" w:date="2026-01-01T00:00:00Z">
        <w:r>
          <w:delText xml:space="preserve"> </w:delText>
        </w:r>
      </w:del>
      <m:oMath>
        <m:r>
          <m:t>θ</m:t>
        </m:r>
      </m:oMath>
      <w:del w:id="849" w:author="PR Preview" w:date="2026-01-01T00:00:00Z">
        <w:r>
          <w:delText xml:space="preserve">,</w:delText>
        </w:r>
      </w:del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the point null hypothesis</w:delText>
        </w:r>
      </w:del>
      <w:del w:id="852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imposes</w:delText>
        </w:r>
      </w:del>
      <w:del w:id="85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constraint.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Use</w:delText>
        </w:r>
      </w:del>
      <w:del w:id="860" w:author="PR Preview" w:date="2026-01-01T00:00:00Z">
        <w:r>
          <w:delText xml:space="preserve"> </w:delText>
        </w:r>
      </w:del>
      <w:hyperlink w:anchor="exr-wilks-taylor">
        <w:del w:id="861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to approximate the</w:delText>
        </w:r>
      </w:del>
      <w:del w:id="864" w:author="PR Preview" w:date="2026-01-01T00:00:00Z">
        <w:r>
          <w:delText xml:space="preserve"> </w:delText>
        </w:r>
      </w:del>
      <w:hyperlink w:anchor="def-lrt-stat">
        <w:del w:id="865" w:author="PR Preview" w:date="2026-01-01T00:00:00Z">
          <w:r>
            <w:rPr>
              <w:rStyle w:val="Hyperlink"/>
            </w:rPr>
            <w:delText xml:space="preserve">likelihood ratio statistic</w:delText>
          </w:r>
        </w:del>
      </w:hyperlink>
      <w:del w:id="866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</m:oMath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in terms of the</w:delText>
        </w:r>
      </w:del>
      <w:del w:id="869" w:author="PR Preview" w:date="2026-01-01T00:00:00Z">
        <w:r>
          <w:delText xml:space="preserve"> </w:delText>
        </w:r>
      </w:del>
      <w:hyperlink w:anchor="def-oinf">
        <w:del w:id="870" w:author="PR Preview" w:date="2026-01-01T00:00:00Z">
          <w:r>
            <w:rPr>
              <w:rStyle w:val="Hyperlink"/>
            </w:rPr>
            <w:delText xml:space="preserve">observed information</w:delText>
          </w:r>
        </w:del>
      </w:hyperlink>
      <w:del w:id="87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872" w:author="PR Preview" w:date="2026-01-01T00:00:00Z">
        <w:r>
          <w:delText xml:space="preserve">.</w:delText>
        </w:r>
      </w:del>
    </w:p>
    <w:p>
      <w:pPr>
        <w:pStyle w:val="BodyText"/>
      </w:pPr>
      <w:del w:id="873" w:author="PR Preview" w:date="2026-01-01T00:00:00Z">
        <w:r>
          <w:rPr>
            <w:i/>
            <w:iCs/>
          </w:rPr>
          <w:delText xml:space="preserve">Solution 15</w:delText>
        </w:r>
      </w:del>
      <w:del w:id="874" w:author="PR Preview" w:date="2026-01-01T00:00:00Z">
        <w:r>
          <w:delText xml:space="preserve">. </w:delText>
        </w:r>
      </w:del>
      <w:del w:id="875" w:author="PR Preview" w:date="2026-01-01T00:00:00Z">
        <w:r>
          <w:delText xml:space="preserve">Under</w:delText>
        </w:r>
      </w:del>
      <w:del w:id="876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877" w:author="PR Preview" w:date="2026-01-01T00:00:00Z">
        <w:r>
          <w:delText xml:space="preserve">, the only allowed value is</w:delText>
        </w:r>
      </w:del>
      <w:del w:id="878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0</m:t>
            </m:r>
          </m:sub>
        </m:sSub>
      </m:oMath>
      <w:del w:id="879" w:author="PR Preview" w:date="2026-01-01T00:00:00Z">
        <w:r>
          <w:delText xml:space="preserve">,</w:delText>
        </w:r>
      </w:del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so the restricted MLE is</w:delText>
        </w:r>
      </w:del>
      <w:del w:id="88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del w:id="883" w:author="PR Preview" w:date="2026-01-01T00:00:00Z">
        <w:r>
          <w:delText xml:space="preserve">.</w:delText>
        </w:r>
      </w:del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Substituting the approximation from</w:delText>
        </w:r>
      </w:del>
      <w:del w:id="886" w:author="PR Preview" w:date="2026-01-01T00:00:00Z">
        <w:r>
          <w:delText xml:space="preserve"> </w:delText>
        </w:r>
      </w:del>
      <w:hyperlink w:anchor="lem-wilks-taylor">
        <w:del w:id="887" w:author="PR Preview" w:date="2026-01-01T00:00:00Z">
          <w:r>
            <w:rPr>
              <w:rStyle w:val="Hyperlink"/>
            </w:rPr>
            <w:delText xml:space="preserve">Lemma 2</w:delText>
          </w:r>
        </w:del>
      </w:hyperlink>
      <w:del w:id="888" w:author="PR Preview" w:date="2026-01-01T00:00:00Z">
        <w:r>
          <w:delText xml:space="preserve">:</w:delText>
        </w:r>
      </w:del>
    </w:p>
    <w:p>
      <w:pPr>
        <w:pStyle w:val="FirstParagraph"/>
      </w:pPr>
      <w:ins w:id="889" w:author="PR Preview" w:date="2026-01-01T00:00:00Z">
        <w:r>
          <w:rPr>
            <w:i/>
            <w:iCs/>
          </w:rPr>
          <w:t xml:space="preserve">Proof</w:t>
        </w:r>
      </w:ins>
      <w:ins w:id="890" w:author="PR Preview" w:date="2026-01-01T00:00:00Z">
        <w:r>
          <w:t xml:space="preserve">. </w:t>
        </w:r>
      </w:ins>
      <w:ins w:id="891" w:author="PR Preview" w:date="2026-01-01T00:00:00Z">
        <w:r>
          <w:t xml:space="preserve">This is the solution to</w:t>
        </w:r>
      </w:ins>
      <w:ins w:id="892" w:author="PR Preview" w:date="2026-01-01T00:00:00Z">
        <w:r>
          <w:t xml:space="preserve"> </w:t>
        </w:r>
      </w:ins>
      <w:hyperlink w:anchor="exr-wilks-taylor">
        <w:ins w:id="893" w:author="PR Preview" w:date="2026-01-01T00:00:00Z">
          <w:r>
            <w:rPr>
              <w:rStyle w:val="Hyperlink"/>
            </w:rPr>
            <w:t xml:space="preserve">Exercise 15</w:t>
          </w:r>
        </w:ins>
      </w:hyperlink>
      <w:ins w:id="894" w:author="PR Preview" w:date="2026-01-01T00:00:00Z">
        <w:r>
          <w:t xml:space="preserve">, worked in</w:t>
        </w:r>
      </w:ins>
      <w:ins w:id="895" w:author="PR Preview" w:date="2026-01-01T00:00:00Z">
        <w:r>
          <w:t xml:space="preserve"> </w:t>
        </w:r>
      </w:ins>
      <w:hyperlink w:anchor="sol-wilks-taylor">
        <w:ins w:id="896" w:author="PR Preview" w:date="2026-01-01T00:00:00Z">
          <w:r>
            <w:rPr>
              <w:rStyle w:val="Hyperlink"/>
            </w:rPr>
            <w:t xml:space="preserve">Solution 15</w:t>
          </w:r>
        </w:ins>
      </w:hyperlink>
      <w:ins w:id="897" w:author="PR Preview" w:date="2026-01-01T00:00:00Z">
        <w:r>
          <w:t xml:space="preserve">.</w:t>
        </w:r>
      </w:ins>
    </w:p>
    <w:bookmarkStart w:id="130" w:name="exr-wilks-lrt-quadratic"/>
    <w:p>
      <w:pPr>
        <w:pStyle w:val="BodyText"/>
      </w:pPr>
      <w:ins w:id="898" w:author="PR Preview" w:date="2026-01-01T00:00:00Z">
        <w:r>
          <w:rPr>
            <w:b/>
            <w:bCs/>
          </w:rPr>
          <w:t xml:space="preserve">Exercise 16 (Likelihood ratio statistic for a point null hypothesis)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With a scalar parameter</w:t>
        </w:r>
      </w:ins>
      <w:ins w:id="901" w:author="PR Preview" w:date="2026-01-01T00:00:00Z">
        <w:r>
          <w:t xml:space="preserve"> </w:t>
        </w:r>
      </w:ins>
      <m:oMath>
        <m:r>
          <m:t>θ</m:t>
        </m:r>
      </m:oMath>
      <w:ins w:id="902" w:author="PR Preview" w:date="2026-01-01T00:00:00Z">
        <w:r>
          <w:t xml:space="preserve">,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the point null hypothesis</w:t>
        </w:r>
      </w:ins>
      <w:ins w:id="905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imposes</w:t>
        </w:r>
      </w:ins>
      <w:ins w:id="908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constraint.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Use</w:t>
        </w:r>
      </w:ins>
      <w:ins w:id="913" w:author="PR Preview" w:date="2026-01-01T00:00:00Z">
        <w:r>
          <w:t xml:space="preserve"> </w:t>
        </w:r>
      </w:ins>
      <w:hyperlink w:anchor="exr-wilks-taylor">
        <w:ins w:id="914" w:author="PR Preview" w:date="2026-01-01T00:00:00Z">
          <w:r>
            <w:rPr>
              <w:rStyle w:val="Hyperlink"/>
            </w:rPr>
            <w:t xml:space="preserve">Exercise 15</w:t>
          </w:r>
        </w:ins>
      </w:hyperlink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to approximate the</w:t>
        </w:r>
      </w:ins>
      <w:ins w:id="917" w:author="PR Preview" w:date="2026-01-01T00:00:00Z">
        <w:r>
          <w:t xml:space="preserve"> </w:t>
        </w:r>
      </w:ins>
      <w:hyperlink w:anchor="def-lrt-stat">
        <w:ins w:id="918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919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</m:oMath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in terms of the</w:t>
        </w:r>
      </w:ins>
      <w:ins w:id="922" w:author="PR Preview" w:date="2026-01-01T00:00:00Z">
        <w:r>
          <w:t xml:space="preserve"> </w:t>
        </w:r>
      </w:ins>
      <w:hyperlink w:anchor="def-oinf">
        <w:ins w:id="923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92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925" w:author="PR Preview" w:date="2026-01-01T00:00:00Z">
        <w:r>
          <w:t xml:space="preserve">.</w:t>
        </w:r>
      </w:ins>
    </w:p>
    <w:bookmarkEnd w:id="130"/>
    <w:bookmarkStart w:id="131" w:name="sol-wilks-lrt-quadratic"/>
    <w:p>
      <w:pPr>
        <w:pStyle w:val="BodyText"/>
      </w:pPr>
      <w:ins w:id="926" w:author="PR Preview" w:date="2026-01-01T00:00:00Z">
        <w:r>
          <w:rPr>
            <w:i/>
            <w:iCs/>
          </w:rPr>
          <w:t xml:space="preserve">Solution 16</w:t>
        </w:r>
      </w:ins>
      <w:ins w:id="927" w:author="PR Preview" w:date="2026-01-01T00:00:00Z">
        <w:r>
          <w:t xml:space="preserve">. </w:t>
        </w:r>
      </w:ins>
      <w:ins w:id="928" w:author="PR Preview" w:date="2026-01-01T00:00:00Z">
        <w:r>
          <w:t xml:space="preserve">Under</w:t>
        </w:r>
      </w:ins>
      <w:ins w:id="92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930" w:author="PR Preview" w:date="2026-01-01T00:00:00Z">
        <w:r>
          <w:t xml:space="preserve">, the only allowed value is</w:t>
        </w:r>
      </w:ins>
      <w:ins w:id="931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932" w:author="PR Preview" w:date="2026-01-01T00:00:00Z">
        <w:r>
          <w:t xml:space="preserve">,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so the restricted MLE is</w:t>
        </w:r>
      </w:ins>
      <w:ins w:id="93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ins w:id="936" w:author="PR Preview" w:date="2026-01-01T00:00:00Z">
        <w:r>
          <w:t xml:space="preserve">.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Substituting the approximation from</w:t>
        </w:r>
      </w:ins>
      <w:ins w:id="939" w:author="PR Preview" w:date="2026-01-01T00:00:00Z">
        <w:r>
          <w:t xml:space="preserve"> </w:t>
        </w:r>
      </w:ins>
      <w:hyperlink w:anchor="lem-wilks-taylor">
        <w:ins w:id="940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94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del w:id="942" w:author="PR Preview" w:date="2026-01-01T00:00:00Z">
        <w:r>
          <w:rPr>
            <w:i/>
            <w:iCs/>
          </w:rPr>
          <w:delText xml:space="preserve">Proof</w:delText>
        </w:r>
      </w:del>
      <w:del w:id="943" w:author="PR Preview" w:date="2026-01-01T00:00:00Z">
        <w:r>
          <w:delText xml:space="preserve">. </w:delText>
        </w:r>
      </w:del>
      <w:del w:id="944" w:author="PR Preview" w:date="2026-01-01T00:00:00Z">
        <w:r>
          <w:delText xml:space="preserve">This is the solution to</w:delText>
        </w:r>
      </w:del>
      <w:del w:id="945" w:author="PR Preview" w:date="2026-01-01T00:00:00Z">
        <w:r>
          <w:delText xml:space="preserve"> </w:delText>
        </w:r>
      </w:del>
      <w:hyperlink w:anchor="exr-wilks-lrt-quadratic">
        <w:del w:id="946" w:author="PR Preview" w:date="2026-01-01T00:00:00Z">
          <w:r>
            <w:rPr>
              <w:rStyle w:val="Hyperlink"/>
            </w:rPr>
            <w:delText xml:space="preserve">Exercise 15</w:delText>
          </w:r>
        </w:del>
      </w:hyperlink>
      <w:del w:id="947" w:author="PR Preview" w:date="2026-01-01T00:00:00Z">
        <w:r>
          <w:delText xml:space="preserve">, worked in</w:delText>
        </w:r>
      </w:del>
      <w:del w:id="948" w:author="PR Preview" w:date="2026-01-01T00:00:00Z">
        <w:r>
          <w:delText xml:space="preserve"> </w:delText>
        </w:r>
      </w:del>
      <w:hyperlink w:anchor="sol-wilks-lrt-quadratic">
        <w:del w:id="949" w:author="PR Preview" w:date="2026-01-01T00:00:00Z">
          <w:r>
            <w:rPr>
              <w:rStyle w:val="Hyperlink"/>
            </w:rPr>
            <w:delText xml:space="preserve">Solution 15</w:delText>
          </w:r>
        </w:del>
      </w:hyperlink>
      <w:del w:id="950" w:author="PR Preview" w:date="2026-01-01T00:00:00Z">
        <w:r>
          <w:delText xml:space="preserve">.</w:delText>
        </w:r>
      </w:del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It builds on</w:delText>
        </w:r>
      </w:del>
      <w:del w:id="953" w:author="PR Preview" w:date="2026-01-01T00:00:00Z">
        <w:r>
          <w:delText xml:space="preserve"> </w:delText>
        </w:r>
      </w:del>
      <w:hyperlink w:anchor="lem-wilks-taylor">
        <w:del w:id="954" w:author="PR Preview" w:date="2026-01-01T00:00:00Z">
          <w:r>
            <w:rPr>
              <w:rStyle w:val="Hyperlink"/>
            </w:rPr>
            <w:delText xml:space="preserve">Lemma 2</w:delText>
          </w:r>
        </w:del>
      </w:hyperlink>
      <w:del w:id="955" w:author="PR Preview" w:date="2026-01-01T00:00:00Z">
        <w:r>
          <w:delText xml:space="preserve">.</w:delText>
        </w:r>
      </w:del>
    </w:p>
    <w:p>
      <w:pPr>
        <w:pStyle w:val="BodyText"/>
      </w:pPr>
      <w:del w:id="956" w:author="PR Preview" w:date="2026-01-01T00:00:00Z">
        <w:r>
          <w:rPr>
            <w:b/>
            <w:bCs/>
          </w:rPr>
          <w:delText xml:space="preserve">Exercise 16 (Standardizing an approximately Gaussian estimate)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Suppose</w:delText>
        </w:r>
      </w:del>
      <w:del w:id="95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del w:id="960" w:author="PR Preview" w:date="2026-01-01T00:00:00Z">
        <w:r>
          <w:delText xml:space="preserve">,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and define</w:delText>
        </w:r>
      </w:del>
      <w:del w:id="963" w:author="PR Preview" w:date="2026-01-01T00:00:00Z">
        <w:r>
          <w:delText xml:space="preserve"> </w:delText>
        </w:r>
      </w:del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964" w:author="PR Preview" w:date="2026-01-01T00:00:00Z">
        <w:r>
          <w:delText xml:space="preserve">.</w:delText>
        </w:r>
      </w:del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Find the approximate distributions of</w:delText>
        </w:r>
      </w:del>
      <w:del w:id="967" w:author="PR Preview" w:date="2026-01-01T00:00:00Z">
        <w:r>
          <w:delText xml:space="preserve"> </w:delText>
        </w:r>
      </w:del>
      <m:oMath>
        <m:r>
          <m:t>Z</m:t>
        </m:r>
      </m:oMath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and of</w:delText>
        </w:r>
      </w:del>
      <w:del w:id="970" w:author="PR Preview" w:date="2026-01-01T00:00:00Z">
        <w:r>
          <w:delText xml:space="preserve"> </w:delText>
        </w:r>
      </w:del>
      <m:oMath>
        <m:sSup>
          <m:e>
            <m:r>
              <m:t>Z</m:t>
            </m:r>
          </m:e>
          <m:sup>
            <m:r>
              <m:t>2</m:t>
            </m:r>
          </m:sup>
        </m:sSup>
      </m:oMath>
      <w:del w:id="971" w:author="PR Preview" w:date="2026-01-01T00:00:00Z">
        <w:r>
          <w:delText xml:space="preserve">.</w:delText>
        </w:r>
      </w:del>
    </w:p>
    <w:p>
      <w:pPr>
        <w:pStyle w:val="BodyText"/>
      </w:pPr>
      <w:del w:id="972" w:author="PR Preview" w:date="2026-01-01T00:00:00Z">
        <w:r>
          <w:rPr>
            <w:i/>
            <w:iCs/>
          </w:rPr>
          <w:delText xml:space="preserve">Solution 16</w:delText>
        </w:r>
      </w:del>
      <w:del w:id="973" w:author="PR Preview" w:date="2026-01-01T00:00:00Z">
        <w:r>
          <w:delText xml:space="preserve">. </w:delText>
        </w:r>
      </w:del>
      <m:oMath>
        <m:r>
          <m:t>Z</m:t>
        </m:r>
      </m:oMath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is a linear function of</w:delText>
        </w:r>
      </w:del>
      <w:del w:id="97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977" w:author="PR Preview" w:date="2026-01-01T00:00:00Z">
        <w:r>
          <w:delText xml:space="preserve">,</w:delText>
        </w:r>
      </w:del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so it is approximately Gaussian,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with approximate mean and variance:</w:delText>
        </w:r>
      </w:del>
    </w:p>
    <w:p>
      <w:pPr>
        <w:pStyle w:val="FirstParagraph"/>
      </w:pPr>
      <w:ins w:id="982" w:author="PR Preview" w:date="2026-01-01T00:00:00Z">
        <w:r>
          <w:rPr>
            <w:i/>
            <w:iCs/>
          </w:rPr>
          <w:t xml:space="preserve">Proof</w:t>
        </w:r>
      </w:ins>
      <w:ins w:id="983" w:author="PR Preview" w:date="2026-01-01T00:00:00Z">
        <w:r>
          <w:t xml:space="preserve">. </w:t>
        </w:r>
      </w:ins>
      <w:ins w:id="984" w:author="PR Preview" w:date="2026-01-01T00:00:00Z">
        <w:r>
          <w:t xml:space="preserve">This is the solution to</w:t>
        </w:r>
      </w:ins>
      <w:ins w:id="985" w:author="PR Preview" w:date="2026-01-01T00:00:00Z">
        <w:r>
          <w:t xml:space="preserve"> </w:t>
        </w:r>
      </w:ins>
      <w:hyperlink w:anchor="exr-wilks-lrt-quadratic">
        <w:ins w:id="986" w:author="PR Preview" w:date="2026-01-01T00:00:00Z">
          <w:r>
            <w:rPr>
              <w:rStyle w:val="Hyperlink"/>
            </w:rPr>
            <w:t xml:space="preserve">Exercise 16</w:t>
          </w:r>
        </w:ins>
      </w:hyperlink>
      <w:ins w:id="987" w:author="PR Preview" w:date="2026-01-01T00:00:00Z">
        <w:r>
          <w:t xml:space="preserve">, worked in</w:t>
        </w:r>
      </w:ins>
      <w:ins w:id="988" w:author="PR Preview" w:date="2026-01-01T00:00:00Z">
        <w:r>
          <w:t xml:space="preserve"> </w:t>
        </w:r>
      </w:ins>
      <w:hyperlink w:anchor="sol-wilks-lrt-quadratic">
        <w:ins w:id="989" w:author="PR Preview" w:date="2026-01-01T00:00:00Z">
          <w:r>
            <w:rPr>
              <w:rStyle w:val="Hyperlink"/>
            </w:rPr>
            <w:t xml:space="preserve">Solution 16</w:t>
          </w:r>
        </w:ins>
      </w:hyperlink>
      <w:ins w:id="990" w:author="PR Preview" w:date="2026-01-01T00:00:00Z">
        <w:r>
          <w:t xml:space="preserve">.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It builds on</w:t>
        </w:r>
      </w:ins>
      <w:ins w:id="993" w:author="PR Preview" w:date="2026-01-01T00:00:00Z">
        <w:r>
          <w:t xml:space="preserve"> </w:t>
        </w:r>
      </w:ins>
      <w:hyperlink w:anchor="lem-wilks-taylor">
        <w:ins w:id="994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995" w:author="PR Preview" w:date="2026-01-01T00:00:00Z">
        <w:r>
          <w:t xml:space="preserve">.</w:t>
        </w:r>
      </w:ins>
    </w:p>
    <w:bookmarkStart w:id="133" w:name="exr-wilks-std-gaussian"/>
    <w:p>
      <w:pPr>
        <w:pStyle w:val="BodyText"/>
      </w:pPr>
      <w:ins w:id="996" w:author="PR Preview" w:date="2026-01-01T00:00:00Z">
        <w:r>
          <w:rPr>
            <w:b/>
            <w:bCs/>
          </w:rPr>
          <w:t xml:space="preserve">Exercise 17 (Standardizing an approximately Gaussian estimate)</w:t>
        </w:r>
      </w:ins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Suppose</w:t>
        </w:r>
      </w:ins>
      <w:ins w:id="99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ins w:id="1000" w:author="PR Preview" w:date="2026-01-01T00:00:00Z">
        <w:r>
          <w:t xml:space="preserve">,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and define</w:t>
        </w:r>
      </w:ins>
      <w:ins w:id="1003" w:author="PR Preview" w:date="2026-01-01T00:00:00Z">
        <w:r>
          <w:t xml:space="preserve"> </w:t>
        </w:r>
      </w:ins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1004" w:author="PR Preview" w:date="2026-01-01T00:00:00Z">
        <w:r>
          <w:t xml:space="preserve">.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Find the approximate distributions of</w:t>
        </w:r>
      </w:ins>
      <w:ins w:id="1007" w:author="PR Preview" w:date="2026-01-01T00:00:00Z">
        <w:r>
          <w:t xml:space="preserve"> </w:t>
        </w:r>
      </w:ins>
      <m:oMath>
        <m:r>
          <m:t>Z</m:t>
        </m:r>
      </m:oMath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and of</w:t>
        </w:r>
      </w:ins>
      <w:ins w:id="1010" w:author="PR Preview" w:date="2026-01-01T00:00:00Z">
        <w:r>
          <w:t xml:space="preserve"> </w:t>
        </w:r>
      </w:ins>
      <m:oMath>
        <m:sSup>
          <m:e>
            <m:r>
              <m:t>Z</m:t>
            </m:r>
          </m:e>
          <m:sup>
            <m:r>
              <m:t>2</m:t>
            </m:r>
          </m:sup>
        </m:sSup>
      </m:oMath>
      <w:ins w:id="1011" w:author="PR Preview" w:date="2026-01-01T00:00:00Z">
        <w:r>
          <w:t xml:space="preserve">.</w:t>
        </w:r>
      </w:ins>
    </w:p>
    <w:bookmarkEnd w:id="133"/>
    <w:bookmarkStart w:id="134" w:name="sol-wilks-std-gaussian"/>
    <w:p>
      <w:pPr>
        <w:pStyle w:val="BodyText"/>
      </w:pPr>
      <w:ins w:id="1012" w:author="PR Preview" w:date="2026-01-01T00:00:00Z">
        <w:r>
          <w:rPr>
            <w:i/>
            <w:iCs/>
          </w:rPr>
          <w:t xml:space="preserve">Solution 17</w:t>
        </w:r>
      </w:ins>
      <w:ins w:id="1013" w:author="PR Preview" w:date="2026-01-01T00:00:00Z">
        <w:r>
          <w:t xml:space="preserve">. </w:t>
        </w:r>
      </w:ins>
      <m:oMath>
        <m:r>
          <m:t>Z</m:t>
        </m:r>
      </m:oMath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is a linear function of</w:t>
        </w:r>
      </w:ins>
      <w:ins w:id="101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017" w:author="PR Preview" w:date="2026-01-01T00:00:00Z">
        <w:r>
          <w:t xml:space="preserve">,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so it is approximately Gaussian,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with approximate mean and variance: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del w:id="1022" w:author="PR Preview" w:date="2026-01-01T00:00:00Z">
        <w:r>
          <w:rPr>
            <w:i/>
            <w:iCs/>
          </w:rPr>
          <w:delText xml:space="preserve">Proof</w:delText>
        </w:r>
      </w:del>
      <w:del w:id="1023" w:author="PR Preview" w:date="2026-01-01T00:00:00Z">
        <w:r>
          <w:delText xml:space="preserve">. </w:delText>
        </w:r>
      </w:del>
      <w:del w:id="1024" w:author="PR Preview" w:date="2026-01-01T00:00:00Z">
        <w:r>
          <w:delText xml:space="preserve">This is the solution to</w:delText>
        </w:r>
      </w:del>
      <w:del w:id="1025" w:author="PR Preview" w:date="2026-01-01T00:00:00Z">
        <w:r>
          <w:delText xml:space="preserve"> </w:delText>
        </w:r>
      </w:del>
      <w:hyperlink w:anchor="exr-wilks-std-gaussian">
        <w:del w:id="1026" w:author="PR Preview" w:date="2026-01-01T00:00:00Z">
          <w:r>
            <w:rPr>
              <w:rStyle w:val="Hyperlink"/>
            </w:rPr>
            <w:delText xml:space="preserve">Exercise 16</w:delText>
          </w:r>
        </w:del>
      </w:hyperlink>
      <w:del w:id="1027" w:author="PR Preview" w:date="2026-01-01T00:00:00Z">
        <w:r>
          <w:delText xml:space="preserve">, worked in</w:delText>
        </w:r>
      </w:del>
      <w:del w:id="1028" w:author="PR Preview" w:date="2026-01-01T00:00:00Z">
        <w:r>
          <w:delText xml:space="preserve"> </w:delText>
        </w:r>
      </w:del>
      <w:hyperlink w:anchor="sol-wilks-std-gaussian">
        <w:del w:id="1029" w:author="PR Preview" w:date="2026-01-01T00:00:00Z">
          <w:r>
            <w:rPr>
              <w:rStyle w:val="Hyperlink"/>
            </w:rPr>
            <w:delText xml:space="preserve">Solution 16</w:delText>
          </w:r>
        </w:del>
      </w:hyperlink>
      <w:del w:id="1030" w:author="PR Preview" w:date="2026-01-01T00:00:00Z">
        <w:r>
          <w:delText xml:space="preserve">.</w:delText>
        </w:r>
      </w:del>
    </w:p>
    <w:p>
      <w:pPr>
        <w:pStyle w:val="BodyText"/>
      </w:pPr>
      <w:del w:id="1031" w:author="PR Preview" w:date="2026-01-01T00:00:00Z">
        <w:r>
          <w:rPr>
            <w:b/>
            <w:bCs/>
          </w:rPr>
          <w:delText xml:space="preserve">Theorem 15 (Wilks’ theorem)</w:delText>
        </w:r>
      </w:del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Suppose the conditions of</w:delText>
        </w:r>
      </w:del>
      <w:del w:id="1034" w:author="PR Preview" w:date="2026-01-01T00:00:00Z">
        <w:r>
          <w:delText xml:space="preserve"> </w:delText>
        </w:r>
      </w:del>
      <w:hyperlink w:anchor="thm-dist-mle">
        <w:del w:id="1035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hold,</w:delText>
        </w:r>
      </w:del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and a null hypothesis</w:delText>
        </w:r>
      </w:del>
      <w:del w:id="104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imposes</w:delText>
        </w:r>
      </w:del>
      <w:del w:id="1043" w:author="PR Preview" w:date="2026-01-01T00:00:00Z">
        <w:r>
          <w:delText xml:space="preserve"> </w:delText>
        </w:r>
      </w:del>
      <m:oMath>
        <m:r>
          <m:t>q</m:t>
        </m:r>
      </m:oMath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constraints on the parameter vector</w:delText>
        </w:r>
      </w:del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$\mathord{\smash[b]{\underset{\raise.3ex\hbox{$\scriptstyle\sim$}}{\theta}}\vphantom{\theta}}$</w:delText>
        </w:r>
      </w:del>
      <w:del w:id="1048" w:author="PR Preview" w:date="2026-01-01T00:00:00Z">
        <w:r>
          <w:delText xml:space="preserve">.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Then, if</w:delText>
        </w:r>
      </w:del>
      <w:del w:id="105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delText xml:space="preserve">is true, as</w:delText>
        </w:r>
      </w:del>
      <w:del w:id="105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1055" w:author="PR Preview" w:date="2026-01-01T00:00:00Z">
        <w:r>
          <w:delText xml:space="preserve">,</w:delText>
        </w:r>
      </w:del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the</w:delText>
        </w:r>
      </w:del>
      <w:del w:id="1058" w:author="PR Preview" w:date="2026-01-01T00:00:00Z">
        <w:r>
          <w:delText xml:space="preserve"> </w:delText>
        </w:r>
      </w:del>
      <w:hyperlink w:anchor="def-lrt-stat">
        <w:del w:id="1059" w:author="PR Preview" w:date="2026-01-01T00:00:00Z">
          <w:r>
            <w:rPr>
              <w:rStyle w:val="Hyperlink"/>
            </w:rPr>
            <w:delText xml:space="preserve">likelihood ratio statistic</w:delText>
          </w:r>
        </w:del>
      </w:hyperlink>
      <w:del w:id="1060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</m:oMath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satisfies:</w:delText>
        </w:r>
      </w:del>
    </w:p>
    <w:p>
      <w:pPr>
        <w:pStyle w:val="FirstParagraph"/>
      </w:pPr>
      <w:ins w:id="1063" w:author="PR Preview" w:date="2026-01-01T00:00:00Z">
        <w:r>
          <w:rPr>
            <w:i/>
            <w:iCs/>
          </w:rPr>
          <w:t xml:space="preserve">Proof</w:t>
        </w:r>
      </w:ins>
      <w:ins w:id="1064" w:author="PR Preview" w:date="2026-01-01T00:00:00Z">
        <w:r>
          <w:t xml:space="preserve">. </w:t>
        </w:r>
      </w:ins>
      <w:ins w:id="1065" w:author="PR Preview" w:date="2026-01-01T00:00:00Z">
        <w:r>
          <w:t xml:space="preserve">This is the solution to</w:t>
        </w:r>
      </w:ins>
      <w:ins w:id="1066" w:author="PR Preview" w:date="2026-01-01T00:00:00Z">
        <w:r>
          <w:t xml:space="preserve"> </w:t>
        </w:r>
      </w:ins>
      <w:hyperlink w:anchor="exr-wilks-std-gaussian">
        <w:ins w:id="1067" w:author="PR Preview" w:date="2026-01-01T00:00:00Z">
          <w:r>
            <w:rPr>
              <w:rStyle w:val="Hyperlink"/>
            </w:rPr>
            <w:t xml:space="preserve">Exercise 17</w:t>
          </w:r>
        </w:ins>
      </w:hyperlink>
      <w:ins w:id="1068" w:author="PR Preview" w:date="2026-01-01T00:00:00Z">
        <w:r>
          <w:t xml:space="preserve">, worked in</w:t>
        </w:r>
      </w:ins>
      <w:ins w:id="1069" w:author="PR Preview" w:date="2026-01-01T00:00:00Z">
        <w:r>
          <w:t xml:space="preserve"> </w:t>
        </w:r>
      </w:ins>
      <w:hyperlink w:anchor="sol-wilks-std-gaussian">
        <w:ins w:id="1070" w:author="PR Preview" w:date="2026-01-01T00:00:00Z">
          <w:r>
            <w:rPr>
              <w:rStyle w:val="Hyperlink"/>
            </w:rPr>
            <w:t xml:space="preserve">Solution 17</w:t>
          </w:r>
        </w:ins>
      </w:hyperlink>
      <w:ins w:id="1071" w:author="PR Preview" w:date="2026-01-01T00:00:00Z">
        <w:r>
          <w:t xml:space="preserve">.</w:t>
        </w:r>
      </w:ins>
    </w:p>
    <w:bookmarkStart w:id="136" w:name="thm-wilks"/>
    <w:p>
      <w:pPr>
        <w:pStyle w:val="BodyText"/>
      </w:pPr>
      <w:ins w:id="1072" w:author="PR Preview" w:date="2026-01-01T00:00:00Z">
        <w:r>
          <w:rPr>
            <w:b/>
            <w:bCs/>
          </w:rPr>
          <w:t xml:space="preserve">Theorem 16 (Wilks’ theorem)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Suppose the conditions of</w:t>
        </w:r>
      </w:ins>
      <w:ins w:id="1075" w:author="PR Preview" w:date="2026-01-01T00:00:00Z">
        <w:r>
          <w:t xml:space="preserve"> </w:t>
        </w:r>
      </w:ins>
      <w:hyperlink w:anchor="thm-dist-mle">
        <w:ins w:id="1076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hold,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and a null hypothesis</w:t>
        </w:r>
      </w:ins>
      <w:ins w:id="108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imposes</w:t>
        </w:r>
      </w:ins>
      <w:ins w:id="1084" w:author="PR Preview" w:date="2026-01-01T00:00:00Z">
        <w:r>
          <w:t xml:space="preserve"> </w:t>
        </w:r>
      </w:ins>
      <m:oMath>
        <m:r>
          <m:t>q</m:t>
        </m:r>
      </m:oMath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constraints on the parameter vector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$\mathord{\smash[b]{\underset{\raise.3ex\hbox{$\scriptstyle\sim$}}{\theta}}\vphantom{\theta}}$</w:t>
        </w:r>
      </w:ins>
      <w:ins w:id="1089" w:author="PR Preview" w:date="2026-01-01T00:00:00Z">
        <w:r>
          <w:t xml:space="preserve">.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Then, if</w:t>
        </w:r>
      </w:ins>
      <w:ins w:id="109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is true, as</w:t>
        </w:r>
      </w:ins>
      <w:ins w:id="109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096" w:author="PR Preview" w:date="2026-01-01T00:00:00Z">
        <w:r>
          <w:t xml:space="preserve">,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the</w:t>
        </w:r>
      </w:ins>
      <w:ins w:id="1099" w:author="PR Preview" w:date="2026-01-01T00:00:00Z">
        <w:r>
          <w:t xml:space="preserve"> </w:t>
        </w:r>
      </w:ins>
      <w:hyperlink w:anchor="def-lrt-stat">
        <w:ins w:id="1100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1101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</m:oMath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04" w:author="PR Preview" w:date="2026-01-01T00:00:00Z">
        <w:r>
          <w:delText xml:space="preserve">By</w:delText>
        </w:r>
      </w:del>
      <w:del w:id="1105" w:author="PR Preview" w:date="2026-01-01T00:00:00Z">
        <w:r>
          <w:delText xml:space="preserve"> </w:delText>
        </w:r>
      </w:del>
      <w:hyperlink w:anchor="thm-dist-mle">
        <w:del w:id="1106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107" w:author="PR Preview" w:date="2026-01-01T00:00:00Z">
        <w:r>
          <w:delText xml:space="preserve">,</w:delText>
        </w:r>
      </w:del>
      <w:del w:id="110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under</w:delText>
        </w:r>
      </w:del>
      <w:del w:id="111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112" w:author="PR Preview" w:date="2026-01-01T00:00:00Z">
        <w:r>
          <w:delText xml:space="preserve">,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so by</w:delText>
        </w:r>
      </w:del>
      <w:del w:id="1115" w:author="PR Preview" w:date="2026-01-01T00:00:00Z">
        <w:r>
          <w:delText xml:space="preserve"> </w:delText>
        </w:r>
      </w:del>
      <w:hyperlink w:anchor="lem-wilks-std-gaussian">
        <w:del w:id="1116" w:author="PR Preview" w:date="2026-01-01T00:00:00Z">
          <w:r>
            <w:rPr>
              <w:rStyle w:val="Hyperlink"/>
            </w:rPr>
            <w:delText xml:space="preserve">Lemma 4</w:delText>
          </w:r>
        </w:del>
      </w:hyperlink>
      <w:del w:id="1117" w:author="PR Preview" w:date="2026-01-01T00:00:00Z">
        <w:r>
          <w:delText xml:space="preserve">,</w:delText>
        </w:r>
      </w:del>
      <w:del w:id="1118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has approximately a</w:delText>
        </w:r>
      </w:del>
      <w:del w:id="1121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distribution.</w:delText>
        </w:r>
      </w:del>
    </w:p>
    <w:p>
      <w:pPr>
        <w:pStyle w:val="FirstParagraph"/>
      </w:pPr>
      <w:ins w:id="1124" w:author="PR Preview" w:date="2026-01-01T00:00:00Z">
        <w:r>
          <w:t xml:space="preserve">By</w:t>
        </w:r>
      </w:ins>
      <w:ins w:id="1125" w:author="PR Preview" w:date="2026-01-01T00:00:00Z">
        <w:r>
          <w:t xml:space="preserve"> </w:t>
        </w:r>
      </w:ins>
      <w:hyperlink w:anchor="thm-dist-mle">
        <w:ins w:id="1126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127" w:author="PR Preview" w:date="2026-01-01T00:00:00Z">
        <w:r>
          <w:t xml:space="preserve">,</w:t>
        </w:r>
      </w:ins>
      <w:ins w:id="112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under</w:t>
        </w:r>
      </w:ins>
      <w:ins w:id="113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132" w:author="PR Preview" w:date="2026-01-01T00:00:00Z">
        <w:r>
          <w:t xml:space="preserve">,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so by</w:t>
        </w:r>
      </w:ins>
      <w:ins w:id="1135" w:author="PR Preview" w:date="2026-01-01T00:00:00Z">
        <w:r>
          <w:t xml:space="preserve"> </w:t>
        </w:r>
      </w:ins>
      <w:hyperlink w:anchor="lem-wilks-std-gaussian">
        <w:ins w:id="1136" w:author="PR Preview" w:date="2026-01-01T00:00:00Z">
          <w:r>
            <w:rPr>
              <w:rStyle w:val="Hyperlink"/>
            </w:rPr>
            <w:t xml:space="preserve">Lemma 4</w:t>
          </w:r>
        </w:ins>
      </w:hyperlink>
      <w:ins w:id="1137" w:author="PR Preview" w:date="2026-01-01T00:00:00Z">
        <w:r>
          <w:t xml:space="preserve">,</w:t>
        </w:r>
      </w:ins>
      <w:ins w:id="1138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has approximately a</w:t>
        </w:r>
      </w:ins>
      <w:ins w:id="1141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distribution.</w:t>
        </w:r>
      </w:ins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del w:id="1144" w:author="PR Preview" w:date="2026-01-01T00:00:00Z">
        <w:r>
          <w:rPr>
            <w:i/>
            <w:iCs/>
          </w:rPr>
          <w:delText xml:space="preserve">Remark 7</w:delText>
        </w:r>
      </w:del>
      <w:del w:id="1145" w:author="PR Preview" w:date="2026-01-01T00:00:00Z">
        <w:r>
          <w:delText xml:space="preserve"> (Wilks’ theorem for nested models). </w:delText>
        </w:r>
      </w:del>
      <w:del w:id="1146" w:author="PR Preview" w:date="2026-01-01T00:00:00Z">
        <w:r>
          <w:delText xml:space="preserve">Equivalently, in terms of nested models:</w:delText>
        </w:r>
      </w:del>
      <w:del w:id="1147" w:author="PR Preview" w:date="2026-01-01T00:00:00Z">
        <w:r>
          <w:delText xml:space="preserve"> </w:delText>
        </w:r>
      </w:del>
      <w:del w:id="1148" w:author="PR Preview" w:date="2026-01-01T00:00:00Z">
        <w:r>
          <w:delText xml:space="preserve">if a full model</w:delText>
        </w:r>
      </w:del>
      <w:del w:id="1149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1</m:t>
            </m:r>
          </m:sub>
        </m:sSub>
      </m:oMath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has</w:delText>
        </w:r>
      </w:del>
      <w:del w:id="1152" w:author="PR Preview" w:date="2026-01-01T00:00:00Z">
        <w:r>
          <w:delText xml:space="preserve"> </w:delText>
        </w:r>
      </w:del>
      <m:oMath>
        <m:r>
          <m:t>p</m:t>
        </m:r>
      </m:oMath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free parameters,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and a nested model</w:delText>
        </w:r>
      </w:del>
      <w:del w:id="1157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del w:id="1158" w:author="PR Preview" w:date="2026-01-01T00:00:00Z">
        <w:r>
          <w:delText xml:space="preserve">,</w:delText>
        </w:r>
      </w:del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obtained by imposing</w:delText>
        </w:r>
      </w:del>
      <w:del w:id="1161" w:author="PR Preview" w:date="2026-01-01T00:00:00Z">
        <w:r>
          <w:delText xml:space="preserve"> </w:delText>
        </w:r>
      </w:del>
      <m:oMath>
        <m:r>
          <m:t>q</m:t>
        </m:r>
      </m:oMath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constraints on</w:delText>
        </w:r>
      </w:del>
      <w:del w:id="1164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1</m:t>
            </m:r>
          </m:sub>
        </m:sSub>
      </m:oMath>
      <w:del w:id="1165" w:author="PR Preview" w:date="2026-01-01T00:00:00Z">
        <w:r>
          <w:delText xml:space="preserve">,</w:delText>
        </w:r>
      </w:del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has</w:delText>
        </w:r>
      </w:del>
      <w:del w:id="1168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free parameters,</w:delText>
        </w:r>
      </w:del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then when</w:delText>
        </w:r>
      </w:del>
      <w:del w:id="1173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0</m:t>
            </m:r>
          </m:sub>
        </m:sSub>
      </m:oMath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is true,</w:delText>
        </w:r>
      </w:del>
      <w:del w:id="1176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converges in distribution to</w:delText>
        </w:r>
      </w:del>
      <w:del w:id="1179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del w:id="1180" w:author="PR Preview" w:date="2026-01-01T00:00:00Z">
        <w:r>
          <w:delText xml:space="preserve">.</w:delText>
        </w:r>
      </w:del>
    </w:p>
    <w:p>
      <w:pPr>
        <w:pStyle w:val="BodyText"/>
      </w:pPr>
      <w:del w:id="1181" w:author="PR Preview" w:date="2026-01-01T00:00:00Z">
        <w:r>
          <w:rPr>
            <w:b/>
            <w:bCs/>
          </w:rPr>
          <w:delText xml:space="preserve">Example 9 (Likelihood ratio test for a Poisson rate)</w:delText>
        </w:r>
      </w:del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For</w:delText>
        </w:r>
      </w:del>
      <w:del w:id="118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and</w:delText>
        </w:r>
      </w:del>
      <w:del w:id="1187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del w:id="1188" w:author="PR Preview" w:date="2026-01-01T00:00:00Z">
        <w:r>
          <w:delText xml:space="preserve">,</w:delText>
        </w:r>
      </w:del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the log-likelihood is</w:delText>
        </w:r>
      </w:del>
      <w:del w:id="1191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and</w:delText>
        </w:r>
      </w:del>
      <w:del w:id="119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1195" w:author="PR Preview" w:date="2026-01-01T00:00:00Z">
        <w:r>
          <w:delText xml:space="preserve">, so:</w:delText>
        </w:r>
      </w:del>
    </w:p>
    <w:p>
      <w:pPr>
        <w:pStyle w:val="BodyText"/>
      </w:pPr>
      <w:ins w:id="1196" w:author="PR Preview" w:date="2026-01-01T00:00:00Z">
        <w:r>
          <w:rPr>
            <w:i/>
            <w:iCs/>
          </w:rPr>
          <w:t xml:space="preserve">Remark 8</w:t>
        </w:r>
      </w:ins>
      <w:ins w:id="1197" w:author="PR Preview" w:date="2026-01-01T00:00:00Z">
        <w:r>
          <w:t xml:space="preserve"> (Wilks’ theorem for nested models). </w:t>
        </w:r>
      </w:ins>
      <w:ins w:id="1198" w:author="PR Preview" w:date="2026-01-01T00:00:00Z">
        <w:r>
          <w:t xml:space="preserve">Equivalently, in terms of nested models:</w:t>
        </w:r>
      </w:ins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if a full model</w:t>
        </w:r>
      </w:ins>
      <w:ins w:id="1201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1</m:t>
            </m:r>
          </m:sub>
        </m:sSub>
      </m:oMath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has</w:t>
        </w:r>
      </w:ins>
      <w:ins w:id="1204" w:author="PR Preview" w:date="2026-01-01T00:00:00Z">
        <w:r>
          <w:t xml:space="preserve"> </w:t>
        </w:r>
      </w:ins>
      <m:oMath>
        <m:r>
          <m:t>p</m:t>
        </m:r>
      </m:oMath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free parameters,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and a nested model</w:t>
        </w:r>
      </w:ins>
      <w:ins w:id="1209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ins w:id="1210" w:author="PR Preview" w:date="2026-01-01T00:00:00Z">
        <w:r>
          <w:t xml:space="preserve">,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obtained by imposing</w:t>
        </w:r>
      </w:ins>
      <w:ins w:id="1213" w:author="PR Preview" w:date="2026-01-01T00:00:00Z">
        <w:r>
          <w:t xml:space="preserve"> </w:t>
        </w:r>
      </w:ins>
      <m:oMath>
        <m:r>
          <m:t>q</m:t>
        </m:r>
      </m:oMath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constraints on</w:t>
        </w:r>
      </w:ins>
      <w:ins w:id="1216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1</m:t>
            </m:r>
          </m:sub>
        </m:sSub>
      </m:oMath>
      <w:ins w:id="1217" w:author="PR Preview" w:date="2026-01-01T00:00:00Z">
        <w:r>
          <w:t xml:space="preserve">,</w:t>
        </w:r>
      </w:ins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has</w:t>
        </w:r>
      </w:ins>
      <w:ins w:id="1220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free parameters,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then when</w:t>
        </w:r>
      </w:ins>
      <w:ins w:id="1225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</m:oMath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is true,</w:t>
        </w:r>
      </w:ins>
      <w:ins w:id="1228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converges in distribution to</w:t>
        </w:r>
      </w:ins>
      <w:ins w:id="1231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ins w:id="1232" w:author="PR Preview" w:date="2026-01-01T00:00:00Z">
        <w:r>
          <w:t xml:space="preserve">.</w:t>
        </w:r>
      </w:ins>
    </w:p>
    <w:bookmarkEnd w:id="137"/>
    <w:bookmarkStart w:id="138" w:name="exm-wilks-poisson"/>
    <w:p>
      <w:pPr>
        <w:pStyle w:val="BodyText"/>
      </w:pPr>
      <w:ins w:id="1233" w:author="PR Preview" w:date="2026-01-01T00:00:00Z">
        <w:r>
          <w:rPr>
            <w:b/>
            <w:bCs/>
          </w:rPr>
          <w:t xml:space="preserve">Example 10 (Likelihood ratio test for a Poisson rate)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For</w:t>
        </w:r>
      </w:ins>
      <w:ins w:id="12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and</w:t>
        </w:r>
      </w:ins>
      <w:ins w:id="123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ins w:id="1240" w:author="PR Preview" w:date="2026-01-01T00:00:00Z">
        <w:r>
          <w:t xml:space="preserve">,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the log-likelihood is</w:t>
        </w:r>
      </w:ins>
      <w:ins w:id="1243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and</w:t>
        </w:r>
      </w:ins>
      <w:ins w:id="124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247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del w:id="1248" w:author="PR Preview" w:date="2026-01-01T00:00:00Z">
        <w:r>
          <w:rPr>
            <w:i/>
            <w:iCs/>
          </w:rPr>
          <w:delText xml:space="preserve">Remark 8</w:delText>
        </w:r>
      </w:del>
      <w:del w:id="1249" w:author="PR Preview" w:date="2026-01-01T00:00:00Z">
        <w:r>
          <w:delText xml:space="preserve"> (Exact and approximate tests). </w:delText>
        </w:r>
      </w:del>
      <w:del w:id="1250" w:author="PR Preview" w:date="2026-01-01T00:00:00Z">
        <w:r>
          <w:delText xml:space="preserve">The</w:delText>
        </w:r>
      </w:del>
      <w:del w:id="1251" w:author="PR Preview" w:date="2026-01-01T00:00:00Z">
        <w:r>
          <w:delText xml:space="preserve"> </w:delText>
        </w:r>
      </w:del>
      <m:oMath>
        <m:r>
          <m:t>t</m:t>
        </m:r>
      </m:oMath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and</w:delText>
        </w:r>
      </w:del>
      <w:del w:id="1254" w:author="PR Preview" w:date="2026-01-01T00:00:00Z">
        <w:r>
          <w:delText xml:space="preserve"> </w:delText>
        </w:r>
      </w:del>
      <m:oMath>
        <m:r>
          <m:t>F</m:t>
        </m:r>
      </m:oMath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distributions are defined in</w:delText>
        </w:r>
      </w:del>
      <w:del w:id="1257" w:author="PR Preview" w:date="2026-01-01T00:00:00Z">
        <w:r>
          <w:delText xml:space="preserve"> </w:delText>
        </w:r>
      </w:del>
      <w:hyperlink r:id="rId142">
        <w:del w:id="1258" w:author="PR Preview" w:date="2026-01-01T00:00:00Z">
          <w:r>
            <w:rPr>
              <w:rStyle w:val="Hyperlink"/>
            </w:rPr>
            <w:delText xml:space="preserve">Statistical Inference</w:delText>
          </w:r>
        </w:del>
      </w:hyperlink>
      <w:del w:id="1259" w:author="PR Preview" w:date="2026-01-01T00:00:00Z">
        <w:r>
          <w:delText xml:space="preserve">.</w:delText>
        </w:r>
      </w:del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The exact tests assume</w:delText>
        </w:r>
      </w:del>
      <w:del w:id="126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1263" w:author="PR Preview" w:date="2026-01-01T00:00:00Z">
        <w:r>
          <w:delText xml:space="preserve">,</w:delText>
        </w:r>
      </w:del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with a common variance.</w:delText>
        </w:r>
      </w:del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delText xml:space="preserve">The approximate tests hold asymptotically,</w:delText>
        </w:r>
      </w:del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for any model that is correctly specified</w:delText>
        </w:r>
      </w:del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and satisfies the regularity conditions of</w:delText>
        </w:r>
      </w:del>
      <w:del w:id="1272" w:author="PR Preview" w:date="2026-01-01T00:00:00Z">
        <w:r>
          <w:delText xml:space="preserve"> </w:delText>
        </w:r>
      </w:del>
      <w:hyperlink w:anchor="thm-dist-mle">
        <w:del w:id="1273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274" w:author="PR Preview" w:date="2026-01-01T00:00:00Z">
        <w:r>
          <w:delText xml:space="preserve">,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Gaussian or not.</w:delText>
        </w:r>
      </w:del>
    </w:p>
    <w:p>
      <w:pPr>
        <w:pStyle w:val="BodyText"/>
      </w:pPr>
      <w:ins w:id="1277" w:author="PR Preview" w:date="2026-01-01T00:00:00Z">
        <w:r>
          <w:rPr>
            <w:i/>
            <w:iCs/>
          </w:rPr>
          <w:t xml:space="preserve">Remark 9</w:t>
        </w:r>
      </w:ins>
      <w:ins w:id="1278" w:author="PR Preview" w:date="2026-01-01T00:00:00Z">
        <w:r>
          <w:t xml:space="preserve"> (Exact and approximate tests). </w:t>
        </w:r>
      </w:ins>
      <w:ins w:id="1279" w:author="PR Preview" w:date="2026-01-01T00:00:00Z">
        <w:r>
          <w:t xml:space="preserve">The</w:t>
        </w:r>
      </w:ins>
      <w:ins w:id="1280" w:author="PR Preview" w:date="2026-01-01T00:00:00Z">
        <w:r>
          <w:t xml:space="preserve"> </w:t>
        </w:r>
      </w:ins>
      <m:oMath>
        <m:r>
          <m:t>t</m:t>
        </m:r>
      </m:oMath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and</w:t>
        </w:r>
      </w:ins>
      <w:ins w:id="1283" w:author="PR Preview" w:date="2026-01-01T00:00:00Z">
        <w:r>
          <w:t xml:space="preserve"> </w:t>
        </w:r>
      </w:ins>
      <m:oMath>
        <m:r>
          <m:t>F</m:t>
        </m:r>
      </m:oMath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distributions are defined in</w:t>
        </w:r>
      </w:ins>
      <w:ins w:id="1286" w:author="PR Preview" w:date="2026-01-01T00:00:00Z">
        <w:r>
          <w:t xml:space="preserve"> </w:t>
        </w:r>
      </w:ins>
      <w:hyperlink r:id="rId142">
        <w:ins w:id="1287" w:author="PR Preview" w:date="2026-01-01T00:00:00Z">
          <w:r>
            <w:rPr>
              <w:rStyle w:val="Hyperlink"/>
            </w:rPr>
            <w:t xml:space="preserve">Statistical Inference</w:t>
          </w:r>
        </w:ins>
      </w:hyperlink>
      <w:ins w:id="1288" w:author="PR Preview" w:date="2026-01-01T00:00:00Z">
        <w:r>
          <w:t xml:space="preserve">.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The exact tests assume</w:t>
        </w:r>
      </w:ins>
      <w:ins w:id="129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1292" w:author="PR Preview" w:date="2026-01-01T00:00:00Z">
        <w:r>
          <w:t xml:space="preserve">,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with a common variance.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The approximate tests hold asymptotically,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for any model that is correctly specified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and satisfies the regularity conditions of</w:t>
        </w:r>
      </w:ins>
      <w:ins w:id="1301" w:author="PR Preview" w:date="2026-01-01T00:00:00Z">
        <w:r>
          <w:t xml:space="preserve"> </w:t>
        </w:r>
      </w:ins>
      <w:hyperlink w:anchor="thm-dist-mle">
        <w:ins w:id="1302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303" w:author="PR Preview" w:date="2026-01-01T00:00:00Z">
        <w:r>
          <w:t xml:space="preserve">,</w:t>
        </w:r>
      </w:ins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Gaussian or not.</w:t>
        </w:r>
      </w:ins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del w:id="1306" w:author="PR Preview" w:date="2026-01-01T00:00:00Z">
        <w:r>
          <w:rPr>
            <w:i/>
            <w:iCs/>
          </w:rPr>
          <w:delText xml:space="preserve">Remark 9</w:delText>
        </w:r>
      </w:del>
      <w:del w:id="1307" w:author="PR Preview" w:date="2026-01-01T00:00:00Z">
        <w:r>
          <w:delText xml:space="preserve"> (Prediction intervals versus confidence intervals). </w:delText>
        </w:r>
      </w:del>
      <w:del w:id="1308" w:author="PR Preview" w:date="2026-01-01T00:00:00Z">
        <w:r>
          <w:delText xml:space="preserve">A</w:delText>
        </w:r>
      </w:del>
      <w:del w:id="1309" w:author="PR Preview" w:date="2026-01-01T00:00:00Z">
        <w:r>
          <w:delText xml:space="preserve"> </w:delText>
        </w:r>
      </w:del>
      <w:hyperlink r:id="rId147">
        <w:del w:id="1310" w:author="PR Preview" w:date="2026-01-01T00:00:00Z">
          <w:r>
            <w:rPr>
              <w:rStyle w:val="Hyperlink"/>
            </w:rPr>
            <w:delText xml:space="preserve">confidence interval</w:delText>
          </w:r>
        </w:del>
      </w:hyperlink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covers a fixed parameter, such as the population mean</w:delText>
        </w:r>
      </w:del>
      <w:del w:id="1313" w:author="PR Preview" w:date="2026-01-01T00:00:00Z">
        <w:r>
          <w:delText xml:space="preserve"> </w:delText>
        </w:r>
      </w:del>
      <m:oMath>
        <m:r>
          <m:t>μ</m:t>
        </m:r>
      </m:oMath>
      <w:del w:id="1314" w:author="PR Preview" w:date="2026-01-01T00:00:00Z">
        <w:r>
          <w:delText xml:space="preserve">.</w:delText>
        </w:r>
      </w:del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A prediction interval (</w:delText>
        </w:r>
      </w:del>
      <w:hyperlink w:anchor="def-prediction-interval">
        <w:del w:id="1317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318" w:author="PR Preview" w:date="2026-01-01T00:00:00Z">
        <w:r>
          <w:delText xml:space="preserve">)</w:delText>
        </w:r>
      </w:del>
      <w:del w:id="1319" w:author="PR Preview" w:date="2026-01-01T00:00:00Z">
        <w:r>
          <w:delText xml:space="preserve"> </w:delText>
        </w:r>
      </w:del>
      <w:del w:id="1320" w:author="PR Preview" w:date="2026-01-01T00:00:00Z">
        <w:r>
          <w:delText xml:space="preserve">covers a random quantity,</w:delText>
        </w:r>
      </w:del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such as a new outcome,</w:delText>
        </w:r>
      </w:del>
      <w:del w:id="1323" w:author="PR Preview" w:date="2026-01-01T00:00:00Z">
        <w:r>
          <w:delText xml:space="preserve"> </w:delText>
        </w:r>
      </w:del>
      <w:del w:id="1324" w:author="PR Preview" w:date="2026-01-01T00:00:00Z">
        <w:r>
          <w:delText xml:space="preserve">or, in the example above, the sample mean</w:delText>
        </w:r>
      </w:del>
      <w:del w:id="1325" w:author="PR Preview" w:date="2026-01-01T00:00:00Z">
        <w:r>
          <w:delText xml:space="preserve"> </w:delText>
        </w:r>
      </w:del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1326" w:author="PR Preview" w:date="2026-01-01T00:00:00Z">
        <w:r>
          <w:delText xml:space="preserve"> </w:delText>
        </w:r>
      </w:del>
      <w:del w:id="1327" w:author="PR Preview" w:date="2026-01-01T00:00:00Z">
        <w:r>
          <w:delText xml:space="preserve">of</w:delText>
        </w:r>
      </w:del>
      <w:del w:id="1328" w:author="PR Preview" w:date="2026-01-01T00:00:00Z">
        <w:r>
          <w:delText xml:space="preserve"> </w:delText>
        </w:r>
      </w:del>
      <m:oMath>
        <m:r>
          <m:t>m</m:t>
        </m:r>
      </m:oMath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delText xml:space="preserve">new observations.</w:delText>
        </w:r>
      </w:del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Its probability accounts for the randomness of the new observations,</w:delText>
        </w:r>
      </w:del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delText xml:space="preserve">not only of the observed data.</w:delText>
        </w:r>
      </w:del>
    </w:p>
    <w:p>
      <w:pPr>
        <w:pStyle w:val="BodyText"/>
      </w:pPr>
      <w:ins w:id="1335" w:author="PR Preview" w:date="2026-01-01T00:00:00Z">
        <w:r>
          <w:rPr>
            <w:i/>
            <w:iCs/>
          </w:rPr>
          <w:t xml:space="preserve">Remark 10</w:t>
        </w:r>
      </w:ins>
      <w:ins w:id="1336" w:author="PR Preview" w:date="2026-01-01T00:00:00Z">
        <w:r>
          <w:t xml:space="preserve"> (Prediction intervals versus confidence intervals). </w:t>
        </w:r>
      </w:ins>
      <w:ins w:id="1337" w:author="PR Preview" w:date="2026-01-01T00:00:00Z">
        <w:r>
          <w:t xml:space="preserve">A</w:t>
        </w:r>
      </w:ins>
      <w:ins w:id="1338" w:author="PR Preview" w:date="2026-01-01T00:00:00Z">
        <w:r>
          <w:t xml:space="preserve"> </w:t>
        </w:r>
      </w:ins>
      <w:hyperlink r:id="rId147">
        <w:ins w:id="1339" w:author="PR Preview" w:date="2026-01-01T00:00:00Z">
          <w:r>
            <w:rPr>
              <w:rStyle w:val="Hyperlink"/>
            </w:rPr>
            <w:t xml:space="preserve">confidence interval</w:t>
          </w:r>
        </w:ins>
      </w:hyperlink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covers a fixed parameter, such as the population mean</w:t>
        </w:r>
      </w:ins>
      <w:ins w:id="1342" w:author="PR Preview" w:date="2026-01-01T00:00:00Z">
        <w:r>
          <w:t xml:space="preserve"> </w:t>
        </w:r>
      </w:ins>
      <m:oMath>
        <m:r>
          <m:t>μ</m:t>
        </m:r>
      </m:oMath>
      <w:ins w:id="1343" w:author="PR Preview" w:date="2026-01-01T00:00:00Z">
        <w:r>
          <w:t xml:space="preserve">.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A prediction interval (</w:t>
        </w:r>
      </w:ins>
      <w:hyperlink w:anchor="def-prediction-interval">
        <w:ins w:id="1346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347" w:author="PR Preview" w:date="2026-01-01T00:00:00Z">
        <w:r>
          <w:t xml:space="preserve">)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covers a random quantity,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such as a new outcome,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or, in the example above, the sample mean</w:t>
        </w:r>
      </w:ins>
      <w:ins w:id="1354" w:author="PR Preview" w:date="2026-01-01T00:00:00Z">
        <w:r>
          <w:t xml:space="preserve"> </w:t>
        </w:r>
      </w:ins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of</w:t>
        </w:r>
      </w:ins>
      <w:ins w:id="1357" w:author="PR Preview" w:date="2026-01-01T00:00:00Z">
        <w:r>
          <w:t xml:space="preserve"> </w:t>
        </w:r>
      </w:ins>
      <m:oMath>
        <m:r>
          <m:t>m</m:t>
        </m:r>
      </m:oMath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new observations.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Its probability accounts for the randomness of the new observations,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not only of the observed data.</w:t>
        </w:r>
      </w:ins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4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del w:id="1364" w:author="PR Preview" w:date="2026-01-01T00:00:00Z">
        <w:r>
          <w:rPr>
            <w:b/>
            <w:bCs/>
          </w:rPr>
          <w:delText xml:space="preserve">Exercise 17 (Choosing a distribution family)</w:delText>
        </w:r>
      </w:del>
      <w:del w:id="1365" w:author="PR Preview" w:date="2026-01-01T00:00:00Z">
        <w:r>
          <w:delText xml:space="preserve"> </w:delText>
        </w:r>
      </w:del>
      <w:del w:id="1366" w:author="PR Preview" w:date="2026-01-01T00:00:00Z">
        <w:r>
          <w:delText xml:space="preserve">What parametric family of probability distributions might we use</w:delText>
        </w:r>
      </w:del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to model this empirical distribution?</w:delText>
        </w:r>
      </w:del>
    </w:p>
    <w:p>
      <w:pPr>
        <w:pStyle w:val="BodyText"/>
      </w:pPr>
      <w:del w:id="1369" w:author="PR Preview" w:date="2026-01-01T00:00:00Z">
        <w:r>
          <w:rPr>
            <w:i/>
            <w:iCs/>
          </w:rPr>
          <w:delText xml:space="preserve">Solution 17</w:delText>
        </w:r>
      </w:del>
      <w:del w:id="1370" w:author="PR Preview" w:date="2026-01-01T00:00:00Z">
        <w:r>
          <w:delText xml:space="preserve">. </w:delText>
        </w:r>
      </w:del>
      <w:del w:id="1371" w:author="PR Preview" w:date="2026-01-01T00:00:00Z">
        <w:r>
          <w:delText xml:space="preserve">The Poisson family.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The data are counts,</w:delText>
        </w:r>
      </w:del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which can take any non-negative integer value.</w:delText>
        </w:r>
      </w:del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The binomial family also models counts,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but a binomial count has an upper limit (its number of trials),</w:delText>
        </w:r>
      </w:del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and there is no natural upper limit</w:delText>
        </w:r>
      </w:del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on the number of cyclones in a season.</w:delText>
        </w:r>
      </w:del>
    </w:p>
    <w:p>
      <w:pPr>
        <w:pStyle w:val="BodyText"/>
      </w:pPr>
      <w:del w:id="1384" w:author="PR Preview" w:date="2026-01-01T00:00:00Z">
        <w:r>
          <w:rPr>
            <w:b/>
            <w:bCs/>
          </w:rPr>
          <w:delText xml:space="preserve">Exercise 18 (The Poisson probability mass function)</w:delText>
        </w:r>
      </w:del>
      <w:del w:id="1385" w:author="PR Preview" w:date="2026-01-01T00:00:00Z">
        <w:r>
          <w:delText xml:space="preserve"> </w:delText>
        </w:r>
      </w:del>
      <w:del w:id="1386" w:author="PR Preview" w:date="2026-01-01T00:00:00Z">
        <w:r>
          <w:delText xml:space="preserve">Write down the Poisson distribution’s probability mass function.</w:delText>
        </w:r>
      </w:del>
    </w:p>
    <w:p>
      <w:pPr>
        <w:pStyle w:val="BodyText"/>
      </w:pPr>
      <w:del w:id="1387" w:author="PR Preview" w:date="2026-01-01T00:00:00Z">
        <w:r>
          <w:rPr>
            <w:i/>
            <w:iCs/>
          </w:rPr>
          <w:delText xml:space="preserve">Solution 18</w:delText>
        </w:r>
      </w:del>
      <w:del w:id="1388" w:author="PR Preview" w:date="2026-01-01T00:00:00Z">
        <w:r>
          <w:delText xml:space="preserve">. </w:delText>
        </w:r>
      </w:del>
    </w:p>
    <w:p>
      <w:pPr>
        <w:pStyle w:val="BodyText"/>
      </w:pPr>
      <w:ins w:id="1389" w:author="PR Preview" w:date="2026-01-01T00:00:00Z">
        <w:r>
          <w:rPr>
            <w:b/>
            <w:bCs/>
          </w:rPr>
          <w:t xml:space="preserve">Exercise 18 (Choosing a distribution family)</w:t>
        </w:r>
      </w:ins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What parametric family of probability distributions might we use</w:t>
        </w:r>
      </w:ins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to model this empirical distribution?</w:t>
        </w:r>
      </w:ins>
    </w:p>
    <w:bookmarkEnd w:id="165"/>
    <w:bookmarkStart w:id="166" w:name="sol-cyclone-choose-dist"/>
    <w:p>
      <w:pPr>
        <w:pStyle w:val="BodyText"/>
      </w:pPr>
      <w:ins w:id="1394" w:author="PR Preview" w:date="2026-01-01T00:00:00Z">
        <w:r>
          <w:rPr>
            <w:i/>
            <w:iCs/>
          </w:rPr>
          <w:t xml:space="preserve">Solution 18</w:t>
        </w:r>
      </w:ins>
      <w:ins w:id="1395" w:author="PR Preview" w:date="2026-01-01T00:00:00Z">
        <w:r>
          <w:t xml:space="preserve">. </w:t>
        </w:r>
      </w:ins>
      <w:ins w:id="1396" w:author="PR Preview" w:date="2026-01-01T00:00:00Z">
        <w:r>
          <w:t xml:space="preserve">The Poisson family.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The data are counts,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which can take any non-negative integer value.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The binomial family also models counts,</w:t>
        </w:r>
      </w:ins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but a binomial count has an upper limit (its number of trials),</w:t>
        </w:r>
      </w:ins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and there is no natural upper limit</w:t>
        </w:r>
      </w:ins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on the number of cyclones in a season.</w:t>
        </w:r>
      </w:ins>
    </w:p>
    <w:bookmarkEnd w:id="166"/>
    <w:bookmarkStart w:id="167" w:name="exr-def-poisson"/>
    <w:p>
      <w:pPr>
        <w:pStyle w:val="BodyText"/>
      </w:pPr>
      <w:ins w:id="1409" w:author="PR Preview" w:date="2026-01-01T00:00:00Z">
        <w:r>
          <w:rPr>
            <w:b/>
            <w:bCs/>
          </w:rPr>
          <w:t xml:space="preserve">Exercise 19 (The Poisson probability mass function)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Write down the Poisson distribution’s probability mass function.</w:t>
        </w:r>
      </w:ins>
    </w:p>
    <w:bookmarkEnd w:id="167"/>
    <w:bookmarkStart w:id="169" w:name="sol-def-poisson"/>
    <w:p>
      <w:pPr>
        <w:pStyle w:val="BodyText"/>
      </w:pPr>
      <w:ins w:id="1412" w:author="PR Preview" w:date="2026-01-01T00:00:00Z">
        <w:r>
          <w:rPr>
            <w:i/>
            <w:iCs/>
          </w:rPr>
          <w:t xml:space="preserve">Solution 19</w:t>
        </w:r>
      </w:ins>
      <w:ins w:id="1413" w:author="PR Preview" w:date="2026-01-01T00:00:00Z">
        <w:r>
          <w:t xml:space="preserve">. </w:t>
        </w:r>
      </w:ins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del w:id="1414" w:author="PR Preview" w:date="2026-01-01T00:00:00Z">
        <w:r>
          <w:rPr>
            <w:b/>
            <w:bCs/>
          </w:rPr>
          <w:delText xml:space="preserve">Exercise 19 (Likelihood of one observation)</w:delText>
        </w:r>
      </w:del>
      <w:del w:id="1415" w:author="PR Preview" w:date="2026-01-01T00:00:00Z">
        <w:r>
          <w:delText xml:space="preserve"> </w:delText>
        </w:r>
      </w:del>
      <w:del w:id="1416" w:author="PR Preview" w:date="2026-01-01T00:00:00Z">
        <w:r>
          <w:delText xml:space="preserve">Write down the</w:delText>
        </w:r>
      </w:del>
      <w:del w:id="1417" w:author="PR Preview" w:date="2026-01-01T00:00:00Z">
        <w:r>
          <w:delText xml:space="preserve"> </w:delText>
        </w:r>
      </w:del>
      <w:hyperlink r:id="rId171">
        <w:del w:id="1418" w:author="PR Preview" w:date="2026-01-01T00:00:00Z">
          <w:r>
            <w:rPr>
              <w:rStyle w:val="Hyperlink"/>
            </w:rPr>
            <w:delText xml:space="preserve">likelihood</w:delText>
          </w:r>
        </w:del>
      </w:hyperlink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of a single observation</w:delText>
        </w:r>
      </w:del>
      <w:del w:id="1421" w:author="PR Preview" w:date="2026-01-01T00:00:00Z">
        <w:r>
          <w:delText xml:space="preserve"> </w:delText>
        </w:r>
      </w:del>
      <m:oMath>
        <m:r>
          <m:t>x</m:t>
        </m:r>
      </m:oMath>
      <w:del w:id="1422" w:author="PR Preview" w:date="2026-01-01T00:00:00Z">
        <w:r>
          <w:delText xml:space="preserve">, according to the Poisson model.</w:delText>
        </w:r>
      </w:del>
    </w:p>
    <w:p>
      <w:pPr>
        <w:pStyle w:val="BodyText"/>
      </w:pPr>
      <w:del w:id="1423" w:author="PR Preview" w:date="2026-01-01T00:00:00Z">
        <w:r>
          <w:rPr>
            <w:i/>
            <w:iCs/>
          </w:rPr>
          <w:delText xml:space="preserve">Solution 19</w:delText>
        </w:r>
      </w:del>
      <w:del w:id="1424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p>
      <w:pPr>
        <w:pStyle w:val="FirstParagraph"/>
      </w:pPr>
      <w:del w:id="1425" w:author="PR Preview" w:date="2026-01-01T00:00:00Z">
        <w:r>
          <w:rPr>
            <w:b/>
            <w:bCs/>
          </w:rPr>
          <w:delText xml:space="preserve">Exercise 20 (Model parameters)</w:delText>
        </w:r>
      </w:del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Write down the vector of parameters in the model.</w:delText>
        </w:r>
      </w:del>
    </w:p>
    <w:p>
      <w:pPr>
        <w:pStyle w:val="BodyText"/>
      </w:pPr>
      <w:del w:id="1428" w:author="PR Preview" w:date="2026-01-01T00:00:00Z">
        <w:r>
          <w:rPr>
            <w:i/>
            <w:iCs/>
          </w:rPr>
          <w:delText xml:space="preserve">Solution 20</w:delText>
        </w:r>
      </w:del>
      <w:del w:id="1429" w:author="PR Preview" w:date="2026-01-01T00:00:00Z">
        <w:r>
          <w:delText xml:space="preserve">. </w:delText>
        </w:r>
      </w:del>
      <w:del w:id="1430" w:author="PR Preview" w:date="2026-01-01T00:00:00Z">
        <w:r>
          <w:delText xml:space="preserve">There is only one parameter,</w:delText>
        </w:r>
      </w:del>
      <w:del w:id="1431" w:author="PR Preview" w:date="2026-01-01T00:00:00Z">
        <w:r>
          <w:delText xml:space="preserve"> </w:delText>
        </w:r>
      </w:del>
      <m:oMath>
        <m:r>
          <m:t>λ</m:t>
        </m:r>
      </m:oMath>
      <w:del w:id="143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1433" w:author="PR Preview" w:date="2026-01-01T00:00:00Z">
        <w:r>
          <w:rPr>
            <w:b/>
            <w:bCs/>
          </w:rPr>
          <w:delText xml:space="preserve">Exercise 21 (Mean and variance)</w:delText>
        </w:r>
      </w:del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delText xml:space="preserve">Write down the population mean and variance of a single observation</w:delText>
        </w:r>
      </w:del>
      <w:del w:id="1436" w:author="PR Preview" w:date="2026-01-01T00:00:00Z">
        <w:r>
          <w:delText xml:space="preserve"> </w:delText>
        </w:r>
      </w:del>
      <w:del w:id="1437" w:author="PR Preview" w:date="2026-01-01T00:00:00Z">
        <w:r>
          <w:delText xml:space="preserve">from the model, as functions of the parameters.</w:delText>
        </w:r>
      </w:del>
    </w:p>
    <w:p>
      <w:pPr>
        <w:pStyle w:val="BodyText"/>
      </w:pPr>
      <w:del w:id="1438" w:author="PR Preview" w:date="2026-01-01T00:00:00Z">
        <w:r>
          <w:rPr>
            <w:i/>
            <w:iCs/>
          </w:rPr>
          <w:delText xml:space="preserve">Solution 21</w:delText>
        </w:r>
      </w:del>
      <w:del w:id="1439" w:author="PR Preview" w:date="2026-01-01T00:00:00Z">
        <w:r>
          <w:delText xml:space="preserve">. </w:delText>
        </w:r>
      </w:del>
    </w:p>
    <w:p>
      <w:pPr>
        <w:pStyle w:val="BodyText"/>
      </w:pPr>
      <w:ins w:id="1440" w:author="PR Preview" w:date="2026-01-01T00:00:00Z">
        <w:r>
          <w:rPr>
            <w:b/>
            <w:bCs/>
          </w:rPr>
          <w:t xml:space="preserve">Exercise 20 (Likelihood of one observation)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Write down the</w:t>
        </w:r>
      </w:ins>
      <w:ins w:id="1443" w:author="PR Preview" w:date="2026-01-01T00:00:00Z">
        <w:r>
          <w:t xml:space="preserve"> </w:t>
        </w:r>
      </w:ins>
      <w:hyperlink r:id="rId171">
        <w:ins w:id="1444" w:author="PR Preview" w:date="2026-01-01T00:00:00Z">
          <w:r>
            <w:rPr>
              <w:rStyle w:val="Hyperlink"/>
            </w:rPr>
            <w:t xml:space="preserve">likelihood</w:t>
          </w:r>
        </w:ins>
      </w:hyperlink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of a single observation</w:t>
        </w:r>
      </w:ins>
      <w:ins w:id="1447" w:author="PR Preview" w:date="2026-01-01T00:00:00Z">
        <w:r>
          <w:t xml:space="preserve"> </w:t>
        </w:r>
      </w:ins>
      <m:oMath>
        <m:r>
          <m:t>x</m:t>
        </m:r>
      </m:oMath>
      <w:ins w:id="1448" w:author="PR Preview" w:date="2026-01-01T00:00:00Z">
        <w:r>
          <w:t xml:space="preserve">, according to the Poisson model.</w:t>
        </w:r>
      </w:ins>
    </w:p>
    <w:bookmarkEnd w:id="172"/>
    <w:bookmarkStart w:id="173" w:name="sol-poisson-likelihood"/>
    <w:p>
      <w:pPr>
        <w:pStyle w:val="BodyText"/>
      </w:pPr>
      <w:ins w:id="1449" w:author="PR Preview" w:date="2026-01-01T00:00:00Z">
        <w:r>
          <w:rPr>
            <w:i/>
            <w:iCs/>
          </w:rPr>
          <w:t xml:space="preserve">Solution 20</w:t>
        </w:r>
      </w:ins>
      <w:ins w:id="1450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ins w:id="1451" w:author="PR Preview" w:date="2026-01-01T00:00:00Z">
        <w:r>
          <w:rPr>
            <w:b/>
            <w:bCs/>
          </w:rPr>
          <w:t xml:space="preserve">Exercise 21 (Model parameters)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Write down the vector of parameters in the model.</w:t>
        </w:r>
      </w:ins>
    </w:p>
    <w:bookmarkEnd w:id="174"/>
    <w:bookmarkStart w:id="175" w:name="sol-poisson-parameters"/>
    <w:p>
      <w:pPr>
        <w:pStyle w:val="BodyText"/>
      </w:pPr>
      <w:ins w:id="1454" w:author="PR Preview" w:date="2026-01-01T00:00:00Z">
        <w:r>
          <w:rPr>
            <w:i/>
            <w:iCs/>
          </w:rPr>
          <w:t xml:space="preserve">Solution 21</w:t>
        </w:r>
      </w:ins>
      <w:ins w:id="1455" w:author="PR Preview" w:date="2026-01-01T00:00:00Z">
        <w:r>
          <w:t xml:space="preserve">. </w:t>
        </w:r>
      </w:ins>
      <w:ins w:id="1456" w:author="PR Preview" w:date="2026-01-01T00:00:00Z">
        <w:r>
          <w:t xml:space="preserve">There is only one parameter,</w:t>
        </w:r>
      </w:ins>
      <w:ins w:id="1457" w:author="PR Preview" w:date="2026-01-01T00:00:00Z">
        <w:r>
          <w:t xml:space="preserve"> </w:t>
        </w:r>
      </w:ins>
      <m:oMath>
        <m:r>
          <m:t>λ</m:t>
        </m:r>
      </m:oMath>
      <w:ins w:id="145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ins w:id="1459" w:author="PR Preview" w:date="2026-01-01T00:00:00Z">
        <w:r>
          <w:rPr>
            <w:b/>
            <w:bCs/>
          </w:rPr>
          <w:t xml:space="preserve">Exercise 22 (Mean and variance)</w:t>
        </w:r>
      </w:ins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Write down the population mean and variance of a single observation</w:t>
        </w:r>
      </w:ins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from the model, as functions of the parameters.</w:t>
        </w:r>
      </w:ins>
    </w:p>
    <w:bookmarkEnd w:id="176"/>
    <w:bookmarkStart w:id="177" w:name="sol-poisson-mean-and-variance"/>
    <w:p>
      <w:pPr>
        <w:pStyle w:val="BodyText"/>
      </w:pPr>
      <w:ins w:id="1464" w:author="PR Preview" w:date="2026-01-01T00:00:00Z">
        <w:r>
          <w:rPr>
            <w:i/>
            <w:iCs/>
          </w:rPr>
          <w:t xml:space="preserve">Solution 22</w:t>
        </w:r>
      </w:ins>
      <w:ins w:id="1465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del w:id="1466" w:author="PR Preview" w:date="2026-01-01T00:00:00Z">
        <w:r>
          <w:rPr>
            <w:b/>
            <w:bCs/>
          </w:rPr>
          <w:delText xml:space="preserve">Exercise 22 (Likelihood of the dataset)</w:delText>
        </w:r>
      </w:del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Write down the likelihood of the full dataset.</w:delText>
        </w:r>
      </w:del>
    </w:p>
    <w:p>
      <w:pPr>
        <w:pStyle w:val="BodyText"/>
      </w:pPr>
      <w:del w:id="1469" w:author="PR Preview" w:date="2026-01-01T00:00:00Z">
        <w:r>
          <w:rPr>
            <w:i/>
            <w:iCs/>
          </w:rPr>
          <w:delText xml:space="preserve">Solution 22</w:delText>
        </w:r>
      </w:del>
      <w:del w:id="1470" w:author="PR Preview" w:date="2026-01-01T00:00:00Z">
        <w:r>
          <w:delText xml:space="preserve">. </w:delText>
        </w:r>
      </w:del>
    </w:p>
    <w:p>
      <w:pPr>
        <w:pStyle w:val="BodyText"/>
      </w:pPr>
      <w:ins w:id="1471" w:author="PR Preview" w:date="2026-01-01T00:00:00Z">
        <w:r>
          <w:rPr>
            <w:b/>
            <w:bCs/>
          </w:rPr>
          <w:t xml:space="preserve">Exercise 23 (Likelihood of the dataset)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Write down the likelihood of the full dataset.</w:t>
        </w:r>
      </w:ins>
    </w:p>
    <w:bookmarkEnd w:id="178"/>
    <w:bookmarkStart w:id="179" w:name="sol-sample-likelihood"/>
    <w:p>
      <w:pPr>
        <w:pStyle w:val="BodyText"/>
      </w:pPr>
      <w:ins w:id="1474" w:author="PR Preview" w:date="2026-01-01T00:00:00Z">
        <w:r>
          <w:rPr>
            <w:i/>
            <w:iCs/>
          </w:rPr>
          <w:t xml:space="preserve">Solution 23</w:t>
        </w:r>
      </w:ins>
      <w:ins w:id="1475" w:author="PR Preview" w:date="2026-01-01T00:00:00Z">
        <w:r>
          <w:t xml:space="preserve">. </w:t>
        </w:r>
      </w:ins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del w:id="1476" w:author="PR Preview" w:date="2026-01-01T00:00:00Z">
        <w:r>
          <w:rPr>
            <w:b/>
            <w:bCs/>
          </w:rPr>
          <w:delText xml:space="preserve">Exercise 23 (Graphing the likelihood)</w:delText>
        </w:r>
      </w:del>
      <w:del w:id="1477" w:author="PR Preview" w:date="2026-01-01T00:00:00Z">
        <w:r>
          <w:delText xml:space="preserve"> </w:delText>
        </w:r>
      </w:del>
      <w:del w:id="1478" w:author="PR Preview" w:date="2026-01-01T00:00:00Z">
        <w:r>
          <w:delText xml:space="preserve">Graph the likelihood as a function of</w:delText>
        </w:r>
      </w:del>
      <w:del w:id="1479" w:author="PR Preview" w:date="2026-01-01T00:00:00Z">
        <w:r>
          <w:delText xml:space="preserve"> </w:delText>
        </w:r>
      </w:del>
      <m:oMath>
        <m:r>
          <m:t>λ</m:t>
        </m:r>
      </m:oMath>
      <w:del w:id="1480" w:author="PR Preview" w:date="2026-01-01T00:00:00Z">
        <w:r>
          <w:delText xml:space="preserve">.</w:delText>
        </w:r>
      </w:del>
    </w:p>
    <w:p>
      <w:pPr>
        <w:pStyle w:val="BodyText"/>
      </w:pPr>
      <w:del w:id="1481" w:author="PR Preview" w:date="2026-01-01T00:00:00Z">
        <w:r>
          <w:rPr>
            <w:i/>
            <w:iCs/>
          </w:rPr>
          <w:delText xml:space="preserve">Solution 23</w:delText>
        </w:r>
      </w:del>
      <w:del w:id="1482" w:author="PR Preview" w:date="2026-01-01T00:00:00Z">
        <w:r>
          <w:delText xml:space="preserve">. </w:delText>
        </w:r>
      </w:del>
    </w:p>
    <w:p>
      <w:pPr>
        <w:pStyle w:val="BodyText"/>
      </w:pPr>
      <w:del w:id="1483" w:author="PR Preview" w:date="2026-01-01T00:00:00Z">
        <w:r>
          <w:rPr>
            <w:b/>
            <w:bCs/>
          </w:rPr>
          <w:delText xml:space="preserve">Exercise 24 (Log-likelihood of the dataset)</w:delText>
        </w:r>
      </w:del>
      <w:del w:id="1484" w:author="PR Preview" w:date="2026-01-01T00:00:00Z">
        <w:r>
          <w:delText xml:space="preserve"> </w:delText>
        </w:r>
      </w:del>
      <w:del w:id="1485" w:author="PR Preview" w:date="2026-01-01T00:00:00Z">
        <w:r>
          <w:delText xml:space="preserve">Write down the log-likelihood of the full dataset.</w:delText>
        </w:r>
      </w:del>
    </w:p>
    <w:p>
      <w:pPr>
        <w:pStyle w:val="FirstParagraph"/>
      </w:pPr>
      <w:ins w:id="1486" w:author="PR Preview" w:date="2026-01-01T00:00:00Z">
        <w:r>
          <w:rPr>
            <w:b/>
            <w:bCs/>
          </w:rPr>
          <w:t xml:space="preserve">Exercise 24 (Graphing the likelihood)</w:t>
        </w:r>
      </w:ins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Graph the likelihood as a function of</w:t>
        </w:r>
      </w:ins>
      <w:ins w:id="1489" w:author="PR Preview" w:date="2026-01-01T00:00:00Z">
        <w:r>
          <w:t xml:space="preserve"> </w:t>
        </w:r>
      </w:ins>
      <m:oMath>
        <m:r>
          <m:t>λ</m:t>
        </m:r>
      </m:oMath>
      <w:ins w:id="1490" w:author="PR Preview" w:date="2026-01-01T00:00:00Z">
        <w:r>
          <w:t xml:space="preserve">.</w:t>
        </w:r>
      </w:ins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ins w:id="1491" w:author="PR Preview" w:date="2026-01-01T00:00:00Z">
        <w:r>
          <w:rPr>
            <w:b/>
            <w:bCs/>
          </w:rPr>
          <w:t xml:space="preserve">Exercise 25 (Log-likelihood of the dataset)</w:t>
        </w:r>
      </w:ins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Write down the log-likelihood of the full dataset.</w:t>
        </w:r>
      </w:ins>
    </w:p>
    <w:bookmarkEnd w:id="186"/>
    <w:bookmarkStart w:id="187" w:name="sol-sample-llik"/>
    <w:p>
      <w:pPr>
        <w:pStyle w:val="BodyText"/>
      </w:pPr>
      <w:ins w:id="1494" w:author="PR Preview" w:date="2026-01-01T00:00:00Z">
        <w:r>
          <w:rPr>
            <w:i/>
            <w:iCs/>
          </w:rPr>
          <w:t xml:space="preserve">Solution 25</w:t>
        </w:r>
      </w:ins>
      <w:ins w:id="1495" w:author="PR Preview" w:date="2026-01-01T00:00:00Z">
        <w:r>
          <w:t xml:space="preserve">. </w:t>
        </w:r>
      </w:ins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7"/>
    <w:bookmarkStart w:id="188" w:name="exr-graph-loglikelihood"/>
    <w:p>
      <w:pPr>
        <w:pStyle w:val="FirstParagraph"/>
      </w:pPr>
      <w:del w:id="1496" w:author="PR Preview" w:date="2026-01-01T00:00:00Z">
        <w:r>
          <w:rPr>
            <w:b/>
            <w:bCs/>
          </w:rPr>
          <w:delText xml:space="preserve">Exercise 25 (Graphing the log-likelihood)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Graph the log-likelihood as a function of</w:delText>
        </w:r>
      </w:del>
      <w:del w:id="1499" w:author="PR Preview" w:date="2026-01-01T00:00:00Z">
        <w:r>
          <w:delText xml:space="preserve"> </w:delText>
        </w:r>
      </w:del>
      <m:oMath>
        <m:r>
          <m:t>λ</m:t>
        </m:r>
      </m:oMath>
      <w:del w:id="1500" w:author="PR Preview" w:date="2026-01-01T00:00:00Z">
        <w:r>
          <w:delText xml:space="preserve">.</w:delText>
        </w:r>
      </w:del>
    </w:p>
    <w:p>
      <w:pPr>
        <w:pStyle w:val="BodyText"/>
      </w:pPr>
      <w:del w:id="1501" w:author="PR Preview" w:date="2026-01-01T00:00:00Z">
        <w:r>
          <w:rPr>
            <w:i/>
            <w:iCs/>
          </w:rPr>
          <w:delText xml:space="preserve">Solution 25</w:delText>
        </w:r>
      </w:del>
      <w:del w:id="1502" w:author="PR Preview" w:date="2026-01-01T00:00:00Z">
        <w:r>
          <w:delText xml:space="preserve">. </w:delText>
        </w:r>
      </w:del>
    </w:p>
    <w:p>
      <w:pPr>
        <w:pStyle w:val="FirstParagraph"/>
      </w:pPr>
      <w:ins w:id="1503" w:author="PR Preview" w:date="2026-01-01T00:00:00Z">
        <w:r>
          <w:rPr>
            <w:b/>
            <w:bCs/>
          </w:rPr>
          <w:t xml:space="preserve">Exercise 26 (Graphing the log-likelihood)</w:t>
        </w:r>
      </w:ins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Graph the log-likelihood as a function of</w:t>
        </w:r>
      </w:ins>
      <w:ins w:id="1506" w:author="PR Preview" w:date="2026-01-01T00:00:00Z">
        <w:r>
          <w:t xml:space="preserve"> </w:t>
        </w:r>
      </w:ins>
      <m:oMath>
        <m:r>
          <m:t>λ</m:t>
        </m:r>
      </m:oMath>
      <w:ins w:id="1507" w:author="PR Preview" w:date="2026-01-01T00:00:00Z">
        <w:r>
          <w:t xml:space="preserve">.</w:t>
        </w:r>
      </w:ins>
    </w:p>
    <w:bookmarkEnd w:id="188"/>
    <w:bookmarkStart w:id="193" w:name="sol-graph-loglikelihood"/>
    <w:p>
      <w:pPr>
        <w:pStyle w:val="BodyText"/>
      </w:pPr>
      <w:ins w:id="1508" w:author="PR Preview" w:date="2026-01-01T00:00:00Z">
        <w:r>
          <w:rPr>
            <w:i/>
            <w:iCs/>
          </w:rPr>
          <w:t xml:space="preserve">Solution 26</w:t>
        </w:r>
      </w:ins>
      <w:ins w:id="1509" w:author="PR Preview" w:date="2026-01-01T00:00:00Z">
        <w:r>
          <w:t xml:space="preserve">. 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del w:id="1510" w:author="PR Preview" w:date="2026-01-01T00:00:00Z">
        <w:r>
          <w:rPr>
            <w:b/>
            <w:bCs/>
          </w:rPr>
          <w:delText xml:space="preserve">Exercise 26 (Score function of the dataset)</w:delText>
        </w:r>
      </w:del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Derive the</w:delText>
        </w:r>
      </w:del>
      <w:del w:id="1513" w:author="PR Preview" w:date="2026-01-01T00:00:00Z">
        <w:r>
          <w:delText xml:space="preserve"> </w:delText>
        </w:r>
      </w:del>
      <w:hyperlink r:id="rId194">
        <w:del w:id="1514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for the dataset.</w:delText>
        </w:r>
      </w:del>
    </w:p>
    <w:p>
      <w:pPr>
        <w:pStyle w:val="BodyText"/>
      </w:pPr>
      <w:del w:id="1517" w:author="PR Preview" w:date="2026-01-01T00:00:00Z">
        <w:r>
          <w:rPr>
            <w:i/>
            <w:iCs/>
          </w:rPr>
          <w:delText xml:space="preserve">Solution 26</w:delText>
        </w:r>
      </w:del>
      <w:del w:id="1518" w:author="PR Preview" w:date="2026-01-01T00:00:00Z">
        <w:r>
          <w:delText xml:space="preserve">. </w:delText>
        </w:r>
      </w:del>
      <w:del w:id="1519" w:author="PR Preview" w:date="2026-01-01T00:00:00Z">
        <w:r>
          <w:delText xml:space="preserve">The score function is the first derivative of the log-likelihood</w:delText>
        </w:r>
      </w:del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from</w:delText>
        </w:r>
      </w:del>
      <w:del w:id="1522" w:author="PR Preview" w:date="2026-01-01T00:00:00Z">
        <w:r>
          <w:delText xml:space="preserve"> </w:delText>
        </w:r>
      </w:del>
      <w:hyperlink w:anchor="exr-sample-llik">
        <w:del w:id="1523" w:author="PR Preview" w:date="2026-01-01T00:00:00Z">
          <w:r>
            <w:rPr>
              <w:rStyle w:val="Hyperlink"/>
            </w:rPr>
            <w:delText xml:space="preserve">Exercise 24</w:delText>
          </w:r>
        </w:del>
      </w:hyperlink>
      <w:del w:id="1524" w:author="PR Preview" w:date="2026-01-01T00:00:00Z">
        <w:r>
          <w:delText xml:space="preserve">:</w:delText>
        </w:r>
      </w:del>
    </w:p>
    <w:p>
      <w:pPr>
        <w:pStyle w:val="FirstParagraph"/>
      </w:pPr>
      <w:ins w:id="1525" w:author="PR Preview" w:date="2026-01-01T00:00:00Z">
        <w:r>
          <w:rPr>
            <w:b/>
            <w:bCs/>
          </w:rPr>
          <w:t xml:space="preserve">Exercise 27 (Score function of the dataset)</w:t>
        </w:r>
      </w:ins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Derive the</w:t>
        </w:r>
      </w:ins>
      <w:ins w:id="1528" w:author="PR Preview" w:date="2026-01-01T00:00:00Z">
        <w:r>
          <w:t xml:space="preserve"> </w:t>
        </w:r>
      </w:ins>
      <w:hyperlink r:id="rId194">
        <w:ins w:id="1529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for the dataset.</w:t>
        </w:r>
      </w:ins>
    </w:p>
    <w:bookmarkEnd w:id="195"/>
    <w:bookmarkStart w:id="196" w:name="sol-cyclone-score-fn"/>
    <w:p>
      <w:pPr>
        <w:pStyle w:val="BodyText"/>
      </w:pPr>
      <w:ins w:id="1532" w:author="PR Preview" w:date="2026-01-01T00:00:00Z">
        <w:r>
          <w:rPr>
            <w:i/>
            <w:iCs/>
          </w:rPr>
          <w:t xml:space="preserve">Solution 27</w:t>
        </w:r>
      </w:ins>
      <w:ins w:id="1533" w:author="PR Preview" w:date="2026-01-01T00:00:00Z">
        <w:r>
          <w:t xml:space="preserve">. </w:t>
        </w:r>
      </w:ins>
      <w:ins w:id="1534" w:author="PR Preview" w:date="2026-01-01T00:00:00Z">
        <w:r>
          <w:t xml:space="preserve">The score function is the first derivative of the log-likelihood</w:t>
        </w:r>
      </w:ins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from</w:t>
        </w:r>
      </w:ins>
      <w:ins w:id="1537" w:author="PR Preview" w:date="2026-01-01T00:00:00Z">
        <w:r>
          <w:t xml:space="preserve"> </w:t>
        </w:r>
      </w:ins>
      <w:hyperlink w:anchor="exr-sample-llik">
        <w:ins w:id="1538" w:author="PR Preview" w:date="2026-01-01T00:00:00Z">
          <w:r>
            <w:rPr>
              <w:rStyle w:val="Hyperlink"/>
            </w:rPr>
            <w:t xml:space="preserve">Exercise 25</w:t>
          </w:r>
        </w:ins>
      </w:hyperlink>
      <w:ins w:id="1539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del w:id="1540" w:author="PR Preview" w:date="2026-01-01T00:00:00Z">
        <w:r>
          <w:rPr>
            <w:b/>
            <w:bCs/>
          </w:rPr>
          <w:delText xml:space="preserve">Exercise 27 (Graphing the score function)</w:delText>
        </w:r>
      </w:del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Graph the score function.</w:delText>
        </w:r>
      </w:del>
    </w:p>
    <w:p>
      <w:pPr>
        <w:pStyle w:val="BodyText"/>
      </w:pPr>
      <w:del w:id="1543" w:author="PR Preview" w:date="2026-01-01T00:00:00Z">
        <w:r>
          <w:rPr>
            <w:i/>
            <w:iCs/>
          </w:rPr>
          <w:delText xml:space="preserve">Solution 27</w:delText>
        </w:r>
      </w:del>
      <w:del w:id="1544" w:author="PR Preview" w:date="2026-01-01T00:00:00Z">
        <w:r>
          <w:delText xml:space="preserve">. </w:delText>
        </w:r>
      </w:del>
    </w:p>
    <w:p>
      <w:pPr>
        <w:pStyle w:val="BodyText"/>
      </w:pPr>
      <w:ins w:id="1545" w:author="PR Preview" w:date="2026-01-01T00:00:00Z">
        <w:r>
          <w:rPr>
            <w:b/>
            <w:bCs/>
          </w:rPr>
          <w:t xml:space="preserve">Exercise 28 (Graphing the score function)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Graph the score function.</w:t>
        </w:r>
      </w:ins>
    </w:p>
    <w:bookmarkEnd w:id="197"/>
    <w:bookmarkStart w:id="202" w:name="sol-graph-score-function"/>
    <w:p>
      <w:pPr>
        <w:pStyle w:val="BodyText"/>
      </w:pPr>
      <w:ins w:id="1548" w:author="PR Preview" w:date="2026-01-01T00:00:00Z">
        <w:r>
          <w:rPr>
            <w:i/>
            <w:iCs/>
          </w:rPr>
          <w:t xml:space="preserve">Solution 28</w:t>
        </w:r>
      </w:ins>
      <w:ins w:id="1549" w:author="PR Preview" w:date="2026-01-01T00:00:00Z">
        <w:r>
          <w:t xml:space="preserve">. 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del w:id="1550" w:author="PR Preview" w:date="2026-01-01T00:00:00Z">
        <w:r>
          <w:rPr>
            <w:b/>
            <w:bCs/>
          </w:rPr>
          <w:delText xml:space="preserve">Exercise 28 (Hessian)</w:delText>
        </w:r>
      </w:del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Derive the</w:delText>
        </w:r>
      </w:del>
      <w:del w:id="1553" w:author="PR Preview" w:date="2026-01-01T00:00:00Z">
        <w:r>
          <w:delText xml:space="preserve"> </w:delText>
        </w:r>
      </w:del>
      <w:hyperlink r:id="rId204">
        <w:del w:id="1554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555" w:author="PR Preview" w:date="2026-01-01T00:00:00Z">
        <w:r>
          <w:delText xml:space="preserve">.</w:delText>
        </w:r>
      </w:del>
    </w:p>
    <w:p>
      <w:pPr>
        <w:pStyle w:val="BodyText"/>
      </w:pPr>
      <w:del w:id="1556" w:author="PR Preview" w:date="2026-01-01T00:00:00Z">
        <w:r>
          <w:rPr>
            <w:i/>
            <w:iCs/>
          </w:rPr>
          <w:delText xml:space="preserve">Solution 28</w:delText>
        </w:r>
      </w:del>
      <w:del w:id="1557" w:author="PR Preview" w:date="2026-01-01T00:00:00Z">
        <w:r>
          <w:delText xml:space="preserve">. </w:delText>
        </w:r>
      </w:del>
      <w:del w:id="1558" w:author="PR Preview" w:date="2026-01-01T00:00:00Z">
        <w:r>
          <w:delText xml:space="preserve">With one parameter,</w:delText>
        </w:r>
      </w:del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the Hessian is the second derivative of the log-likelihood,</w:delText>
        </w:r>
      </w:del>
      <w:del w:id="1561" w:author="PR Preview" w:date="2026-01-01T00:00:00Z">
        <w:r>
          <w:delText xml:space="preserve"> </w:delText>
        </w:r>
      </w:del>
      <w:del w:id="1562" w:author="PR Preview" w:date="2026-01-01T00:00:00Z">
        <w:r>
          <w:delText xml:space="preserve">which is the derivative of the score from</w:delText>
        </w:r>
      </w:del>
      <w:del w:id="1563" w:author="PR Preview" w:date="2026-01-01T00:00:00Z">
        <w:r>
          <w:delText xml:space="preserve"> </w:delText>
        </w:r>
      </w:del>
      <w:hyperlink w:anchor="exr-cyclone-score-fn">
        <w:del w:id="1564" w:author="PR Preview" w:date="2026-01-01T00:00:00Z">
          <w:r>
            <w:rPr>
              <w:rStyle w:val="Hyperlink"/>
            </w:rPr>
            <w:delText xml:space="preserve">Exercise 26</w:delText>
          </w:r>
        </w:del>
      </w:hyperlink>
      <w:del w:id="1565" w:author="PR Preview" w:date="2026-01-01T00:00:00Z">
        <w:r>
          <w:delText xml:space="preserve">:</w:delText>
        </w:r>
      </w:del>
    </w:p>
    <w:p>
      <w:pPr>
        <w:pStyle w:val="FirstParagraph"/>
      </w:pPr>
      <w:ins w:id="1566" w:author="PR Preview" w:date="2026-01-01T00:00:00Z">
        <w:r>
          <w:rPr>
            <w:b/>
            <w:bCs/>
          </w:rPr>
          <w:t xml:space="preserve">Exercise 29 (Hessian)</w:t>
        </w:r>
      </w:ins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Derive the</w:t>
        </w:r>
      </w:ins>
      <w:ins w:id="1569" w:author="PR Preview" w:date="2026-01-01T00:00:00Z">
        <w:r>
          <w:t xml:space="preserve"> </w:t>
        </w:r>
      </w:ins>
      <w:hyperlink r:id="rId204">
        <w:ins w:id="1570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571" w:author="PR Preview" w:date="2026-01-01T00:00:00Z">
        <w:r>
          <w:t xml:space="preserve">.</w:t>
        </w:r>
      </w:ins>
    </w:p>
    <w:bookmarkEnd w:id="205"/>
    <w:bookmarkStart w:id="206" w:name="sol-hessian"/>
    <w:p>
      <w:pPr>
        <w:pStyle w:val="BodyText"/>
      </w:pPr>
      <w:ins w:id="1572" w:author="PR Preview" w:date="2026-01-01T00:00:00Z">
        <w:r>
          <w:rPr>
            <w:i/>
            <w:iCs/>
          </w:rPr>
          <w:t xml:space="preserve">Solution 29</w:t>
        </w:r>
      </w:ins>
      <w:ins w:id="1573" w:author="PR Preview" w:date="2026-01-01T00:00:00Z">
        <w:r>
          <w:t xml:space="preserve">. </w:t>
        </w:r>
      </w:ins>
      <w:ins w:id="1574" w:author="PR Preview" w:date="2026-01-01T00:00:00Z">
        <w:r>
          <w:t xml:space="preserve">With one parameter,</w:t>
        </w:r>
      </w:ins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the Hessian is the second derivative of the log-likelihood,</w:t>
        </w:r>
      </w:ins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which is the derivative of the score from</w:t>
        </w:r>
      </w:ins>
      <w:ins w:id="1579" w:author="PR Preview" w:date="2026-01-01T00:00:00Z">
        <w:r>
          <w:t xml:space="preserve"> </w:t>
        </w:r>
      </w:ins>
      <w:hyperlink w:anchor="exr-cyclone-score-fn">
        <w:ins w:id="1580" w:author="PR Preview" w:date="2026-01-01T00:00:00Z">
          <w:r>
            <w:rPr>
              <w:rStyle w:val="Hyperlink"/>
            </w:rPr>
            <w:t xml:space="preserve">Exercise 27</w:t>
          </w:r>
        </w:ins>
      </w:hyperlink>
      <w:ins w:id="1581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del w:id="1582" w:author="PR Preview" w:date="2026-01-01T00:00:00Z">
        <w:r>
          <w:rPr>
            <w:b/>
            <w:bCs/>
          </w:rPr>
          <w:delText xml:space="preserve">Exercise 29 (Graphing the Hessian)</w:delText>
        </w:r>
      </w:del>
      <w:del w:id="1583" w:author="PR Preview" w:date="2026-01-01T00:00:00Z">
        <w:r>
          <w:delText xml:space="preserve"> </w:delText>
        </w:r>
      </w:del>
      <w:del w:id="1584" w:author="PR Preview" w:date="2026-01-01T00:00:00Z">
        <w:r>
          <w:delText xml:space="preserve">Graph the Hessian.</w:delText>
        </w:r>
      </w:del>
    </w:p>
    <w:p>
      <w:pPr>
        <w:pStyle w:val="BodyText"/>
      </w:pPr>
      <w:del w:id="1585" w:author="PR Preview" w:date="2026-01-01T00:00:00Z">
        <w:r>
          <w:rPr>
            <w:i/>
            <w:iCs/>
          </w:rPr>
          <w:delText xml:space="preserve">Solution 29</w:delText>
        </w:r>
      </w:del>
      <w:del w:id="1586" w:author="PR Preview" w:date="2026-01-01T00:00:00Z">
        <w:r>
          <w:delText xml:space="preserve">. </w:delText>
        </w:r>
      </w:del>
    </w:p>
    <w:p>
      <w:pPr>
        <w:pStyle w:val="BodyText"/>
      </w:pPr>
      <w:del w:id="1587" w:author="PR Preview" w:date="2026-01-01T00:00:00Z">
        <w:r>
          <w:rPr>
            <w:b/>
            <w:bCs/>
          </w:rPr>
          <w:delText xml:space="preserve">Exercise 30 (Score equation)</w:delText>
        </w:r>
      </w:del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State the</w:delText>
        </w:r>
      </w:del>
      <w:del w:id="1590" w:author="PR Preview" w:date="2026-01-01T00:00:00Z">
        <w:r>
          <w:delText xml:space="preserve"> </w:delText>
        </w:r>
      </w:del>
      <w:hyperlink w:anchor="def-score-equation">
        <w:del w:id="1591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1592" w:author="PR Preview" w:date="2026-01-01T00:00:00Z">
        <w:r>
          <w:delText xml:space="preserve">.</w:delText>
        </w:r>
      </w:del>
    </w:p>
    <w:p>
      <w:pPr>
        <w:pStyle w:val="BodyText"/>
      </w:pPr>
      <w:ins w:id="1593" w:author="PR Preview" w:date="2026-01-01T00:00:00Z">
        <w:r>
          <w:rPr>
            <w:b/>
            <w:bCs/>
          </w:rPr>
          <w:t xml:space="preserve">Exercise 30 (Graphing the Hessian)</w:t>
        </w:r>
      </w:ins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Graph the Hessian.</w:t>
        </w:r>
      </w:ins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ins w:id="1596" w:author="PR Preview" w:date="2026-01-01T00:00:00Z">
        <w:r>
          <w:rPr>
            <w:b/>
            <w:bCs/>
          </w:rPr>
          <w:t xml:space="preserve">Exercise 31 (Score equation)</w:t>
        </w:r>
      </w:ins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State the</w:t>
        </w:r>
      </w:ins>
      <w:ins w:id="1599" w:author="PR Preview" w:date="2026-01-01T00:00:00Z">
        <w:r>
          <w:t xml:space="preserve"> </w:t>
        </w:r>
      </w:ins>
      <w:hyperlink w:anchor="def-score-equation">
        <w:ins w:id="1600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1601" w:author="PR Preview" w:date="2026-01-01T00:00:00Z">
        <w:r>
          <w:t xml:space="preserve">.</w:t>
        </w:r>
      </w:ins>
    </w:p>
    <w:bookmarkEnd w:id="213"/>
    <w:bookmarkStart w:id="214" w:name="sol-score-equation"/>
    <w:p>
      <w:pPr>
        <w:pStyle w:val="BodyText"/>
      </w:pPr>
      <w:ins w:id="1602" w:author="PR Preview" w:date="2026-01-01T00:00:00Z">
        <w:r>
          <w:rPr>
            <w:i/>
            <w:iCs/>
          </w:rPr>
          <w:t xml:space="preserve">Solution 31</w:t>
        </w:r>
      </w:ins>
      <w:ins w:id="1603" w:author="PR Preview" w:date="2026-01-01T00:00:00Z">
        <w:r>
          <w:t xml:space="preserve">. </w:t>
        </w:r>
      </w:ins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3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del w:id="1604" w:author="PR Preview" w:date="2026-01-01T00:00:00Z">
        <w:r>
          <w:rPr>
            <w:b/>
            <w:bCs/>
          </w:rPr>
          <w:delText xml:space="preserve">Exercise 31 (Solving the score equation)</w:delText>
        </w:r>
      </w:del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Solve the score equation from</w:delText>
        </w:r>
      </w:del>
      <w:del w:id="1607" w:author="PR Preview" w:date="2026-01-01T00:00:00Z">
        <w:r>
          <w:delText xml:space="preserve"> </w:delText>
        </w:r>
      </w:del>
      <w:hyperlink w:anchor="exr-score-equation">
        <w:del w:id="1608" w:author="PR Preview" w:date="2026-01-01T00:00:00Z">
          <w:r>
            <w:rPr>
              <w:rStyle w:val="Hyperlink"/>
            </w:rPr>
            <w:delText xml:space="preserve">Exercise 30</w:delText>
          </w:r>
        </w:del>
      </w:hyperlink>
      <w:del w:id="1609" w:author="PR Preview" w:date="2026-01-01T00:00:00Z">
        <w:r>
          <w:delText xml:space="preserve"> </w:delText>
        </w:r>
      </w:del>
      <w:del w:id="1610" w:author="PR Preview" w:date="2026-01-01T00:00:00Z">
        <w:r>
          <w:delText xml:space="preserve">for</w:delText>
        </w:r>
      </w:del>
      <w:del w:id="1611" w:author="PR Preview" w:date="2026-01-01T00:00:00Z">
        <w:r>
          <w:delText xml:space="preserve"> </w:delText>
        </w:r>
      </w:del>
      <m:oMath>
        <m:r>
          <m:t>λ</m:t>
        </m:r>
      </m:oMath>
      <w:del w:id="1612" w:author="PR Preview" w:date="2026-01-01T00:00:00Z">
        <w:r>
          <w:delText xml:space="preserve">, using the score from</w:delText>
        </w:r>
      </w:del>
      <w:del w:id="1613" w:author="PR Preview" w:date="2026-01-01T00:00:00Z">
        <w:r>
          <w:delText xml:space="preserve"> </w:delText>
        </w:r>
      </w:del>
      <w:hyperlink w:anchor="exr-cyclone-score-fn">
        <w:del w:id="1614" w:author="PR Preview" w:date="2026-01-01T00:00:00Z">
          <w:r>
            <w:rPr>
              <w:rStyle w:val="Hyperlink"/>
            </w:rPr>
            <w:delText xml:space="preserve">Exercise 26</w:delText>
          </w:r>
        </w:del>
      </w:hyperlink>
      <w:del w:id="1615" w:author="PR Preview" w:date="2026-01-01T00:00:00Z">
        <w:r>
          <w:delText xml:space="preserve">.</w:delText>
        </w:r>
      </w:del>
    </w:p>
    <w:p>
      <w:pPr>
        <w:pStyle w:val="BodyText"/>
      </w:pPr>
      <w:del w:id="1616" w:author="PR Preview" w:date="2026-01-01T00:00:00Z">
        <w:r>
          <w:rPr>
            <w:i/>
            <w:iCs/>
          </w:rPr>
          <w:delText xml:space="preserve">Solution 31</w:delText>
        </w:r>
      </w:del>
      <w:del w:id="1617" w:author="PR Preview" w:date="2026-01-01T00:00:00Z">
        <w:r>
          <w:delText xml:space="preserve">. </w:delText>
        </w:r>
      </w:del>
    </w:p>
    <w:p>
      <w:pPr>
        <w:pStyle w:val="BodyText"/>
      </w:pPr>
      <w:ins w:id="1618" w:author="PR Preview" w:date="2026-01-01T00:00:00Z">
        <w:r>
          <w:rPr>
            <w:b/>
            <w:bCs/>
          </w:rPr>
          <w:t xml:space="preserve">Exercise 32 (Solving the score equation)</w:t>
        </w:r>
      </w:ins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Solve the score equation from</w:t>
        </w:r>
      </w:ins>
      <w:ins w:id="1621" w:author="PR Preview" w:date="2026-01-01T00:00:00Z">
        <w:r>
          <w:t xml:space="preserve"> </w:t>
        </w:r>
      </w:ins>
      <w:hyperlink w:anchor="exr-score-equation">
        <w:ins w:id="1622" w:author="PR Preview" w:date="2026-01-01T00:00:00Z">
          <w:r>
            <w:rPr>
              <w:rStyle w:val="Hyperlink"/>
            </w:rPr>
            <w:t xml:space="preserve">Exercise 31</w:t>
          </w:r>
        </w:ins>
      </w:hyperlink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for</w:t>
        </w:r>
      </w:ins>
      <w:ins w:id="1625" w:author="PR Preview" w:date="2026-01-01T00:00:00Z">
        <w:r>
          <w:t xml:space="preserve"> </w:t>
        </w:r>
      </w:ins>
      <m:oMath>
        <m:r>
          <m:t>λ</m:t>
        </m:r>
      </m:oMath>
      <w:ins w:id="1626" w:author="PR Preview" w:date="2026-01-01T00:00:00Z">
        <w:r>
          <w:t xml:space="preserve">, using the score from</w:t>
        </w:r>
      </w:ins>
      <w:ins w:id="1627" w:author="PR Preview" w:date="2026-01-01T00:00:00Z">
        <w:r>
          <w:t xml:space="preserve"> </w:t>
        </w:r>
      </w:ins>
      <w:hyperlink w:anchor="exr-cyclone-score-fn">
        <w:ins w:id="1628" w:author="PR Preview" w:date="2026-01-01T00:00:00Z">
          <w:r>
            <w:rPr>
              <w:rStyle w:val="Hyperlink"/>
            </w:rPr>
            <w:t xml:space="preserve">Exercise 27</w:t>
          </w:r>
        </w:ins>
      </w:hyperlink>
      <w:ins w:id="1629" w:author="PR Preview" w:date="2026-01-01T00:00:00Z">
        <w:r>
          <w:t xml:space="preserve">.</w:t>
        </w:r>
      </w:ins>
    </w:p>
    <w:bookmarkEnd w:id="217"/>
    <w:bookmarkStart w:id="218" w:name="sol-solve-score-equation"/>
    <w:p>
      <w:pPr>
        <w:pStyle w:val="BodyText"/>
      </w:pPr>
      <w:ins w:id="1630" w:author="PR Preview" w:date="2026-01-01T00:00:00Z">
        <w:r>
          <w:rPr>
            <w:i/>
            <w:iCs/>
          </w:rPr>
          <w:t xml:space="preserve">Solution 32</w:t>
        </w:r>
      </w:ins>
      <w:ins w:id="1631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del w:id="1632" w:author="PR Preview" w:date="2026-01-01T00:00:00Z">
        <w:r>
          <w:rPr>
            <w:b/>
            <w:bCs/>
          </w:rPr>
          <w:delText xml:space="preserve">Exercise 32 (Checking the second derivative)</w:delText>
        </w:r>
      </w:del>
      <w:del w:id="1633" w:author="PR Preview" w:date="2026-01-01T00:00:00Z">
        <w:r>
          <w:delText xml:space="preserve"> </w:delText>
        </w:r>
      </w:del>
      <w:del w:id="1634" w:author="PR Preview" w:date="2026-01-01T00:00:00Z">
        <w:r>
          <w:delText xml:space="preserve">Confirm that the Hessian</w:delText>
        </w:r>
      </w:del>
      <w:del w:id="1635" w:author="PR Preview" w:date="2026-01-01T00:00:00Z">
        <w:r>
          <w:delText xml:space="preserve"> </w:delText>
        </w:r>
      </w:del>
      <w:del w:id="1636" w:author="PR Preview" w:date="2026-01-01T00:00:00Z">
        <w:r>
          <w:delText xml:space="preserve">$\ell''({\lambda}; \mathord{\smash[b]{\underset{\raise.3ex\hbox{$\scriptstyle\sim$}}{x}}\vphantom{x}})$</w:delText>
        </w:r>
      </w:del>
      <w:del w:id="1637" w:author="PR Preview" w:date="2026-01-01T00:00:00Z">
        <w:r>
          <w:delText xml:space="preserve"> </w:delText>
        </w:r>
      </w:del>
      <w:del w:id="1638" w:author="PR Preview" w:date="2026-01-01T00:00:00Z">
        <w:r>
          <w:delText xml:space="preserve">is negative</w:delText>
        </w:r>
      </w:del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when evaluated at</w:delText>
        </w:r>
      </w:del>
      <w:del w:id="16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1642" w:author="PR Preview" w:date="2026-01-01T00:00:00Z">
        <w:r>
          <w:delText xml:space="preserve">, using</w:delText>
        </w:r>
      </w:del>
      <w:del w:id="1643" w:author="PR Preview" w:date="2026-01-01T00:00:00Z">
        <w:r>
          <w:delText xml:space="preserve"> </w:delText>
        </w:r>
      </w:del>
      <w:hyperlink w:anchor="exr-hessian">
        <w:del w:id="1644" w:author="PR Preview" w:date="2026-01-01T00:00:00Z">
          <w:r>
            <w:rPr>
              <w:rStyle w:val="Hyperlink"/>
            </w:rPr>
            <w:delText xml:space="preserve">Exercise 28</w:delText>
          </w:r>
        </w:del>
      </w:hyperlink>
      <w:del w:id="1645" w:author="PR Preview" w:date="2026-01-01T00:00:00Z">
        <w:r>
          <w:delText xml:space="preserve">.</w:delText>
        </w:r>
      </w:del>
    </w:p>
    <w:p>
      <w:pPr>
        <w:pStyle w:val="BodyText"/>
      </w:pPr>
      <w:del w:id="1646" w:author="PR Preview" w:date="2026-01-01T00:00:00Z">
        <w:r>
          <w:rPr>
            <w:i/>
            <w:iCs/>
          </w:rPr>
          <w:delText xml:space="preserve">Solution 32</w:delText>
        </w:r>
      </w:del>
      <w:del w:id="1647" w:author="PR Preview" w:date="2026-01-01T00:00:00Z">
        <w:r>
          <w:delText xml:space="preserve">. </w:delText>
        </w:r>
      </w:del>
    </w:p>
    <w:p>
      <w:pPr>
        <w:pStyle w:val="FirstParagraph"/>
      </w:pPr>
      <w:ins w:id="1648" w:author="PR Preview" w:date="2026-01-01T00:00:00Z">
        <w:r>
          <w:rPr>
            <w:b/>
            <w:bCs/>
          </w:rPr>
          <w:t xml:space="preserve">Exercise 33 (Checking the second derivative)</w:t>
        </w:r>
      </w:ins>
      <w:ins w:id="1649" w:author="PR Preview" w:date="2026-01-01T00:00:00Z">
        <w:r>
          <w:t xml:space="preserve"> </w:t>
        </w:r>
      </w:ins>
      <w:ins w:id="1650" w:author="PR Preview" w:date="2026-01-01T00:00:00Z">
        <w:r>
          <w:t xml:space="preserve">Confirm that the Hessian</w:t>
        </w:r>
      </w:ins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$\ell''({\lambda}; \mathord{\smash[b]{\underset{\raise.3ex\hbox{$\scriptstyle\sim$}}{x}}\vphantom{x}})$</w:t>
        </w:r>
      </w:ins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is negative</w:t>
        </w:r>
      </w:ins>
      <w:ins w:id="1655" w:author="PR Preview" w:date="2026-01-01T00:00:00Z">
        <w:r>
          <w:t xml:space="preserve"> </w:t>
        </w:r>
      </w:ins>
      <w:ins w:id="1656" w:author="PR Preview" w:date="2026-01-01T00:00:00Z">
        <w:r>
          <w:t xml:space="preserve">when evaluated at</w:t>
        </w:r>
      </w:ins>
      <w:ins w:id="16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1658" w:author="PR Preview" w:date="2026-01-01T00:00:00Z">
        <w:r>
          <w:t xml:space="preserve">, using</w:t>
        </w:r>
      </w:ins>
      <w:ins w:id="1659" w:author="PR Preview" w:date="2026-01-01T00:00:00Z">
        <w:r>
          <w:t xml:space="preserve"> </w:t>
        </w:r>
      </w:ins>
      <w:hyperlink w:anchor="exr-hessian">
        <w:ins w:id="1660" w:author="PR Preview" w:date="2026-01-01T00:00:00Z">
          <w:r>
            <w:rPr>
              <w:rStyle w:val="Hyperlink"/>
            </w:rPr>
            <w:t xml:space="preserve">Exercise 29</w:t>
          </w:r>
        </w:ins>
      </w:hyperlink>
      <w:ins w:id="1661" w:author="PR Preview" w:date="2026-01-01T00:00:00Z">
        <w:r>
          <w:t xml:space="preserve">.</w:t>
        </w:r>
      </w:ins>
    </w:p>
    <w:bookmarkEnd w:id="219"/>
    <w:bookmarkStart w:id="220" w:name="sol-check-hessian"/>
    <w:p>
      <w:pPr>
        <w:pStyle w:val="BodyText"/>
      </w:pPr>
      <w:ins w:id="1662" w:author="PR Preview" w:date="2026-01-01T00:00:00Z">
        <w:r>
          <w:rPr>
            <w:i/>
            <w:iCs/>
          </w:rPr>
          <w:t xml:space="preserve">Solution 33</w:t>
        </w:r>
      </w:ins>
      <w:ins w:id="1663" w:author="PR Preview" w:date="2026-01-01T00:00:00Z">
        <w:r>
          <w:t xml:space="preserve">. </w:t>
        </w:r>
      </w:ins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del w:id="1664" w:author="PR Preview" w:date="2026-01-01T00:00:00Z">
        <w:r>
          <w:rPr>
            <w:b/>
            <w:bCs/>
          </w:rPr>
          <w:delText xml:space="preserve">Exercise 33 (Identifying the MLE)</w:delText>
        </w:r>
      </w:del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delText xml:space="preserve">Draw conclusions about the MLE of</w:delText>
        </w:r>
      </w:del>
      <w:del w:id="1667" w:author="PR Preview" w:date="2026-01-01T00:00:00Z">
        <w:r>
          <w:delText xml:space="preserve"> </w:delText>
        </w:r>
      </w:del>
      <m:oMath>
        <m:r>
          <m:t>λ</m:t>
        </m:r>
      </m:oMath>
      <w:del w:id="1668" w:author="PR Preview" w:date="2026-01-01T00:00:00Z">
        <w:r>
          <w:delText xml:space="preserve">.</w:delText>
        </w:r>
      </w:del>
    </w:p>
    <w:p>
      <w:pPr>
        <w:pStyle w:val="BodyText"/>
      </w:pPr>
      <w:del w:id="1669" w:author="PR Preview" w:date="2026-01-01T00:00:00Z">
        <w:r>
          <w:rPr>
            <w:i/>
            <w:iCs/>
          </w:rPr>
          <w:delText xml:space="preserve">Solution 33</w:delText>
        </w:r>
      </w:del>
      <w:del w:id="1670" w:author="PR Preview" w:date="2026-01-01T00:00:00Z">
        <w:r>
          <w:delText xml:space="preserve">. </w:delText>
        </w:r>
      </w:del>
      <w:del w:id="1671" w:author="PR Preview" w:date="2026-01-01T00:00:00Z">
        <w:r>
          <w:delText xml:space="preserve">Since</w:delText>
        </w:r>
      </w:del>
      <w:del w:id="1672" w:author="PR Preview" w:date="2026-01-01T00:00:00Z">
        <w:r>
          <w:delText xml:space="preserve"> </w:delText>
        </w:r>
      </w:del>
      <w:del w:id="1673" w:author="PR Preview" w:date="2026-01-01T00:00:00Z">
        <w:r>
          <w:delText xml:space="preserve">$\ell''(\tilde {\lambda}; \mathord{\smash[b]{\underset{\raise.3ex\hbox{$\scriptstyle\sim$}}{x}}\vphantom{x}}) &lt; 0$</w:delText>
        </w:r>
      </w:del>
      <w:del w:id="1674" w:author="PR Preview" w:date="2026-01-01T00:00:00Z">
        <w:r>
          <w:delText xml:space="preserve">,</w:delText>
        </w:r>
      </w:del>
      <w:del w:id="167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1676" w:author="PR Preview" w:date="2026-01-01T00:00:00Z">
        <w:r>
          <w:delText xml:space="preserve"> </w:delText>
        </w:r>
      </w:del>
      <w:del w:id="1677" w:author="PR Preview" w:date="2026-01-01T00:00:00Z">
        <w:r>
          <w:delText xml:space="preserve">is a local maximizer of the log-likelihood.</w:delText>
        </w:r>
      </w:del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Moreover,</w:delText>
        </w:r>
      </w:del>
      <w:del w:id="1680" w:author="PR Preview" w:date="2026-01-01T00:00:00Z">
        <w:r>
          <w:delText xml:space="preserve"> </w:delText>
        </w:r>
      </w:del>
      <w:del w:id="1681" w:author="PR Preview" w:date="2026-01-01T00:00:00Z">
        <w:r>
          <w:delText xml:space="preserve">$\ell''({\lambda}; \mathord{\smash[b]{\underset{\raise.3ex\hbox{$\scriptstyle\sim$}}{x}}\vphantom{x}}) = -n\bar x/{\lambda}^2 &lt; 0$</w:delText>
        </w:r>
      </w:del>
      <w:del w:id="1682" w:author="PR Preview" w:date="2026-01-01T00:00:00Z">
        <w:r>
          <w:delText xml:space="preserve"> </w:delText>
        </w:r>
      </w:del>
      <w:del w:id="1683" w:author="PR Preview" w:date="2026-01-01T00:00:00Z">
        <w:r>
          <w:delText xml:space="preserve">for every</w:delText>
        </w:r>
      </w:del>
      <w:del w:id="1684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1685" w:author="PR Preview" w:date="2026-01-01T00:00:00Z">
        <w:r>
          <w:delText xml:space="preserve">,</w:delText>
        </w:r>
      </w:del>
      <w:del w:id="1686" w:author="PR Preview" w:date="2026-01-01T00:00:00Z">
        <w:r>
          <w:delText xml:space="preserve"> </w:delText>
        </w:r>
      </w:del>
      <w:del w:id="1687" w:author="PR Preview" w:date="2026-01-01T00:00:00Z">
        <w:r>
          <w:delText xml:space="preserve">so the log-likelihood is strictly concave,</w:delText>
        </w:r>
      </w:del>
      <w:del w:id="1688" w:author="PR Preview" w:date="2026-01-01T00:00:00Z">
        <w:r>
          <w:delText xml:space="preserve"> </w:delText>
        </w:r>
      </w:del>
      <w:del w:id="1689" w:author="PR Preview" w:date="2026-01-01T00:00:00Z">
        <w:r>
          <w:delText xml:space="preserve">and a local maximizer of a strictly concave function</w:delText>
        </w:r>
      </w:del>
      <w:del w:id="1690" w:author="PR Preview" w:date="2026-01-01T00:00:00Z">
        <w:r>
          <w:delText xml:space="preserve"> </w:delText>
        </w:r>
      </w:del>
      <w:del w:id="1691" w:author="PR Preview" w:date="2026-01-01T00:00:00Z">
        <w:r>
          <w:delText xml:space="preserve">is its unique global maximizer.</w:delText>
        </w:r>
      </w:del>
      <w:del w:id="1692" w:author="PR Preview" w:date="2026-01-01T00:00:00Z">
        <w:r>
          <w:delText xml:space="preserve"> </w:delText>
        </w:r>
      </w:del>
      <w:del w:id="1693" w:author="PR Preview" w:date="2026-01-01T00:00:00Z">
        <w:r>
          <w:delText xml:space="preserve">So</w:delText>
        </w:r>
      </w:del>
      <w:del w:id="16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1695" w:author="PR Preview" w:date="2026-01-01T00:00:00Z">
        <w:r>
          <w:delText xml:space="preserve"> </w:delText>
        </w:r>
      </w:del>
      <w:del w:id="1696" w:author="PR Preview" w:date="2026-01-01T00:00:00Z">
        <w:r>
          <w:delText xml:space="preserve">maximizes</w:delText>
        </w:r>
      </w:del>
      <w:del w:id="1697" w:author="PR Preview" w:date="2026-01-01T00:00:00Z">
        <w:r>
          <w:delText xml:space="preserve"> </w:delText>
        </w:r>
      </w:del>
      <m:oMath>
        <m:r>
          <m:t>ℓ</m:t>
        </m:r>
      </m:oMath>
      <w:del w:id="1698" w:author="PR Preview" w:date="2026-01-01T00:00:00Z">
        <w:r>
          <w:delText xml:space="preserve">, and therefore</w:delText>
        </w:r>
      </w:del>
      <w:del w:id="169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</m:oMath>
      <w:del w:id="1700" w:author="PR Preview" w:date="2026-01-01T00:00:00Z">
        <w:r>
          <w:delText xml:space="preserve">:</w:delText>
        </w:r>
      </w:del>
    </w:p>
    <w:p>
      <w:pPr>
        <w:pStyle w:val="FirstParagraph"/>
      </w:pPr>
      <w:ins w:id="1701" w:author="PR Preview" w:date="2026-01-01T00:00:00Z">
        <w:r>
          <w:rPr>
            <w:b/>
            <w:bCs/>
          </w:rPr>
          <w:t xml:space="preserve">Exercise 34 (Identifying the MLE)</w:t>
        </w:r>
      </w:ins>
      <w:ins w:id="1702" w:author="PR Preview" w:date="2026-01-01T00:00:00Z">
        <w:r>
          <w:t xml:space="preserve"> </w:t>
        </w:r>
      </w:ins>
      <w:ins w:id="1703" w:author="PR Preview" w:date="2026-01-01T00:00:00Z">
        <w:r>
          <w:t xml:space="preserve">Draw conclusions about the MLE of</w:t>
        </w:r>
      </w:ins>
      <w:ins w:id="1704" w:author="PR Preview" w:date="2026-01-01T00:00:00Z">
        <w:r>
          <w:t xml:space="preserve"> </w:t>
        </w:r>
      </w:ins>
      <m:oMath>
        <m:r>
          <m:t>λ</m:t>
        </m:r>
      </m:oMath>
      <w:ins w:id="1705" w:author="PR Preview" w:date="2026-01-01T00:00:00Z">
        <w:r>
          <w:t xml:space="preserve">.</w:t>
        </w:r>
      </w:ins>
    </w:p>
    <w:bookmarkEnd w:id="221"/>
    <w:bookmarkStart w:id="222" w:name="sol-find-mle"/>
    <w:p>
      <w:pPr>
        <w:pStyle w:val="BodyText"/>
      </w:pPr>
      <w:ins w:id="1706" w:author="PR Preview" w:date="2026-01-01T00:00:00Z">
        <w:r>
          <w:rPr>
            <w:i/>
            <w:iCs/>
          </w:rPr>
          <w:t xml:space="preserve">Solution 34</w:t>
        </w:r>
      </w:ins>
      <w:ins w:id="1707" w:author="PR Preview" w:date="2026-01-01T00:00:00Z">
        <w:r>
          <w:t xml:space="preserve">. </w:t>
        </w:r>
      </w:ins>
      <w:ins w:id="1708" w:author="PR Preview" w:date="2026-01-01T00:00:00Z">
        <w:r>
          <w:t xml:space="preserve">Since</w:t>
        </w:r>
      </w:ins>
      <w:ins w:id="1709" w:author="PR Preview" w:date="2026-01-01T00:00:00Z">
        <w:r>
          <w:t xml:space="preserve"> </w:t>
        </w:r>
      </w:ins>
      <w:ins w:id="1710" w:author="PR Preview" w:date="2026-01-01T00:00:00Z">
        <w:r>
          <w:t xml:space="preserve">$\ell''(\tilde {\lambda}; \mathord{\smash[b]{\underset{\raise.3ex\hbox{$\scriptstyle\sim$}}{x}}\vphantom{x}}) &lt; 0$</w:t>
        </w:r>
      </w:ins>
      <w:ins w:id="1711" w:author="PR Preview" w:date="2026-01-01T00:00:00Z">
        <w:r>
          <w:t xml:space="preserve">,</w:t>
        </w:r>
      </w:ins>
      <w:ins w:id="17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is a local maximizer of the log-likelihood.</w:t>
        </w:r>
      </w:ins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Moreover,</w:t>
        </w:r>
      </w:ins>
      <w:ins w:id="1717" w:author="PR Preview" w:date="2026-01-01T00:00:00Z">
        <w:r>
          <w:t xml:space="preserve"> </w:t>
        </w:r>
      </w:ins>
      <w:ins w:id="1718" w:author="PR Preview" w:date="2026-01-01T00:00:00Z">
        <w:r>
          <w:t xml:space="preserve">$\ell''({\lambda}; \mathord{\smash[b]{\underset{\raise.3ex\hbox{$\scriptstyle\sim$}}{x}}\vphantom{x}}) = -n\bar x/{\lambda}^2 &lt; 0$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for every</w:t>
        </w:r>
      </w:ins>
      <w:ins w:id="1721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1722" w:author="PR Preview" w:date="2026-01-01T00:00:00Z">
        <w:r>
          <w:t xml:space="preserve">,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so the log-likelihood is strictly concave,</w:t>
        </w:r>
      </w:ins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and a local maximizer of a strictly concave function</w:t>
        </w:r>
      </w:ins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is its unique global maximizer.</w:t>
        </w:r>
      </w:ins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So</w:t>
        </w:r>
      </w:ins>
      <w:ins w:id="17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1732" w:author="PR Preview" w:date="2026-01-01T00:00:00Z">
        <w:r>
          <w:t xml:space="preserve"> </w:t>
        </w:r>
      </w:ins>
      <w:ins w:id="1733" w:author="PR Preview" w:date="2026-01-01T00:00:00Z">
        <w:r>
          <w:t xml:space="preserve">maximizes</w:t>
        </w:r>
      </w:ins>
      <w:ins w:id="1734" w:author="PR Preview" w:date="2026-01-01T00:00:00Z">
        <w:r>
          <w:t xml:space="preserve"> </w:t>
        </w:r>
      </w:ins>
      <m:oMath>
        <m:r>
          <m:t>ℓ</m:t>
        </m:r>
      </m:oMath>
      <w:ins w:id="1735" w:author="PR Preview" w:date="2026-01-01T00:00:00Z">
        <w:r>
          <w:t xml:space="preserve">, and therefore</w:t>
        </w:r>
      </w:ins>
      <w:ins w:id="173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</m:oMath>
      <w:ins w:id="1737" w:author="PR Preview" w:date="2026-01-01T00:00:00Z">
        <w:r>
          <w:t xml:space="preserve">:</w:t>
        </w:r>
      </w:ins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del w:id="1738" w:author="PR Preview" w:date="2026-01-01T00:00:00Z">
        <w:r>
          <w:rPr>
            <w:b/>
            <w:bCs/>
          </w:rPr>
          <w:delText xml:space="preserve">Exercise 34 (Graphing the MLE)</w:delText>
        </w:r>
      </w:del>
      <w:del w:id="1739" w:author="PR Preview" w:date="2026-01-01T00:00:00Z">
        <w:r>
          <w:delText xml:space="preserve"> </w:delText>
        </w:r>
      </w:del>
      <w:del w:id="1740" w:author="PR Preview" w:date="2026-01-01T00:00:00Z">
        <w:r>
          <w:delText xml:space="preserve">Graph the log-likelihood with the MLE superimposed.</w:delText>
        </w:r>
      </w:del>
    </w:p>
    <w:p>
      <w:pPr>
        <w:pStyle w:val="BodyText"/>
      </w:pPr>
      <w:del w:id="1741" w:author="PR Preview" w:date="2026-01-01T00:00:00Z">
        <w:r>
          <w:rPr>
            <w:i/>
            <w:iCs/>
          </w:rPr>
          <w:delText xml:space="preserve">Solution 34</w:delText>
        </w:r>
      </w:del>
      <w:del w:id="1742" w:author="PR Preview" w:date="2026-01-01T00:00:00Z">
        <w:r>
          <w:delText xml:space="preserve">. </w:delText>
        </w:r>
      </w:del>
    </w:p>
    <w:p>
      <w:pPr>
        <w:pStyle w:val="FirstParagraph"/>
      </w:pPr>
      <w:ins w:id="1743" w:author="PR Preview" w:date="2026-01-01T00:00:00Z">
        <w:r>
          <w:rPr>
            <w:b/>
            <w:bCs/>
          </w:rPr>
          <w:t xml:space="preserve">Exercise 35 (Graphing the MLE)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Graph the log-likelihood with the MLE superimposed.</w:t>
        </w:r>
      </w:ins>
    </w:p>
    <w:bookmarkEnd w:id="223"/>
    <w:bookmarkStart w:id="228" w:name="sol-graph-mle"/>
    <w:p>
      <w:pPr>
        <w:pStyle w:val="BodyText"/>
      </w:pPr>
      <w:ins w:id="1746" w:author="PR Preview" w:date="2026-01-01T00:00:00Z">
        <w:r>
          <w:rPr>
            <w:i/>
            <w:iCs/>
          </w:rPr>
          <w:t xml:space="preserve">Solution 35</w:t>
        </w:r>
      </w:ins>
      <w:ins w:id="1747" w:author="PR Preview" w:date="2026-01-01T00:00:00Z">
        <w:r>
          <w:t xml:space="preserve">. 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2"/>
        </w:tc>
      </w:tr>
    </w:tbl>
    <w:bookmarkEnd w:id="233"/>
    <w:bookmarkStart w:id="263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9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4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4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5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6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6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7" w:name="exm-fisher-scoring-poisson"/>
    <w:p>
      <w:pPr>
        <w:pStyle w:val="BodyText"/>
      </w:pPr>
      <w:del w:id="1748" w:author="PR Preview" w:date="2026-01-01T00:00:00Z">
        <w:r>
          <w:rPr>
            <w:b/>
            <w:bCs/>
          </w:rPr>
          <w:delText xml:space="preserve">Example 10 (Fisher scoring for Poisson data)</w:delText>
        </w:r>
      </w:del>
      <w:del w:id="1749" w:author="PR Preview" w:date="2026-01-01T00:00:00Z">
        <w:r>
          <w:delText xml:space="preserve"> </w:delText>
        </w:r>
      </w:del>
      <w:del w:id="1750" w:author="PR Preview" w:date="2026-01-01T00:00:00Z">
        <w:r>
          <w:delText xml:space="preserve">For</w:delText>
        </w:r>
      </w:del>
      <w:del w:id="175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752" w:author="PR Preview" w:date="2026-01-01T00:00:00Z">
        <w:r>
          <w:delText xml:space="preserve">,</w:delText>
        </w:r>
      </w:del>
      <w:del w:id="1753" w:author="PR Preview" w:date="2026-01-01T00:00:00Z">
        <w:r>
          <w:delText xml:space="preserve"> </w:delText>
        </w:r>
      </w:del>
      <w:del w:id="1754" w:author="PR Preview" w:date="2026-01-01T00:00:00Z">
        <w:r>
          <w:delText xml:space="preserve">the score is</w:delText>
        </w:r>
      </w:del>
      <w:del w:id="1755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1756" w:author="PR Preview" w:date="2026-01-01T00:00:00Z">
        <w:r>
          <w:delText xml:space="preserve"> </w:delText>
        </w:r>
      </w:del>
      <w:del w:id="1757" w:author="PR Preview" w:date="2026-01-01T00:00:00Z">
        <w:r>
          <w:delText xml:space="preserve">and the expected information is</w:delText>
        </w:r>
      </w:del>
      <w:del w:id="175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delText xml:space="preserve">(</w:delText>
        </w:r>
      </w:del>
      <w:hyperlink w:anchor="exm-information-poisson">
        <w:del w:id="1761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1762" w:author="PR Preview" w:date="2026-01-01T00:00:00Z">
        <w:r>
          <w:delText xml:space="preserve">), so one Fisher scoring step from any</w:delText>
        </w:r>
      </w:del>
      <w:del w:id="176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del w:id="1764" w:author="PR Preview" w:date="2026-01-01T00:00:00Z">
        <w:r>
          <w:delText xml:space="preserve"> </w:delText>
        </w:r>
      </w:del>
      <w:del w:id="1765" w:author="PR Preview" w:date="2026-01-01T00:00:00Z">
        <w:r>
          <w:delText xml:space="preserve">gives:</w:delText>
        </w:r>
      </w:del>
    </w:p>
    <w:p>
      <w:pPr>
        <w:pStyle w:val="BodyText"/>
      </w:pPr>
      <w:ins w:id="1766" w:author="PR Preview" w:date="2026-01-01T00:00:00Z">
        <w:r>
          <w:rPr>
            <w:b/>
            <w:bCs/>
          </w:rPr>
          <w:t xml:space="preserve">Example 11 (Fisher scoring for Poisson data)</w:t>
        </w:r>
      </w:ins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For</w:t>
        </w:r>
      </w:ins>
      <w:ins w:id="176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770" w:author="PR Preview" w:date="2026-01-01T00:00:00Z">
        <w:r>
          <w:t xml:space="preserve">,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the score is</w:t>
        </w:r>
      </w:ins>
      <w:ins w:id="1773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and the expected information is</w:t>
        </w:r>
      </w:ins>
      <w:ins w:id="177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(</w:t>
        </w:r>
      </w:ins>
      <w:hyperlink w:anchor="exm-information-poisson">
        <w:ins w:id="1779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1780" w:author="PR Preview" w:date="2026-01-01T00:00:00Z">
        <w:r>
          <w:t xml:space="preserve">), so one Fisher scoring step from any</w:t>
        </w:r>
      </w:ins>
      <w:ins w:id="1781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7"/>
    <w:bookmarkStart w:id="238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8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9"/>
    <w:bookmarkStart w:id="262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0" w:name="exm-dobson-cyclones-Newton"/>
    <w:p>
      <w:pPr>
        <w:pStyle w:val="FirstParagraph"/>
      </w:pPr>
      <w:del w:id="1784" w:author="PR Preview" w:date="2026-01-01T00:00:00Z">
        <w:r>
          <w:rPr>
            <w:b/>
            <w:bCs/>
          </w:rPr>
          <w:delText xml:space="preserve">Example 11 (Finding the MLE using the Newton-Raphson algorithm)</w:delText>
        </w:r>
      </w:del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delText xml:space="preserve">We found the MLE</w:delText>
        </w:r>
      </w:del>
      <w:del w:id="178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1788" w:author="PR Preview" w:date="2026-01-01T00:00:00Z">
        <w:r>
          <w:delText xml:space="preserve"> </w:delText>
        </w:r>
      </w:del>
      <w:del w:id="1789" w:author="PR Preview" w:date="2026-01-01T00:00:00Z">
        <w:r>
          <w:delText xml:space="preserve">by solving the score equation</w:delText>
        </w:r>
      </w:del>
      <w:del w:id="1790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791" w:author="PR Preview" w:date="2026-01-01T00:00:00Z">
        <w:r>
          <w:delText xml:space="preserve"> </w:delText>
        </w:r>
      </w:del>
      <w:del w:id="1792" w:author="PR Preview" w:date="2026-01-01T00:00:00Z">
        <w:r>
          <w:delText xml:space="preserve">algebraically</w:delText>
        </w:r>
      </w:del>
      <w:del w:id="1793" w:author="PR Preview" w:date="2026-01-01T00:00:00Z">
        <w:r>
          <w:delText xml:space="preserve"> </w:delText>
        </w:r>
      </w:del>
      <w:del w:id="1794" w:author="PR Preview" w:date="2026-01-01T00:00:00Z">
        <w:r>
          <w:delText xml:space="preserve">(</w:delText>
        </w:r>
      </w:del>
      <w:hyperlink w:anchor="exr-solve-score-equation">
        <w:del w:id="1795" w:author="PR Preview" w:date="2026-01-01T00:00:00Z">
          <w:r>
            <w:rPr>
              <w:rStyle w:val="Hyperlink"/>
            </w:rPr>
            <w:delText xml:space="preserve">Exercise 31</w:delText>
          </w:r>
        </w:del>
      </w:hyperlink>
      <w:del w:id="1796" w:author="PR Preview" w:date="2026-01-01T00:00:00Z">
        <w:r>
          <w:delText xml:space="preserve">).</w:delText>
        </w:r>
      </w:del>
      <w:del w:id="1797" w:author="PR Preview" w:date="2026-01-01T00:00:00Z">
        <w:r>
          <w:delText xml:space="preserve"> </w:delText>
        </w:r>
      </w:del>
      <w:del w:id="1798" w:author="PR Preview" w:date="2026-01-01T00:00:00Z">
        <w:r>
          <w:delText xml:space="preserve">If we could not have solved it,</w:delText>
        </w:r>
      </w:del>
      <w:del w:id="1799" w:author="PR Preview" w:date="2026-01-01T00:00:00Z">
        <w:r>
          <w:delText xml:space="preserve"> </w:delText>
        </w:r>
      </w:del>
      <w:del w:id="1800" w:author="PR Preview" w:date="2026-01-01T00:00:00Z">
        <w:r>
          <w:delText xml:space="preserve">we could instead start from an initial guess such as</w:delText>
        </w:r>
      </w:del>
      <w:del w:id="180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del w:id="1802" w:author="PR Preview" w:date="2026-01-01T00:00:00Z">
        <w:r>
          <w:delText xml:space="preserve"> </w:delText>
        </w:r>
      </w:del>
      <w:del w:id="1803" w:author="PR Preview" w:date="2026-01-01T00:00:00Z">
        <w:r>
          <w:delText xml:space="preserve">and apply the</w:delText>
        </w:r>
      </w:del>
      <w:del w:id="1804" w:author="PR Preview" w:date="2026-01-01T00:00:00Z">
        <w:r>
          <w:delText xml:space="preserve"> </w:delText>
        </w:r>
      </w:del>
      <w:hyperlink w:anchor="sec-newton-raphson">
        <w:del w:id="1805" w:author="PR Preview" w:date="2026-01-01T00:00:00Z">
          <w:r>
            <w:rPr>
              <w:rStyle w:val="Hyperlink"/>
            </w:rPr>
            <w:delText xml:space="preserve">Newton-Raphson algorithm</w:delText>
          </w:r>
        </w:del>
      </w:hyperlink>
      <w:del w:id="1806" w:author="PR Preview" w:date="2026-01-01T00:00:00Z">
        <w:r>
          <w:delText xml:space="preserve">.</w:delText>
        </w:r>
      </w:del>
    </w:p>
    <w:p>
      <w:pPr>
        <w:pStyle w:val="FirstParagraph"/>
      </w:pPr>
      <w:ins w:id="1807" w:author="PR Preview" w:date="2026-01-01T00:00:00Z">
        <w:r>
          <w:rPr>
            <w:b/>
            <w:bCs/>
          </w:rPr>
          <w:t xml:space="preserve">Example 12 (Finding the MLE using the Newton-Raphson algorithm)</w:t>
        </w:r>
      </w:ins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We found the MLE</w:t>
        </w:r>
      </w:ins>
      <w:ins w:id="181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by solving the score equation</w:t>
        </w:r>
      </w:ins>
      <w:ins w:id="1813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algebraically</w:t>
        </w:r>
      </w:ins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(</w:t>
        </w:r>
      </w:ins>
      <w:hyperlink w:anchor="exr-solve-score-equation">
        <w:ins w:id="1818" w:author="PR Preview" w:date="2026-01-01T00:00:00Z">
          <w:r>
            <w:rPr>
              <w:rStyle w:val="Hyperlink"/>
            </w:rPr>
            <w:t xml:space="preserve">Exercise 32</w:t>
          </w:r>
        </w:ins>
      </w:hyperlink>
      <w:ins w:id="1819" w:author="PR Preview" w:date="2026-01-01T00:00:00Z">
        <w:r>
          <w:t xml:space="preserve">).</w:t>
        </w:r>
      </w:ins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If we could not have solved it,</w:t>
        </w:r>
      </w:ins>
      <w:ins w:id="1822" w:author="PR Preview" w:date="2026-01-01T00:00:00Z">
        <w:r>
          <w:t xml:space="preserve"> </w:t>
        </w:r>
      </w:ins>
      <w:ins w:id="1823" w:author="PR Preview" w:date="2026-01-01T00:00:00Z">
        <w:r>
          <w:t xml:space="preserve">we could instead start from an initial guess such as</w:t>
        </w:r>
      </w:ins>
      <w:ins w:id="1824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ins w:id="1825" w:author="PR Preview" w:date="2026-01-01T00:00:00Z">
        <w:r>
          <w:t xml:space="preserve"> </w:t>
        </w:r>
      </w:ins>
      <w:ins w:id="1826" w:author="PR Preview" w:date="2026-01-01T00:00:00Z">
        <w:r>
          <w:t xml:space="preserve">and apply the</w:t>
        </w:r>
      </w:ins>
      <w:ins w:id="1827" w:author="PR Preview" w:date="2026-01-01T00:00:00Z">
        <w:r>
          <w:t xml:space="preserve"> </w:t>
        </w:r>
      </w:ins>
      <w:hyperlink w:anchor="sec-newton-raphson">
        <w:ins w:id="1828" w:author="PR Preview" w:date="2026-01-01T00:00:00Z">
          <w:r>
            <w:rPr>
              <w:rStyle w:val="Hyperlink"/>
            </w:rPr>
            <w:t xml:space="preserve">Newton-Raphson algorithm</w:t>
          </w:r>
        </w:ins>
      </w:hyperlink>
      <w:ins w:id="1829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0"/>
    <w:p>
      <w:pPr>
        <w:pStyle w:val="FirstParagraph"/>
      </w:pPr>
      <w:del w:id="1830" w:author="PR Preview" w:date="2026-01-01T00:00:00Z">
        <w:r>
          <w:delText xml:space="preserve">From</w:delText>
        </w:r>
      </w:del>
      <w:del w:id="1831" w:author="PR Preview" w:date="2026-01-01T00:00:00Z">
        <w:r>
          <w:delText xml:space="preserve"> </w:delText>
        </w:r>
      </w:del>
      <w:hyperlink w:anchor="exr-cyclone-score-fn">
        <w:del w:id="1832" w:author="PR Preview" w:date="2026-01-01T00:00:00Z">
          <w:r>
            <w:rPr>
              <w:rStyle w:val="Hyperlink"/>
            </w:rPr>
            <w:delText xml:space="preserve">Exercise 26</w:delText>
          </w:r>
        </w:del>
      </w:hyperlink>
      <w:del w:id="1833" w:author="PR Preview" w:date="2026-01-01T00:00:00Z">
        <w:r>
          <w:delText xml:space="preserve"> </w:delText>
        </w:r>
      </w:del>
      <w:del w:id="1834" w:author="PR Preview" w:date="2026-01-01T00:00:00Z">
        <w:r>
          <w:delText xml:space="preserve">and</w:delText>
        </w:r>
      </w:del>
      <w:del w:id="1835" w:author="PR Preview" w:date="2026-01-01T00:00:00Z">
        <w:r>
          <w:delText xml:space="preserve"> </w:delText>
        </w:r>
      </w:del>
      <w:hyperlink w:anchor="exr-hessian">
        <w:del w:id="1836" w:author="PR Preview" w:date="2026-01-01T00:00:00Z">
          <w:r>
            <w:rPr>
              <w:rStyle w:val="Hyperlink"/>
            </w:rPr>
            <w:delText xml:space="preserve">Exercise 28</w:delText>
          </w:r>
        </w:del>
      </w:hyperlink>
      <w:del w:id="1837" w:author="PR Preview" w:date="2026-01-01T00:00:00Z">
        <w:r>
          <w:delText xml:space="preserve">,</w:delText>
        </w:r>
      </w:del>
      <w:del w:id="1838" w:author="PR Preview" w:date="2026-01-01T00:00:00Z">
        <w:r>
          <w:delText xml:space="preserve"> </w:delText>
        </w:r>
      </w:del>
      <w:del w:id="1839" w:author="PR Preview" w:date="2026-01-01T00:00:00Z">
        <w:r>
          <w:delText xml:space="preserve">the score function and Hessian are:</w:delText>
        </w:r>
      </w:del>
    </w:p>
    <w:p>
      <w:pPr>
        <w:pStyle w:val="FirstParagraph"/>
      </w:pPr>
      <w:ins w:id="1840" w:author="PR Preview" w:date="2026-01-01T00:00:00Z">
        <w:r>
          <w:t xml:space="preserve">From</w:t>
        </w:r>
      </w:ins>
      <w:ins w:id="1841" w:author="PR Preview" w:date="2026-01-01T00:00:00Z">
        <w:r>
          <w:t xml:space="preserve"> </w:t>
        </w:r>
      </w:ins>
      <w:hyperlink w:anchor="exr-cyclone-score-fn">
        <w:ins w:id="1842" w:author="PR Preview" w:date="2026-01-01T00:00:00Z">
          <w:r>
            <w:rPr>
              <w:rStyle w:val="Hyperlink"/>
            </w:rPr>
            <w:t xml:space="preserve">Exercise 27</w:t>
          </w:r>
        </w:ins>
      </w:hyperlink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and</w:t>
        </w:r>
      </w:ins>
      <w:ins w:id="1845" w:author="PR Preview" w:date="2026-01-01T00:00:00Z">
        <w:r>
          <w:t xml:space="preserve"> </w:t>
        </w:r>
      </w:ins>
      <w:hyperlink w:anchor="exr-hessian">
        <w:ins w:id="1846" w:author="PR Preview" w:date="2026-01-01T00:00:00Z">
          <w:r>
            <w:rPr>
              <w:rStyle w:val="Hyperlink"/>
            </w:rPr>
            <w:t xml:space="preserve">Exercise 29</w:t>
          </w:r>
        </w:ins>
      </w:hyperlink>
      <w:ins w:id="1847" w:author="PR Preview" w:date="2026-01-01T00:00:00Z">
        <w:r>
          <w:t xml:space="preserve">,</w:t>
        </w:r>
      </w:ins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the score function and Hessian are:</w:t>
        </w:r>
      </w:ins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4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8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2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6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7"/>
          <w:p/>
        </w:tc>
      </w:tr>
    </w:tbl>
    <w:p>
      <w:pPr>
        <w:pStyle w:val="BodyText"/>
      </w:pPr>
      <w:del w:id="1850" w:author="PR Preview" w:date="2026-01-01T00:00:00Z">
        <w:r>
          <w:delText xml:space="preserve">The final estimate matches the closed-form MLE,</w:delText>
        </w:r>
      </w:del>
      <w:del w:id="185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del w:id="1852" w:author="PR Preview" w:date="2026-01-01T00:00:00Z">
        <w:r>
          <w:delText xml:space="preserve"> </w:delText>
        </w:r>
      </w:del>
      <w:del w:id="1853" w:author="PR Preview" w:date="2026-01-01T00:00:00Z">
        <w:r>
          <w:delText xml:space="preserve">(</w:delText>
        </w:r>
      </w:del>
      <w:hyperlink w:anchor="exr-find-mle">
        <w:del w:id="1854" w:author="PR Preview" w:date="2026-01-01T00:00:00Z">
          <w:r>
            <w:rPr>
              <w:rStyle w:val="Hyperlink"/>
            </w:rPr>
            <w:delText xml:space="preserve">Exercise 33</w:delText>
          </w:r>
        </w:del>
      </w:hyperlink>
      <w:del w:id="1855" w:author="PR Preview" w:date="2026-01-01T00:00:00Z">
        <w:r>
          <w:delText xml:space="preserve">).</w:delText>
        </w:r>
      </w:del>
    </w:p>
    <w:p>
      <w:pPr>
        <w:pStyle w:val="BodyText"/>
      </w:pPr>
      <w:ins w:id="1856" w:author="PR Preview" w:date="2026-01-01T00:00:00Z">
        <w:r>
          <w:t xml:space="preserve">The final estimate matches the closed-form MLE,</w:t>
        </w:r>
      </w:ins>
      <w:ins w:id="185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(</w:t>
        </w:r>
      </w:ins>
      <w:hyperlink w:anchor="exr-find-mle">
        <w:ins w:id="1860" w:author="PR Preview" w:date="2026-01-01T00:00:00Z">
          <w:r>
            <w:rPr>
              <w:rStyle w:val="Hyperlink"/>
            </w:rPr>
            <w:t xml:space="preserve">Exercise 34</w:t>
          </w:r>
        </w:ins>
      </w:hyperlink>
      <w:ins w:id="1861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1"/>
        </w:tc>
      </w:tr>
    </w:tbl>
    <w:bookmarkEnd w:id="262"/>
    <w:bookmarkEnd w:id="263"/>
    <w:bookmarkEnd w:id="264"/>
    <w:bookmarkStart w:id="335" w:name="sec-bernoulli-mle"/>
    <w:p>
      <w:pPr>
        <w:pStyle w:val="Heading2"/>
      </w:pPr>
      <w:r>
        <w:t xml:space="preserve">3 Maximum likelihood for a Bernoulli model without covariates</w:t>
      </w:r>
    </w:p>
    <w:bookmarkStart w:id="268" w:name="the-likelihood"/>
    <w:p>
      <w:pPr>
        <w:pStyle w:val="Heading3"/>
      </w:pPr>
      <w:r>
        <w:t xml:space="preserve">3.1 The likelihood</w:t>
      </w:r>
    </w:p>
    <w:bookmarkStart w:id="265" w:name="exr-bernoulli-likelihood-one-group"/>
    <w:p>
      <w:pPr>
        <w:pStyle w:val="FirstParagraph"/>
      </w:pPr>
      <w:del w:id="1862" w:author="PR Preview" w:date="2026-01-01T00:00:00Z">
        <w:r>
          <w:rPr>
            <w:b/>
            <w:bCs/>
          </w:rPr>
          <w:delText xml:space="preserve">Exercise 35 (Likelihood of binary outcomes with one event probability)</w:delText>
        </w:r>
      </w:del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delText xml:space="preserve">A binary outcome</w:delText>
        </w:r>
      </w:del>
      <w:del w:id="1865" w:author="PR Preview" w:date="2026-01-01T00:00:00Z">
        <w:r>
          <w:delText xml:space="preserve"> </w:delText>
        </w:r>
      </w:del>
      <m:oMath>
        <m:r>
          <m:t>Y</m:t>
        </m:r>
      </m:oMath>
      <w:del w:id="1866" w:author="PR Preview" w:date="2026-01-01T00:00:00Z">
        <w:r>
          <w:delText xml:space="preserve"> </w:delText>
        </w:r>
      </w:del>
      <w:del w:id="1867" w:author="PR Preview" w:date="2026-01-01T00:00:00Z">
        <w:r>
          <w:delText xml:space="preserve">with event probability</w:delText>
        </w:r>
      </w:del>
      <w:del w:id="1868" w:author="PR Preview" w:date="2026-01-01T00:00:00Z">
        <w:r>
          <w:delText xml:space="preserve"> </w:delText>
        </w:r>
      </w:del>
      <m:oMath>
        <m:r>
          <m:t>π</m:t>
        </m:r>
      </m:oMath>
      <w:del w:id="1869" w:author="PR Preview" w:date="2026-01-01T00:00:00Z">
        <w:r>
          <w:delText xml:space="preserve"> </w:delText>
        </w:r>
      </w:del>
      <w:del w:id="1870" w:author="PR Preview" w:date="2026-01-01T00:00:00Z">
        <w:r>
          <w:delText xml:space="preserve">has</w:delText>
        </w:r>
      </w:del>
    </w:p>
    <w:p>
      <w:pPr>
        <w:pStyle w:val="FirstParagraph"/>
      </w:pPr>
      <w:ins w:id="1871" w:author="PR Preview" w:date="2026-01-01T00:00:00Z">
        <w:r>
          <w:rPr>
            <w:b/>
            <w:bCs/>
          </w:rPr>
          <w:t xml:space="preserve">Exercise 36 (Likelihood of binary outcomes with one event probability)</w:t>
        </w:r>
      </w:ins>
      <w:ins w:id="1872" w:author="PR Preview" w:date="2026-01-01T00:00:00Z">
        <w:r>
          <w:t xml:space="preserve"> </w:t>
        </w:r>
      </w:ins>
      <w:ins w:id="1873" w:author="PR Preview" w:date="2026-01-01T00:00:00Z">
        <w:r>
          <w:t xml:space="preserve">A binary outcome</w:t>
        </w:r>
      </w:ins>
      <w:ins w:id="1874" w:author="PR Preview" w:date="2026-01-01T00:00:00Z">
        <w:r>
          <w:t xml:space="preserve"> </w:t>
        </w:r>
      </w:ins>
      <m:oMath>
        <m:r>
          <m:t>Y</m:t>
        </m:r>
      </m:oMath>
      <w:ins w:id="1875" w:author="PR Preview" w:date="2026-01-01T00:00:00Z">
        <w:r>
          <w:t xml:space="preserve"> </w:t>
        </w:r>
      </w:ins>
      <w:ins w:id="1876" w:author="PR Preview" w:date="2026-01-01T00:00:00Z">
        <w:r>
          <w:t xml:space="preserve">with event probability</w:t>
        </w:r>
      </w:ins>
      <w:ins w:id="1877" w:author="PR Preview" w:date="2026-01-01T00:00:00Z">
        <w:r>
          <w:t xml:space="preserve"> </w:t>
        </w:r>
      </w:ins>
      <m:oMath>
        <m:r>
          <m:t>π</m:t>
        </m:r>
      </m:oMath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65"/>
    <w:bookmarkStart w:id="266" w:name="sol-bernoulli-likelihood-one-group"/>
    <w:p>
      <w:pPr>
        <w:pStyle w:val="BodyText"/>
      </w:pPr>
      <w:del w:id="1880" w:author="PR Preview" w:date="2026-01-01T00:00:00Z">
        <w:r>
          <w:rPr>
            <w:i/>
            <w:iCs/>
          </w:rPr>
          <w:delText xml:space="preserve">Solution 35</w:delText>
        </w:r>
      </w:del>
      <w:del w:id="1881" w:author="PR Preview" w:date="2026-01-01T00:00:00Z">
        <w:r>
          <w:delText xml:space="preserve">. </w:delText>
        </w:r>
      </w:del>
    </w:p>
    <w:p>
      <w:pPr>
        <w:pStyle w:val="BodyText"/>
      </w:pPr>
      <w:ins w:id="1882" w:author="PR Preview" w:date="2026-01-01T00:00:00Z">
        <w:r>
          <w:rPr>
            <w:i/>
            <w:iCs/>
          </w:rPr>
          <w:t xml:space="preserve">Solution 36</w:t>
        </w:r>
      </w:ins>
      <w:ins w:id="1883" w:author="PR Preview" w:date="2026-01-01T00:00:00Z">
        <w:r>
          <w:t xml:space="preserve">. </w:t>
        </w:r>
      </w:ins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6"/>
    <w:bookmarkStart w:id="267" w:name="thm-bernoulli-likelihood-one-group"/>
    <w:p>
      <w:pPr>
        <w:pStyle w:val="FirstParagraph"/>
      </w:pPr>
      <w:del w:id="1884" w:author="PR Preview" w:date="2026-01-01T00:00:00Z">
        <w:r>
          <w:rPr>
            <w:b/>
            <w:bCs/>
          </w:rPr>
          <w:delText xml:space="preserve">Theorem 16 (Likelihood of binary outcomes with one event probability)</w:delText>
        </w:r>
      </w:del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Let</w:delText>
        </w:r>
      </w:del>
      <w:del w:id="188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be mutually independent binary random variables,</w:delText>
        </w:r>
      </w:del>
      <w:del w:id="1890" w:author="PR Preview" w:date="2026-01-01T00:00:00Z">
        <w:r>
          <w:delText xml:space="preserve"> </w:delText>
        </w:r>
      </w:del>
      <w:del w:id="1891" w:author="PR Preview" w:date="2026-01-01T00:00:00Z">
        <w:r>
          <w:delText xml:space="preserve">each with the same event probability</w:delText>
        </w:r>
      </w:del>
      <w:del w:id="1892" w:author="PR Preview" w:date="2026-01-01T00:00:00Z">
        <w:r>
          <w:delText xml:space="preserve"> </w:delText>
        </w:r>
      </w:del>
      <m:oMath>
        <m:r>
          <m:t>π</m:t>
        </m:r>
      </m:oMath>
      <w:del w:id="1893" w:author="PR Preview" w:date="2026-01-01T00:00:00Z">
        <w:r>
          <w:delText xml:space="preserve">:</w:delText>
        </w:r>
      </w:del>
      <w:del w:id="189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895" w:author="PR Preview" w:date="2026-01-01T00:00:00Z">
        <w:r>
          <w:delText xml:space="preserve">.</w:delText>
        </w:r>
      </w:del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For observed outcomes</w:delText>
        </w:r>
      </w:del>
      <w:del w:id="1898" w:author="PR Preview" w:date="2026-01-01T00:00:00Z">
        <w:r>
          <w:delText xml:space="preserve"> </w:delText>
        </w:r>
      </w:del>
      <w:del w:id="1899" w:author="PR Preview" w:date="2026-01-01T00:00:00Z">
        <w:r>
          <w:delText xml:space="preserve">$\mathord{\smash[b]{\underset{\raise.3ex\hbox{$\scriptstyle\sim$}}{y}}\vphantom{y}}\stackrel{\text{def}}{=}(y_1, \ldots, y_n)$</w:delText>
        </w:r>
      </w:del>
      <w:del w:id="1900" w:author="PR Preview" w:date="2026-01-01T00:00:00Z">
        <w:r>
          <w:delText xml:space="preserve">, with each</w:delText>
        </w:r>
      </w:del>
      <w:del w:id="190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1902" w:author="PR Preview" w:date="2026-01-01T00:00:00Z">
        <w:r>
          <w:delText xml:space="preserve">,</w:delText>
        </w:r>
      </w:del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delText xml:space="preserve">the likelihood</w:delText>
        </w:r>
      </w:del>
      <w:del w:id="1905" w:author="PR Preview" w:date="2026-01-01T00:00:00Z">
        <w:r>
          <w:delText xml:space="preserve"> </w:delText>
        </w:r>
      </w:del>
      <w:del w:id="1906" w:author="PR Preview" w:date="2026-01-01T00:00:00Z">
        <w:r>
          <w:delText xml:space="preserve">$\mathcal{L}(\pi; \mathord{\smash[b]{\underset{\raise.3ex\hbox{$\scriptstyle\sim$}}{y}}\vphantom{y}})$</w:delText>
        </w:r>
      </w:del>
      <w:del w:id="1907" w:author="PR Preview" w:date="2026-01-01T00:00:00Z">
        <w:r>
          <w:delText xml:space="preserve"> </w:delText>
        </w:r>
      </w:del>
      <w:del w:id="1908" w:author="PR Preview" w:date="2026-01-01T00:00:00Z">
        <w:r>
          <w:delText xml:space="preserve">of</w:delText>
        </w:r>
      </w:del>
      <w:del w:id="1909" w:author="PR Preview" w:date="2026-01-01T00:00:00Z">
        <w:r>
          <w:delText xml:space="preserve"> </w:delText>
        </w:r>
      </w:del>
      <m:oMath>
        <m:r>
          <m:t>π</m:t>
        </m:r>
      </m:oMath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delText xml:space="preserve">depends on the data only</w:delText>
        </w:r>
      </w:del>
      <w:del w:id="1912" w:author="PR Preview" w:date="2026-01-01T00:00:00Z">
        <w:r>
          <w:delText xml:space="preserve"> </w:delText>
        </w:r>
      </w:del>
      <w:del w:id="1913" w:author="PR Preview" w:date="2026-01-01T00:00:00Z">
        <w:r>
          <w:delText xml:space="preserve">through the number of outcomes equal to 1, which is the sum of the elements</w:delText>
        </w:r>
      </w:del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delText xml:space="preserve">${s_{\mathord{\smash[b]{\underset{\raise.3ex\hbox{$\scriptstyle\sim$}}{y}}\vphantom{y}}}} \stackrel{\text{def}}{=}\sum_{i=1}^ny_i$</w:delText>
        </w:r>
      </w:del>
      <w:del w:id="1916" w:author="PR Preview" w:date="2026-01-01T00:00:00Z">
        <w:r>
          <w:delText xml:space="preserve"> </w:delText>
        </w:r>
      </w:del>
      <w:del w:id="1917" w:author="PR Preview" w:date="2026-01-01T00:00:00Z">
        <w:r>
          <w:delText xml:space="preserve">of</w:delText>
        </w:r>
      </w:del>
      <w:del w:id="1918" w:author="PR Preview" w:date="2026-01-01T00:00:00Z">
        <w:r>
          <w:delText xml:space="preserve"> </w:delText>
        </w:r>
      </w:del>
      <w:del w:id="1919" w:author="PR Preview" w:date="2026-01-01T00:00:00Z">
        <w:r>
          <w:delText xml:space="preserve">$\mathord{\smash[b]{\underset{\raise.3ex\hbox{$\scriptstyle\sim$}}{y}}\vphantom{y}}$</w:delText>
        </w:r>
      </w:del>
      <w:del w:id="1920" w:author="PR Preview" w:date="2026-01-01T00:00:00Z">
        <w:r>
          <w:delText xml:space="preserve">:</w:delText>
        </w:r>
      </w:del>
    </w:p>
    <w:p>
      <w:pPr>
        <w:pStyle w:val="FirstParagraph"/>
      </w:pPr>
      <w:ins w:id="1921" w:author="PR Preview" w:date="2026-01-01T00:00:00Z">
        <w:r>
          <w:rPr>
            <w:b/>
            <w:bCs/>
          </w:rPr>
          <w:t xml:space="preserve">Theorem 17 (Likelihood of binary outcomes with one event probability)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Let</w:t>
        </w:r>
      </w:ins>
      <w:ins w:id="192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1925" w:author="PR Preview" w:date="2026-01-01T00:00:00Z">
        <w:r>
          <w:t xml:space="preserve"> </w:t>
        </w:r>
      </w:ins>
      <w:ins w:id="1926" w:author="PR Preview" w:date="2026-01-01T00:00:00Z">
        <w:r>
          <w:t xml:space="preserve">be mutually independent binary random variables,</w:t>
        </w:r>
      </w:ins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each with the same event probability</w:t>
        </w:r>
      </w:ins>
      <w:ins w:id="1929" w:author="PR Preview" w:date="2026-01-01T00:00:00Z">
        <w:r>
          <w:t xml:space="preserve"> </w:t>
        </w:r>
      </w:ins>
      <m:oMath>
        <m:r>
          <m:t>π</m:t>
        </m:r>
      </m:oMath>
      <w:ins w:id="1930" w:author="PR Preview" w:date="2026-01-01T00:00:00Z">
        <w:r>
          <w:t xml:space="preserve">:</w:t>
        </w:r>
      </w:ins>
      <w:ins w:id="193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932" w:author="PR Preview" w:date="2026-01-01T00:00:00Z">
        <w:r>
          <w:t xml:space="preserve">.</w:t>
        </w:r>
      </w:ins>
      <w:ins w:id="1933" w:author="PR Preview" w:date="2026-01-01T00:00:00Z">
        <w:r>
          <w:t xml:space="preserve"> </w:t>
        </w:r>
      </w:ins>
      <w:ins w:id="1934" w:author="PR Preview" w:date="2026-01-01T00:00:00Z">
        <w:r>
          <w:t xml:space="preserve">For observed outcomes</w:t>
        </w:r>
      </w:ins>
      <w:ins w:id="1935" w:author="PR Preview" w:date="2026-01-01T00:00:00Z">
        <w:r>
          <w:t xml:space="preserve"> </w:t>
        </w:r>
      </w:ins>
      <w:ins w:id="1936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1937" w:author="PR Preview" w:date="2026-01-01T00:00:00Z">
        <w:r>
          <w:t xml:space="preserve">, with each</w:t>
        </w:r>
      </w:ins>
      <w:ins w:id="193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939" w:author="PR Preview" w:date="2026-01-01T00:00:00Z">
        <w:r>
          <w:t xml:space="preserve">,</w:t>
        </w:r>
      </w:ins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the likelihood</w:t>
        </w:r>
      </w:ins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$\mathcal{L}(\pi; \mathord{\smash[b]{\underset{\raise.3ex\hbox{$\scriptstyle\sim$}}{y}}\vphantom{y}})$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of</w:t>
        </w:r>
      </w:ins>
      <w:ins w:id="1946" w:author="PR Preview" w:date="2026-01-01T00:00:00Z">
        <w:r>
          <w:t xml:space="preserve"> </w:t>
        </w:r>
      </w:ins>
      <m:oMath>
        <m:r>
          <m:t>π</m:t>
        </m:r>
      </m:oMath>
      <w:ins w:id="1947" w:author="PR Preview" w:date="2026-01-01T00:00:00Z">
        <w:r>
          <w:t xml:space="preserve"> </w:t>
        </w:r>
      </w:ins>
      <w:ins w:id="1948" w:author="PR Preview" w:date="2026-01-01T00:00:00Z">
        <w:r>
          <w:t xml:space="preserve">depends on the data only</w:t>
        </w:r>
      </w:ins>
      <w:ins w:id="1949" w:author="PR Preview" w:date="2026-01-01T00:00:00Z">
        <w:r>
          <w:t xml:space="preserve"> </w:t>
        </w:r>
      </w:ins>
      <w:ins w:id="1950" w:author="PR Preview" w:date="2026-01-01T00:00:00Z">
        <w:r>
          <w:t xml:space="preserve">through the number of outcomes equal to 1, which is the sum of the elements</w:t>
        </w:r>
      </w:ins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${s_{\mathord{\smash[b]{\underset{\raise.3ex\hbox{$\scriptstyle\sim$}}{y}}\vphantom{y}}}} \stackrel{\text{def}}{=}\sum_{i=1}^ny_i$</w:t>
        </w:r>
      </w:ins>
      <w:ins w:id="1953" w:author="PR Preview" w:date="2026-01-01T00:00:00Z">
        <w:r>
          <w:t xml:space="preserve"> </w:t>
        </w:r>
      </w:ins>
      <w:ins w:id="1954" w:author="PR Preview" w:date="2026-01-01T00:00:00Z">
        <w:r>
          <w:t xml:space="preserve">of</w:t>
        </w:r>
      </w:ins>
      <w:ins w:id="1955" w:author="PR Preview" w:date="2026-01-01T00:00:00Z">
        <w:r>
          <w:t xml:space="preserve"> </w:t>
        </w:r>
      </w:ins>
      <w:ins w:id="1956" w:author="PR Preview" w:date="2026-01-01T00:00:00Z">
        <w:r>
          <w:t xml:space="preserve">$\mathord{\smash[b]{\underset{\raise.3ex\hbox{$\scriptstyle\sim$}}{y}}\vphantom{y}}$</w:t>
        </w:r>
      </w:ins>
      <w:ins w:id="1957" w:author="PR Preview" w:date="2026-01-01T00:00:00Z">
        <w:r>
          <w:t xml:space="preserve">:</w:t>
        </w:r>
      </w:ins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7"/>
    <w:p>
      <w:pPr>
        <w:pStyle w:val="FirstParagraph"/>
      </w:pPr>
      <w:del w:id="1958" w:author="PR Preview" w:date="2026-01-01T00:00:00Z">
        <w:r>
          <w:rPr>
            <w:i/>
            <w:iCs/>
          </w:rPr>
          <w:delText xml:space="preserve">Proof</w:delText>
        </w:r>
      </w:del>
      <w:del w:id="1959" w:author="PR Preview" w:date="2026-01-01T00:00:00Z">
        <w:r>
          <w:delText xml:space="preserve">. </w:delText>
        </w:r>
      </w:del>
      <w:del w:id="1960" w:author="PR Preview" w:date="2026-01-01T00:00:00Z">
        <w:r>
          <w:delText xml:space="preserve">This is the solution to</w:delText>
        </w:r>
      </w:del>
      <w:del w:id="1961" w:author="PR Preview" w:date="2026-01-01T00:00:00Z">
        <w:r>
          <w:delText xml:space="preserve"> </w:delText>
        </w:r>
      </w:del>
      <w:hyperlink w:anchor="exr-bernoulli-likelihood-one-group">
        <w:del w:id="1962" w:author="PR Preview" w:date="2026-01-01T00:00:00Z">
          <w:r>
            <w:rPr>
              <w:rStyle w:val="Hyperlink"/>
            </w:rPr>
            <w:delText xml:space="preserve">Exercise 35</w:delText>
          </w:r>
        </w:del>
      </w:hyperlink>
      <w:del w:id="1963" w:author="PR Preview" w:date="2026-01-01T00:00:00Z">
        <w:r>
          <w:delText xml:space="preserve">, worked in</w:delText>
        </w:r>
      </w:del>
      <w:del w:id="1964" w:author="PR Preview" w:date="2026-01-01T00:00:00Z">
        <w:r>
          <w:delText xml:space="preserve"> </w:delText>
        </w:r>
      </w:del>
      <w:hyperlink w:anchor="sol-bernoulli-likelihood-one-group">
        <w:del w:id="1965" w:author="PR Preview" w:date="2026-01-01T00:00:00Z">
          <w:r>
            <w:rPr>
              <w:rStyle w:val="Hyperlink"/>
            </w:rPr>
            <w:delText xml:space="preserve">Solution 35</w:delText>
          </w:r>
        </w:del>
      </w:hyperlink>
      <w:del w:id="1966" w:author="PR Preview" w:date="2026-01-01T00:00:00Z">
        <w:r>
          <w:delText xml:space="preserve">.</w:delText>
        </w:r>
      </w:del>
    </w:p>
    <w:p>
      <w:pPr>
        <w:pStyle w:val="FirstParagraph"/>
      </w:pPr>
      <w:ins w:id="1967" w:author="PR Preview" w:date="2026-01-01T00:00:00Z">
        <w:r>
          <w:rPr>
            <w:i/>
            <w:iCs/>
          </w:rPr>
          <w:t xml:space="preserve">Proof</w:t>
        </w:r>
      </w:ins>
      <w:ins w:id="1968" w:author="PR Preview" w:date="2026-01-01T00:00:00Z">
        <w:r>
          <w:t xml:space="preserve">. </w:t>
        </w:r>
      </w:ins>
      <w:ins w:id="1969" w:author="PR Preview" w:date="2026-01-01T00:00:00Z">
        <w:r>
          <w:t xml:space="preserve">This is the solution to</w:t>
        </w:r>
      </w:ins>
      <w:ins w:id="1970" w:author="PR Preview" w:date="2026-01-01T00:00:00Z">
        <w:r>
          <w:t xml:space="preserve"> </w:t>
        </w:r>
      </w:ins>
      <w:hyperlink w:anchor="exr-bernoulli-likelihood-one-group">
        <w:ins w:id="1971" w:author="PR Preview" w:date="2026-01-01T00:00:00Z">
          <w:r>
            <w:rPr>
              <w:rStyle w:val="Hyperlink"/>
            </w:rPr>
            <w:t xml:space="preserve">Exercise 36</w:t>
          </w:r>
        </w:ins>
      </w:hyperlink>
      <w:ins w:id="1972" w:author="PR Preview" w:date="2026-01-01T00:00:00Z">
        <w:r>
          <w:t xml:space="preserve">, worked in</w:t>
        </w:r>
      </w:ins>
      <w:ins w:id="1973" w:author="PR Preview" w:date="2026-01-01T00:00:00Z">
        <w:r>
          <w:t xml:space="preserve"> </w:t>
        </w:r>
      </w:ins>
      <w:hyperlink w:anchor="sol-bernoulli-likelihood-one-group">
        <w:ins w:id="1974" w:author="PR Preview" w:date="2026-01-01T00:00:00Z">
          <w:r>
            <w:rPr>
              <w:rStyle w:val="Hyperlink"/>
            </w:rPr>
            <w:t xml:space="preserve">Solution 36</w:t>
          </w:r>
        </w:ins>
      </w:hyperlink>
      <w:ins w:id="1975" w:author="PR Preview" w:date="2026-01-01T00:00:00Z">
        <w:r>
          <w:t xml:space="preserve">.</w:t>
        </w:r>
      </w:ins>
    </w:p>
    <w:bookmarkEnd w:id="268"/>
    <w:bookmarkStart w:id="277" w:name="log-likelihood-contributions"/>
    <w:p>
      <w:pPr>
        <w:pStyle w:val="Heading3"/>
      </w:pPr>
      <w:r>
        <w:t xml:space="preserve">3.2 Log-likelihood contributions</w:t>
      </w:r>
    </w:p>
    <w:bookmarkStart w:id="270" w:name="exr-bernoulli-loglik-contribution"/>
    <w:p>
      <w:pPr>
        <w:pStyle w:val="FirstParagraph"/>
      </w:pPr>
      <w:del w:id="1976" w:author="PR Preview" w:date="2026-01-01T00:00:00Z">
        <w:r>
          <w:rPr>
            <w:b/>
            <w:bCs/>
          </w:rPr>
          <w:delText xml:space="preserve">Exercise 36 (Log-likelihood contribution of one binary outcome)</w:delText>
        </w:r>
      </w:del>
      <w:del w:id="1977" w:author="PR Preview" w:date="2026-01-01T00:00:00Z">
        <w:r>
          <w:delText xml:space="preserve"> </w:delText>
        </w:r>
      </w:del>
      <w:del w:id="1978" w:author="PR Preview" w:date="2026-01-01T00:00:00Z">
        <w:r>
          <w:delText xml:space="preserve">Let:</w:delText>
        </w:r>
      </w:del>
    </w:p>
    <w:p>
      <w:pPr>
        <w:pStyle w:val="FirstParagraph"/>
      </w:pPr>
      <w:ins w:id="1979" w:author="PR Preview" w:date="2026-01-01T00:00:00Z">
        <w:r>
          <w:rPr>
            <w:b/>
            <w:bCs/>
          </w:rPr>
          <w:t xml:space="preserve">Exercise 37 (Log-likelihood contribution of one binary outcome)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9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70"/>
    <w:bookmarkStart w:id="271" w:name="sol-bernoulli-loglik-contribution"/>
    <w:p>
      <w:pPr>
        <w:pStyle w:val="BodyText"/>
      </w:pPr>
      <w:del w:id="1982" w:author="PR Preview" w:date="2026-01-01T00:00:00Z">
        <w:r>
          <w:rPr>
            <w:i/>
            <w:iCs/>
          </w:rPr>
          <w:delText xml:space="preserve">Solution 36</w:delText>
        </w:r>
      </w:del>
      <w:del w:id="1983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del w:id="1984" w:author="PR Preview" w:date="2026-01-01T00:00:00Z">
        <w:r>
          <w:rPr>
            <w:b/>
            <w:bCs/>
          </w:rPr>
          <w:delText xml:space="preserve">Theorem 17 (Log-likelihood contribution of one binary outcome)</w:delText>
        </w:r>
      </w:del>
      <w:del w:id="1985" w:author="PR Preview" w:date="2026-01-01T00:00:00Z">
        <w:r>
          <w:delText xml:space="preserve"> </w:delText>
        </w:r>
      </w:del>
      <w:del w:id="1986" w:author="PR Preview" w:date="2026-01-01T00:00:00Z">
        <w:r>
          <w:delText xml:space="preserve">If</w:delText>
        </w:r>
      </w:del>
      <w:del w:id="198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988" w:author="PR Preview" w:date="2026-01-01T00:00:00Z">
        <w:r>
          <w:delText xml:space="preserve"> </w:delText>
        </w:r>
      </w:del>
      <w:del w:id="1989" w:author="PR Preview" w:date="2026-01-01T00:00:00Z">
        <w:r>
          <w:delText xml:space="preserve">has observed value</w:delText>
        </w:r>
      </w:del>
      <w:del w:id="199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1991" w:author="PR Preview" w:date="2026-01-01T00:00:00Z">
        <w:r>
          <w:delText xml:space="preserve">,</w:delText>
        </w:r>
      </w:del>
      <w:del w:id="1992" w:author="PR Preview" w:date="2026-01-01T00:00:00Z">
        <w:r>
          <w:delText xml:space="preserve"> </w:delText>
        </w:r>
      </w:del>
      <w:del w:id="1993" w:author="PR Preview" w:date="2026-01-01T00:00:00Z">
        <w:r>
          <w:delText xml:space="preserve">its</w:delText>
        </w:r>
      </w:del>
      <w:del w:id="1994" w:author="PR Preview" w:date="2026-01-01T00:00:00Z">
        <w:r>
          <w:delText xml:space="preserve"> </w:delText>
        </w:r>
      </w:del>
      <w:hyperlink w:anchor="def-loglik">
        <w:del w:id="1995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1996" w:author="PR Preview" w:date="2026-01-01T00:00:00Z">
        <w:r>
          <w:delText xml:space="preserve"> </w:delText>
        </w:r>
      </w:del>
      <w:del w:id="1997" w:author="PR Preview" w:date="2026-01-01T00:00:00Z">
        <w:r>
          <w:delText xml:space="preserve">contribution is: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del w:id="1998" w:author="PR Preview" w:date="2026-01-01T00:00:00Z">
        <w:r>
          <w:rPr>
            <w:i/>
            <w:iCs/>
          </w:rPr>
          <w:delText xml:space="preserve">Proof</w:delText>
        </w:r>
      </w:del>
      <w:del w:id="1999" w:author="PR Preview" w:date="2026-01-01T00:00:00Z">
        <w:r>
          <w:delText xml:space="preserve">. </w:delText>
        </w:r>
      </w:del>
      <w:del w:id="2000" w:author="PR Preview" w:date="2026-01-01T00:00:00Z">
        <w:r>
          <w:delText xml:space="preserve">This is the solution to</w:delText>
        </w:r>
      </w:del>
      <w:del w:id="2001" w:author="PR Preview" w:date="2026-01-01T00:00:00Z">
        <w:r>
          <w:delText xml:space="preserve"> </w:delText>
        </w:r>
      </w:del>
      <w:hyperlink w:anchor="exr-bernoulli-loglik-contribution">
        <w:del w:id="2002" w:author="PR Preview" w:date="2026-01-01T00:00:00Z">
          <w:r>
            <w:rPr>
              <w:rStyle w:val="Hyperlink"/>
            </w:rPr>
            <w:delText xml:space="preserve">Exercise 36</w:delText>
          </w:r>
        </w:del>
      </w:hyperlink>
      <w:del w:id="2003" w:author="PR Preview" w:date="2026-01-01T00:00:00Z">
        <w:r>
          <w:delText xml:space="preserve">, worked in</w:delText>
        </w:r>
      </w:del>
      <w:del w:id="2004" w:author="PR Preview" w:date="2026-01-01T00:00:00Z">
        <w:r>
          <w:delText xml:space="preserve"> </w:delText>
        </w:r>
      </w:del>
      <w:hyperlink w:anchor="sol-bernoulli-loglik-contribution">
        <w:del w:id="2005" w:author="PR Preview" w:date="2026-01-01T00:00:00Z">
          <w:r>
            <w:rPr>
              <w:rStyle w:val="Hyperlink"/>
            </w:rPr>
            <w:delText xml:space="preserve">Solution 36</w:delText>
          </w:r>
        </w:del>
      </w:hyperlink>
      <w:del w:id="2006" w:author="PR Preview" w:date="2026-01-01T00:00:00Z">
        <w:r>
          <w:delText xml:space="preserve">.</w:delText>
        </w:r>
      </w:del>
    </w:p>
    <w:p>
      <w:pPr>
        <w:pStyle w:val="BodyText"/>
      </w:pPr>
      <w:del w:id="2007" w:author="PR Preview" w:date="2026-01-01T00:00:00Z">
        <w:r>
          <w:rPr>
            <w:b/>
            <w:bCs/>
          </w:rPr>
          <w:delText xml:space="preserve">Exercise 37 (Log-likelihood contribution of one binary outcome in terms of the log-odds)</w:delText>
        </w:r>
      </w:del>
      <w:del w:id="2008" w:author="PR Preview" w:date="2026-01-01T00:00:00Z">
        <w:r>
          <w:delText xml:space="preserve"> </w:delText>
        </w:r>
      </w:del>
      <w:del w:id="2009" w:author="PR Preview" w:date="2026-01-01T00:00:00Z">
        <w:r>
          <w:delText xml:space="preserve">In the setting of</w:delText>
        </w:r>
      </w:del>
      <w:del w:id="2010" w:author="PR Preview" w:date="2026-01-01T00:00:00Z">
        <w:r>
          <w:delText xml:space="preserve"> </w:delText>
        </w:r>
      </w:del>
      <w:hyperlink w:anchor="exr-bernoulli-loglik-contribution">
        <w:del w:id="2011" w:author="PR Preview" w:date="2026-01-01T00:00:00Z">
          <w:r>
            <w:rPr>
              <w:rStyle w:val="Hyperlink"/>
            </w:rPr>
            <w:delText xml:space="preserve">Exercise 36</w:delText>
          </w:r>
        </w:del>
      </w:hyperlink>
      <w:del w:id="2012" w:author="PR Preview" w:date="2026-01-01T00:00:00Z">
        <w:r>
          <w:delText xml:space="preserve">,</w:delText>
        </w:r>
      </w:del>
      <w:del w:id="2013" w:author="PR Preview" w:date="2026-01-01T00:00:00Z">
        <w:r>
          <w:delText xml:space="preserve"> </w:delText>
        </w:r>
      </w:del>
      <w:del w:id="2014" w:author="PR Preview" w:date="2026-01-01T00:00:00Z">
        <w:r>
          <w:delText xml:space="preserve">write the</w:delText>
        </w:r>
      </w:del>
      <w:del w:id="2015" w:author="PR Preview" w:date="2026-01-01T00:00:00Z">
        <w:r>
          <w:delText xml:space="preserve"> </w:delText>
        </w:r>
      </w:del>
      <w:hyperlink w:anchor="def-loglik">
        <w:del w:id="2016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2017" w:author="PR Preview" w:date="2026-01-01T00:00:00Z">
        <w:r>
          <w:delText xml:space="preserve"> </w:delText>
        </w:r>
      </w:del>
      <w:del w:id="2018" w:author="PR Preview" w:date="2026-01-01T00:00:00Z">
        <w:r>
          <w:delText xml:space="preserve">contribution</w:delText>
        </w:r>
      </w:del>
      <w:del w:id="2019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020" w:author="PR Preview" w:date="2026-01-01T00:00:00Z">
        <w:r>
          <w:delText xml:space="preserve"> </w:delText>
        </w:r>
      </w:del>
      <w:del w:id="2021" w:author="PR Preview" w:date="2026-01-01T00:00:00Z">
        <w:r>
          <w:delText xml:space="preserve">using the</w:delText>
        </w:r>
      </w:del>
      <w:del w:id="2022" w:author="PR Preview" w:date="2026-01-01T00:00:00Z">
        <w:r>
          <w:delText xml:space="preserve"> </w:delText>
        </w:r>
      </w:del>
      <w:hyperlink r:id="rId273">
        <w:del w:id="2023" w:author="PR Preview" w:date="2026-01-01T00:00:00Z">
          <w:r>
            <w:rPr>
              <w:rStyle w:val="Hyperlink"/>
            </w:rPr>
            <w:delText xml:space="preserve">log-odds</w:delText>
          </w:r>
        </w:del>
      </w:hyperlink>
      <w:del w:id="2024" w:author="PR Preview" w:date="2026-01-01T00:00:00Z">
        <w:r>
          <w:delText xml:space="preserve"> </w:delText>
        </w:r>
      </w:del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025" w:author="PR Preview" w:date="2026-01-01T00:00:00Z">
        <w:r>
          <w:delText xml:space="preserve">.</w:delText>
        </w:r>
      </w:del>
    </w:p>
    <w:p>
      <w:pPr>
        <w:pStyle w:val="BodyText"/>
      </w:pPr>
      <w:del w:id="2026" w:author="PR Preview" w:date="2026-01-01T00:00:00Z">
        <w:r>
          <w:rPr>
            <w:i/>
            <w:iCs/>
          </w:rPr>
          <w:delText xml:space="preserve">Solution 37</w:delText>
        </w:r>
      </w:del>
      <w:del w:id="2027" w:author="PR Preview" w:date="2026-01-01T00:00:00Z">
        <w:r>
          <w:delText xml:space="preserve">. </w:delText>
        </w:r>
      </w:del>
      <w:del w:id="2028" w:author="PR Preview" w:date="2026-01-01T00:00:00Z">
        <w:r>
          <w:delText xml:space="preserve">Starting from</w:delText>
        </w:r>
      </w:del>
      <w:del w:id="2029" w:author="PR Preview" w:date="2026-01-01T00:00:00Z">
        <w:r>
          <w:delText xml:space="preserve"> </w:delText>
        </w:r>
      </w:del>
      <w:hyperlink w:anchor="thm-bernoulli-loglik-contribution">
        <w:del w:id="2030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031" w:author="PR Preview" w:date="2026-01-01T00:00:00Z">
        <w:r>
          <w:delText xml:space="preserve">:</w:delText>
        </w:r>
      </w:del>
    </w:p>
    <w:p>
      <w:pPr>
        <w:pStyle w:val="BodyText"/>
      </w:pPr>
      <w:ins w:id="2032" w:author="PR Preview" w:date="2026-01-01T00:00:00Z">
        <w:r>
          <w:rPr>
            <w:i/>
            <w:iCs/>
          </w:rPr>
          <w:t xml:space="preserve">Solution 37</w:t>
        </w:r>
      </w:ins>
      <w:ins w:id="2033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71"/>
    <w:bookmarkStart w:id="272" w:name="thm-bernoulli-loglik-contribution"/>
    <w:p>
      <w:pPr>
        <w:pStyle w:val="FirstParagraph"/>
      </w:pPr>
      <w:ins w:id="2034" w:author="PR Preview" w:date="2026-01-01T00:00:00Z">
        <w:r>
          <w:rPr>
            <w:b/>
            <w:bCs/>
          </w:rPr>
          <w:t xml:space="preserve">Theorem 18 (Log-likelihood contribution of one binary outcome)</w:t>
        </w:r>
      </w:ins>
      <w:ins w:id="2035" w:author="PR Preview" w:date="2026-01-01T00:00:00Z">
        <w:r>
          <w:t xml:space="preserve"> </w:t>
        </w:r>
      </w:ins>
      <w:ins w:id="2036" w:author="PR Preview" w:date="2026-01-01T00:00:00Z">
        <w:r>
          <w:t xml:space="preserve">If</w:t>
        </w:r>
      </w:ins>
      <w:ins w:id="203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has observed value</w:t>
        </w:r>
      </w:ins>
      <w:ins w:id="204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041" w:author="PR Preview" w:date="2026-01-01T00:00:00Z">
        <w:r>
          <w:t xml:space="preserve">,</w:t>
        </w:r>
      </w:ins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its</w:t>
        </w:r>
      </w:ins>
      <w:ins w:id="2044" w:author="PR Preview" w:date="2026-01-01T00:00:00Z">
        <w:r>
          <w:t xml:space="preserve"> </w:t>
        </w:r>
      </w:ins>
      <w:hyperlink w:anchor="def-loglik">
        <w:ins w:id="2045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contribution is: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2"/>
    <w:p>
      <w:pPr>
        <w:pStyle w:val="FirstParagraph"/>
      </w:pPr>
      <w:ins w:id="2048" w:author="PR Preview" w:date="2026-01-01T00:00:00Z">
        <w:r>
          <w:rPr>
            <w:i/>
            <w:iCs/>
          </w:rPr>
          <w:t xml:space="preserve">Proof</w:t>
        </w:r>
      </w:ins>
      <w:ins w:id="2049" w:author="PR Preview" w:date="2026-01-01T00:00:00Z">
        <w:r>
          <w:t xml:space="preserve">. </w:t>
        </w:r>
      </w:ins>
      <w:ins w:id="2050" w:author="PR Preview" w:date="2026-01-01T00:00:00Z">
        <w:r>
          <w:t xml:space="preserve">This is the solution to</w:t>
        </w:r>
      </w:ins>
      <w:ins w:id="2051" w:author="PR Preview" w:date="2026-01-01T00:00:00Z">
        <w:r>
          <w:t xml:space="preserve"> </w:t>
        </w:r>
      </w:ins>
      <w:hyperlink w:anchor="exr-bernoulli-loglik-contribution">
        <w:ins w:id="2052" w:author="PR Preview" w:date="2026-01-01T00:00:00Z">
          <w:r>
            <w:rPr>
              <w:rStyle w:val="Hyperlink"/>
            </w:rPr>
            <w:t xml:space="preserve">Exercise 37</w:t>
          </w:r>
        </w:ins>
      </w:hyperlink>
      <w:ins w:id="2053" w:author="PR Preview" w:date="2026-01-01T00:00:00Z">
        <w:r>
          <w:t xml:space="preserve">, worked in</w:t>
        </w:r>
      </w:ins>
      <w:ins w:id="2054" w:author="PR Preview" w:date="2026-01-01T00:00:00Z">
        <w:r>
          <w:t xml:space="preserve"> </w:t>
        </w:r>
      </w:ins>
      <w:hyperlink w:anchor="sol-bernoulli-loglik-contribution">
        <w:ins w:id="2055" w:author="PR Preview" w:date="2026-01-01T00:00:00Z">
          <w:r>
            <w:rPr>
              <w:rStyle w:val="Hyperlink"/>
            </w:rPr>
            <w:t xml:space="preserve">Solution 37</w:t>
          </w:r>
        </w:ins>
      </w:hyperlink>
      <w:ins w:id="2056" w:author="PR Preview" w:date="2026-01-01T00:00:00Z">
        <w:r>
          <w:t xml:space="preserve">.</w:t>
        </w:r>
      </w:ins>
    </w:p>
    <w:bookmarkStart w:id="274" w:name="X1734dd3f58ee52f27eb6f74d803b6f3594d3649"/>
    <w:p>
      <w:pPr>
        <w:pStyle w:val="BodyText"/>
      </w:pPr>
      <w:ins w:id="2057" w:author="PR Preview" w:date="2026-01-01T00:00:00Z">
        <w:r>
          <w:rPr>
            <w:b/>
            <w:bCs/>
          </w:rPr>
          <w:t xml:space="preserve">Exercise 38 (Log-likelihood contribution of one binary outcome in terms of the log-odds)</w:t>
        </w:r>
      </w:ins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In the setting of</w:t>
        </w:r>
      </w:ins>
      <w:ins w:id="2060" w:author="PR Preview" w:date="2026-01-01T00:00:00Z">
        <w:r>
          <w:t xml:space="preserve"> </w:t>
        </w:r>
      </w:ins>
      <w:hyperlink w:anchor="exr-bernoulli-loglik-contribution">
        <w:ins w:id="2061" w:author="PR Preview" w:date="2026-01-01T00:00:00Z">
          <w:r>
            <w:rPr>
              <w:rStyle w:val="Hyperlink"/>
            </w:rPr>
            <w:t xml:space="preserve">Exercise 37</w:t>
          </w:r>
        </w:ins>
      </w:hyperlink>
      <w:ins w:id="2062" w:author="PR Preview" w:date="2026-01-01T00:00:00Z">
        <w:r>
          <w:t xml:space="preserve">,</w:t>
        </w:r>
      </w:ins>
      <w:ins w:id="2063" w:author="PR Preview" w:date="2026-01-01T00:00:00Z">
        <w:r>
          <w:t xml:space="preserve"> </w:t>
        </w:r>
      </w:ins>
      <w:ins w:id="2064" w:author="PR Preview" w:date="2026-01-01T00:00:00Z">
        <w:r>
          <w:t xml:space="preserve">write the</w:t>
        </w:r>
      </w:ins>
      <w:ins w:id="2065" w:author="PR Preview" w:date="2026-01-01T00:00:00Z">
        <w:r>
          <w:t xml:space="preserve"> </w:t>
        </w:r>
      </w:ins>
      <w:hyperlink w:anchor="def-loglik">
        <w:ins w:id="2066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contribution</w:t>
        </w:r>
      </w:ins>
      <w:ins w:id="206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using the</w:t>
        </w:r>
      </w:ins>
      <w:ins w:id="2072" w:author="PR Preview" w:date="2026-01-01T00:00:00Z">
        <w:r>
          <w:t xml:space="preserve"> </w:t>
        </w:r>
      </w:ins>
      <w:hyperlink r:id="rId273">
        <w:ins w:id="2073" w:author="PR Preview" w:date="2026-01-01T00:00:00Z">
          <w:r>
            <w:rPr>
              <w:rStyle w:val="Hyperlink"/>
            </w:rPr>
            <w:t xml:space="preserve">log-odds</w:t>
          </w:r>
        </w:ins>
      </w:hyperlink>
      <w:ins w:id="2074" w:author="PR Preview" w:date="2026-01-01T00:00:00Z">
        <w:r>
          <w:t xml:space="preserve"> </w:t>
        </w:r>
      </w:ins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075" w:author="PR Preview" w:date="2026-01-01T00:00:00Z">
        <w:r>
          <w:t xml:space="preserve">.</w:t>
        </w:r>
      </w:ins>
    </w:p>
    <w:bookmarkEnd w:id="274"/>
    <w:bookmarkStart w:id="275" w:name="X002ac8be43d871d260cfbecb7edf76451bcf3de"/>
    <w:p>
      <w:pPr>
        <w:pStyle w:val="BodyText"/>
      </w:pPr>
      <w:ins w:id="2076" w:author="PR Preview" w:date="2026-01-01T00:00:00Z">
        <w:r>
          <w:rPr>
            <w:i/>
            <w:iCs/>
          </w:rPr>
          <w:t xml:space="preserve">Solution 38</w:t>
        </w:r>
      </w:ins>
      <w:ins w:id="2077" w:author="PR Preview" w:date="2026-01-01T00:00:00Z">
        <w:r>
          <w:t xml:space="preserve">. </w:t>
        </w:r>
      </w:ins>
      <w:ins w:id="2078" w:author="PR Preview" w:date="2026-01-01T00:00:00Z">
        <w:r>
          <w:t xml:space="preserve">Starting from</w:t>
        </w:r>
      </w:ins>
      <w:ins w:id="2079" w:author="PR Preview" w:date="2026-01-01T00:00:00Z">
        <w:r>
          <w:t xml:space="preserve"> </w:t>
        </w:r>
      </w:ins>
      <w:hyperlink w:anchor="thm-bernoulli-loglik-contribution">
        <w:ins w:id="2080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208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5"/>
    <w:bookmarkStart w:id="276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6"/>
    <w:p>
      <w:pPr>
        <w:pStyle w:val="FirstParagraph"/>
      </w:pPr>
      <w:del w:id="2082" w:author="PR Preview" w:date="2026-01-01T00:00:00Z">
        <w:r>
          <w:rPr>
            <w:i/>
            <w:iCs/>
          </w:rPr>
          <w:delText xml:space="preserve">Proof</w:delText>
        </w:r>
      </w:del>
      <w:del w:id="2083" w:author="PR Preview" w:date="2026-01-01T00:00:00Z">
        <w:r>
          <w:delText xml:space="preserve">. </w:delText>
        </w:r>
      </w:del>
      <w:del w:id="2084" w:author="PR Preview" w:date="2026-01-01T00:00:00Z">
        <w:r>
          <w:delText xml:space="preserve">This is the solution to</w:delText>
        </w:r>
      </w:del>
      <w:del w:id="2085" w:author="PR Preview" w:date="2026-01-01T00:00:00Z">
        <w:r>
          <w:delText xml:space="preserve"> </w:delText>
        </w:r>
      </w:del>
      <w:hyperlink w:anchor="X1734dd3f58ee52f27eb6f74d803b6f3594d3649">
        <w:del w:id="2086" w:author="PR Preview" w:date="2026-01-01T00:00:00Z">
          <w:r>
            <w:rPr>
              <w:rStyle w:val="Hyperlink"/>
            </w:rPr>
            <w:delText xml:space="preserve">Exercise 37</w:delText>
          </w:r>
        </w:del>
      </w:hyperlink>
      <w:del w:id="2087" w:author="PR Preview" w:date="2026-01-01T00:00:00Z">
        <w:r>
          <w:delText xml:space="preserve">, worked in</w:delText>
        </w:r>
      </w:del>
      <w:del w:id="2088" w:author="PR Preview" w:date="2026-01-01T00:00:00Z">
        <w:r>
          <w:delText xml:space="preserve"> </w:delText>
        </w:r>
      </w:del>
      <w:hyperlink w:anchor="X002ac8be43d871d260cfbecb7edf76451bcf3de">
        <w:del w:id="2089" w:author="PR Preview" w:date="2026-01-01T00:00:00Z">
          <w:r>
            <w:rPr>
              <w:rStyle w:val="Hyperlink"/>
            </w:rPr>
            <w:delText xml:space="preserve">Solution 37</w:delText>
          </w:r>
        </w:del>
      </w:hyperlink>
      <w:del w:id="2090" w:author="PR Preview" w:date="2026-01-01T00:00:00Z">
        <w:r>
          <w:delText xml:space="preserve">.</w:delText>
        </w:r>
      </w:del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It follows from</w:delText>
        </w:r>
      </w:del>
      <w:del w:id="2093" w:author="PR Preview" w:date="2026-01-01T00:00:00Z">
        <w:r>
          <w:delText xml:space="preserve"> </w:delText>
        </w:r>
      </w:del>
      <w:hyperlink w:anchor="thm-bernoulli-loglik-contribution">
        <w:del w:id="2094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095" w:author="PR Preview" w:date="2026-01-01T00:00:00Z">
        <w:r>
          <w:delText xml:space="preserve">.</w:delText>
        </w:r>
      </w:del>
    </w:p>
    <w:p>
      <w:pPr>
        <w:pStyle w:val="FirstParagraph"/>
      </w:pPr>
      <w:ins w:id="2096" w:author="PR Preview" w:date="2026-01-01T00:00:00Z">
        <w:r>
          <w:rPr>
            <w:i/>
            <w:iCs/>
          </w:rPr>
          <w:t xml:space="preserve">Proof</w:t>
        </w:r>
      </w:ins>
      <w:ins w:id="2097" w:author="PR Preview" w:date="2026-01-01T00:00:00Z">
        <w:r>
          <w:t xml:space="preserve">. </w:t>
        </w:r>
      </w:ins>
      <w:ins w:id="2098" w:author="PR Preview" w:date="2026-01-01T00:00:00Z">
        <w:r>
          <w:t xml:space="preserve">This is the solution to</w:t>
        </w:r>
      </w:ins>
      <w:ins w:id="2099" w:author="PR Preview" w:date="2026-01-01T00:00:00Z">
        <w:r>
          <w:t xml:space="preserve"> </w:t>
        </w:r>
      </w:ins>
      <w:hyperlink w:anchor="X1734dd3f58ee52f27eb6f74d803b6f3594d3649">
        <w:ins w:id="2100" w:author="PR Preview" w:date="2026-01-01T00:00:00Z">
          <w:r>
            <w:rPr>
              <w:rStyle w:val="Hyperlink"/>
            </w:rPr>
            <w:t xml:space="preserve">Exercise 38</w:t>
          </w:r>
        </w:ins>
      </w:hyperlink>
      <w:ins w:id="2101" w:author="PR Preview" w:date="2026-01-01T00:00:00Z">
        <w:r>
          <w:t xml:space="preserve">, worked in</w:t>
        </w:r>
      </w:ins>
      <w:ins w:id="2102" w:author="PR Preview" w:date="2026-01-01T00:00:00Z">
        <w:r>
          <w:t xml:space="preserve"> </w:t>
        </w:r>
      </w:ins>
      <w:hyperlink w:anchor="X002ac8be43d871d260cfbecb7edf76451bcf3de">
        <w:ins w:id="2103" w:author="PR Preview" w:date="2026-01-01T00:00:00Z">
          <w:r>
            <w:rPr>
              <w:rStyle w:val="Hyperlink"/>
            </w:rPr>
            <w:t xml:space="preserve">Solution 38</w:t>
          </w:r>
        </w:ins>
      </w:hyperlink>
      <w:ins w:id="2104" w:author="PR Preview" w:date="2026-01-01T00:00:00Z">
        <w:r>
          <w:t xml:space="preserve">.</w:t>
        </w:r>
      </w:ins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It follows from</w:t>
        </w:r>
      </w:ins>
      <w:ins w:id="2107" w:author="PR Preview" w:date="2026-01-01T00:00:00Z">
        <w:r>
          <w:t xml:space="preserve"> </w:t>
        </w:r>
      </w:ins>
      <w:hyperlink w:anchor="thm-bernoulli-loglik-contribution">
        <w:ins w:id="2108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2109" w:author="PR Preview" w:date="2026-01-01T00:00:00Z">
        <w:r>
          <w:t xml:space="preserve">.</w:t>
        </w:r>
      </w:ins>
    </w:p>
    <w:bookmarkEnd w:id="277"/>
    <w:bookmarkStart w:id="281" w:name="the-log-likelihood-of-the-sample"/>
    <w:p>
      <w:pPr>
        <w:pStyle w:val="Heading3"/>
      </w:pPr>
      <w:r>
        <w:t xml:space="preserve">3.3 The log-likelihood of the sample</w:t>
      </w:r>
    </w:p>
    <w:bookmarkStart w:id="278" w:name="exr-bernoulli-loglik-one-group"/>
    <w:p>
      <w:pPr>
        <w:pStyle w:val="FirstParagraph"/>
      </w:pPr>
      <w:del w:id="2110" w:author="PR Preview" w:date="2026-01-01T00:00:00Z">
        <w:r>
          <w:rPr>
            <w:b/>
            <w:bCs/>
          </w:rPr>
          <w:delText xml:space="preserve">Exercise 38 (Log-likelihood of binary outcomes with one event probability)</w:delText>
        </w:r>
      </w:del>
      <w:del w:id="2111" w:author="PR Preview" w:date="2026-01-01T00:00:00Z">
        <w:r>
          <w:delText xml:space="preserve"> </w:delText>
        </w:r>
      </w:del>
      <w:del w:id="2112" w:author="PR Preview" w:date="2026-01-01T00:00:00Z">
        <w:r>
          <w:delText xml:space="preserve">Derive the</w:delText>
        </w:r>
      </w:del>
      <w:del w:id="2113" w:author="PR Preview" w:date="2026-01-01T00:00:00Z">
        <w:r>
          <w:delText xml:space="preserve"> </w:delText>
        </w:r>
      </w:del>
      <w:hyperlink w:anchor="def-loglik">
        <w:del w:id="2114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2115" w:author="PR Preview" w:date="2026-01-01T00:00:00Z">
        <w:r>
          <w:delText xml:space="preserve"> </w:delText>
        </w:r>
      </w:del>
      <w:del w:id="2116" w:author="PR Preview" w:date="2026-01-01T00:00:00Z">
        <w:r>
          <w:delText xml:space="preserve">of</w:delText>
        </w:r>
      </w:del>
      <w:del w:id="2117" w:author="PR Preview" w:date="2026-01-01T00:00:00Z">
        <w:r>
          <w:delText xml:space="preserve"> </w:delText>
        </w:r>
      </w:del>
      <w:del w:id="2118" w:author="PR Preview" w:date="2026-01-01T00:00:00Z">
        <w:r>
          <w:delText xml:space="preserve">$\mathord{\smash[b]{\underset{\raise.3ex\hbox{$\scriptstyle\sim$}}{y}}\vphantom{y}}$</w:delText>
        </w:r>
      </w:del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delText xml:space="preserve">from</w:delText>
        </w:r>
      </w:del>
      <w:del w:id="2121" w:author="PR Preview" w:date="2026-01-01T00:00:00Z">
        <w:r>
          <w:delText xml:space="preserve"> </w:delText>
        </w:r>
      </w:del>
      <w:hyperlink w:anchor="exr-bernoulli-likelihood-one-group">
        <w:del w:id="2122" w:author="PR Preview" w:date="2026-01-01T00:00:00Z">
          <w:r>
            <w:rPr>
              <w:rStyle w:val="Hyperlink"/>
            </w:rPr>
            <w:delText xml:space="preserve">Exercise 35</w:delText>
          </w:r>
        </w:del>
      </w:hyperlink>
      <w:del w:id="2123" w:author="PR Preview" w:date="2026-01-01T00:00:00Z">
        <w:r>
          <w:delText xml:space="preserve">.</w:delText>
        </w:r>
      </w:del>
    </w:p>
    <w:p>
      <w:pPr>
        <w:pStyle w:val="BodyText"/>
      </w:pPr>
      <w:del w:id="2124" w:author="PR Preview" w:date="2026-01-01T00:00:00Z">
        <w:r>
          <w:rPr>
            <w:i/>
            <w:iCs/>
          </w:rPr>
          <w:delText xml:space="preserve">Solution 38</w:delText>
        </w:r>
      </w:del>
      <w:del w:id="2125" w:author="PR Preview" w:date="2026-01-01T00:00:00Z">
        <w:r>
          <w:delText xml:space="preserve">. </w:delText>
        </w:r>
      </w:del>
      <w:del w:id="2126" w:author="PR Preview" w:date="2026-01-01T00:00:00Z">
        <w:r>
          <w:delText xml:space="preserve">Starting from the</w:delText>
        </w:r>
      </w:del>
      <w:del w:id="2127" w:author="PR Preview" w:date="2026-01-01T00:00:00Z">
        <w:r>
          <w:delText xml:space="preserve"> </w:delText>
        </w:r>
      </w:del>
      <w:hyperlink w:anchor="def-lik">
        <w:del w:id="2128" w:author="PR Preview" w:date="2026-01-01T00:00:00Z">
          <w:r>
            <w:rPr>
              <w:rStyle w:val="Hyperlink"/>
            </w:rPr>
            <w:delText xml:space="preserve">likelihood</w:delText>
          </w:r>
        </w:del>
      </w:hyperlink>
      <w:del w:id="2129" w:author="PR Preview" w:date="2026-01-01T00:00:00Z">
        <w:r>
          <w:delText xml:space="preserve"> </w:delText>
        </w:r>
      </w:del>
      <w:del w:id="2130" w:author="PR Preview" w:date="2026-01-01T00:00:00Z">
        <w:r>
          <w:delText xml:space="preserve">in</w:delText>
        </w:r>
      </w:del>
      <w:del w:id="2131" w:author="PR Preview" w:date="2026-01-01T00:00:00Z">
        <w:r>
          <w:delText xml:space="preserve"> </w:delText>
        </w:r>
      </w:del>
      <w:hyperlink w:anchor="thm-bernoulli-likelihood-one-group">
        <w:del w:id="2132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2133" w:author="PR Preview" w:date="2026-01-01T00:00:00Z">
        <w:r>
          <w:delText xml:space="preserve">,</w:delText>
        </w:r>
      </w:del>
      <w:del w:id="2134" w:author="PR Preview" w:date="2026-01-01T00:00:00Z">
        <w:r>
          <w:delText xml:space="preserve"> </w:delText>
        </w:r>
      </w:del>
      <w:del w:id="2135" w:author="PR Preview" w:date="2026-01-01T00:00:00Z">
        <w:r>
          <w:delText xml:space="preserve">where</w:delText>
        </w:r>
      </w:del>
      <w:del w:id="2136" w:author="PR Preview" w:date="2026-01-01T00:00:00Z">
        <w:r>
          <w:delText xml:space="preserve"> </w:delText>
        </w:r>
      </w:del>
      <w:del w:id="2137" w:author="PR Preview" w:date="2026-01-01T00:00:00Z">
        <w:r>
          <w:delText xml:space="preserve">${s_{\mathord{\smash[b]{\underset{\raise.3ex\hbox{$\scriptstyle\sim$}}{y}}\vphantom{y}}}} \stackrel{\text{def}}{=}\sum_{i=1}^ny_i$</w:delText>
        </w:r>
      </w:del>
      <w:del w:id="2138" w:author="PR Preview" w:date="2026-01-01T00:00:00Z">
        <w:r>
          <w:delText xml:space="preserve">:</w:delText>
        </w:r>
      </w:del>
    </w:p>
    <w:p>
      <w:pPr>
        <w:pStyle w:val="FirstParagraph"/>
      </w:pPr>
      <w:ins w:id="2139" w:author="PR Preview" w:date="2026-01-01T00:00:00Z">
        <w:r>
          <w:rPr>
            <w:b/>
            <w:bCs/>
          </w:rPr>
          <w:t xml:space="preserve">Exercise 39 (Log-likelihood of binary outcomes with one event probability)</w:t>
        </w:r>
      </w:ins>
      <w:ins w:id="2140" w:author="PR Preview" w:date="2026-01-01T00:00:00Z">
        <w:r>
          <w:t xml:space="preserve"> </w:t>
        </w:r>
      </w:ins>
      <w:ins w:id="2141" w:author="PR Preview" w:date="2026-01-01T00:00:00Z">
        <w:r>
          <w:t xml:space="preserve">Derive the</w:t>
        </w:r>
      </w:ins>
      <w:ins w:id="2142" w:author="PR Preview" w:date="2026-01-01T00:00:00Z">
        <w:r>
          <w:t xml:space="preserve"> </w:t>
        </w:r>
      </w:ins>
      <w:hyperlink w:anchor="def-loglik">
        <w:ins w:id="2143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of</w:t>
        </w:r>
      </w:ins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$\mathord{\smash[b]{\underset{\raise.3ex\hbox{$\scriptstyle\sim$}}{y}}\vphantom{y}}$</w:t>
        </w:r>
      </w:ins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from</w:t>
        </w:r>
      </w:ins>
      <w:ins w:id="2150" w:author="PR Preview" w:date="2026-01-01T00:00:00Z">
        <w:r>
          <w:t xml:space="preserve"> </w:t>
        </w:r>
      </w:ins>
      <w:hyperlink w:anchor="exr-bernoulli-likelihood-one-group">
        <w:ins w:id="2151" w:author="PR Preview" w:date="2026-01-01T00:00:00Z">
          <w:r>
            <w:rPr>
              <w:rStyle w:val="Hyperlink"/>
            </w:rPr>
            <w:t xml:space="preserve">Exercise 36</w:t>
          </w:r>
        </w:ins>
      </w:hyperlink>
      <w:ins w:id="2152" w:author="PR Preview" w:date="2026-01-01T00:00:00Z">
        <w:r>
          <w:t xml:space="preserve">.</w:t>
        </w:r>
      </w:ins>
    </w:p>
    <w:bookmarkEnd w:id="278"/>
    <w:bookmarkStart w:id="279" w:name="sol-bernoulli-loglik-one-group"/>
    <w:p>
      <w:pPr>
        <w:pStyle w:val="BodyText"/>
      </w:pPr>
      <w:ins w:id="2153" w:author="PR Preview" w:date="2026-01-01T00:00:00Z">
        <w:r>
          <w:rPr>
            <w:i/>
            <w:iCs/>
          </w:rPr>
          <w:t xml:space="preserve">Solution 39</w:t>
        </w:r>
      </w:ins>
      <w:ins w:id="2154" w:author="PR Preview" w:date="2026-01-01T00:00:00Z">
        <w:r>
          <w:t xml:space="preserve">. </w:t>
        </w:r>
      </w:ins>
      <w:ins w:id="2155" w:author="PR Preview" w:date="2026-01-01T00:00:00Z">
        <w:r>
          <w:t xml:space="preserve">Starting from the</w:t>
        </w:r>
      </w:ins>
      <w:ins w:id="2156" w:author="PR Preview" w:date="2026-01-01T00:00:00Z">
        <w:r>
          <w:t xml:space="preserve"> </w:t>
        </w:r>
      </w:ins>
      <w:hyperlink w:anchor="def-lik">
        <w:ins w:id="2157" w:author="PR Preview" w:date="2026-01-01T00:00:00Z">
          <w:r>
            <w:rPr>
              <w:rStyle w:val="Hyperlink"/>
            </w:rPr>
            <w:t xml:space="preserve">likelihood</w:t>
          </w:r>
        </w:ins>
      </w:hyperlink>
      <w:ins w:id="2158" w:author="PR Preview" w:date="2026-01-01T00:00:00Z">
        <w:r>
          <w:t xml:space="preserve"> </w:t>
        </w:r>
      </w:ins>
      <w:ins w:id="2159" w:author="PR Preview" w:date="2026-01-01T00:00:00Z">
        <w:r>
          <w:t xml:space="preserve">in</w:t>
        </w:r>
      </w:ins>
      <w:ins w:id="2160" w:author="PR Preview" w:date="2026-01-01T00:00:00Z">
        <w:r>
          <w:t xml:space="preserve"> </w:t>
        </w:r>
      </w:ins>
      <w:hyperlink w:anchor="thm-bernoulli-likelihood-one-group">
        <w:ins w:id="2161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162" w:author="PR Preview" w:date="2026-01-01T00:00:00Z">
        <w:r>
          <w:t xml:space="preserve">,</w:t>
        </w:r>
      </w:ins>
      <w:ins w:id="2163" w:author="PR Preview" w:date="2026-01-01T00:00:00Z">
        <w:r>
          <w:t xml:space="preserve"> </w:t>
        </w:r>
      </w:ins>
      <w:ins w:id="2164" w:author="PR Preview" w:date="2026-01-01T00:00:00Z">
        <w:r>
          <w:t xml:space="preserve">where</w:t>
        </w:r>
      </w:ins>
      <w:ins w:id="2165" w:author="PR Preview" w:date="2026-01-01T00:00:00Z">
        <w:r>
          <w:t xml:space="preserve"> </w:t>
        </w:r>
      </w:ins>
      <w:ins w:id="2166" w:author="PR Preview" w:date="2026-01-01T00:00:00Z">
        <w:r>
          <w:t xml:space="preserve">${s_{\mathord{\smash[b]{\underset{\raise.3ex\hbox{$\scriptstyle\sim$}}{y}}\vphantom{y}}}} \stackrel{\text{def}}{=}\sum_{i=1}^ny_i$</w:t>
        </w:r>
      </w:ins>
      <w:ins w:id="2167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9"/>
    <w:bookmarkStart w:id="280" w:name="thm-bernoulli-loglik-one-group"/>
    <w:p>
      <w:pPr>
        <w:pStyle w:val="FirstParagraph"/>
      </w:pPr>
      <w:del w:id="2168" w:author="PR Preview" w:date="2026-01-01T00:00:00Z">
        <w:r>
          <w:rPr>
            <w:b/>
            <w:bCs/>
          </w:rPr>
          <w:delText xml:space="preserve">Theorem 18 (Log-likelihood of binary outcomes with one event probability)</w:delText>
        </w:r>
      </w:del>
      <w:del w:id="2169" w:author="PR Preview" w:date="2026-01-01T00:00:00Z">
        <w:r>
          <w:delText xml:space="preserve"> </w:delText>
        </w:r>
      </w:del>
      <w:del w:id="2170" w:author="PR Preview" w:date="2026-01-01T00:00:00Z">
        <w:r>
          <w:delText xml:space="preserve">Let</w:delText>
        </w:r>
      </w:del>
      <w:del w:id="217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172" w:author="PR Preview" w:date="2026-01-01T00:00:00Z">
        <w:r>
          <w:delText xml:space="preserve"> </w:delText>
        </w:r>
      </w:del>
      <w:del w:id="2173" w:author="PR Preview" w:date="2026-01-01T00:00:00Z">
        <w:r>
          <w:delText xml:space="preserve">for</w:delText>
        </w:r>
      </w:del>
      <w:del w:id="217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2175" w:author="PR Preview" w:date="2026-01-01T00:00:00Z">
        <w:r>
          <w:delText xml:space="preserve">,</w:delText>
        </w:r>
      </w:del>
      <w:del w:id="2176" w:author="PR Preview" w:date="2026-01-01T00:00:00Z">
        <w:r>
          <w:delText xml:space="preserve"> </w:delText>
        </w:r>
      </w:del>
      <w:del w:id="2177" w:author="PR Preview" w:date="2026-01-01T00:00:00Z">
        <w:r>
          <w:delText xml:space="preserve">with observed outcomes</w:delText>
        </w:r>
      </w:del>
      <w:del w:id="2178" w:author="PR Preview" w:date="2026-01-01T00:00:00Z">
        <w:r>
          <w:delText xml:space="preserve"> </w:delText>
        </w:r>
      </w:del>
      <w:del w:id="2179" w:author="PR Preview" w:date="2026-01-01T00:00:00Z">
        <w:r>
          <w:delText xml:space="preserve">$\mathord{\smash[b]{\underset{\raise.3ex\hbox{$\scriptstyle\sim$}}{y}}\vphantom{y}}\stackrel{\text{def}}{=}(y_1, \ldots, y_n)$</w:delText>
        </w:r>
      </w:del>
      <w:del w:id="2180" w:author="PR Preview" w:date="2026-01-01T00:00:00Z">
        <w:r>
          <w:delText xml:space="preserve">, each</w:delText>
        </w:r>
      </w:del>
      <w:del w:id="218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2182" w:author="PR Preview" w:date="2026-01-01T00:00:00Z">
        <w:r>
          <w:delText xml:space="preserve">.</w:delText>
        </w:r>
      </w:del>
      <w:del w:id="2183" w:author="PR Preview" w:date="2026-01-01T00:00:00Z">
        <w:r>
          <w:delText xml:space="preserve"> </w:delText>
        </w:r>
      </w:del>
      <w:del w:id="2184" w:author="PR Preview" w:date="2026-01-01T00:00:00Z">
        <w:r>
          <w:delText xml:space="preserve">The log-likelihood</w:delText>
        </w:r>
      </w:del>
      <w:del w:id="2185" w:author="PR Preview" w:date="2026-01-01T00:00:00Z">
        <w:r>
          <w:delText xml:space="preserve"> </w:delText>
        </w:r>
      </w:del>
      <w:del w:id="2186" w:author="PR Preview" w:date="2026-01-01T00:00:00Z">
        <w:r>
          <w:delText xml:space="preserve">$\ell(\pi; \mathord{\smash[b]{\underset{\raise.3ex\hbox{$\scriptstyle\sim$}}{y}}\vphantom{y}})$</w:delText>
        </w:r>
      </w:del>
      <w:del w:id="2187" w:author="PR Preview" w:date="2026-01-01T00:00:00Z">
        <w:r>
          <w:delText xml:space="preserve"> </w:delText>
        </w:r>
      </w:del>
      <w:del w:id="2188" w:author="PR Preview" w:date="2026-01-01T00:00:00Z">
        <w:r>
          <w:delText xml:space="preserve">of the event probability</w:delText>
        </w:r>
      </w:del>
      <w:del w:id="2189" w:author="PR Preview" w:date="2026-01-01T00:00:00Z">
        <w:r>
          <w:delText xml:space="preserve"> </w:delText>
        </w:r>
      </w:del>
      <m:oMath>
        <m:r>
          <m:t>π</m:t>
        </m:r>
      </m:oMath>
      <w:del w:id="2190" w:author="PR Preview" w:date="2026-01-01T00:00:00Z">
        <w:r>
          <w:delText xml:space="preserve">,</w:delText>
        </w:r>
      </w:del>
      <w:del w:id="2191" w:author="PR Preview" w:date="2026-01-01T00:00:00Z">
        <w:r>
          <w:delText xml:space="preserve"> </w:delText>
        </w:r>
      </w:del>
      <w:del w:id="2192" w:author="PR Preview" w:date="2026-01-01T00:00:00Z">
        <w:r>
          <w:delText xml:space="preserve">written with the</w:delText>
        </w:r>
      </w:del>
      <w:del w:id="2193" w:author="PR Preview" w:date="2026-01-01T00:00:00Z">
        <w:r>
          <w:delText xml:space="preserve"> </w:delText>
        </w:r>
      </w:del>
      <w:hyperlink r:id="rId273">
        <w:del w:id="2194" w:author="PR Preview" w:date="2026-01-01T00:00:00Z">
          <w:r>
            <w:rPr>
              <w:rStyle w:val="Hyperlink"/>
            </w:rPr>
            <w:delText xml:space="preserve">log-odds</w:delText>
          </w:r>
        </w:del>
      </w:hyperlink>
      <w:del w:id="2195" w:author="PR Preview" w:date="2026-01-01T00:00:00Z">
        <w:r>
          <w:delText xml:space="preserve"> </w:delText>
        </w:r>
      </w:del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196" w:author="PR Preview" w:date="2026-01-01T00:00:00Z">
        <w:r>
          <w:delText xml:space="preserve">, is:</w:delText>
        </w:r>
      </w:del>
    </w:p>
    <w:p>
      <w:pPr>
        <w:pStyle w:val="FirstParagraph"/>
      </w:pPr>
      <w:ins w:id="2197" w:author="PR Preview" w:date="2026-01-01T00:00:00Z">
        <w:r>
          <w:rPr>
            <w:b/>
            <w:bCs/>
          </w:rPr>
          <w:t xml:space="preserve">Theorem 19 (Log-likelihood of binary outcomes with one event probability)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Let</w:t>
        </w:r>
      </w:ins>
      <w:ins w:id="220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for</w:t>
        </w:r>
      </w:ins>
      <w:ins w:id="220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2204" w:author="PR Preview" w:date="2026-01-01T00:00:00Z">
        <w:r>
          <w:t xml:space="preserve">,</w:t>
        </w:r>
      </w:ins>
      <w:ins w:id="2205" w:author="PR Preview" w:date="2026-01-01T00:00:00Z">
        <w:r>
          <w:t xml:space="preserve"> </w:t>
        </w:r>
      </w:ins>
      <w:ins w:id="2206" w:author="PR Preview" w:date="2026-01-01T00:00:00Z">
        <w:r>
          <w:t xml:space="preserve">with observed outcomes</w:t>
        </w:r>
      </w:ins>
      <w:ins w:id="2207" w:author="PR Preview" w:date="2026-01-01T00:00:00Z">
        <w:r>
          <w:t xml:space="preserve"> </w:t>
        </w:r>
      </w:ins>
      <w:ins w:id="2208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2209" w:author="PR Preview" w:date="2026-01-01T00:00:00Z">
        <w:r>
          <w:t xml:space="preserve">, each</w:t>
        </w:r>
      </w:ins>
      <w:ins w:id="221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211" w:author="PR Preview" w:date="2026-01-01T00:00:00Z">
        <w:r>
          <w:t xml:space="preserve">.</w:t>
        </w:r>
      </w:ins>
      <w:ins w:id="2212" w:author="PR Preview" w:date="2026-01-01T00:00:00Z">
        <w:r>
          <w:t xml:space="preserve"> </w:t>
        </w:r>
      </w:ins>
      <w:ins w:id="2213" w:author="PR Preview" w:date="2026-01-01T00:00:00Z">
        <w:r>
          <w:t xml:space="preserve">The log-likelihood</w:t>
        </w:r>
      </w:ins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$\ell(\pi; \mathord{\smash[b]{\underset{\raise.3ex\hbox{$\scriptstyle\sim$}}{y}}\vphantom{y}})$</w:t>
        </w:r>
      </w:ins>
      <w:ins w:id="2216" w:author="PR Preview" w:date="2026-01-01T00:00:00Z">
        <w:r>
          <w:t xml:space="preserve"> </w:t>
        </w:r>
      </w:ins>
      <w:ins w:id="2217" w:author="PR Preview" w:date="2026-01-01T00:00:00Z">
        <w:r>
          <w:t xml:space="preserve">of the event probability</w:t>
        </w:r>
      </w:ins>
      <w:ins w:id="2218" w:author="PR Preview" w:date="2026-01-01T00:00:00Z">
        <w:r>
          <w:t xml:space="preserve"> </w:t>
        </w:r>
      </w:ins>
      <m:oMath>
        <m:r>
          <m:t>π</m:t>
        </m:r>
      </m:oMath>
      <w:ins w:id="2219" w:author="PR Preview" w:date="2026-01-01T00:00:00Z">
        <w:r>
          <w:t xml:space="preserve">,</w:t>
        </w:r>
      </w:ins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written with the</w:t>
        </w:r>
      </w:ins>
      <w:ins w:id="2222" w:author="PR Preview" w:date="2026-01-01T00:00:00Z">
        <w:r>
          <w:t xml:space="preserve"> </w:t>
        </w:r>
      </w:ins>
      <w:hyperlink r:id="rId273">
        <w:ins w:id="2223" w:author="PR Preview" w:date="2026-01-01T00:00:00Z">
          <w:r>
            <w:rPr>
              <w:rStyle w:val="Hyperlink"/>
            </w:rPr>
            <w:t xml:space="preserve">log-odds</w:t>
          </w:r>
        </w:ins>
      </w:hyperlink>
      <w:ins w:id="2224" w:author="PR Preview" w:date="2026-01-01T00:00:00Z">
        <w:r>
          <w:t xml:space="preserve"> </w:t>
        </w:r>
      </w:ins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225" w:author="PR Preview" w:date="2026-01-01T00:00:00Z">
        <w:r>
          <w:t xml:space="preserve">, is:</w:t>
        </w:r>
      </w:ins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80"/>
    <w:p>
      <w:pPr>
        <w:pStyle w:val="FirstParagraph"/>
      </w:pPr>
      <w:del w:id="2226" w:author="PR Preview" w:date="2026-01-01T00:00:00Z">
        <w:r>
          <w:rPr>
            <w:i/>
            <w:iCs/>
          </w:rPr>
          <w:delText xml:space="preserve">Proof</w:delText>
        </w:r>
      </w:del>
      <w:del w:id="2227" w:author="PR Preview" w:date="2026-01-01T00:00:00Z">
        <w:r>
          <w:delText xml:space="preserve">. </w:delText>
        </w:r>
      </w:del>
      <w:del w:id="2228" w:author="PR Preview" w:date="2026-01-01T00:00:00Z">
        <w:r>
          <w:delText xml:space="preserve">This is the solution to</w:delText>
        </w:r>
      </w:del>
      <w:del w:id="2229" w:author="PR Preview" w:date="2026-01-01T00:00:00Z">
        <w:r>
          <w:delText xml:space="preserve"> </w:delText>
        </w:r>
      </w:del>
      <w:hyperlink w:anchor="exr-bernoulli-loglik-one-group">
        <w:del w:id="2230" w:author="PR Preview" w:date="2026-01-01T00:00:00Z">
          <w:r>
            <w:rPr>
              <w:rStyle w:val="Hyperlink"/>
            </w:rPr>
            <w:delText xml:space="preserve">Exercise 38</w:delText>
          </w:r>
        </w:del>
      </w:hyperlink>
      <w:del w:id="2231" w:author="PR Preview" w:date="2026-01-01T00:00:00Z">
        <w:r>
          <w:delText xml:space="preserve">, worked in</w:delText>
        </w:r>
      </w:del>
      <w:del w:id="2232" w:author="PR Preview" w:date="2026-01-01T00:00:00Z">
        <w:r>
          <w:delText xml:space="preserve"> </w:delText>
        </w:r>
      </w:del>
      <w:hyperlink w:anchor="sol-bernoulli-loglik-one-group">
        <w:del w:id="2233" w:author="PR Preview" w:date="2026-01-01T00:00:00Z">
          <w:r>
            <w:rPr>
              <w:rStyle w:val="Hyperlink"/>
            </w:rPr>
            <w:delText xml:space="preserve">Solution 38</w:delText>
          </w:r>
        </w:del>
      </w:hyperlink>
      <w:del w:id="2234" w:author="PR Preview" w:date="2026-01-01T00:00:00Z">
        <w:r>
          <w:delText xml:space="preserve">.</w:delText>
        </w:r>
      </w:del>
      <w:del w:id="2235" w:author="PR Preview" w:date="2026-01-01T00:00:00Z">
        <w:r>
          <w:delText xml:space="preserve"> </w:delText>
        </w:r>
      </w:del>
      <w:del w:id="2236" w:author="PR Preview" w:date="2026-01-01T00:00:00Z">
        <w:r>
          <w:delText xml:space="preserve">It builds on</w:delText>
        </w:r>
      </w:del>
      <w:del w:id="2237" w:author="PR Preview" w:date="2026-01-01T00:00:00Z">
        <w:r>
          <w:delText xml:space="preserve"> </w:delText>
        </w:r>
      </w:del>
      <w:hyperlink w:anchor="thm-bernoulli-likelihood-one-group">
        <w:del w:id="2238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2239" w:author="PR Preview" w:date="2026-01-01T00:00:00Z">
        <w:r>
          <w:delText xml:space="preserve">.</w:delText>
        </w:r>
      </w:del>
    </w:p>
    <w:p>
      <w:pPr>
        <w:pStyle w:val="FirstParagraph"/>
      </w:pPr>
      <w:ins w:id="2240" w:author="PR Preview" w:date="2026-01-01T00:00:00Z">
        <w:r>
          <w:rPr>
            <w:i/>
            <w:iCs/>
          </w:rPr>
          <w:t xml:space="preserve">Proof</w:t>
        </w:r>
      </w:ins>
      <w:ins w:id="2241" w:author="PR Preview" w:date="2026-01-01T00:00:00Z">
        <w:r>
          <w:t xml:space="preserve">. </w:t>
        </w:r>
      </w:ins>
      <w:ins w:id="2242" w:author="PR Preview" w:date="2026-01-01T00:00:00Z">
        <w:r>
          <w:t xml:space="preserve">This is the solution to</w:t>
        </w:r>
      </w:ins>
      <w:ins w:id="2243" w:author="PR Preview" w:date="2026-01-01T00:00:00Z">
        <w:r>
          <w:t xml:space="preserve"> </w:t>
        </w:r>
      </w:ins>
      <w:hyperlink w:anchor="exr-bernoulli-loglik-one-group">
        <w:ins w:id="2244" w:author="PR Preview" w:date="2026-01-01T00:00:00Z">
          <w:r>
            <w:rPr>
              <w:rStyle w:val="Hyperlink"/>
            </w:rPr>
            <w:t xml:space="preserve">Exercise 39</w:t>
          </w:r>
        </w:ins>
      </w:hyperlink>
      <w:ins w:id="2245" w:author="PR Preview" w:date="2026-01-01T00:00:00Z">
        <w:r>
          <w:t xml:space="preserve">, worked in</w:t>
        </w:r>
      </w:ins>
      <w:ins w:id="2246" w:author="PR Preview" w:date="2026-01-01T00:00:00Z">
        <w:r>
          <w:t xml:space="preserve"> </w:t>
        </w:r>
      </w:ins>
      <w:hyperlink w:anchor="sol-bernoulli-loglik-one-group">
        <w:ins w:id="2247" w:author="PR Preview" w:date="2026-01-01T00:00:00Z">
          <w:r>
            <w:rPr>
              <w:rStyle w:val="Hyperlink"/>
            </w:rPr>
            <w:t xml:space="preserve">Solution 39</w:t>
          </w:r>
        </w:ins>
      </w:hyperlink>
      <w:ins w:id="2248" w:author="PR Preview" w:date="2026-01-01T00:00:00Z">
        <w:r>
          <w:t xml:space="preserve">.</w:t>
        </w:r>
      </w:ins>
      <w:ins w:id="2249" w:author="PR Preview" w:date="2026-01-01T00:00:00Z">
        <w:r>
          <w:t xml:space="preserve"> </w:t>
        </w:r>
      </w:ins>
      <w:ins w:id="2250" w:author="PR Preview" w:date="2026-01-01T00:00:00Z">
        <w:r>
          <w:t xml:space="preserve">It builds on</w:t>
        </w:r>
      </w:ins>
      <w:ins w:id="2251" w:author="PR Preview" w:date="2026-01-01T00:00:00Z">
        <w:r>
          <w:t xml:space="preserve"> </w:t>
        </w:r>
      </w:ins>
      <w:hyperlink w:anchor="thm-bernoulli-likelihood-one-group">
        <w:ins w:id="2252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253" w:author="PR Preview" w:date="2026-01-01T00:00:00Z">
        <w:r>
          <w:t xml:space="preserve">.</w:t>
        </w:r>
      </w:ins>
    </w:p>
    <w:bookmarkEnd w:id="281"/>
    <w:bookmarkStart w:id="296" w:name="score-contributions"/>
    <w:p>
      <w:pPr>
        <w:pStyle w:val="Heading3"/>
      </w:pPr>
      <w:r>
        <w:t xml:space="preserve">3.4 Score contributions</w:t>
      </w:r>
    </w:p>
    <w:bookmarkStart w:id="283" w:name="exm-precision-bernoulli"/>
    <w:p>
      <w:pPr>
        <w:pStyle w:val="FirstParagraph"/>
      </w:pPr>
      <w:del w:id="2254" w:author="PR Preview" w:date="2026-01-01T00:00:00Z">
        <w:r>
          <w:rPr>
            <w:b/>
            <w:bCs/>
          </w:rPr>
          <w:delText xml:space="preserve">Example 12 (Precision of a Bernoulli variable)</w:delText>
        </w:r>
      </w:del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If</w:delText>
        </w:r>
      </w:del>
      <w:del w:id="2257" w:author="PR Preview" w:date="2026-01-01T00:00:00Z">
        <w:r>
          <w:delText xml:space="preserve"> </w:delText>
        </w:r>
      </w:del>
      <m:oMath>
        <m:r>
          <m:t>Y</m:t>
        </m:r>
      </m:oMath>
      <w:del w:id="2258" w:author="PR Preview" w:date="2026-01-01T00:00:00Z">
        <w:r>
          <w:delText xml:space="preserve"> </w:delText>
        </w:r>
      </w:del>
      <w:del w:id="2259" w:author="PR Preview" w:date="2026-01-01T00:00:00Z">
        <w:r>
          <w:delText xml:space="preserve">is a</w:delText>
        </w:r>
      </w:del>
      <w:del w:id="2260" w:author="PR Preview" w:date="2026-01-01T00:00:00Z">
        <w:r>
          <w:delText xml:space="preserve"> </w:delText>
        </w:r>
      </w:del>
      <w:hyperlink r:id="rId10">
        <w:del w:id="2261" w:author="PR Preview" w:date="2026-01-01T00:00:00Z">
          <w:r>
            <w:rPr>
              <w:rStyle w:val="Hyperlink"/>
            </w:rPr>
            <w:delText xml:space="preserve">Bernoulli</w:delText>
          </w:r>
        </w:del>
      </w:hyperlink>
      <w:del w:id="2262" w:author="PR Preview" w:date="2026-01-01T00:00:00Z">
        <w:r>
          <w:delText xml:space="preserve"> </w:delText>
        </w:r>
      </w:del>
      <w:del w:id="2263" w:author="PR Preview" w:date="2026-01-01T00:00:00Z">
        <w:r>
          <w:delText xml:space="preserve">variable,</w:delText>
        </w:r>
      </w:del>
      <w:del w:id="2264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265" w:author="PR Preview" w:date="2026-01-01T00:00:00Z">
        <w:r>
          <w:delText xml:space="preserve"> </w:delText>
        </w:r>
      </w:del>
      <w:del w:id="2266" w:author="PR Preview" w:date="2026-01-01T00:00:00Z">
        <w:r>
          <w:delText xml:space="preserve">with</w:delText>
        </w:r>
      </w:del>
      <w:del w:id="2267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del w:id="2268" w:author="PR Preview" w:date="2026-01-01T00:00:00Z">
        <w:r>
          <w:delText xml:space="preserve">,</w:delText>
        </w:r>
      </w:del>
      <w:del w:id="2269" w:author="PR Preview" w:date="2026-01-01T00:00:00Z">
        <w:r>
          <w:delText xml:space="preserve"> </w:delText>
        </w:r>
      </w:del>
      <w:del w:id="2270" w:author="PR Preview" w:date="2026-01-01T00:00:00Z">
        <w:r>
          <w:delText xml:space="preserve">then</w:delText>
        </w:r>
      </w:del>
      <w:del w:id="2271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2272" w:author="PR Preview" w:date="2026-01-01T00:00:00Z">
        <w:r>
          <w:delText xml:space="preserve">,</w:delText>
        </w:r>
      </w:del>
      <w:del w:id="2273" w:author="PR Preview" w:date="2026-01-01T00:00:00Z">
        <w:r>
          <w:delText xml:space="preserve"> </w:delText>
        </w:r>
      </w:del>
      <w:del w:id="2274" w:author="PR Preview" w:date="2026-01-01T00:00:00Z">
        <w:r>
          <w:delText xml:space="preserve">so the</w:delText>
        </w:r>
      </w:del>
      <w:del w:id="2275" w:author="PR Preview" w:date="2026-01-01T00:00:00Z">
        <w:r>
          <w:delText xml:space="preserve"> </w:delText>
        </w:r>
      </w:del>
      <w:hyperlink r:id="rId282">
        <w:del w:id="2276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2277" w:author="PR Preview" w:date="2026-01-01T00:00:00Z">
        <w:r>
          <w:delText xml:space="preserve"> </w:delText>
        </w:r>
      </w:del>
      <w:del w:id="2278" w:author="PR Preview" w:date="2026-01-01T00:00:00Z">
        <w:r>
          <w:delText xml:space="preserve">of</w:delText>
        </w:r>
      </w:del>
      <w:del w:id="2279" w:author="PR Preview" w:date="2026-01-01T00:00:00Z">
        <w:r>
          <w:delText xml:space="preserve"> </w:delText>
        </w:r>
      </w:del>
      <m:oMath>
        <m:r>
          <m:t>Y</m:t>
        </m:r>
      </m:oMath>
      <w:del w:id="2280" w:author="PR Preview" w:date="2026-01-01T00:00:00Z">
        <w:r>
          <w:delText xml:space="preserve"> </w:delText>
        </w:r>
      </w:del>
      <w:del w:id="2281" w:author="PR Preview" w:date="2026-01-01T00:00:00Z">
        <w:r>
          <w:delText xml:space="preserve">is</w:delText>
        </w:r>
      </w:del>
      <w:del w:id="2282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283" w:author="PR Preview" w:date="2026-01-01T00:00:00Z">
        <w:r>
          <w:delText xml:space="preserve">.</w:delText>
        </w:r>
      </w:del>
    </w:p>
    <w:p>
      <w:pPr>
        <w:pStyle w:val="BodyText"/>
      </w:pPr>
      <w:del w:id="2284" w:author="PR Preview" w:date="2026-01-01T00:00:00Z">
        <w:r>
          <w:rPr>
            <w:b/>
            <w:bCs/>
          </w:rPr>
          <w:delText xml:space="preserve">Exercise 39 (Score function of a Bernoulli variable)</w:delText>
        </w:r>
      </w:del>
      <w:del w:id="2285" w:author="PR Preview" w:date="2026-01-01T00:00:00Z">
        <w:r>
          <w:delText xml:space="preserve"> </w:delText>
        </w:r>
      </w:del>
      <w:del w:id="2286" w:author="PR Preview" w:date="2026-01-01T00:00:00Z">
        <w:r>
          <w:delText xml:space="preserve">Let</w:delText>
        </w:r>
      </w:del>
      <w:del w:id="228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288" w:author="PR Preview" w:date="2026-01-01T00:00:00Z">
        <w:r>
          <w:delText xml:space="preserve"> </w:delText>
        </w:r>
      </w:del>
      <w:del w:id="2289" w:author="PR Preview" w:date="2026-01-01T00:00:00Z">
        <w:r>
          <w:delText xml:space="preserve">have observed value</w:delText>
        </w:r>
      </w:del>
      <w:del w:id="229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2291" w:author="PR Preview" w:date="2026-01-01T00:00:00Z">
        <w:r>
          <w:delText xml:space="preserve">, and let:</w:delText>
        </w:r>
      </w:del>
    </w:p>
    <w:p>
      <w:pPr>
        <w:pStyle w:val="FirstParagraph"/>
      </w:pPr>
      <w:ins w:id="2292" w:author="PR Preview" w:date="2026-01-01T00:00:00Z">
        <w:r>
          <w:rPr>
            <w:b/>
            <w:bCs/>
          </w:rPr>
          <w:t xml:space="preserve">Example 13 (Precision of a Bernoulli variable)</w:t>
        </w:r>
      </w:ins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If</w:t>
        </w:r>
      </w:ins>
      <w:ins w:id="2295" w:author="PR Preview" w:date="2026-01-01T00:00:00Z">
        <w:r>
          <w:t xml:space="preserve"> </w:t>
        </w:r>
      </w:ins>
      <m:oMath>
        <m:r>
          <m:t>Y</m:t>
        </m:r>
      </m:oMath>
      <w:ins w:id="2296" w:author="PR Preview" w:date="2026-01-01T00:00:00Z">
        <w:r>
          <w:t xml:space="preserve"> </w:t>
        </w:r>
      </w:ins>
      <w:ins w:id="2297" w:author="PR Preview" w:date="2026-01-01T00:00:00Z">
        <w:r>
          <w:t xml:space="preserve">is a</w:t>
        </w:r>
      </w:ins>
      <w:ins w:id="2298" w:author="PR Preview" w:date="2026-01-01T00:00:00Z">
        <w:r>
          <w:t xml:space="preserve"> </w:t>
        </w:r>
      </w:ins>
      <w:hyperlink r:id="rId10">
        <w:ins w:id="2299" w:author="PR Preview" w:date="2026-01-01T00:00:00Z">
          <w:r>
            <w:rPr>
              <w:rStyle w:val="Hyperlink"/>
            </w:rPr>
            <w:t xml:space="preserve">Bernoulli</w:t>
          </w:r>
        </w:ins>
      </w:hyperlink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variable,</w:t>
        </w:r>
      </w:ins>
      <w:ins w:id="230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with</w:t>
        </w:r>
      </w:ins>
      <w:ins w:id="2305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ins w:id="2306" w:author="PR Preview" w:date="2026-01-01T00:00:00Z">
        <w:r>
          <w:t xml:space="preserve">,</w:t>
        </w:r>
      </w:ins>
      <w:ins w:id="2307" w:author="PR Preview" w:date="2026-01-01T00:00:00Z">
        <w:r>
          <w:t xml:space="preserve"> </w:t>
        </w:r>
      </w:ins>
      <w:ins w:id="2308" w:author="PR Preview" w:date="2026-01-01T00:00:00Z">
        <w:r>
          <w:t xml:space="preserve">then</w:t>
        </w:r>
      </w:ins>
      <w:ins w:id="2309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2310" w:author="PR Preview" w:date="2026-01-01T00:00:00Z">
        <w:r>
          <w:t xml:space="preserve">,</w:t>
        </w:r>
      </w:ins>
      <w:ins w:id="2311" w:author="PR Preview" w:date="2026-01-01T00:00:00Z">
        <w:r>
          <w:t xml:space="preserve"> </w:t>
        </w:r>
      </w:ins>
      <w:ins w:id="2312" w:author="PR Preview" w:date="2026-01-01T00:00:00Z">
        <w:r>
          <w:t xml:space="preserve">so the</w:t>
        </w:r>
      </w:ins>
      <w:ins w:id="2313" w:author="PR Preview" w:date="2026-01-01T00:00:00Z">
        <w:r>
          <w:t xml:space="preserve"> </w:t>
        </w:r>
      </w:ins>
      <w:hyperlink r:id="rId282">
        <w:ins w:id="2314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2315" w:author="PR Preview" w:date="2026-01-01T00:00:00Z">
        <w:r>
          <w:t xml:space="preserve"> </w:t>
        </w:r>
      </w:ins>
      <w:ins w:id="2316" w:author="PR Preview" w:date="2026-01-01T00:00:00Z">
        <w:r>
          <w:t xml:space="preserve">of</w:t>
        </w:r>
      </w:ins>
      <w:ins w:id="2317" w:author="PR Preview" w:date="2026-01-01T00:00:00Z">
        <w:r>
          <w:t xml:space="preserve"> </w:t>
        </w:r>
      </w:ins>
      <m:oMath>
        <m:r>
          <m:t>Y</m:t>
        </m:r>
      </m:oMath>
      <w:ins w:id="2318" w:author="PR Preview" w:date="2026-01-01T00:00:00Z">
        <w:r>
          <w:t xml:space="preserve"> </w:t>
        </w:r>
      </w:ins>
      <w:ins w:id="2319" w:author="PR Preview" w:date="2026-01-01T00:00:00Z">
        <w:r>
          <w:t xml:space="preserve">is</w:t>
        </w:r>
      </w:ins>
      <w:ins w:id="2320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321" w:author="PR Preview" w:date="2026-01-01T00:00:00Z">
        <w:r>
          <w:t xml:space="preserve">.</w:t>
        </w:r>
      </w:ins>
    </w:p>
    <w:bookmarkEnd w:id="283"/>
    <w:bookmarkStart w:id="287" w:name="exr-derive-bernoulli-score"/>
    <w:p>
      <w:pPr>
        <w:pStyle w:val="BodyText"/>
      </w:pPr>
      <w:ins w:id="2322" w:author="PR Preview" w:date="2026-01-01T00:00:00Z">
        <w:r>
          <w:rPr>
            <w:b/>
            <w:bCs/>
          </w:rPr>
          <w:t xml:space="preserve">Exercise 40 (Score function of a Bernoulli variable)</w:t>
        </w:r>
      </w:ins>
      <w:ins w:id="2323" w:author="PR Preview" w:date="2026-01-01T00:00:00Z">
        <w:r>
          <w:t xml:space="preserve"> </w:t>
        </w:r>
      </w:ins>
      <w:ins w:id="2324" w:author="PR Preview" w:date="2026-01-01T00:00:00Z">
        <w:r>
          <w:t xml:space="preserve">Let</w:t>
        </w:r>
      </w:ins>
      <w:ins w:id="232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326" w:author="PR Preview" w:date="2026-01-01T00:00:00Z">
        <w:r>
          <w:t xml:space="preserve"> </w:t>
        </w:r>
      </w:ins>
      <w:ins w:id="2327" w:author="PR Preview" w:date="2026-01-01T00:00:00Z">
        <w:r>
          <w:t xml:space="preserve">have observed value</w:t>
        </w:r>
      </w:ins>
      <w:ins w:id="232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329" w:author="PR Preview" w:date="2026-01-01T00:00:00Z">
        <w:r>
          <w:t xml:space="preserve">, and let:</w:t>
        </w:r>
      </w:ins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8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85">
        <w:r>
          <w:rPr>
            <w:rStyle w:val="Hyperlink"/>
          </w:rPr>
          <w:t xml:space="preserve">event</w:t>
        </w:r>
      </w:hyperlink>
      <w:r>
        <w:t xml:space="preserve"> </w:t>
      </w:r>
      <w:hyperlink r:id="rId28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7"/>
    <w:bookmarkStart w:id="288" w:name="sol-derive-bernoulli-score"/>
    <w:p>
      <w:pPr>
        <w:pStyle w:val="BodyText"/>
      </w:pPr>
      <w:del w:id="2330" w:author="PR Preview" w:date="2026-01-01T00:00:00Z">
        <w:r>
          <w:rPr>
            <w:i/>
            <w:iCs/>
          </w:rPr>
          <w:delText xml:space="preserve">Solution 39</w:delText>
        </w:r>
      </w:del>
      <w:del w:id="2331" w:author="PR Preview" w:date="2026-01-01T00:00:00Z">
        <w:r>
          <w:delText xml:space="preserve">. </w:delText>
        </w:r>
      </w:del>
      <w:del w:id="2332" w:author="PR Preview" w:date="2026-01-01T00:00:00Z">
        <w:r>
          <w:delText xml:space="preserve">With</w:delText>
        </w:r>
      </w:del>
      <w:del w:id="233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del w:id="2334" w:author="PR Preview" w:date="2026-01-01T00:00:00Z">
        <w:r>
          <w:delText xml:space="preserve">,</w:delText>
        </w:r>
      </w:del>
      <w:del w:id="2335" w:author="PR Preview" w:date="2026-01-01T00:00:00Z">
        <w:r>
          <w:delText xml:space="preserve"> </w:delText>
        </w:r>
      </w:del>
      <w:hyperlink w:anchor="X6d4d05e0ca3b471fd744e6e442ea2ee92da6dc3">
        <w:del w:id="2336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2337" w:author="PR Preview" w:date="2026-01-01T00:00:00Z">
        <w:r>
          <w:delText xml:space="preserve"> </w:delText>
        </w:r>
      </w:del>
      <w:del w:id="2338" w:author="PR Preview" w:date="2026-01-01T00:00:00Z">
        <w:r>
          <w:delText xml:space="preserve">gives</w:delText>
        </w:r>
      </w:del>
      <w:del w:id="2339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del w:id="2340" w:author="PR Preview" w:date="2026-01-01T00:00:00Z">
        <w:r>
          <w:delText xml:space="preserve">, so:</w:delText>
        </w:r>
      </w:del>
    </w:p>
    <w:p>
      <w:pPr>
        <w:pStyle w:val="BodyText"/>
      </w:pPr>
      <w:ins w:id="2341" w:author="PR Preview" w:date="2026-01-01T00:00:00Z">
        <w:r>
          <w:rPr>
            <w:i/>
            <w:iCs/>
          </w:rPr>
          <w:t xml:space="preserve">Solution 40</w:t>
        </w:r>
      </w:ins>
      <w:ins w:id="2342" w:author="PR Preview" w:date="2026-01-01T00:00:00Z">
        <w:r>
          <w:t xml:space="preserve">. </w:t>
        </w:r>
      </w:ins>
      <w:ins w:id="2343" w:author="PR Preview" w:date="2026-01-01T00:00:00Z">
        <w:r>
          <w:t xml:space="preserve">With</w:t>
        </w:r>
      </w:ins>
      <w:ins w:id="234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ins w:id="2345" w:author="PR Preview" w:date="2026-01-01T00:00:00Z">
        <w:r>
          <w:t xml:space="preserve">,</w:t>
        </w:r>
      </w:ins>
      <w:ins w:id="2346" w:author="PR Preview" w:date="2026-01-01T00:00:00Z">
        <w:r>
          <w:t xml:space="preserve"> </w:t>
        </w:r>
      </w:ins>
      <w:hyperlink w:anchor="X6d4d05e0ca3b471fd744e6e442ea2ee92da6dc3">
        <w:ins w:id="2347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2348" w:author="PR Preview" w:date="2026-01-01T00:00:00Z">
        <w:r>
          <w:t xml:space="preserve"> </w:t>
        </w:r>
      </w:ins>
      <w:ins w:id="2349" w:author="PR Preview" w:date="2026-01-01T00:00:00Z">
        <w:r>
          <w:t xml:space="preserve">gives</w:t>
        </w:r>
      </w:ins>
      <w:ins w:id="2350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ins w:id="2351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8"/>
    <w:bookmarkStart w:id="289" w:name="thm-bernoulli-score"/>
    <w:p>
      <w:pPr>
        <w:pStyle w:val="FirstParagraph"/>
      </w:pPr>
      <w:del w:id="2352" w:author="PR Preview" w:date="2026-01-01T00:00:00Z">
        <w:r>
          <w:rPr>
            <w:b/>
            <w:bCs/>
          </w:rPr>
          <w:delText xml:space="preserve">Theorem 19 (Score function of a Bernoulli variable)</w:delText>
        </w:r>
      </w:del>
      <w:del w:id="2353" w:author="PR Preview" w:date="2026-01-01T00:00:00Z">
        <w:r>
          <w:delText xml:space="preserve"> </w:delText>
        </w:r>
      </w:del>
      <w:del w:id="2354" w:author="PR Preview" w:date="2026-01-01T00:00:00Z">
        <w:r>
          <w:delText xml:space="preserve">Let</w:delText>
        </w:r>
      </w:del>
      <w:del w:id="235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356" w:author="PR Preview" w:date="2026-01-01T00:00:00Z">
        <w:r>
          <w:delText xml:space="preserve">, with event probability</w:delText>
        </w:r>
      </w:del>
      <w:del w:id="2357" w:author="PR Preview" w:date="2026-01-01T00:00:00Z">
        <w:r>
          <w:delText xml:space="preserve"> </w:delText>
        </w:r>
      </w:del>
      <m:oMath>
        <m:r>
          <m:t>π</m:t>
        </m:r>
      </m:oMath>
      <w:del w:id="2358" w:author="PR Preview" w:date="2026-01-01T00:00:00Z">
        <w:r>
          <w:delText xml:space="preserve"> </w:delText>
        </w:r>
      </w:del>
      <w:del w:id="2359" w:author="PR Preview" w:date="2026-01-01T00:00:00Z">
        <w:r>
          <w:delText xml:space="preserve">and observed value</w:delText>
        </w:r>
      </w:del>
      <w:del w:id="236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2361" w:author="PR Preview" w:date="2026-01-01T00:00:00Z">
        <w:r>
          <w:delText xml:space="preserve">.</w:delText>
        </w:r>
      </w:del>
      <w:del w:id="2362" w:author="PR Preview" w:date="2026-01-01T00:00:00Z">
        <w:r>
          <w:delText xml:space="preserve"> </w:delText>
        </w:r>
      </w:del>
      <w:del w:id="2363" w:author="PR Preview" w:date="2026-01-01T00:00:00Z">
        <w:r>
          <w:delText xml:space="preserve">The</w:delText>
        </w:r>
      </w:del>
      <w:del w:id="2364" w:author="PR Preview" w:date="2026-01-01T00:00:00Z">
        <w:r>
          <w:delText xml:space="preserve"> </w:delText>
        </w:r>
      </w:del>
      <w:hyperlink w:anchor="def-score">
        <w:del w:id="2365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2366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of the single observation</w:delText>
        </w:r>
      </w:del>
      <w:del w:id="2369" w:author="PR Preview" w:date="2026-01-01T00:00:00Z">
        <w:r>
          <w:delText xml:space="preserve"> </w:delText>
        </w:r>
      </w:del>
      <m:oMath>
        <m:r>
          <m:t>x</m:t>
        </m:r>
      </m:oMath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is the derivative of its log-likelihood</w:delText>
        </w:r>
      </w:del>
      <w:del w:id="2372" w:author="PR Preview" w:date="2026-01-01T00:00:00Z">
        <w:r>
          <w:delText xml:space="preserve"> </w:delText>
        </w:r>
      </w:del>
      <m:oMath>
        <m:r>
          <m:t>ℓ</m:t>
        </m:r>
      </m:oMath>
      <w:del w:id="2373" w:author="PR Preview" w:date="2026-01-01T00:00:00Z">
        <w:r>
          <w:delText xml:space="preserve"> </w:delText>
        </w:r>
      </w:del>
      <w:del w:id="2374" w:author="PR Preview" w:date="2026-01-01T00:00:00Z">
        <w:r>
          <w:delText xml:space="preserve">with respect to</w:delText>
        </w:r>
      </w:del>
      <w:del w:id="2375" w:author="PR Preview" w:date="2026-01-01T00:00:00Z">
        <w:r>
          <w:delText xml:space="preserve"> </w:delText>
        </w:r>
      </w:del>
      <m:oMath>
        <m:r>
          <m:t>π</m:t>
        </m:r>
      </m:oMath>
      <w:del w:id="2376" w:author="PR Preview" w:date="2026-01-01T00:00:00Z">
        <w:r>
          <w:delText xml:space="preserve">.</w:delText>
        </w:r>
      </w:del>
      <w:del w:id="2377" w:author="PR Preview" w:date="2026-01-01T00:00:00Z">
        <w:r>
          <w:delText xml:space="preserve"> </w:delText>
        </w:r>
      </w:del>
      <w:del w:id="2378" w:author="PR Preview" w:date="2026-01-01T00:00:00Z">
        <w:r>
          <w:delText xml:space="preserve">It equals the</w:delText>
        </w:r>
      </w:del>
      <w:del w:id="2379" w:author="PR Preview" w:date="2026-01-01T00:00:00Z">
        <w:r>
          <w:delText xml:space="preserve"> </w:delText>
        </w:r>
      </w:del>
      <w:hyperlink r:id="rId282">
        <w:del w:id="2380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2381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382" w:author="PR Preview" w:date="2026-01-01T00:00:00Z">
        <w:r>
          <w:delText xml:space="preserve"> </w:delText>
        </w:r>
      </w:del>
      <w:del w:id="2383" w:author="PR Preview" w:date="2026-01-01T00:00:00Z">
        <w:r>
          <w:delText xml:space="preserve">of</w:delText>
        </w:r>
      </w:del>
      <w:del w:id="2384" w:author="PR Preview" w:date="2026-01-01T00:00:00Z">
        <w:r>
          <w:delText xml:space="preserve"> </w:delText>
        </w:r>
      </w:del>
      <m:oMath>
        <m:r>
          <m:t>X</m:t>
        </m:r>
      </m:oMath>
      <w:del w:id="2385" w:author="PR Preview" w:date="2026-01-01T00:00:00Z">
        <w:r>
          <w:delText xml:space="preserve"> </w:delText>
        </w:r>
      </w:del>
      <w:del w:id="2386" w:author="PR Preview" w:date="2026-01-01T00:00:00Z">
        <w:r>
          <w:delText xml:space="preserve">times the</w:delText>
        </w:r>
      </w:del>
      <w:del w:id="2387" w:author="PR Preview" w:date="2026-01-01T00:00:00Z">
        <w:r>
          <w:delText xml:space="preserve"> </w:delText>
        </w:r>
      </w:del>
      <w:hyperlink r:id="rId284">
        <w:del w:id="2388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2389" w:author="PR Preview" w:date="2026-01-01T00:00:00Z">
        <w:r>
          <w:delText xml:space="preserve"> </w:delText>
        </w:r>
      </w:del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2390" w:author="PR Preview" w:date="2026-01-01T00:00:00Z">
        <w:r>
          <w:delText xml:space="preserve"> </w:delText>
        </w:r>
      </w:del>
      <w:del w:id="2391" w:author="PR Preview" w:date="2026-01-01T00:00:00Z">
        <w:r>
          <w:delText xml:space="preserve">of</w:delText>
        </w:r>
      </w:del>
      <w:del w:id="2392" w:author="PR Preview" w:date="2026-01-01T00:00:00Z">
        <w:r>
          <w:delText xml:space="preserve"> </w:delText>
        </w:r>
      </w:del>
      <m:oMath>
        <m:r>
          <m:t>x</m:t>
        </m:r>
      </m:oMath>
      <w:del w:id="2393" w:author="PR Preview" w:date="2026-01-01T00:00:00Z">
        <w:r>
          <w:delText xml:space="preserve"> </w:delText>
        </w:r>
      </w:del>
      <w:del w:id="2394" w:author="PR Preview" w:date="2026-01-01T00:00:00Z">
        <w:r>
          <w:delText xml:space="preserve">from the mean</w:delText>
        </w:r>
      </w:del>
      <w:del w:id="239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239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del w:id="2397" w:author="PR Preview" w:date="2026-01-01T00:00:00Z">
        <w:r>
          <w:rPr>
            <w:i/>
            <w:iCs/>
          </w:rPr>
          <w:delText xml:space="preserve">Proof</w:delText>
        </w:r>
      </w:del>
      <w:del w:id="2398" w:author="PR Preview" w:date="2026-01-01T00:00:00Z">
        <w:r>
          <w:delText xml:space="preserve">. </w:delText>
        </w:r>
      </w:del>
      <w:del w:id="2399" w:author="PR Preview" w:date="2026-01-01T00:00:00Z">
        <w:r>
          <w:delText xml:space="preserve">This is the solution to</w:delText>
        </w:r>
      </w:del>
      <w:del w:id="2400" w:author="PR Preview" w:date="2026-01-01T00:00:00Z">
        <w:r>
          <w:delText xml:space="preserve"> </w:delText>
        </w:r>
      </w:del>
      <w:hyperlink w:anchor="exr-derive-bernoulli-score">
        <w:del w:id="2401" w:author="PR Preview" w:date="2026-01-01T00:00:00Z">
          <w:r>
            <w:rPr>
              <w:rStyle w:val="Hyperlink"/>
            </w:rPr>
            <w:delText xml:space="preserve">Exercise 39</w:delText>
          </w:r>
        </w:del>
      </w:hyperlink>
      <w:del w:id="2402" w:author="PR Preview" w:date="2026-01-01T00:00:00Z">
        <w:r>
          <w:delText xml:space="preserve">, worked in</w:delText>
        </w:r>
      </w:del>
      <w:del w:id="2403" w:author="PR Preview" w:date="2026-01-01T00:00:00Z">
        <w:r>
          <w:delText xml:space="preserve"> </w:delText>
        </w:r>
      </w:del>
      <w:hyperlink w:anchor="sol-derive-bernoulli-score">
        <w:del w:id="2404" w:author="PR Preview" w:date="2026-01-01T00:00:00Z">
          <w:r>
            <w:rPr>
              <w:rStyle w:val="Hyperlink"/>
            </w:rPr>
            <w:delText xml:space="preserve">Solution 39</w:delText>
          </w:r>
        </w:del>
      </w:hyperlink>
      <w:del w:id="2405" w:author="PR Preview" w:date="2026-01-01T00:00:00Z">
        <w:r>
          <w:delText xml:space="preserve">.</w:delText>
        </w:r>
      </w:del>
      <w:del w:id="2406" w:author="PR Preview" w:date="2026-01-01T00:00:00Z">
        <w:r>
          <w:delText xml:space="preserve"> </w:delText>
        </w:r>
      </w:del>
      <w:del w:id="2407" w:author="PR Preview" w:date="2026-01-01T00:00:00Z">
        <w:r>
          <w:delText xml:space="preserve">It builds on</w:delText>
        </w:r>
      </w:del>
      <w:del w:id="2408" w:author="PR Preview" w:date="2026-01-01T00:00:00Z">
        <w:r>
          <w:delText xml:space="preserve"> </w:delText>
        </w:r>
      </w:del>
      <w:hyperlink w:anchor="X6d4d05e0ca3b471fd744e6e442ea2ee92da6dc3">
        <w:del w:id="2409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2410" w:author="PR Preview" w:date="2026-01-01T00:00:00Z">
        <w:r>
          <w:delText xml:space="preserve">.</w:delText>
        </w:r>
      </w:del>
    </w:p>
    <w:p>
      <w:pPr>
        <w:pStyle w:val="BodyText"/>
      </w:pPr>
      <w:del w:id="2411" w:author="PR Preview" w:date="2026-01-01T00:00:00Z">
        <w:r>
          <w:rPr>
            <w:b/>
            <w:bCs/>
          </w:rPr>
          <w:delText xml:space="preserve">Example 13 (Score of one Bernoulli observation)</w:delText>
        </w:r>
      </w:del>
      <w:del w:id="2412" w:author="PR Preview" w:date="2026-01-01T00:00:00Z">
        <w:r>
          <w:delText xml:space="preserve"> </w:delText>
        </w:r>
      </w:del>
      <w:del w:id="2413" w:author="PR Preview" w:date="2026-01-01T00:00:00Z">
        <w:r>
          <w:delText xml:space="preserve">For a Bernoulli variable with</w:delText>
        </w:r>
      </w:del>
      <w:del w:id="2414" w:author="PR Preview" w:date="2026-01-01T00:00:00Z">
        <w:r>
          <w:delText xml:space="preserve"> </w:delText>
        </w:r>
      </w:del>
      <w:hyperlink r:id="rId285">
        <w:del w:id="2415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2416" w:author="PR Preview" w:date="2026-01-01T00:00:00Z">
        <w:r>
          <w:delText xml:space="preserve"> </w:delText>
        </w:r>
      </w:del>
      <w:hyperlink r:id="rId286">
        <w:del w:id="2417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2418" w:author="PR Preview" w:date="2026-01-01T00:00:00Z">
        <w:r>
          <w:delText xml:space="preserve"> </w:delText>
        </w:r>
      </w:del>
      <m:oMath>
        <m:r>
          <m:t>π</m:t>
        </m:r>
      </m:oMath>
      <w:del w:id="2419" w:author="PR Preview" w:date="2026-01-01T00:00:00Z">
        <w:r>
          <w:delText xml:space="preserve"> </w:delText>
        </w:r>
      </w:del>
      <w:del w:id="2420" w:author="PR Preview" w:date="2026-01-01T00:00:00Z">
        <w:r>
          <w:delText xml:space="preserve">and observed value</w:delText>
        </w:r>
      </w:del>
      <w:del w:id="242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2422" w:author="PR Preview" w:date="2026-01-01T00:00:00Z">
        <w:r>
          <w:delText xml:space="preserve">,</w:delText>
        </w:r>
      </w:del>
      <w:del w:id="2423" w:author="PR Preview" w:date="2026-01-01T00:00:00Z">
        <w:r>
          <w:delText xml:space="preserve"> </w:delText>
        </w:r>
      </w:del>
      <w:del w:id="2424" w:author="PR Preview" w:date="2026-01-01T00:00:00Z">
        <w:r>
          <w:delText xml:space="preserve">the</w:delText>
        </w:r>
      </w:del>
      <w:del w:id="2425" w:author="PR Preview" w:date="2026-01-01T00:00:00Z">
        <w:r>
          <w:delText xml:space="preserve"> </w:delText>
        </w:r>
      </w:del>
      <w:hyperlink w:anchor="def-score">
        <w:del w:id="2426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2427" w:author="PR Preview" w:date="2026-01-01T00:00:00Z">
        <w:r>
          <w:delText xml:space="preserve"> </w:delText>
        </w:r>
      </w:del>
      <w:del w:id="2428" w:author="PR Preview" w:date="2026-01-01T00:00:00Z">
        <w:r>
          <w:delText xml:space="preserve">in</w:delText>
        </w:r>
      </w:del>
      <w:del w:id="2429" w:author="PR Preview" w:date="2026-01-01T00:00:00Z">
        <w:r>
          <w:delText xml:space="preserve"> </w:delText>
        </w:r>
      </w:del>
      <w:hyperlink w:anchor="thm-bernoulli-score">
        <w:del w:id="2430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2431" w:author="PR Preview" w:date="2026-01-01T00:00:00Z">
        <w:r>
          <w:delText xml:space="preserve"> </w:delText>
        </w:r>
      </w:del>
      <w:del w:id="2432" w:author="PR Preview" w:date="2026-01-01T00:00:00Z">
        <w:r>
          <w:delText xml:space="preserve">is</w:delText>
        </w:r>
      </w:del>
      <w:del w:id="243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π</m:t>
        </m:r>
      </m:oMath>
      <w:del w:id="2434" w:author="PR Preview" w:date="2026-01-01T00:00:00Z">
        <w:r>
          <w:delText xml:space="preserve"> </w:delText>
        </w:r>
      </w:del>
      <w:del w:id="2435" w:author="PR Preview" w:date="2026-01-01T00:00:00Z">
        <w:r>
          <w:delText xml:space="preserve">when</w:delText>
        </w:r>
      </w:del>
      <w:del w:id="243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2437" w:author="PR Preview" w:date="2026-01-01T00:00:00Z">
        <w:r>
          <w:delText xml:space="preserve"> </w:delText>
        </w:r>
      </w:del>
      <w:del w:id="2438" w:author="PR Preview" w:date="2026-01-01T00:00:00Z">
        <w:r>
          <w:delText xml:space="preserve">and</w:delText>
        </w:r>
      </w:del>
      <w:del w:id="243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2440" w:author="PR Preview" w:date="2026-01-01T00:00:00Z">
        <w:r>
          <w:delText xml:space="preserve"> </w:delText>
        </w:r>
      </w:del>
      <w:del w:id="2441" w:author="PR Preview" w:date="2026-01-01T00:00:00Z">
        <w:r>
          <w:delText xml:space="preserve">when</w:delText>
        </w:r>
      </w:del>
      <w:del w:id="244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2443" w:author="PR Preview" w:date="2026-01-01T00:00:00Z">
        <w:r>
          <w:delText xml:space="preserve">.</w:delText>
        </w:r>
      </w:del>
      <w:del w:id="2444" w:author="PR Preview" w:date="2026-01-01T00:00:00Z">
        <w:r>
          <w:delText xml:space="preserve"> </w:delText>
        </w:r>
      </w:del>
      <w:del w:id="2445" w:author="PR Preview" w:date="2026-01-01T00:00:00Z">
        <w:r>
          <w:delText xml:space="preserve">When the event occurs, the</w:delText>
        </w:r>
      </w:del>
      <w:del w:id="2446" w:author="PR Preview" w:date="2026-01-01T00:00:00Z">
        <w:r>
          <w:delText xml:space="preserve"> </w:delText>
        </w:r>
      </w:del>
      <w:hyperlink w:anchor="def-loglik">
        <w:del w:id="2447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increases as</w:delText>
        </w:r>
      </w:del>
      <w:del w:id="2450" w:author="PR Preview" w:date="2026-01-01T00:00:00Z">
        <w:r>
          <w:delText xml:space="preserve"> </w:delText>
        </w:r>
      </w:del>
      <m:oMath>
        <m:r>
          <m:t>π</m:t>
        </m:r>
      </m:oMath>
      <w:del w:id="2451" w:author="PR Preview" w:date="2026-01-01T00:00:00Z">
        <w:r>
          <w:delText xml:space="preserve"> </w:delText>
        </w:r>
      </w:del>
      <w:del w:id="2452" w:author="PR Preview" w:date="2026-01-01T00:00:00Z">
        <w:r>
          <w:delText xml:space="preserve">increases.</w:delText>
        </w:r>
      </w:del>
      <w:del w:id="2453" w:author="PR Preview" w:date="2026-01-01T00:00:00Z">
        <w:r>
          <w:delText xml:space="preserve"> </w:delText>
        </w:r>
      </w:del>
      <w:del w:id="2454" w:author="PR Preview" w:date="2026-01-01T00:00:00Z">
        <w:r>
          <w:delText xml:space="preserve">When the event does not occur, the log-likelihood decreases as</w:delText>
        </w:r>
      </w:del>
      <w:del w:id="2455" w:author="PR Preview" w:date="2026-01-01T00:00:00Z">
        <w:r>
          <w:delText xml:space="preserve"> </w:delText>
        </w:r>
      </w:del>
      <m:oMath>
        <m:r>
          <m:t>π</m:t>
        </m:r>
      </m:oMath>
      <w:del w:id="2456" w:author="PR Preview" w:date="2026-01-01T00:00:00Z">
        <w:r>
          <w:delText xml:space="preserve"> </w:delText>
        </w:r>
      </w:del>
      <w:del w:id="2457" w:author="PR Preview" w:date="2026-01-01T00:00:00Z">
        <w:r>
          <w:delText xml:space="preserve">increases.</w:delText>
        </w:r>
      </w:del>
    </w:p>
    <w:p>
      <w:pPr>
        <w:pStyle w:val="FirstParagraph"/>
      </w:pPr>
      <w:ins w:id="2458" w:author="PR Preview" w:date="2026-01-01T00:00:00Z">
        <w:r>
          <w:rPr>
            <w:b/>
            <w:bCs/>
          </w:rPr>
          <w:t xml:space="preserve">Theorem 20 (Score function of a Bernoulli variable)</w:t>
        </w:r>
      </w:ins>
      <w:ins w:id="2459" w:author="PR Preview" w:date="2026-01-01T00:00:00Z">
        <w:r>
          <w:t xml:space="preserve"> </w:t>
        </w:r>
      </w:ins>
      <w:ins w:id="2460" w:author="PR Preview" w:date="2026-01-01T00:00:00Z">
        <w:r>
          <w:t xml:space="preserve">Let</w:t>
        </w:r>
      </w:ins>
      <w:ins w:id="246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462" w:author="PR Preview" w:date="2026-01-01T00:00:00Z">
        <w:r>
          <w:t xml:space="preserve">, with event probability</w:t>
        </w:r>
      </w:ins>
      <w:ins w:id="2463" w:author="PR Preview" w:date="2026-01-01T00:00:00Z">
        <w:r>
          <w:t xml:space="preserve"> </w:t>
        </w:r>
      </w:ins>
      <m:oMath>
        <m:r>
          <m:t>π</m:t>
        </m:r>
      </m:oMath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and observed value</w:t>
        </w:r>
      </w:ins>
      <w:ins w:id="246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467" w:author="PR Preview" w:date="2026-01-01T00:00:00Z">
        <w:r>
          <w:t xml:space="preserve">.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The</w:t>
        </w:r>
      </w:ins>
      <w:ins w:id="2470" w:author="PR Preview" w:date="2026-01-01T00:00:00Z">
        <w:r>
          <w:t xml:space="preserve"> </w:t>
        </w:r>
      </w:ins>
      <w:hyperlink w:anchor="def-score">
        <w:ins w:id="2471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2472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2473" w:author="PR Preview" w:date="2026-01-01T00:00:00Z">
        <w:r>
          <w:t xml:space="preserve"> </w:t>
        </w:r>
      </w:ins>
      <w:ins w:id="2474" w:author="PR Preview" w:date="2026-01-01T00:00:00Z">
        <w:r>
          <w:t xml:space="preserve">of the single observation</w:t>
        </w:r>
      </w:ins>
      <w:ins w:id="2475" w:author="PR Preview" w:date="2026-01-01T00:00:00Z">
        <w:r>
          <w:t xml:space="preserve"> </w:t>
        </w:r>
      </w:ins>
      <m:oMath>
        <m:r>
          <m:t>x</m:t>
        </m:r>
      </m:oMath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is the derivative of its log-likelihood</w:t>
        </w:r>
      </w:ins>
      <w:ins w:id="2478" w:author="PR Preview" w:date="2026-01-01T00:00:00Z">
        <w:r>
          <w:t xml:space="preserve"> </w:t>
        </w:r>
      </w:ins>
      <m:oMath>
        <m:r>
          <m:t>ℓ</m:t>
        </m:r>
      </m:oMath>
      <w:ins w:id="2479" w:author="PR Preview" w:date="2026-01-01T00:00:00Z">
        <w:r>
          <w:t xml:space="preserve"> </w:t>
        </w:r>
      </w:ins>
      <w:ins w:id="2480" w:author="PR Preview" w:date="2026-01-01T00:00:00Z">
        <w:r>
          <w:t xml:space="preserve">with respect to</w:t>
        </w:r>
      </w:ins>
      <w:ins w:id="2481" w:author="PR Preview" w:date="2026-01-01T00:00:00Z">
        <w:r>
          <w:t xml:space="preserve"> </w:t>
        </w:r>
      </w:ins>
      <m:oMath>
        <m:r>
          <m:t>π</m:t>
        </m:r>
      </m:oMath>
      <w:ins w:id="2482" w:author="PR Preview" w:date="2026-01-01T00:00:00Z">
        <w:r>
          <w:t xml:space="preserve">.</w:t>
        </w:r>
      </w:ins>
      <w:ins w:id="2483" w:author="PR Preview" w:date="2026-01-01T00:00:00Z">
        <w:r>
          <w:t xml:space="preserve"> </w:t>
        </w:r>
      </w:ins>
      <w:ins w:id="2484" w:author="PR Preview" w:date="2026-01-01T00:00:00Z">
        <w:r>
          <w:t xml:space="preserve">It equals the</w:t>
        </w:r>
      </w:ins>
      <w:ins w:id="2485" w:author="PR Preview" w:date="2026-01-01T00:00:00Z">
        <w:r>
          <w:t xml:space="preserve"> </w:t>
        </w:r>
      </w:ins>
      <w:hyperlink r:id="rId282">
        <w:ins w:id="2486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2487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488" w:author="PR Preview" w:date="2026-01-01T00:00:00Z">
        <w:r>
          <w:t xml:space="preserve"> </w:t>
        </w:r>
      </w:ins>
      <w:ins w:id="2489" w:author="PR Preview" w:date="2026-01-01T00:00:00Z">
        <w:r>
          <w:t xml:space="preserve">of</w:t>
        </w:r>
      </w:ins>
      <w:ins w:id="2490" w:author="PR Preview" w:date="2026-01-01T00:00:00Z">
        <w:r>
          <w:t xml:space="preserve"> </w:t>
        </w:r>
      </w:ins>
      <m:oMath>
        <m:r>
          <m:t>X</m:t>
        </m:r>
      </m:oMath>
      <w:ins w:id="2491" w:author="PR Preview" w:date="2026-01-01T00:00:00Z">
        <w:r>
          <w:t xml:space="preserve"> </w:t>
        </w:r>
      </w:ins>
      <w:ins w:id="2492" w:author="PR Preview" w:date="2026-01-01T00:00:00Z">
        <w:r>
          <w:t xml:space="preserve">times the</w:t>
        </w:r>
      </w:ins>
      <w:ins w:id="2493" w:author="PR Preview" w:date="2026-01-01T00:00:00Z">
        <w:r>
          <w:t xml:space="preserve"> </w:t>
        </w:r>
      </w:ins>
      <w:hyperlink r:id="rId284">
        <w:ins w:id="2494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2495" w:author="PR Preview" w:date="2026-01-01T00:00:00Z">
        <w:r>
          <w:t xml:space="preserve"> </w:t>
        </w:r>
      </w:ins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of</w:t>
        </w:r>
      </w:ins>
      <w:ins w:id="2498" w:author="PR Preview" w:date="2026-01-01T00:00:00Z">
        <w:r>
          <w:t xml:space="preserve"> </w:t>
        </w:r>
      </w:ins>
      <m:oMath>
        <m:r>
          <m:t>x</m:t>
        </m:r>
      </m:oMath>
      <w:ins w:id="2499" w:author="PR Preview" w:date="2026-01-01T00:00:00Z">
        <w:r>
          <w:t xml:space="preserve"> </w:t>
        </w:r>
      </w:ins>
      <w:ins w:id="2500" w:author="PR Preview" w:date="2026-01-01T00:00:00Z">
        <w:r>
          <w:t xml:space="preserve">from the mean</w:t>
        </w:r>
      </w:ins>
      <w:ins w:id="250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250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9"/>
    <w:p>
      <w:pPr>
        <w:pStyle w:val="FirstParagraph"/>
      </w:pPr>
      <w:ins w:id="2503" w:author="PR Preview" w:date="2026-01-01T00:00:00Z">
        <w:r>
          <w:rPr>
            <w:i/>
            <w:iCs/>
          </w:rPr>
          <w:t xml:space="preserve">Proof</w:t>
        </w:r>
      </w:ins>
      <w:ins w:id="2504" w:author="PR Preview" w:date="2026-01-01T00:00:00Z">
        <w:r>
          <w:t xml:space="preserve">. </w:t>
        </w:r>
      </w:ins>
      <w:ins w:id="2505" w:author="PR Preview" w:date="2026-01-01T00:00:00Z">
        <w:r>
          <w:t xml:space="preserve">This is the solution to</w:t>
        </w:r>
      </w:ins>
      <w:ins w:id="2506" w:author="PR Preview" w:date="2026-01-01T00:00:00Z">
        <w:r>
          <w:t xml:space="preserve"> </w:t>
        </w:r>
      </w:ins>
      <w:hyperlink w:anchor="exr-derive-bernoulli-score">
        <w:ins w:id="2507" w:author="PR Preview" w:date="2026-01-01T00:00:00Z">
          <w:r>
            <w:rPr>
              <w:rStyle w:val="Hyperlink"/>
            </w:rPr>
            <w:t xml:space="preserve">Exercise 40</w:t>
          </w:r>
        </w:ins>
      </w:hyperlink>
      <w:ins w:id="2508" w:author="PR Preview" w:date="2026-01-01T00:00:00Z">
        <w:r>
          <w:t xml:space="preserve">, worked in</w:t>
        </w:r>
      </w:ins>
      <w:ins w:id="2509" w:author="PR Preview" w:date="2026-01-01T00:00:00Z">
        <w:r>
          <w:t xml:space="preserve"> </w:t>
        </w:r>
      </w:ins>
      <w:hyperlink w:anchor="sol-derive-bernoulli-score">
        <w:ins w:id="2510" w:author="PR Preview" w:date="2026-01-01T00:00:00Z">
          <w:r>
            <w:rPr>
              <w:rStyle w:val="Hyperlink"/>
            </w:rPr>
            <w:t xml:space="preserve">Solution 40</w:t>
          </w:r>
        </w:ins>
      </w:hyperlink>
      <w:ins w:id="2511" w:author="PR Preview" w:date="2026-01-01T00:00:00Z">
        <w:r>
          <w:t xml:space="preserve">.</w:t>
        </w:r>
      </w:ins>
      <w:ins w:id="2512" w:author="PR Preview" w:date="2026-01-01T00:00:00Z">
        <w:r>
          <w:t xml:space="preserve"> </w:t>
        </w:r>
      </w:ins>
      <w:ins w:id="2513" w:author="PR Preview" w:date="2026-01-01T00:00:00Z">
        <w:r>
          <w:t xml:space="preserve">It builds on</w:t>
        </w:r>
      </w:ins>
      <w:ins w:id="2514" w:author="PR Preview" w:date="2026-01-01T00:00:00Z">
        <w:r>
          <w:t xml:space="preserve"> </w:t>
        </w:r>
      </w:ins>
      <w:hyperlink w:anchor="X6d4d05e0ca3b471fd744e6e442ea2ee92da6dc3">
        <w:ins w:id="2515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2516" w:author="PR Preview" w:date="2026-01-01T00:00:00Z">
        <w:r>
          <w:t xml:space="preserve">.</w:t>
        </w:r>
      </w:ins>
    </w:p>
    <w:bookmarkStart w:id="290" w:name="exm-score-bernoulli"/>
    <w:p>
      <w:pPr>
        <w:pStyle w:val="BodyText"/>
      </w:pPr>
      <w:ins w:id="2517" w:author="PR Preview" w:date="2026-01-01T00:00:00Z">
        <w:r>
          <w:rPr>
            <w:b/>
            <w:bCs/>
          </w:rPr>
          <w:t xml:space="preserve">Example 14 (Score of one Bernoulli observation)</w:t>
        </w:r>
      </w:ins>
      <w:ins w:id="2518" w:author="PR Preview" w:date="2026-01-01T00:00:00Z">
        <w:r>
          <w:t xml:space="preserve"> </w:t>
        </w:r>
      </w:ins>
      <w:ins w:id="2519" w:author="PR Preview" w:date="2026-01-01T00:00:00Z">
        <w:r>
          <w:t xml:space="preserve">For a Bernoulli variable with</w:t>
        </w:r>
      </w:ins>
      <w:ins w:id="2520" w:author="PR Preview" w:date="2026-01-01T00:00:00Z">
        <w:r>
          <w:t xml:space="preserve"> </w:t>
        </w:r>
      </w:ins>
      <w:hyperlink r:id="rId285">
        <w:ins w:id="2521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2522" w:author="PR Preview" w:date="2026-01-01T00:00:00Z">
        <w:r>
          <w:t xml:space="preserve"> </w:t>
        </w:r>
      </w:ins>
      <w:hyperlink r:id="rId286">
        <w:ins w:id="2523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2524" w:author="PR Preview" w:date="2026-01-01T00:00:00Z">
        <w:r>
          <w:t xml:space="preserve"> </w:t>
        </w:r>
      </w:ins>
      <m:oMath>
        <m:r>
          <m:t>π</m:t>
        </m:r>
      </m:oMath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and observed value</w:t>
        </w:r>
      </w:ins>
      <w:ins w:id="252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528" w:author="PR Preview" w:date="2026-01-01T00:00:00Z">
        <w:r>
          <w:t xml:space="preserve">,</w:t>
        </w:r>
      </w:ins>
      <w:ins w:id="2529" w:author="PR Preview" w:date="2026-01-01T00:00:00Z">
        <w:r>
          <w:t xml:space="preserve"> </w:t>
        </w:r>
      </w:ins>
      <w:ins w:id="2530" w:author="PR Preview" w:date="2026-01-01T00:00:00Z">
        <w:r>
          <w:t xml:space="preserve">the</w:t>
        </w:r>
      </w:ins>
      <w:ins w:id="2531" w:author="PR Preview" w:date="2026-01-01T00:00:00Z">
        <w:r>
          <w:t xml:space="preserve"> </w:t>
        </w:r>
      </w:ins>
      <w:hyperlink w:anchor="def-score">
        <w:ins w:id="2532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2533" w:author="PR Preview" w:date="2026-01-01T00:00:00Z">
        <w:r>
          <w:t xml:space="preserve"> </w:t>
        </w:r>
      </w:ins>
      <w:ins w:id="2534" w:author="PR Preview" w:date="2026-01-01T00:00:00Z">
        <w:r>
          <w:t xml:space="preserve">in</w:t>
        </w:r>
      </w:ins>
      <w:ins w:id="2535" w:author="PR Preview" w:date="2026-01-01T00:00:00Z">
        <w:r>
          <w:t xml:space="preserve"> </w:t>
        </w:r>
      </w:ins>
      <w:hyperlink w:anchor="thm-bernoulli-score">
        <w:ins w:id="2536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2537" w:author="PR Preview" w:date="2026-01-01T00:00:00Z">
        <w:r>
          <w:t xml:space="preserve"> </w:t>
        </w:r>
      </w:ins>
      <w:ins w:id="2538" w:author="PR Preview" w:date="2026-01-01T00:00:00Z">
        <w:r>
          <w:t xml:space="preserve">is</w:t>
        </w:r>
      </w:ins>
      <w:ins w:id="253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π</m:t>
        </m:r>
      </m:oMath>
      <w:ins w:id="2540" w:author="PR Preview" w:date="2026-01-01T00:00:00Z">
        <w:r>
          <w:t xml:space="preserve"> </w:t>
        </w:r>
      </w:ins>
      <w:ins w:id="2541" w:author="PR Preview" w:date="2026-01-01T00:00:00Z">
        <w:r>
          <w:t xml:space="preserve">when</w:t>
        </w:r>
      </w:ins>
      <w:ins w:id="254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2543" w:author="PR Preview" w:date="2026-01-01T00:00:00Z">
        <w:r>
          <w:t xml:space="preserve"> </w:t>
        </w:r>
      </w:ins>
      <w:ins w:id="2544" w:author="PR Preview" w:date="2026-01-01T00:00:00Z">
        <w:r>
          <w:t xml:space="preserve">and</w:t>
        </w:r>
      </w:ins>
      <w:ins w:id="254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2546" w:author="PR Preview" w:date="2026-01-01T00:00:00Z">
        <w:r>
          <w:t xml:space="preserve"> </w:t>
        </w:r>
      </w:ins>
      <w:ins w:id="2547" w:author="PR Preview" w:date="2026-01-01T00:00:00Z">
        <w:r>
          <w:t xml:space="preserve">when</w:t>
        </w:r>
      </w:ins>
      <w:ins w:id="254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2549" w:author="PR Preview" w:date="2026-01-01T00:00:00Z">
        <w:r>
          <w:t xml:space="preserve">.</w:t>
        </w:r>
      </w:ins>
      <w:ins w:id="2550" w:author="PR Preview" w:date="2026-01-01T00:00:00Z">
        <w:r>
          <w:t xml:space="preserve"> </w:t>
        </w:r>
      </w:ins>
      <w:ins w:id="2551" w:author="PR Preview" w:date="2026-01-01T00:00:00Z">
        <w:r>
          <w:t xml:space="preserve">When the event occurs, the</w:t>
        </w:r>
      </w:ins>
      <w:ins w:id="2552" w:author="PR Preview" w:date="2026-01-01T00:00:00Z">
        <w:r>
          <w:t xml:space="preserve"> </w:t>
        </w:r>
      </w:ins>
      <w:hyperlink w:anchor="def-loglik">
        <w:ins w:id="2553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2554" w:author="PR Preview" w:date="2026-01-01T00:00:00Z">
        <w:r>
          <w:t xml:space="preserve"> </w:t>
        </w:r>
      </w:ins>
      <w:ins w:id="2555" w:author="PR Preview" w:date="2026-01-01T00:00:00Z">
        <w:r>
          <w:t xml:space="preserve">increases as</w:t>
        </w:r>
      </w:ins>
      <w:ins w:id="2556" w:author="PR Preview" w:date="2026-01-01T00:00:00Z">
        <w:r>
          <w:t xml:space="preserve"> </w:t>
        </w:r>
      </w:ins>
      <m:oMath>
        <m:r>
          <m:t>π</m:t>
        </m:r>
      </m:oMath>
      <w:ins w:id="2557" w:author="PR Preview" w:date="2026-01-01T00:00:00Z">
        <w:r>
          <w:t xml:space="preserve"> </w:t>
        </w:r>
      </w:ins>
      <w:ins w:id="2558" w:author="PR Preview" w:date="2026-01-01T00:00:00Z">
        <w:r>
          <w:t xml:space="preserve">increases.</w:t>
        </w:r>
      </w:ins>
      <w:ins w:id="2559" w:author="PR Preview" w:date="2026-01-01T00:00:00Z">
        <w:r>
          <w:t xml:space="preserve"> </w:t>
        </w:r>
      </w:ins>
      <w:ins w:id="2560" w:author="PR Preview" w:date="2026-01-01T00:00:00Z">
        <w:r>
          <w:t xml:space="preserve">When the event does not occur, the log-likelihood decreases as</w:t>
        </w:r>
      </w:ins>
      <w:ins w:id="2561" w:author="PR Preview" w:date="2026-01-01T00:00:00Z">
        <w:r>
          <w:t xml:space="preserve"> </w:t>
        </w:r>
      </w:ins>
      <m:oMath>
        <m:r>
          <m:t>π</m:t>
        </m:r>
      </m:oMath>
      <w:ins w:id="2562" w:author="PR Preview" w:date="2026-01-01T00:00:00Z">
        <w:r>
          <w:t xml:space="preserve"> </w:t>
        </w:r>
      </w:ins>
      <w:ins w:id="2563" w:author="PR Preview" w:date="2026-01-01T00:00:00Z">
        <w:r>
          <w:t xml:space="preserve">increases.</w:t>
        </w:r>
      </w:ins>
    </w:p>
    <w:bookmarkEnd w:id="29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92" w:name="rem-score-natural-exponential-family"/>
    <w:p>
      <w:pPr>
        <w:pStyle w:val="FirstParagraph"/>
      </w:pPr>
      <w:del w:id="2564" w:author="PR Preview" w:date="2026-01-01T00:00:00Z">
        <w:r>
          <w:rPr>
            <w:i/>
            <w:iCs/>
          </w:rPr>
          <w:delText xml:space="preserve">Remark 10</w:delText>
        </w:r>
      </w:del>
      <w:del w:id="2565" w:author="PR Preview" w:date="2026-01-01T00:00:00Z">
        <w:r>
          <w:delText xml:space="preserve"> (The score function in natural exponential families). </w:delText>
        </w:r>
      </w:del>
      <w:del w:id="2566" w:author="PR Preview" w:date="2026-01-01T00:00:00Z">
        <w:r>
          <w:delText xml:space="preserve">This pattern is no coincidence.</w:delText>
        </w:r>
      </w:del>
      <w:del w:id="2567" w:author="PR Preview" w:date="2026-01-01T00:00:00Z">
        <w:r>
          <w:delText xml:space="preserve"> </w:delText>
        </w:r>
      </w:del>
      <w:del w:id="2568" w:author="PR Preview" w:date="2026-01-01T00:00:00Z">
        <w:r>
          <w:delText xml:space="preserve">With the mean as the parameter,</w:delText>
        </w:r>
      </w:del>
      <w:del w:id="2569" w:author="PR Preview" w:date="2026-01-01T00:00:00Z">
        <w:r>
          <w:delText xml:space="preserve"> </w:delText>
        </w:r>
      </w:del>
      <w:del w:id="2570" w:author="PR Preview" w:date="2026-01-01T00:00:00Z">
        <w:r>
          <w:delText xml:space="preserve">each of these four models is a one-parameter</w:delText>
        </w:r>
      </w:del>
      <w:del w:id="2571" w:author="PR Preview" w:date="2026-01-01T00:00:00Z">
        <w:r>
          <w:delText xml:space="preserve"> </w:delText>
        </w:r>
      </w:del>
      <w:del w:id="2572" w:author="PR Preview" w:date="2026-01-01T00:00:00Z">
        <w:r>
          <w:rPr>
            <w:i/>
            <w:iCs/>
          </w:rPr>
          <w:delText xml:space="preserve">natural</w:delText>
        </w:r>
      </w:del>
      <w:del w:id="2573" w:author="PR Preview" w:date="2026-01-01T00:00:00Z">
        <w:r>
          <w:delText xml:space="preserve"> </w:delText>
        </w:r>
      </w:del>
      <w:del w:id="2574" w:author="PR Preview" w:date="2026-01-01T00:00:00Z">
        <w:r>
          <w:delText xml:space="preserve">(or linear) exponential family,</w:delText>
        </w:r>
      </w:del>
      <w:del w:id="2575" w:author="PR Preview" w:date="2026-01-01T00:00:00Z">
        <w:r>
          <w:delText xml:space="preserve"> </w:delText>
        </w:r>
      </w:del>
      <w:del w:id="2576" w:author="PR Preview" w:date="2026-01-01T00:00:00Z">
        <w:r>
          <w:delText xml:space="preserve">whose log-density is linear in</w:delText>
        </w:r>
      </w:del>
      <w:del w:id="2577" w:author="PR Preview" w:date="2026-01-01T00:00:00Z">
        <w:r>
          <w:delText xml:space="preserve"> </w:delText>
        </w:r>
      </w:del>
      <m:oMath>
        <m:r>
          <m:t>x</m:t>
        </m:r>
      </m:oMath>
      <w:del w:id="2578" w:author="PR Preview" w:date="2026-01-01T00:00:00Z">
        <w:r>
          <w:delText xml:space="preserve">;</w:delText>
        </w:r>
      </w:del>
      <w:del w:id="2579" w:author="PR Preview" w:date="2026-01-01T00:00:00Z">
        <w:r>
          <w:delText xml:space="preserve"> </w:delText>
        </w:r>
      </w:del>
      <w:del w:id="2580" w:author="PR Preview" w:date="2026-01-01T00:00:00Z">
        <w:r>
          <w:delText xml:space="preserve">for every such family, the score with respect to the mean</w:delText>
        </w:r>
      </w:del>
      <w:del w:id="2581" w:author="PR Preview" w:date="2026-01-01T00:00:00Z">
        <w:r>
          <w:delText xml:space="preserve"> </w:delText>
        </w:r>
      </w:del>
      <w:del w:id="2582" w:author="PR Preview" w:date="2026-01-01T00:00:00Z">
        <w:r>
          <w:delText xml:space="preserve">is</w:delText>
        </w:r>
      </w:del>
      <w:del w:id="258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584" w:author="PR Preview" w:date="2026-01-01T00:00:00Z">
        <w:r>
          <w:delText xml:space="preserve">.</w:delText>
        </w:r>
      </w:del>
      <w:del w:id="2585" w:author="PR Preview" w:date="2026-01-01T00:00:00Z">
        <w:r>
          <w:delText xml:space="preserve"> </w:delText>
        </w:r>
      </w:del>
      <w:del w:id="2586" w:author="PR Preview" w:date="2026-01-01T00:00:00Z">
        <w:r>
          <w:delText xml:space="preserve">Other members of the broader</w:delText>
        </w:r>
      </w:del>
      <w:del w:id="2587" w:author="PR Preview" w:date="2026-01-01T00:00:00Z">
        <w:r>
          <w:delText xml:space="preserve"> </w:delText>
        </w:r>
      </w:del>
      <w:hyperlink r:id="rId291">
        <w:del w:id="2588" w:author="PR Preview" w:date="2026-01-01T00:00:00Z">
          <w:r>
            <w:rPr>
              <w:rStyle w:val="Hyperlink"/>
            </w:rPr>
            <w:delText xml:space="preserve">exponential family</w:delText>
          </w:r>
        </w:del>
      </w:hyperlink>
      <w:del w:id="2589" w:author="PR Preview" w:date="2026-01-01T00:00:00Z">
        <w:r>
          <w:delText xml:space="preserve">,</w:delText>
        </w:r>
      </w:del>
      <w:del w:id="2590" w:author="PR Preview" w:date="2026-01-01T00:00:00Z">
        <w:r>
          <w:delText xml:space="preserve"> </w:delText>
        </w:r>
      </w:del>
      <w:del w:id="2591" w:author="PR Preview" w:date="2026-01-01T00:00:00Z">
        <w:r>
          <w:delText xml:space="preserve">such as the Weibull distribution with known shape</w:delText>
        </w:r>
      </w:del>
      <w:del w:id="259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≠</m:t>
        </m:r>
        <m:r>
          <m:t>1</m:t>
        </m:r>
      </m:oMath>
      <w:del w:id="2593" w:author="PR Preview" w:date="2026-01-01T00:00:00Z">
        <w:r>
          <w:delText xml:space="preserve">,</w:delText>
        </w:r>
      </w:del>
      <w:del w:id="2594" w:author="PR Preview" w:date="2026-01-01T00:00:00Z">
        <w:r>
          <w:delText xml:space="preserve"> </w:delText>
        </w:r>
      </w:del>
      <w:del w:id="2595" w:author="PR Preview" w:date="2026-01-01T00:00:00Z">
        <w:r>
          <w:delText xml:space="preserve">do not have this form.</w:delText>
        </w:r>
      </w:del>
      <w:del w:id="2596" w:author="PR Preview" w:date="2026-01-01T00:00:00Z">
        <w:r>
          <w:delText xml:space="preserve"> </w:delText>
        </w:r>
      </w:del>
      <w:del w:id="2597" w:author="PR Preview" w:date="2026-01-01T00:00:00Z">
        <w:r>
          <w:delText xml:space="preserve">Exponential-family distributions share many special properties</w:delText>
        </w:r>
      </w:del>
      <w:del w:id="2598" w:author="PR Preview" w:date="2026-01-01T00:00:00Z">
        <w:r>
          <w:delText xml:space="preserve"> </w:delText>
        </w:r>
      </w:del>
      <w:del w:id="2599" w:author="PR Preview" w:date="2026-01-01T00:00:00Z">
        <w:r>
          <w:delText xml:space="preserve">[1, Ch. 3], [7, Sec. 6.7]</w:delText>
        </w:r>
      </w:del>
      <w:del w:id="2600" w:author="PR Preview" w:date="2026-01-01T00:00:00Z">
        <w:r>
          <w:delText xml:space="preserve">.</w:delText>
        </w:r>
      </w:del>
    </w:p>
    <w:p>
      <w:pPr>
        <w:pStyle w:val="BodyText"/>
      </w:pPr>
      <w:del w:id="2601" w:author="PR Preview" w:date="2026-01-01T00:00:00Z">
        <w:r>
          <w:rPr>
            <w:b/>
            <w:bCs/>
          </w:rPr>
          <w:delText xml:space="preserve">Exercise 40 (Score contribution of one binary outcome)</w:delText>
        </w:r>
      </w:del>
      <w:del w:id="2602" w:author="PR Preview" w:date="2026-01-01T00:00:00Z">
        <w:r>
          <w:delText xml:space="preserve"> </w:delText>
        </w:r>
      </w:del>
      <w:del w:id="2603" w:author="PR Preview" w:date="2026-01-01T00:00:00Z">
        <w:r>
          <w:delText xml:space="preserve">In the setting of</w:delText>
        </w:r>
      </w:del>
      <w:del w:id="2604" w:author="PR Preview" w:date="2026-01-01T00:00:00Z">
        <w:r>
          <w:delText xml:space="preserve"> </w:delText>
        </w:r>
      </w:del>
      <w:hyperlink w:anchor="exr-bernoulli-loglik-contribution">
        <w:del w:id="2605" w:author="PR Preview" w:date="2026-01-01T00:00:00Z">
          <w:r>
            <w:rPr>
              <w:rStyle w:val="Hyperlink"/>
            </w:rPr>
            <w:delText xml:space="preserve">Exercise 36</w:delText>
          </w:r>
        </w:del>
      </w:hyperlink>
      <w:del w:id="2606" w:author="PR Preview" w:date="2026-01-01T00:00:00Z">
        <w:r>
          <w:delText xml:space="preserve">, let:</w:delText>
        </w:r>
      </w:del>
    </w:p>
    <w:p>
      <w:pPr>
        <w:pStyle w:val="FirstParagraph"/>
      </w:pPr>
      <w:ins w:id="2607" w:author="PR Preview" w:date="2026-01-01T00:00:00Z">
        <w:r>
          <w:rPr>
            <w:i/>
            <w:iCs/>
          </w:rPr>
          <w:t xml:space="preserve">Remark 11</w:t>
        </w:r>
      </w:ins>
      <w:ins w:id="2608" w:author="PR Preview" w:date="2026-01-01T00:00:00Z">
        <w:r>
          <w:t xml:space="preserve"> (The score function in natural exponential families). </w:t>
        </w:r>
      </w:ins>
      <w:ins w:id="2609" w:author="PR Preview" w:date="2026-01-01T00:00:00Z">
        <w:r>
          <w:t xml:space="preserve">This pattern is no coincidence.</w:t>
        </w:r>
      </w:ins>
      <w:ins w:id="2610" w:author="PR Preview" w:date="2026-01-01T00:00:00Z">
        <w:r>
          <w:t xml:space="preserve"> </w:t>
        </w:r>
      </w:ins>
      <w:ins w:id="2611" w:author="PR Preview" w:date="2026-01-01T00:00:00Z">
        <w:r>
          <w:t xml:space="preserve">With the mean as the parameter,</w:t>
        </w:r>
      </w:ins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each of these four models is a one-parameter</w:t>
        </w:r>
      </w:ins>
      <w:ins w:id="2614" w:author="PR Preview" w:date="2026-01-01T00:00:00Z">
        <w:r>
          <w:t xml:space="preserve"> </w:t>
        </w:r>
      </w:ins>
      <w:ins w:id="2615" w:author="PR Preview" w:date="2026-01-01T00:00:00Z">
        <w:r>
          <w:rPr>
            <w:i/>
            <w:iCs/>
          </w:rPr>
          <w:t xml:space="preserve">natural</w:t>
        </w:r>
      </w:ins>
      <w:ins w:id="2616" w:author="PR Preview" w:date="2026-01-01T00:00:00Z">
        <w:r>
          <w:t xml:space="preserve"> </w:t>
        </w:r>
      </w:ins>
      <w:ins w:id="2617" w:author="PR Preview" w:date="2026-01-01T00:00:00Z">
        <w:r>
          <w:t xml:space="preserve">(or linear) exponential family,</w:t>
        </w:r>
      </w:ins>
      <w:ins w:id="2618" w:author="PR Preview" w:date="2026-01-01T00:00:00Z">
        <w:r>
          <w:t xml:space="preserve"> </w:t>
        </w:r>
      </w:ins>
      <w:ins w:id="2619" w:author="PR Preview" w:date="2026-01-01T00:00:00Z">
        <w:r>
          <w:t xml:space="preserve">whose log-density is linear in</w:t>
        </w:r>
      </w:ins>
      <w:ins w:id="2620" w:author="PR Preview" w:date="2026-01-01T00:00:00Z">
        <w:r>
          <w:t xml:space="preserve"> </w:t>
        </w:r>
      </w:ins>
      <m:oMath>
        <m:r>
          <m:t>x</m:t>
        </m:r>
      </m:oMath>
      <w:ins w:id="2621" w:author="PR Preview" w:date="2026-01-01T00:00:00Z">
        <w:r>
          <w:t xml:space="preserve">;</w:t>
        </w:r>
      </w:ins>
      <w:ins w:id="2622" w:author="PR Preview" w:date="2026-01-01T00:00:00Z">
        <w:r>
          <w:t xml:space="preserve"> </w:t>
        </w:r>
      </w:ins>
      <w:ins w:id="2623" w:author="PR Preview" w:date="2026-01-01T00:00:00Z">
        <w:r>
          <w:t xml:space="preserve">for every such family, the score with respect to the mean</w:t>
        </w:r>
      </w:ins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is</w:t>
        </w:r>
      </w:ins>
      <w:ins w:id="26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627" w:author="PR Preview" w:date="2026-01-01T00:00:00Z">
        <w:r>
          <w:t xml:space="preserve">.</w:t>
        </w:r>
      </w:ins>
      <w:ins w:id="2628" w:author="PR Preview" w:date="2026-01-01T00:00:00Z">
        <w:r>
          <w:t xml:space="preserve"> </w:t>
        </w:r>
      </w:ins>
      <w:ins w:id="2629" w:author="PR Preview" w:date="2026-01-01T00:00:00Z">
        <w:r>
          <w:t xml:space="preserve">Other members of the broader</w:t>
        </w:r>
      </w:ins>
      <w:ins w:id="2630" w:author="PR Preview" w:date="2026-01-01T00:00:00Z">
        <w:r>
          <w:t xml:space="preserve"> </w:t>
        </w:r>
      </w:ins>
      <w:hyperlink r:id="rId291">
        <w:ins w:id="2631" w:author="PR Preview" w:date="2026-01-01T00:00:00Z">
          <w:r>
            <w:rPr>
              <w:rStyle w:val="Hyperlink"/>
            </w:rPr>
            <w:t xml:space="preserve">exponential family</w:t>
          </w:r>
        </w:ins>
      </w:hyperlink>
      <w:ins w:id="2632" w:author="PR Preview" w:date="2026-01-01T00:00:00Z">
        <w:r>
          <w:t xml:space="preserve">,</w:t>
        </w:r>
      </w:ins>
      <w:ins w:id="2633" w:author="PR Preview" w:date="2026-01-01T00:00:00Z">
        <w:r>
          <w:t xml:space="preserve"> </w:t>
        </w:r>
      </w:ins>
      <w:ins w:id="2634" w:author="PR Preview" w:date="2026-01-01T00:00:00Z">
        <w:r>
          <w:t xml:space="preserve">such as the Weibull distribution with known shape</w:t>
        </w:r>
      </w:ins>
      <w:ins w:id="263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≠</m:t>
        </m:r>
        <m:r>
          <m:t>1</m:t>
        </m:r>
      </m:oMath>
      <w:ins w:id="2636" w:author="PR Preview" w:date="2026-01-01T00:00:00Z">
        <w:r>
          <w:t xml:space="preserve">,</w:t>
        </w:r>
      </w:ins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do not have this form.</w:t>
        </w:r>
      </w:ins>
      <w:ins w:id="2639" w:author="PR Preview" w:date="2026-01-01T00:00:00Z">
        <w:r>
          <w:t xml:space="preserve"> </w:t>
        </w:r>
      </w:ins>
      <w:ins w:id="2640" w:author="PR Preview" w:date="2026-01-01T00:00:00Z">
        <w:r>
          <w:t xml:space="preserve">Exponential-family distributions share many special properties</w:t>
        </w:r>
      </w:ins>
      <w:ins w:id="2641" w:author="PR Preview" w:date="2026-01-01T00:00:00Z">
        <w:r>
          <w:t xml:space="preserve"> </w:t>
        </w:r>
      </w:ins>
      <w:ins w:id="2642" w:author="PR Preview" w:date="2026-01-01T00:00:00Z">
        <w:r>
          <w:t xml:space="preserve">[1, Ch. 3], [7, Sec. 6.7]</w:t>
        </w:r>
      </w:ins>
      <w:ins w:id="2643" w:author="PR Preview" w:date="2026-01-01T00:00:00Z">
        <w:r>
          <w:t xml:space="preserve">.</w:t>
        </w:r>
      </w:ins>
    </w:p>
    <w:bookmarkEnd w:id="292"/>
    <w:bookmarkStart w:id="293" w:name="exr-bernoulli-score-contribution"/>
    <w:p>
      <w:pPr>
        <w:pStyle w:val="BodyText"/>
      </w:pPr>
      <w:ins w:id="2644" w:author="PR Preview" w:date="2026-01-01T00:00:00Z">
        <w:r>
          <w:rPr>
            <w:b/>
            <w:bCs/>
          </w:rPr>
          <w:t xml:space="preserve">Exercise 41 (Score contribution of one binary outcome)</w:t>
        </w:r>
      </w:ins>
      <w:ins w:id="2645" w:author="PR Preview" w:date="2026-01-01T00:00:00Z">
        <w:r>
          <w:t xml:space="preserve"> </w:t>
        </w:r>
      </w:ins>
      <w:ins w:id="2646" w:author="PR Preview" w:date="2026-01-01T00:00:00Z">
        <w:r>
          <w:t xml:space="preserve">In the setting of</w:t>
        </w:r>
      </w:ins>
      <w:ins w:id="2647" w:author="PR Preview" w:date="2026-01-01T00:00:00Z">
        <w:r>
          <w:t xml:space="preserve"> </w:t>
        </w:r>
      </w:ins>
      <w:hyperlink w:anchor="exr-bernoulli-loglik-contribution">
        <w:ins w:id="2648" w:author="PR Preview" w:date="2026-01-01T00:00:00Z">
          <w:r>
            <w:rPr>
              <w:rStyle w:val="Hyperlink"/>
            </w:rPr>
            <w:t xml:space="preserve">Exercise 37</w:t>
          </w:r>
        </w:ins>
      </w:hyperlink>
      <w:ins w:id="2649" w:author="PR Preview" w:date="2026-01-01T00:00:00Z">
        <w:r>
          <w:t xml:space="preserve">, let:</w:t>
        </w:r>
      </w:ins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8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3"/>
    <w:bookmarkStart w:id="294" w:name="sol-bernoulli-score-contribution"/>
    <w:p>
      <w:pPr>
        <w:pStyle w:val="BodyText"/>
      </w:pPr>
      <w:del w:id="2650" w:author="PR Preview" w:date="2026-01-01T00:00:00Z">
        <w:r>
          <w:rPr>
            <w:i/>
            <w:iCs/>
          </w:rPr>
          <w:delText xml:space="preserve">Solution 40</w:delText>
        </w:r>
      </w:del>
      <w:del w:id="2651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652" w:author="PR Preview" w:date="2026-01-01T00:00:00Z">
        <w:r>
          <w:delText xml:space="preserve">The last step is</w:delText>
        </w:r>
      </w:del>
      <w:del w:id="2653" w:author="PR Preview" w:date="2026-01-01T00:00:00Z">
        <w:r>
          <w:delText xml:space="preserve"> </w:delText>
        </w:r>
      </w:del>
      <w:hyperlink w:anchor="thm-bernoulli-score">
        <w:del w:id="2654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2655" w:author="PR Preview" w:date="2026-01-01T00:00:00Z">
        <w:r>
          <w:delText xml:space="preserve"> </w:delText>
        </w:r>
      </w:del>
      <w:del w:id="2656" w:author="PR Preview" w:date="2026-01-01T00:00:00Z">
        <w:r>
          <w:delText xml:space="preserve">for the observed value</w:delText>
        </w:r>
      </w:del>
      <w:del w:id="265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658" w:author="PR Preview" w:date="2026-01-01T00:00:00Z">
        <w:r>
          <w:delText xml:space="preserve"> </w:delText>
        </w:r>
      </w:del>
      <w:del w:id="2659" w:author="PR Preview" w:date="2026-01-01T00:00:00Z">
        <w:r>
          <w:delText xml:space="preserve">of</w:delText>
        </w:r>
      </w:del>
      <w:del w:id="266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661" w:author="PR Preview" w:date="2026-01-01T00:00:00Z">
        <w:r>
          <w:delText xml:space="preserve">,</w:delText>
        </w:r>
      </w:del>
      <w:del w:id="2662" w:author="PR Preview" w:date="2026-01-01T00:00:00Z">
        <w:r>
          <w:delText xml:space="preserve"> </w:delText>
        </w:r>
      </w:del>
      <w:del w:id="2663" w:author="PR Preview" w:date="2026-01-01T00:00:00Z">
        <w:r>
          <w:delText xml:space="preserve">whose</w:delText>
        </w:r>
      </w:del>
      <w:del w:id="2664" w:author="PR Preview" w:date="2026-01-01T00:00:00Z">
        <w:r>
          <w:delText xml:space="preserve"> </w:delText>
        </w:r>
      </w:del>
      <w:hyperlink r:id="rId282">
        <w:del w:id="2665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2666" w:author="PR Preview" w:date="2026-01-01T00:00:00Z">
        <w:r>
          <w:delText xml:space="preserve"> </w:delText>
        </w:r>
      </w:del>
      <w:del w:id="2667" w:author="PR Preview" w:date="2026-01-01T00:00:00Z">
        <w:r>
          <w:delText xml:space="preserve">is</w:delText>
        </w:r>
      </w:del>
      <w:del w:id="2668" w:author="PR Preview" w:date="2026-01-01T00:00:00Z">
        <w:r>
          <w:delText xml:space="preserve"> </w:delText>
        </w:r>
      </w:del>
      <m:oMath>
        <m:r>
          <m:t>τ</m:t>
        </m:r>
      </m:oMath>
      <w:del w:id="2669" w:author="PR Preview" w:date="2026-01-01T00:00:00Z">
        <w:r>
          <w:delText xml:space="preserve"> </w:delText>
        </w:r>
      </w:del>
      <w:del w:id="2670" w:author="PR Preview" w:date="2026-01-01T00:00:00Z">
        <w:r>
          <w:delText xml:space="preserve">and whose</w:delText>
        </w:r>
      </w:del>
      <w:del w:id="2671" w:author="PR Preview" w:date="2026-01-01T00:00:00Z">
        <w:r>
          <w:delText xml:space="preserve"> </w:delText>
        </w:r>
      </w:del>
      <w:hyperlink r:id="rId284">
        <w:del w:id="2672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2673" w:author="PR Preview" w:date="2026-01-01T00:00:00Z">
        <w:r>
          <w:delText xml:space="preserve"> </w:delText>
        </w:r>
      </w:del>
      <w:del w:id="2674" w:author="PR Preview" w:date="2026-01-01T00:00:00Z">
        <w:r>
          <w:delText xml:space="preserve">is</w:delText>
        </w:r>
      </w:del>
      <w:del w:id="2675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</m:sub>
        </m:sSub>
      </m:oMath>
      <w:del w:id="2676" w:author="PR Preview" w:date="2026-01-01T00:00:00Z">
        <w:r>
          <w:delText xml:space="preserve">.</w:delText>
        </w:r>
      </w:del>
    </w:p>
    <w:p>
      <w:pPr>
        <w:pStyle w:val="BodyText"/>
      </w:pPr>
      <w:del w:id="2677" w:author="PR Preview" w:date="2026-01-01T00:00:00Z">
        <w:r>
          <w:rPr>
            <w:b/>
            <w:bCs/>
          </w:rPr>
          <w:delText xml:space="preserve">Theorem 20 (Score contribution of one binary outcome)</w:delText>
        </w:r>
      </w:del>
      <w:del w:id="2678" w:author="PR Preview" w:date="2026-01-01T00:00:00Z">
        <w:r>
          <w:delText xml:space="preserve"> </w:delText>
        </w:r>
      </w:del>
      <w:del w:id="2679" w:author="PR Preview" w:date="2026-01-01T00:00:00Z">
        <w:r>
          <w:delText xml:space="preserve">If</w:delText>
        </w:r>
      </w:del>
      <w:del w:id="268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681" w:author="PR Preview" w:date="2026-01-01T00:00:00Z">
        <w:r>
          <w:delText xml:space="preserve"> </w:delText>
        </w:r>
      </w:del>
      <w:del w:id="2682" w:author="PR Preview" w:date="2026-01-01T00:00:00Z">
        <w:r>
          <w:delText xml:space="preserve">has observed value</w:delText>
        </w:r>
      </w:del>
      <w:del w:id="268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2684" w:author="PR Preview" w:date="2026-01-01T00:00:00Z">
        <w:r>
          <w:delText xml:space="preserve"> </w:delText>
        </w:r>
      </w:del>
      <w:del w:id="2685" w:author="PR Preview" w:date="2026-01-01T00:00:00Z">
        <w:r>
          <w:delText xml:space="preserve">and</w:delText>
        </w:r>
      </w:del>
      <w:del w:id="2686" w:author="PR Preview" w:date="2026-01-01T00:00:00Z">
        <w:r>
          <w:delText xml:space="preserve"> </w:delText>
        </w:r>
      </w:del>
      <w:hyperlink r:id="rId282">
        <w:del w:id="2687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2688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689" w:author="PR Preview" w:date="2026-01-01T00:00:00Z">
        <w:r>
          <w:delText xml:space="preserve">,</w:delText>
        </w:r>
      </w:del>
      <w:del w:id="2690" w:author="PR Preview" w:date="2026-01-01T00:00:00Z">
        <w:r>
          <w:delText xml:space="preserve"> </w:delText>
        </w:r>
      </w:del>
      <w:del w:id="2691" w:author="PR Preview" w:date="2026-01-01T00:00:00Z">
        <w:r>
          <w:delText xml:space="preserve">its</w:delText>
        </w:r>
      </w:del>
      <w:del w:id="2692" w:author="PR Preview" w:date="2026-01-01T00:00:00Z">
        <w:r>
          <w:delText xml:space="preserve"> </w:delText>
        </w:r>
      </w:del>
      <w:hyperlink w:anchor="def-score">
        <w:del w:id="2693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2694" w:author="PR Preview" w:date="2026-01-01T00:00:00Z">
        <w:r>
          <w:delText xml:space="preserve"> </w:delText>
        </w:r>
      </w:del>
      <w:del w:id="2695" w:author="PR Preview" w:date="2026-01-01T00:00:00Z">
        <w:r>
          <w:delText xml:space="preserve">contribution is the precision times the</w:delText>
        </w:r>
      </w:del>
      <w:del w:id="2696" w:author="PR Preview" w:date="2026-01-01T00:00:00Z">
        <w:r>
          <w:delText xml:space="preserve"> </w:delText>
        </w:r>
      </w:del>
      <w:hyperlink r:id="rId284">
        <w:del w:id="2697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2698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del w:id="2699" w:author="PR Preview" w:date="2026-01-01T00:00:00Z">
        <w:r>
          <w:delText xml:space="preserve"> </w:delText>
        </w:r>
      </w:del>
      <w:del w:id="2700" w:author="PR Preview" w:date="2026-01-01T00:00:00Z">
        <w:r>
          <w:delText xml:space="preserve">of</w:delText>
        </w:r>
      </w:del>
      <w:del w:id="270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702" w:author="PR Preview" w:date="2026-01-01T00:00:00Z">
        <w:r>
          <w:delText xml:space="preserve"> </w:delText>
        </w:r>
      </w:del>
      <w:del w:id="2703" w:author="PR Preview" w:date="2026-01-01T00:00:00Z">
        <w:r>
          <w:delText xml:space="preserve">from its mean</w:delText>
        </w:r>
      </w:del>
      <w:del w:id="2704" w:author="PR Preview" w:date="2026-01-01T00:00:00Z">
        <w:r>
          <w:delText xml:space="preserve"> </w:delText>
        </w:r>
      </w:del>
      <m:oMath>
        <m:r>
          <m:t>π</m:t>
        </m:r>
      </m:oMath>
      <w:del w:id="2705" w:author="PR Preview" w:date="2026-01-01T00:00:00Z">
        <w:r>
          <w:delText xml:space="preserve">:</w:delText>
        </w:r>
      </w:del>
    </w:p>
    <w:p>
      <w:pPr>
        <w:pStyle w:val="BodyText"/>
      </w:pPr>
      <w:ins w:id="2706" w:author="PR Preview" w:date="2026-01-01T00:00:00Z">
        <w:r>
          <w:rPr>
            <w:i/>
            <w:iCs/>
          </w:rPr>
          <w:t xml:space="preserve">Solution 41</w:t>
        </w:r>
      </w:ins>
      <w:ins w:id="2707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708" w:author="PR Preview" w:date="2026-01-01T00:00:00Z">
        <w:r>
          <w:t xml:space="preserve">The last step is</w:t>
        </w:r>
      </w:ins>
      <w:ins w:id="2709" w:author="PR Preview" w:date="2026-01-01T00:00:00Z">
        <w:r>
          <w:t xml:space="preserve"> </w:t>
        </w:r>
      </w:ins>
      <w:hyperlink w:anchor="thm-bernoulli-score">
        <w:ins w:id="2710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2711" w:author="PR Preview" w:date="2026-01-01T00:00:00Z">
        <w:r>
          <w:t xml:space="preserve"> </w:t>
        </w:r>
      </w:ins>
      <w:ins w:id="2712" w:author="PR Preview" w:date="2026-01-01T00:00:00Z">
        <w:r>
          <w:t xml:space="preserve">for the observed value</w:t>
        </w:r>
      </w:ins>
      <w:ins w:id="271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714" w:author="PR Preview" w:date="2026-01-01T00:00:00Z">
        <w:r>
          <w:t xml:space="preserve"> </w:t>
        </w:r>
      </w:ins>
      <w:ins w:id="2715" w:author="PR Preview" w:date="2026-01-01T00:00:00Z">
        <w:r>
          <w:t xml:space="preserve">of</w:t>
        </w:r>
      </w:ins>
      <w:ins w:id="271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717" w:author="PR Preview" w:date="2026-01-01T00:00:00Z">
        <w:r>
          <w:t xml:space="preserve">,</w:t>
        </w:r>
      </w:ins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whose</w:t>
        </w:r>
      </w:ins>
      <w:ins w:id="2720" w:author="PR Preview" w:date="2026-01-01T00:00:00Z">
        <w:r>
          <w:t xml:space="preserve"> </w:t>
        </w:r>
      </w:ins>
      <w:hyperlink r:id="rId282">
        <w:ins w:id="2721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is</w:t>
        </w:r>
      </w:ins>
      <w:ins w:id="2724" w:author="PR Preview" w:date="2026-01-01T00:00:00Z">
        <w:r>
          <w:t xml:space="preserve"> </w:t>
        </w:r>
      </w:ins>
      <m:oMath>
        <m:r>
          <m:t>τ</m:t>
        </m:r>
      </m:oMath>
      <w:ins w:id="2725" w:author="PR Preview" w:date="2026-01-01T00:00:00Z">
        <w:r>
          <w:t xml:space="preserve"> </w:t>
        </w:r>
      </w:ins>
      <w:ins w:id="2726" w:author="PR Preview" w:date="2026-01-01T00:00:00Z">
        <w:r>
          <w:t xml:space="preserve">and whose</w:t>
        </w:r>
      </w:ins>
      <w:ins w:id="2727" w:author="PR Preview" w:date="2026-01-01T00:00:00Z">
        <w:r>
          <w:t xml:space="preserve"> </w:t>
        </w:r>
      </w:ins>
      <w:hyperlink r:id="rId284">
        <w:ins w:id="2728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2729" w:author="PR Preview" w:date="2026-01-01T00:00:00Z">
        <w:r>
          <w:t xml:space="preserve"> </w:t>
        </w:r>
      </w:ins>
      <w:ins w:id="2730" w:author="PR Preview" w:date="2026-01-01T00:00:00Z">
        <w:r>
          <w:t xml:space="preserve">is</w:t>
        </w:r>
      </w:ins>
      <w:ins w:id="2731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</m:oMath>
      <w:ins w:id="2732" w:author="PR Preview" w:date="2026-01-01T00:00:00Z">
        <w:r>
          <w:t xml:space="preserve">.</w:t>
        </w:r>
      </w:ins>
    </w:p>
    <w:bookmarkEnd w:id="294"/>
    <w:bookmarkStart w:id="295" w:name="thm-bernoulli-score-contribution"/>
    <w:p>
      <w:pPr>
        <w:pStyle w:val="BodyText"/>
      </w:pPr>
      <w:ins w:id="2733" w:author="PR Preview" w:date="2026-01-01T00:00:00Z">
        <w:r>
          <w:rPr>
            <w:b/>
            <w:bCs/>
          </w:rPr>
          <w:t xml:space="preserve">Theorem 21 (Score contribution of one binary outcome)</w:t>
        </w:r>
      </w:ins>
      <w:ins w:id="2734" w:author="PR Preview" w:date="2026-01-01T00:00:00Z">
        <w:r>
          <w:t xml:space="preserve"> </w:t>
        </w:r>
      </w:ins>
      <w:ins w:id="2735" w:author="PR Preview" w:date="2026-01-01T00:00:00Z">
        <w:r>
          <w:t xml:space="preserve">If</w:t>
        </w:r>
      </w:ins>
      <w:ins w:id="273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737" w:author="PR Preview" w:date="2026-01-01T00:00:00Z">
        <w:r>
          <w:t xml:space="preserve"> </w:t>
        </w:r>
      </w:ins>
      <w:ins w:id="2738" w:author="PR Preview" w:date="2026-01-01T00:00:00Z">
        <w:r>
          <w:t xml:space="preserve">has observed value</w:t>
        </w:r>
      </w:ins>
      <w:ins w:id="273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740" w:author="PR Preview" w:date="2026-01-01T00:00:00Z">
        <w:r>
          <w:t xml:space="preserve"> </w:t>
        </w:r>
      </w:ins>
      <w:ins w:id="2741" w:author="PR Preview" w:date="2026-01-01T00:00:00Z">
        <w:r>
          <w:t xml:space="preserve">and</w:t>
        </w:r>
      </w:ins>
      <w:ins w:id="2742" w:author="PR Preview" w:date="2026-01-01T00:00:00Z">
        <w:r>
          <w:t xml:space="preserve"> </w:t>
        </w:r>
      </w:ins>
      <w:hyperlink r:id="rId282">
        <w:ins w:id="2743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2744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745" w:author="PR Preview" w:date="2026-01-01T00:00:00Z">
        <w:r>
          <w:t xml:space="preserve">,</w:t>
        </w:r>
      </w:ins>
      <w:ins w:id="2746" w:author="PR Preview" w:date="2026-01-01T00:00:00Z">
        <w:r>
          <w:t xml:space="preserve"> </w:t>
        </w:r>
      </w:ins>
      <w:ins w:id="2747" w:author="PR Preview" w:date="2026-01-01T00:00:00Z">
        <w:r>
          <w:t xml:space="preserve">its</w:t>
        </w:r>
      </w:ins>
      <w:ins w:id="2748" w:author="PR Preview" w:date="2026-01-01T00:00:00Z">
        <w:r>
          <w:t xml:space="preserve"> </w:t>
        </w:r>
      </w:ins>
      <w:hyperlink w:anchor="def-score">
        <w:ins w:id="2749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2750" w:author="PR Preview" w:date="2026-01-01T00:00:00Z">
        <w:r>
          <w:t xml:space="preserve"> </w:t>
        </w:r>
      </w:ins>
      <w:ins w:id="2751" w:author="PR Preview" w:date="2026-01-01T00:00:00Z">
        <w:r>
          <w:t xml:space="preserve">contribution is the precision times the</w:t>
        </w:r>
      </w:ins>
      <w:ins w:id="2752" w:author="PR Preview" w:date="2026-01-01T00:00:00Z">
        <w:r>
          <w:t xml:space="preserve"> </w:t>
        </w:r>
      </w:ins>
      <w:hyperlink r:id="rId284">
        <w:ins w:id="2753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2754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ins w:id="2755" w:author="PR Preview" w:date="2026-01-01T00:00:00Z">
        <w:r>
          <w:t xml:space="preserve"> </w:t>
        </w:r>
      </w:ins>
      <w:ins w:id="2756" w:author="PR Preview" w:date="2026-01-01T00:00:00Z">
        <w:r>
          <w:t xml:space="preserve">of</w:t>
        </w:r>
      </w:ins>
      <w:ins w:id="275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758" w:author="PR Preview" w:date="2026-01-01T00:00:00Z">
        <w:r>
          <w:t xml:space="preserve"> </w:t>
        </w:r>
      </w:ins>
      <w:ins w:id="2759" w:author="PR Preview" w:date="2026-01-01T00:00:00Z">
        <w:r>
          <w:t xml:space="preserve">from its mean</w:t>
        </w:r>
      </w:ins>
      <w:ins w:id="2760" w:author="PR Preview" w:date="2026-01-01T00:00:00Z">
        <w:r>
          <w:t xml:space="preserve"> </w:t>
        </w:r>
      </w:ins>
      <m:oMath>
        <m:r>
          <m:t>π</m:t>
        </m:r>
      </m:oMath>
      <w:ins w:id="276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85">
        <w:r>
          <w:rPr>
            <w:rStyle w:val="Hyperlink"/>
          </w:rPr>
          <w:t xml:space="preserve">event</w:t>
        </w:r>
      </w:hyperlink>
      <w:r>
        <w:t xml:space="preserve"> </w:t>
      </w:r>
      <w:hyperlink r:id="rId28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95"/>
    <w:p>
      <w:pPr>
        <w:pStyle w:val="BodyText"/>
      </w:pPr>
      <w:del w:id="2762" w:author="PR Preview" w:date="2026-01-01T00:00:00Z">
        <w:r>
          <w:rPr>
            <w:i/>
            <w:iCs/>
          </w:rPr>
          <w:delText xml:space="preserve">Proof</w:delText>
        </w:r>
      </w:del>
      <w:del w:id="2763" w:author="PR Preview" w:date="2026-01-01T00:00:00Z">
        <w:r>
          <w:delText xml:space="preserve">. </w:delText>
        </w:r>
      </w:del>
      <w:del w:id="2764" w:author="PR Preview" w:date="2026-01-01T00:00:00Z">
        <w:r>
          <w:delText xml:space="preserve">This is the solution to</w:delText>
        </w:r>
      </w:del>
      <w:del w:id="2765" w:author="PR Preview" w:date="2026-01-01T00:00:00Z">
        <w:r>
          <w:delText xml:space="preserve"> </w:delText>
        </w:r>
      </w:del>
      <w:hyperlink w:anchor="exr-bernoulli-score-contribution">
        <w:del w:id="2766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2767" w:author="PR Preview" w:date="2026-01-01T00:00:00Z">
        <w:r>
          <w:delText xml:space="preserve">, worked in</w:delText>
        </w:r>
      </w:del>
      <w:del w:id="2768" w:author="PR Preview" w:date="2026-01-01T00:00:00Z">
        <w:r>
          <w:delText xml:space="preserve"> </w:delText>
        </w:r>
      </w:del>
      <w:hyperlink w:anchor="sol-bernoulli-score-contribution">
        <w:del w:id="2769" w:author="PR Preview" w:date="2026-01-01T00:00:00Z">
          <w:r>
            <w:rPr>
              <w:rStyle w:val="Hyperlink"/>
            </w:rPr>
            <w:delText xml:space="preserve">Solution 40</w:delText>
          </w:r>
        </w:del>
      </w:hyperlink>
      <w:del w:id="2770" w:author="PR Preview" w:date="2026-01-01T00:00:00Z">
        <w:r>
          <w:delText xml:space="preserve">.</w:delText>
        </w:r>
      </w:del>
    </w:p>
    <w:p>
      <w:pPr>
        <w:pStyle w:val="BodyText"/>
      </w:pPr>
      <w:ins w:id="2771" w:author="PR Preview" w:date="2026-01-01T00:00:00Z">
        <w:r>
          <w:rPr>
            <w:i/>
            <w:iCs/>
          </w:rPr>
          <w:t xml:space="preserve">Proof</w:t>
        </w:r>
      </w:ins>
      <w:ins w:id="2772" w:author="PR Preview" w:date="2026-01-01T00:00:00Z">
        <w:r>
          <w:t xml:space="preserve">. </w:t>
        </w:r>
      </w:ins>
      <w:ins w:id="2773" w:author="PR Preview" w:date="2026-01-01T00:00:00Z">
        <w:r>
          <w:t xml:space="preserve">This is the solution to</w:t>
        </w:r>
      </w:ins>
      <w:ins w:id="2774" w:author="PR Preview" w:date="2026-01-01T00:00:00Z">
        <w:r>
          <w:t xml:space="preserve"> </w:t>
        </w:r>
      </w:ins>
      <w:hyperlink w:anchor="exr-bernoulli-score-contribution">
        <w:ins w:id="2775" w:author="PR Preview" w:date="2026-01-01T00:00:00Z">
          <w:r>
            <w:rPr>
              <w:rStyle w:val="Hyperlink"/>
            </w:rPr>
            <w:t xml:space="preserve">Exercise 41</w:t>
          </w:r>
        </w:ins>
      </w:hyperlink>
      <w:ins w:id="2776" w:author="PR Preview" w:date="2026-01-01T00:00:00Z">
        <w:r>
          <w:t xml:space="preserve">, worked in</w:t>
        </w:r>
      </w:ins>
      <w:ins w:id="2777" w:author="PR Preview" w:date="2026-01-01T00:00:00Z">
        <w:r>
          <w:t xml:space="preserve"> </w:t>
        </w:r>
      </w:ins>
      <w:hyperlink w:anchor="sol-bernoulli-score-contribution">
        <w:ins w:id="2778" w:author="PR Preview" w:date="2026-01-01T00:00:00Z">
          <w:r>
            <w:rPr>
              <w:rStyle w:val="Hyperlink"/>
            </w:rPr>
            <w:t xml:space="preserve">Solution 41</w:t>
          </w:r>
        </w:ins>
      </w:hyperlink>
      <w:ins w:id="2779" w:author="PR Preview" w:date="2026-01-01T00:00:00Z">
        <w:r>
          <w:t xml:space="preserve">.</w:t>
        </w:r>
      </w:ins>
    </w:p>
    <w:bookmarkEnd w:id="296"/>
    <w:bookmarkStart w:id="304" w:name="the-score-function-of-the-sample"/>
    <w:p>
      <w:pPr>
        <w:pStyle w:val="Heading3"/>
      </w:pPr>
      <w:r>
        <w:t xml:space="preserve">3.5 The score function of the sample</w:t>
      </w:r>
    </w:p>
    <w:bookmarkStart w:id="298" w:name="exr-bernoulli-sample-mean-deviation"/>
    <w:p>
      <w:pPr>
        <w:pStyle w:val="FirstParagraph"/>
      </w:pPr>
      <w:del w:id="2780" w:author="PR Preview" w:date="2026-01-01T00:00:00Z">
        <w:r>
          <w:rPr>
            <w:b/>
            <w:bCs/>
          </w:rPr>
          <w:delText xml:space="preserve">Exercise 41 (Sample mean of the deviations of a binary sample)</w:delText>
        </w:r>
      </w:del>
      <w:del w:id="2781" w:author="PR Preview" w:date="2026-01-01T00:00:00Z">
        <w:r>
          <w:delText xml:space="preserve"> </w:delText>
        </w:r>
      </w:del>
      <w:del w:id="2782" w:author="PR Preview" w:date="2026-01-01T00:00:00Z">
        <w:r>
          <w:delText xml:space="preserve">In the setting of</w:delText>
        </w:r>
      </w:del>
      <w:del w:id="2783" w:author="PR Preview" w:date="2026-01-01T00:00:00Z">
        <w:r>
          <w:delText xml:space="preserve"> </w:delText>
        </w:r>
      </w:del>
      <w:hyperlink w:anchor="exr-bernoulli-score-contribution">
        <w:del w:id="2784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2785" w:author="PR Preview" w:date="2026-01-01T00:00:00Z">
        <w:r>
          <w:delText xml:space="preserve">, let:</w:delText>
        </w:r>
      </w:del>
    </w:p>
    <w:p>
      <w:pPr>
        <w:pStyle w:val="FirstParagraph"/>
      </w:pPr>
      <w:ins w:id="2786" w:author="PR Preview" w:date="2026-01-01T00:00:00Z">
        <w:r>
          <w:rPr>
            <w:b/>
            <w:bCs/>
          </w:rPr>
          <w:t xml:space="preserve">Exercise 42 (Sample mean of the deviations of a binary sample)</w:t>
        </w:r>
      </w:ins>
      <w:ins w:id="2787" w:author="PR Preview" w:date="2026-01-01T00:00:00Z">
        <w:r>
          <w:t xml:space="preserve"> </w:t>
        </w:r>
      </w:ins>
      <w:ins w:id="2788" w:author="PR Preview" w:date="2026-01-01T00:00:00Z">
        <w:r>
          <w:t xml:space="preserve">In the setting of</w:t>
        </w:r>
      </w:ins>
      <w:ins w:id="2789" w:author="PR Preview" w:date="2026-01-01T00:00:00Z">
        <w:r>
          <w:t xml:space="preserve"> </w:t>
        </w:r>
      </w:ins>
      <w:hyperlink w:anchor="exr-bernoulli-score-contribution">
        <w:ins w:id="2790" w:author="PR Preview" w:date="2026-01-01T00:00:00Z">
          <w:r>
            <w:rPr>
              <w:rStyle w:val="Hyperlink"/>
            </w:rPr>
            <w:t xml:space="preserve">Exercise 41</w:t>
          </w:r>
        </w:ins>
      </w:hyperlink>
      <w:ins w:id="2791" w:author="PR Preview" w:date="2026-01-01T00:00:00Z">
        <w:r>
          <w:t xml:space="preserve">, let:</w:t>
        </w:r>
      </w:ins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84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8"/>
    <w:bookmarkStart w:id="299" w:name="sol-bernoulli-sample-mean-deviation"/>
    <w:p>
      <w:pPr>
        <w:pStyle w:val="BodyText"/>
      </w:pPr>
      <w:del w:id="2792" w:author="PR Preview" w:date="2026-01-01T00:00:00Z">
        <w:r>
          <w:rPr>
            <w:i/>
            <w:iCs/>
          </w:rPr>
          <w:delText xml:space="preserve">Solution 41</w:delText>
        </w:r>
      </w:del>
      <w:del w:id="2793" w:author="PR Preview" w:date="2026-01-01T00:00:00Z">
        <w:r>
          <w:delText xml:space="preserve">. </w:delText>
        </w:r>
      </w:del>
    </w:p>
    <w:p>
      <w:pPr>
        <w:pStyle w:val="BodyText"/>
      </w:pPr>
      <w:ins w:id="2794" w:author="PR Preview" w:date="2026-01-01T00:00:00Z">
        <w:r>
          <w:rPr>
            <w:i/>
            <w:iCs/>
          </w:rPr>
          <w:t xml:space="preserve">Solution 42</w:t>
        </w:r>
      </w:ins>
      <w:ins w:id="2795" w:author="PR Preview" w:date="2026-01-01T00:00:00Z">
        <w:r>
          <w:t xml:space="preserve">. </w:t>
        </w:r>
      </w:ins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9"/>
    <w:bookmarkStart w:id="301" w:name="exr-bernoulli-score-sum"/>
    <w:p>
      <w:pPr>
        <w:pStyle w:val="FirstParagraph"/>
      </w:pPr>
      <w:del w:id="2796" w:author="PR Preview" w:date="2026-01-01T00:00:00Z">
        <w:r>
          <w:rPr>
            <w:b/>
            <w:bCs/>
          </w:rPr>
          <w:delText xml:space="preserve">Exercise 42 (Score function of a binary sample)</w:delText>
        </w:r>
      </w:del>
      <w:del w:id="2797" w:author="PR Preview" w:date="2026-01-01T00:00:00Z">
        <w:r>
          <w:delText xml:space="preserve"> </w:delText>
        </w:r>
      </w:del>
      <w:del w:id="2798" w:author="PR Preview" w:date="2026-01-01T00:00:00Z">
        <w:r>
          <w:delText xml:space="preserve">In the setting of</w:delText>
        </w:r>
      </w:del>
      <w:del w:id="2799" w:author="PR Preview" w:date="2026-01-01T00:00:00Z">
        <w:r>
          <w:delText xml:space="preserve"> </w:delText>
        </w:r>
      </w:del>
      <w:hyperlink w:anchor="exr-bernoulli-sample-mean-deviation">
        <w:del w:id="2800" w:author="PR Preview" w:date="2026-01-01T00:00:00Z">
          <w:r>
            <w:rPr>
              <w:rStyle w:val="Hyperlink"/>
            </w:rPr>
            <w:delText xml:space="preserve">Exercise 41</w:delText>
          </w:r>
        </w:del>
      </w:hyperlink>
      <w:del w:id="2801" w:author="PR Preview" w:date="2026-01-01T00:00:00Z">
        <w:r>
          <w:delText xml:space="preserve">,</w:delText>
        </w:r>
      </w:del>
      <w:del w:id="2802" w:author="PR Preview" w:date="2026-01-01T00:00:00Z">
        <w:r>
          <w:delText xml:space="preserve"> </w:delText>
        </w:r>
      </w:del>
      <w:del w:id="2803" w:author="PR Preview" w:date="2026-01-01T00:00:00Z">
        <w:r>
          <w:delText xml:space="preserve">assemble the</w:delText>
        </w:r>
      </w:del>
      <w:del w:id="2804" w:author="PR Preview" w:date="2026-01-01T00:00:00Z">
        <w:r>
          <w:delText xml:space="preserve"> </w:delText>
        </w:r>
      </w:del>
      <w:hyperlink w:anchor="def-score">
        <w:del w:id="2805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2806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807" w:author="PR Preview" w:date="2026-01-01T00:00:00Z">
        <w:r>
          <w:delText xml:space="preserve"> </w:delText>
        </w:r>
      </w:del>
      <w:del w:id="2808" w:author="PR Preview" w:date="2026-01-01T00:00:00Z">
        <w:r>
          <w:delText xml:space="preserve">of the whole</w:delText>
        </w:r>
      </w:del>
      <w:del w:id="2809" w:author="PR Preview" w:date="2026-01-01T00:00:00Z">
        <w:r>
          <w:delText xml:space="preserve"> </w:delText>
        </w:r>
      </w:del>
      <w:hyperlink r:id="rId300">
        <w:del w:id="2810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2811" w:author="PR Preview" w:date="2026-01-01T00:00:00Z">
        <w:r>
          <w:delText xml:space="preserve"> </w:delText>
        </w:r>
      </w:del>
      <w:del w:id="2812" w:author="PR Preview" w:date="2026-01-01T00:00:00Z">
        <w:r>
          <w:delText xml:space="preserve">from the</w:delText>
        </w:r>
      </w:del>
      <w:del w:id="2813" w:author="PR Preview" w:date="2026-01-01T00:00:00Z">
        <w:r>
          <w:delText xml:space="preserve"> </w:delText>
        </w:r>
      </w:del>
      <w:hyperlink w:anchor="def-score">
        <w:del w:id="2814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2815" w:author="PR Preview" w:date="2026-01-01T00:00:00Z">
        <w:r>
          <w:delText xml:space="preserve"> </w:delText>
        </w:r>
      </w:del>
      <w:del w:id="2816" w:author="PR Preview" w:date="2026-01-01T00:00:00Z">
        <w:r>
          <w:delText xml:space="preserve">contributions,</w:delText>
        </w:r>
      </w:del>
      <w:del w:id="2817" w:author="PR Preview" w:date="2026-01-01T00:00:00Z">
        <w:r>
          <w:delText xml:space="preserve"> </w:delText>
        </w:r>
      </w:del>
      <w:del w:id="2818" w:author="PR Preview" w:date="2026-01-01T00:00:00Z">
        <w:r>
          <w:delText xml:space="preserve">and write it using</w:delText>
        </w:r>
      </w:del>
      <w:del w:id="2819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δ</m:t>
            </m:r>
          </m:e>
        </m:acc>
      </m:oMath>
      <w:del w:id="2820" w:author="PR Preview" w:date="2026-01-01T00:00:00Z">
        <w:r>
          <w:delText xml:space="preserve"> </w:delText>
        </w:r>
      </w:del>
      <w:del w:id="2821" w:author="PR Preview" w:date="2026-01-01T00:00:00Z">
        <w:r>
          <w:delText xml:space="preserve">and</w:delText>
        </w:r>
      </w:del>
      <w:del w:id="2822" w:author="PR Preview" w:date="2026-01-01T00:00:00Z">
        <w:r>
          <w:delText xml:space="preserve"> </w:delText>
        </w:r>
      </w:del>
      <m:oMath>
        <m:r>
          <m:t>τ</m:t>
        </m:r>
      </m:oMath>
      <w:del w:id="2823" w:author="PR Preview" w:date="2026-01-01T00:00:00Z">
        <w:r>
          <w:delText xml:space="preserve">.</w:delText>
        </w:r>
      </w:del>
    </w:p>
    <w:p>
      <w:pPr>
        <w:pStyle w:val="BodyText"/>
      </w:pPr>
      <w:del w:id="2824" w:author="PR Preview" w:date="2026-01-01T00:00:00Z">
        <w:r>
          <w:rPr>
            <w:i/>
            <w:iCs/>
          </w:rPr>
          <w:delText xml:space="preserve">Solution 42</w:delText>
        </w:r>
      </w:del>
      <w:del w:id="2825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del w:id="2826" w:author="PR Preview" w:date="2026-01-01T00:00:00Z">
        <w:r>
          <w:rPr>
            <w:b/>
            <w:bCs/>
          </w:rPr>
          <w:delText xml:space="preserve">Theorem 21 (Score function of a binary sample)</w:delText>
        </w:r>
      </w:del>
      <w:del w:id="2827" w:author="PR Preview" w:date="2026-01-01T00:00:00Z">
        <w:r>
          <w:delText xml:space="preserve"> </w:delText>
        </w:r>
      </w:del>
      <w:del w:id="2828" w:author="PR Preview" w:date="2026-01-01T00:00:00Z">
        <w:r>
          <w:delText xml:space="preserve">If</w:delText>
        </w:r>
      </w:del>
      <w:del w:id="282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830" w:author="PR Preview" w:date="2026-01-01T00:00:00Z">
        <w:r>
          <w:delText xml:space="preserve"> </w:delText>
        </w:r>
      </w:del>
      <w:del w:id="2831" w:author="PR Preview" w:date="2026-01-01T00:00:00Z">
        <w:r>
          <w:delText xml:space="preserve">for</w:delText>
        </w:r>
      </w:del>
      <w:del w:id="283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2833" w:author="PR Preview" w:date="2026-01-01T00:00:00Z">
        <w:r>
          <w:delText xml:space="preserve">,</w:delText>
        </w:r>
      </w:del>
      <w:del w:id="2834" w:author="PR Preview" w:date="2026-01-01T00:00:00Z">
        <w:r>
          <w:delText xml:space="preserve"> </w:delText>
        </w:r>
      </w:del>
      <w:del w:id="2835" w:author="PR Preview" w:date="2026-01-01T00:00:00Z">
        <w:r>
          <w:delText xml:space="preserve">with observed</w:delText>
        </w:r>
      </w:del>
      <w:del w:id="2836" w:author="PR Preview" w:date="2026-01-01T00:00:00Z">
        <w:r>
          <w:delText xml:space="preserve"> </w:delText>
        </w:r>
      </w:del>
      <w:hyperlink r:id="rId297">
        <w:del w:id="2837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2838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2839" w:author="PR Preview" w:date="2026-01-01T00:00:00Z">
        <w:r>
          <w:delText xml:space="preserve">,</w:delText>
        </w:r>
      </w:del>
      <w:del w:id="2840" w:author="PR Preview" w:date="2026-01-01T00:00:00Z">
        <w:r>
          <w:delText xml:space="preserve"> </w:delText>
        </w:r>
      </w:del>
      <w:hyperlink r:id="rId282">
        <w:del w:id="2841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2842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843" w:author="PR Preview" w:date="2026-01-01T00:00:00Z">
        <w:r>
          <w:delText xml:space="preserve">,</w:delText>
        </w:r>
      </w:del>
      <w:del w:id="2844" w:author="PR Preview" w:date="2026-01-01T00:00:00Z">
        <w:r>
          <w:delText xml:space="preserve"> </w:delText>
        </w:r>
      </w:del>
      <w:del w:id="2845" w:author="PR Preview" w:date="2026-01-01T00:00:00Z">
        <w:r>
          <w:delText xml:space="preserve">and sample mean</w:delText>
        </w:r>
      </w:del>
      <w:del w:id="284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del w:id="2847" w:author="PR Preview" w:date="2026-01-01T00:00:00Z">
        <w:r>
          <w:delText xml:space="preserve"> </w:delText>
        </w:r>
      </w:del>
      <w:del w:id="2848" w:author="PR Preview" w:date="2026-01-01T00:00:00Z">
        <w:r>
          <w:delText xml:space="preserve">of the</w:delText>
        </w:r>
      </w:del>
      <w:del w:id="2849" w:author="PR Preview" w:date="2026-01-01T00:00:00Z">
        <w:r>
          <w:delText xml:space="preserve"> </w:delText>
        </w:r>
      </w:del>
      <w:hyperlink r:id="rId284">
        <w:del w:id="2850" w:author="PR Preview" w:date="2026-01-01T00:00:00Z">
          <w:r>
            <w:rPr>
              <w:rStyle w:val="Hyperlink"/>
            </w:rPr>
            <w:delText xml:space="preserve">deviations</w:delText>
          </w:r>
        </w:del>
      </w:hyperlink>
      <w:del w:id="2851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del w:id="2852" w:author="PR Preview" w:date="2026-01-01T00:00:00Z">
        <w:r>
          <w:delText xml:space="preserve">,</w:delText>
        </w:r>
      </w:del>
      <w:del w:id="2853" w:author="PR Preview" w:date="2026-01-01T00:00:00Z">
        <w:r>
          <w:delText xml:space="preserve"> </w:delText>
        </w:r>
      </w:del>
      <w:del w:id="2854" w:author="PR Preview" w:date="2026-01-01T00:00:00Z">
        <w:r>
          <w:delText xml:space="preserve">the</w:delText>
        </w:r>
      </w:del>
      <w:del w:id="2855" w:author="PR Preview" w:date="2026-01-01T00:00:00Z">
        <w:r>
          <w:delText xml:space="preserve"> </w:delText>
        </w:r>
      </w:del>
      <w:hyperlink w:anchor="def-score">
        <w:del w:id="2856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2857" w:author="PR Preview" w:date="2026-01-01T00:00:00Z">
        <w:r>
          <w:delText xml:space="preserve"> </w:delText>
        </w:r>
      </w:del>
      <w:del w:id="2858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2859" w:author="PR Preview" w:date="2026-01-01T00:00:00Z">
        <w:r>
          <w:rPr>
            <w:i/>
            <w:iCs/>
          </w:rPr>
          <w:delText xml:space="preserve">Proof</w:delText>
        </w:r>
      </w:del>
      <w:del w:id="2860" w:author="PR Preview" w:date="2026-01-01T00:00:00Z">
        <w:r>
          <w:delText xml:space="preserve">. </w:delText>
        </w:r>
      </w:del>
      <w:del w:id="2861" w:author="PR Preview" w:date="2026-01-01T00:00:00Z">
        <w:r>
          <w:delText xml:space="preserve">The first equality is the solution to</w:delText>
        </w:r>
      </w:del>
      <w:del w:id="2862" w:author="PR Preview" w:date="2026-01-01T00:00:00Z">
        <w:r>
          <w:delText xml:space="preserve"> </w:delText>
        </w:r>
      </w:del>
      <w:hyperlink w:anchor="exr-bernoulli-score-sum">
        <w:del w:id="2863" w:author="PR Preview" w:date="2026-01-01T00:00:00Z">
          <w:r>
            <w:rPr>
              <w:rStyle w:val="Hyperlink"/>
            </w:rPr>
            <w:delText xml:space="preserve">Exercise 42</w:delText>
          </w:r>
        </w:del>
      </w:hyperlink>
      <w:del w:id="2864" w:author="PR Preview" w:date="2026-01-01T00:00:00Z">
        <w:r>
          <w:delText xml:space="preserve">, worked in</w:delText>
        </w:r>
      </w:del>
      <w:del w:id="2865" w:author="PR Preview" w:date="2026-01-01T00:00:00Z">
        <w:r>
          <w:delText xml:space="preserve"> </w:delText>
        </w:r>
      </w:del>
      <w:hyperlink w:anchor="sol-bernoulli-score-sum">
        <w:del w:id="2866" w:author="PR Preview" w:date="2026-01-01T00:00:00Z">
          <w:r>
            <w:rPr>
              <w:rStyle w:val="Hyperlink"/>
            </w:rPr>
            <w:delText xml:space="preserve">Solution 42</w:delText>
          </w:r>
        </w:del>
      </w:hyperlink>
      <w:del w:id="2867" w:author="PR Preview" w:date="2026-01-01T00:00:00Z">
        <w:r>
          <w:delText xml:space="preserve">.</w:delText>
        </w:r>
      </w:del>
      <w:del w:id="2868" w:author="PR Preview" w:date="2026-01-01T00:00:00Z">
        <w:r>
          <w:delText xml:space="preserve"> </w:delText>
        </w:r>
      </w:del>
      <w:del w:id="2869" w:author="PR Preview" w:date="2026-01-01T00:00:00Z">
        <w:r>
          <w:delText xml:space="preserve">The second is the solution to</w:delText>
        </w:r>
      </w:del>
      <w:del w:id="2870" w:author="PR Preview" w:date="2026-01-01T00:00:00Z">
        <w:r>
          <w:delText xml:space="preserve"> </w:delText>
        </w:r>
      </w:del>
      <w:hyperlink w:anchor="exr-bernoulli-sample-mean-deviation">
        <w:del w:id="2871" w:author="PR Preview" w:date="2026-01-01T00:00:00Z">
          <w:r>
            <w:rPr>
              <w:rStyle w:val="Hyperlink"/>
            </w:rPr>
            <w:delText xml:space="preserve">Exercise 41</w:delText>
          </w:r>
        </w:del>
      </w:hyperlink>
      <w:del w:id="2872" w:author="PR Preview" w:date="2026-01-01T00:00:00Z">
        <w:r>
          <w:delText xml:space="preserve">, worked in</w:delText>
        </w:r>
      </w:del>
      <w:del w:id="2873" w:author="PR Preview" w:date="2026-01-01T00:00:00Z">
        <w:r>
          <w:delText xml:space="preserve"> </w:delText>
        </w:r>
      </w:del>
      <w:hyperlink w:anchor="sol-bernoulli-sample-mean-deviation">
        <w:del w:id="2874" w:author="PR Preview" w:date="2026-01-01T00:00:00Z">
          <w:r>
            <w:rPr>
              <w:rStyle w:val="Hyperlink"/>
            </w:rPr>
            <w:delText xml:space="preserve">Solution 41</w:delText>
          </w:r>
        </w:del>
      </w:hyperlink>
      <w:del w:id="2875" w:author="PR Preview" w:date="2026-01-01T00:00:00Z">
        <w:r>
          <w:delText xml:space="preserve">.</w:delText>
        </w:r>
      </w:del>
    </w:p>
    <w:p>
      <w:pPr>
        <w:pStyle w:val="FirstParagraph"/>
      </w:pPr>
      <w:ins w:id="2876" w:author="PR Preview" w:date="2026-01-01T00:00:00Z">
        <w:r>
          <w:rPr>
            <w:b/>
            <w:bCs/>
          </w:rPr>
          <w:t xml:space="preserve">Exercise 43 (Score function of a binary sample)</w:t>
        </w:r>
      </w:ins>
      <w:ins w:id="2877" w:author="PR Preview" w:date="2026-01-01T00:00:00Z">
        <w:r>
          <w:t xml:space="preserve"> </w:t>
        </w:r>
      </w:ins>
      <w:ins w:id="2878" w:author="PR Preview" w:date="2026-01-01T00:00:00Z">
        <w:r>
          <w:t xml:space="preserve">In the setting of</w:t>
        </w:r>
      </w:ins>
      <w:ins w:id="2879" w:author="PR Preview" w:date="2026-01-01T00:00:00Z">
        <w:r>
          <w:t xml:space="preserve"> </w:t>
        </w:r>
      </w:ins>
      <w:hyperlink w:anchor="exr-bernoulli-sample-mean-deviation">
        <w:ins w:id="2880" w:author="PR Preview" w:date="2026-01-01T00:00:00Z">
          <w:r>
            <w:rPr>
              <w:rStyle w:val="Hyperlink"/>
            </w:rPr>
            <w:t xml:space="preserve">Exercise 42</w:t>
          </w:r>
        </w:ins>
      </w:hyperlink>
      <w:ins w:id="2881" w:author="PR Preview" w:date="2026-01-01T00:00:00Z">
        <w:r>
          <w:t xml:space="preserve">,</w:t>
        </w:r>
      </w:ins>
      <w:ins w:id="2882" w:author="PR Preview" w:date="2026-01-01T00:00:00Z">
        <w:r>
          <w:t xml:space="preserve"> </w:t>
        </w:r>
      </w:ins>
      <w:ins w:id="2883" w:author="PR Preview" w:date="2026-01-01T00:00:00Z">
        <w:r>
          <w:t xml:space="preserve">assemble the</w:t>
        </w:r>
      </w:ins>
      <w:ins w:id="2884" w:author="PR Preview" w:date="2026-01-01T00:00:00Z">
        <w:r>
          <w:t xml:space="preserve"> </w:t>
        </w:r>
      </w:ins>
      <w:hyperlink w:anchor="def-score">
        <w:ins w:id="2885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288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887" w:author="PR Preview" w:date="2026-01-01T00:00:00Z">
        <w:r>
          <w:t xml:space="preserve"> </w:t>
        </w:r>
      </w:ins>
      <w:ins w:id="2888" w:author="PR Preview" w:date="2026-01-01T00:00:00Z">
        <w:r>
          <w:t xml:space="preserve">of the whole</w:t>
        </w:r>
      </w:ins>
      <w:ins w:id="2889" w:author="PR Preview" w:date="2026-01-01T00:00:00Z">
        <w:r>
          <w:t xml:space="preserve"> </w:t>
        </w:r>
      </w:ins>
      <w:hyperlink r:id="rId300">
        <w:ins w:id="2890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2891" w:author="PR Preview" w:date="2026-01-01T00:00:00Z">
        <w:r>
          <w:t xml:space="preserve"> </w:t>
        </w:r>
      </w:ins>
      <w:ins w:id="2892" w:author="PR Preview" w:date="2026-01-01T00:00:00Z">
        <w:r>
          <w:t xml:space="preserve">from the</w:t>
        </w:r>
      </w:ins>
      <w:ins w:id="2893" w:author="PR Preview" w:date="2026-01-01T00:00:00Z">
        <w:r>
          <w:t xml:space="preserve"> </w:t>
        </w:r>
      </w:ins>
      <w:hyperlink w:anchor="def-score">
        <w:ins w:id="2894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2895" w:author="PR Preview" w:date="2026-01-01T00:00:00Z">
        <w:r>
          <w:t xml:space="preserve"> </w:t>
        </w:r>
      </w:ins>
      <w:ins w:id="2896" w:author="PR Preview" w:date="2026-01-01T00:00:00Z">
        <w:r>
          <w:t xml:space="preserve">contributions,</w:t>
        </w:r>
      </w:ins>
      <w:ins w:id="2897" w:author="PR Preview" w:date="2026-01-01T00:00:00Z">
        <w:r>
          <w:t xml:space="preserve"> </w:t>
        </w:r>
      </w:ins>
      <w:ins w:id="2898" w:author="PR Preview" w:date="2026-01-01T00:00:00Z">
        <w:r>
          <w:t xml:space="preserve">and write it using</w:t>
        </w:r>
      </w:ins>
      <w:ins w:id="289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δ</m:t>
            </m:r>
          </m:e>
        </m:acc>
      </m:oMath>
      <w:ins w:id="2900" w:author="PR Preview" w:date="2026-01-01T00:00:00Z">
        <w:r>
          <w:t xml:space="preserve"> </w:t>
        </w:r>
      </w:ins>
      <w:ins w:id="2901" w:author="PR Preview" w:date="2026-01-01T00:00:00Z">
        <w:r>
          <w:t xml:space="preserve">and</w:t>
        </w:r>
      </w:ins>
      <w:ins w:id="2902" w:author="PR Preview" w:date="2026-01-01T00:00:00Z">
        <w:r>
          <w:t xml:space="preserve"> </w:t>
        </w:r>
      </w:ins>
      <m:oMath>
        <m:r>
          <m:t>τ</m:t>
        </m:r>
      </m:oMath>
      <w:ins w:id="2903" w:author="PR Preview" w:date="2026-01-01T00:00:00Z">
        <w:r>
          <w:t xml:space="preserve">.</w:t>
        </w:r>
      </w:ins>
    </w:p>
    <w:bookmarkEnd w:id="301"/>
    <w:bookmarkStart w:id="302" w:name="sol-bernoulli-score-sum"/>
    <w:p>
      <w:pPr>
        <w:pStyle w:val="BodyText"/>
      </w:pPr>
      <w:ins w:id="2904" w:author="PR Preview" w:date="2026-01-01T00:00:00Z">
        <w:r>
          <w:rPr>
            <w:i/>
            <w:iCs/>
          </w:rPr>
          <w:t xml:space="preserve">Solution 43</w:t>
        </w:r>
      </w:ins>
      <w:ins w:id="2905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02"/>
    <w:bookmarkStart w:id="303" w:name="thm-bernoulli-score-sum"/>
    <w:p>
      <w:pPr>
        <w:pStyle w:val="FirstParagraph"/>
      </w:pPr>
      <w:ins w:id="2906" w:author="PR Preview" w:date="2026-01-01T00:00:00Z">
        <w:r>
          <w:rPr>
            <w:b/>
            <w:bCs/>
          </w:rPr>
          <w:t xml:space="preserve">Theorem 22 (Score function of a binary sample)</w:t>
        </w:r>
      </w:ins>
      <w:ins w:id="2907" w:author="PR Preview" w:date="2026-01-01T00:00:00Z">
        <w:r>
          <w:t xml:space="preserve"> </w:t>
        </w:r>
      </w:ins>
      <w:ins w:id="2908" w:author="PR Preview" w:date="2026-01-01T00:00:00Z">
        <w:r>
          <w:t xml:space="preserve">If</w:t>
        </w:r>
      </w:ins>
      <w:ins w:id="290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910" w:author="PR Preview" w:date="2026-01-01T00:00:00Z">
        <w:r>
          <w:t xml:space="preserve"> </w:t>
        </w:r>
      </w:ins>
      <w:ins w:id="2911" w:author="PR Preview" w:date="2026-01-01T00:00:00Z">
        <w:r>
          <w:t xml:space="preserve">for</w:t>
        </w:r>
      </w:ins>
      <w:ins w:id="291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2913" w:author="PR Preview" w:date="2026-01-01T00:00:00Z">
        <w:r>
          <w:t xml:space="preserve">,</w:t>
        </w:r>
      </w:ins>
      <w:ins w:id="2914" w:author="PR Preview" w:date="2026-01-01T00:00:00Z">
        <w:r>
          <w:t xml:space="preserve"> </w:t>
        </w:r>
      </w:ins>
      <w:ins w:id="2915" w:author="PR Preview" w:date="2026-01-01T00:00:00Z">
        <w:r>
          <w:t xml:space="preserve">with observed</w:t>
        </w:r>
      </w:ins>
      <w:ins w:id="2916" w:author="PR Preview" w:date="2026-01-01T00:00:00Z">
        <w:r>
          <w:t xml:space="preserve"> </w:t>
        </w:r>
      </w:ins>
      <w:hyperlink r:id="rId297">
        <w:ins w:id="2917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291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2919" w:author="PR Preview" w:date="2026-01-01T00:00:00Z">
        <w:r>
          <w:t xml:space="preserve">,</w:t>
        </w:r>
      </w:ins>
      <w:ins w:id="2920" w:author="PR Preview" w:date="2026-01-01T00:00:00Z">
        <w:r>
          <w:t xml:space="preserve"> </w:t>
        </w:r>
      </w:ins>
      <w:hyperlink r:id="rId282">
        <w:ins w:id="2921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2922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923" w:author="PR Preview" w:date="2026-01-01T00:00:00Z">
        <w:r>
          <w:t xml:space="preserve">,</w:t>
        </w:r>
      </w:ins>
      <w:ins w:id="2924" w:author="PR Preview" w:date="2026-01-01T00:00:00Z">
        <w:r>
          <w:t xml:space="preserve"> </w:t>
        </w:r>
      </w:ins>
      <w:ins w:id="2925" w:author="PR Preview" w:date="2026-01-01T00:00:00Z">
        <w:r>
          <w:t xml:space="preserve">and sample mean</w:t>
        </w:r>
      </w:ins>
      <w:ins w:id="292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ins w:id="2927" w:author="PR Preview" w:date="2026-01-01T00:00:00Z">
        <w:r>
          <w:t xml:space="preserve"> </w:t>
        </w:r>
      </w:ins>
      <w:ins w:id="2928" w:author="PR Preview" w:date="2026-01-01T00:00:00Z">
        <w:r>
          <w:t xml:space="preserve">of the</w:t>
        </w:r>
      </w:ins>
      <w:ins w:id="2929" w:author="PR Preview" w:date="2026-01-01T00:00:00Z">
        <w:r>
          <w:t xml:space="preserve"> </w:t>
        </w:r>
      </w:ins>
      <w:hyperlink r:id="rId284">
        <w:ins w:id="2930" w:author="PR Preview" w:date="2026-01-01T00:00:00Z">
          <w:r>
            <w:rPr>
              <w:rStyle w:val="Hyperlink"/>
            </w:rPr>
            <w:t xml:space="preserve">deviations</w:t>
          </w:r>
        </w:ins>
      </w:hyperlink>
      <w:ins w:id="2931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ins w:id="2932" w:author="PR Preview" w:date="2026-01-01T00:00:00Z">
        <w:r>
          <w:t xml:space="preserve">,</w:t>
        </w:r>
      </w:ins>
      <w:ins w:id="2933" w:author="PR Preview" w:date="2026-01-01T00:00:00Z">
        <w:r>
          <w:t xml:space="preserve"> </w:t>
        </w:r>
      </w:ins>
      <w:ins w:id="2934" w:author="PR Preview" w:date="2026-01-01T00:00:00Z">
        <w:r>
          <w:t xml:space="preserve">the</w:t>
        </w:r>
      </w:ins>
      <w:ins w:id="2935" w:author="PR Preview" w:date="2026-01-01T00:00:00Z">
        <w:r>
          <w:t xml:space="preserve"> </w:t>
        </w:r>
      </w:ins>
      <w:hyperlink w:anchor="def-score">
        <w:ins w:id="2936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2937" w:author="PR Preview" w:date="2026-01-01T00:00:00Z">
        <w:r>
          <w:t xml:space="preserve"> </w:t>
        </w:r>
      </w:ins>
      <w:ins w:id="2938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03"/>
    <w:p>
      <w:pPr>
        <w:pStyle w:val="FirstParagraph"/>
      </w:pPr>
      <w:ins w:id="2939" w:author="PR Preview" w:date="2026-01-01T00:00:00Z">
        <w:r>
          <w:rPr>
            <w:i/>
            <w:iCs/>
          </w:rPr>
          <w:t xml:space="preserve">Proof</w:t>
        </w:r>
      </w:ins>
      <w:ins w:id="2940" w:author="PR Preview" w:date="2026-01-01T00:00:00Z">
        <w:r>
          <w:t xml:space="preserve">. </w:t>
        </w:r>
      </w:ins>
      <w:ins w:id="2941" w:author="PR Preview" w:date="2026-01-01T00:00:00Z">
        <w:r>
          <w:t xml:space="preserve">The first equality is the solution to</w:t>
        </w:r>
      </w:ins>
      <w:ins w:id="2942" w:author="PR Preview" w:date="2026-01-01T00:00:00Z">
        <w:r>
          <w:t xml:space="preserve"> </w:t>
        </w:r>
      </w:ins>
      <w:hyperlink w:anchor="exr-bernoulli-score-sum">
        <w:ins w:id="2943" w:author="PR Preview" w:date="2026-01-01T00:00:00Z">
          <w:r>
            <w:rPr>
              <w:rStyle w:val="Hyperlink"/>
            </w:rPr>
            <w:t xml:space="preserve">Exercise 43</w:t>
          </w:r>
        </w:ins>
      </w:hyperlink>
      <w:ins w:id="2944" w:author="PR Preview" w:date="2026-01-01T00:00:00Z">
        <w:r>
          <w:t xml:space="preserve">, worked in</w:t>
        </w:r>
      </w:ins>
      <w:ins w:id="2945" w:author="PR Preview" w:date="2026-01-01T00:00:00Z">
        <w:r>
          <w:t xml:space="preserve"> </w:t>
        </w:r>
      </w:ins>
      <w:hyperlink w:anchor="sol-bernoulli-score-sum">
        <w:ins w:id="2946" w:author="PR Preview" w:date="2026-01-01T00:00:00Z">
          <w:r>
            <w:rPr>
              <w:rStyle w:val="Hyperlink"/>
            </w:rPr>
            <w:t xml:space="preserve">Solution 43</w:t>
          </w:r>
        </w:ins>
      </w:hyperlink>
      <w:ins w:id="2947" w:author="PR Preview" w:date="2026-01-01T00:00:00Z">
        <w:r>
          <w:t xml:space="preserve">.</w:t>
        </w:r>
      </w:ins>
      <w:ins w:id="2948" w:author="PR Preview" w:date="2026-01-01T00:00:00Z">
        <w:r>
          <w:t xml:space="preserve"> </w:t>
        </w:r>
      </w:ins>
      <w:ins w:id="2949" w:author="PR Preview" w:date="2026-01-01T00:00:00Z">
        <w:r>
          <w:t xml:space="preserve">The second is the solution to</w:t>
        </w:r>
      </w:ins>
      <w:ins w:id="2950" w:author="PR Preview" w:date="2026-01-01T00:00:00Z">
        <w:r>
          <w:t xml:space="preserve"> </w:t>
        </w:r>
      </w:ins>
      <w:hyperlink w:anchor="exr-bernoulli-sample-mean-deviation">
        <w:ins w:id="2951" w:author="PR Preview" w:date="2026-01-01T00:00:00Z">
          <w:r>
            <w:rPr>
              <w:rStyle w:val="Hyperlink"/>
            </w:rPr>
            <w:t xml:space="preserve">Exercise 42</w:t>
          </w:r>
        </w:ins>
      </w:hyperlink>
      <w:ins w:id="2952" w:author="PR Preview" w:date="2026-01-01T00:00:00Z">
        <w:r>
          <w:t xml:space="preserve">, worked in</w:t>
        </w:r>
      </w:ins>
      <w:ins w:id="2953" w:author="PR Preview" w:date="2026-01-01T00:00:00Z">
        <w:r>
          <w:t xml:space="preserve"> </w:t>
        </w:r>
      </w:ins>
      <w:hyperlink w:anchor="sol-bernoulli-sample-mean-deviation">
        <w:ins w:id="2954" w:author="PR Preview" w:date="2026-01-01T00:00:00Z">
          <w:r>
            <w:rPr>
              <w:rStyle w:val="Hyperlink"/>
            </w:rPr>
            <w:t xml:space="preserve">Solution 42</w:t>
          </w:r>
        </w:ins>
      </w:hyperlink>
      <w:ins w:id="2955" w:author="PR Preview" w:date="2026-01-01T00:00:00Z">
        <w:r>
          <w:t xml:space="preserve">.</w:t>
        </w:r>
      </w:ins>
    </w:p>
    <w:bookmarkEnd w:id="304"/>
    <w:bookmarkStart w:id="309" w:name="solving-the-score-equation-1"/>
    <w:p>
      <w:pPr>
        <w:pStyle w:val="Heading3"/>
      </w:pPr>
      <w:r>
        <w:t xml:space="preserve">3.6 Solving the score equation</w:t>
      </w:r>
    </w:p>
    <w:bookmarkStart w:id="305" w:name="exr-bernoulli-score-equation"/>
    <w:p>
      <w:pPr>
        <w:pStyle w:val="FirstParagraph"/>
      </w:pPr>
      <w:del w:id="2956" w:author="PR Preview" w:date="2026-01-01T00:00:00Z">
        <w:r>
          <w:rPr>
            <w:b/>
            <w:bCs/>
          </w:rPr>
          <w:delText xml:space="preserve">Exercise 43 (Solving the score equation of a binary sample)</w:delText>
        </w:r>
      </w:del>
      <w:del w:id="2957" w:author="PR Preview" w:date="2026-01-01T00:00:00Z">
        <w:r>
          <w:delText xml:space="preserve"> </w:delText>
        </w:r>
      </w:del>
      <w:del w:id="2958" w:author="PR Preview" w:date="2026-01-01T00:00:00Z">
        <w:r>
          <w:delText xml:space="preserve">In the setting of</w:delText>
        </w:r>
      </w:del>
      <w:del w:id="2959" w:author="PR Preview" w:date="2026-01-01T00:00:00Z">
        <w:r>
          <w:delText xml:space="preserve"> </w:delText>
        </w:r>
      </w:del>
      <w:hyperlink w:anchor="exr-bernoulli-score-sum">
        <w:del w:id="2960" w:author="PR Preview" w:date="2026-01-01T00:00:00Z">
          <w:r>
            <w:rPr>
              <w:rStyle w:val="Hyperlink"/>
            </w:rPr>
            <w:delText xml:space="preserve">Exercise 42</w:delText>
          </w:r>
        </w:del>
      </w:hyperlink>
      <w:del w:id="2961" w:author="PR Preview" w:date="2026-01-01T00:00:00Z">
        <w:r>
          <w:delText xml:space="preserve">, assume</w:delText>
        </w:r>
      </w:del>
      <w:del w:id="2962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2963" w:author="PR Preview" w:date="2026-01-01T00:00:00Z">
        <w:r>
          <w:delText xml:space="preserve">:</w:delText>
        </w:r>
      </w:del>
      <w:del w:id="2964" w:author="PR Preview" w:date="2026-01-01T00:00:00Z">
        <w:r>
          <w:delText xml:space="preserve"> </w:delText>
        </w:r>
      </w:del>
      <w:del w:id="2965" w:author="PR Preview" w:date="2026-01-01T00:00:00Z">
        <w:r>
          <w:delText xml:space="preserve">the</w:delText>
        </w:r>
      </w:del>
      <w:del w:id="2966" w:author="PR Preview" w:date="2026-01-01T00:00:00Z">
        <w:r>
          <w:delText xml:space="preserve"> </w:delText>
        </w:r>
      </w:del>
      <w:hyperlink r:id="rId300">
        <w:del w:id="2967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2968" w:author="PR Preview" w:date="2026-01-01T00:00:00Z">
        <w:r>
          <w:delText xml:space="preserve"> </w:delText>
        </w:r>
      </w:del>
      <w:del w:id="2969" w:author="PR Preview" w:date="2026-01-01T00:00:00Z">
        <w:r>
          <w:delText xml:space="preserve">has at least one</w:delText>
        </w:r>
      </w:del>
      <w:del w:id="2970" w:author="PR Preview" w:date="2026-01-01T00:00:00Z">
        <w:r>
          <w:delText xml:space="preserve"> </w:delText>
        </w:r>
      </w:del>
      <w:hyperlink r:id="rId285">
        <w:del w:id="2971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2972" w:author="PR Preview" w:date="2026-01-01T00:00:00Z">
        <w:r>
          <w:delText xml:space="preserve"> </w:delText>
        </w:r>
      </w:del>
      <w:del w:id="2973" w:author="PR Preview" w:date="2026-01-01T00:00:00Z">
        <w:r>
          <w:delText xml:space="preserve">and at least one non-event.</w:delText>
        </w:r>
      </w:del>
      <w:del w:id="2974" w:author="PR Preview" w:date="2026-01-01T00:00:00Z">
        <w:r>
          <w:delText xml:space="preserve"> </w:delText>
        </w:r>
      </w:del>
      <w:del w:id="2975" w:author="PR Preview" w:date="2026-01-01T00:00:00Z">
        <w:r>
          <w:delText xml:space="preserve">Solve the</w:delText>
        </w:r>
      </w:del>
      <w:del w:id="2976" w:author="PR Preview" w:date="2026-01-01T00:00:00Z">
        <w:r>
          <w:delText xml:space="preserve"> </w:delText>
        </w:r>
      </w:del>
      <w:hyperlink w:anchor="def-score-equation">
        <w:del w:id="2977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2978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979" w:author="PR Preview" w:date="2026-01-01T00:00:00Z">
        <w:r>
          <w:delText xml:space="preserve"> </w:delText>
        </w:r>
      </w:del>
      <w:del w:id="2980" w:author="PR Preview" w:date="2026-01-01T00:00:00Z">
        <w:r>
          <w:delText xml:space="preserve">for</w:delText>
        </w:r>
      </w:del>
      <w:del w:id="2981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982" w:author="PR Preview" w:date="2026-01-01T00:00:00Z">
        <w:r>
          <w:delText xml:space="preserve">.</w:delText>
        </w:r>
      </w:del>
    </w:p>
    <w:p>
      <w:pPr>
        <w:pStyle w:val="BodyText"/>
      </w:pPr>
      <w:del w:id="2983" w:author="PR Preview" w:date="2026-01-01T00:00:00Z">
        <w:r>
          <w:rPr>
            <w:i/>
            <w:iCs/>
          </w:rPr>
          <w:delText xml:space="preserve">Solution 43</w:delText>
        </w:r>
      </w:del>
      <w:del w:id="2984" w:author="PR Preview" w:date="2026-01-01T00:00:00Z">
        <w:r>
          <w:delText xml:space="preserve">. </w:delText>
        </w:r>
      </w:del>
      <w:del w:id="2985" w:author="PR Preview" w:date="2026-01-01T00:00:00Z">
        <w:r>
          <w:delText xml:space="preserve">For</w:delText>
        </w:r>
      </w:del>
      <w:del w:id="2986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987" w:author="PR Preview" w:date="2026-01-01T00:00:00Z">
        <w:r>
          <w:delText xml:space="preserve">,</w:delText>
        </w:r>
      </w:del>
      <w:del w:id="2988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989" w:author="PR Preview" w:date="2026-01-01T00:00:00Z">
        <w:r>
          <w:delText xml:space="preserve"> </w:delText>
        </w:r>
      </w:del>
      <w:del w:id="2990" w:author="PR Preview" w:date="2026-01-01T00:00:00Z">
        <w:r>
          <w:delText xml:space="preserve">is finite and positive,</w:delText>
        </w:r>
      </w:del>
      <w:del w:id="2991" w:author="PR Preview" w:date="2026-01-01T00:00:00Z">
        <w:r>
          <w:delText xml:space="preserve"> </w:delText>
        </w:r>
      </w:del>
      <w:del w:id="2992" w:author="PR Preview" w:date="2026-01-01T00:00:00Z">
        <w:r>
          <w:delText xml:space="preserve"> </w:delText>
        </w:r>
      </w:del>
      <w:del w:id="2993" w:author="PR Preview" w:date="2026-01-01T00:00:00Z">
        <w:r>
          <w:delText xml:space="preserve">and</w:delText>
        </w:r>
      </w:del>
      <w:del w:id="299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0</m:t>
        </m:r>
      </m:oMath>
      <w:del w:id="2995" w:author="PR Preview" w:date="2026-01-01T00:00:00Z">
        <w:r>
          <w:delText xml:space="preserve">, so</w:delText>
        </w:r>
      </w:del>
      <w:del w:id="2996" w:author="PR Preview" w:date="2026-01-01T00:00:00Z">
        <w:r>
          <w:delText xml:space="preserve"> </w:delText>
        </w:r>
      </w:del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del w:id="2997" w:author="PR Preview" w:date="2026-01-01T00:00:00Z">
        <w:r>
          <w:delText xml:space="preserve">.</w:delText>
        </w:r>
      </w:del>
    </w:p>
    <w:p>
      <w:pPr>
        <w:pStyle w:val="FirstParagraph"/>
      </w:pPr>
      <w:ins w:id="2998" w:author="PR Preview" w:date="2026-01-01T00:00:00Z">
        <w:r>
          <w:rPr>
            <w:b/>
            <w:bCs/>
          </w:rPr>
          <w:t xml:space="preserve">Exercise 44 (Solving the score equation of a binary sample)</w:t>
        </w:r>
      </w:ins>
      <w:ins w:id="2999" w:author="PR Preview" w:date="2026-01-01T00:00:00Z">
        <w:r>
          <w:t xml:space="preserve"> </w:t>
        </w:r>
      </w:ins>
      <w:ins w:id="3000" w:author="PR Preview" w:date="2026-01-01T00:00:00Z">
        <w:r>
          <w:t xml:space="preserve">In the setting of</w:t>
        </w:r>
      </w:ins>
      <w:ins w:id="3001" w:author="PR Preview" w:date="2026-01-01T00:00:00Z">
        <w:r>
          <w:t xml:space="preserve"> </w:t>
        </w:r>
      </w:ins>
      <w:hyperlink w:anchor="exr-bernoulli-score-sum">
        <w:ins w:id="3002" w:author="PR Preview" w:date="2026-01-01T00:00:00Z">
          <w:r>
            <w:rPr>
              <w:rStyle w:val="Hyperlink"/>
            </w:rPr>
            <w:t xml:space="preserve">Exercise 43</w:t>
          </w:r>
        </w:ins>
      </w:hyperlink>
      <w:ins w:id="3003" w:author="PR Preview" w:date="2026-01-01T00:00:00Z">
        <w:r>
          <w:t xml:space="preserve">, assume</w:t>
        </w:r>
      </w:ins>
      <w:ins w:id="300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3005" w:author="PR Preview" w:date="2026-01-01T00:00:00Z">
        <w:r>
          <w:t xml:space="preserve">:</w:t>
        </w:r>
      </w:ins>
      <w:ins w:id="3006" w:author="PR Preview" w:date="2026-01-01T00:00:00Z">
        <w:r>
          <w:t xml:space="preserve"> </w:t>
        </w:r>
      </w:ins>
      <w:ins w:id="3007" w:author="PR Preview" w:date="2026-01-01T00:00:00Z">
        <w:r>
          <w:t xml:space="preserve">the</w:t>
        </w:r>
      </w:ins>
      <w:ins w:id="3008" w:author="PR Preview" w:date="2026-01-01T00:00:00Z">
        <w:r>
          <w:t xml:space="preserve"> </w:t>
        </w:r>
      </w:ins>
      <w:hyperlink r:id="rId300">
        <w:ins w:id="3009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3010" w:author="PR Preview" w:date="2026-01-01T00:00:00Z">
        <w:r>
          <w:t xml:space="preserve"> </w:t>
        </w:r>
      </w:ins>
      <w:ins w:id="3011" w:author="PR Preview" w:date="2026-01-01T00:00:00Z">
        <w:r>
          <w:t xml:space="preserve">has at least one</w:t>
        </w:r>
      </w:ins>
      <w:ins w:id="3012" w:author="PR Preview" w:date="2026-01-01T00:00:00Z">
        <w:r>
          <w:t xml:space="preserve"> </w:t>
        </w:r>
      </w:ins>
      <w:hyperlink r:id="rId285">
        <w:ins w:id="3013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3014" w:author="PR Preview" w:date="2026-01-01T00:00:00Z">
        <w:r>
          <w:t xml:space="preserve"> </w:t>
        </w:r>
      </w:ins>
      <w:ins w:id="3015" w:author="PR Preview" w:date="2026-01-01T00:00:00Z">
        <w:r>
          <w:t xml:space="preserve">and at least one non-event.</w:t>
        </w:r>
      </w:ins>
      <w:ins w:id="3016" w:author="PR Preview" w:date="2026-01-01T00:00:00Z">
        <w:r>
          <w:t xml:space="preserve"> </w:t>
        </w:r>
      </w:ins>
      <w:ins w:id="3017" w:author="PR Preview" w:date="2026-01-01T00:00:00Z">
        <w:r>
          <w:t xml:space="preserve">Solve the</w:t>
        </w:r>
      </w:ins>
      <w:ins w:id="3018" w:author="PR Preview" w:date="2026-01-01T00:00:00Z">
        <w:r>
          <w:t xml:space="preserve"> </w:t>
        </w:r>
      </w:ins>
      <w:hyperlink w:anchor="def-score-equation">
        <w:ins w:id="3019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3020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021" w:author="PR Preview" w:date="2026-01-01T00:00:00Z">
        <w:r>
          <w:t xml:space="preserve"> </w:t>
        </w:r>
      </w:ins>
      <w:ins w:id="3022" w:author="PR Preview" w:date="2026-01-01T00:00:00Z">
        <w:r>
          <w:t xml:space="preserve">for</w:t>
        </w:r>
      </w:ins>
      <w:ins w:id="3023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024" w:author="PR Preview" w:date="2026-01-01T00:00:00Z">
        <w:r>
          <w:t xml:space="preserve">.</w:t>
        </w:r>
      </w:ins>
    </w:p>
    <w:bookmarkEnd w:id="305"/>
    <w:bookmarkStart w:id="306" w:name="sol-bernoulli-score-equation"/>
    <w:p>
      <w:pPr>
        <w:pStyle w:val="BodyText"/>
      </w:pPr>
      <w:ins w:id="3025" w:author="PR Preview" w:date="2026-01-01T00:00:00Z">
        <w:r>
          <w:rPr>
            <w:i/>
            <w:iCs/>
          </w:rPr>
          <w:t xml:space="preserve">Solution 44</w:t>
        </w:r>
      </w:ins>
      <w:ins w:id="3026" w:author="PR Preview" w:date="2026-01-01T00:00:00Z">
        <w:r>
          <w:t xml:space="preserve">. </w:t>
        </w:r>
      </w:ins>
      <w:ins w:id="3027" w:author="PR Preview" w:date="2026-01-01T00:00:00Z">
        <w:r>
          <w:t xml:space="preserve">For</w:t>
        </w:r>
      </w:ins>
      <w:ins w:id="3028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029" w:author="PR Preview" w:date="2026-01-01T00:00:00Z">
        <w:r>
          <w:t xml:space="preserve">,</w:t>
        </w:r>
      </w:ins>
      <w:ins w:id="3030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3031" w:author="PR Preview" w:date="2026-01-01T00:00:00Z">
        <w:r>
          <w:t xml:space="preserve"> </w:t>
        </w:r>
      </w:ins>
      <w:ins w:id="3032" w:author="PR Preview" w:date="2026-01-01T00:00:00Z">
        <w:r>
          <w:t xml:space="preserve">is finite and positive,</w:t>
        </w:r>
      </w:ins>
      <w:ins w:id="3033" w:author="PR Preview" w:date="2026-01-01T00:00:00Z">
        <w:r>
          <w:t xml:space="preserve"> </w:t>
        </w:r>
      </w:ins>
      <w:ins w:id="3034" w:author="PR Preview" w:date="2026-01-01T00:00:00Z">
        <w:r>
          <w:t xml:space="preserve"> </w:t>
        </w:r>
      </w:ins>
      <w:ins w:id="3035" w:author="PR Preview" w:date="2026-01-01T00:00:00Z">
        <w:r>
          <w:t xml:space="preserve">and</w:t>
        </w:r>
      </w:ins>
      <w:ins w:id="303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0</m:t>
        </m:r>
      </m:oMath>
      <w:ins w:id="3037" w:author="PR Preview" w:date="2026-01-01T00:00:00Z">
        <w:r>
          <w:t xml:space="preserve">, so</w:t>
        </w:r>
      </w:ins>
      <w:ins w:id="3038" w:author="PR Preview" w:date="2026-01-01T00:00:00Z">
        <w:r>
          <w:t xml:space="preserve"> </w:t>
        </w:r>
      </w:ins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ins w:id="3039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6"/>
    <w:bookmarkStart w:id="307" w:name="thm-bernoulli-score-equation"/>
    <w:p>
      <w:pPr>
        <w:pStyle w:val="BodyText"/>
      </w:pPr>
      <w:del w:id="3040" w:author="PR Preview" w:date="2026-01-01T00:00:00Z">
        <w:r>
          <w:rPr>
            <w:b/>
            <w:bCs/>
          </w:rPr>
          <w:delText xml:space="preserve">Theorem 22 (Solution of the score equation of a binary sample)</w:delText>
        </w:r>
      </w:del>
      <w:del w:id="3041" w:author="PR Preview" w:date="2026-01-01T00:00:00Z">
        <w:r>
          <w:delText xml:space="preserve"> </w:delText>
        </w:r>
      </w:del>
      <w:del w:id="3042" w:author="PR Preview" w:date="2026-01-01T00:00:00Z">
        <w:r>
          <w:delText xml:space="preserve">If</w:delText>
        </w:r>
      </w:del>
      <w:del w:id="304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044" w:author="PR Preview" w:date="2026-01-01T00:00:00Z">
        <w:r>
          <w:delText xml:space="preserve"> </w:delText>
        </w:r>
      </w:del>
      <w:del w:id="3045" w:author="PR Preview" w:date="2026-01-01T00:00:00Z">
        <w:r>
          <w:delText xml:space="preserve">for</w:delText>
        </w:r>
      </w:del>
      <w:del w:id="304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3047" w:author="PR Preview" w:date="2026-01-01T00:00:00Z">
        <w:r>
          <w:delText xml:space="preserve"> </w:delText>
        </w:r>
      </w:del>
      <w:del w:id="3048" w:author="PR Preview" w:date="2026-01-01T00:00:00Z">
        <w:r>
          <w:delText xml:space="preserve">and the observed</w:delText>
        </w:r>
      </w:del>
      <w:del w:id="3049" w:author="PR Preview" w:date="2026-01-01T00:00:00Z">
        <w:r>
          <w:delText xml:space="preserve"> </w:delText>
        </w:r>
      </w:del>
      <w:hyperlink r:id="rId297">
        <w:del w:id="3050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3051" w:author="PR Preview" w:date="2026-01-01T00:00:00Z">
        <w:r>
          <w:delText xml:space="preserve"> </w:delText>
        </w:r>
      </w:del>
      <w:del w:id="3052" w:author="PR Preview" w:date="2026-01-01T00:00:00Z">
        <w:r>
          <w:delText xml:space="preserve">satisfies</w:delText>
        </w:r>
      </w:del>
      <w:del w:id="3053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3054" w:author="PR Preview" w:date="2026-01-01T00:00:00Z">
        <w:r>
          <w:delText xml:space="preserve">,</w:delText>
        </w:r>
      </w:del>
      <w:del w:id="3055" w:author="PR Preview" w:date="2026-01-01T00:00:00Z">
        <w:r>
          <w:delText xml:space="preserve"> </w:delText>
        </w:r>
      </w:del>
      <w:del w:id="3056" w:author="PR Preview" w:date="2026-01-01T00:00:00Z">
        <w:r>
          <w:delText xml:space="preserve">then the</w:delText>
        </w:r>
      </w:del>
      <w:del w:id="3057" w:author="PR Preview" w:date="2026-01-01T00:00:00Z">
        <w:r>
          <w:delText xml:space="preserve"> </w:delText>
        </w:r>
      </w:del>
      <w:hyperlink w:anchor="def-score-equation">
        <w:del w:id="3058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3059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060" w:author="PR Preview" w:date="2026-01-01T00:00:00Z">
        <w:r>
          <w:delText xml:space="preserve"> </w:delText>
        </w:r>
      </w:del>
      <w:del w:id="3061" w:author="PR Preview" w:date="2026-01-01T00:00:00Z">
        <w:r>
          <w:delText xml:space="preserve">has exactly one solution in</w:delText>
        </w:r>
      </w:del>
      <w:del w:id="30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063" w:author="PR Preview" w:date="2026-01-01T00:00:00Z">
        <w:r>
          <w:delText xml:space="preserve">:</w:delText>
        </w:r>
      </w:del>
      <w:del w:id="3064" w:author="PR Preview" w:date="2026-01-01T00:00:00Z">
        <w:r>
          <w:delText xml:space="preserve"> </w:delText>
        </w:r>
      </w:del>
      <w:del w:id="3065" w:author="PR Preview" w:date="2026-01-01T00:00:00Z">
        <w:r>
          <w:delText xml:space="preserve">the sample mean</w:delText>
        </w:r>
      </w:del>
      <w:del w:id="3066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del w:id="3067" w:author="PR Preview" w:date="2026-01-01T00:00:00Z">
        <w:r>
          <w:delText xml:space="preserve">.</w:delText>
        </w:r>
      </w:del>
    </w:p>
    <w:p>
      <w:pPr>
        <w:pStyle w:val="BodyText"/>
      </w:pPr>
      <w:del w:id="3068" w:author="PR Preview" w:date="2026-01-01T00:00:00Z">
        <w:r>
          <w:rPr>
            <w:i/>
            <w:iCs/>
          </w:rPr>
          <w:delText xml:space="preserve">Proof</w:delText>
        </w:r>
      </w:del>
      <w:del w:id="3069" w:author="PR Preview" w:date="2026-01-01T00:00:00Z">
        <w:r>
          <w:delText xml:space="preserve">. </w:delText>
        </w:r>
      </w:del>
      <w:del w:id="3070" w:author="PR Preview" w:date="2026-01-01T00:00:00Z">
        <w:r>
          <w:delText xml:space="preserve">This is the solution to</w:delText>
        </w:r>
      </w:del>
      <w:del w:id="3071" w:author="PR Preview" w:date="2026-01-01T00:00:00Z">
        <w:r>
          <w:delText xml:space="preserve"> </w:delText>
        </w:r>
      </w:del>
      <w:hyperlink w:anchor="exr-bernoulli-score-equation">
        <w:del w:id="3072" w:author="PR Preview" w:date="2026-01-01T00:00:00Z">
          <w:r>
            <w:rPr>
              <w:rStyle w:val="Hyperlink"/>
            </w:rPr>
            <w:delText xml:space="preserve">Exercise 43</w:delText>
          </w:r>
        </w:del>
      </w:hyperlink>
      <w:del w:id="3073" w:author="PR Preview" w:date="2026-01-01T00:00:00Z">
        <w:r>
          <w:delText xml:space="preserve">, worked in</w:delText>
        </w:r>
      </w:del>
      <w:del w:id="3074" w:author="PR Preview" w:date="2026-01-01T00:00:00Z">
        <w:r>
          <w:delText xml:space="preserve"> </w:delText>
        </w:r>
      </w:del>
      <w:hyperlink w:anchor="sol-bernoulli-score-equation">
        <w:del w:id="3075" w:author="PR Preview" w:date="2026-01-01T00:00:00Z">
          <w:r>
            <w:rPr>
              <w:rStyle w:val="Hyperlink"/>
            </w:rPr>
            <w:delText xml:space="preserve">Solution 43</w:delText>
          </w:r>
        </w:del>
      </w:hyperlink>
      <w:del w:id="3076" w:author="PR Preview" w:date="2026-01-01T00:00:00Z">
        <w:r>
          <w:delText xml:space="preserve">.</w:delText>
        </w:r>
      </w:del>
    </w:p>
    <w:p>
      <w:pPr>
        <w:pStyle w:val="BodyText"/>
      </w:pPr>
      <w:del w:id="3077" w:author="PR Preview" w:date="2026-01-01T00:00:00Z">
        <w:r>
          <w:rPr>
            <w:b/>
            <w:bCs/>
          </w:rPr>
          <w:delText xml:space="preserve">Example 14 (Score equation of a Bernoulli sample)</w:delText>
        </w:r>
      </w:del>
      <w:del w:id="3078" w:author="PR Preview" w:date="2026-01-01T00:00:00Z">
        <w:r>
          <w:delText xml:space="preserve"> </w:delText>
        </w:r>
      </w:del>
      <w:del w:id="3079" w:author="PR Preview" w:date="2026-01-01T00:00:00Z">
        <w:r>
          <w:delText xml:space="preserve">For</w:delText>
        </w:r>
      </w:del>
      <w:del w:id="3080" w:author="PR Preview" w:date="2026-01-01T00:00:00Z">
        <w:r>
          <w:delText xml:space="preserve"> </w:delText>
        </w:r>
      </w:del>
      <m:oMath>
        <m:r>
          <m:t>n</m:t>
        </m:r>
      </m:oMath>
      <w:del w:id="3081" w:author="PR Preview" w:date="2026-01-01T00:00:00Z">
        <w:r>
          <w:delText xml:space="preserve"> </w:delText>
        </w:r>
      </w:del>
      <w:del w:id="3082" w:author="PR Preview" w:date="2026-01-01T00:00:00Z">
        <w:r>
          <w:delText xml:space="preserve">independent Bernoulli observations with</w:delText>
        </w:r>
      </w:del>
      <w:del w:id="3083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3084" w:author="PR Preview" w:date="2026-01-01T00:00:00Z">
        <w:r>
          <w:delText xml:space="preserve"> </w:delText>
        </w:r>
      </w:del>
      <w:del w:id="3085" w:author="PR Preview" w:date="2026-01-01T00:00:00Z">
        <w:r>
          <w:delText xml:space="preserve">successes,</w:delText>
        </w:r>
      </w:del>
      <w:del w:id="3086" w:author="PR Preview" w:date="2026-01-01T00:00:00Z">
        <w:r>
          <w:delText xml:space="preserve"> </w:delText>
        </w:r>
      </w:del>
      <w:del w:id="3087" w:author="PR Preview" w:date="2026-01-01T00:00:00Z">
        <w:r>
          <w:delText xml:space="preserve">the score is</w:delText>
        </w:r>
      </w:del>
      <w:del w:id="3088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3089" w:author="PR Preview" w:date="2026-01-01T00:00:00Z">
        <w:r>
          <w:delText xml:space="preserve"> </w:delText>
        </w:r>
      </w:del>
      <w:del w:id="3090" w:author="PR Preview" w:date="2026-01-01T00:00:00Z">
        <w:r>
          <w:delText xml:space="preserve">(summing</w:delText>
        </w:r>
      </w:del>
      <w:del w:id="3091" w:author="PR Preview" w:date="2026-01-01T00:00:00Z">
        <w:r>
          <w:delText xml:space="preserve"> </w:delText>
        </w:r>
      </w:del>
      <w:hyperlink w:anchor="thm-bernoulli-score">
        <w:del w:id="3092" w:author="PR Preview" w:date="2026-01-01T00:00:00Z">
          <w:r>
            <w:rPr>
              <w:rStyle w:val="Hyperlink"/>
            </w:rPr>
            <w:delText xml:space="preserve">Bernoulli score</w:delText>
          </w:r>
        </w:del>
      </w:hyperlink>
      <w:del w:id="3093" w:author="PR Preview" w:date="2026-01-01T00:00:00Z">
        <w:r>
          <w:delText xml:space="preserve"> </w:delText>
        </w:r>
      </w:del>
      <w:del w:id="3094" w:author="PR Preview" w:date="2026-01-01T00:00:00Z">
        <w:r>
          <w:delText xml:space="preserve">over the observations),</w:delText>
        </w:r>
      </w:del>
      <w:del w:id="3095" w:author="PR Preview" w:date="2026-01-01T00:00:00Z">
        <w:r>
          <w:delText xml:space="preserve"> </w:delText>
        </w:r>
      </w:del>
      <w:del w:id="3096" w:author="PR Preview" w:date="2026-01-01T00:00:00Z">
        <w:r>
          <w:delText xml:space="preserve">so for</w:delText>
        </w:r>
      </w:del>
      <w:del w:id="3097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del w:id="3098" w:author="PR Preview" w:date="2026-01-01T00:00:00Z">
        <w:r>
          <w:delText xml:space="preserve"> </w:delText>
        </w:r>
      </w:del>
      <w:del w:id="3099" w:author="PR Preview" w:date="2026-01-01T00:00:00Z">
        <w:r>
          <w:delText xml:space="preserve">the score equation</w:delText>
        </w:r>
      </w:del>
      <w:del w:id="31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3101" w:author="PR Preview" w:date="2026-01-01T00:00:00Z">
        <w:r>
          <w:delText xml:space="preserve"> </w:delText>
        </w:r>
      </w:del>
      <w:del w:id="3102" w:author="PR Preview" w:date="2026-01-01T00:00:00Z">
        <w:r>
          <w:delText xml:space="preserve">has the single solution</w:delText>
        </w:r>
      </w:del>
      <w:del w:id="3103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del w:id="3104" w:author="PR Preview" w:date="2026-01-01T00:00:00Z">
        <w:r>
          <w:delText xml:space="preserve">.</w:delText>
        </w:r>
      </w:del>
    </w:p>
    <w:p>
      <w:pPr>
        <w:pStyle w:val="BodyText"/>
      </w:pPr>
      <w:ins w:id="3105" w:author="PR Preview" w:date="2026-01-01T00:00:00Z">
        <w:r>
          <w:rPr>
            <w:b/>
            <w:bCs/>
          </w:rPr>
          <w:t xml:space="preserve">Theorem 23 (Solution of the score equation of a binary sample)</w:t>
        </w:r>
      </w:ins>
      <w:ins w:id="3106" w:author="PR Preview" w:date="2026-01-01T00:00:00Z">
        <w:r>
          <w:t xml:space="preserve"> </w:t>
        </w:r>
      </w:ins>
      <w:ins w:id="3107" w:author="PR Preview" w:date="2026-01-01T00:00:00Z">
        <w:r>
          <w:t xml:space="preserve">If</w:t>
        </w:r>
      </w:ins>
      <w:ins w:id="310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109" w:author="PR Preview" w:date="2026-01-01T00:00:00Z">
        <w:r>
          <w:t xml:space="preserve"> </w:t>
        </w:r>
      </w:ins>
      <w:ins w:id="3110" w:author="PR Preview" w:date="2026-01-01T00:00:00Z">
        <w:r>
          <w:t xml:space="preserve">for</w:t>
        </w:r>
      </w:ins>
      <w:ins w:id="311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3112" w:author="PR Preview" w:date="2026-01-01T00:00:00Z">
        <w:r>
          <w:t xml:space="preserve"> </w:t>
        </w:r>
      </w:ins>
      <w:ins w:id="3113" w:author="PR Preview" w:date="2026-01-01T00:00:00Z">
        <w:r>
          <w:t xml:space="preserve">and the observed</w:t>
        </w:r>
      </w:ins>
      <w:ins w:id="3114" w:author="PR Preview" w:date="2026-01-01T00:00:00Z">
        <w:r>
          <w:t xml:space="preserve"> </w:t>
        </w:r>
      </w:ins>
      <w:hyperlink r:id="rId297">
        <w:ins w:id="3115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3116" w:author="PR Preview" w:date="2026-01-01T00:00:00Z">
        <w:r>
          <w:t xml:space="preserve"> </w:t>
        </w:r>
      </w:ins>
      <w:ins w:id="3117" w:author="PR Preview" w:date="2026-01-01T00:00:00Z">
        <w:r>
          <w:t xml:space="preserve">satisfies</w:t>
        </w:r>
      </w:ins>
      <w:ins w:id="311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3119" w:author="PR Preview" w:date="2026-01-01T00:00:00Z">
        <w:r>
          <w:t xml:space="preserve">,</w:t>
        </w:r>
      </w:ins>
      <w:ins w:id="3120" w:author="PR Preview" w:date="2026-01-01T00:00:00Z">
        <w:r>
          <w:t xml:space="preserve"> </w:t>
        </w:r>
      </w:ins>
      <w:ins w:id="3121" w:author="PR Preview" w:date="2026-01-01T00:00:00Z">
        <w:r>
          <w:t xml:space="preserve">then the</w:t>
        </w:r>
      </w:ins>
      <w:ins w:id="3122" w:author="PR Preview" w:date="2026-01-01T00:00:00Z">
        <w:r>
          <w:t xml:space="preserve"> </w:t>
        </w:r>
      </w:ins>
      <w:hyperlink w:anchor="def-score-equation">
        <w:ins w:id="3123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3124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125" w:author="PR Preview" w:date="2026-01-01T00:00:00Z">
        <w:r>
          <w:t xml:space="preserve"> </w:t>
        </w:r>
      </w:ins>
      <w:ins w:id="3126" w:author="PR Preview" w:date="2026-01-01T00:00:00Z">
        <w:r>
          <w:t xml:space="preserve">has exactly one solution in</w:t>
        </w:r>
      </w:ins>
      <w:ins w:id="31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128" w:author="PR Preview" w:date="2026-01-01T00:00:00Z">
        <w:r>
          <w:t xml:space="preserve">:</w:t>
        </w:r>
      </w:ins>
      <w:ins w:id="3129" w:author="PR Preview" w:date="2026-01-01T00:00:00Z">
        <w:r>
          <w:t xml:space="preserve"> </w:t>
        </w:r>
      </w:ins>
      <w:ins w:id="3130" w:author="PR Preview" w:date="2026-01-01T00:00:00Z">
        <w:r>
          <w:t xml:space="preserve">the sample mean</w:t>
        </w:r>
      </w:ins>
      <w:ins w:id="3131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ins w:id="3132" w:author="PR Preview" w:date="2026-01-01T00:00:00Z">
        <w:r>
          <w:t xml:space="preserve">.</w:t>
        </w:r>
      </w:ins>
    </w:p>
    <w:bookmarkEnd w:id="307"/>
    <w:p>
      <w:pPr>
        <w:pStyle w:val="BodyText"/>
      </w:pPr>
      <w:ins w:id="3133" w:author="PR Preview" w:date="2026-01-01T00:00:00Z">
        <w:r>
          <w:rPr>
            <w:i/>
            <w:iCs/>
          </w:rPr>
          <w:t xml:space="preserve">Proof</w:t>
        </w:r>
      </w:ins>
      <w:ins w:id="3134" w:author="PR Preview" w:date="2026-01-01T00:00:00Z">
        <w:r>
          <w:t xml:space="preserve">. </w:t>
        </w:r>
      </w:ins>
      <w:ins w:id="3135" w:author="PR Preview" w:date="2026-01-01T00:00:00Z">
        <w:r>
          <w:t xml:space="preserve">This is the solution to</w:t>
        </w:r>
      </w:ins>
      <w:ins w:id="3136" w:author="PR Preview" w:date="2026-01-01T00:00:00Z">
        <w:r>
          <w:t xml:space="preserve"> </w:t>
        </w:r>
      </w:ins>
      <w:hyperlink w:anchor="exr-bernoulli-score-equation">
        <w:ins w:id="3137" w:author="PR Preview" w:date="2026-01-01T00:00:00Z">
          <w:r>
            <w:rPr>
              <w:rStyle w:val="Hyperlink"/>
            </w:rPr>
            <w:t xml:space="preserve">Exercise 44</w:t>
          </w:r>
        </w:ins>
      </w:hyperlink>
      <w:ins w:id="3138" w:author="PR Preview" w:date="2026-01-01T00:00:00Z">
        <w:r>
          <w:t xml:space="preserve">, worked in</w:t>
        </w:r>
      </w:ins>
      <w:ins w:id="3139" w:author="PR Preview" w:date="2026-01-01T00:00:00Z">
        <w:r>
          <w:t xml:space="preserve"> </w:t>
        </w:r>
      </w:ins>
      <w:hyperlink w:anchor="sol-bernoulli-score-equation">
        <w:ins w:id="3140" w:author="PR Preview" w:date="2026-01-01T00:00:00Z">
          <w:r>
            <w:rPr>
              <w:rStyle w:val="Hyperlink"/>
            </w:rPr>
            <w:t xml:space="preserve">Solution 44</w:t>
          </w:r>
        </w:ins>
      </w:hyperlink>
      <w:ins w:id="3141" w:author="PR Preview" w:date="2026-01-01T00:00:00Z">
        <w:r>
          <w:t xml:space="preserve">.</w:t>
        </w:r>
      </w:ins>
    </w:p>
    <w:bookmarkStart w:id="308" w:name="exm-score-equation"/>
    <w:p>
      <w:pPr>
        <w:pStyle w:val="BodyText"/>
      </w:pPr>
      <w:ins w:id="3142" w:author="PR Preview" w:date="2026-01-01T00:00:00Z">
        <w:r>
          <w:rPr>
            <w:b/>
            <w:bCs/>
          </w:rPr>
          <w:t xml:space="preserve">Example 15 (Score equation of a Bernoulli sample)</w:t>
        </w:r>
      </w:ins>
      <w:ins w:id="3143" w:author="PR Preview" w:date="2026-01-01T00:00:00Z">
        <w:r>
          <w:t xml:space="preserve"> </w:t>
        </w:r>
      </w:ins>
      <w:ins w:id="3144" w:author="PR Preview" w:date="2026-01-01T00:00:00Z">
        <w:r>
          <w:t xml:space="preserve">For</w:t>
        </w:r>
      </w:ins>
      <w:ins w:id="3145" w:author="PR Preview" w:date="2026-01-01T00:00:00Z">
        <w:r>
          <w:t xml:space="preserve"> </w:t>
        </w:r>
      </w:ins>
      <m:oMath>
        <m:r>
          <m:t>n</m:t>
        </m:r>
      </m:oMath>
      <w:ins w:id="3146" w:author="PR Preview" w:date="2026-01-01T00:00:00Z">
        <w:r>
          <w:t xml:space="preserve"> </w:t>
        </w:r>
      </w:ins>
      <w:ins w:id="3147" w:author="PR Preview" w:date="2026-01-01T00:00:00Z">
        <w:r>
          <w:t xml:space="preserve">independent Bernoulli observations with</w:t>
        </w:r>
      </w:ins>
      <w:ins w:id="3148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3149" w:author="PR Preview" w:date="2026-01-01T00:00:00Z">
        <w:r>
          <w:t xml:space="preserve"> </w:t>
        </w:r>
      </w:ins>
      <w:ins w:id="3150" w:author="PR Preview" w:date="2026-01-01T00:00:00Z">
        <w:r>
          <w:t xml:space="preserve">successes,</w:t>
        </w:r>
      </w:ins>
      <w:ins w:id="3151" w:author="PR Preview" w:date="2026-01-01T00:00:00Z">
        <w:r>
          <w:t xml:space="preserve"> </w:t>
        </w:r>
      </w:ins>
      <w:ins w:id="3152" w:author="PR Preview" w:date="2026-01-01T00:00:00Z">
        <w:r>
          <w:t xml:space="preserve">the score is</w:t>
        </w:r>
      </w:ins>
      <w:ins w:id="315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3154" w:author="PR Preview" w:date="2026-01-01T00:00:00Z">
        <w:r>
          <w:t xml:space="preserve"> </w:t>
        </w:r>
      </w:ins>
      <w:ins w:id="3155" w:author="PR Preview" w:date="2026-01-01T00:00:00Z">
        <w:r>
          <w:t xml:space="preserve">(summing</w:t>
        </w:r>
      </w:ins>
      <w:ins w:id="3156" w:author="PR Preview" w:date="2026-01-01T00:00:00Z">
        <w:r>
          <w:t xml:space="preserve"> </w:t>
        </w:r>
      </w:ins>
      <w:hyperlink w:anchor="thm-bernoulli-score">
        <w:ins w:id="3157" w:author="PR Preview" w:date="2026-01-01T00:00:00Z">
          <w:r>
            <w:rPr>
              <w:rStyle w:val="Hyperlink"/>
            </w:rPr>
            <w:t xml:space="preserve">Bernoulli score</w:t>
          </w:r>
        </w:ins>
      </w:hyperlink>
      <w:ins w:id="3158" w:author="PR Preview" w:date="2026-01-01T00:00:00Z">
        <w:r>
          <w:t xml:space="preserve"> </w:t>
        </w:r>
      </w:ins>
      <w:ins w:id="3159" w:author="PR Preview" w:date="2026-01-01T00:00:00Z">
        <w:r>
          <w:t xml:space="preserve">over the observations),</w:t>
        </w:r>
      </w:ins>
      <w:ins w:id="3160" w:author="PR Preview" w:date="2026-01-01T00:00:00Z">
        <w:r>
          <w:t xml:space="preserve"> </w:t>
        </w:r>
      </w:ins>
      <w:ins w:id="3161" w:author="PR Preview" w:date="2026-01-01T00:00:00Z">
        <w:r>
          <w:t xml:space="preserve">so for</w:t>
        </w:r>
      </w:ins>
      <w:ins w:id="316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ins w:id="3163" w:author="PR Preview" w:date="2026-01-01T00:00:00Z">
        <w:r>
          <w:t xml:space="preserve"> </w:t>
        </w:r>
      </w:ins>
      <w:ins w:id="3164" w:author="PR Preview" w:date="2026-01-01T00:00:00Z">
        <w:r>
          <w:t xml:space="preserve">the score equation</w:t>
        </w:r>
      </w:ins>
      <w:ins w:id="31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3166" w:author="PR Preview" w:date="2026-01-01T00:00:00Z">
        <w:r>
          <w:t xml:space="preserve"> </w:t>
        </w:r>
      </w:ins>
      <w:ins w:id="3167" w:author="PR Preview" w:date="2026-01-01T00:00:00Z">
        <w:r>
          <w:t xml:space="preserve">has the single solution</w:t>
        </w:r>
      </w:ins>
      <w:ins w:id="3168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ins w:id="3169" w:author="PR Preview" w:date="2026-01-01T00:00:00Z">
        <w:r>
          <w:t xml:space="preserve">.</w:t>
        </w:r>
      </w:ins>
    </w:p>
    <w:bookmarkEnd w:id="308"/>
    <w:bookmarkEnd w:id="309"/>
    <w:bookmarkStart w:id="321" w:name="hessian-contributions"/>
    <w:p>
      <w:pPr>
        <w:pStyle w:val="Heading3"/>
      </w:pPr>
      <w:r>
        <w:t xml:space="preserve">3.7 Hessian contributions</w:t>
      </w:r>
    </w:p>
    <w:bookmarkStart w:id="310" w:name="exr-bernoulli-hessian-contribution"/>
    <w:p>
      <w:pPr>
        <w:pStyle w:val="FirstParagraph"/>
      </w:pPr>
      <w:del w:id="3170" w:author="PR Preview" w:date="2026-01-01T00:00:00Z">
        <w:r>
          <w:rPr>
            <w:b/>
            <w:bCs/>
          </w:rPr>
          <w:delText xml:space="preserve">Exercise 44 (Hessian contribution of one binary outcome)</w:delText>
        </w:r>
      </w:del>
      <w:del w:id="3171" w:author="PR Preview" w:date="2026-01-01T00:00:00Z">
        <w:r>
          <w:delText xml:space="preserve"> </w:delText>
        </w:r>
      </w:del>
      <w:del w:id="3172" w:author="PR Preview" w:date="2026-01-01T00:00:00Z">
        <w:r>
          <w:delText xml:space="preserve">In the setting of</w:delText>
        </w:r>
      </w:del>
      <w:del w:id="3173" w:author="PR Preview" w:date="2026-01-01T00:00:00Z">
        <w:r>
          <w:delText xml:space="preserve"> </w:delText>
        </w:r>
      </w:del>
      <w:hyperlink w:anchor="exr-bernoulli-score-contribution">
        <w:del w:id="3174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3175" w:author="PR Preview" w:date="2026-01-01T00:00:00Z">
        <w:r>
          <w:delText xml:space="preserve">,</w:delText>
        </w:r>
      </w:del>
      <w:del w:id="3176" w:author="PR Preview" w:date="2026-01-01T00:00:00Z">
        <w:r>
          <w:delText xml:space="preserve"> </w:delText>
        </w:r>
      </w:del>
      <w:del w:id="3177" w:author="PR Preview" w:date="2026-01-01T00:00:00Z">
        <w:r>
          <w:delText xml:space="preserve">derive the</w:delText>
        </w:r>
      </w:del>
      <w:del w:id="3178" w:author="PR Preview" w:date="2026-01-01T00:00:00Z">
        <w:r>
          <w:delText xml:space="preserve"> </w:delText>
        </w:r>
      </w:del>
      <w:hyperlink w:anchor="def-hessian">
        <w:del w:id="3179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3180" w:author="PR Preview" w:date="2026-01-01T00:00:00Z">
        <w:r>
          <w:delText xml:space="preserve"> </w:delText>
        </w:r>
      </w:del>
      <w:del w:id="3181" w:author="PR Preview" w:date="2026-01-01T00:00:00Z">
        <w:r>
          <w:delText xml:space="preserve">contribution</w:delText>
        </w:r>
      </w:del>
      <w:del w:id="3182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183" w:author="PR Preview" w:date="2026-01-01T00:00:00Z">
        <w:r>
          <w:delText xml:space="preserve"> </w:delText>
        </w:r>
      </w:del>
      <w:del w:id="3184" w:author="PR Preview" w:date="2026-01-01T00:00:00Z">
        <w:r>
          <w:delText xml:space="preserve">of observation</w:delText>
        </w:r>
      </w:del>
      <w:del w:id="3185" w:author="PR Preview" w:date="2026-01-01T00:00:00Z">
        <w:r>
          <w:delText xml:space="preserve"> </w:delText>
        </w:r>
      </w:del>
      <m:oMath>
        <m:r>
          <m:t>i</m:t>
        </m:r>
      </m:oMath>
      <w:del w:id="3186" w:author="PR Preview" w:date="2026-01-01T00:00:00Z">
        <w:r>
          <w:delText xml:space="preserve">.</w:delText>
        </w:r>
      </w:del>
      <w:del w:id="3187" w:author="PR Preview" w:date="2026-01-01T00:00:00Z">
        <w:r>
          <w:delText xml:space="preserve"> </w:delText>
        </w:r>
      </w:del>
      <w:del w:id="3188" w:author="PR Preview" w:date="2026-01-01T00:00:00Z">
        <w:r>
          <w:delText xml:space="preserve">Start from the</w:delText>
        </w:r>
      </w:del>
      <w:del w:id="3189" w:author="PR Preview" w:date="2026-01-01T00:00:00Z">
        <w:r>
          <w:delText xml:space="preserve"> </w:delText>
        </w:r>
      </w:del>
      <w:hyperlink w:anchor="def-score">
        <w:del w:id="3190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3191" w:author="PR Preview" w:date="2026-01-01T00:00:00Z">
        <w:r>
          <w:delText xml:space="preserve"> </w:delText>
        </w:r>
      </w:del>
      <w:del w:id="3192" w:author="PR Preview" w:date="2026-01-01T00:00:00Z">
        <w:r>
          <w:delText xml:space="preserve">contribution written as a difference of two fractions,</w:delText>
        </w:r>
      </w:del>
      <w:del w:id="3193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3194" w:author="PR Preview" w:date="2026-01-01T00:00:00Z">
        <w:r>
          <w:delText xml:space="preserve">,</w:delText>
        </w:r>
      </w:del>
      <w:del w:id="3195" w:author="PR Preview" w:date="2026-01-01T00:00:00Z">
        <w:r>
          <w:delText xml:space="preserve"> </w:delText>
        </w:r>
      </w:del>
      <w:del w:id="3196" w:author="PR Preview" w:date="2026-01-01T00:00:00Z">
        <w:r>
          <w:delText xml:space="preserve">the form in</w:delText>
        </w:r>
      </w:del>
      <w:del w:id="3197" w:author="PR Preview" w:date="2026-01-01T00:00:00Z">
        <w:r>
          <w:delText xml:space="preserve"> </w:delText>
        </w:r>
      </w:del>
      <w:hyperlink w:anchor="sol-derive-bernoulli-score">
        <w:del w:id="3198" w:author="PR Preview" w:date="2026-01-01T00:00:00Z">
          <w:r>
            <w:rPr>
              <w:rStyle w:val="Hyperlink"/>
            </w:rPr>
            <w:delText xml:space="preserve">Solution 39</w:delText>
          </w:r>
        </w:del>
      </w:hyperlink>
      <w:del w:id="3199" w:author="PR Preview" w:date="2026-01-01T00:00:00Z">
        <w:r>
          <w:delText xml:space="preserve"> </w:delText>
        </w:r>
      </w:del>
      <w:del w:id="3200" w:author="PR Preview" w:date="2026-01-01T00:00:00Z">
        <w:r>
          <w:delText xml:space="preserve">before its fractions are combined.</w:delText>
        </w:r>
      </w:del>
    </w:p>
    <w:p>
      <w:pPr>
        <w:pStyle w:val="BodyText"/>
      </w:pPr>
      <w:del w:id="3201" w:author="PR Preview" w:date="2026-01-01T00:00:00Z">
        <w:r>
          <w:rPr>
            <w:i/>
            <w:iCs/>
          </w:rPr>
          <w:delText xml:space="preserve">Solution 44</w:delText>
        </w:r>
      </w:del>
      <w:del w:id="3202" w:author="PR Preview" w:date="2026-01-01T00:00:00Z">
        <w:r>
          <w:delText xml:space="preserve">. </w:delText>
        </w:r>
      </w:del>
    </w:p>
    <w:p>
      <w:pPr>
        <w:pStyle w:val="FirstParagraph"/>
      </w:pPr>
      <w:ins w:id="3203" w:author="PR Preview" w:date="2026-01-01T00:00:00Z">
        <w:r>
          <w:rPr>
            <w:b/>
            <w:bCs/>
          </w:rPr>
          <w:t xml:space="preserve">Exercise 45 (Hessian contribution of one binary outcome)</w:t>
        </w:r>
      </w:ins>
      <w:ins w:id="3204" w:author="PR Preview" w:date="2026-01-01T00:00:00Z">
        <w:r>
          <w:t xml:space="preserve"> </w:t>
        </w:r>
      </w:ins>
      <w:ins w:id="3205" w:author="PR Preview" w:date="2026-01-01T00:00:00Z">
        <w:r>
          <w:t xml:space="preserve">In the setting of</w:t>
        </w:r>
      </w:ins>
      <w:ins w:id="3206" w:author="PR Preview" w:date="2026-01-01T00:00:00Z">
        <w:r>
          <w:t xml:space="preserve"> </w:t>
        </w:r>
      </w:ins>
      <w:hyperlink w:anchor="exr-bernoulli-score-contribution">
        <w:ins w:id="3207" w:author="PR Preview" w:date="2026-01-01T00:00:00Z">
          <w:r>
            <w:rPr>
              <w:rStyle w:val="Hyperlink"/>
            </w:rPr>
            <w:t xml:space="preserve">Exercise 41</w:t>
          </w:r>
        </w:ins>
      </w:hyperlink>
      <w:ins w:id="3208" w:author="PR Preview" w:date="2026-01-01T00:00:00Z">
        <w:r>
          <w:t xml:space="preserve">,</w:t>
        </w:r>
      </w:ins>
      <w:ins w:id="3209" w:author="PR Preview" w:date="2026-01-01T00:00:00Z">
        <w:r>
          <w:t xml:space="preserve"> </w:t>
        </w:r>
      </w:ins>
      <w:ins w:id="3210" w:author="PR Preview" w:date="2026-01-01T00:00:00Z">
        <w:r>
          <w:t xml:space="preserve">derive the</w:t>
        </w:r>
      </w:ins>
      <w:ins w:id="3211" w:author="PR Preview" w:date="2026-01-01T00:00:00Z">
        <w:r>
          <w:t xml:space="preserve"> </w:t>
        </w:r>
      </w:ins>
      <w:hyperlink w:anchor="def-hessian">
        <w:ins w:id="3212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3213" w:author="PR Preview" w:date="2026-01-01T00:00:00Z">
        <w:r>
          <w:t xml:space="preserve"> </w:t>
        </w:r>
      </w:ins>
      <w:ins w:id="3214" w:author="PR Preview" w:date="2026-01-01T00:00:00Z">
        <w:r>
          <w:t xml:space="preserve">contribution</w:t>
        </w:r>
      </w:ins>
      <w:ins w:id="3215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216" w:author="PR Preview" w:date="2026-01-01T00:00:00Z">
        <w:r>
          <w:t xml:space="preserve"> </w:t>
        </w:r>
      </w:ins>
      <w:ins w:id="3217" w:author="PR Preview" w:date="2026-01-01T00:00:00Z">
        <w:r>
          <w:t xml:space="preserve">of observation</w:t>
        </w:r>
      </w:ins>
      <w:ins w:id="3218" w:author="PR Preview" w:date="2026-01-01T00:00:00Z">
        <w:r>
          <w:t xml:space="preserve"> </w:t>
        </w:r>
      </w:ins>
      <m:oMath>
        <m:r>
          <m:t>i</m:t>
        </m:r>
      </m:oMath>
      <w:ins w:id="3219" w:author="PR Preview" w:date="2026-01-01T00:00:00Z">
        <w:r>
          <w:t xml:space="preserve">.</w:t>
        </w:r>
      </w:ins>
      <w:ins w:id="3220" w:author="PR Preview" w:date="2026-01-01T00:00:00Z">
        <w:r>
          <w:t xml:space="preserve"> </w:t>
        </w:r>
      </w:ins>
      <w:ins w:id="3221" w:author="PR Preview" w:date="2026-01-01T00:00:00Z">
        <w:r>
          <w:t xml:space="preserve">Start from the</w:t>
        </w:r>
      </w:ins>
      <w:ins w:id="3222" w:author="PR Preview" w:date="2026-01-01T00:00:00Z">
        <w:r>
          <w:t xml:space="preserve"> </w:t>
        </w:r>
      </w:ins>
      <w:hyperlink w:anchor="def-score">
        <w:ins w:id="3223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3224" w:author="PR Preview" w:date="2026-01-01T00:00:00Z">
        <w:r>
          <w:t xml:space="preserve"> </w:t>
        </w:r>
      </w:ins>
      <w:ins w:id="3225" w:author="PR Preview" w:date="2026-01-01T00:00:00Z">
        <w:r>
          <w:t xml:space="preserve">contribution written as a difference of two fractions,</w:t>
        </w:r>
      </w:ins>
      <w:ins w:id="3226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3227" w:author="PR Preview" w:date="2026-01-01T00:00:00Z">
        <w:r>
          <w:t xml:space="preserve">,</w:t>
        </w:r>
      </w:ins>
      <w:ins w:id="3228" w:author="PR Preview" w:date="2026-01-01T00:00:00Z">
        <w:r>
          <w:t xml:space="preserve"> </w:t>
        </w:r>
      </w:ins>
      <w:ins w:id="3229" w:author="PR Preview" w:date="2026-01-01T00:00:00Z">
        <w:r>
          <w:t xml:space="preserve">the form in</w:t>
        </w:r>
      </w:ins>
      <w:ins w:id="3230" w:author="PR Preview" w:date="2026-01-01T00:00:00Z">
        <w:r>
          <w:t xml:space="preserve"> </w:t>
        </w:r>
      </w:ins>
      <w:hyperlink w:anchor="sol-derive-bernoulli-score">
        <w:ins w:id="3231" w:author="PR Preview" w:date="2026-01-01T00:00:00Z">
          <w:r>
            <w:rPr>
              <w:rStyle w:val="Hyperlink"/>
            </w:rPr>
            <w:t xml:space="preserve">Solution 40</w:t>
          </w:r>
        </w:ins>
      </w:hyperlink>
      <w:ins w:id="3232" w:author="PR Preview" w:date="2026-01-01T00:00:00Z">
        <w:r>
          <w:t xml:space="preserve"> </w:t>
        </w:r>
      </w:ins>
      <w:ins w:id="3233" w:author="PR Preview" w:date="2026-01-01T00:00:00Z">
        <w:r>
          <w:t xml:space="preserve">before its fractions are combined.</w:t>
        </w:r>
      </w:ins>
    </w:p>
    <w:bookmarkEnd w:id="310"/>
    <w:bookmarkStart w:id="311" w:name="sol-bernoulli-hessian-contribution"/>
    <w:p>
      <w:pPr>
        <w:pStyle w:val="BodyText"/>
      </w:pPr>
      <w:ins w:id="3234" w:author="PR Preview" w:date="2026-01-01T00:00:00Z">
        <w:r>
          <w:rPr>
            <w:i/>
            <w:iCs/>
          </w:rPr>
          <w:t xml:space="preserve">Solution 45</w:t>
        </w:r>
      </w:ins>
      <w:ins w:id="3235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11"/>
    <w:bookmarkStart w:id="312" w:name="thm-bernoulli-hessian-contribution"/>
    <w:p>
      <w:pPr>
        <w:pStyle w:val="FirstParagraph"/>
      </w:pPr>
      <w:del w:id="3236" w:author="PR Preview" w:date="2026-01-01T00:00:00Z">
        <w:r>
          <w:rPr>
            <w:b/>
            <w:bCs/>
          </w:rPr>
          <w:delText xml:space="preserve">Theorem 23 (Hessian contribution of one binary outcome)</w:delText>
        </w:r>
      </w:del>
      <w:del w:id="3237" w:author="PR Preview" w:date="2026-01-01T00:00:00Z">
        <w:r>
          <w:delText xml:space="preserve"> </w:delText>
        </w:r>
      </w:del>
      <w:del w:id="3238" w:author="PR Preview" w:date="2026-01-01T00:00:00Z">
        <w:r>
          <w:delText xml:space="preserve">If</w:delText>
        </w:r>
      </w:del>
      <w:del w:id="323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240" w:author="PR Preview" w:date="2026-01-01T00:00:00Z">
        <w:r>
          <w:delText xml:space="preserve"> </w:delText>
        </w:r>
      </w:del>
      <w:del w:id="3241" w:author="PR Preview" w:date="2026-01-01T00:00:00Z">
        <w:r>
          <w:delText xml:space="preserve">has observed value</w:delText>
        </w:r>
      </w:del>
      <w:del w:id="324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3243" w:author="PR Preview" w:date="2026-01-01T00:00:00Z">
        <w:r>
          <w:delText xml:space="preserve">,</w:delText>
        </w:r>
      </w:del>
      <w:del w:id="3244" w:author="PR Preview" w:date="2026-01-01T00:00:00Z">
        <w:r>
          <w:delText xml:space="preserve"> </w:delText>
        </w:r>
      </w:del>
      <w:del w:id="3245" w:author="PR Preview" w:date="2026-01-01T00:00:00Z">
        <w:r>
          <w:delText xml:space="preserve">its</w:delText>
        </w:r>
      </w:del>
      <w:del w:id="3246" w:author="PR Preview" w:date="2026-01-01T00:00:00Z">
        <w:r>
          <w:delText xml:space="preserve"> </w:delText>
        </w:r>
      </w:del>
      <w:hyperlink w:anchor="def-hessian">
        <w:del w:id="3247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3248" w:author="PR Preview" w:date="2026-01-01T00:00:00Z">
        <w:r>
          <w:delText xml:space="preserve"> </w:delText>
        </w:r>
      </w:del>
      <w:del w:id="3249" w:author="PR Preview" w:date="2026-01-01T00:00:00Z">
        <w:r>
          <w:delText xml:space="preserve">contribution is:</w:delText>
        </w:r>
      </w:del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del w:id="3250" w:author="PR Preview" w:date="2026-01-01T00:00:00Z">
        <w:r>
          <w:rPr>
            <w:i/>
            <w:iCs/>
          </w:rPr>
          <w:delText xml:space="preserve">Proof</w:delText>
        </w:r>
      </w:del>
      <w:del w:id="3251" w:author="PR Preview" w:date="2026-01-01T00:00:00Z">
        <w:r>
          <w:delText xml:space="preserve">. </w:delText>
        </w:r>
      </w:del>
      <w:del w:id="3252" w:author="PR Preview" w:date="2026-01-01T00:00:00Z">
        <w:r>
          <w:delText xml:space="preserve">This is the solution to</w:delText>
        </w:r>
      </w:del>
      <w:del w:id="3253" w:author="PR Preview" w:date="2026-01-01T00:00:00Z">
        <w:r>
          <w:delText xml:space="preserve"> </w:delText>
        </w:r>
      </w:del>
      <w:hyperlink w:anchor="exr-bernoulli-hessian-contribution">
        <w:del w:id="3254" w:author="PR Preview" w:date="2026-01-01T00:00:00Z">
          <w:r>
            <w:rPr>
              <w:rStyle w:val="Hyperlink"/>
            </w:rPr>
            <w:delText xml:space="preserve">Exercise 44</w:delText>
          </w:r>
        </w:del>
      </w:hyperlink>
      <w:del w:id="3255" w:author="PR Preview" w:date="2026-01-01T00:00:00Z">
        <w:r>
          <w:delText xml:space="preserve">, worked in</w:delText>
        </w:r>
      </w:del>
      <w:del w:id="3256" w:author="PR Preview" w:date="2026-01-01T00:00:00Z">
        <w:r>
          <w:delText xml:space="preserve"> </w:delText>
        </w:r>
      </w:del>
      <w:hyperlink w:anchor="sol-bernoulli-hessian-contribution">
        <w:del w:id="3257" w:author="PR Preview" w:date="2026-01-01T00:00:00Z">
          <w:r>
            <w:rPr>
              <w:rStyle w:val="Hyperlink"/>
            </w:rPr>
            <w:delText xml:space="preserve">Solution 44</w:delText>
          </w:r>
        </w:del>
      </w:hyperlink>
      <w:del w:id="3258" w:author="PR Preview" w:date="2026-01-01T00:00:00Z">
        <w:r>
          <w:delText xml:space="preserve">.</w:delText>
        </w:r>
      </w:del>
    </w:p>
    <w:p>
      <w:pPr>
        <w:pStyle w:val="BodyText"/>
      </w:pPr>
      <w:del w:id="3259" w:author="PR Preview" w:date="2026-01-01T00:00:00Z">
        <w:r>
          <w:rPr>
            <w:b/>
            <w:bCs/>
          </w:rPr>
          <w:delText xml:space="preserve">Exercise 45 (Hessian contribution of one binary outcome over a common denominator)</w:delText>
        </w:r>
      </w:del>
      <w:del w:id="3260" w:author="PR Preview" w:date="2026-01-01T00:00:00Z">
        <w:r>
          <w:delText xml:space="preserve"> </w:delText>
        </w:r>
      </w:del>
      <w:del w:id="3261" w:author="PR Preview" w:date="2026-01-01T00:00:00Z">
        <w:r>
          <w:delText xml:space="preserve">In the setting of</w:delText>
        </w:r>
      </w:del>
      <w:del w:id="3262" w:author="PR Preview" w:date="2026-01-01T00:00:00Z">
        <w:r>
          <w:delText xml:space="preserve"> </w:delText>
        </w:r>
      </w:del>
      <w:hyperlink w:anchor="exr-bernoulli-hessian-contribution">
        <w:del w:id="3263" w:author="PR Preview" w:date="2026-01-01T00:00:00Z">
          <w:r>
            <w:rPr>
              <w:rStyle w:val="Hyperlink"/>
            </w:rPr>
            <w:delText xml:space="preserve">Exercise 44</w:delText>
          </w:r>
        </w:del>
      </w:hyperlink>
      <w:del w:id="3264" w:author="PR Preview" w:date="2026-01-01T00:00:00Z">
        <w:r>
          <w:delText xml:space="preserve">,</w:delText>
        </w:r>
      </w:del>
      <w:del w:id="3265" w:author="PR Preview" w:date="2026-01-01T00:00:00Z">
        <w:r>
          <w:delText xml:space="preserve"> </w:delText>
        </w:r>
      </w:del>
      <w:del w:id="3266" w:author="PR Preview" w:date="2026-01-01T00:00:00Z">
        <w:r>
          <w:delText xml:space="preserve">write the</w:delText>
        </w:r>
      </w:del>
      <w:del w:id="3267" w:author="PR Preview" w:date="2026-01-01T00:00:00Z">
        <w:r>
          <w:delText xml:space="preserve"> </w:delText>
        </w:r>
      </w:del>
      <w:hyperlink w:anchor="def-hessian">
        <w:del w:id="3268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3269" w:author="PR Preview" w:date="2026-01-01T00:00:00Z">
        <w:r>
          <w:delText xml:space="preserve"> </w:delText>
        </w:r>
      </w:del>
      <w:del w:id="3270" w:author="PR Preview" w:date="2026-01-01T00:00:00Z">
        <w:r>
          <w:delText xml:space="preserve">contribution</w:delText>
        </w:r>
      </w:del>
      <w:del w:id="3271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272" w:author="PR Preview" w:date="2026-01-01T00:00:00Z">
        <w:r>
          <w:delText xml:space="preserve"> </w:delText>
        </w:r>
      </w:del>
      <w:del w:id="3273" w:author="PR Preview" w:date="2026-01-01T00:00:00Z">
        <w:r>
          <w:delText xml:space="preserve">as one term, by finding a common denominator for its two terms</w:delText>
        </w:r>
      </w:del>
      <w:del w:id="3274" w:author="PR Preview" w:date="2026-01-01T00:00:00Z">
        <w:r>
          <w:delText xml:space="preserve"> </w:delText>
        </w:r>
      </w:del>
      <w:del w:id="3275" w:author="PR Preview" w:date="2026-01-01T00:00:00Z">
        <w:r>
          <w:delText xml:space="preserve">and then writing the denominator with the</w:delText>
        </w:r>
      </w:del>
      <w:del w:id="3276" w:author="PR Preview" w:date="2026-01-01T00:00:00Z">
        <w:r>
          <w:delText xml:space="preserve"> </w:delText>
        </w:r>
      </w:del>
      <w:hyperlink r:id="rId282">
        <w:del w:id="3277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3278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3279" w:author="PR Preview" w:date="2026-01-01T00:00:00Z">
        <w:r>
          <w:delText xml:space="preserve">.</w:delText>
        </w:r>
      </w:del>
    </w:p>
    <w:p>
      <w:pPr>
        <w:pStyle w:val="BodyText"/>
      </w:pPr>
      <w:del w:id="3280" w:author="PR Preview" w:date="2026-01-01T00:00:00Z">
        <w:r>
          <w:rPr>
            <w:i/>
            <w:iCs/>
          </w:rPr>
          <w:delText xml:space="preserve">Solution 45</w:delText>
        </w:r>
      </w:del>
      <w:del w:id="3281" w:author="PR Preview" w:date="2026-01-01T00:00:00Z">
        <w:r>
          <w:delText xml:space="preserve">. </w:delText>
        </w:r>
      </w:del>
      <w:del w:id="3282" w:author="PR Preview" w:date="2026-01-01T00:00:00Z">
        <w:r>
          <w:delText xml:space="preserve">Starting from</w:delText>
        </w:r>
      </w:del>
      <w:del w:id="3283" w:author="PR Preview" w:date="2026-01-01T00:00:00Z">
        <w:r>
          <w:delText xml:space="preserve"> </w:delText>
        </w:r>
      </w:del>
      <w:hyperlink w:anchor="thm-bernoulli-hessian-contribution">
        <w:del w:id="3284" w:author="PR Preview" w:date="2026-01-01T00:00:00Z">
          <w:r>
            <w:rPr>
              <w:rStyle w:val="Hyperlink"/>
            </w:rPr>
            <w:delText xml:space="preserve">Theorem 23</w:delText>
          </w:r>
        </w:del>
      </w:hyperlink>
      <w:del w:id="3285" w:author="PR Preview" w:date="2026-01-01T00:00:00Z">
        <w:r>
          <w:delText xml:space="preserve">:</w:delText>
        </w:r>
      </w:del>
    </w:p>
    <w:p>
      <w:pPr>
        <w:pStyle w:val="FirstParagraph"/>
      </w:pPr>
      <w:ins w:id="3286" w:author="PR Preview" w:date="2026-01-01T00:00:00Z">
        <w:r>
          <w:rPr>
            <w:b/>
            <w:bCs/>
          </w:rPr>
          <w:t xml:space="preserve">Theorem 24 (Hessian contribution of one binary outcome)</w:t>
        </w:r>
      </w:ins>
      <w:ins w:id="3287" w:author="PR Preview" w:date="2026-01-01T00:00:00Z">
        <w:r>
          <w:t xml:space="preserve"> </w:t>
        </w:r>
      </w:ins>
      <w:ins w:id="3288" w:author="PR Preview" w:date="2026-01-01T00:00:00Z">
        <w:r>
          <w:t xml:space="preserve">If</w:t>
        </w:r>
      </w:ins>
      <w:ins w:id="328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290" w:author="PR Preview" w:date="2026-01-01T00:00:00Z">
        <w:r>
          <w:t xml:space="preserve"> </w:t>
        </w:r>
      </w:ins>
      <w:ins w:id="3291" w:author="PR Preview" w:date="2026-01-01T00:00:00Z">
        <w:r>
          <w:t xml:space="preserve">has observed value</w:t>
        </w:r>
      </w:ins>
      <w:ins w:id="329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3293" w:author="PR Preview" w:date="2026-01-01T00:00:00Z">
        <w:r>
          <w:t xml:space="preserve">,</w:t>
        </w:r>
      </w:ins>
      <w:ins w:id="3294" w:author="PR Preview" w:date="2026-01-01T00:00:00Z">
        <w:r>
          <w:t xml:space="preserve"> </w:t>
        </w:r>
      </w:ins>
      <w:ins w:id="3295" w:author="PR Preview" w:date="2026-01-01T00:00:00Z">
        <w:r>
          <w:t xml:space="preserve">its</w:t>
        </w:r>
      </w:ins>
      <w:ins w:id="3296" w:author="PR Preview" w:date="2026-01-01T00:00:00Z">
        <w:r>
          <w:t xml:space="preserve"> </w:t>
        </w:r>
      </w:ins>
      <w:hyperlink w:anchor="def-hessian">
        <w:ins w:id="3297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3298" w:author="PR Preview" w:date="2026-01-01T00:00:00Z">
        <w:r>
          <w:t xml:space="preserve"> </w:t>
        </w:r>
      </w:ins>
      <w:ins w:id="3299" w:author="PR Preview" w:date="2026-01-01T00:00:00Z">
        <w:r>
          <w:t xml:space="preserve">contribution is: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12"/>
    <w:p>
      <w:pPr>
        <w:pStyle w:val="FirstParagraph"/>
      </w:pPr>
      <w:ins w:id="3300" w:author="PR Preview" w:date="2026-01-01T00:00:00Z">
        <w:r>
          <w:rPr>
            <w:i/>
            <w:iCs/>
          </w:rPr>
          <w:t xml:space="preserve">Proof</w:t>
        </w:r>
      </w:ins>
      <w:ins w:id="3301" w:author="PR Preview" w:date="2026-01-01T00:00:00Z">
        <w:r>
          <w:t xml:space="preserve">. </w:t>
        </w:r>
      </w:ins>
      <w:ins w:id="3302" w:author="PR Preview" w:date="2026-01-01T00:00:00Z">
        <w:r>
          <w:t xml:space="preserve">This is the solution to</w:t>
        </w:r>
      </w:ins>
      <w:ins w:id="3303" w:author="PR Preview" w:date="2026-01-01T00:00:00Z">
        <w:r>
          <w:t xml:space="preserve"> </w:t>
        </w:r>
      </w:ins>
      <w:hyperlink w:anchor="exr-bernoulli-hessian-contribution">
        <w:ins w:id="3304" w:author="PR Preview" w:date="2026-01-01T00:00:00Z">
          <w:r>
            <w:rPr>
              <w:rStyle w:val="Hyperlink"/>
            </w:rPr>
            <w:t xml:space="preserve">Exercise 45</w:t>
          </w:r>
        </w:ins>
      </w:hyperlink>
      <w:ins w:id="3305" w:author="PR Preview" w:date="2026-01-01T00:00:00Z">
        <w:r>
          <w:t xml:space="preserve">, worked in</w:t>
        </w:r>
      </w:ins>
      <w:ins w:id="3306" w:author="PR Preview" w:date="2026-01-01T00:00:00Z">
        <w:r>
          <w:t xml:space="preserve"> </w:t>
        </w:r>
      </w:ins>
      <w:hyperlink w:anchor="sol-bernoulli-hessian-contribution">
        <w:ins w:id="3307" w:author="PR Preview" w:date="2026-01-01T00:00:00Z">
          <w:r>
            <w:rPr>
              <w:rStyle w:val="Hyperlink"/>
            </w:rPr>
            <w:t xml:space="preserve">Solution 45</w:t>
          </w:r>
        </w:ins>
      </w:hyperlink>
      <w:ins w:id="3308" w:author="PR Preview" w:date="2026-01-01T00:00:00Z">
        <w:r>
          <w:t xml:space="preserve">.</w:t>
        </w:r>
      </w:ins>
    </w:p>
    <w:bookmarkStart w:id="313" w:name="X8c8339af2ad425670c84e8179c3a59730e06db9"/>
    <w:p>
      <w:pPr>
        <w:pStyle w:val="BodyText"/>
      </w:pPr>
      <w:ins w:id="3309" w:author="PR Preview" w:date="2026-01-01T00:00:00Z">
        <w:r>
          <w:rPr>
            <w:b/>
            <w:bCs/>
          </w:rPr>
          <w:t xml:space="preserve">Exercise 46 (Hessian contribution of one binary outcome over a common denominator)</w:t>
        </w:r>
      </w:ins>
      <w:ins w:id="3310" w:author="PR Preview" w:date="2026-01-01T00:00:00Z">
        <w:r>
          <w:t xml:space="preserve"> </w:t>
        </w:r>
      </w:ins>
      <w:ins w:id="3311" w:author="PR Preview" w:date="2026-01-01T00:00:00Z">
        <w:r>
          <w:t xml:space="preserve">In the setting of</w:t>
        </w:r>
      </w:ins>
      <w:ins w:id="3312" w:author="PR Preview" w:date="2026-01-01T00:00:00Z">
        <w:r>
          <w:t xml:space="preserve"> </w:t>
        </w:r>
      </w:ins>
      <w:hyperlink w:anchor="exr-bernoulli-hessian-contribution">
        <w:ins w:id="3313" w:author="PR Preview" w:date="2026-01-01T00:00:00Z">
          <w:r>
            <w:rPr>
              <w:rStyle w:val="Hyperlink"/>
            </w:rPr>
            <w:t xml:space="preserve">Exercise 45</w:t>
          </w:r>
        </w:ins>
      </w:hyperlink>
      <w:ins w:id="3314" w:author="PR Preview" w:date="2026-01-01T00:00:00Z">
        <w:r>
          <w:t xml:space="preserve">,</w:t>
        </w:r>
      </w:ins>
      <w:ins w:id="3315" w:author="PR Preview" w:date="2026-01-01T00:00:00Z">
        <w:r>
          <w:t xml:space="preserve"> </w:t>
        </w:r>
      </w:ins>
      <w:ins w:id="3316" w:author="PR Preview" w:date="2026-01-01T00:00:00Z">
        <w:r>
          <w:t xml:space="preserve">write the</w:t>
        </w:r>
      </w:ins>
      <w:ins w:id="3317" w:author="PR Preview" w:date="2026-01-01T00:00:00Z">
        <w:r>
          <w:t xml:space="preserve"> </w:t>
        </w:r>
      </w:ins>
      <w:hyperlink w:anchor="def-hessian">
        <w:ins w:id="3318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3319" w:author="PR Preview" w:date="2026-01-01T00:00:00Z">
        <w:r>
          <w:t xml:space="preserve"> </w:t>
        </w:r>
      </w:ins>
      <w:ins w:id="3320" w:author="PR Preview" w:date="2026-01-01T00:00:00Z">
        <w:r>
          <w:t xml:space="preserve">contribution</w:t>
        </w:r>
      </w:ins>
      <w:ins w:id="3321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322" w:author="PR Preview" w:date="2026-01-01T00:00:00Z">
        <w:r>
          <w:t xml:space="preserve"> </w:t>
        </w:r>
      </w:ins>
      <w:ins w:id="3323" w:author="PR Preview" w:date="2026-01-01T00:00:00Z">
        <w:r>
          <w:t xml:space="preserve">as one term, by finding a common denominator for its two terms</w:t>
        </w:r>
      </w:ins>
      <w:ins w:id="3324" w:author="PR Preview" w:date="2026-01-01T00:00:00Z">
        <w:r>
          <w:t xml:space="preserve"> </w:t>
        </w:r>
      </w:ins>
      <w:ins w:id="3325" w:author="PR Preview" w:date="2026-01-01T00:00:00Z">
        <w:r>
          <w:t xml:space="preserve">and then writing the denominator with the</w:t>
        </w:r>
      </w:ins>
      <w:ins w:id="3326" w:author="PR Preview" w:date="2026-01-01T00:00:00Z">
        <w:r>
          <w:t xml:space="preserve"> </w:t>
        </w:r>
      </w:ins>
      <w:hyperlink r:id="rId282">
        <w:ins w:id="3327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3328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3329" w:author="PR Preview" w:date="2026-01-01T00:00:00Z">
        <w:r>
          <w:t xml:space="preserve">.</w:t>
        </w:r>
      </w:ins>
    </w:p>
    <w:bookmarkEnd w:id="313"/>
    <w:bookmarkStart w:id="314" w:name="Xc7f390b0769be377b820923facf14192eed854f"/>
    <w:p>
      <w:pPr>
        <w:pStyle w:val="BodyText"/>
      </w:pPr>
      <w:ins w:id="3330" w:author="PR Preview" w:date="2026-01-01T00:00:00Z">
        <w:r>
          <w:rPr>
            <w:i/>
            <w:iCs/>
          </w:rPr>
          <w:t xml:space="preserve">Solution 46</w:t>
        </w:r>
      </w:ins>
      <w:ins w:id="3331" w:author="PR Preview" w:date="2026-01-01T00:00:00Z">
        <w:r>
          <w:t xml:space="preserve">. </w:t>
        </w:r>
      </w:ins>
      <w:ins w:id="3332" w:author="PR Preview" w:date="2026-01-01T00:00:00Z">
        <w:r>
          <w:t xml:space="preserve">Starting from</w:t>
        </w:r>
      </w:ins>
      <w:ins w:id="3333" w:author="PR Preview" w:date="2026-01-01T00:00:00Z">
        <w:r>
          <w:t xml:space="preserve"> </w:t>
        </w:r>
      </w:ins>
      <w:hyperlink w:anchor="thm-bernoulli-hessian-contribution">
        <w:ins w:id="3334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333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14"/>
    <w:bookmarkStart w:id="31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15"/>
    <w:p>
      <w:pPr>
        <w:pStyle w:val="FirstParagraph"/>
      </w:pPr>
      <w:del w:id="3336" w:author="PR Preview" w:date="2026-01-01T00:00:00Z">
        <w:r>
          <w:rPr>
            <w:i/>
            <w:iCs/>
          </w:rPr>
          <w:delText xml:space="preserve">Proof</w:delText>
        </w:r>
      </w:del>
      <w:del w:id="3337" w:author="PR Preview" w:date="2026-01-01T00:00:00Z">
        <w:r>
          <w:delText xml:space="preserve">. </w:delText>
        </w:r>
      </w:del>
      <w:del w:id="3338" w:author="PR Preview" w:date="2026-01-01T00:00:00Z">
        <w:r>
          <w:delText xml:space="preserve">This is the solution to</w:delText>
        </w:r>
      </w:del>
      <w:del w:id="3339" w:author="PR Preview" w:date="2026-01-01T00:00:00Z">
        <w:r>
          <w:delText xml:space="preserve"> </w:delText>
        </w:r>
      </w:del>
      <w:hyperlink w:anchor="X8c8339af2ad425670c84e8179c3a59730e06db9">
        <w:del w:id="3340" w:author="PR Preview" w:date="2026-01-01T00:00:00Z">
          <w:r>
            <w:rPr>
              <w:rStyle w:val="Hyperlink"/>
            </w:rPr>
            <w:delText xml:space="preserve">Exercise 45</w:delText>
          </w:r>
        </w:del>
      </w:hyperlink>
      <w:del w:id="3341" w:author="PR Preview" w:date="2026-01-01T00:00:00Z">
        <w:r>
          <w:delText xml:space="preserve">, worked in</w:delText>
        </w:r>
      </w:del>
      <w:del w:id="3342" w:author="PR Preview" w:date="2026-01-01T00:00:00Z">
        <w:r>
          <w:delText xml:space="preserve"> </w:delText>
        </w:r>
      </w:del>
      <w:hyperlink w:anchor="Xc7f390b0769be377b820923facf14192eed854f">
        <w:del w:id="3343" w:author="PR Preview" w:date="2026-01-01T00:00:00Z">
          <w:r>
            <w:rPr>
              <w:rStyle w:val="Hyperlink"/>
            </w:rPr>
            <w:delText xml:space="preserve">Solution 45</w:delText>
          </w:r>
        </w:del>
      </w:hyperlink>
      <w:del w:id="3344" w:author="PR Preview" w:date="2026-01-01T00:00:00Z">
        <w:r>
          <w:delText xml:space="preserve">.</w:delText>
        </w:r>
      </w:del>
      <w:del w:id="3345" w:author="PR Preview" w:date="2026-01-01T00:00:00Z">
        <w:r>
          <w:delText xml:space="preserve"> </w:delText>
        </w:r>
      </w:del>
      <w:del w:id="3346" w:author="PR Preview" w:date="2026-01-01T00:00:00Z">
        <w:r>
          <w:delText xml:space="preserve">It follows from</w:delText>
        </w:r>
      </w:del>
      <w:del w:id="3347" w:author="PR Preview" w:date="2026-01-01T00:00:00Z">
        <w:r>
          <w:delText xml:space="preserve"> </w:delText>
        </w:r>
      </w:del>
      <w:hyperlink w:anchor="thm-bernoulli-hessian-contribution">
        <w:del w:id="3348" w:author="PR Preview" w:date="2026-01-01T00:00:00Z">
          <w:r>
            <w:rPr>
              <w:rStyle w:val="Hyperlink"/>
            </w:rPr>
            <w:delText xml:space="preserve">Theorem 23</w:delText>
          </w:r>
        </w:del>
      </w:hyperlink>
      <w:del w:id="3349" w:author="PR Preview" w:date="2026-01-01T00:00:00Z">
        <w:r>
          <w:delText xml:space="preserve">.</w:delText>
        </w:r>
      </w:del>
    </w:p>
    <w:p>
      <w:pPr>
        <w:pStyle w:val="FirstParagraph"/>
      </w:pPr>
      <w:ins w:id="3350" w:author="PR Preview" w:date="2026-01-01T00:00:00Z">
        <w:r>
          <w:rPr>
            <w:i/>
            <w:iCs/>
          </w:rPr>
          <w:t xml:space="preserve">Proof</w:t>
        </w:r>
      </w:ins>
      <w:ins w:id="3351" w:author="PR Preview" w:date="2026-01-01T00:00:00Z">
        <w:r>
          <w:t xml:space="preserve">. </w:t>
        </w:r>
      </w:ins>
      <w:ins w:id="3352" w:author="PR Preview" w:date="2026-01-01T00:00:00Z">
        <w:r>
          <w:t xml:space="preserve">This is the solution to</w:t>
        </w:r>
      </w:ins>
      <w:ins w:id="3353" w:author="PR Preview" w:date="2026-01-01T00:00:00Z">
        <w:r>
          <w:t xml:space="preserve"> </w:t>
        </w:r>
      </w:ins>
      <w:hyperlink w:anchor="X8c8339af2ad425670c84e8179c3a59730e06db9">
        <w:ins w:id="3354" w:author="PR Preview" w:date="2026-01-01T00:00:00Z">
          <w:r>
            <w:rPr>
              <w:rStyle w:val="Hyperlink"/>
            </w:rPr>
            <w:t xml:space="preserve">Exercise 46</w:t>
          </w:r>
        </w:ins>
      </w:hyperlink>
      <w:ins w:id="3355" w:author="PR Preview" w:date="2026-01-01T00:00:00Z">
        <w:r>
          <w:t xml:space="preserve">, worked in</w:t>
        </w:r>
      </w:ins>
      <w:ins w:id="3356" w:author="PR Preview" w:date="2026-01-01T00:00:00Z">
        <w:r>
          <w:t xml:space="preserve"> </w:t>
        </w:r>
      </w:ins>
      <w:hyperlink w:anchor="Xc7f390b0769be377b820923facf14192eed854f">
        <w:ins w:id="3357" w:author="PR Preview" w:date="2026-01-01T00:00:00Z">
          <w:r>
            <w:rPr>
              <w:rStyle w:val="Hyperlink"/>
            </w:rPr>
            <w:t xml:space="preserve">Solution 46</w:t>
          </w:r>
        </w:ins>
      </w:hyperlink>
      <w:ins w:id="3358" w:author="PR Preview" w:date="2026-01-01T00:00:00Z">
        <w:r>
          <w:t xml:space="preserve">.</w:t>
        </w:r>
      </w:ins>
      <w:ins w:id="3359" w:author="PR Preview" w:date="2026-01-01T00:00:00Z">
        <w:r>
          <w:t xml:space="preserve"> </w:t>
        </w:r>
      </w:ins>
      <w:ins w:id="3360" w:author="PR Preview" w:date="2026-01-01T00:00:00Z">
        <w:r>
          <w:t xml:space="preserve">It follows from</w:t>
        </w:r>
      </w:ins>
      <w:ins w:id="3361" w:author="PR Preview" w:date="2026-01-01T00:00:00Z">
        <w:r>
          <w:t xml:space="preserve"> </w:t>
        </w:r>
      </w:ins>
      <w:hyperlink w:anchor="thm-bernoulli-hessian-contribution">
        <w:ins w:id="3362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3363" w:author="PR Preview" w:date="2026-01-01T00:00:00Z">
        <w:r>
          <w:t xml:space="preserve">.</w:t>
        </w:r>
      </w:ins>
    </w:p>
    <w:bookmarkStart w:id="316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7" w:name="exm-bernoulli-precision-deriv"/>
    <w:p>
      <w:pPr>
        <w:pStyle w:val="FirstParagraph"/>
      </w:pPr>
      <w:del w:id="3364" w:author="PR Preview" w:date="2026-01-01T00:00:00Z">
        <w:r>
          <w:rPr>
            <w:b/>
            <w:bCs/>
          </w:rPr>
          <w:delText xml:space="preserve">Example 15 (Derivative of the precision at</w:delText>
        </w:r>
      </w:del>
      <w:del w:id="3365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del w:id="3366" w:author="PR Preview" w:date="2026-01-01T00:00:00Z">
        <w:r>
          <w:rPr>
            <w:b/>
            <w:bCs/>
          </w:rPr>
          <w:delText xml:space="preserve">)</w:delText>
        </w:r>
      </w:del>
      <w:del w:id="3367" w:author="PR Preview" w:date="2026-01-01T00:00:00Z">
        <w:r>
          <w:delText xml:space="preserve"> </w:delText>
        </w:r>
      </w:del>
      <w:del w:id="3368" w:author="PR Preview" w:date="2026-01-01T00:00:00Z">
        <w:r>
          <w:delText xml:space="preserve">At</w:delText>
        </w:r>
      </w:del>
      <w:del w:id="3369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del w:id="3370" w:author="PR Preview" w:date="2026-01-01T00:00:00Z">
        <w:r>
          <w:delText xml:space="preserve">, the</w:delText>
        </w:r>
      </w:del>
      <w:del w:id="3371" w:author="PR Preview" w:date="2026-01-01T00:00:00Z">
        <w:r>
          <w:delText xml:space="preserve"> </w:delText>
        </w:r>
      </w:del>
      <w:hyperlink r:id="rId282">
        <w:del w:id="3372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3373" w:author="PR Preview" w:date="2026-01-01T00:00:00Z">
        <w:r>
          <w:delText xml:space="preserve"> </w:delText>
        </w:r>
      </w:del>
      <w:del w:id="3374" w:author="PR Preview" w:date="2026-01-01T00:00:00Z">
        <w:r>
          <w:delText xml:space="preserve">is</w:delText>
        </w:r>
      </w:del>
    </w:p>
    <w:p>
      <w:pPr>
        <w:pStyle w:val="FirstParagraph"/>
      </w:pPr>
      <w:ins w:id="3375" w:author="PR Preview" w:date="2026-01-01T00:00:00Z">
        <w:r>
          <w:rPr>
            <w:b/>
            <w:bCs/>
          </w:rPr>
          <w:t xml:space="preserve">Example 16 (Derivative of the precision at</w:t>
        </w:r>
      </w:ins>
      <w:ins w:id="3376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3377" w:author="PR Preview" w:date="2026-01-01T00:00:00Z">
        <w:r>
          <w:rPr>
            <w:b/>
            <w:bCs/>
          </w:rPr>
          <w:t xml:space="preserve">)</w:t>
        </w:r>
      </w:ins>
      <w:ins w:id="3378" w:author="PR Preview" w:date="2026-01-01T00:00:00Z">
        <w:r>
          <w:t xml:space="preserve"> </w:t>
        </w:r>
      </w:ins>
      <w:ins w:id="3379" w:author="PR Preview" w:date="2026-01-01T00:00:00Z">
        <w:r>
          <w:t xml:space="preserve">At</w:t>
        </w:r>
      </w:ins>
      <w:ins w:id="3380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3381" w:author="PR Preview" w:date="2026-01-01T00:00:00Z">
        <w:r>
          <w:t xml:space="preserve">, the</w:t>
        </w:r>
      </w:ins>
      <w:ins w:id="3382" w:author="PR Preview" w:date="2026-01-01T00:00:00Z">
        <w:r>
          <w:t xml:space="preserve"> </w:t>
        </w:r>
      </w:ins>
      <w:hyperlink r:id="rId282">
        <w:ins w:id="3383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3384" w:author="PR Preview" w:date="2026-01-01T00:00:00Z">
        <w:r>
          <w:t xml:space="preserve"> </w:t>
        </w:r>
      </w:ins>
      <w:ins w:id="338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17"/>
    <w:bookmarkStart w:id="318" w:name="X62b4b2896bcdb95623773131c5c4760be812280"/>
    <w:p>
      <w:pPr>
        <w:pStyle w:val="BodyText"/>
      </w:pPr>
      <w:del w:id="3386" w:author="PR Preview" w:date="2026-01-01T00:00:00Z">
        <w:r>
          <w:rPr>
            <w:b/>
            <w:bCs/>
          </w:rPr>
          <w:delText xml:space="preserve">Exercise 46 (Hessian contribution of one binary outcome in terms of the precision and deviation)</w:delText>
        </w:r>
      </w:del>
      <w:del w:id="3387" w:author="PR Preview" w:date="2026-01-01T00:00:00Z">
        <w:r>
          <w:delText xml:space="preserve"> </w:delText>
        </w:r>
      </w:del>
      <w:del w:id="3388" w:author="PR Preview" w:date="2026-01-01T00:00:00Z">
        <w:r>
          <w:delText xml:space="preserve">In the setting of</w:delText>
        </w:r>
      </w:del>
      <w:del w:id="3389" w:author="PR Preview" w:date="2026-01-01T00:00:00Z">
        <w:r>
          <w:delText xml:space="preserve"> </w:delText>
        </w:r>
      </w:del>
      <w:hyperlink w:anchor="exr-bernoulli-hessian-contribution">
        <w:del w:id="3390" w:author="PR Preview" w:date="2026-01-01T00:00:00Z">
          <w:r>
            <w:rPr>
              <w:rStyle w:val="Hyperlink"/>
            </w:rPr>
            <w:delText xml:space="preserve">Exercise 44</w:delText>
          </w:r>
        </w:del>
      </w:hyperlink>
      <w:del w:id="3391" w:author="PR Preview" w:date="2026-01-01T00:00:00Z">
        <w:r>
          <w:delText xml:space="preserve">,</w:delText>
        </w:r>
      </w:del>
      <w:del w:id="3392" w:author="PR Preview" w:date="2026-01-01T00:00:00Z">
        <w:r>
          <w:delText xml:space="preserve"> </w:delText>
        </w:r>
      </w:del>
      <w:del w:id="3393" w:author="PR Preview" w:date="2026-01-01T00:00:00Z">
        <w:r>
          <w:delText xml:space="preserve">derive the</w:delText>
        </w:r>
      </w:del>
      <w:del w:id="3394" w:author="PR Preview" w:date="2026-01-01T00:00:00Z">
        <w:r>
          <w:delText xml:space="preserve"> </w:delText>
        </w:r>
      </w:del>
      <w:hyperlink w:anchor="def-hessian">
        <w:del w:id="3395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3396" w:author="PR Preview" w:date="2026-01-01T00:00:00Z">
        <w:r>
          <w:delText xml:space="preserve"> </w:delText>
        </w:r>
      </w:del>
      <w:del w:id="3397" w:author="PR Preview" w:date="2026-01-01T00:00:00Z">
        <w:r>
          <w:delText xml:space="preserve">contribution</w:delText>
        </w:r>
      </w:del>
      <w:del w:id="3398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399" w:author="PR Preview" w:date="2026-01-01T00:00:00Z">
        <w:r>
          <w:delText xml:space="preserve"> </w:delText>
        </w:r>
      </w:del>
      <w:del w:id="3400" w:author="PR Preview" w:date="2026-01-01T00:00:00Z">
        <w:r>
          <w:delText xml:space="preserve">starting from the simplified</w:delText>
        </w:r>
      </w:del>
      <w:del w:id="3401" w:author="PR Preview" w:date="2026-01-01T00:00:00Z">
        <w:r>
          <w:delText xml:space="preserve"> </w:delText>
        </w:r>
      </w:del>
      <w:hyperlink w:anchor="def-score">
        <w:del w:id="3402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3403" w:author="PR Preview" w:date="2026-01-01T00:00:00Z">
        <w:r>
          <w:delText xml:space="preserve"> </w:delText>
        </w:r>
      </w:del>
      <w:del w:id="3404" w:author="PR Preview" w:date="2026-01-01T00:00:00Z">
        <w:r>
          <w:delText xml:space="preserve">contribution</w:delText>
        </w:r>
      </w:del>
      <w:del w:id="3405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del w:id="3406" w:author="PR Preview" w:date="2026-01-01T00:00:00Z">
        <w:r>
          <w:delText xml:space="preserve"> </w:delText>
        </w:r>
      </w:del>
      <w:del w:id="3407" w:author="PR Preview" w:date="2026-01-01T00:00:00Z">
        <w:r>
          <w:delText xml:space="preserve">in</w:delText>
        </w:r>
      </w:del>
      <w:del w:id="3408" w:author="PR Preview" w:date="2026-01-01T00:00:00Z">
        <w:r>
          <w:delText xml:space="preserve"> </w:delText>
        </w:r>
      </w:del>
      <w:hyperlink w:anchor="thm-bernoulli-score-contribution">
        <w:del w:id="3409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3410" w:author="PR Preview" w:date="2026-01-01T00:00:00Z">
        <w:r>
          <w:delText xml:space="preserve">,</w:delText>
        </w:r>
      </w:del>
      <w:del w:id="3411" w:author="PR Preview" w:date="2026-01-01T00:00:00Z">
        <w:r>
          <w:delText xml:space="preserve"> </w:delText>
        </w:r>
      </w:del>
      <w:del w:id="3412" w:author="PR Preview" w:date="2026-01-01T00:00:00Z">
        <w:r>
          <w:delText xml:space="preserve">with the</w:delText>
        </w:r>
      </w:del>
      <w:del w:id="3413" w:author="PR Preview" w:date="2026-01-01T00:00:00Z">
        <w:r>
          <w:delText xml:space="preserve"> </w:delText>
        </w:r>
      </w:del>
      <w:hyperlink r:id="rId282">
        <w:del w:id="3414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3415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3416" w:author="PR Preview" w:date="2026-01-01T00:00:00Z">
        <w:r>
          <w:delText xml:space="preserve"> </w:delText>
        </w:r>
      </w:del>
      <w:del w:id="3417" w:author="PR Preview" w:date="2026-01-01T00:00:00Z">
        <w:r>
          <w:delText xml:space="preserve">and the</w:delText>
        </w:r>
      </w:del>
      <w:del w:id="3418" w:author="PR Preview" w:date="2026-01-01T00:00:00Z">
        <w:r>
          <w:delText xml:space="preserve"> </w:delText>
        </w:r>
      </w:del>
      <w:hyperlink r:id="rId284">
        <w:del w:id="3419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3420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del w:id="3421" w:author="PR Preview" w:date="2026-01-01T00:00:00Z">
        <w:r>
          <w:delText xml:space="preserve">.</w:delText>
        </w:r>
      </w:del>
      <w:del w:id="3422" w:author="PR Preview" w:date="2026-01-01T00:00:00Z">
        <w:r>
          <w:delText xml:space="preserve"> </w:delText>
        </w:r>
      </w:del>
      <w:del w:id="3423" w:author="PR Preview" w:date="2026-01-01T00:00:00Z">
        <w:r>
          <w:delText xml:space="preserve">Both</w:delText>
        </w:r>
      </w:del>
      <w:del w:id="3424" w:author="PR Preview" w:date="2026-01-01T00:00:00Z">
        <w:r>
          <w:delText xml:space="preserve"> </w:delText>
        </w:r>
      </w:del>
      <m:oMath>
        <m:r>
          <m:t>τ</m:t>
        </m:r>
      </m:oMath>
      <w:del w:id="3425" w:author="PR Preview" w:date="2026-01-01T00:00:00Z">
        <w:r>
          <w:delText xml:space="preserve"> </w:delText>
        </w:r>
      </w:del>
      <w:del w:id="3426" w:author="PR Preview" w:date="2026-01-01T00:00:00Z">
        <w:r>
          <w:delText xml:space="preserve">and</w:delText>
        </w:r>
      </w:del>
      <w:del w:id="3427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</m:sub>
        </m:sSub>
      </m:oMath>
      <w:del w:id="3428" w:author="PR Preview" w:date="2026-01-01T00:00:00Z">
        <w:r>
          <w:delText xml:space="preserve"> </w:delText>
        </w:r>
      </w:del>
      <w:del w:id="3429" w:author="PR Preview" w:date="2026-01-01T00:00:00Z">
        <w:r>
          <w:delText xml:space="preserve">depend on</w:delText>
        </w:r>
      </w:del>
      <w:del w:id="3430" w:author="PR Preview" w:date="2026-01-01T00:00:00Z">
        <w:r>
          <w:delText xml:space="preserve"> </w:delText>
        </w:r>
      </w:del>
      <m:oMath>
        <m:r>
          <m:t>π</m:t>
        </m:r>
      </m:oMath>
      <w:del w:id="3431" w:author="PR Preview" w:date="2026-01-01T00:00:00Z">
        <w:r>
          <w:delText xml:space="preserve">, while the observed value</w:delText>
        </w:r>
      </w:del>
      <w:del w:id="343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3433" w:author="PR Preview" w:date="2026-01-01T00:00:00Z">
        <w:r>
          <w:delText xml:space="preserve"> </w:delText>
        </w:r>
      </w:del>
      <w:del w:id="3434" w:author="PR Preview" w:date="2026-01-01T00:00:00Z">
        <w:r>
          <w:delText xml:space="preserve">does not.</w:delText>
        </w:r>
      </w:del>
    </w:p>
    <w:p>
      <w:pPr>
        <w:pStyle w:val="BodyText"/>
      </w:pPr>
      <w:del w:id="3435" w:author="PR Preview" w:date="2026-01-01T00:00:00Z">
        <w:r>
          <w:rPr>
            <w:i/>
            <w:iCs/>
          </w:rPr>
          <w:delText xml:space="preserve">Solution 46</w:delText>
        </w:r>
      </w:del>
      <w:del w:id="3436" w:author="PR Preview" w:date="2026-01-01T00:00:00Z">
        <w:r>
          <w:delText xml:space="preserve">. </w:delText>
        </w:r>
      </w:del>
    </w:p>
    <w:p>
      <w:pPr>
        <w:pStyle w:val="BodyText"/>
      </w:pPr>
      <w:ins w:id="3437" w:author="PR Preview" w:date="2026-01-01T00:00:00Z">
        <w:r>
          <w:rPr>
            <w:b/>
            <w:bCs/>
          </w:rPr>
          <w:t xml:space="preserve">Exercise 47 (Hessian contribution of one binary outcome in terms of the precision and deviation)</w:t>
        </w:r>
      </w:ins>
      <w:ins w:id="3438" w:author="PR Preview" w:date="2026-01-01T00:00:00Z">
        <w:r>
          <w:t xml:space="preserve"> </w:t>
        </w:r>
      </w:ins>
      <w:ins w:id="3439" w:author="PR Preview" w:date="2026-01-01T00:00:00Z">
        <w:r>
          <w:t xml:space="preserve">In the setting of</w:t>
        </w:r>
      </w:ins>
      <w:ins w:id="3440" w:author="PR Preview" w:date="2026-01-01T00:00:00Z">
        <w:r>
          <w:t xml:space="preserve"> </w:t>
        </w:r>
      </w:ins>
      <w:hyperlink w:anchor="exr-bernoulli-hessian-contribution">
        <w:ins w:id="3441" w:author="PR Preview" w:date="2026-01-01T00:00:00Z">
          <w:r>
            <w:rPr>
              <w:rStyle w:val="Hyperlink"/>
            </w:rPr>
            <w:t xml:space="preserve">Exercise 45</w:t>
          </w:r>
        </w:ins>
      </w:hyperlink>
      <w:ins w:id="3442" w:author="PR Preview" w:date="2026-01-01T00:00:00Z">
        <w:r>
          <w:t xml:space="preserve">,</w:t>
        </w:r>
      </w:ins>
      <w:ins w:id="3443" w:author="PR Preview" w:date="2026-01-01T00:00:00Z">
        <w:r>
          <w:t xml:space="preserve"> </w:t>
        </w:r>
      </w:ins>
      <w:ins w:id="3444" w:author="PR Preview" w:date="2026-01-01T00:00:00Z">
        <w:r>
          <w:t xml:space="preserve">derive the</w:t>
        </w:r>
      </w:ins>
      <w:ins w:id="3445" w:author="PR Preview" w:date="2026-01-01T00:00:00Z">
        <w:r>
          <w:t xml:space="preserve"> </w:t>
        </w:r>
      </w:ins>
      <w:hyperlink w:anchor="def-hessian">
        <w:ins w:id="3446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3447" w:author="PR Preview" w:date="2026-01-01T00:00:00Z">
        <w:r>
          <w:t xml:space="preserve"> </w:t>
        </w:r>
      </w:ins>
      <w:ins w:id="3448" w:author="PR Preview" w:date="2026-01-01T00:00:00Z">
        <w:r>
          <w:t xml:space="preserve">contribution</w:t>
        </w:r>
      </w:ins>
      <w:ins w:id="3449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450" w:author="PR Preview" w:date="2026-01-01T00:00:00Z">
        <w:r>
          <w:t xml:space="preserve"> </w:t>
        </w:r>
      </w:ins>
      <w:ins w:id="3451" w:author="PR Preview" w:date="2026-01-01T00:00:00Z">
        <w:r>
          <w:t xml:space="preserve">starting from the simplified</w:t>
        </w:r>
      </w:ins>
      <w:ins w:id="3452" w:author="PR Preview" w:date="2026-01-01T00:00:00Z">
        <w:r>
          <w:t xml:space="preserve"> </w:t>
        </w:r>
      </w:ins>
      <w:hyperlink w:anchor="def-score">
        <w:ins w:id="3453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3454" w:author="PR Preview" w:date="2026-01-01T00:00:00Z">
        <w:r>
          <w:t xml:space="preserve"> </w:t>
        </w:r>
      </w:ins>
      <w:ins w:id="3455" w:author="PR Preview" w:date="2026-01-01T00:00:00Z">
        <w:r>
          <w:t xml:space="preserve">contribution</w:t>
        </w:r>
      </w:ins>
      <w:ins w:id="3456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ins w:id="3457" w:author="PR Preview" w:date="2026-01-01T00:00:00Z">
        <w:r>
          <w:t xml:space="preserve"> </w:t>
        </w:r>
      </w:ins>
      <w:ins w:id="3458" w:author="PR Preview" w:date="2026-01-01T00:00:00Z">
        <w:r>
          <w:t xml:space="preserve">in</w:t>
        </w:r>
      </w:ins>
      <w:ins w:id="3459" w:author="PR Preview" w:date="2026-01-01T00:00:00Z">
        <w:r>
          <w:t xml:space="preserve"> </w:t>
        </w:r>
      </w:ins>
      <w:hyperlink w:anchor="thm-bernoulli-score-contribution">
        <w:ins w:id="3460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3461" w:author="PR Preview" w:date="2026-01-01T00:00:00Z">
        <w:r>
          <w:t xml:space="preserve">,</w:t>
        </w:r>
      </w:ins>
      <w:ins w:id="3462" w:author="PR Preview" w:date="2026-01-01T00:00:00Z">
        <w:r>
          <w:t xml:space="preserve"> </w:t>
        </w:r>
      </w:ins>
      <w:ins w:id="3463" w:author="PR Preview" w:date="2026-01-01T00:00:00Z">
        <w:r>
          <w:t xml:space="preserve">with the</w:t>
        </w:r>
      </w:ins>
      <w:ins w:id="3464" w:author="PR Preview" w:date="2026-01-01T00:00:00Z">
        <w:r>
          <w:t xml:space="preserve"> </w:t>
        </w:r>
      </w:ins>
      <w:hyperlink r:id="rId282">
        <w:ins w:id="3465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3466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3467" w:author="PR Preview" w:date="2026-01-01T00:00:00Z">
        <w:r>
          <w:t xml:space="preserve"> </w:t>
        </w:r>
      </w:ins>
      <w:ins w:id="3468" w:author="PR Preview" w:date="2026-01-01T00:00:00Z">
        <w:r>
          <w:t xml:space="preserve">and the</w:t>
        </w:r>
      </w:ins>
      <w:ins w:id="3469" w:author="PR Preview" w:date="2026-01-01T00:00:00Z">
        <w:r>
          <w:t xml:space="preserve"> </w:t>
        </w:r>
      </w:ins>
      <w:hyperlink r:id="rId284">
        <w:ins w:id="3470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3471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ins w:id="3472" w:author="PR Preview" w:date="2026-01-01T00:00:00Z">
        <w:r>
          <w:t xml:space="preserve">.</w:t>
        </w:r>
      </w:ins>
      <w:ins w:id="3473" w:author="PR Preview" w:date="2026-01-01T00:00:00Z">
        <w:r>
          <w:t xml:space="preserve"> </w:t>
        </w:r>
      </w:ins>
      <w:ins w:id="3474" w:author="PR Preview" w:date="2026-01-01T00:00:00Z">
        <w:r>
          <w:t xml:space="preserve">Both</w:t>
        </w:r>
      </w:ins>
      <w:ins w:id="3475" w:author="PR Preview" w:date="2026-01-01T00:00:00Z">
        <w:r>
          <w:t xml:space="preserve"> </w:t>
        </w:r>
      </w:ins>
      <m:oMath>
        <m:r>
          <m:t>τ</m:t>
        </m:r>
      </m:oMath>
      <w:ins w:id="3476" w:author="PR Preview" w:date="2026-01-01T00:00:00Z">
        <w:r>
          <w:t xml:space="preserve"> </w:t>
        </w:r>
      </w:ins>
      <w:ins w:id="3477" w:author="PR Preview" w:date="2026-01-01T00:00:00Z">
        <w:r>
          <w:t xml:space="preserve">and</w:t>
        </w:r>
      </w:ins>
      <w:ins w:id="3478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</m:oMath>
      <w:ins w:id="3479" w:author="PR Preview" w:date="2026-01-01T00:00:00Z">
        <w:r>
          <w:t xml:space="preserve"> </w:t>
        </w:r>
      </w:ins>
      <w:ins w:id="3480" w:author="PR Preview" w:date="2026-01-01T00:00:00Z">
        <w:r>
          <w:t xml:space="preserve">depend on</w:t>
        </w:r>
      </w:ins>
      <w:ins w:id="3481" w:author="PR Preview" w:date="2026-01-01T00:00:00Z">
        <w:r>
          <w:t xml:space="preserve"> </w:t>
        </w:r>
      </w:ins>
      <m:oMath>
        <m:r>
          <m:t>π</m:t>
        </m:r>
      </m:oMath>
      <w:ins w:id="3482" w:author="PR Preview" w:date="2026-01-01T00:00:00Z">
        <w:r>
          <w:t xml:space="preserve">, while the observed value</w:t>
        </w:r>
      </w:ins>
      <w:ins w:id="348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484" w:author="PR Preview" w:date="2026-01-01T00:00:00Z">
        <w:r>
          <w:t xml:space="preserve"> </w:t>
        </w:r>
      </w:ins>
      <w:ins w:id="3485" w:author="PR Preview" w:date="2026-01-01T00:00:00Z">
        <w:r>
          <w:t xml:space="preserve">does not.</w:t>
        </w:r>
      </w:ins>
    </w:p>
    <w:bookmarkEnd w:id="318"/>
    <w:bookmarkStart w:id="319" w:name="X118ca6f08cfa84ccfca2ff5adbe3e35389be024"/>
    <w:p>
      <w:pPr>
        <w:pStyle w:val="BodyText"/>
      </w:pPr>
      <w:ins w:id="3486" w:author="PR Preview" w:date="2026-01-01T00:00:00Z">
        <w:r>
          <w:rPr>
            <w:i/>
            <w:iCs/>
          </w:rPr>
          <w:t xml:space="preserve">Solution 47</w:t>
        </w:r>
      </w:ins>
      <w:ins w:id="3487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9"/>
    <w:bookmarkStart w:id="32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20"/>
    <w:p>
      <w:pPr>
        <w:pStyle w:val="FirstParagraph"/>
      </w:pPr>
      <w:del w:id="3488" w:author="PR Preview" w:date="2026-01-01T00:00:00Z">
        <w:r>
          <w:rPr>
            <w:i/>
            <w:iCs/>
          </w:rPr>
          <w:delText xml:space="preserve">Proof</w:delText>
        </w:r>
      </w:del>
      <w:del w:id="3489" w:author="PR Preview" w:date="2026-01-01T00:00:00Z">
        <w:r>
          <w:delText xml:space="preserve">. </w:delText>
        </w:r>
      </w:del>
      <w:del w:id="3490" w:author="PR Preview" w:date="2026-01-01T00:00:00Z">
        <w:r>
          <w:delText xml:space="preserve">This is the solution to</w:delText>
        </w:r>
      </w:del>
      <w:del w:id="3491" w:author="PR Preview" w:date="2026-01-01T00:00:00Z">
        <w:r>
          <w:delText xml:space="preserve"> </w:delText>
        </w:r>
      </w:del>
      <w:hyperlink w:anchor="X62b4b2896bcdb95623773131c5c4760be812280">
        <w:del w:id="3492" w:author="PR Preview" w:date="2026-01-01T00:00:00Z">
          <w:r>
            <w:rPr>
              <w:rStyle w:val="Hyperlink"/>
            </w:rPr>
            <w:delText xml:space="preserve">Exercise 46</w:delText>
          </w:r>
        </w:del>
      </w:hyperlink>
      <w:del w:id="3493" w:author="PR Preview" w:date="2026-01-01T00:00:00Z">
        <w:r>
          <w:delText xml:space="preserve">, worked in</w:delText>
        </w:r>
      </w:del>
      <w:del w:id="3494" w:author="PR Preview" w:date="2026-01-01T00:00:00Z">
        <w:r>
          <w:delText xml:space="preserve"> </w:delText>
        </w:r>
      </w:del>
      <w:hyperlink w:anchor="X118ca6f08cfa84ccfca2ff5adbe3e35389be024">
        <w:del w:id="3495" w:author="PR Preview" w:date="2026-01-01T00:00:00Z">
          <w:r>
            <w:rPr>
              <w:rStyle w:val="Hyperlink"/>
            </w:rPr>
            <w:delText xml:space="preserve">Solution 46</w:delText>
          </w:r>
        </w:del>
      </w:hyperlink>
      <w:del w:id="3496" w:author="PR Preview" w:date="2026-01-01T00:00:00Z">
        <w:r>
          <w:delText xml:space="preserve">.</w:delText>
        </w:r>
      </w:del>
      <w:del w:id="3497" w:author="PR Preview" w:date="2026-01-01T00:00:00Z">
        <w:r>
          <w:delText xml:space="preserve"> </w:delText>
        </w:r>
      </w:del>
      <w:del w:id="3498" w:author="PR Preview" w:date="2026-01-01T00:00:00Z">
        <w:r>
          <w:delText xml:space="preserve">It follows from</w:delText>
        </w:r>
      </w:del>
      <w:del w:id="3499" w:author="PR Preview" w:date="2026-01-01T00:00:00Z">
        <w:r>
          <w:delText xml:space="preserve"> </w:delText>
        </w:r>
      </w:del>
      <w:hyperlink w:anchor="thm-bernoulli-hessian-contribution">
        <w:del w:id="3500" w:author="PR Preview" w:date="2026-01-01T00:00:00Z">
          <w:r>
            <w:rPr>
              <w:rStyle w:val="Hyperlink"/>
            </w:rPr>
            <w:delText xml:space="preserve">Theorem 23</w:delText>
          </w:r>
        </w:del>
      </w:hyperlink>
      <w:del w:id="3501" w:author="PR Preview" w:date="2026-01-01T00:00:00Z">
        <w:r>
          <w:delText xml:space="preserve">.</w:delText>
        </w:r>
      </w:del>
    </w:p>
    <w:p>
      <w:pPr>
        <w:pStyle w:val="FirstParagraph"/>
      </w:pPr>
      <w:ins w:id="3502" w:author="PR Preview" w:date="2026-01-01T00:00:00Z">
        <w:r>
          <w:rPr>
            <w:i/>
            <w:iCs/>
          </w:rPr>
          <w:t xml:space="preserve">Proof</w:t>
        </w:r>
      </w:ins>
      <w:ins w:id="3503" w:author="PR Preview" w:date="2026-01-01T00:00:00Z">
        <w:r>
          <w:t xml:space="preserve">. </w:t>
        </w:r>
      </w:ins>
      <w:ins w:id="3504" w:author="PR Preview" w:date="2026-01-01T00:00:00Z">
        <w:r>
          <w:t xml:space="preserve">This is the solution to</w:t>
        </w:r>
      </w:ins>
      <w:ins w:id="3505" w:author="PR Preview" w:date="2026-01-01T00:00:00Z">
        <w:r>
          <w:t xml:space="preserve"> </w:t>
        </w:r>
      </w:ins>
      <w:hyperlink w:anchor="X62b4b2896bcdb95623773131c5c4760be812280">
        <w:ins w:id="3506" w:author="PR Preview" w:date="2026-01-01T00:00:00Z">
          <w:r>
            <w:rPr>
              <w:rStyle w:val="Hyperlink"/>
            </w:rPr>
            <w:t xml:space="preserve">Exercise 47</w:t>
          </w:r>
        </w:ins>
      </w:hyperlink>
      <w:ins w:id="3507" w:author="PR Preview" w:date="2026-01-01T00:00:00Z">
        <w:r>
          <w:t xml:space="preserve">, worked in</w:t>
        </w:r>
      </w:ins>
      <w:ins w:id="3508" w:author="PR Preview" w:date="2026-01-01T00:00:00Z">
        <w:r>
          <w:t xml:space="preserve"> </w:t>
        </w:r>
      </w:ins>
      <w:hyperlink w:anchor="X118ca6f08cfa84ccfca2ff5adbe3e35389be024">
        <w:ins w:id="3509" w:author="PR Preview" w:date="2026-01-01T00:00:00Z">
          <w:r>
            <w:rPr>
              <w:rStyle w:val="Hyperlink"/>
            </w:rPr>
            <w:t xml:space="preserve">Solution 47</w:t>
          </w:r>
        </w:ins>
      </w:hyperlink>
      <w:ins w:id="3510" w:author="PR Preview" w:date="2026-01-01T00:00:00Z">
        <w:r>
          <w:t xml:space="preserve">.</w:t>
        </w:r>
      </w:ins>
      <w:ins w:id="3511" w:author="PR Preview" w:date="2026-01-01T00:00:00Z">
        <w:r>
          <w:t xml:space="preserve"> </w:t>
        </w:r>
      </w:ins>
      <w:ins w:id="3512" w:author="PR Preview" w:date="2026-01-01T00:00:00Z">
        <w:r>
          <w:t xml:space="preserve">It follows from</w:t>
        </w:r>
      </w:ins>
      <w:ins w:id="3513" w:author="PR Preview" w:date="2026-01-01T00:00:00Z">
        <w:r>
          <w:t xml:space="preserve"> </w:t>
        </w:r>
      </w:ins>
      <w:hyperlink w:anchor="thm-bernoulli-hessian-contribution">
        <w:ins w:id="3514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3515" w:author="PR Preview" w:date="2026-01-01T00:00:00Z">
        <w:r>
          <w:t xml:space="preserve">.</w:t>
        </w:r>
      </w:ins>
    </w:p>
    <w:bookmarkEnd w:id="321"/>
    <w:bookmarkStart w:id="325" w:name="the-hessian-of-the-sample"/>
    <w:p>
      <w:pPr>
        <w:pStyle w:val="Heading3"/>
      </w:pPr>
      <w:r>
        <w:t xml:space="preserve">3.8 The Hessian of the sample</w:t>
      </w:r>
    </w:p>
    <w:bookmarkStart w:id="322" w:name="exr-bernoulli-hessian-sum"/>
    <w:p>
      <w:pPr>
        <w:pStyle w:val="FirstParagraph"/>
      </w:pPr>
      <w:del w:id="3516" w:author="PR Preview" w:date="2026-01-01T00:00:00Z">
        <w:r>
          <w:rPr>
            <w:b/>
            <w:bCs/>
          </w:rPr>
          <w:delText xml:space="preserve">Exercise 47 (Hessian of a binary sample)</w:delText>
        </w:r>
      </w:del>
      <w:del w:id="3517" w:author="PR Preview" w:date="2026-01-01T00:00:00Z">
        <w:r>
          <w:delText xml:space="preserve"> </w:delText>
        </w:r>
      </w:del>
      <w:del w:id="3518" w:author="PR Preview" w:date="2026-01-01T00:00:00Z">
        <w:r>
          <w:delText xml:space="preserve">In the setting of</w:delText>
        </w:r>
      </w:del>
      <w:del w:id="3519" w:author="PR Preview" w:date="2026-01-01T00:00:00Z">
        <w:r>
          <w:delText xml:space="preserve"> </w:delText>
        </w:r>
      </w:del>
      <w:hyperlink w:anchor="exr-bernoulli-score-sum">
        <w:del w:id="3520" w:author="PR Preview" w:date="2026-01-01T00:00:00Z">
          <w:r>
            <w:rPr>
              <w:rStyle w:val="Hyperlink"/>
            </w:rPr>
            <w:delText xml:space="preserve">Exercise 42</w:delText>
          </w:r>
        </w:del>
      </w:hyperlink>
      <w:del w:id="3521" w:author="PR Preview" w:date="2026-01-01T00:00:00Z">
        <w:r>
          <w:delText xml:space="preserve">,</w:delText>
        </w:r>
      </w:del>
      <w:del w:id="3522" w:author="PR Preview" w:date="2026-01-01T00:00:00Z">
        <w:r>
          <w:delText xml:space="preserve"> </w:delText>
        </w:r>
      </w:del>
      <w:del w:id="3523" w:author="PR Preview" w:date="2026-01-01T00:00:00Z">
        <w:r>
          <w:delText xml:space="preserve">assemble the</w:delText>
        </w:r>
      </w:del>
      <w:del w:id="3524" w:author="PR Preview" w:date="2026-01-01T00:00:00Z">
        <w:r>
          <w:delText xml:space="preserve"> </w:delText>
        </w:r>
      </w:del>
      <w:hyperlink w:anchor="def-hessian">
        <w:del w:id="3525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3526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527" w:author="PR Preview" w:date="2026-01-01T00:00:00Z">
        <w:r>
          <w:delText xml:space="preserve"> </w:delText>
        </w:r>
      </w:del>
      <w:del w:id="3528" w:author="PR Preview" w:date="2026-01-01T00:00:00Z">
        <w:r>
          <w:delText xml:space="preserve">of the whole</w:delText>
        </w:r>
      </w:del>
      <w:del w:id="3529" w:author="PR Preview" w:date="2026-01-01T00:00:00Z">
        <w:r>
          <w:delText xml:space="preserve"> </w:delText>
        </w:r>
      </w:del>
      <w:hyperlink r:id="rId300">
        <w:del w:id="3530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3531" w:author="PR Preview" w:date="2026-01-01T00:00:00Z">
        <w:r>
          <w:delText xml:space="preserve"> </w:delText>
        </w:r>
      </w:del>
      <w:del w:id="3532" w:author="PR Preview" w:date="2026-01-01T00:00:00Z">
        <w:r>
          <w:delText xml:space="preserve">from the Hessian contributions.</w:delText>
        </w:r>
      </w:del>
    </w:p>
    <w:p>
      <w:pPr>
        <w:pStyle w:val="BodyText"/>
      </w:pPr>
      <w:del w:id="3533" w:author="PR Preview" w:date="2026-01-01T00:00:00Z">
        <w:r>
          <w:rPr>
            <w:i/>
            <w:iCs/>
          </w:rPr>
          <w:delText xml:space="preserve">Solution 47</w:delText>
        </w:r>
      </w:del>
      <w:del w:id="3534" w:author="PR Preview" w:date="2026-01-01T00:00:00Z">
        <w:r>
          <w:delText xml:space="preserve">. </w:delText>
        </w:r>
      </w:del>
    </w:p>
    <w:p>
      <w:pPr>
        <w:pStyle w:val="FirstParagraph"/>
      </w:pPr>
      <w:ins w:id="3535" w:author="PR Preview" w:date="2026-01-01T00:00:00Z">
        <w:r>
          <w:rPr>
            <w:b/>
            <w:bCs/>
          </w:rPr>
          <w:t xml:space="preserve">Exercise 48 (Hessian of a binary sample)</w:t>
        </w:r>
      </w:ins>
      <w:ins w:id="3536" w:author="PR Preview" w:date="2026-01-01T00:00:00Z">
        <w:r>
          <w:t xml:space="preserve"> </w:t>
        </w:r>
      </w:ins>
      <w:ins w:id="3537" w:author="PR Preview" w:date="2026-01-01T00:00:00Z">
        <w:r>
          <w:t xml:space="preserve">In the setting of</w:t>
        </w:r>
      </w:ins>
      <w:ins w:id="3538" w:author="PR Preview" w:date="2026-01-01T00:00:00Z">
        <w:r>
          <w:t xml:space="preserve"> </w:t>
        </w:r>
      </w:ins>
      <w:hyperlink w:anchor="exr-bernoulli-score-sum">
        <w:ins w:id="3539" w:author="PR Preview" w:date="2026-01-01T00:00:00Z">
          <w:r>
            <w:rPr>
              <w:rStyle w:val="Hyperlink"/>
            </w:rPr>
            <w:t xml:space="preserve">Exercise 43</w:t>
          </w:r>
        </w:ins>
      </w:hyperlink>
      <w:ins w:id="3540" w:author="PR Preview" w:date="2026-01-01T00:00:00Z">
        <w:r>
          <w:t xml:space="preserve">,</w:t>
        </w:r>
      </w:ins>
      <w:ins w:id="3541" w:author="PR Preview" w:date="2026-01-01T00:00:00Z">
        <w:r>
          <w:t xml:space="preserve"> </w:t>
        </w:r>
      </w:ins>
      <w:ins w:id="3542" w:author="PR Preview" w:date="2026-01-01T00:00:00Z">
        <w:r>
          <w:t xml:space="preserve">assemble the</w:t>
        </w:r>
      </w:ins>
      <w:ins w:id="3543" w:author="PR Preview" w:date="2026-01-01T00:00:00Z">
        <w:r>
          <w:t xml:space="preserve"> </w:t>
        </w:r>
      </w:ins>
      <w:hyperlink w:anchor="def-hessian">
        <w:ins w:id="3544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354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546" w:author="PR Preview" w:date="2026-01-01T00:00:00Z">
        <w:r>
          <w:t xml:space="preserve"> </w:t>
        </w:r>
      </w:ins>
      <w:ins w:id="3547" w:author="PR Preview" w:date="2026-01-01T00:00:00Z">
        <w:r>
          <w:t xml:space="preserve">of the whole</w:t>
        </w:r>
      </w:ins>
      <w:ins w:id="3548" w:author="PR Preview" w:date="2026-01-01T00:00:00Z">
        <w:r>
          <w:t xml:space="preserve"> </w:t>
        </w:r>
      </w:ins>
      <w:hyperlink r:id="rId300">
        <w:ins w:id="3549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3550" w:author="PR Preview" w:date="2026-01-01T00:00:00Z">
        <w:r>
          <w:t xml:space="preserve"> </w:t>
        </w:r>
      </w:ins>
      <w:ins w:id="3551" w:author="PR Preview" w:date="2026-01-01T00:00:00Z">
        <w:r>
          <w:t xml:space="preserve">from the Hessian contributions.</w:t>
        </w:r>
      </w:ins>
    </w:p>
    <w:bookmarkEnd w:id="322"/>
    <w:bookmarkStart w:id="323" w:name="sol-bernoulli-hessian-sum"/>
    <w:p>
      <w:pPr>
        <w:pStyle w:val="BodyText"/>
      </w:pPr>
      <w:ins w:id="3552" w:author="PR Preview" w:date="2026-01-01T00:00:00Z">
        <w:r>
          <w:rPr>
            <w:i/>
            <w:iCs/>
          </w:rPr>
          <w:t xml:space="preserve">Solution 48</w:t>
        </w:r>
      </w:ins>
      <w:ins w:id="3553" w:author="PR Preview" w:date="2026-01-01T00:00:00Z">
        <w:r>
          <w:t xml:space="preserve">. </w:t>
        </w:r>
      </w:ins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23"/>
    <w:bookmarkStart w:id="324" w:name="thm-bernoulli-hessian-sum"/>
    <w:p>
      <w:pPr>
        <w:pStyle w:val="FirstParagraph"/>
      </w:pPr>
      <w:del w:id="3554" w:author="PR Preview" w:date="2026-01-01T00:00:00Z">
        <w:r>
          <w:rPr>
            <w:b/>
            <w:bCs/>
          </w:rPr>
          <w:delText xml:space="preserve">Theorem 24 (Hessian of a binary sample)</w:delText>
        </w:r>
      </w:del>
      <w:del w:id="3555" w:author="PR Preview" w:date="2026-01-01T00:00:00Z">
        <w:r>
          <w:delText xml:space="preserve"> </w:delText>
        </w:r>
      </w:del>
      <w:del w:id="3556" w:author="PR Preview" w:date="2026-01-01T00:00:00Z">
        <w:r>
          <w:delText xml:space="preserve">If</w:delText>
        </w:r>
      </w:del>
      <w:del w:id="355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558" w:author="PR Preview" w:date="2026-01-01T00:00:00Z">
        <w:r>
          <w:delText xml:space="preserve"> </w:delText>
        </w:r>
      </w:del>
      <w:del w:id="3559" w:author="PR Preview" w:date="2026-01-01T00:00:00Z">
        <w:r>
          <w:delText xml:space="preserve">for</w:delText>
        </w:r>
      </w:del>
      <w:del w:id="356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3561" w:author="PR Preview" w:date="2026-01-01T00:00:00Z">
        <w:r>
          <w:delText xml:space="preserve">, with observed</w:delText>
        </w:r>
      </w:del>
      <w:del w:id="3562" w:author="PR Preview" w:date="2026-01-01T00:00:00Z">
        <w:r>
          <w:delText xml:space="preserve"> </w:delText>
        </w:r>
      </w:del>
      <w:hyperlink r:id="rId297">
        <w:del w:id="3563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3564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3565" w:author="PR Preview" w:date="2026-01-01T00:00:00Z">
        <w:r>
          <w:delText xml:space="preserve">,</w:delText>
        </w:r>
      </w:del>
      <w:del w:id="3566" w:author="PR Preview" w:date="2026-01-01T00:00:00Z">
        <w:r>
          <w:delText xml:space="preserve"> </w:delText>
        </w:r>
      </w:del>
      <w:del w:id="3567" w:author="PR Preview" w:date="2026-01-01T00:00:00Z">
        <w:r>
          <w:delText xml:space="preserve">the</w:delText>
        </w:r>
      </w:del>
      <w:del w:id="3568" w:author="PR Preview" w:date="2026-01-01T00:00:00Z">
        <w:r>
          <w:delText xml:space="preserve"> </w:delText>
        </w:r>
      </w:del>
      <w:hyperlink w:anchor="def-hessian">
        <w:del w:id="3569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3570" w:author="PR Preview" w:date="2026-01-01T00:00:00Z">
        <w:r>
          <w:delText xml:space="preserve"> </w:delText>
        </w:r>
      </w:del>
      <w:del w:id="3571" w:author="PR Preview" w:date="2026-01-01T00:00:00Z">
        <w:r>
          <w:delText xml:space="preserve">of the</w:delText>
        </w:r>
      </w:del>
      <w:del w:id="3572" w:author="PR Preview" w:date="2026-01-01T00:00:00Z">
        <w:r>
          <w:delText xml:space="preserve"> </w:delText>
        </w:r>
      </w:del>
      <w:hyperlink w:anchor="def-loglik">
        <w:del w:id="3573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3574" w:author="PR Preview" w:date="2026-01-01T00:00:00Z">
        <w:r>
          <w:delText xml:space="preserve"> </w:delText>
        </w:r>
      </w:del>
      <w:del w:id="3575" w:author="PR Preview" w:date="2026-01-01T00:00:00Z">
        <w:r>
          <w:delText xml:space="preserve">is the</w:delText>
        </w:r>
      </w:del>
      <w:del w:id="357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3577" w:author="PR Preview" w:date="2026-01-01T00:00:00Z">
        <w:r>
          <w:delText xml:space="preserve"> </w:delText>
        </w:r>
      </w:del>
      <w:del w:id="3578" w:author="PR Preview" w:date="2026-01-01T00:00:00Z">
        <w:r>
          <w:delText xml:space="preserve">matrix whose only entry is: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del w:id="3579" w:author="PR Preview" w:date="2026-01-01T00:00:00Z">
        <w:r>
          <w:rPr>
            <w:i/>
            <w:iCs/>
          </w:rPr>
          <w:delText xml:space="preserve">Proof</w:delText>
        </w:r>
      </w:del>
      <w:del w:id="3580" w:author="PR Preview" w:date="2026-01-01T00:00:00Z">
        <w:r>
          <w:delText xml:space="preserve">. </w:delText>
        </w:r>
      </w:del>
      <w:del w:id="3581" w:author="PR Preview" w:date="2026-01-01T00:00:00Z">
        <w:r>
          <w:delText xml:space="preserve">This is the solution to</w:delText>
        </w:r>
      </w:del>
      <w:del w:id="3582" w:author="PR Preview" w:date="2026-01-01T00:00:00Z">
        <w:r>
          <w:delText xml:space="preserve"> </w:delText>
        </w:r>
      </w:del>
      <w:hyperlink w:anchor="exr-bernoulli-hessian-sum">
        <w:del w:id="3583" w:author="PR Preview" w:date="2026-01-01T00:00:00Z">
          <w:r>
            <w:rPr>
              <w:rStyle w:val="Hyperlink"/>
            </w:rPr>
            <w:delText xml:space="preserve">Exercise 47</w:delText>
          </w:r>
        </w:del>
      </w:hyperlink>
      <w:del w:id="3584" w:author="PR Preview" w:date="2026-01-01T00:00:00Z">
        <w:r>
          <w:delText xml:space="preserve">, worked in</w:delText>
        </w:r>
      </w:del>
      <w:del w:id="3585" w:author="PR Preview" w:date="2026-01-01T00:00:00Z">
        <w:r>
          <w:delText xml:space="preserve"> </w:delText>
        </w:r>
      </w:del>
      <w:hyperlink w:anchor="sol-bernoulli-hessian-sum">
        <w:del w:id="3586" w:author="PR Preview" w:date="2026-01-01T00:00:00Z">
          <w:r>
            <w:rPr>
              <w:rStyle w:val="Hyperlink"/>
            </w:rPr>
            <w:delText xml:space="preserve">Solution 47</w:delText>
          </w:r>
        </w:del>
      </w:hyperlink>
      <w:del w:id="3587" w:author="PR Preview" w:date="2026-01-01T00:00:00Z">
        <w:r>
          <w:delText xml:space="preserve">.</w:delText>
        </w:r>
      </w:del>
    </w:p>
    <w:p>
      <w:pPr>
        <w:pStyle w:val="FirstParagraph"/>
      </w:pPr>
      <w:ins w:id="3588" w:author="PR Preview" w:date="2026-01-01T00:00:00Z">
        <w:r>
          <w:rPr>
            <w:b/>
            <w:bCs/>
          </w:rPr>
          <w:t xml:space="preserve">Theorem 25 (Hessian of a binary sample)</w:t>
        </w:r>
      </w:ins>
      <w:ins w:id="3589" w:author="PR Preview" w:date="2026-01-01T00:00:00Z">
        <w:r>
          <w:t xml:space="preserve"> </w:t>
        </w:r>
      </w:ins>
      <w:ins w:id="3590" w:author="PR Preview" w:date="2026-01-01T00:00:00Z">
        <w:r>
          <w:t xml:space="preserve">If</w:t>
        </w:r>
      </w:ins>
      <w:ins w:id="359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592" w:author="PR Preview" w:date="2026-01-01T00:00:00Z">
        <w:r>
          <w:t xml:space="preserve"> </w:t>
        </w:r>
      </w:ins>
      <w:ins w:id="3593" w:author="PR Preview" w:date="2026-01-01T00:00:00Z">
        <w:r>
          <w:t xml:space="preserve">for</w:t>
        </w:r>
      </w:ins>
      <w:ins w:id="359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3595" w:author="PR Preview" w:date="2026-01-01T00:00:00Z">
        <w:r>
          <w:t xml:space="preserve">, with observed</w:t>
        </w:r>
      </w:ins>
      <w:ins w:id="3596" w:author="PR Preview" w:date="2026-01-01T00:00:00Z">
        <w:r>
          <w:t xml:space="preserve"> </w:t>
        </w:r>
      </w:ins>
      <w:hyperlink r:id="rId297">
        <w:ins w:id="3597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359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3599" w:author="PR Preview" w:date="2026-01-01T00:00:00Z">
        <w:r>
          <w:t xml:space="preserve">,</w:t>
        </w:r>
      </w:ins>
      <w:ins w:id="3600" w:author="PR Preview" w:date="2026-01-01T00:00:00Z">
        <w:r>
          <w:t xml:space="preserve"> </w:t>
        </w:r>
      </w:ins>
      <w:ins w:id="3601" w:author="PR Preview" w:date="2026-01-01T00:00:00Z">
        <w:r>
          <w:t xml:space="preserve">the</w:t>
        </w:r>
      </w:ins>
      <w:ins w:id="3602" w:author="PR Preview" w:date="2026-01-01T00:00:00Z">
        <w:r>
          <w:t xml:space="preserve"> </w:t>
        </w:r>
      </w:ins>
      <w:hyperlink w:anchor="def-hessian">
        <w:ins w:id="360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3604" w:author="PR Preview" w:date="2026-01-01T00:00:00Z">
        <w:r>
          <w:t xml:space="preserve"> </w:t>
        </w:r>
      </w:ins>
      <w:ins w:id="3605" w:author="PR Preview" w:date="2026-01-01T00:00:00Z">
        <w:r>
          <w:t xml:space="preserve">of the</w:t>
        </w:r>
      </w:ins>
      <w:ins w:id="3606" w:author="PR Preview" w:date="2026-01-01T00:00:00Z">
        <w:r>
          <w:t xml:space="preserve"> </w:t>
        </w:r>
      </w:ins>
      <w:hyperlink w:anchor="def-loglik">
        <w:ins w:id="3607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3608" w:author="PR Preview" w:date="2026-01-01T00:00:00Z">
        <w:r>
          <w:t xml:space="preserve"> </w:t>
        </w:r>
      </w:ins>
      <w:ins w:id="3609" w:author="PR Preview" w:date="2026-01-01T00:00:00Z">
        <w:r>
          <w:t xml:space="preserve">is the</w:t>
        </w:r>
      </w:ins>
      <w:ins w:id="361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3611" w:author="PR Preview" w:date="2026-01-01T00:00:00Z">
        <w:r>
          <w:t xml:space="preserve"> </w:t>
        </w:r>
      </w:ins>
      <w:ins w:id="3612" w:author="PR Preview" w:date="2026-01-01T00:00:00Z">
        <w:r>
          <w:t xml:space="preserve">matrix whose only entry 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24"/>
    <w:p>
      <w:pPr>
        <w:pStyle w:val="FirstParagraph"/>
      </w:pPr>
      <w:ins w:id="3613" w:author="PR Preview" w:date="2026-01-01T00:00:00Z">
        <w:r>
          <w:rPr>
            <w:i/>
            <w:iCs/>
          </w:rPr>
          <w:t xml:space="preserve">Proof</w:t>
        </w:r>
      </w:ins>
      <w:ins w:id="3614" w:author="PR Preview" w:date="2026-01-01T00:00:00Z">
        <w:r>
          <w:t xml:space="preserve">. </w:t>
        </w:r>
      </w:ins>
      <w:ins w:id="3615" w:author="PR Preview" w:date="2026-01-01T00:00:00Z">
        <w:r>
          <w:t xml:space="preserve">This is the solution to</w:t>
        </w:r>
      </w:ins>
      <w:ins w:id="3616" w:author="PR Preview" w:date="2026-01-01T00:00:00Z">
        <w:r>
          <w:t xml:space="preserve"> </w:t>
        </w:r>
      </w:ins>
      <w:hyperlink w:anchor="exr-bernoulli-hessian-sum">
        <w:ins w:id="3617" w:author="PR Preview" w:date="2026-01-01T00:00:00Z">
          <w:r>
            <w:rPr>
              <w:rStyle w:val="Hyperlink"/>
            </w:rPr>
            <w:t xml:space="preserve">Exercise 48</w:t>
          </w:r>
        </w:ins>
      </w:hyperlink>
      <w:ins w:id="3618" w:author="PR Preview" w:date="2026-01-01T00:00:00Z">
        <w:r>
          <w:t xml:space="preserve">, worked in</w:t>
        </w:r>
      </w:ins>
      <w:ins w:id="3619" w:author="PR Preview" w:date="2026-01-01T00:00:00Z">
        <w:r>
          <w:t xml:space="preserve"> </w:t>
        </w:r>
      </w:ins>
      <w:hyperlink w:anchor="sol-bernoulli-hessian-sum">
        <w:ins w:id="3620" w:author="PR Preview" w:date="2026-01-01T00:00:00Z">
          <w:r>
            <w:rPr>
              <w:rStyle w:val="Hyperlink"/>
            </w:rPr>
            <w:t xml:space="preserve">Solution 48</w:t>
          </w:r>
        </w:ins>
      </w:hyperlink>
      <w:ins w:id="3621" w:author="PR Preview" w:date="2026-01-01T00:00:00Z">
        <w:r>
          <w:t xml:space="preserve">.</w:t>
        </w:r>
      </w:ins>
    </w:p>
    <w:bookmarkEnd w:id="325"/>
    <w:bookmarkStart w:id="32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26" w:name="exr-bernoulli-hessian-nd"/>
    <w:p>
      <w:pPr>
        <w:pStyle w:val="FirstParagraph"/>
      </w:pPr>
      <w:del w:id="3622" w:author="PR Preview" w:date="2026-01-01T00:00:00Z">
        <w:r>
          <w:rPr>
            <w:b/>
            <w:bCs/>
          </w:rPr>
          <w:delText xml:space="preserve">Exercise 48 (Negative definiteness of the Hessian of a binary sample)</w:delText>
        </w:r>
      </w:del>
      <w:del w:id="3623" w:author="PR Preview" w:date="2026-01-01T00:00:00Z">
        <w:r>
          <w:delText xml:space="preserve"> </w:delText>
        </w:r>
      </w:del>
      <w:del w:id="3624" w:author="PR Preview" w:date="2026-01-01T00:00:00Z">
        <w:r>
          <w:delText xml:space="preserve">In the setting of</w:delText>
        </w:r>
      </w:del>
      <w:del w:id="3625" w:author="PR Preview" w:date="2026-01-01T00:00:00Z">
        <w:r>
          <w:delText xml:space="preserve"> </w:delText>
        </w:r>
      </w:del>
      <w:hyperlink w:anchor="exr-bernoulli-hessian-sum">
        <w:del w:id="3626" w:author="PR Preview" w:date="2026-01-01T00:00:00Z">
          <w:r>
            <w:rPr>
              <w:rStyle w:val="Hyperlink"/>
            </w:rPr>
            <w:delText xml:space="preserve">Exercise 47</w:delText>
          </w:r>
        </w:del>
      </w:hyperlink>
      <w:del w:id="3627" w:author="PR Preview" w:date="2026-01-01T00:00:00Z">
        <w:r>
          <w:delText xml:space="preserve">,</w:delText>
        </w:r>
      </w:del>
      <w:del w:id="3628" w:author="PR Preview" w:date="2026-01-01T00:00:00Z">
        <w:r>
          <w:delText xml:space="preserve"> </w:delText>
        </w:r>
      </w:del>
      <w:del w:id="3629" w:author="PR Preview" w:date="2026-01-01T00:00:00Z">
        <w:r>
          <w:delText xml:space="preserve">show that the</w:delText>
        </w:r>
      </w:del>
      <w:del w:id="3630" w:author="PR Preview" w:date="2026-01-01T00:00:00Z">
        <w:r>
          <w:delText xml:space="preserve"> </w:delText>
        </w:r>
      </w:del>
      <w:hyperlink w:anchor="def-hessian">
        <w:del w:id="3631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363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633" w:author="PR Preview" w:date="2026-01-01T00:00:00Z">
        <w:r>
          <w:delText xml:space="preserve"> </w:delText>
        </w:r>
      </w:del>
      <w:del w:id="3634" w:author="PR Preview" w:date="2026-01-01T00:00:00Z">
        <w:r>
          <w:delText xml:space="preserve">is negative definite for every</w:delText>
        </w:r>
      </w:del>
      <w:del w:id="3635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636" w:author="PR Preview" w:date="2026-01-01T00:00:00Z">
        <w:r>
          <w:delText xml:space="preserve">.</w:delText>
        </w:r>
      </w:del>
      <w:del w:id="3637" w:author="PR Preview" w:date="2026-01-01T00:00:00Z">
        <w:r>
          <w:delText xml:space="preserve"> </w:delText>
        </w:r>
      </w:del>
    </w:p>
    <w:p>
      <w:pPr>
        <w:pStyle w:val="BodyText"/>
      </w:pPr>
      <w:del w:id="3638" w:author="PR Preview" w:date="2026-01-01T00:00:00Z">
        <w:r>
          <w:rPr>
            <w:i/>
            <w:iCs/>
          </w:rPr>
          <w:delText xml:space="preserve">Solution 48</w:delText>
        </w:r>
      </w:del>
      <w:del w:id="3639" w:author="PR Preview" w:date="2026-01-01T00:00:00Z">
        <w:r>
          <w:delText xml:space="preserve">. </w:delText>
        </w:r>
      </w:del>
      <w:del w:id="3640" w:author="PR Preview" w:date="2026-01-01T00:00:00Z">
        <w:r>
          <w:delText xml:space="preserve">A</w:delText>
        </w:r>
      </w:del>
      <w:del w:id="364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3642" w:author="PR Preview" w:date="2026-01-01T00:00:00Z">
        <w:r>
          <w:delText xml:space="preserve"> </w:delText>
        </w:r>
      </w:del>
      <w:del w:id="3643" w:author="PR Preview" w:date="2026-01-01T00:00:00Z">
        <w:r>
          <w:delText xml:space="preserve">matrix is negative definite exactly when its only entry is negative,</w:delText>
        </w:r>
      </w:del>
      <w:del w:id="3644" w:author="PR Preview" w:date="2026-01-01T00:00:00Z">
        <w:r>
          <w:delText xml:space="preserve"> </w:delText>
        </w:r>
      </w:del>
      <w:del w:id="3645" w:author="PR Preview" w:date="2026-01-01T00:00:00Z">
        <w:r>
          <w:delText xml:space="preserve"> </w:delText>
        </w:r>
      </w:del>
      <w:del w:id="3646" w:author="PR Preview" w:date="2026-01-01T00:00:00Z">
        <w:r>
          <w:delText xml:space="preserve">so it is enough to show</w:delText>
        </w:r>
      </w:del>
      <w:del w:id="3647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del w:id="3648" w:author="PR Preview" w:date="2026-01-01T00:00:00Z">
        <w:r>
          <w:delText xml:space="preserve">.</w:delText>
        </w:r>
      </w:del>
    </w:p>
    <w:p>
      <w:pPr>
        <w:pStyle w:val="FirstParagraph"/>
      </w:pPr>
      <w:ins w:id="3649" w:author="PR Preview" w:date="2026-01-01T00:00:00Z">
        <w:r>
          <w:rPr>
            <w:b/>
            <w:bCs/>
          </w:rPr>
          <w:t xml:space="preserve">Exercise 49 (Negative definiteness of the Hessian of a binary sample)</w:t>
        </w:r>
      </w:ins>
      <w:ins w:id="3650" w:author="PR Preview" w:date="2026-01-01T00:00:00Z">
        <w:r>
          <w:t xml:space="preserve"> </w:t>
        </w:r>
      </w:ins>
      <w:ins w:id="3651" w:author="PR Preview" w:date="2026-01-01T00:00:00Z">
        <w:r>
          <w:t xml:space="preserve">In the setting of</w:t>
        </w:r>
      </w:ins>
      <w:ins w:id="3652" w:author="PR Preview" w:date="2026-01-01T00:00:00Z">
        <w:r>
          <w:t xml:space="preserve"> </w:t>
        </w:r>
      </w:ins>
      <w:hyperlink w:anchor="exr-bernoulli-hessian-sum">
        <w:ins w:id="3653" w:author="PR Preview" w:date="2026-01-01T00:00:00Z">
          <w:r>
            <w:rPr>
              <w:rStyle w:val="Hyperlink"/>
            </w:rPr>
            <w:t xml:space="preserve">Exercise 48</w:t>
          </w:r>
        </w:ins>
      </w:hyperlink>
      <w:ins w:id="3654" w:author="PR Preview" w:date="2026-01-01T00:00:00Z">
        <w:r>
          <w:t xml:space="preserve">,</w:t>
        </w:r>
      </w:ins>
      <w:ins w:id="3655" w:author="PR Preview" w:date="2026-01-01T00:00:00Z">
        <w:r>
          <w:t xml:space="preserve"> </w:t>
        </w:r>
      </w:ins>
      <w:ins w:id="3656" w:author="PR Preview" w:date="2026-01-01T00:00:00Z">
        <w:r>
          <w:t xml:space="preserve">show that the</w:t>
        </w:r>
      </w:ins>
      <w:ins w:id="3657" w:author="PR Preview" w:date="2026-01-01T00:00:00Z">
        <w:r>
          <w:t xml:space="preserve"> </w:t>
        </w:r>
      </w:ins>
      <w:hyperlink w:anchor="def-hessian">
        <w:ins w:id="3658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365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660" w:author="PR Preview" w:date="2026-01-01T00:00:00Z">
        <w:r>
          <w:t xml:space="preserve"> </w:t>
        </w:r>
      </w:ins>
      <w:ins w:id="3661" w:author="PR Preview" w:date="2026-01-01T00:00:00Z">
        <w:r>
          <w:t xml:space="preserve">is negative definite for every</w:t>
        </w:r>
      </w:ins>
      <w:ins w:id="3662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663" w:author="PR Preview" w:date="2026-01-01T00:00:00Z">
        <w:r>
          <w:t xml:space="preserve">.</w:t>
        </w:r>
      </w:ins>
      <w:ins w:id="3664" w:author="PR Preview" w:date="2026-01-01T00:00:00Z">
        <w:r>
          <w:t xml:space="preserve"> </w:t>
        </w:r>
      </w:ins>
    </w:p>
    <w:bookmarkEnd w:id="326"/>
    <w:bookmarkStart w:id="327" w:name="sol-bernoulli-hessian-nd"/>
    <w:p>
      <w:pPr>
        <w:pStyle w:val="BodyText"/>
      </w:pPr>
      <w:ins w:id="3665" w:author="PR Preview" w:date="2026-01-01T00:00:00Z">
        <w:r>
          <w:rPr>
            <w:i/>
            <w:iCs/>
          </w:rPr>
          <w:t xml:space="preserve">Solution 49</w:t>
        </w:r>
      </w:ins>
      <w:ins w:id="3666" w:author="PR Preview" w:date="2026-01-01T00:00:00Z">
        <w:r>
          <w:t xml:space="preserve">. </w:t>
        </w:r>
      </w:ins>
      <w:ins w:id="3667" w:author="PR Preview" w:date="2026-01-01T00:00:00Z">
        <w:r>
          <w:t xml:space="preserve">A</w:t>
        </w:r>
      </w:ins>
      <w:ins w:id="366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3669" w:author="PR Preview" w:date="2026-01-01T00:00:00Z">
        <w:r>
          <w:t xml:space="preserve"> </w:t>
        </w:r>
      </w:ins>
      <w:ins w:id="3670" w:author="PR Preview" w:date="2026-01-01T00:00:00Z">
        <w:r>
          <w:t xml:space="preserve">matrix is negative definite exactly when its only entry is negative,</w:t>
        </w:r>
      </w:ins>
      <w:ins w:id="3671" w:author="PR Preview" w:date="2026-01-01T00:00:00Z">
        <w:r>
          <w:t xml:space="preserve"> </w:t>
        </w:r>
      </w:ins>
      <w:ins w:id="3672" w:author="PR Preview" w:date="2026-01-01T00:00:00Z">
        <w:r>
          <w:t xml:space="preserve"> </w:t>
        </w:r>
      </w:ins>
      <w:ins w:id="3673" w:author="PR Preview" w:date="2026-01-01T00:00:00Z">
        <w:r>
          <w:t xml:space="preserve">so it is enough to show</w:t>
        </w:r>
      </w:ins>
      <w:ins w:id="3674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ins w:id="3675" w:author="PR Preview" w:date="2026-01-01T00:00:00Z">
        <w:r>
          <w:t xml:space="preserve">.</w:t>
        </w:r>
      </w:ins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7"/>
    <w:bookmarkStart w:id="328" w:name="thm-bernoulli-hessian-nd"/>
    <w:p>
      <w:pPr>
        <w:pStyle w:val="BodyText"/>
      </w:pPr>
      <w:del w:id="3676" w:author="PR Preview" w:date="2026-01-01T00:00:00Z">
        <w:r>
          <w:rPr>
            <w:b/>
            <w:bCs/>
          </w:rPr>
          <w:delText xml:space="preserve">Theorem 25 (Negative definiteness of the Hessian of a binary sample)</w:delText>
        </w:r>
      </w:del>
      <w:del w:id="3677" w:author="PR Preview" w:date="2026-01-01T00:00:00Z">
        <w:r>
          <w:delText xml:space="preserve"> </w:delText>
        </w:r>
      </w:del>
      <w:del w:id="3678" w:author="PR Preview" w:date="2026-01-01T00:00:00Z">
        <w:r>
          <w:delText xml:space="preserve">If</w:delText>
        </w:r>
      </w:del>
      <w:del w:id="367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680" w:author="PR Preview" w:date="2026-01-01T00:00:00Z">
        <w:r>
          <w:delText xml:space="preserve"> </w:delText>
        </w:r>
      </w:del>
      <w:del w:id="3681" w:author="PR Preview" w:date="2026-01-01T00:00:00Z">
        <w:r>
          <w:delText xml:space="preserve">for</w:delText>
        </w:r>
      </w:del>
      <w:del w:id="368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3683" w:author="PR Preview" w:date="2026-01-01T00:00:00Z">
        <w:r>
          <w:delText xml:space="preserve">,</w:delText>
        </w:r>
      </w:del>
      <w:del w:id="3684" w:author="PR Preview" w:date="2026-01-01T00:00:00Z">
        <w:r>
          <w:delText xml:space="preserve"> </w:delText>
        </w:r>
      </w:del>
      <w:del w:id="3685" w:author="PR Preview" w:date="2026-01-01T00:00:00Z">
        <w:r>
          <w:delText xml:space="preserve">the</w:delText>
        </w:r>
      </w:del>
      <w:del w:id="3686" w:author="PR Preview" w:date="2026-01-01T00:00:00Z">
        <w:r>
          <w:delText xml:space="preserve"> </w:delText>
        </w:r>
      </w:del>
      <w:hyperlink w:anchor="def-hessian">
        <w:del w:id="3687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3688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689" w:author="PR Preview" w:date="2026-01-01T00:00:00Z">
        <w:r>
          <w:delText xml:space="preserve"> </w:delText>
        </w:r>
      </w:del>
      <w:del w:id="3690" w:author="PR Preview" w:date="2026-01-01T00:00:00Z">
        <w:r>
          <w:delText xml:space="preserve">of the</w:delText>
        </w:r>
      </w:del>
      <w:del w:id="3691" w:author="PR Preview" w:date="2026-01-01T00:00:00Z">
        <w:r>
          <w:delText xml:space="preserve"> </w:delText>
        </w:r>
      </w:del>
      <w:hyperlink w:anchor="def-loglik">
        <w:del w:id="3692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3693" w:author="PR Preview" w:date="2026-01-01T00:00:00Z">
        <w:r>
          <w:delText xml:space="preserve"> </w:delText>
        </w:r>
      </w:del>
      <w:del w:id="3694" w:author="PR Preview" w:date="2026-01-01T00:00:00Z">
        <w:r>
          <w:delText xml:space="preserve">is negative definite for every</w:delText>
        </w:r>
      </w:del>
      <w:del w:id="3695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696" w:author="PR Preview" w:date="2026-01-01T00:00:00Z">
        <w:r>
          <w:delText xml:space="preserve">,</w:delText>
        </w:r>
      </w:del>
      <w:del w:id="3697" w:author="PR Preview" w:date="2026-01-01T00:00:00Z">
        <w:r>
          <w:delText xml:space="preserve"> </w:delText>
        </w:r>
      </w:del>
      <w:del w:id="3698" w:author="PR Preview" w:date="2026-01-01T00:00:00Z">
        <w:r>
          <w:delText xml:space="preserve"> </w:delText>
        </w:r>
      </w:del>
      <w:del w:id="3699" w:author="PR Preview" w:date="2026-01-01T00:00:00Z">
        <w:r>
          <w:delText xml:space="preserve">whatever the observed outcomes.</w:delText>
        </w:r>
      </w:del>
      <w:del w:id="3700" w:author="PR Preview" w:date="2026-01-01T00:00:00Z">
        <w:r>
          <w:delText xml:space="preserve"> </w:delText>
        </w:r>
      </w:del>
      <w:del w:id="3701" w:author="PR Preview" w:date="2026-01-01T00:00:00Z">
        <w:r>
          <w:delText xml:space="preserve">Hence the log-likelihood is strictly concave on</w:delText>
        </w:r>
      </w:del>
      <w:del w:id="370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703" w:author="PR Preview" w:date="2026-01-01T00:00:00Z">
        <w:r>
          <w:delText xml:space="preserve">.</w:delText>
        </w:r>
      </w:del>
    </w:p>
    <w:p>
      <w:pPr>
        <w:pStyle w:val="BodyText"/>
      </w:pPr>
      <w:del w:id="3704" w:author="PR Preview" w:date="2026-01-01T00:00:00Z">
        <w:r>
          <w:rPr>
            <w:i/>
            <w:iCs/>
          </w:rPr>
          <w:delText xml:space="preserve">Proof</w:delText>
        </w:r>
      </w:del>
      <w:del w:id="3705" w:author="PR Preview" w:date="2026-01-01T00:00:00Z">
        <w:r>
          <w:delText xml:space="preserve">. </w:delText>
        </w:r>
      </w:del>
      <w:del w:id="3706" w:author="PR Preview" w:date="2026-01-01T00:00:00Z">
        <w:r>
          <w:delText xml:space="preserve">This is the solution to</w:delText>
        </w:r>
      </w:del>
      <w:del w:id="3707" w:author="PR Preview" w:date="2026-01-01T00:00:00Z">
        <w:r>
          <w:delText xml:space="preserve"> </w:delText>
        </w:r>
      </w:del>
      <w:hyperlink w:anchor="exr-bernoulli-hessian-nd">
        <w:del w:id="3708" w:author="PR Preview" w:date="2026-01-01T00:00:00Z">
          <w:r>
            <w:rPr>
              <w:rStyle w:val="Hyperlink"/>
            </w:rPr>
            <w:delText xml:space="preserve">Exercise 48</w:delText>
          </w:r>
        </w:del>
      </w:hyperlink>
      <w:del w:id="3709" w:author="PR Preview" w:date="2026-01-01T00:00:00Z">
        <w:r>
          <w:delText xml:space="preserve">, worked in</w:delText>
        </w:r>
      </w:del>
      <w:del w:id="3710" w:author="PR Preview" w:date="2026-01-01T00:00:00Z">
        <w:r>
          <w:delText xml:space="preserve"> </w:delText>
        </w:r>
      </w:del>
      <w:hyperlink w:anchor="sol-bernoulli-hessian-nd">
        <w:del w:id="3711" w:author="PR Preview" w:date="2026-01-01T00:00:00Z">
          <w:r>
            <w:rPr>
              <w:rStyle w:val="Hyperlink"/>
            </w:rPr>
            <w:delText xml:space="preserve">Solution 48</w:delText>
          </w:r>
        </w:del>
      </w:hyperlink>
      <w:del w:id="3712" w:author="PR Preview" w:date="2026-01-01T00:00:00Z">
        <w:r>
          <w:delText xml:space="preserve">.</w:delText>
        </w:r>
      </w:del>
      <w:del w:id="3713" w:author="PR Preview" w:date="2026-01-01T00:00:00Z">
        <w:r>
          <w:delText xml:space="preserve"> </w:delText>
        </w:r>
      </w:del>
      <w:del w:id="3714" w:author="PR Preview" w:date="2026-01-01T00:00:00Z">
        <w:r>
          <w:delText xml:space="preserve">It builds on</w:delText>
        </w:r>
      </w:del>
      <w:del w:id="3715" w:author="PR Preview" w:date="2026-01-01T00:00:00Z">
        <w:r>
          <w:delText xml:space="preserve"> </w:delText>
        </w:r>
      </w:del>
      <w:hyperlink w:anchor="thm-bernoulli-hessian-sum">
        <w:del w:id="3716" w:author="PR Preview" w:date="2026-01-01T00:00:00Z">
          <w:r>
            <w:rPr>
              <w:rStyle w:val="Hyperlink"/>
            </w:rPr>
            <w:delText xml:space="preserve">Theorem 24</w:delText>
          </w:r>
        </w:del>
      </w:hyperlink>
      <w:del w:id="3717" w:author="PR Preview" w:date="2026-01-01T00:00:00Z">
        <w:r>
          <w:delText xml:space="preserve">.</w:delText>
        </w:r>
      </w:del>
    </w:p>
    <w:p>
      <w:pPr>
        <w:pStyle w:val="BodyText"/>
      </w:pPr>
      <w:ins w:id="3718" w:author="PR Preview" w:date="2026-01-01T00:00:00Z">
        <w:r>
          <w:rPr>
            <w:b/>
            <w:bCs/>
          </w:rPr>
          <w:t xml:space="preserve">Theorem 26 (Negative definiteness of the Hessian of a binary sample)</w:t>
        </w:r>
      </w:ins>
      <w:ins w:id="3719" w:author="PR Preview" w:date="2026-01-01T00:00:00Z">
        <w:r>
          <w:t xml:space="preserve"> </w:t>
        </w:r>
      </w:ins>
      <w:ins w:id="3720" w:author="PR Preview" w:date="2026-01-01T00:00:00Z">
        <w:r>
          <w:t xml:space="preserve">If</w:t>
        </w:r>
      </w:ins>
      <w:ins w:id="372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722" w:author="PR Preview" w:date="2026-01-01T00:00:00Z">
        <w:r>
          <w:t xml:space="preserve"> </w:t>
        </w:r>
      </w:ins>
      <w:ins w:id="3723" w:author="PR Preview" w:date="2026-01-01T00:00:00Z">
        <w:r>
          <w:t xml:space="preserve">for</w:t>
        </w:r>
      </w:ins>
      <w:ins w:id="372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3725" w:author="PR Preview" w:date="2026-01-01T00:00:00Z">
        <w:r>
          <w:t xml:space="preserve">,</w:t>
        </w:r>
      </w:ins>
      <w:ins w:id="3726" w:author="PR Preview" w:date="2026-01-01T00:00:00Z">
        <w:r>
          <w:t xml:space="preserve"> </w:t>
        </w:r>
      </w:ins>
      <w:ins w:id="3727" w:author="PR Preview" w:date="2026-01-01T00:00:00Z">
        <w:r>
          <w:t xml:space="preserve">the</w:t>
        </w:r>
      </w:ins>
      <w:ins w:id="3728" w:author="PR Preview" w:date="2026-01-01T00:00:00Z">
        <w:r>
          <w:t xml:space="preserve"> </w:t>
        </w:r>
      </w:ins>
      <w:hyperlink w:anchor="def-hessian">
        <w:ins w:id="3729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3730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731" w:author="PR Preview" w:date="2026-01-01T00:00:00Z">
        <w:r>
          <w:t xml:space="preserve"> </w:t>
        </w:r>
      </w:ins>
      <w:ins w:id="3732" w:author="PR Preview" w:date="2026-01-01T00:00:00Z">
        <w:r>
          <w:t xml:space="preserve">of the</w:t>
        </w:r>
      </w:ins>
      <w:ins w:id="3733" w:author="PR Preview" w:date="2026-01-01T00:00:00Z">
        <w:r>
          <w:t xml:space="preserve"> </w:t>
        </w:r>
      </w:ins>
      <w:hyperlink w:anchor="def-loglik">
        <w:ins w:id="3734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3735" w:author="PR Preview" w:date="2026-01-01T00:00:00Z">
        <w:r>
          <w:t xml:space="preserve"> </w:t>
        </w:r>
      </w:ins>
      <w:ins w:id="3736" w:author="PR Preview" w:date="2026-01-01T00:00:00Z">
        <w:r>
          <w:t xml:space="preserve">is negative definite for every</w:t>
        </w:r>
      </w:ins>
      <w:ins w:id="3737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738" w:author="PR Preview" w:date="2026-01-01T00:00:00Z">
        <w:r>
          <w:t xml:space="preserve">,</w:t>
        </w:r>
      </w:ins>
      <w:ins w:id="3739" w:author="PR Preview" w:date="2026-01-01T00:00:00Z">
        <w:r>
          <w:t xml:space="preserve"> </w:t>
        </w:r>
      </w:ins>
      <w:ins w:id="3740" w:author="PR Preview" w:date="2026-01-01T00:00:00Z">
        <w:r>
          <w:t xml:space="preserve"> </w:t>
        </w:r>
      </w:ins>
      <w:ins w:id="3741" w:author="PR Preview" w:date="2026-01-01T00:00:00Z">
        <w:r>
          <w:t xml:space="preserve">whatever the observed outcomes.</w:t>
        </w:r>
      </w:ins>
      <w:ins w:id="3742" w:author="PR Preview" w:date="2026-01-01T00:00:00Z">
        <w:r>
          <w:t xml:space="preserve"> </w:t>
        </w:r>
      </w:ins>
      <w:ins w:id="3743" w:author="PR Preview" w:date="2026-01-01T00:00:00Z">
        <w:r>
          <w:t xml:space="preserve">Hence the log-likelihood is strictly concave on</w:t>
        </w:r>
      </w:ins>
      <w:ins w:id="374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745" w:author="PR Preview" w:date="2026-01-01T00:00:00Z">
        <w:r>
          <w:t xml:space="preserve">.</w:t>
        </w:r>
      </w:ins>
    </w:p>
    <w:bookmarkEnd w:id="328"/>
    <w:p>
      <w:pPr>
        <w:pStyle w:val="BodyText"/>
      </w:pPr>
      <w:ins w:id="3746" w:author="PR Preview" w:date="2026-01-01T00:00:00Z">
        <w:r>
          <w:rPr>
            <w:i/>
            <w:iCs/>
          </w:rPr>
          <w:t xml:space="preserve">Proof</w:t>
        </w:r>
      </w:ins>
      <w:ins w:id="3747" w:author="PR Preview" w:date="2026-01-01T00:00:00Z">
        <w:r>
          <w:t xml:space="preserve">. </w:t>
        </w:r>
      </w:ins>
      <w:ins w:id="3748" w:author="PR Preview" w:date="2026-01-01T00:00:00Z">
        <w:r>
          <w:t xml:space="preserve">This is the solution to</w:t>
        </w:r>
      </w:ins>
      <w:ins w:id="3749" w:author="PR Preview" w:date="2026-01-01T00:00:00Z">
        <w:r>
          <w:t xml:space="preserve"> </w:t>
        </w:r>
      </w:ins>
      <w:hyperlink w:anchor="exr-bernoulli-hessian-nd">
        <w:ins w:id="3750" w:author="PR Preview" w:date="2026-01-01T00:00:00Z">
          <w:r>
            <w:rPr>
              <w:rStyle w:val="Hyperlink"/>
            </w:rPr>
            <w:t xml:space="preserve">Exercise 49</w:t>
          </w:r>
        </w:ins>
      </w:hyperlink>
      <w:ins w:id="3751" w:author="PR Preview" w:date="2026-01-01T00:00:00Z">
        <w:r>
          <w:t xml:space="preserve">, worked in</w:t>
        </w:r>
      </w:ins>
      <w:ins w:id="3752" w:author="PR Preview" w:date="2026-01-01T00:00:00Z">
        <w:r>
          <w:t xml:space="preserve"> </w:t>
        </w:r>
      </w:ins>
      <w:hyperlink w:anchor="sol-bernoulli-hessian-nd">
        <w:ins w:id="3753" w:author="PR Preview" w:date="2026-01-01T00:00:00Z">
          <w:r>
            <w:rPr>
              <w:rStyle w:val="Hyperlink"/>
            </w:rPr>
            <w:t xml:space="preserve">Solution 49</w:t>
          </w:r>
        </w:ins>
      </w:hyperlink>
      <w:ins w:id="3754" w:author="PR Preview" w:date="2026-01-01T00:00:00Z">
        <w:r>
          <w:t xml:space="preserve">.</w:t>
        </w:r>
      </w:ins>
      <w:ins w:id="3755" w:author="PR Preview" w:date="2026-01-01T00:00:00Z">
        <w:r>
          <w:t xml:space="preserve"> </w:t>
        </w:r>
      </w:ins>
      <w:ins w:id="3756" w:author="PR Preview" w:date="2026-01-01T00:00:00Z">
        <w:r>
          <w:t xml:space="preserve">It builds on</w:t>
        </w:r>
      </w:ins>
      <w:ins w:id="3757" w:author="PR Preview" w:date="2026-01-01T00:00:00Z">
        <w:r>
          <w:t xml:space="preserve"> </w:t>
        </w:r>
      </w:ins>
      <w:hyperlink w:anchor="thm-bernoulli-hessian-sum">
        <w:ins w:id="3758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3759" w:author="PR Preview" w:date="2026-01-01T00:00:00Z">
        <w:r>
          <w:t xml:space="preserve">.</w:t>
        </w:r>
      </w:ins>
    </w:p>
    <w:bookmarkEnd w:id="329"/>
    <w:bookmarkStart w:id="334" w:name="the-maximum-likelihood-estimate-1"/>
    <w:p>
      <w:pPr>
        <w:pStyle w:val="Heading3"/>
      </w:pPr>
      <w:r>
        <w:t xml:space="preserve">3.10 The maximum likelihood estimate</w:t>
      </w:r>
    </w:p>
    <w:bookmarkStart w:id="330" w:name="exr-bernoulli-mle"/>
    <w:p>
      <w:pPr>
        <w:pStyle w:val="FirstParagraph"/>
      </w:pPr>
      <w:del w:id="3760" w:author="PR Preview" w:date="2026-01-01T00:00:00Z">
        <w:r>
          <w:rPr>
            <w:b/>
            <w:bCs/>
          </w:rPr>
          <w:delText xml:space="preserve">Exercise 49 (Maximum likelihood estimate of a binary sample)</w:delText>
        </w:r>
      </w:del>
      <w:del w:id="3761" w:author="PR Preview" w:date="2026-01-01T00:00:00Z">
        <w:r>
          <w:delText xml:space="preserve"> </w:delText>
        </w:r>
      </w:del>
      <w:del w:id="3762" w:author="PR Preview" w:date="2026-01-01T00:00:00Z">
        <w:r>
          <w:delText xml:space="preserve">In the setting of</w:delText>
        </w:r>
      </w:del>
      <w:del w:id="3763" w:author="PR Preview" w:date="2026-01-01T00:00:00Z">
        <w:r>
          <w:delText xml:space="preserve"> </w:delText>
        </w:r>
      </w:del>
      <w:hyperlink w:anchor="exr-bernoulli-score-equation">
        <w:del w:id="3764" w:author="PR Preview" w:date="2026-01-01T00:00:00Z">
          <w:r>
            <w:rPr>
              <w:rStyle w:val="Hyperlink"/>
            </w:rPr>
            <w:delText xml:space="preserve">Exercise 43</w:delText>
          </w:r>
        </w:del>
      </w:hyperlink>
      <w:del w:id="3765" w:author="PR Preview" w:date="2026-01-01T00:00:00Z">
        <w:r>
          <w:delText xml:space="preserve">,</w:delText>
        </w:r>
      </w:del>
      <w:del w:id="3766" w:author="PR Preview" w:date="2026-01-01T00:00:00Z">
        <w:r>
          <w:delText xml:space="preserve"> </w:delText>
        </w:r>
      </w:del>
      <w:del w:id="3767" w:author="PR Preview" w:date="2026-01-01T00:00:00Z">
        <w:r>
          <w:delText xml:space="preserve">use</w:delText>
        </w:r>
      </w:del>
      <w:del w:id="3768" w:author="PR Preview" w:date="2026-01-01T00:00:00Z">
        <w:r>
          <w:delText xml:space="preserve"> </w:delText>
        </w:r>
      </w:del>
      <w:hyperlink w:anchor="thm-bernoulli-hessian-nd">
        <w:del w:id="3769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3770" w:author="PR Preview" w:date="2026-01-01T00:00:00Z">
        <w:r>
          <w:delText xml:space="preserve"> </w:delText>
        </w:r>
      </w:del>
      <w:del w:id="3771" w:author="PR Preview" w:date="2026-01-01T00:00:00Z">
        <w:r>
          <w:delText xml:space="preserve">to find the</w:delText>
        </w:r>
      </w:del>
      <w:del w:id="3772" w:author="PR Preview" w:date="2026-01-01T00:00:00Z">
        <w:r>
          <w:delText xml:space="preserve"> </w:delText>
        </w:r>
      </w:del>
      <w:hyperlink w:anchor="def-mle">
        <w:del w:id="3773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377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3775" w:author="PR Preview" w:date="2026-01-01T00:00:00Z">
        <w:r>
          <w:delText xml:space="preserve"> </w:delText>
        </w:r>
      </w:del>
      <w:del w:id="3776" w:author="PR Preview" w:date="2026-01-01T00:00:00Z">
        <w:r>
          <w:delText xml:space="preserve">of</w:delText>
        </w:r>
      </w:del>
      <w:del w:id="3777" w:author="PR Preview" w:date="2026-01-01T00:00:00Z">
        <w:r>
          <w:delText xml:space="preserve"> </w:delText>
        </w:r>
      </w:del>
      <m:oMath>
        <m:r>
          <m:t>π</m:t>
        </m:r>
      </m:oMath>
      <w:del w:id="3778" w:author="PR Preview" w:date="2026-01-01T00:00:00Z">
        <w:r>
          <w:delText xml:space="preserve">.</w:delText>
        </w:r>
      </w:del>
    </w:p>
    <w:p>
      <w:pPr>
        <w:pStyle w:val="BodyText"/>
      </w:pPr>
      <w:del w:id="3779" w:author="PR Preview" w:date="2026-01-01T00:00:00Z">
        <w:r>
          <w:rPr>
            <w:i/>
            <w:iCs/>
          </w:rPr>
          <w:delText xml:space="preserve">Solution 49</w:delText>
        </w:r>
      </w:del>
      <w:del w:id="3780" w:author="PR Preview" w:date="2026-01-01T00:00:00Z">
        <w:r>
          <w:delText xml:space="preserve">. </w:delText>
        </w:r>
      </w:del>
      <w:del w:id="3781" w:author="PR Preview" w:date="2026-01-01T00:00:00Z">
        <w:r>
          <w:delText xml:space="preserve">By</w:delText>
        </w:r>
      </w:del>
      <w:del w:id="3782" w:author="PR Preview" w:date="2026-01-01T00:00:00Z">
        <w:r>
          <w:delText xml:space="preserve"> </w:delText>
        </w:r>
      </w:del>
      <w:hyperlink w:anchor="thm-bernoulli-hessian-nd">
        <w:del w:id="3783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3784" w:author="PR Preview" w:date="2026-01-01T00:00:00Z">
        <w:r>
          <w:delText xml:space="preserve">,</w:delText>
        </w:r>
      </w:del>
      <w:del w:id="3785" w:author="PR Preview" w:date="2026-01-01T00:00:00Z">
        <w:r>
          <w:delText xml:space="preserve"> </w:delText>
        </w:r>
      </w:del>
      <m:oMath>
        <m:r>
          <m:t>ℓ</m:t>
        </m:r>
      </m:oMath>
      <w:del w:id="3786" w:author="PR Preview" w:date="2026-01-01T00:00:00Z">
        <w:r>
          <w:delText xml:space="preserve"> </w:delText>
        </w:r>
      </w:del>
      <w:del w:id="3787" w:author="PR Preview" w:date="2026-01-01T00:00:00Z">
        <w:r>
          <w:delText xml:space="preserve">is strictly concave on</w:delText>
        </w:r>
      </w:del>
      <w:del w:id="378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789" w:author="PR Preview" w:date="2026-01-01T00:00:00Z">
        <w:r>
          <w:delText xml:space="preserve">.</w:delText>
        </w:r>
      </w:del>
      <w:del w:id="3790" w:author="PR Preview" w:date="2026-01-01T00:00:00Z">
        <w:r>
          <w:delText xml:space="preserve"> </w:delText>
        </w:r>
      </w:del>
      <w:del w:id="3791" w:author="PR Preview" w:date="2026-01-01T00:00:00Z">
        <w:r>
          <w:delText xml:space="preserve">A strictly concave</w:delText>
        </w:r>
      </w:del>
      <w:del w:id="3792" w:author="PR Preview" w:date="2026-01-01T00:00:00Z">
        <w:r>
          <w:delText xml:space="preserve"> </w:delText>
        </w:r>
      </w:del>
      <w:hyperlink r:id="rId331">
        <w:del w:id="379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794" w:author="PR Preview" w:date="2026-01-01T00:00:00Z">
        <w:r>
          <w:delText xml:space="preserve"> </w:delText>
        </w:r>
      </w:del>
      <w:del w:id="3795" w:author="PR Preview" w:date="2026-01-01T00:00:00Z">
        <w:r>
          <w:delText xml:space="preserve">that has a</w:delText>
        </w:r>
      </w:del>
      <w:del w:id="3796" w:author="PR Preview" w:date="2026-01-01T00:00:00Z">
        <w:r>
          <w:delText xml:space="preserve"> </w:delText>
        </w:r>
      </w:del>
      <w:hyperlink w:anchor="def-critical-point">
        <w:del w:id="3797" w:author="PR Preview" w:date="2026-01-01T00:00:00Z">
          <w:r>
            <w:rPr>
              <w:rStyle w:val="Hyperlink"/>
            </w:rPr>
            <w:delText xml:space="preserve">critical point</w:delText>
          </w:r>
        </w:del>
      </w:hyperlink>
      <w:del w:id="3798" w:author="PR Preview" w:date="2026-01-01T00:00:00Z">
        <w:r>
          <w:delText xml:space="preserve"> </w:delText>
        </w:r>
      </w:del>
      <w:del w:id="3799" w:author="PR Preview" w:date="2026-01-01T00:00:00Z">
        <w:r>
          <w:delText xml:space="preserve">is maximized there, and nowhere else.</w:delText>
        </w:r>
      </w:del>
      <w:del w:id="3800" w:author="PR Preview" w:date="2026-01-01T00:00:00Z">
        <w:r>
          <w:delText xml:space="preserve"> </w:delText>
        </w:r>
      </w:del>
      <w:del w:id="3801" w:author="PR Preview" w:date="2026-01-01T00:00:00Z">
        <w:r>
          <w:delText xml:space="preserve">With</w:delText>
        </w:r>
      </w:del>
      <w:del w:id="3802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3803" w:author="PR Preview" w:date="2026-01-01T00:00:00Z">
        <w:r>
          <w:delText xml:space="preserve">,</w:delText>
        </w:r>
      </w:del>
      <w:del w:id="3804" w:author="PR Preview" w:date="2026-01-01T00:00:00Z">
        <w:r>
          <w:delText xml:space="preserve"> </w:delText>
        </w:r>
      </w:del>
      <w:hyperlink w:anchor="thm-bernoulli-score-equation">
        <w:del w:id="3805" w:author="PR Preview" w:date="2026-01-01T00:00:00Z">
          <w:r>
            <w:rPr>
              <w:rStyle w:val="Hyperlink"/>
            </w:rPr>
            <w:delText xml:space="preserve">Theorem 22</w:delText>
          </w:r>
        </w:del>
      </w:hyperlink>
      <w:del w:id="3806" w:author="PR Preview" w:date="2026-01-01T00:00:00Z">
        <w:r>
          <w:delText xml:space="preserve"> </w:delText>
        </w:r>
      </w:del>
      <w:del w:id="3807" w:author="PR Preview" w:date="2026-01-01T00:00:00Z">
        <w:r>
          <w:delText xml:space="preserve">says the only critical point of</w:delText>
        </w:r>
      </w:del>
      <w:del w:id="3808" w:author="PR Preview" w:date="2026-01-01T00:00:00Z">
        <w:r>
          <w:delText xml:space="preserve"> </w:delText>
        </w:r>
      </w:del>
      <m:oMath>
        <m:r>
          <m:t>ℓ</m:t>
        </m:r>
      </m:oMath>
      <w:del w:id="3809" w:author="PR Preview" w:date="2026-01-01T00:00:00Z">
        <w:r>
          <w:delText xml:space="preserve"> </w:delText>
        </w:r>
      </w:del>
      <w:del w:id="3810" w:author="PR Preview" w:date="2026-01-01T00:00:00Z">
        <w:r>
          <w:delText xml:space="preserve">in</w:delText>
        </w:r>
      </w:del>
      <w:del w:id="38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812" w:author="PR Preview" w:date="2026-01-01T00:00:00Z">
        <w:r>
          <w:delText xml:space="preserve"> </w:delText>
        </w:r>
      </w:del>
      <w:del w:id="3813" w:author="PR Preview" w:date="2026-01-01T00:00:00Z">
        <w:r>
          <w:delText xml:space="preserve">is</w:delText>
        </w:r>
      </w:del>
      <w:del w:id="3814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3815" w:author="PR Preview" w:date="2026-01-01T00:00:00Z">
        <w:r>
          <w:delText xml:space="preserve">.</w:delText>
        </w:r>
      </w:del>
      <w:del w:id="3816" w:author="PR Preview" w:date="2026-01-01T00:00:00Z">
        <w:r>
          <w:delText xml:space="preserve"> </w:delText>
        </w:r>
      </w:del>
      <w:del w:id="3817" w:author="PR Preview" w:date="2026-01-01T00:00:00Z">
        <w:r>
          <w:delText xml:space="preserve">So</w:delText>
        </w:r>
      </w:del>
      <w:del w:id="3818" w:author="PR Preview" w:date="2026-01-01T00:00:00Z">
        <w:r>
          <w:delText xml:space="preserve"> </w:delText>
        </w:r>
      </w:del>
      <m:oMath>
        <m:r>
          <m:t>ℓ</m:t>
        </m:r>
      </m:oMath>
      <w:del w:id="3819" w:author="PR Preview" w:date="2026-01-01T00:00:00Z">
        <w:r>
          <w:delText xml:space="preserve"> </w:delText>
        </w:r>
      </w:del>
      <w:del w:id="3820" w:author="PR Preview" w:date="2026-01-01T00:00:00Z">
        <w:r>
          <w:delText xml:space="preserve">is maximized at</w:delText>
        </w:r>
      </w:del>
      <w:del w:id="3821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del w:id="3822" w:author="PR Preview" w:date="2026-01-01T00:00:00Z">
        <w:r>
          <w:delText xml:space="preserve">.</w:delText>
        </w:r>
      </w:del>
    </w:p>
    <w:p>
      <w:pPr>
        <w:pStyle w:val="BodyText"/>
      </w:pPr>
      <w:del w:id="3823" w:author="PR Preview" w:date="2026-01-01T00:00:00Z">
        <w:r>
          <w:rPr>
            <w:b/>
            <w:bCs/>
          </w:rPr>
          <w:delText xml:space="preserve">Theorem 26 (Maximum likelihood estimate of a binary sample)</w:delText>
        </w:r>
      </w:del>
      <w:del w:id="3824" w:author="PR Preview" w:date="2026-01-01T00:00:00Z">
        <w:r>
          <w:delText xml:space="preserve"> </w:delText>
        </w:r>
      </w:del>
      <w:del w:id="3825" w:author="PR Preview" w:date="2026-01-01T00:00:00Z">
        <w:r>
          <w:delText xml:space="preserve">If</w:delText>
        </w:r>
      </w:del>
      <w:del w:id="382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827" w:author="PR Preview" w:date="2026-01-01T00:00:00Z">
        <w:r>
          <w:delText xml:space="preserve"> </w:delText>
        </w:r>
      </w:del>
      <w:del w:id="3828" w:author="PR Preview" w:date="2026-01-01T00:00:00Z">
        <w:r>
          <w:delText xml:space="preserve">for</w:delText>
        </w:r>
      </w:del>
      <w:del w:id="382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3830" w:author="PR Preview" w:date="2026-01-01T00:00:00Z">
        <w:r>
          <w:delText xml:space="preserve"> </w:delText>
        </w:r>
      </w:del>
      <w:del w:id="3831" w:author="PR Preview" w:date="2026-01-01T00:00:00Z">
        <w:r>
          <w:delText xml:space="preserve">and the observed</w:delText>
        </w:r>
      </w:del>
      <w:del w:id="3832" w:author="PR Preview" w:date="2026-01-01T00:00:00Z">
        <w:r>
          <w:delText xml:space="preserve"> </w:delText>
        </w:r>
      </w:del>
      <w:hyperlink r:id="rId297">
        <w:del w:id="3833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3834" w:author="PR Preview" w:date="2026-01-01T00:00:00Z">
        <w:r>
          <w:delText xml:space="preserve"> </w:delText>
        </w:r>
      </w:del>
      <w:del w:id="3835" w:author="PR Preview" w:date="2026-01-01T00:00:00Z">
        <w:r>
          <w:delText xml:space="preserve">satisfies</w:delText>
        </w:r>
      </w:del>
      <w:del w:id="3836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3837" w:author="PR Preview" w:date="2026-01-01T00:00:00Z">
        <w:r>
          <w:delText xml:space="preserve">,</w:delText>
        </w:r>
      </w:del>
      <w:del w:id="3838" w:author="PR Preview" w:date="2026-01-01T00:00:00Z">
        <w:r>
          <w:delText xml:space="preserve"> </w:delText>
        </w:r>
      </w:del>
      <w:del w:id="3839" w:author="PR Preview" w:date="2026-01-01T00:00:00Z">
        <w:r>
          <w:delText xml:space="preserve">the</w:delText>
        </w:r>
      </w:del>
      <w:del w:id="3840" w:author="PR Preview" w:date="2026-01-01T00:00:00Z">
        <w:r>
          <w:delText xml:space="preserve"> </w:delText>
        </w:r>
      </w:del>
      <w:hyperlink w:anchor="def-mle">
        <w:del w:id="3841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3842" w:author="PR Preview" w:date="2026-01-01T00:00:00Z">
        <w:r>
          <w:delText xml:space="preserve"> </w:delText>
        </w:r>
      </w:del>
      <w:del w:id="3843" w:author="PR Preview" w:date="2026-01-01T00:00:00Z">
        <w:r>
          <w:delText xml:space="preserve">of</w:delText>
        </w:r>
      </w:del>
      <w:del w:id="3844" w:author="PR Preview" w:date="2026-01-01T00:00:00Z">
        <w:r>
          <w:delText xml:space="preserve"> </w:delText>
        </w:r>
      </w:del>
      <m:oMath>
        <m:r>
          <m:t>π</m:t>
        </m:r>
      </m:oMath>
      <w:del w:id="3845" w:author="PR Preview" w:date="2026-01-01T00:00:00Z">
        <w:r>
          <w:delText xml:space="preserve"> </w:delText>
        </w:r>
      </w:del>
      <w:del w:id="3846" w:author="PR Preview" w:date="2026-01-01T00:00:00Z">
        <w:r>
          <w:delText xml:space="preserve">is the sample mean: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del w:id="3847" w:author="PR Preview" w:date="2026-01-01T00:00:00Z">
        <w:r>
          <w:rPr>
            <w:i/>
            <w:iCs/>
          </w:rPr>
          <w:delText xml:space="preserve">Proof</w:delText>
        </w:r>
      </w:del>
      <w:del w:id="3848" w:author="PR Preview" w:date="2026-01-01T00:00:00Z">
        <w:r>
          <w:delText xml:space="preserve">. </w:delText>
        </w:r>
      </w:del>
      <w:del w:id="3849" w:author="PR Preview" w:date="2026-01-01T00:00:00Z">
        <w:r>
          <w:delText xml:space="preserve">This is the solution to</w:delText>
        </w:r>
      </w:del>
      <w:del w:id="3850" w:author="PR Preview" w:date="2026-01-01T00:00:00Z">
        <w:r>
          <w:delText xml:space="preserve"> </w:delText>
        </w:r>
      </w:del>
      <w:hyperlink w:anchor="exr-bernoulli-mle">
        <w:del w:id="3851" w:author="PR Preview" w:date="2026-01-01T00:00:00Z">
          <w:r>
            <w:rPr>
              <w:rStyle w:val="Hyperlink"/>
            </w:rPr>
            <w:delText xml:space="preserve">Exercise 49</w:delText>
          </w:r>
        </w:del>
      </w:hyperlink>
      <w:del w:id="3852" w:author="PR Preview" w:date="2026-01-01T00:00:00Z">
        <w:r>
          <w:delText xml:space="preserve">, worked in</w:delText>
        </w:r>
      </w:del>
      <w:del w:id="3853" w:author="PR Preview" w:date="2026-01-01T00:00:00Z">
        <w:r>
          <w:delText xml:space="preserve"> </w:delText>
        </w:r>
      </w:del>
      <w:hyperlink w:anchor="sol-bernoulli-mle">
        <w:del w:id="3854" w:author="PR Preview" w:date="2026-01-01T00:00:00Z">
          <w:r>
            <w:rPr>
              <w:rStyle w:val="Hyperlink"/>
            </w:rPr>
            <w:delText xml:space="preserve">Solution 49</w:delText>
          </w:r>
        </w:del>
      </w:hyperlink>
      <w:del w:id="3855" w:author="PR Preview" w:date="2026-01-01T00:00:00Z">
        <w:r>
          <w:delText xml:space="preserve">.</w:delText>
        </w:r>
      </w:del>
      <w:del w:id="3856" w:author="PR Preview" w:date="2026-01-01T00:00:00Z">
        <w:r>
          <w:delText xml:space="preserve"> </w:delText>
        </w:r>
      </w:del>
      <w:del w:id="3857" w:author="PR Preview" w:date="2026-01-01T00:00:00Z">
        <w:r>
          <w:delText xml:space="preserve">It builds on</w:delText>
        </w:r>
      </w:del>
      <w:del w:id="3858" w:author="PR Preview" w:date="2026-01-01T00:00:00Z">
        <w:r>
          <w:delText xml:space="preserve"> </w:delText>
        </w:r>
      </w:del>
      <w:hyperlink w:anchor="thm-bernoulli-score-equation">
        <w:del w:id="3859" w:author="PR Preview" w:date="2026-01-01T00:00:00Z">
          <w:r>
            <w:rPr>
              <w:rStyle w:val="Hyperlink"/>
            </w:rPr>
            <w:delText xml:space="preserve">Theorem 22</w:delText>
          </w:r>
        </w:del>
      </w:hyperlink>
      <w:del w:id="3860" w:author="PR Preview" w:date="2026-01-01T00:00:00Z">
        <w:r>
          <w:delText xml:space="preserve"> </w:delText>
        </w:r>
      </w:del>
      <w:del w:id="3861" w:author="PR Preview" w:date="2026-01-01T00:00:00Z">
        <w:r>
          <w:delText xml:space="preserve">and</w:delText>
        </w:r>
      </w:del>
      <w:del w:id="3862" w:author="PR Preview" w:date="2026-01-01T00:00:00Z">
        <w:r>
          <w:delText xml:space="preserve"> </w:delText>
        </w:r>
      </w:del>
      <w:hyperlink w:anchor="thm-bernoulli-hessian-nd">
        <w:del w:id="3863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3864" w:author="PR Preview" w:date="2026-01-01T00:00:00Z">
        <w:r>
          <w:delText xml:space="preserve">.</w:delText>
        </w:r>
      </w:del>
    </w:p>
    <w:p>
      <w:pPr>
        <w:pStyle w:val="FirstParagraph"/>
      </w:pPr>
      <w:ins w:id="3865" w:author="PR Preview" w:date="2026-01-01T00:00:00Z">
        <w:r>
          <w:rPr>
            <w:b/>
            <w:bCs/>
          </w:rPr>
          <w:t xml:space="preserve">Exercise 50 (Maximum likelihood estimate of a binary sample)</w:t>
        </w:r>
      </w:ins>
      <w:ins w:id="3866" w:author="PR Preview" w:date="2026-01-01T00:00:00Z">
        <w:r>
          <w:t xml:space="preserve"> </w:t>
        </w:r>
      </w:ins>
      <w:ins w:id="3867" w:author="PR Preview" w:date="2026-01-01T00:00:00Z">
        <w:r>
          <w:t xml:space="preserve">In the setting of</w:t>
        </w:r>
      </w:ins>
      <w:ins w:id="3868" w:author="PR Preview" w:date="2026-01-01T00:00:00Z">
        <w:r>
          <w:t xml:space="preserve"> </w:t>
        </w:r>
      </w:ins>
      <w:hyperlink w:anchor="exr-bernoulli-score-equation">
        <w:ins w:id="3869" w:author="PR Preview" w:date="2026-01-01T00:00:00Z">
          <w:r>
            <w:rPr>
              <w:rStyle w:val="Hyperlink"/>
            </w:rPr>
            <w:t xml:space="preserve">Exercise 44</w:t>
          </w:r>
        </w:ins>
      </w:hyperlink>
      <w:ins w:id="3870" w:author="PR Preview" w:date="2026-01-01T00:00:00Z">
        <w:r>
          <w:t xml:space="preserve">,</w:t>
        </w:r>
      </w:ins>
      <w:ins w:id="3871" w:author="PR Preview" w:date="2026-01-01T00:00:00Z">
        <w:r>
          <w:t xml:space="preserve"> </w:t>
        </w:r>
      </w:ins>
      <w:ins w:id="3872" w:author="PR Preview" w:date="2026-01-01T00:00:00Z">
        <w:r>
          <w:t xml:space="preserve">use</w:t>
        </w:r>
      </w:ins>
      <w:ins w:id="3873" w:author="PR Preview" w:date="2026-01-01T00:00:00Z">
        <w:r>
          <w:t xml:space="preserve"> </w:t>
        </w:r>
      </w:ins>
      <w:hyperlink w:anchor="thm-bernoulli-hessian-nd">
        <w:ins w:id="3874" w:author="PR Preview" w:date="2026-01-01T00:00:00Z">
          <w:r>
            <w:rPr>
              <w:rStyle w:val="Hyperlink"/>
            </w:rPr>
            <w:t xml:space="preserve">Theorem 26</w:t>
          </w:r>
        </w:ins>
      </w:hyperlink>
      <w:ins w:id="3875" w:author="PR Preview" w:date="2026-01-01T00:00:00Z">
        <w:r>
          <w:t xml:space="preserve"> </w:t>
        </w:r>
      </w:ins>
      <w:ins w:id="3876" w:author="PR Preview" w:date="2026-01-01T00:00:00Z">
        <w:r>
          <w:t xml:space="preserve">to find the</w:t>
        </w:r>
      </w:ins>
      <w:ins w:id="3877" w:author="PR Preview" w:date="2026-01-01T00:00:00Z">
        <w:r>
          <w:t xml:space="preserve"> </w:t>
        </w:r>
      </w:ins>
      <w:hyperlink w:anchor="def-mle">
        <w:ins w:id="3878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387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3880" w:author="PR Preview" w:date="2026-01-01T00:00:00Z">
        <w:r>
          <w:t xml:space="preserve"> </w:t>
        </w:r>
      </w:ins>
      <w:ins w:id="3881" w:author="PR Preview" w:date="2026-01-01T00:00:00Z">
        <w:r>
          <w:t xml:space="preserve">of</w:t>
        </w:r>
      </w:ins>
      <w:ins w:id="3882" w:author="PR Preview" w:date="2026-01-01T00:00:00Z">
        <w:r>
          <w:t xml:space="preserve"> </w:t>
        </w:r>
      </w:ins>
      <m:oMath>
        <m:r>
          <m:t>π</m:t>
        </m:r>
      </m:oMath>
      <w:ins w:id="3883" w:author="PR Preview" w:date="2026-01-01T00:00:00Z">
        <w:r>
          <w:t xml:space="preserve">.</w:t>
        </w:r>
      </w:ins>
    </w:p>
    <w:bookmarkEnd w:id="330"/>
    <w:bookmarkStart w:id="332" w:name="sol-bernoulli-mle"/>
    <w:p>
      <w:pPr>
        <w:pStyle w:val="BodyText"/>
      </w:pPr>
      <w:ins w:id="3884" w:author="PR Preview" w:date="2026-01-01T00:00:00Z">
        <w:r>
          <w:rPr>
            <w:i/>
            <w:iCs/>
          </w:rPr>
          <w:t xml:space="preserve">Solution 50</w:t>
        </w:r>
      </w:ins>
      <w:ins w:id="3885" w:author="PR Preview" w:date="2026-01-01T00:00:00Z">
        <w:r>
          <w:t xml:space="preserve">. </w:t>
        </w:r>
      </w:ins>
      <w:ins w:id="3886" w:author="PR Preview" w:date="2026-01-01T00:00:00Z">
        <w:r>
          <w:t xml:space="preserve">By</w:t>
        </w:r>
      </w:ins>
      <w:ins w:id="3887" w:author="PR Preview" w:date="2026-01-01T00:00:00Z">
        <w:r>
          <w:t xml:space="preserve"> </w:t>
        </w:r>
      </w:ins>
      <w:hyperlink w:anchor="thm-bernoulli-hessian-nd">
        <w:ins w:id="3888" w:author="PR Preview" w:date="2026-01-01T00:00:00Z">
          <w:r>
            <w:rPr>
              <w:rStyle w:val="Hyperlink"/>
            </w:rPr>
            <w:t xml:space="preserve">Theorem 26</w:t>
          </w:r>
        </w:ins>
      </w:hyperlink>
      <w:ins w:id="3889" w:author="PR Preview" w:date="2026-01-01T00:00:00Z">
        <w:r>
          <w:t xml:space="preserve">,</w:t>
        </w:r>
      </w:ins>
      <w:ins w:id="3890" w:author="PR Preview" w:date="2026-01-01T00:00:00Z">
        <w:r>
          <w:t xml:space="preserve"> </w:t>
        </w:r>
      </w:ins>
      <m:oMath>
        <m:r>
          <m:t>ℓ</m:t>
        </m:r>
      </m:oMath>
      <w:ins w:id="3891" w:author="PR Preview" w:date="2026-01-01T00:00:00Z">
        <w:r>
          <w:t xml:space="preserve"> </w:t>
        </w:r>
      </w:ins>
      <w:ins w:id="3892" w:author="PR Preview" w:date="2026-01-01T00:00:00Z">
        <w:r>
          <w:t xml:space="preserve">is strictly concave on</w:t>
        </w:r>
      </w:ins>
      <w:ins w:id="38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894" w:author="PR Preview" w:date="2026-01-01T00:00:00Z">
        <w:r>
          <w:t xml:space="preserve">.</w:t>
        </w:r>
      </w:ins>
      <w:ins w:id="3895" w:author="PR Preview" w:date="2026-01-01T00:00:00Z">
        <w:r>
          <w:t xml:space="preserve"> </w:t>
        </w:r>
      </w:ins>
      <w:ins w:id="3896" w:author="PR Preview" w:date="2026-01-01T00:00:00Z">
        <w:r>
          <w:t xml:space="preserve">A strictly concave</w:t>
        </w:r>
      </w:ins>
      <w:ins w:id="3897" w:author="PR Preview" w:date="2026-01-01T00:00:00Z">
        <w:r>
          <w:t xml:space="preserve"> </w:t>
        </w:r>
      </w:ins>
      <w:hyperlink r:id="rId331">
        <w:ins w:id="389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899" w:author="PR Preview" w:date="2026-01-01T00:00:00Z">
        <w:r>
          <w:t xml:space="preserve"> </w:t>
        </w:r>
      </w:ins>
      <w:ins w:id="3900" w:author="PR Preview" w:date="2026-01-01T00:00:00Z">
        <w:r>
          <w:t xml:space="preserve">that has a</w:t>
        </w:r>
      </w:ins>
      <w:ins w:id="3901" w:author="PR Preview" w:date="2026-01-01T00:00:00Z">
        <w:r>
          <w:t xml:space="preserve"> </w:t>
        </w:r>
      </w:ins>
      <w:hyperlink w:anchor="def-critical-point">
        <w:ins w:id="3902" w:author="PR Preview" w:date="2026-01-01T00:00:00Z">
          <w:r>
            <w:rPr>
              <w:rStyle w:val="Hyperlink"/>
            </w:rPr>
            <w:t xml:space="preserve">critical point</w:t>
          </w:r>
        </w:ins>
      </w:hyperlink>
      <w:ins w:id="3903" w:author="PR Preview" w:date="2026-01-01T00:00:00Z">
        <w:r>
          <w:t xml:space="preserve"> </w:t>
        </w:r>
      </w:ins>
      <w:ins w:id="3904" w:author="PR Preview" w:date="2026-01-01T00:00:00Z">
        <w:r>
          <w:t xml:space="preserve">is maximized there, and nowhere else.</w:t>
        </w:r>
      </w:ins>
      <w:ins w:id="3905" w:author="PR Preview" w:date="2026-01-01T00:00:00Z">
        <w:r>
          <w:t xml:space="preserve"> </w:t>
        </w:r>
      </w:ins>
      <w:ins w:id="3906" w:author="PR Preview" w:date="2026-01-01T00:00:00Z">
        <w:r>
          <w:t xml:space="preserve">With</w:t>
        </w:r>
      </w:ins>
      <w:ins w:id="3907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3908" w:author="PR Preview" w:date="2026-01-01T00:00:00Z">
        <w:r>
          <w:t xml:space="preserve">,</w:t>
        </w:r>
      </w:ins>
      <w:ins w:id="3909" w:author="PR Preview" w:date="2026-01-01T00:00:00Z">
        <w:r>
          <w:t xml:space="preserve"> </w:t>
        </w:r>
      </w:ins>
      <w:hyperlink w:anchor="thm-bernoulli-score-equation">
        <w:ins w:id="3910" w:author="PR Preview" w:date="2026-01-01T00:00:00Z">
          <w:r>
            <w:rPr>
              <w:rStyle w:val="Hyperlink"/>
            </w:rPr>
            <w:t xml:space="preserve">Theorem 23</w:t>
          </w:r>
        </w:ins>
      </w:hyperlink>
      <w:ins w:id="3911" w:author="PR Preview" w:date="2026-01-01T00:00:00Z">
        <w:r>
          <w:t xml:space="preserve"> </w:t>
        </w:r>
      </w:ins>
      <w:ins w:id="3912" w:author="PR Preview" w:date="2026-01-01T00:00:00Z">
        <w:r>
          <w:t xml:space="preserve">says the only critical point of</w:t>
        </w:r>
      </w:ins>
      <w:ins w:id="3913" w:author="PR Preview" w:date="2026-01-01T00:00:00Z">
        <w:r>
          <w:t xml:space="preserve"> </w:t>
        </w:r>
      </w:ins>
      <m:oMath>
        <m:r>
          <m:t>ℓ</m:t>
        </m:r>
      </m:oMath>
      <w:ins w:id="3914" w:author="PR Preview" w:date="2026-01-01T00:00:00Z">
        <w:r>
          <w:t xml:space="preserve"> </w:t>
        </w:r>
      </w:ins>
      <w:ins w:id="3915" w:author="PR Preview" w:date="2026-01-01T00:00:00Z">
        <w:r>
          <w:t xml:space="preserve">in</w:t>
        </w:r>
      </w:ins>
      <w:ins w:id="39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917" w:author="PR Preview" w:date="2026-01-01T00:00:00Z">
        <w:r>
          <w:t xml:space="preserve"> </w:t>
        </w:r>
      </w:ins>
      <w:ins w:id="3918" w:author="PR Preview" w:date="2026-01-01T00:00:00Z">
        <w:r>
          <w:t xml:space="preserve">is</w:t>
        </w:r>
      </w:ins>
      <w:ins w:id="391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3920" w:author="PR Preview" w:date="2026-01-01T00:00:00Z">
        <w:r>
          <w:t xml:space="preserve">.</w:t>
        </w:r>
      </w:ins>
      <w:ins w:id="3921" w:author="PR Preview" w:date="2026-01-01T00:00:00Z">
        <w:r>
          <w:t xml:space="preserve"> </w:t>
        </w:r>
      </w:ins>
      <w:ins w:id="3922" w:author="PR Preview" w:date="2026-01-01T00:00:00Z">
        <w:r>
          <w:t xml:space="preserve">So</w:t>
        </w:r>
      </w:ins>
      <w:ins w:id="3923" w:author="PR Preview" w:date="2026-01-01T00:00:00Z">
        <w:r>
          <w:t xml:space="preserve"> </w:t>
        </w:r>
      </w:ins>
      <m:oMath>
        <m:r>
          <m:t>ℓ</m:t>
        </m:r>
      </m:oMath>
      <w:ins w:id="3924" w:author="PR Preview" w:date="2026-01-01T00:00:00Z">
        <w:r>
          <w:t xml:space="preserve"> </w:t>
        </w:r>
      </w:ins>
      <w:ins w:id="3925" w:author="PR Preview" w:date="2026-01-01T00:00:00Z">
        <w:r>
          <w:t xml:space="preserve">is maximized at</w:t>
        </w:r>
      </w:ins>
      <w:ins w:id="3926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ins w:id="3927" w:author="PR Preview" w:date="2026-01-01T00:00:00Z">
        <w:r>
          <w:t xml:space="preserve">.</w:t>
        </w:r>
      </w:ins>
    </w:p>
    <w:bookmarkEnd w:id="332"/>
    <w:bookmarkStart w:id="333" w:name="thm-bernoulli-mle"/>
    <w:p>
      <w:pPr>
        <w:pStyle w:val="BodyText"/>
      </w:pPr>
      <w:ins w:id="3928" w:author="PR Preview" w:date="2026-01-01T00:00:00Z">
        <w:r>
          <w:rPr>
            <w:b/>
            <w:bCs/>
          </w:rPr>
          <w:t xml:space="preserve">Theorem 27 (Maximum likelihood estimate of a binary sample)</w:t>
        </w:r>
      </w:ins>
      <w:ins w:id="3929" w:author="PR Preview" w:date="2026-01-01T00:00:00Z">
        <w:r>
          <w:t xml:space="preserve"> </w:t>
        </w:r>
      </w:ins>
      <w:ins w:id="3930" w:author="PR Preview" w:date="2026-01-01T00:00:00Z">
        <w:r>
          <w:t xml:space="preserve">If</w:t>
        </w:r>
      </w:ins>
      <w:ins w:id="393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932" w:author="PR Preview" w:date="2026-01-01T00:00:00Z">
        <w:r>
          <w:t xml:space="preserve"> </w:t>
        </w:r>
      </w:ins>
      <w:ins w:id="3933" w:author="PR Preview" w:date="2026-01-01T00:00:00Z">
        <w:r>
          <w:t xml:space="preserve">for</w:t>
        </w:r>
      </w:ins>
      <w:ins w:id="393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3935" w:author="PR Preview" w:date="2026-01-01T00:00:00Z">
        <w:r>
          <w:t xml:space="preserve"> </w:t>
        </w:r>
      </w:ins>
      <w:ins w:id="3936" w:author="PR Preview" w:date="2026-01-01T00:00:00Z">
        <w:r>
          <w:t xml:space="preserve">and the observed</w:t>
        </w:r>
      </w:ins>
      <w:ins w:id="3937" w:author="PR Preview" w:date="2026-01-01T00:00:00Z">
        <w:r>
          <w:t xml:space="preserve"> </w:t>
        </w:r>
      </w:ins>
      <w:hyperlink r:id="rId297">
        <w:ins w:id="3938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3939" w:author="PR Preview" w:date="2026-01-01T00:00:00Z">
        <w:r>
          <w:t xml:space="preserve"> </w:t>
        </w:r>
      </w:ins>
      <w:ins w:id="3940" w:author="PR Preview" w:date="2026-01-01T00:00:00Z">
        <w:r>
          <w:t xml:space="preserve">satisfies</w:t>
        </w:r>
      </w:ins>
      <w:ins w:id="394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3942" w:author="PR Preview" w:date="2026-01-01T00:00:00Z">
        <w:r>
          <w:t xml:space="preserve">,</w:t>
        </w:r>
      </w:ins>
      <w:ins w:id="3943" w:author="PR Preview" w:date="2026-01-01T00:00:00Z">
        <w:r>
          <w:t xml:space="preserve"> </w:t>
        </w:r>
      </w:ins>
      <w:ins w:id="3944" w:author="PR Preview" w:date="2026-01-01T00:00:00Z">
        <w:r>
          <w:t xml:space="preserve">the</w:t>
        </w:r>
      </w:ins>
      <w:ins w:id="3945" w:author="PR Preview" w:date="2026-01-01T00:00:00Z">
        <w:r>
          <w:t xml:space="preserve"> </w:t>
        </w:r>
      </w:ins>
      <w:hyperlink w:anchor="def-mle">
        <w:ins w:id="3946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3947" w:author="PR Preview" w:date="2026-01-01T00:00:00Z">
        <w:r>
          <w:t xml:space="preserve"> </w:t>
        </w:r>
      </w:ins>
      <w:ins w:id="3948" w:author="PR Preview" w:date="2026-01-01T00:00:00Z">
        <w:r>
          <w:t xml:space="preserve">of</w:t>
        </w:r>
      </w:ins>
      <w:ins w:id="3949" w:author="PR Preview" w:date="2026-01-01T00:00:00Z">
        <w:r>
          <w:t xml:space="preserve"> </w:t>
        </w:r>
      </w:ins>
      <m:oMath>
        <m:r>
          <m:t>π</m:t>
        </m:r>
      </m:oMath>
      <w:ins w:id="3950" w:author="PR Preview" w:date="2026-01-01T00:00:00Z">
        <w:r>
          <w:t xml:space="preserve"> </w:t>
        </w:r>
      </w:ins>
      <w:ins w:id="3951" w:author="PR Preview" w:date="2026-01-01T00:00:00Z">
        <w:r>
          <w:t xml:space="preserve">is the sample mean: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33"/>
    <w:p>
      <w:pPr>
        <w:pStyle w:val="FirstParagraph"/>
      </w:pPr>
      <w:ins w:id="3952" w:author="PR Preview" w:date="2026-01-01T00:00:00Z">
        <w:r>
          <w:rPr>
            <w:i/>
            <w:iCs/>
          </w:rPr>
          <w:t xml:space="preserve">Proof</w:t>
        </w:r>
      </w:ins>
      <w:ins w:id="3953" w:author="PR Preview" w:date="2026-01-01T00:00:00Z">
        <w:r>
          <w:t xml:space="preserve">. </w:t>
        </w:r>
      </w:ins>
      <w:ins w:id="3954" w:author="PR Preview" w:date="2026-01-01T00:00:00Z">
        <w:r>
          <w:t xml:space="preserve">This is the solution to</w:t>
        </w:r>
      </w:ins>
      <w:ins w:id="3955" w:author="PR Preview" w:date="2026-01-01T00:00:00Z">
        <w:r>
          <w:t xml:space="preserve"> </w:t>
        </w:r>
      </w:ins>
      <w:hyperlink w:anchor="exr-bernoulli-mle">
        <w:ins w:id="3956" w:author="PR Preview" w:date="2026-01-01T00:00:00Z">
          <w:r>
            <w:rPr>
              <w:rStyle w:val="Hyperlink"/>
            </w:rPr>
            <w:t xml:space="preserve">Exercise 50</w:t>
          </w:r>
        </w:ins>
      </w:hyperlink>
      <w:ins w:id="3957" w:author="PR Preview" w:date="2026-01-01T00:00:00Z">
        <w:r>
          <w:t xml:space="preserve">, worked in</w:t>
        </w:r>
      </w:ins>
      <w:ins w:id="3958" w:author="PR Preview" w:date="2026-01-01T00:00:00Z">
        <w:r>
          <w:t xml:space="preserve"> </w:t>
        </w:r>
      </w:ins>
      <w:hyperlink w:anchor="sol-bernoulli-mle">
        <w:ins w:id="3959" w:author="PR Preview" w:date="2026-01-01T00:00:00Z">
          <w:r>
            <w:rPr>
              <w:rStyle w:val="Hyperlink"/>
            </w:rPr>
            <w:t xml:space="preserve">Solution 50</w:t>
          </w:r>
        </w:ins>
      </w:hyperlink>
      <w:ins w:id="3960" w:author="PR Preview" w:date="2026-01-01T00:00:00Z">
        <w:r>
          <w:t xml:space="preserve">.</w:t>
        </w:r>
      </w:ins>
      <w:ins w:id="3961" w:author="PR Preview" w:date="2026-01-01T00:00:00Z">
        <w:r>
          <w:t xml:space="preserve"> </w:t>
        </w:r>
      </w:ins>
      <w:ins w:id="3962" w:author="PR Preview" w:date="2026-01-01T00:00:00Z">
        <w:r>
          <w:t xml:space="preserve">It builds on</w:t>
        </w:r>
      </w:ins>
      <w:ins w:id="3963" w:author="PR Preview" w:date="2026-01-01T00:00:00Z">
        <w:r>
          <w:t xml:space="preserve"> </w:t>
        </w:r>
      </w:ins>
      <w:hyperlink w:anchor="thm-bernoulli-score-equation">
        <w:ins w:id="3964" w:author="PR Preview" w:date="2026-01-01T00:00:00Z">
          <w:r>
            <w:rPr>
              <w:rStyle w:val="Hyperlink"/>
            </w:rPr>
            <w:t xml:space="preserve">Theorem 23</w:t>
          </w:r>
        </w:ins>
      </w:hyperlink>
      <w:ins w:id="3965" w:author="PR Preview" w:date="2026-01-01T00:00:00Z">
        <w:r>
          <w:t xml:space="preserve"> </w:t>
        </w:r>
      </w:ins>
      <w:ins w:id="3966" w:author="PR Preview" w:date="2026-01-01T00:00:00Z">
        <w:r>
          <w:t xml:space="preserve">and</w:t>
        </w:r>
      </w:ins>
      <w:ins w:id="3967" w:author="PR Preview" w:date="2026-01-01T00:00:00Z">
        <w:r>
          <w:t xml:space="preserve"> </w:t>
        </w:r>
      </w:ins>
      <w:hyperlink w:anchor="thm-bernoulli-hessian-nd">
        <w:ins w:id="3968" w:author="PR Preview" w:date="2026-01-01T00:00:00Z">
          <w:r>
            <w:rPr>
              <w:rStyle w:val="Hyperlink"/>
            </w:rPr>
            <w:t xml:space="preserve">Theorem 26</w:t>
          </w:r>
        </w:ins>
      </w:hyperlink>
      <w:ins w:id="3969" w:author="PR Preview" w:date="2026-01-01T00:00:00Z">
        <w:r>
          <w:t xml:space="preserve">.</w:t>
        </w:r>
      </w:ins>
    </w:p>
    <w:bookmarkEnd w:id="334"/>
    <w:bookmarkEnd w:id="335"/>
    <w:bookmarkStart w:id="348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7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36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84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37"/>
    <w:bookmarkStart w:id="338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38"/>
    <w:bookmarkStart w:id="341" w:name="the-profile-log-likelihood"/>
    <w:p>
      <w:pPr>
        <w:pStyle w:val="Heading3"/>
      </w:pPr>
      <w:r>
        <w:t xml:space="preserve">4.3 The profile log-likelihood</w:t>
      </w:r>
    </w:p>
    <w:bookmarkStart w:id="33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9"/>
    <w:bookmarkStart w:id="340" w:name="exm-profile-loglik"/>
    <w:p>
      <w:pPr>
        <w:pStyle w:val="FirstParagraph"/>
      </w:pPr>
      <w:del w:id="3970" w:author="PR Preview" w:date="2026-01-01T00:00:00Z">
        <w:r>
          <w:rPr>
            <w:b/>
            <w:bCs/>
          </w:rPr>
          <w:delText xml:space="preserve">Example 16 (Profile log-likelihood of a Gaussian variance)</w:delText>
        </w:r>
      </w:del>
      <w:del w:id="3971" w:author="PR Preview" w:date="2026-01-01T00:00:00Z">
        <w:r>
          <w:delText xml:space="preserve"> </w:delText>
        </w:r>
      </w:del>
      <w:del w:id="3972" w:author="PR Preview" w:date="2026-01-01T00:00:00Z">
        <w:r>
          <w:delText xml:space="preserve">In the Gaussian model,</w:delText>
        </w:r>
      </w:del>
      <w:del w:id="397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3974" w:author="PR Preview" w:date="2026-01-01T00:00:00Z">
        <w:r>
          <w:delText xml:space="preserve"> </w:delText>
        </w:r>
      </w:del>
      <w:del w:id="3975" w:author="PR Preview" w:date="2026-01-01T00:00:00Z">
        <w:r>
          <w:delText xml:space="preserve">maximizes</w:delText>
        </w:r>
      </w:del>
      <w:del w:id="3976" w:author="PR Preview" w:date="2026-01-01T00:00:00Z">
        <w:r>
          <w:delText xml:space="preserve"> </w:delText>
        </w:r>
      </w:del>
      <m:oMath>
        <m:r>
          <m:t>ℓ</m:t>
        </m:r>
      </m:oMath>
      <w:del w:id="3977" w:author="PR Preview" w:date="2026-01-01T00:00:00Z">
        <w:r>
          <w:delText xml:space="preserve"> </w:delText>
        </w:r>
      </w:del>
      <w:del w:id="3978" w:author="PR Preview" w:date="2026-01-01T00:00:00Z">
        <w:r>
          <w:delText xml:space="preserve">over</w:delText>
        </w:r>
      </w:del>
      <w:del w:id="3979" w:author="PR Preview" w:date="2026-01-01T00:00:00Z">
        <w:r>
          <w:delText xml:space="preserve"> </w:delText>
        </w:r>
      </w:del>
      <m:oMath>
        <m:r>
          <m:t>μ</m:t>
        </m:r>
      </m:oMath>
      <w:del w:id="3980" w:author="PR Preview" w:date="2026-01-01T00:00:00Z">
        <w:r>
          <w:delText xml:space="preserve"> </w:delText>
        </w:r>
      </w:del>
      <w:del w:id="3981" w:author="PR Preview" w:date="2026-01-01T00:00:00Z">
        <w:r>
          <w:delText xml:space="preserve">for every value of</w:delText>
        </w:r>
      </w:del>
      <w:del w:id="398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983" w:author="PR Preview" w:date="2026-01-01T00:00:00Z">
        <w:r>
          <w:delText xml:space="preserve"> </w:delText>
        </w:r>
      </w:del>
      <w:del w:id="3984" w:author="PR Preview" w:date="2026-01-01T00:00:00Z">
        <w:r>
          <w:delText xml:space="preserve">(</w:delText>
        </w:r>
      </w:del>
      <w:hyperlink w:anchor="sec-gaussian-mle">
        <w:del w:id="3985" w:author="PR Preview" w:date="2026-01-01T00:00:00Z">
          <w:r>
            <w:rPr>
              <w:rStyle w:val="Hyperlink"/>
            </w:rPr>
            <w:delText xml:space="preserve">Gaussian MLEs</w:delText>
          </w:r>
        </w:del>
      </w:hyperlink>
      <w:del w:id="3986" w:author="PR Preview" w:date="2026-01-01T00:00:00Z">
        <w:r>
          <w:delText xml:space="preserve">),</w:delText>
        </w:r>
      </w:del>
      <w:del w:id="3987" w:author="PR Preview" w:date="2026-01-01T00:00:00Z">
        <w:r>
          <w:delText xml:space="preserve"> </w:delText>
        </w:r>
      </w:del>
      <w:del w:id="3988" w:author="PR Preview" w:date="2026-01-01T00:00:00Z">
        <w:r>
          <w:delText xml:space="preserve">so the profile log-likelihood of</w:delText>
        </w:r>
      </w:del>
      <w:del w:id="398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990" w:author="PR Preview" w:date="2026-01-01T00:00:00Z">
        <w:r>
          <w:delText xml:space="preserve"> </w:delText>
        </w:r>
      </w:del>
      <w:del w:id="3991" w:author="PR Preview" w:date="2026-01-01T00:00:00Z">
        <w:r>
          <w:delText xml:space="preserve">is</w:delText>
        </w:r>
      </w:del>
    </w:p>
    <w:p>
      <w:pPr>
        <w:pStyle w:val="FirstParagraph"/>
      </w:pPr>
      <w:ins w:id="3992" w:author="PR Preview" w:date="2026-01-01T00:00:00Z">
        <w:r>
          <w:rPr>
            <w:b/>
            <w:bCs/>
          </w:rPr>
          <w:t xml:space="preserve">Example 17 (Profile log-likelihood of a Gaussian variance)</w:t>
        </w:r>
      </w:ins>
      <w:ins w:id="3993" w:author="PR Preview" w:date="2026-01-01T00:00:00Z">
        <w:r>
          <w:t xml:space="preserve"> </w:t>
        </w:r>
      </w:ins>
      <w:ins w:id="3994" w:author="PR Preview" w:date="2026-01-01T00:00:00Z">
        <w:r>
          <w:t xml:space="preserve">In the Gaussian model,</w:t>
        </w:r>
      </w:ins>
      <w:ins w:id="399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3996" w:author="PR Preview" w:date="2026-01-01T00:00:00Z">
        <w:r>
          <w:t xml:space="preserve"> </w:t>
        </w:r>
      </w:ins>
      <w:ins w:id="3997" w:author="PR Preview" w:date="2026-01-01T00:00:00Z">
        <w:r>
          <w:t xml:space="preserve">maximizes</w:t>
        </w:r>
      </w:ins>
      <w:ins w:id="3998" w:author="PR Preview" w:date="2026-01-01T00:00:00Z">
        <w:r>
          <w:t xml:space="preserve"> </w:t>
        </w:r>
      </w:ins>
      <m:oMath>
        <m:r>
          <m:t>ℓ</m:t>
        </m:r>
      </m:oMath>
      <w:ins w:id="3999" w:author="PR Preview" w:date="2026-01-01T00:00:00Z">
        <w:r>
          <w:t xml:space="preserve"> </w:t>
        </w:r>
      </w:ins>
      <w:ins w:id="4000" w:author="PR Preview" w:date="2026-01-01T00:00:00Z">
        <w:r>
          <w:t xml:space="preserve">over</w:t>
        </w:r>
      </w:ins>
      <w:ins w:id="4001" w:author="PR Preview" w:date="2026-01-01T00:00:00Z">
        <w:r>
          <w:t xml:space="preserve"> </w:t>
        </w:r>
      </w:ins>
      <m:oMath>
        <m:r>
          <m:t>μ</m:t>
        </m:r>
      </m:oMath>
      <w:ins w:id="4002" w:author="PR Preview" w:date="2026-01-01T00:00:00Z">
        <w:r>
          <w:t xml:space="preserve"> </w:t>
        </w:r>
      </w:ins>
      <w:ins w:id="4003" w:author="PR Preview" w:date="2026-01-01T00:00:00Z">
        <w:r>
          <w:t xml:space="preserve">for every value of</w:t>
        </w:r>
      </w:ins>
      <w:ins w:id="400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005" w:author="PR Preview" w:date="2026-01-01T00:00:00Z">
        <w:r>
          <w:t xml:space="preserve"> </w:t>
        </w:r>
      </w:ins>
      <w:ins w:id="4006" w:author="PR Preview" w:date="2026-01-01T00:00:00Z">
        <w:r>
          <w:t xml:space="preserve">(</w:t>
        </w:r>
      </w:ins>
      <w:hyperlink w:anchor="sec-gaussian-mle">
        <w:ins w:id="4007" w:author="PR Preview" w:date="2026-01-01T00:00:00Z">
          <w:r>
            <w:rPr>
              <w:rStyle w:val="Hyperlink"/>
            </w:rPr>
            <w:t xml:space="preserve">Gaussian MLEs</w:t>
          </w:r>
        </w:ins>
      </w:hyperlink>
      <w:ins w:id="4008" w:author="PR Preview" w:date="2026-01-01T00:00:00Z">
        <w:r>
          <w:t xml:space="preserve">),</w:t>
        </w:r>
      </w:ins>
      <w:ins w:id="4009" w:author="PR Preview" w:date="2026-01-01T00:00:00Z">
        <w:r>
          <w:t xml:space="preserve"> </w:t>
        </w:r>
      </w:ins>
      <w:ins w:id="4010" w:author="PR Preview" w:date="2026-01-01T00:00:00Z">
        <w:r>
          <w:t xml:space="preserve">so the profile log-likelihood of</w:t>
        </w:r>
      </w:ins>
      <w:ins w:id="401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012" w:author="PR Preview" w:date="2026-01-01T00:00:00Z">
        <w:r>
          <w:t xml:space="preserve"> </w:t>
        </w:r>
      </w:ins>
      <w:ins w:id="401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0"/>
    <w:bookmarkEnd w:id="341"/>
    <w:bookmarkStart w:id="345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42" w:name="rem-gaussian-variance-precision"/>
    <w:p>
      <w:pPr>
        <w:pStyle w:val="BodyText"/>
      </w:pPr>
      <w:del w:id="4014" w:author="PR Preview" w:date="2026-01-01T00:00:00Z">
        <w:r>
          <w:rPr>
            <w:i/>
            <w:iCs/>
          </w:rPr>
          <w:delText xml:space="preserve">Remark 11</w:delText>
        </w:r>
      </w:del>
      <w:del w:id="4015" w:author="PR Preview" w:date="2026-01-01T00:00:00Z">
        <w:r>
          <w:delText xml:space="preserve"> (Differentiating with respect to the variance or the precision). </w:delText>
        </w:r>
      </w:del>
      <w:del w:id="4016" w:author="PR Preview" w:date="2026-01-01T00:00:00Z">
        <w:r>
          <w:delText xml:space="preserve">Differentiating with respect to</w:delText>
        </w:r>
      </w:del>
      <w:del w:id="401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018" w:author="PR Preview" w:date="2026-01-01T00:00:00Z">
        <w:r>
          <w:delText xml:space="preserve"> </w:delText>
        </w:r>
      </w:del>
      <w:del w:id="4019" w:author="PR Preview" w:date="2026-01-01T00:00:00Z">
        <w:r>
          <w:delText xml:space="preserve">as a single variable,</w:delText>
        </w:r>
      </w:del>
      <w:del w:id="4020" w:author="PR Preview" w:date="2026-01-01T00:00:00Z">
        <w:r>
          <w:delText xml:space="preserve"> </w:delText>
        </w:r>
      </w:del>
      <w:del w:id="4021" w:author="PR Preview" w:date="2026-01-01T00:00:00Z">
        <w:r>
          <w:delText xml:space="preserve">rather than with respect to</w:delText>
        </w:r>
      </w:del>
      <w:del w:id="4022" w:author="PR Preview" w:date="2026-01-01T00:00:00Z">
        <w:r>
          <w:delText xml:space="preserve"> </w:delText>
        </w:r>
      </w:del>
      <m:oMath>
        <m:r>
          <m:t>σ</m:t>
        </m:r>
      </m:oMath>
      <w:del w:id="4023" w:author="PR Preview" w:date="2026-01-01T00:00:00Z">
        <w:r>
          <w:delText xml:space="preserve">, keeps the algebra short.</w:delText>
        </w:r>
      </w:del>
      <w:del w:id="4024" w:author="PR Preview" w:date="2026-01-01T00:00:00Z">
        <w:r>
          <w:delText xml:space="preserve"> </w:delText>
        </w:r>
      </w:del>
      <w:del w:id="4025" w:author="PR Preview" w:date="2026-01-01T00:00:00Z">
        <w:r>
          <w:delText xml:space="preserve">Replacing</w:delText>
        </w:r>
      </w:del>
      <w:del w:id="402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027" w:author="PR Preview" w:date="2026-01-01T00:00:00Z">
        <w:r>
          <w:delText xml:space="preserve"> </w:delText>
        </w:r>
      </w:del>
      <w:del w:id="4028" w:author="PR Preview" w:date="2026-01-01T00:00:00Z">
        <w:r>
          <w:delText xml:space="preserve">with the precision</w:delText>
        </w:r>
      </w:del>
      <w:del w:id="4029" w:author="PR Preview" w:date="2026-01-01T00:00:00Z">
        <w:r>
          <w:delText xml:space="preserve"> </w:delText>
        </w:r>
      </w:del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4030" w:author="PR Preview" w:date="2026-01-01T00:00:00Z">
        <w:r>
          <w:delText xml:space="preserve"> </w:delText>
        </w:r>
      </w:del>
      <w:del w:id="4031" w:author="PR Preview" w:date="2026-01-01T00:00:00Z">
        <w:r>
          <w:delText xml:space="preserve">and differentiating with respect to</w:delText>
        </w:r>
      </w:del>
      <w:del w:id="4032" w:author="PR Preview" w:date="2026-01-01T00:00:00Z">
        <w:r>
          <w:delText xml:space="preserve"> </w:delText>
        </w:r>
      </w:del>
      <m:oMath>
        <m:r>
          <m:t>τ</m:t>
        </m:r>
      </m:oMath>
      <w:del w:id="4033" w:author="PR Preview" w:date="2026-01-01T00:00:00Z">
        <w:r>
          <w:delText xml:space="preserve"> </w:delText>
        </w:r>
      </w:del>
      <w:del w:id="4034" w:author="PR Preview" w:date="2026-01-01T00:00:00Z">
        <w:r>
          <w:delText xml:space="preserve">can be shorter still,</w:delText>
        </w:r>
      </w:del>
      <w:del w:id="4035" w:author="PR Preview" w:date="2026-01-01T00:00:00Z">
        <w:r>
          <w:delText xml:space="preserve"> </w:delText>
        </w:r>
      </w:del>
      <w:del w:id="4036" w:author="PR Preview" w:date="2026-01-01T00:00:00Z">
        <w:r>
          <w:delText xml:space="preserve">because</w:delText>
        </w:r>
      </w:del>
      <w:del w:id="4037" w:author="PR Preview" w:date="2026-01-01T00:00:00Z">
        <w:r>
          <w:delText xml:space="preserve"> </w:delText>
        </w:r>
      </w:del>
      <m:oMath>
        <m:r>
          <m:t>τ</m:t>
        </m:r>
      </m:oMath>
      <w:del w:id="4038" w:author="PR Preview" w:date="2026-01-01T00:00:00Z">
        <w:r>
          <w:delText xml:space="preserve"> </w:delText>
        </w:r>
      </w:del>
      <w:del w:id="4039" w:author="PR Preview" w:date="2026-01-01T00:00:00Z">
        <w:r>
          <w:delText xml:space="preserve">enters the log-likelihood as</w:delText>
        </w:r>
      </w:del>
      <w:del w:id="404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4041" w:author="PR Preview" w:date="2026-01-01T00:00:00Z">
        <w:r>
          <w:delText xml:space="preserve">.</w:delText>
        </w:r>
      </w:del>
      <w:del w:id="4042" w:author="PR Preview" w:date="2026-01-01T00:00:00Z">
        <w:r>
          <w:delText xml:space="preserve"> </w:delText>
        </w:r>
      </w:del>
      <w:del w:id="4043" w:author="PR Preview" w:date="2026-01-01T00:00:00Z">
        <w:r>
          <w:delText xml:space="preserve">By the invariance of maximum likelihood estimates,</w:delText>
        </w:r>
      </w:del>
      <w:del w:id="404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del w:id="4045" w:author="PR Preview" w:date="2026-01-01T00:00:00Z">
        <w:r>
          <w:delText xml:space="preserve">.</w:delText>
        </w:r>
      </w:del>
    </w:p>
    <w:p>
      <w:pPr>
        <w:pStyle w:val="BodyText"/>
      </w:pPr>
      <w:del w:id="4046" w:author="PR Preview" w:date="2026-01-01T00:00:00Z">
        <w:r>
          <w:rPr>
            <w:i/>
            <w:iCs/>
          </w:rPr>
          <w:delText xml:space="preserve">Remark 12</w:delText>
        </w:r>
      </w:del>
      <w:del w:id="4047" w:author="PR Preview" w:date="2026-01-01T00:00:00Z">
        <w:r>
          <w:delText xml:space="preserve"> (The Gaussian variance MLE is biased). </w:delText>
        </w:r>
      </w:del>
      <w:del w:id="4048" w:author="PR Preview" w:date="2026-01-01T00:00:00Z">
        <w:r>
          <w:delText xml:space="preserve">This MLE divides by</w:delText>
        </w:r>
      </w:del>
      <w:del w:id="4049" w:author="PR Preview" w:date="2026-01-01T00:00:00Z">
        <w:r>
          <w:delText xml:space="preserve"> </w:delText>
        </w:r>
      </w:del>
      <m:oMath>
        <m:r>
          <m:t>n</m:t>
        </m:r>
      </m:oMath>
      <w:del w:id="4050" w:author="PR Preview" w:date="2026-01-01T00:00:00Z">
        <w:r>
          <w:delText xml:space="preserve">,</w:delText>
        </w:r>
      </w:del>
      <w:del w:id="4051" w:author="PR Preview" w:date="2026-01-01T00:00:00Z">
        <w:r>
          <w:delText xml:space="preserve"> </w:delText>
        </w:r>
      </w:del>
      <w:del w:id="4052" w:author="PR Preview" w:date="2026-01-01T00:00:00Z">
        <w:r>
          <w:delText xml:space="preserve">so it is a biased estimator of</w:delText>
        </w:r>
      </w:del>
      <w:del w:id="405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054" w:author="PR Preview" w:date="2026-01-01T00:00:00Z">
        <w:r>
          <w:delText xml:space="preserve"> </w:delText>
        </w:r>
      </w:del>
      <w:del w:id="4055" w:author="PR Preview" w:date="2026-01-01T00:00:00Z">
        <w:r>
          <w:delText xml:space="preserve">(</w:delText>
        </w:r>
      </w:del>
      <w:hyperlink r:id="rId343">
        <w:del w:id="4056" w:author="PR Preview" w:date="2026-01-01T00:00:00Z">
          <w:r>
            <w:rPr>
              <w:rStyle w:val="Hyperlink"/>
            </w:rPr>
            <w:delText xml:space="preserve">bias of the divide-by-</w:delText>
          </w:r>
        </w:del>
        <m:oMath>
          <m:r>
            <m:t>n</m:t>
          </m:r>
        </m:oMath>
        <w:del w:id="4057" w:author="PR Preview" w:date="2026-01-01T00:00:00Z">
          <w:r>
            <w:rPr>
              <w:rStyle w:val="Hyperlink"/>
            </w:rPr>
            <w:delText xml:space="preserve"> </w:delText>
          </w:r>
        </w:del>
        <w:del w:id="4058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4059" w:author="PR Preview" w:date="2026-01-01T00:00:00Z">
        <w:r>
          <w:delText xml:space="preserve">).</w:delText>
        </w:r>
      </w:del>
    </w:p>
    <w:p>
      <w:pPr>
        <w:pStyle w:val="BodyText"/>
      </w:pPr>
      <w:ins w:id="4060" w:author="PR Preview" w:date="2026-01-01T00:00:00Z">
        <w:r>
          <w:rPr>
            <w:i/>
            <w:iCs/>
          </w:rPr>
          <w:t xml:space="preserve">Remark 12</w:t>
        </w:r>
      </w:ins>
      <w:ins w:id="4061" w:author="PR Preview" w:date="2026-01-01T00:00:00Z">
        <w:r>
          <w:t xml:space="preserve"> (Differentiating with respect to the variance or the precision). </w:t>
        </w:r>
      </w:ins>
      <w:ins w:id="4062" w:author="PR Preview" w:date="2026-01-01T00:00:00Z">
        <w:r>
          <w:t xml:space="preserve">Differentiating with respect to</w:t>
        </w:r>
      </w:ins>
      <w:ins w:id="406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064" w:author="PR Preview" w:date="2026-01-01T00:00:00Z">
        <w:r>
          <w:t xml:space="preserve"> </w:t>
        </w:r>
      </w:ins>
      <w:ins w:id="4065" w:author="PR Preview" w:date="2026-01-01T00:00:00Z">
        <w:r>
          <w:t xml:space="preserve">as a single variable,</w:t>
        </w:r>
      </w:ins>
      <w:ins w:id="4066" w:author="PR Preview" w:date="2026-01-01T00:00:00Z">
        <w:r>
          <w:t xml:space="preserve"> </w:t>
        </w:r>
      </w:ins>
      <w:ins w:id="4067" w:author="PR Preview" w:date="2026-01-01T00:00:00Z">
        <w:r>
          <w:t xml:space="preserve">rather than with respect to</w:t>
        </w:r>
      </w:ins>
      <w:ins w:id="4068" w:author="PR Preview" w:date="2026-01-01T00:00:00Z">
        <w:r>
          <w:t xml:space="preserve"> </w:t>
        </w:r>
      </w:ins>
      <m:oMath>
        <m:r>
          <m:t>σ</m:t>
        </m:r>
      </m:oMath>
      <w:ins w:id="4069" w:author="PR Preview" w:date="2026-01-01T00:00:00Z">
        <w:r>
          <w:t xml:space="preserve">, keeps the algebra short.</w:t>
        </w:r>
      </w:ins>
      <w:ins w:id="4070" w:author="PR Preview" w:date="2026-01-01T00:00:00Z">
        <w:r>
          <w:t xml:space="preserve"> </w:t>
        </w:r>
      </w:ins>
      <w:ins w:id="4071" w:author="PR Preview" w:date="2026-01-01T00:00:00Z">
        <w:r>
          <w:t xml:space="preserve">Replacing</w:t>
        </w:r>
      </w:ins>
      <w:ins w:id="407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073" w:author="PR Preview" w:date="2026-01-01T00:00:00Z">
        <w:r>
          <w:t xml:space="preserve"> </w:t>
        </w:r>
      </w:ins>
      <w:ins w:id="4074" w:author="PR Preview" w:date="2026-01-01T00:00:00Z">
        <w:r>
          <w:t xml:space="preserve">with the precision</w:t>
        </w:r>
      </w:ins>
      <w:ins w:id="4075" w:author="PR Preview" w:date="2026-01-01T00:00:00Z">
        <w:r>
          <w:t xml:space="preserve"> </w:t>
        </w:r>
      </w:ins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4076" w:author="PR Preview" w:date="2026-01-01T00:00:00Z">
        <w:r>
          <w:t xml:space="preserve"> </w:t>
        </w:r>
      </w:ins>
      <w:ins w:id="4077" w:author="PR Preview" w:date="2026-01-01T00:00:00Z">
        <w:r>
          <w:t xml:space="preserve">and differentiating with respect to</w:t>
        </w:r>
      </w:ins>
      <w:ins w:id="4078" w:author="PR Preview" w:date="2026-01-01T00:00:00Z">
        <w:r>
          <w:t xml:space="preserve"> </w:t>
        </w:r>
      </w:ins>
      <m:oMath>
        <m:r>
          <m:t>τ</m:t>
        </m:r>
      </m:oMath>
      <w:ins w:id="4079" w:author="PR Preview" w:date="2026-01-01T00:00:00Z">
        <w:r>
          <w:t xml:space="preserve"> </w:t>
        </w:r>
      </w:ins>
      <w:ins w:id="4080" w:author="PR Preview" w:date="2026-01-01T00:00:00Z">
        <w:r>
          <w:t xml:space="preserve">can be shorter still,</w:t>
        </w:r>
      </w:ins>
      <w:ins w:id="4081" w:author="PR Preview" w:date="2026-01-01T00:00:00Z">
        <w:r>
          <w:t xml:space="preserve"> </w:t>
        </w:r>
      </w:ins>
      <w:ins w:id="4082" w:author="PR Preview" w:date="2026-01-01T00:00:00Z">
        <w:r>
          <w:t xml:space="preserve">because</w:t>
        </w:r>
      </w:ins>
      <w:ins w:id="4083" w:author="PR Preview" w:date="2026-01-01T00:00:00Z">
        <w:r>
          <w:t xml:space="preserve"> </w:t>
        </w:r>
      </w:ins>
      <m:oMath>
        <m:r>
          <m:t>τ</m:t>
        </m:r>
      </m:oMath>
      <w:ins w:id="4084" w:author="PR Preview" w:date="2026-01-01T00:00:00Z">
        <w:r>
          <w:t xml:space="preserve"> </w:t>
        </w:r>
      </w:ins>
      <w:ins w:id="4085" w:author="PR Preview" w:date="2026-01-01T00:00:00Z">
        <w:r>
          <w:t xml:space="preserve">enters the log-likelihood as</w:t>
        </w:r>
      </w:ins>
      <w:ins w:id="408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4087" w:author="PR Preview" w:date="2026-01-01T00:00:00Z">
        <w:r>
          <w:t xml:space="preserve">.</w:t>
        </w:r>
      </w:ins>
      <w:ins w:id="4088" w:author="PR Preview" w:date="2026-01-01T00:00:00Z">
        <w:r>
          <w:t xml:space="preserve"> </w:t>
        </w:r>
      </w:ins>
      <w:ins w:id="4089" w:author="PR Preview" w:date="2026-01-01T00:00:00Z">
        <w:r>
          <w:t xml:space="preserve">By the invariance of maximum likelihood estimates,</w:t>
        </w:r>
      </w:ins>
      <w:ins w:id="409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ins w:id="4091" w:author="PR Preview" w:date="2026-01-01T00:00:00Z">
        <w:r>
          <w:t xml:space="preserve">.</w:t>
        </w:r>
      </w:ins>
    </w:p>
    <w:bookmarkEnd w:id="342"/>
    <w:bookmarkStart w:id="344" w:name="rem-gaussian-mle-sigma-bias"/>
    <w:p>
      <w:pPr>
        <w:pStyle w:val="BodyText"/>
      </w:pPr>
      <w:ins w:id="4092" w:author="PR Preview" w:date="2026-01-01T00:00:00Z">
        <w:r>
          <w:rPr>
            <w:i/>
            <w:iCs/>
          </w:rPr>
          <w:t xml:space="preserve">Remark 13</w:t>
        </w:r>
      </w:ins>
      <w:ins w:id="4093" w:author="PR Preview" w:date="2026-01-01T00:00:00Z">
        <w:r>
          <w:t xml:space="preserve"> (The Gaussian variance MLE is biased). </w:t>
        </w:r>
      </w:ins>
      <w:ins w:id="4094" w:author="PR Preview" w:date="2026-01-01T00:00:00Z">
        <w:r>
          <w:t xml:space="preserve">This MLE divides by</w:t>
        </w:r>
      </w:ins>
      <w:ins w:id="4095" w:author="PR Preview" w:date="2026-01-01T00:00:00Z">
        <w:r>
          <w:t xml:space="preserve"> </w:t>
        </w:r>
      </w:ins>
      <m:oMath>
        <m:r>
          <m:t>n</m:t>
        </m:r>
      </m:oMath>
      <w:ins w:id="4096" w:author="PR Preview" w:date="2026-01-01T00:00:00Z">
        <w:r>
          <w:t xml:space="preserve">,</w:t>
        </w:r>
      </w:ins>
      <w:ins w:id="4097" w:author="PR Preview" w:date="2026-01-01T00:00:00Z">
        <w:r>
          <w:t xml:space="preserve"> </w:t>
        </w:r>
      </w:ins>
      <w:ins w:id="4098" w:author="PR Preview" w:date="2026-01-01T00:00:00Z">
        <w:r>
          <w:t xml:space="preserve">so it is a biased estimator of</w:t>
        </w:r>
      </w:ins>
      <w:ins w:id="409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100" w:author="PR Preview" w:date="2026-01-01T00:00:00Z">
        <w:r>
          <w:t xml:space="preserve"> </w:t>
        </w:r>
      </w:ins>
      <w:ins w:id="4101" w:author="PR Preview" w:date="2026-01-01T00:00:00Z">
        <w:r>
          <w:t xml:space="preserve">(</w:t>
        </w:r>
      </w:ins>
      <w:hyperlink r:id="rId343">
        <w:ins w:id="4102" w:author="PR Preview" w:date="2026-01-01T00:00:00Z">
          <w:r>
            <w:rPr>
              <w:rStyle w:val="Hyperlink"/>
            </w:rPr>
            <w:t xml:space="preserve">bias of the divide-by-</w:t>
          </w:r>
        </w:ins>
        <m:oMath>
          <m:r>
            <m:t>n</m:t>
          </m:r>
        </m:oMath>
        <w:ins w:id="4103" w:author="PR Preview" w:date="2026-01-01T00:00:00Z">
          <w:r>
            <w:rPr>
              <w:rStyle w:val="Hyperlink"/>
            </w:rPr>
            <w:t xml:space="preserve"> </w:t>
          </w:r>
        </w:ins>
        <w:ins w:id="4104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4105" w:author="PR Preview" w:date="2026-01-01T00:00:00Z">
        <w:r>
          <w:t xml:space="preserve">).</w:t>
        </w:r>
      </w:ins>
    </w:p>
    <w:bookmarkEnd w:id="344"/>
    <w:bookmarkEnd w:id="345"/>
    <w:bookmarkStart w:id="346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46"/>
    <w:bookmarkStart w:id="347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47"/>
    <w:bookmarkEnd w:id="348"/>
    <w:bookmarkStart w:id="394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54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5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54"/>
    <w:bookmarkStart w:id="359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5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9"/>
    <w:bookmarkStart w:id="378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bookmarkEnd w:id="378"/>
    <w:bookmarkStart w:id="380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9"/>
        </w:tc>
      </w:tr>
    </w:tbl>
    <w:bookmarkEnd w:id="380"/>
    <w:bookmarkStart w:id="385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84"/>
        </w:tc>
      </w:tr>
    </w:tbl>
    <w:bookmarkEnd w:id="385"/>
    <w:bookmarkStart w:id="392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86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0"/>
        </w:tc>
      </w:tr>
    </w:tbl>
    <w:bookmarkStart w:id="391" w:name="rem-observed-power"/>
    <w:p>
      <w:pPr>
        <w:pStyle w:val="BodyText"/>
      </w:pPr>
      <w:del w:id="4106" w:author="PR Preview" w:date="2026-01-01T00:00:00Z">
        <w:r>
          <w:rPr>
            <w:i/>
            <w:iCs/>
          </w:rPr>
          <w:delText xml:space="preserve">Remark 13</w:delText>
        </w:r>
      </w:del>
      <w:del w:id="4107" w:author="PR Preview" w:date="2026-01-01T00:00:00Z">
        <w:r>
          <w:delText xml:space="preserve"> (Choosing the alternative, and observed power). </w:delText>
        </w:r>
      </w:del>
      <w:del w:id="4108" w:author="PR Preview" w:date="2026-01-01T00:00:00Z">
        <w:r>
          <w:delText xml:space="preserve">The alternative</w:delText>
        </w:r>
      </w:del>
      <w:del w:id="4109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</m:oMath>
      <w:del w:id="4110" w:author="PR Preview" w:date="2026-01-01T00:00:00Z">
        <w:r>
          <w:delText xml:space="preserve"> </w:delText>
        </w:r>
      </w:del>
      <w:del w:id="4111" w:author="PR Preview" w:date="2026-01-01T00:00:00Z">
        <w:r>
          <w:delText xml:space="preserve">should be chosen before seeing the data,</w:delText>
        </w:r>
      </w:del>
      <w:del w:id="4112" w:author="PR Preview" w:date="2026-01-01T00:00:00Z">
        <w:r>
          <w:delText xml:space="preserve"> </w:delText>
        </w:r>
      </w:del>
      <w:del w:id="4113" w:author="PR Preview" w:date="2026-01-01T00:00:00Z">
        <w:r>
          <w:delText xml:space="preserve">as a difference worth detecting.</w:delText>
        </w:r>
      </w:del>
      <w:del w:id="4114" w:author="PR Preview" w:date="2026-01-01T00:00:00Z">
        <w:r>
          <w:delText xml:space="preserve"> </w:delText>
        </w:r>
      </w:del>
      <w:del w:id="4115" w:author="PR Preview" w:date="2026-01-01T00:00:00Z">
        <w:r>
          <w:delText xml:space="preserve">Power computed at</w:delText>
        </w:r>
      </w:del>
      <w:del w:id="4116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del w:id="4117" w:author="PR Preview" w:date="2026-01-01T00:00:00Z">
        <w:r>
          <w:delText xml:space="preserve"> </w:delText>
        </w:r>
      </w:del>
      <w:del w:id="4118" w:author="PR Preview" w:date="2026-01-01T00:00:00Z">
        <w:r>
          <w:delText xml:space="preserve">(</w:delText>
        </w:r>
      </w:del>
      <w:del w:id="4119" w:author="PR Preview" w:date="2026-01-01T00:00:00Z">
        <w:r>
          <w:delText xml:space="preserve">“observed power”</w:delText>
        </w:r>
      </w:del>
      <w:del w:id="4120" w:author="PR Preview" w:date="2026-01-01T00:00:00Z">
        <w:r>
          <w:delText xml:space="preserve">)</w:delText>
        </w:r>
      </w:del>
      <w:del w:id="4121" w:author="PR Preview" w:date="2026-01-01T00:00:00Z">
        <w:r>
          <w:delText xml:space="preserve"> </w:delText>
        </w:r>
      </w:del>
      <w:del w:id="4122" w:author="PR Preview" w:date="2026-01-01T00:00:00Z">
        <w:r>
          <w:delText xml:space="preserve">is a function of the p-value,</w:delText>
        </w:r>
      </w:del>
      <w:del w:id="4123" w:author="PR Preview" w:date="2026-01-01T00:00:00Z">
        <w:r>
          <w:delText xml:space="preserve"> </w:delText>
        </w:r>
      </w:del>
      <w:del w:id="4124" w:author="PR Preview" w:date="2026-01-01T00:00:00Z">
        <w:r>
          <w:delText xml:space="preserve">so it adds no information about the data already analyzed</w:delText>
        </w:r>
      </w:del>
      <w:del w:id="4125" w:author="PR Preview" w:date="2026-01-01T00:00:00Z">
        <w:r>
          <w:delText xml:space="preserve"> </w:delText>
        </w:r>
      </w:del>
      <w:del w:id="4126" w:author="PR Preview" w:date="2026-01-01T00:00:00Z">
        <w:r>
          <w:delText xml:space="preserve">[23]</w:delText>
        </w:r>
      </w:del>
      <w:del w:id="4127" w:author="PR Preview" w:date="2026-01-01T00:00:00Z">
        <w:r>
          <w:delText xml:space="preserve">.</w:delText>
        </w:r>
      </w:del>
    </w:p>
    <w:p>
      <w:pPr>
        <w:pStyle w:val="BodyText"/>
      </w:pPr>
      <w:ins w:id="4128" w:author="PR Preview" w:date="2026-01-01T00:00:00Z">
        <w:r>
          <w:rPr>
            <w:i/>
            <w:iCs/>
          </w:rPr>
          <w:t xml:space="preserve">Remark 14</w:t>
        </w:r>
      </w:ins>
      <w:ins w:id="4129" w:author="PR Preview" w:date="2026-01-01T00:00:00Z">
        <w:r>
          <w:t xml:space="preserve"> (Choosing the alternative, and observed power). </w:t>
        </w:r>
      </w:ins>
      <w:ins w:id="4130" w:author="PR Preview" w:date="2026-01-01T00:00:00Z">
        <w:r>
          <w:t xml:space="preserve">The alternative</w:t>
        </w:r>
      </w:ins>
      <w:ins w:id="4131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</m:oMath>
      <w:ins w:id="4132" w:author="PR Preview" w:date="2026-01-01T00:00:00Z">
        <w:r>
          <w:t xml:space="preserve"> </w:t>
        </w:r>
      </w:ins>
      <w:ins w:id="4133" w:author="PR Preview" w:date="2026-01-01T00:00:00Z">
        <w:r>
          <w:t xml:space="preserve">should be chosen before seeing the data,</w:t>
        </w:r>
      </w:ins>
      <w:ins w:id="4134" w:author="PR Preview" w:date="2026-01-01T00:00:00Z">
        <w:r>
          <w:t xml:space="preserve"> </w:t>
        </w:r>
      </w:ins>
      <w:ins w:id="4135" w:author="PR Preview" w:date="2026-01-01T00:00:00Z">
        <w:r>
          <w:t xml:space="preserve">as a difference worth detecting.</w:t>
        </w:r>
      </w:ins>
      <w:ins w:id="4136" w:author="PR Preview" w:date="2026-01-01T00:00:00Z">
        <w:r>
          <w:t xml:space="preserve"> </w:t>
        </w:r>
      </w:ins>
      <w:ins w:id="4137" w:author="PR Preview" w:date="2026-01-01T00:00:00Z">
        <w:r>
          <w:t xml:space="preserve">Power computed at</w:t>
        </w:r>
      </w:ins>
      <w:ins w:id="4138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ins w:id="4139" w:author="PR Preview" w:date="2026-01-01T00:00:00Z">
        <w:r>
          <w:t xml:space="preserve"> </w:t>
        </w:r>
      </w:ins>
      <w:ins w:id="4140" w:author="PR Preview" w:date="2026-01-01T00:00:00Z">
        <w:r>
          <w:t xml:space="preserve">(</w:t>
        </w:r>
      </w:ins>
      <w:ins w:id="4141" w:author="PR Preview" w:date="2026-01-01T00:00:00Z">
        <w:r>
          <w:t xml:space="preserve">“observed power”</w:t>
        </w:r>
      </w:ins>
      <w:ins w:id="4142" w:author="PR Preview" w:date="2026-01-01T00:00:00Z">
        <w:r>
          <w:t xml:space="preserve">)</w:t>
        </w:r>
      </w:ins>
      <w:ins w:id="4143" w:author="PR Preview" w:date="2026-01-01T00:00:00Z">
        <w:r>
          <w:t xml:space="preserve"> </w:t>
        </w:r>
      </w:ins>
      <w:ins w:id="4144" w:author="PR Preview" w:date="2026-01-01T00:00:00Z">
        <w:r>
          <w:t xml:space="preserve">is a function of the p-value,</w:t>
        </w:r>
      </w:ins>
      <w:ins w:id="4145" w:author="PR Preview" w:date="2026-01-01T00:00:00Z">
        <w:r>
          <w:t xml:space="preserve"> </w:t>
        </w:r>
      </w:ins>
      <w:ins w:id="4146" w:author="PR Preview" w:date="2026-01-01T00:00:00Z">
        <w:r>
          <w:t xml:space="preserve">so it adds no information about the data already analyzed</w:t>
        </w:r>
      </w:ins>
      <w:ins w:id="4147" w:author="PR Preview" w:date="2026-01-01T00:00:00Z">
        <w:r>
          <w:t xml:space="preserve"> </w:t>
        </w:r>
      </w:ins>
      <w:ins w:id="4148" w:author="PR Preview" w:date="2026-01-01T00:00:00Z">
        <w:r>
          <w:t xml:space="preserve">[23]</w:t>
        </w:r>
      </w:ins>
      <w:ins w:id="4149" w:author="PR Preview" w:date="2026-01-01T00:00:00Z">
        <w:r>
          <w:t xml:space="preserve">.</w:t>
        </w:r>
      </w:ins>
    </w:p>
    <w:bookmarkEnd w:id="391"/>
    <w:bookmarkEnd w:id="392"/>
    <w:bookmarkStart w:id="393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93"/>
    <w:bookmarkEnd w:id="394"/>
    <w:bookmarkStart w:id="405" w:name="sec-mle-practice"/>
    <w:p>
      <w:pPr>
        <w:pStyle w:val="Heading2"/>
      </w:pPr>
      <w:r>
        <w:t xml:space="preserve">6 Practice exercises</w:t>
      </w:r>
    </w:p>
    <w:bookmarkStart w:id="395" w:name="exr-prac-binom-lik"/>
    <w:p>
      <w:pPr>
        <w:pStyle w:val="FirstParagraph"/>
      </w:pPr>
      <w:del w:id="4150" w:author="PR Preview" w:date="2026-01-01T00:00:00Z">
        <w:r>
          <w:rPr>
            <w:b/>
            <w:bCs/>
          </w:rPr>
          <w:delText xml:space="preserve">Exercise 50 (Binomial likelihood (adapted from</w:delText>
        </w:r>
      </w:del>
      <w:del w:id="4151" w:author="PR Preview" w:date="2026-01-01T00:00:00Z">
        <w:r>
          <w:rPr>
            <w:b/>
            <w:bCs/>
          </w:rPr>
          <w:delText xml:space="preserve"> </w:delText>
        </w:r>
      </w:del>
      <w:del w:id="4152" w:author="PR Preview" w:date="2026-01-01T00:00:00Z">
        <w:r>
          <w:rPr>
            <w:b/>
            <w:bCs/>
          </w:rPr>
          <w:delText xml:space="preserve">Dobson and Barnett [1]</w:delText>
        </w:r>
      </w:del>
      <w:del w:id="4153" w:author="PR Preview" w:date="2026-01-01T00:00:00Z">
        <w:r>
          <w:rPr>
            <w:b/>
            <w:bCs/>
          </w:rPr>
          <w:delText xml:space="preserve">, Chapter 3))</w:delText>
        </w:r>
      </w:del>
      <w:del w:id="4154" w:author="PR Preview" w:date="2026-01-01T00:00:00Z">
        <w:r>
          <w:delText xml:space="preserve"> </w:delText>
        </w:r>
      </w:del>
      <w:del w:id="4155" w:author="PR Preview" w:date="2026-01-01T00:00:00Z">
        <w:r>
          <w:delText xml:space="preserve">Let</w:delText>
        </w:r>
      </w:del>
      <w:del w:id="4156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del w:id="4157" w:author="PR Preview" w:date="2026-01-01T00:00:00Z">
        <w:r>
          <w:delText xml:space="preserve">,</w:delText>
        </w:r>
      </w:del>
      <w:del w:id="4158" w:author="PR Preview" w:date="2026-01-01T00:00:00Z">
        <w:r>
          <w:delText xml:space="preserve"> </w:delText>
        </w:r>
      </w:del>
      <w:del w:id="4159" w:author="PR Preview" w:date="2026-01-01T00:00:00Z">
        <w:r>
          <w:delText xml:space="preserve">so that</w:delText>
        </w:r>
      </w:del>
    </w:p>
    <w:p>
      <w:pPr>
        <w:pStyle w:val="FirstParagraph"/>
      </w:pPr>
      <w:ins w:id="4160" w:author="PR Preview" w:date="2026-01-01T00:00:00Z">
        <w:r>
          <w:rPr>
            <w:b/>
            <w:bCs/>
          </w:rPr>
          <w:t xml:space="preserve">Exercise 51 (Binomial likelihood (adapted from</w:t>
        </w:r>
      </w:ins>
      <w:ins w:id="4161" w:author="PR Preview" w:date="2026-01-01T00:00:00Z">
        <w:r>
          <w:rPr>
            <w:b/>
            <w:bCs/>
          </w:rPr>
          <w:t xml:space="preserve"> </w:t>
        </w:r>
      </w:ins>
      <w:ins w:id="4162" w:author="PR Preview" w:date="2026-01-01T00:00:00Z">
        <w:r>
          <w:rPr>
            <w:b/>
            <w:bCs/>
          </w:rPr>
          <w:t xml:space="preserve">Dobson and Barnett [1]</w:t>
        </w:r>
      </w:ins>
      <w:ins w:id="4163" w:author="PR Preview" w:date="2026-01-01T00:00:00Z">
        <w:r>
          <w:rPr>
            <w:b/>
            <w:bCs/>
          </w:rPr>
          <w:t xml:space="preserve">, Chapter 3))</w:t>
        </w:r>
      </w:ins>
      <w:ins w:id="4164" w:author="PR Preview" w:date="2026-01-01T00:00:00Z">
        <w:r>
          <w:t xml:space="preserve"> </w:t>
        </w:r>
      </w:ins>
      <w:ins w:id="4165" w:author="PR Preview" w:date="2026-01-01T00:00:00Z">
        <w:r>
          <w:t xml:space="preserve">Let</w:t>
        </w:r>
      </w:ins>
      <w:ins w:id="416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ins w:id="4167" w:author="PR Preview" w:date="2026-01-01T00:00:00Z">
        <w:r>
          <w:t xml:space="preserve">,</w:t>
        </w:r>
      </w:ins>
      <w:ins w:id="4168" w:author="PR Preview" w:date="2026-01-01T00:00:00Z">
        <w:r>
          <w:t xml:space="preserve"> </w:t>
        </w:r>
      </w:ins>
      <w:ins w:id="4169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95"/>
    <w:bookmarkStart w:id="396" w:name="sol-prac-binom-lik"/>
    <w:p>
      <w:pPr>
        <w:pStyle w:val="BodyText"/>
      </w:pPr>
      <w:del w:id="4170" w:author="PR Preview" w:date="2026-01-01T00:00:00Z">
        <w:r>
          <w:rPr>
            <w:i/>
            <w:iCs/>
          </w:rPr>
          <w:delText xml:space="preserve">Solution 50</w:delText>
        </w:r>
      </w:del>
      <w:del w:id="4171" w:author="PR Preview" w:date="2026-01-01T00:00:00Z">
        <w:r>
          <w:delText xml:space="preserve">. </w:delText>
        </w:r>
      </w:del>
      <w:del w:id="4172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4173" w:author="PR Preview" w:date="2026-01-01T00:00:00Z">
        <w:r>
          <w:rPr>
            <w:i/>
            <w:iCs/>
          </w:rPr>
          <w:t xml:space="preserve">Solution 51</w:t>
        </w:r>
      </w:ins>
      <w:ins w:id="4174" w:author="PR Preview" w:date="2026-01-01T00:00:00Z">
        <w:r>
          <w:t xml:space="preserve">. </w:t>
        </w:r>
      </w:ins>
      <w:ins w:id="4175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96"/>
    <w:bookmarkStart w:id="397" w:name="exr-prac-gauss-iid-lik"/>
    <w:p>
      <w:pPr>
        <w:pStyle w:val="BodyText"/>
      </w:pPr>
      <w:del w:id="4176" w:author="PR Preview" w:date="2026-01-01T00:00:00Z">
        <w:r>
          <w:rPr>
            <w:b/>
            <w:bCs/>
          </w:rPr>
          <w:delText xml:space="preserve">Exercise 51 (Gaussian log-likelihood (adapted from</w:delText>
        </w:r>
      </w:del>
      <w:del w:id="4177" w:author="PR Preview" w:date="2026-01-01T00:00:00Z">
        <w:r>
          <w:rPr>
            <w:b/>
            <w:bCs/>
          </w:rPr>
          <w:delText xml:space="preserve"> </w:delText>
        </w:r>
      </w:del>
      <w:del w:id="4178" w:author="PR Preview" w:date="2026-01-01T00:00:00Z">
        <w:r>
          <w:rPr>
            <w:b/>
            <w:bCs/>
          </w:rPr>
          <w:delText xml:space="preserve">Kleinbaum et al. [24]</w:delText>
        </w:r>
      </w:del>
      <w:del w:id="4179" w:author="PR Preview" w:date="2026-01-01T00:00:00Z">
        <w:r>
          <w:rPr>
            <w:b/>
            <w:bCs/>
          </w:rPr>
          <w:delText xml:space="preserve">, Chapter 5))</w:delText>
        </w:r>
      </w:del>
      <w:del w:id="4180" w:author="PR Preview" w:date="2026-01-01T00:00:00Z">
        <w:r>
          <w:delText xml:space="preserve"> </w:delText>
        </w:r>
      </w:del>
      <w:del w:id="4181" w:author="PR Preview" w:date="2026-01-01T00:00:00Z">
        <w:r>
          <w:delText xml:space="preserve">Let</w:delText>
        </w:r>
      </w:del>
      <w:del w:id="418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4183" w:author="PR Preview" w:date="2026-01-01T00:00:00Z">
        <w:r>
          <w:delText xml:space="preserve">.</w:delText>
        </w:r>
      </w:del>
    </w:p>
    <w:p>
      <w:pPr>
        <w:pStyle w:val="BodyText"/>
      </w:pPr>
      <w:ins w:id="4184" w:author="PR Preview" w:date="2026-01-01T00:00:00Z">
        <w:r>
          <w:rPr>
            <w:b/>
            <w:bCs/>
          </w:rPr>
          <w:t xml:space="preserve">Exercise 52 (Gaussian log-likelihood (adapted from</w:t>
        </w:r>
      </w:ins>
      <w:ins w:id="4185" w:author="PR Preview" w:date="2026-01-01T00:00:00Z">
        <w:r>
          <w:rPr>
            <w:b/>
            <w:bCs/>
          </w:rPr>
          <w:t xml:space="preserve"> </w:t>
        </w:r>
      </w:ins>
      <w:ins w:id="4186" w:author="PR Preview" w:date="2026-01-01T00:00:00Z">
        <w:r>
          <w:rPr>
            <w:b/>
            <w:bCs/>
          </w:rPr>
          <w:t xml:space="preserve">Kleinbaum et al. [24]</w:t>
        </w:r>
      </w:ins>
      <w:ins w:id="4187" w:author="PR Preview" w:date="2026-01-01T00:00:00Z">
        <w:r>
          <w:rPr>
            <w:b/>
            <w:bCs/>
          </w:rPr>
          <w:t xml:space="preserve">, Chapter 5))</w:t>
        </w:r>
      </w:ins>
      <w:ins w:id="4188" w:author="PR Preview" w:date="2026-01-01T00:00:00Z">
        <w:r>
          <w:t xml:space="preserve"> </w:t>
        </w:r>
      </w:ins>
      <w:ins w:id="4189" w:author="PR Preview" w:date="2026-01-01T00:00:00Z">
        <w:r>
          <w:t xml:space="preserve">Let</w:t>
        </w:r>
      </w:ins>
      <w:ins w:id="419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4191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97"/>
    <w:bookmarkStart w:id="398" w:name="sol-prac-gauss-iid-lik"/>
    <w:p>
      <w:pPr>
        <w:pStyle w:val="BodyText"/>
      </w:pPr>
      <w:del w:id="4192" w:author="PR Preview" w:date="2026-01-01T00:00:00Z">
        <w:r>
          <w:rPr>
            <w:i/>
            <w:iCs/>
          </w:rPr>
          <w:delText xml:space="preserve">Solution 51</w:delText>
        </w:r>
      </w:del>
      <w:del w:id="4193" w:author="PR Preview" w:date="2026-01-01T00:00:00Z">
        <w:r>
          <w:delText xml:space="preserve">. </w:delText>
        </w:r>
      </w:del>
      <w:del w:id="4194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4195" w:author="PR Preview" w:date="2026-01-01T00:00:00Z">
        <w:r>
          <w:rPr>
            <w:i/>
            <w:iCs/>
          </w:rPr>
          <w:t xml:space="preserve">Solution 52</w:t>
        </w:r>
      </w:ins>
      <w:ins w:id="4196" w:author="PR Preview" w:date="2026-01-01T00:00:00Z">
        <w:r>
          <w:t xml:space="preserve">. </w:t>
        </w:r>
      </w:ins>
      <w:ins w:id="4197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98"/>
    <w:bookmarkStart w:id="399" w:name="exr-prac-score-zero"/>
    <w:p>
      <w:pPr>
        <w:pStyle w:val="BodyText"/>
      </w:pPr>
      <w:del w:id="4198" w:author="PR Preview" w:date="2026-01-01T00:00:00Z">
        <w:r>
          <w:rPr>
            <w:b/>
            <w:bCs/>
          </w:rPr>
          <w:delText xml:space="preserve">Exercise 52 (Score at the MLE (adapted from</w:delText>
        </w:r>
      </w:del>
      <w:del w:id="4199" w:author="PR Preview" w:date="2026-01-01T00:00:00Z">
        <w:r>
          <w:rPr>
            <w:b/>
            <w:bCs/>
          </w:rPr>
          <w:delText xml:space="preserve"> </w:delText>
        </w:r>
      </w:del>
      <w:del w:id="4200" w:author="PR Preview" w:date="2026-01-01T00:00:00Z">
        <w:r>
          <w:rPr>
            <w:b/>
            <w:bCs/>
          </w:rPr>
          <w:delText xml:space="preserve">Dobson and Barnett [1]</w:delText>
        </w:r>
      </w:del>
      <w:del w:id="4201" w:author="PR Preview" w:date="2026-01-01T00:00:00Z">
        <w:r>
          <w:rPr>
            <w:b/>
            <w:bCs/>
          </w:rPr>
          <w:delText xml:space="preserve">, Chapter 3))</w:delText>
        </w:r>
      </w:del>
      <w:del w:id="4202" w:author="PR Preview" w:date="2026-01-01T00:00:00Z">
        <w:r>
          <w:delText xml:space="preserve"> </w:delText>
        </w:r>
      </w:del>
      <w:del w:id="4203" w:author="PR Preview" w:date="2026-01-01T00:00:00Z">
        <w:r>
          <w:delText xml:space="preserve">Let</w:delText>
        </w:r>
      </w:del>
      <w:del w:id="420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4205" w:author="PR Preview" w:date="2026-01-01T00:00:00Z">
        <w:r>
          <w:delText xml:space="preserve">.</w:delText>
        </w:r>
      </w:del>
    </w:p>
    <w:p>
      <w:pPr>
        <w:pStyle w:val="BodyText"/>
      </w:pPr>
      <w:ins w:id="4206" w:author="PR Preview" w:date="2026-01-01T00:00:00Z">
        <w:r>
          <w:rPr>
            <w:b/>
            <w:bCs/>
          </w:rPr>
          <w:t xml:space="preserve">Exercise 53 (Score at the MLE (adapted from</w:t>
        </w:r>
      </w:ins>
      <w:ins w:id="4207" w:author="PR Preview" w:date="2026-01-01T00:00:00Z">
        <w:r>
          <w:rPr>
            <w:b/>
            <w:bCs/>
          </w:rPr>
          <w:t xml:space="preserve"> </w:t>
        </w:r>
      </w:ins>
      <w:ins w:id="4208" w:author="PR Preview" w:date="2026-01-01T00:00:00Z">
        <w:r>
          <w:rPr>
            <w:b/>
            <w:bCs/>
          </w:rPr>
          <w:t xml:space="preserve">Dobson and Barnett [1]</w:t>
        </w:r>
      </w:ins>
      <w:ins w:id="4209" w:author="PR Preview" w:date="2026-01-01T00:00:00Z">
        <w:r>
          <w:rPr>
            <w:b/>
            <w:bCs/>
          </w:rPr>
          <w:t xml:space="preserve">, Chapter 3))</w:t>
        </w:r>
      </w:ins>
      <w:ins w:id="4210" w:author="PR Preview" w:date="2026-01-01T00:00:00Z">
        <w:r>
          <w:t xml:space="preserve"> </w:t>
        </w:r>
      </w:ins>
      <w:ins w:id="4211" w:author="PR Preview" w:date="2026-01-01T00:00:00Z">
        <w:r>
          <w:t xml:space="preserve">Let</w:t>
        </w:r>
      </w:ins>
      <w:ins w:id="421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4213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9"/>
    <w:bookmarkStart w:id="400" w:name="sol-prac-score-zero"/>
    <w:p>
      <w:pPr>
        <w:pStyle w:val="BodyText"/>
      </w:pPr>
      <w:del w:id="4214" w:author="PR Preview" w:date="2026-01-01T00:00:00Z">
        <w:r>
          <w:rPr>
            <w:i/>
            <w:iCs/>
          </w:rPr>
          <w:delText xml:space="preserve">Solution 52</w:delText>
        </w:r>
      </w:del>
      <w:del w:id="4215" w:author="PR Preview" w:date="2026-01-01T00:00:00Z">
        <w:r>
          <w:delText xml:space="preserve">. </w:delText>
        </w:r>
      </w:del>
      <w:del w:id="4216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4217" w:author="PR Preview" w:date="2026-01-01T00:00:00Z">
        <w:r>
          <w:rPr>
            <w:i/>
            <w:iCs/>
          </w:rPr>
          <w:t xml:space="preserve">Solution 53</w:t>
        </w:r>
      </w:ins>
      <w:ins w:id="4218" w:author="PR Preview" w:date="2026-01-01T00:00:00Z">
        <w:r>
          <w:t xml:space="preserve">. </w:t>
        </w:r>
      </w:ins>
      <w:ins w:id="4219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0"/>
    <w:bookmarkStart w:id="401" w:name="exr-prac-mle-se"/>
    <w:p>
      <w:pPr>
        <w:pStyle w:val="BodyText"/>
      </w:pPr>
      <w:del w:id="4220" w:author="PR Preview" w:date="2026-01-01T00:00:00Z">
        <w:r>
          <w:rPr>
            <w:b/>
            <w:bCs/>
          </w:rPr>
          <w:delText xml:space="preserve">Exercise 53 (Standard error of an MLE (adapted from</w:delText>
        </w:r>
      </w:del>
      <w:del w:id="4221" w:author="PR Preview" w:date="2026-01-01T00:00:00Z">
        <w:r>
          <w:rPr>
            <w:b/>
            <w:bCs/>
          </w:rPr>
          <w:delText xml:space="preserve"> </w:delText>
        </w:r>
      </w:del>
      <w:del w:id="4222" w:author="PR Preview" w:date="2026-01-01T00:00:00Z">
        <w:r>
          <w:rPr>
            <w:b/>
            <w:bCs/>
          </w:rPr>
          <w:delText xml:space="preserve">Dobson and Barnett [1]</w:delText>
        </w:r>
      </w:del>
      <w:del w:id="4223" w:author="PR Preview" w:date="2026-01-01T00:00:00Z">
        <w:r>
          <w:rPr>
            <w:b/>
            <w:bCs/>
          </w:rPr>
          <w:delText xml:space="preserve">, Chapter 5))</w:delText>
        </w:r>
      </w:del>
      <w:del w:id="4224" w:author="PR Preview" w:date="2026-01-01T00:00:00Z">
        <w:r>
          <w:delText xml:space="preserve"> </w:delText>
        </w:r>
      </w:del>
      <w:del w:id="4225" w:author="PR Preview" w:date="2026-01-01T00:00:00Z">
        <w:r>
          <w:delText xml:space="preserve">Let</w:delText>
        </w:r>
      </w:del>
      <w:del w:id="422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4227" w:author="PR Preview" w:date="2026-01-01T00:00:00Z">
        <w:r>
          <w:delText xml:space="preserve">.</w:delText>
        </w:r>
      </w:del>
    </w:p>
    <w:p>
      <w:pPr>
        <w:pStyle w:val="BodyText"/>
      </w:pPr>
      <w:ins w:id="4228" w:author="PR Preview" w:date="2026-01-01T00:00:00Z">
        <w:r>
          <w:rPr>
            <w:b/>
            <w:bCs/>
          </w:rPr>
          <w:t xml:space="preserve">Exercise 54 (Standard error of an MLE (adapted from</w:t>
        </w:r>
      </w:ins>
      <w:ins w:id="4229" w:author="PR Preview" w:date="2026-01-01T00:00:00Z">
        <w:r>
          <w:rPr>
            <w:b/>
            <w:bCs/>
          </w:rPr>
          <w:t xml:space="preserve"> </w:t>
        </w:r>
      </w:ins>
      <w:ins w:id="4230" w:author="PR Preview" w:date="2026-01-01T00:00:00Z">
        <w:r>
          <w:rPr>
            <w:b/>
            <w:bCs/>
          </w:rPr>
          <w:t xml:space="preserve">Dobson and Barnett [1]</w:t>
        </w:r>
      </w:ins>
      <w:ins w:id="4231" w:author="PR Preview" w:date="2026-01-01T00:00:00Z">
        <w:r>
          <w:rPr>
            <w:b/>
            <w:bCs/>
          </w:rPr>
          <w:t xml:space="preserve">, Chapter 5))</w:t>
        </w:r>
      </w:ins>
      <w:ins w:id="4232" w:author="PR Preview" w:date="2026-01-01T00:00:00Z">
        <w:r>
          <w:t xml:space="preserve"> </w:t>
        </w:r>
      </w:ins>
      <w:ins w:id="4233" w:author="PR Preview" w:date="2026-01-01T00:00:00Z">
        <w:r>
          <w:t xml:space="preserve">Let</w:t>
        </w:r>
      </w:ins>
      <w:ins w:id="423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4235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01"/>
    <w:bookmarkStart w:id="402" w:name="sol-prac-mle-se"/>
    <w:p>
      <w:pPr>
        <w:pStyle w:val="BodyText"/>
      </w:pPr>
      <w:del w:id="4236" w:author="PR Preview" w:date="2026-01-01T00:00:00Z">
        <w:r>
          <w:rPr>
            <w:i/>
            <w:iCs/>
          </w:rPr>
          <w:delText xml:space="preserve">Solution 53</w:delText>
        </w:r>
      </w:del>
      <w:del w:id="4237" w:author="PR Preview" w:date="2026-01-01T00:00:00Z">
        <w:r>
          <w:delText xml:space="preserve">. </w:delText>
        </w:r>
      </w:del>
      <w:del w:id="4238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del w:id="4239" w:author="PR Preview" w:date="2026-01-01T00:00:00Z">
        <w:r>
          <w:delText xml:space="preserve">From</w:delText>
        </w:r>
      </w:del>
      <w:del w:id="4240" w:author="PR Preview" w:date="2026-01-01T00:00:00Z">
        <w:r>
          <w:delText xml:space="preserve"> </w:delText>
        </w:r>
      </w:del>
      <w:hyperlink w:anchor="exr-prac-score-zero">
        <w:del w:id="4241" w:author="PR Preview" w:date="2026-01-01T00:00:00Z">
          <w:r>
            <w:rPr>
              <w:rStyle w:val="Hyperlink"/>
            </w:rPr>
            <w:delText xml:space="preserve">Exercise 52</w:delText>
          </w:r>
        </w:del>
      </w:hyperlink>
      <w:del w:id="4242" w:author="PR Preview" w:date="2026-01-01T00:00:00Z">
        <w:r>
          <w:delText xml:space="preserve">,</w:delText>
        </w:r>
      </w:del>
      <w:del w:id="4243" w:author="PR Preview" w:date="2026-01-01T00:00:00Z">
        <w:r>
          <w:delText xml:space="preserve"> </w:delText>
        </w:r>
      </w:del>
      <w:del w:id="4244" w:author="PR Preview" w:date="2026-01-01T00:00:00Z">
        <w:r>
          <w:delText xml:space="preserve">$\ell'({\lambda}; \mathord{\smash[b]{\underset{\raise.3ex\hbox{$\scriptstyle\sim$}}{x}}\vphantom{x}}) = \frac{n{\bar{x}}}{{\lambda}} - n$</w:delText>
        </w:r>
      </w:del>
      <w:del w:id="4245" w:author="PR Preview" w:date="2026-01-01T00:00:00Z">
        <w:r>
          <w:delText xml:space="preserve">.</w:delText>
        </w:r>
      </w:del>
    </w:p>
    <w:p>
      <w:pPr>
        <w:pStyle w:val="BodyText"/>
      </w:pPr>
      <w:ins w:id="4246" w:author="PR Preview" w:date="2026-01-01T00:00:00Z">
        <w:r>
          <w:rPr>
            <w:i/>
            <w:iCs/>
          </w:rPr>
          <w:t xml:space="preserve">Solution 54</w:t>
        </w:r>
      </w:ins>
      <w:ins w:id="4247" w:author="PR Preview" w:date="2026-01-01T00:00:00Z">
        <w:r>
          <w:t xml:space="preserve">. </w:t>
        </w:r>
      </w:ins>
      <w:ins w:id="4248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ins w:id="4249" w:author="PR Preview" w:date="2026-01-01T00:00:00Z">
        <w:r>
          <w:t xml:space="preserve">From</w:t>
        </w:r>
      </w:ins>
      <w:ins w:id="4250" w:author="PR Preview" w:date="2026-01-01T00:00:00Z">
        <w:r>
          <w:t xml:space="preserve"> </w:t>
        </w:r>
      </w:ins>
      <w:hyperlink w:anchor="exr-prac-score-zero">
        <w:ins w:id="4251" w:author="PR Preview" w:date="2026-01-01T00:00:00Z">
          <w:r>
            <w:rPr>
              <w:rStyle w:val="Hyperlink"/>
            </w:rPr>
            <w:t xml:space="preserve">Exercise 53</w:t>
          </w:r>
        </w:ins>
      </w:hyperlink>
      <w:ins w:id="4252" w:author="PR Preview" w:date="2026-01-01T00:00:00Z">
        <w:r>
          <w:t xml:space="preserve">,</w:t>
        </w:r>
      </w:ins>
      <w:ins w:id="4253" w:author="PR Preview" w:date="2026-01-01T00:00:00Z">
        <w:r>
          <w:t xml:space="preserve"> </w:t>
        </w:r>
      </w:ins>
      <w:ins w:id="4254" w:author="PR Preview" w:date="2026-01-01T00:00:00Z">
        <w:r>
          <w:t xml:space="preserve">$\ell'({\lambda}; \mathord{\smash[b]{\underset{\raise.3ex\hbox{$\scriptstyle\sim$}}{x}}\vphantom{x}}) = \frac{n{\bar{x}}}{{\lambda}} - n$</w:t>
        </w:r>
      </w:ins>
      <w:ins w:id="4255" w:author="PR Preview" w:date="2026-01-01T00:00:00Z">
        <w:r>
          <w:t xml:space="preserve">.</w:t>
        </w:r>
      </w:ins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02"/>
    <w:bookmarkStart w:id="403" w:name="exr-prac-exp-mle"/>
    <w:p>
      <w:pPr>
        <w:pStyle w:val="FirstParagraph"/>
      </w:pPr>
      <w:del w:id="4256" w:author="PR Preview" w:date="2026-01-01T00:00:00Z">
        <w:r>
          <w:rPr>
            <w:b/>
            <w:bCs/>
          </w:rPr>
          <w:delText xml:space="preserve">Exercise 54 (Exponential MLE (adapted from</w:delText>
        </w:r>
      </w:del>
      <w:del w:id="4257" w:author="PR Preview" w:date="2026-01-01T00:00:00Z">
        <w:r>
          <w:rPr>
            <w:b/>
            <w:bCs/>
          </w:rPr>
          <w:delText xml:space="preserve"> </w:delText>
        </w:r>
      </w:del>
      <w:del w:id="4258" w:author="PR Preview" w:date="2026-01-01T00:00:00Z">
        <w:r>
          <w:rPr>
            <w:b/>
            <w:bCs/>
          </w:rPr>
          <w:delText xml:space="preserve">Dobson and Barnett [1]</w:delText>
        </w:r>
      </w:del>
      <w:del w:id="4259" w:author="PR Preview" w:date="2026-01-01T00:00:00Z">
        <w:r>
          <w:rPr>
            <w:b/>
            <w:bCs/>
          </w:rPr>
          <w:delText xml:space="preserve">, Chapter 3))</w:delText>
        </w:r>
      </w:del>
      <w:del w:id="4260" w:author="PR Preview" w:date="2026-01-01T00:00:00Z">
        <w:r>
          <w:delText xml:space="preserve"> </w:delText>
        </w:r>
      </w:del>
      <w:del w:id="4261" w:author="PR Preview" w:date="2026-01-01T00:00:00Z">
        <w:r>
          <w:delText xml:space="preserve">Let</w:delText>
        </w:r>
      </w:del>
      <w:del w:id="426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263" w:author="PR Preview" w:date="2026-01-01T00:00:00Z">
        <w:r>
          <w:delText xml:space="preserve">,</w:delText>
        </w:r>
      </w:del>
      <w:del w:id="4264" w:author="PR Preview" w:date="2026-01-01T00:00:00Z">
        <w:r>
          <w:delText xml:space="preserve"> </w:delText>
        </w:r>
      </w:del>
      <w:del w:id="4265" w:author="PR Preview" w:date="2026-01-01T00:00:00Z">
        <w:r>
          <w:delText xml:space="preserve">so that</w:delText>
        </w:r>
      </w:del>
    </w:p>
    <w:p>
      <w:pPr>
        <w:pStyle w:val="FirstParagraph"/>
      </w:pPr>
      <w:ins w:id="4266" w:author="PR Preview" w:date="2026-01-01T00:00:00Z">
        <w:r>
          <w:rPr>
            <w:b/>
            <w:bCs/>
          </w:rPr>
          <w:t xml:space="preserve">Exercise 55 (Exponential MLE (adapted from</w:t>
        </w:r>
      </w:ins>
      <w:ins w:id="4267" w:author="PR Preview" w:date="2026-01-01T00:00:00Z">
        <w:r>
          <w:rPr>
            <w:b/>
            <w:bCs/>
          </w:rPr>
          <w:t xml:space="preserve"> </w:t>
        </w:r>
      </w:ins>
      <w:ins w:id="4268" w:author="PR Preview" w:date="2026-01-01T00:00:00Z">
        <w:r>
          <w:rPr>
            <w:b/>
            <w:bCs/>
          </w:rPr>
          <w:t xml:space="preserve">Dobson and Barnett [1]</w:t>
        </w:r>
      </w:ins>
      <w:ins w:id="4269" w:author="PR Preview" w:date="2026-01-01T00:00:00Z">
        <w:r>
          <w:rPr>
            <w:b/>
            <w:bCs/>
          </w:rPr>
          <w:t xml:space="preserve">, Chapter 3))</w:t>
        </w:r>
      </w:ins>
      <w:ins w:id="4270" w:author="PR Preview" w:date="2026-01-01T00:00:00Z">
        <w:r>
          <w:t xml:space="preserve"> </w:t>
        </w:r>
      </w:ins>
      <w:ins w:id="4271" w:author="PR Preview" w:date="2026-01-01T00:00:00Z">
        <w:r>
          <w:t xml:space="preserve">Let</w:t>
        </w:r>
      </w:ins>
      <w:ins w:id="427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273" w:author="PR Preview" w:date="2026-01-01T00:00:00Z">
        <w:r>
          <w:t xml:space="preserve">,</w:t>
        </w:r>
      </w:ins>
      <w:ins w:id="4274" w:author="PR Preview" w:date="2026-01-01T00:00:00Z">
        <w:r>
          <w:t xml:space="preserve"> </w:t>
        </w:r>
      </w:ins>
      <w:ins w:id="4275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03"/>
    <w:bookmarkStart w:id="404" w:name="sol-prac-exp-mle"/>
    <w:p>
      <w:pPr>
        <w:pStyle w:val="BodyText"/>
      </w:pPr>
      <w:del w:id="4276" w:author="PR Preview" w:date="2026-01-01T00:00:00Z">
        <w:r>
          <w:rPr>
            <w:i/>
            <w:iCs/>
          </w:rPr>
          <w:delText xml:space="preserve">Solution 54</w:delText>
        </w:r>
      </w:del>
      <w:del w:id="4277" w:author="PR Preview" w:date="2026-01-01T00:00:00Z">
        <w:r>
          <w:delText xml:space="preserve">. </w:delText>
        </w:r>
      </w:del>
      <w:del w:id="4278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4279" w:author="PR Preview" w:date="2026-01-01T00:00:00Z">
        <w:r>
          <w:rPr>
            <w:i/>
            <w:iCs/>
          </w:rPr>
          <w:t xml:space="preserve">Solution 55</w:t>
        </w:r>
      </w:ins>
      <w:ins w:id="4280" w:author="PR Preview" w:date="2026-01-01T00:00:00Z">
        <w:r>
          <w:t xml:space="preserve">. </w:t>
        </w:r>
      </w:ins>
      <w:ins w:id="4281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04"/>
    <w:bookmarkEnd w:id="405"/>
    <w:bookmarkStart w:id="453" w:name="references"/>
    <w:p>
      <w:pPr>
        <w:pStyle w:val="Heading2"/>
      </w:pPr>
      <w:r>
        <w:t xml:space="preserve">References</w:t>
      </w:r>
    </w:p>
    <w:bookmarkStart w:id="452" w:name="refs"/>
    <w:bookmarkStart w:id="407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06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7"/>
    <w:bookmarkStart w:id="409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08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9"/>
    <w:bookmarkStart w:id="411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11"/>
    <w:bookmarkStart w:id="413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https://en.wikipedia.org/wiki/Likelihood_function</w:t>
        </w:r>
      </w:hyperlink>
    </w:p>
    <w:bookmarkEnd w:id="413"/>
    <w:bookmarkStart w:id="415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https://en.wikipedia.org/wiki/Maximum_likelihood_estimation</w:t>
        </w:r>
      </w:hyperlink>
    </w:p>
    <w:bookmarkEnd w:id="415"/>
    <w:bookmarkStart w:id="417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1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17"/>
    <w:bookmarkStart w:id="418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18"/>
    <w:bookmarkStart w:id="419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9"/>
    <w:bookmarkStart w:id="421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https://en.wikipedia.org/wiki/Critical_point_%28mathematics%29</w:t>
        </w:r>
      </w:hyperlink>
    </w:p>
    <w:bookmarkEnd w:id="421"/>
    <w:bookmarkStart w:id="423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https://en.wikipedia.org/wiki/Informant_function</w:t>
        </w:r>
      </w:hyperlink>
    </w:p>
    <w:bookmarkEnd w:id="423"/>
    <w:bookmarkStart w:id="425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https://en.wikipedia.org/wiki/Hessian_matrix</w:t>
        </w:r>
      </w:hyperlink>
    </w:p>
    <w:bookmarkEnd w:id="425"/>
    <w:bookmarkStart w:id="427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https://en.wikipedia.org/wiki/Fisher_information</w:t>
        </w:r>
      </w:hyperlink>
    </w:p>
    <w:bookmarkEnd w:id="427"/>
    <w:bookmarkStart w:id="429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28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9"/>
    <w:bookmarkStart w:id="431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0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31"/>
    <w:bookmarkStart w:id="433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32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33"/>
    <w:bookmarkStart w:id="435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https://en.wikipedia.org/wiki/Wald_test</w:t>
        </w:r>
      </w:hyperlink>
    </w:p>
    <w:bookmarkEnd w:id="435"/>
    <w:bookmarkStart w:id="437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https://en.wikipedia.org/wiki/Likelihood-ratio_test</w:t>
        </w:r>
      </w:hyperlink>
    </w:p>
    <w:bookmarkEnd w:id="437"/>
    <w:bookmarkStart w:id="439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https://en.wikipedia.org/wiki/Wilks%27_theorem</w:t>
        </w:r>
      </w:hyperlink>
    </w:p>
    <w:bookmarkEnd w:id="439"/>
    <w:bookmarkStart w:id="441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0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41"/>
    <w:bookmarkStart w:id="443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2">
        <w:r>
          <w:rPr>
            <w:rStyle w:val="Hyperlink"/>
          </w:rPr>
          <w:t xml:space="preserve">https://en.wikipedia.org/wiki/Prediction_interval</w:t>
        </w:r>
      </w:hyperlink>
    </w:p>
    <w:bookmarkEnd w:id="443"/>
    <w:bookmarkStart w:id="445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44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45"/>
    <w:bookmarkStart w:id="447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4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47"/>
    <w:bookmarkStart w:id="449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48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9"/>
    <w:bookmarkStart w:id="451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0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51"/>
    <w:bookmarkEnd w:id="452"/>
    <w:bookmarkEnd w:id="4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198" Type="http://schemas.openxmlformats.org/officeDocument/2006/relationships/image" Target="media/rId198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29" Type="http://schemas.openxmlformats.org/officeDocument/2006/relationships/image" Target="media/rId229.png"/><Relationship Id="rId241" Type="http://schemas.openxmlformats.org/officeDocument/2006/relationships/image" Target="media/rId241.png"/><Relationship Id="rId245" Type="http://schemas.openxmlformats.org/officeDocument/2006/relationships/image" Target="media/rId24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8" Type="http://schemas.openxmlformats.org/officeDocument/2006/relationships/image" Target="media/rId258.png"/><Relationship Id="rId350" Type="http://schemas.openxmlformats.org/officeDocument/2006/relationships/image" Target="media/rId350.png"/><Relationship Id="rId355" Type="http://schemas.openxmlformats.org/officeDocument/2006/relationships/image" Target="media/rId355.png"/><Relationship Id="rId360" Type="http://schemas.openxmlformats.org/officeDocument/2006/relationships/image" Target="media/rId360.png"/><Relationship Id="rId364" Type="http://schemas.openxmlformats.org/officeDocument/2006/relationships/image" Target="media/rId364.png"/><Relationship Id="rId369" Type="http://schemas.openxmlformats.org/officeDocument/2006/relationships/image" Target="media/rId369.png"/><Relationship Id="rId373" Type="http://schemas.openxmlformats.org/officeDocument/2006/relationships/image" Target="media/rId373.png"/><Relationship Id="rId381" Type="http://schemas.openxmlformats.org/officeDocument/2006/relationships/image" Target="media/rId381.png"/><Relationship Id="rId387" Type="http://schemas.openxmlformats.org/officeDocument/2006/relationships/image" Target="media/rId387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64" Type="http://schemas.openxmlformats.org/officeDocument/2006/relationships/hyperlink" Target="estimation.qmd#def-estimand" TargetMode="External"/><Relationship Id="rId343" Type="http://schemas.openxmlformats.org/officeDocument/2006/relationships/hyperlink" Target="estimation.qmd#exm-biased-variance-mle" TargetMode="External"/><Relationship Id="rId300" Type="http://schemas.openxmlformats.org/officeDocument/2006/relationships/hyperlink" Target="exploratory-descriptive.qmd#def-sample" TargetMode="External"/><Relationship Id="rId297" Type="http://schemas.openxmlformats.org/officeDocument/2006/relationships/hyperlink" Target="exploratory-descriptive.qmd#def-sample-mean" TargetMode="External"/><Relationship Id="rId444" Type="http://schemas.openxmlformats.org/officeDocument/2006/relationships/hyperlink" Target="https://doi.org/10.1001/jama.280.7.605" TargetMode="External"/><Relationship Id="rId408" Type="http://schemas.openxmlformats.org/officeDocument/2006/relationships/hyperlink" Target="https://doi.org/10.1002/9780470191613" TargetMode="External"/><Relationship Id="rId446" Type="http://schemas.openxmlformats.org/officeDocument/2006/relationships/hyperlink" Target="https://doi.org/10.1007/978-1-4614-1353-0" TargetMode="External"/><Relationship Id="rId428" Type="http://schemas.openxmlformats.org/officeDocument/2006/relationships/hyperlink" Target="https://doi.org/10.1007/b98855" TargetMode="External"/><Relationship Id="rId430" Type="http://schemas.openxmlformats.org/officeDocument/2006/relationships/hyperlink" Target="https://doi.org/10.1016/S1573-4412(05)80005-4" TargetMode="External"/><Relationship Id="rId432" Type="http://schemas.openxmlformats.org/officeDocument/2006/relationships/hyperlink" Target="https://doi.org/10.1093/biomet/65.3.457" TargetMode="External"/><Relationship Id="rId448" Type="http://schemas.openxmlformats.org/officeDocument/2006/relationships/hyperlink" Target="https://doi.org/10.1198/000313001300339897" TargetMode="External"/><Relationship Id="rId406" Type="http://schemas.openxmlformats.org/officeDocument/2006/relationships/hyperlink" Target="https://doi.org/10.1201/9781315182780" TargetMode="External"/><Relationship Id="rId440" Type="http://schemas.openxmlformats.org/officeDocument/2006/relationships/hyperlink" Target="https://doi.org/10.1214/aoms/1177732360" TargetMode="External"/><Relationship Id="rId420" Type="http://schemas.openxmlformats.org/officeDocument/2006/relationships/hyperlink" Target="https://en.wikipedia.org/wiki/Critical_point_%28mathematics%29" TargetMode="External"/><Relationship Id="rId291" Type="http://schemas.openxmlformats.org/officeDocument/2006/relationships/hyperlink" Target="https://en.wikipedia.org/wiki/Exponential_family" TargetMode="External"/><Relationship Id="rId426" Type="http://schemas.openxmlformats.org/officeDocument/2006/relationships/hyperlink" Target="https://en.wikipedia.org/wiki/Fisher_information" TargetMode="External"/><Relationship Id="rId424" Type="http://schemas.openxmlformats.org/officeDocument/2006/relationships/hyperlink" Target="https://en.wikipedia.org/wiki/Hessian_matrix" TargetMode="External"/><Relationship Id="rId422" Type="http://schemas.openxmlformats.org/officeDocument/2006/relationships/hyperlink" Target="https://en.wikipedia.org/wiki/Informant_function" TargetMode="External"/><Relationship Id="rId436" Type="http://schemas.openxmlformats.org/officeDocument/2006/relationships/hyperlink" Target="https://en.wikipedia.org/wiki/Likelihood-ratio_test" TargetMode="External"/><Relationship Id="rId412" Type="http://schemas.openxmlformats.org/officeDocument/2006/relationships/hyperlink" Target="https://en.wikipedia.org/wiki/Likelihood_function" TargetMode="External"/><Relationship Id="rId414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42" Type="http://schemas.openxmlformats.org/officeDocument/2006/relationships/hyperlink" Target="https://en.wikipedia.org/wiki/Prediction_interval" TargetMode="External"/><Relationship Id="rId235" Type="http://schemas.openxmlformats.org/officeDocument/2006/relationships/hyperlink" Target="https://en.wikipedia.org/wiki/Taylor%27s_theorem" TargetMode="External"/><Relationship Id="rId434" Type="http://schemas.openxmlformats.org/officeDocument/2006/relationships/hyperlink" Target="https://en.wikipedia.org/wiki/Wald_test" TargetMode="External"/><Relationship Id="rId438" Type="http://schemas.openxmlformats.org/officeDocument/2006/relationships/hyperlink" Target="https://en.wikipedia.org/wiki/Wilks%27_theorem" TargetMode="External"/><Relationship Id="rId100" Type="http://schemas.openxmlformats.org/officeDocument/2006/relationships/hyperlink" Target="https://morrison-lab.github.io/ids/entropy.html#def-surprisal" TargetMode="External"/><Relationship Id="rId109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31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02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85" Type="http://schemas.openxmlformats.org/officeDocument/2006/relationships/hyperlink" Target="https://morrison-lab.github.io/pds/probability-basics.html#def-event" TargetMode="External"/><Relationship Id="rId273" Type="http://schemas.openxmlformats.org/officeDocument/2006/relationships/hyperlink" Target="https://morrison-lab.github.io/pds/probability-basics.html#def-odds" TargetMode="External"/><Relationship Id="rId28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84" Type="http://schemas.openxmlformats.org/officeDocument/2006/relationships/hyperlink" Target="https://morrison-lab.github.io/pds/variance-covariance.html#def-deviation-pop-mean" TargetMode="External"/><Relationship Id="rId282" Type="http://schemas.openxmlformats.org/officeDocument/2006/relationships/hyperlink" Target="https://morrison-lab.github.io/pds/variance-covariance.html#def-precision" TargetMode="External"/><Relationship Id="rId336" Type="http://schemas.openxmlformats.org/officeDocument/2006/relationships/hyperlink" Target="https://morrison-lab.github.io/pds/variance-covariance.html#def-variance" TargetMode="External"/><Relationship Id="rId139" Type="http://schemas.openxmlformats.org/officeDocument/2006/relationships/hyperlink" Target="https://online.stat.psu.edu/stat504/Lesson02" TargetMode="External"/><Relationship Id="rId450" Type="http://schemas.openxmlformats.org/officeDocument/2006/relationships/hyperlink" Target="https://www.cengage.com/c/applied-regression-analysis-and-other-multivariable-methods-5e-kleinbaum/9781285051086/" TargetMode="External"/><Relationship Id="rId410" Type="http://schemas.openxmlformats.org/officeDocument/2006/relationships/hyperlink" Target="https://www.cengage.com/c/statistical-inference-2e-casella-berger/9780534243128/" TargetMode="External"/><Relationship Id="rId4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8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20" Type="http://schemas.openxmlformats.org/officeDocument/2006/relationships/hyperlink" Target="inference.qmd#def-test-statistic" TargetMode="External"/><Relationship Id="rId142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einf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107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269" Type="http://schemas.openxmlformats.org/officeDocument/2006/relationships/hyperlink" Target="model-validation.qmd#def-covariat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343" Type="http://schemas.openxmlformats.org/officeDocument/2006/relationships/hyperlink" Target="estimation.qmd#exm-biased-variance-mle" TargetMode="External"/><Relationship Id="rId300" Type="http://schemas.openxmlformats.org/officeDocument/2006/relationships/hyperlink" Target="exploratory-descriptive.qmd#def-sample" TargetMode="External"/><Relationship Id="rId297" Type="http://schemas.openxmlformats.org/officeDocument/2006/relationships/hyperlink" Target="exploratory-descriptive.qmd#def-sample-mean" TargetMode="External"/><Relationship Id="rId444" Type="http://schemas.openxmlformats.org/officeDocument/2006/relationships/hyperlink" Target="https://doi.org/10.1001/jama.280.7.605" TargetMode="External"/><Relationship Id="rId408" Type="http://schemas.openxmlformats.org/officeDocument/2006/relationships/hyperlink" Target="https://doi.org/10.1002/9780470191613" TargetMode="External"/><Relationship Id="rId446" Type="http://schemas.openxmlformats.org/officeDocument/2006/relationships/hyperlink" Target="https://doi.org/10.1007/978-1-4614-1353-0" TargetMode="External"/><Relationship Id="rId428" Type="http://schemas.openxmlformats.org/officeDocument/2006/relationships/hyperlink" Target="https://doi.org/10.1007/b98855" TargetMode="External"/><Relationship Id="rId430" Type="http://schemas.openxmlformats.org/officeDocument/2006/relationships/hyperlink" Target="https://doi.org/10.1016/S1573-4412(05)80005-4" TargetMode="External"/><Relationship Id="rId432" Type="http://schemas.openxmlformats.org/officeDocument/2006/relationships/hyperlink" Target="https://doi.org/10.1093/biomet/65.3.457" TargetMode="External"/><Relationship Id="rId448" Type="http://schemas.openxmlformats.org/officeDocument/2006/relationships/hyperlink" Target="https://doi.org/10.1198/000313001300339897" TargetMode="External"/><Relationship Id="rId406" Type="http://schemas.openxmlformats.org/officeDocument/2006/relationships/hyperlink" Target="https://doi.org/10.1201/9781315182780" TargetMode="External"/><Relationship Id="rId440" Type="http://schemas.openxmlformats.org/officeDocument/2006/relationships/hyperlink" Target="https://doi.org/10.1214/aoms/1177732360" TargetMode="External"/><Relationship Id="rId420" Type="http://schemas.openxmlformats.org/officeDocument/2006/relationships/hyperlink" Target="https://en.wikipedia.org/wiki/Critical_point_%28mathematics%29" TargetMode="External"/><Relationship Id="rId291" Type="http://schemas.openxmlformats.org/officeDocument/2006/relationships/hyperlink" Target="https://en.wikipedia.org/wiki/Exponential_family" TargetMode="External"/><Relationship Id="rId426" Type="http://schemas.openxmlformats.org/officeDocument/2006/relationships/hyperlink" Target="https://en.wikipedia.org/wiki/Fisher_information" TargetMode="External"/><Relationship Id="rId424" Type="http://schemas.openxmlformats.org/officeDocument/2006/relationships/hyperlink" Target="https://en.wikipedia.org/wiki/Hessian_matrix" TargetMode="External"/><Relationship Id="rId422" Type="http://schemas.openxmlformats.org/officeDocument/2006/relationships/hyperlink" Target="https://en.wikipedia.org/wiki/Informant_function" TargetMode="External"/><Relationship Id="rId436" Type="http://schemas.openxmlformats.org/officeDocument/2006/relationships/hyperlink" Target="https://en.wikipedia.org/wiki/Likelihood-ratio_test" TargetMode="External"/><Relationship Id="rId412" Type="http://schemas.openxmlformats.org/officeDocument/2006/relationships/hyperlink" Target="https://en.wikipedia.org/wiki/Likelihood_function" TargetMode="External"/><Relationship Id="rId414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42" Type="http://schemas.openxmlformats.org/officeDocument/2006/relationships/hyperlink" Target="https://en.wikipedia.org/wiki/Prediction_interval" TargetMode="External"/><Relationship Id="rId235" Type="http://schemas.openxmlformats.org/officeDocument/2006/relationships/hyperlink" Target="https://en.wikipedia.org/wiki/Taylor%27s_theorem" TargetMode="External"/><Relationship Id="rId434" Type="http://schemas.openxmlformats.org/officeDocument/2006/relationships/hyperlink" Target="https://en.wikipedia.org/wiki/Wald_test" TargetMode="External"/><Relationship Id="rId438" Type="http://schemas.openxmlformats.org/officeDocument/2006/relationships/hyperlink" Target="https://en.wikipedia.org/wiki/Wilks%27_theorem" TargetMode="External"/><Relationship Id="rId100" Type="http://schemas.openxmlformats.org/officeDocument/2006/relationships/hyperlink" Target="https://morrison-lab.github.io/ids/entropy.html#def-surprisal" TargetMode="External"/><Relationship Id="rId109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31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02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85" Type="http://schemas.openxmlformats.org/officeDocument/2006/relationships/hyperlink" Target="https://morrison-lab.github.io/pds/probability-basics.html#def-event" TargetMode="External"/><Relationship Id="rId273" Type="http://schemas.openxmlformats.org/officeDocument/2006/relationships/hyperlink" Target="https://morrison-lab.github.io/pds/probability-basics.html#def-odds" TargetMode="External"/><Relationship Id="rId28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84" Type="http://schemas.openxmlformats.org/officeDocument/2006/relationships/hyperlink" Target="https://morrison-lab.github.io/pds/variance-covariance.html#def-deviation-pop-mean" TargetMode="External"/><Relationship Id="rId282" Type="http://schemas.openxmlformats.org/officeDocument/2006/relationships/hyperlink" Target="https://morrison-lab.github.io/pds/variance-covariance.html#def-precision" TargetMode="External"/><Relationship Id="rId336" Type="http://schemas.openxmlformats.org/officeDocument/2006/relationships/hyperlink" Target="https://morrison-lab.github.io/pds/variance-covariance.html#def-variance" TargetMode="External"/><Relationship Id="rId139" Type="http://schemas.openxmlformats.org/officeDocument/2006/relationships/hyperlink" Target="https://online.stat.psu.edu/stat504/Lesson02" TargetMode="External"/><Relationship Id="rId450" Type="http://schemas.openxmlformats.org/officeDocument/2006/relationships/hyperlink" Target="https://www.cengage.com/c/applied-regression-analysis-and-other-multivariable-methods-5e-kleinbaum/9781285051086/" TargetMode="External"/><Relationship Id="rId410" Type="http://schemas.openxmlformats.org/officeDocument/2006/relationships/hyperlink" Target="https://www.cengage.com/c/statistical-inference-2e-casella-berger/9780534243128/" TargetMode="External"/><Relationship Id="rId4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8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20" Type="http://schemas.openxmlformats.org/officeDocument/2006/relationships/hyperlink" Target="inference.qmd#def-test-statistic" TargetMode="External"/><Relationship Id="rId142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einf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107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269" Type="http://schemas.openxmlformats.org/officeDocument/2006/relationships/hyperlink" Target="model-validation.qmd#def-covariat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2026-10-23T23:42:10Z</dcterms:created>
  <dcterms:modified xsi:type="dcterms:W3CDTF">2026-10-23T23:42:10Z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