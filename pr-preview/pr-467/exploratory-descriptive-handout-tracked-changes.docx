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3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9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6 (Population parameter)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population parameter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a number computed from the population distribution (</w:t>
        </w:r>
      </w:ins>
      <w:hyperlink w:anchor="def-population-distribution">
        <w:ins w:id="1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" w:author="PR Preview" w:date="2026-01-01T00:00:00Z">
        <w:r>
          <w:t xml:space="preserve">),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such as its</w:t>
        </w:r>
      </w:ins>
      <w:ins w:id="14" w:author="PR Preview" w:date="2026-01-01T00:00:00Z">
        <w:r>
          <w:t xml:space="preserve"> </w:t>
        </w:r>
      </w:ins>
      <w:hyperlink r:id="rId26">
        <w:ins w:id="15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16" w:author="PR Preview" w:date="2026-01-01T00:00:00Z">
        <w:r>
          <w:t xml:space="preserve">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 population parameter is fixed.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It is usually unknown.</w:t>
        </w:r>
      </w:ins>
    </w:p>
    <w:bookmarkEnd w:id="27"/>
    <w:bookmarkStart w:id="28" w:name="exm-population-parameter-wcgs"/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Example 3 (A population parameter in the WCGS)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In</w:t>
        </w:r>
      </w:ins>
      <w:ins w:id="24" w:author="PR Preview" w:date="2026-01-01T00:00:00Z">
        <w:r>
          <w:t xml:space="preserve"> </w:t>
        </w:r>
      </w:ins>
      <w:hyperlink w:anchor="exm-population-sample-wcgs">
        <w:ins w:id="25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6" w:author="PR Preview" w:date="2026-01-01T00:00:00Z">
        <w:r>
          <w:t xml:space="preserve">, the</w:t>
        </w:r>
      </w:ins>
      <w:ins w:id="27" w:author="PR Preview" w:date="2026-01-01T00:00:00Z">
        <w:r>
          <w:t xml:space="preserve"> </w:t>
        </w:r>
      </w:ins>
      <w:hyperlink r:id="rId26">
        <w:ins w:id="28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of cholesterol is a</w:t>
        </w:r>
      </w:ins>
      <w:ins w:id="31" w:author="PR Preview" w:date="2026-01-01T00:00:00Z">
        <w:r>
          <w:t xml:space="preserve"> </w:t>
        </w:r>
      </w:ins>
      <w:hyperlink w:anchor="def-population-parameter">
        <w:ins w:id="32" w:author="PR Preview" w:date="2026-01-01T00:00:00Z">
          <w:r>
            <w:rPr>
              <w:rStyle w:val="Hyperlink"/>
            </w:rPr>
            <w:t xml:space="preserve">population parameter</w:t>
          </w:r>
        </w:ins>
      </w:hyperlink>
      <w:ins w:id="33" w:author="PR Preview" w:date="2026-01-01T00:00:00Z">
        <w:r>
          <w:t xml:space="preserve">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It describes all the men in the study’s population (</w:t>
        </w:r>
      </w:ins>
      <w:hyperlink w:anchor="def-population">
        <w:ins w:id="3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7" w:author="PR Preview" w:date="2026-01-01T00:00:00Z">
        <w:r>
          <w:t xml:space="preserve">).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We know only the mean cholesterol of the sample (</w:t>
        </w:r>
      </w:ins>
      <w:hyperlink w:anchor="def-sample">
        <w:ins w:id="4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1" w:author="PR Preview" w:date="2026-01-01T00:00:00Z">
        <w:r>
          <w:t xml:space="preserve">) of the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wcgs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data,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226.4 mg/dL.</w:t>
        </w:r>
      </w:ins>
    </w:p>
    <w:bookmarkEnd w:id="28"/>
    <w:bookmarkEnd w:id="29"/>
    <w:bookmarkEnd w:id="30"/>
    <w:bookmarkStart w:id="55" w:name="summarizing-a-single-variable"/>
    <w:p>
      <w:pPr>
        <w:pStyle w:val="Heading2"/>
      </w:pPr>
      <w:r>
        <w:t xml:space="preserve">2 Summarizing a single variable</w:t>
      </w:r>
    </w:p>
    <w:bookmarkStart w:id="37" w:name="measures-of-center"/>
    <w:p>
      <w:pPr>
        <w:pStyle w:val="Heading3"/>
      </w:pPr>
      <w:r>
        <w:t xml:space="preserve">2.1 Measures of center</w:t>
      </w:r>
    </w:p>
    <w:bookmarkStart w:id="31" w:name="def-sample-mean"/>
    <w:p>
      <w:pPr>
        <w:pStyle w:val="FirstParagraph"/>
      </w:pPr>
      <w:del w:id="48" w:author="PR Preview" w:date="2026-01-01T00:00:00Z">
        <w:r>
          <w:rPr>
            <w:b/>
            <w:bCs/>
          </w:rPr>
          <w:delText xml:space="preserve">Definition 6 (Sample mean)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sample mean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of</w:delText>
        </w:r>
      </w:del>
      <w:del w:id="55" w:author="PR Preview" w:date="2026-01-01T00:00:00Z">
        <w:r>
          <w:delText xml:space="preserve"> </w:delText>
        </w:r>
      </w:del>
      <m:oMath>
        <m:r>
          <m:t>n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observations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del w:id="61" w:author="PR Preview" w:date="2026-01-01T00:00:00Z">
        <w:r>
          <w:rPr>
            <w:b/>
            <w:bCs/>
          </w:rPr>
          <w:delText xml:space="preserve">Example 3 (Sample mean cholesterol in the WCGS)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Total cholesterol (</w:delText>
        </w:r>
      </w:del>
      <w:del w:id="64" w:author="PR Preview" w:date="2026-01-01T00:00:00Z">
        <w:r>
          <w:rPr>
            <w:rStyle w:val="VerbatimChar"/>
          </w:rPr>
          <w:delText xml:space="preserve">chol</w:delText>
        </w:r>
      </w:del>
      <w:del w:id="65" w:author="PR Preview" w:date="2026-01-01T00:00:00Z">
        <w:r>
          <w:delText xml:space="preserve">) is missing for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12 of the 3154 WCGS participants.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 sample mean of the remaining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3142 values is:</w:delText>
        </w:r>
      </w:del>
    </w:p>
    <w:p>
      <w:pPr>
        <w:pStyle w:val="FirstParagraph"/>
      </w:pPr>
      <w:ins w:id="72" w:author="PR Preview" w:date="2026-01-01T00:00:00Z">
        <w:r>
          <w:rPr>
            <w:b/>
            <w:bCs/>
          </w:rPr>
          <w:t xml:space="preserve">Definition 7 (Sample mean)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sample mean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of</w:t>
        </w:r>
      </w:ins>
      <w:ins w:id="79" w:author="PR Preview" w:date="2026-01-01T00:00:00Z">
        <w:r>
          <w:t xml:space="preserve"> </w:t>
        </w:r>
      </w:ins>
      <m:oMath>
        <m:r>
          <m:t>n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observations</w:t>
        </w:r>
      </w:ins>
      <w:ins w:id="8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2" w:name="exm-sample-mean"/>
    <w:p>
      <w:pPr>
        <w:pStyle w:val="FirstParagraph"/>
      </w:pPr>
      <w:ins w:id="85" w:author="PR Preview" w:date="2026-01-01T00:00:00Z">
        <w:r>
          <w:rPr>
            <w:b/>
            <w:bCs/>
          </w:rPr>
          <w:t xml:space="preserve">Example 4 (Sample mean cholesterol in the WCGS)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Total cholesterol (</w:t>
        </w:r>
      </w:ins>
      <w:ins w:id="88" w:author="PR Preview" w:date="2026-01-01T00:00:00Z">
        <w:r>
          <w:rPr>
            <w:rStyle w:val="VerbatimChar"/>
          </w:rPr>
          <w:t xml:space="preserve">chol</w:t>
        </w:r>
      </w:ins>
      <w:ins w:id="89" w:author="PR Preview" w:date="2026-01-01T00:00:00Z">
        <w:r>
          <w:t xml:space="preserve">) is missing for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12 of the 3154 WCGS participants.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 sample mean of the remaining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3142 values is:</w:t>
        </w:r>
      </w:ins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2"/>
    <w:bookmarkStart w:id="33" w:name="exm-sample-vs-population-mean"/>
    <w:p>
      <w:pPr>
        <w:pStyle w:val="FirstParagraph"/>
      </w:pPr>
      <w:del w:id="96" w:author="PR Preview" w:date="2026-01-01T00:00:00Z">
        <w:r>
          <w:rPr>
            <w:b/>
            <w:bCs/>
          </w:rPr>
          <w:delText xml:space="preserve">Example 4 (Sample mean versus population mean of cholesterol)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</w:delText>
        </w:r>
      </w:del>
      <w:del w:id="99" w:author="PR Preview" w:date="2026-01-01T00:00:00Z">
        <w:r>
          <w:delText xml:space="preserve"> </w:delText>
        </w:r>
      </w:del>
      <w:hyperlink r:id="rId26">
        <w:del w:id="100" w:author="PR Preview" w:date="2026-01-01T00:00:00Z">
          <w:r>
            <w:rPr>
              <w:rStyle w:val="Hyperlink"/>
            </w:rPr>
            <w:delText xml:space="preserve">population mean</w:delText>
          </w:r>
        </w:del>
      </w:hyperlink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of cholesterol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is the</w:delText>
        </w:r>
      </w:del>
      <w:del w:id="105" w:author="PR Preview" w:date="2026-01-01T00:00:00Z">
        <w:r>
          <w:delText xml:space="preserve"> </w:delText>
        </w:r>
      </w:del>
      <w:hyperlink r:id="rId26">
        <w:del w:id="106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of the population distribution (</w:delText>
        </w:r>
      </w:del>
      <w:hyperlink w:anchor="def-population-distribution">
        <w:del w:id="10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10" w:author="PR Preview" w:date="2026-01-01T00:00:00Z">
        <w:r>
          <w:delText xml:space="preserve">).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It is a fixed number that we do not know.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The sample mean (</w:delText>
        </w:r>
      </w:del>
      <w:hyperlink w:anchor="def-sample-mean">
        <w:del w:id="11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6" w:author="PR Preview" w:date="2026-01-01T00:00:00Z">
        <w:r>
          <w:delText xml:space="preserve">) of the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rPr>
            <w:rStyle w:val="VerbatimChar"/>
          </w:rPr>
          <w:delText xml:space="preserve">wcgs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data,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226.4 mg/dL,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is computed from the observed data.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A different</w:delText>
        </w:r>
      </w:del>
      <w:del w:id="127" w:author="PR Preview" w:date="2026-01-01T00:00:00Z">
        <w:r>
          <w:delText xml:space="preserve"> </w:delText>
        </w:r>
      </w:del>
      <w:hyperlink w:anchor="def-sample">
        <w:del w:id="128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from the same</w:delText>
        </w:r>
      </w:del>
      <w:del w:id="131" w:author="PR Preview" w:date="2026-01-01T00:00:00Z">
        <w:r>
          <w:delText xml:space="preserve"> </w:delText>
        </w:r>
      </w:del>
      <w:hyperlink w:anchor="def-population">
        <w:del w:id="132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would give a different sample mean,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while the population mean would not change.</w:delText>
        </w:r>
      </w:del>
    </w:p>
    <w:p>
      <w:pPr>
        <w:pStyle w:val="BodyText"/>
      </w:pPr>
      <w:del w:id="137" w:author="PR Preview" w:date="2026-01-01T00:00:00Z">
        <w:r>
          <w:rPr>
            <w:b/>
            <w:bCs/>
          </w:rPr>
          <w:delText xml:space="preserve">Definition 7 (Sample median)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The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rPr>
            <w:b/>
            <w:bCs/>
          </w:rPr>
          <w:delText xml:space="preserve">sample median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 the middle value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when the observations are sorted in increasing order.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In terms of the</w:delText>
        </w:r>
      </w:del>
      <w:del w:id="148" w:author="PR Preview" w:date="2026-01-01T00:00:00Z">
        <w:r>
          <w:delText xml:space="preserve"> </w:delText>
        </w:r>
      </w:del>
      <w:hyperlink r:id="rId34">
        <w:del w:id="149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15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51" w:author="PR Preview" w:date="2026-01-01T00:00:00Z">
        <w:r>
          <w:delText xml:space="preserve">:</w:delText>
        </w:r>
      </w:del>
    </w:p>
    <w:p>
      <w:pPr>
        <w:pStyle w:val="FirstParagraph"/>
      </w:pPr>
      <w:ins w:id="152" w:author="PR Preview" w:date="2026-01-01T00:00:00Z">
        <w:r>
          <w:rPr>
            <w:b/>
            <w:bCs/>
          </w:rPr>
          <w:t xml:space="preserve">Example 5 (Sample mean versus population mean of cholesterol)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</w:t>
        </w:r>
      </w:ins>
      <w:ins w:id="155" w:author="PR Preview" w:date="2026-01-01T00:00:00Z">
        <w:r>
          <w:t xml:space="preserve"> </w:t>
        </w:r>
      </w:ins>
      <w:hyperlink r:id="rId26">
        <w:ins w:id="156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of cholesterol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 the</w:t>
        </w:r>
      </w:ins>
      <w:ins w:id="161" w:author="PR Preview" w:date="2026-01-01T00:00:00Z">
        <w:r>
          <w:t xml:space="preserve"> </w:t>
        </w:r>
      </w:ins>
      <w:hyperlink r:id="rId26">
        <w:ins w:id="162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of the population distribution (</w:t>
        </w:r>
      </w:ins>
      <w:hyperlink w:anchor="def-population-distribution">
        <w:ins w:id="16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66" w:author="PR Preview" w:date="2026-01-01T00:00:00Z">
        <w:r>
          <w:t xml:space="preserve">).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It is a fixed number that we do not know.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The sample mean (</w:t>
        </w:r>
      </w:ins>
      <w:hyperlink w:anchor="def-sample-mean">
        <w:ins w:id="17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72" w:author="PR Preview" w:date="2026-01-01T00:00:00Z">
        <w:r>
          <w:t xml:space="preserve">) of the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rPr>
            <w:rStyle w:val="VerbatimChar"/>
          </w:rPr>
          <w:t xml:space="preserve">wcgs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data,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226.4 mg/dL,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is computed from the observed data.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 different</w:t>
        </w:r>
      </w:ins>
      <w:ins w:id="183" w:author="PR Preview" w:date="2026-01-01T00:00:00Z">
        <w:r>
          <w:t xml:space="preserve"> </w:t>
        </w:r>
      </w:ins>
      <w:hyperlink w:anchor="def-sample">
        <w:ins w:id="184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from the same</w:t>
        </w:r>
      </w:ins>
      <w:ins w:id="187" w:author="PR Preview" w:date="2026-01-01T00:00:00Z">
        <w:r>
          <w:t xml:space="preserve"> </w:t>
        </w:r>
      </w:ins>
      <w:hyperlink w:anchor="def-population">
        <w:ins w:id="188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would give a different sample mean,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while the population mean would not change.</w:t>
        </w:r>
      </w:ins>
    </w:p>
    <w:bookmarkEnd w:id="33"/>
    <w:bookmarkStart w:id="35" w:name="def-sample-median"/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Definition 8 (Sample median)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sample median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the middle value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when the observations are sorted in increasing order.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In terms of the</w:t>
        </w:r>
      </w:ins>
      <w:ins w:id="204" w:author="PR Preview" w:date="2026-01-01T00:00:00Z">
        <w:r>
          <w:t xml:space="preserve"> </w:t>
        </w:r>
      </w:ins>
      <w:hyperlink r:id="rId34">
        <w:ins w:id="205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20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0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5"/>
    <w:bookmarkStart w:id="36" w:name="exm-sample-median"/>
    <w:p>
      <w:pPr>
        <w:pStyle w:val="BodyText"/>
      </w:pPr>
      <w:del w:id="208" w:author="PR Preview" w:date="2026-01-01T00:00:00Z">
        <w:r>
          <w:rPr>
            <w:b/>
            <w:bCs/>
          </w:rPr>
          <w:delText xml:space="preserve">Example 5 (Median cholesterol in the WCGS)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 </w:delText>
        </w:r>
      </w:del>
    </w:p>
    <w:p>
      <w:pPr>
        <w:pStyle w:val="BodyText"/>
      </w:pPr>
      <w:ins w:id="211" w:author="PR Preview" w:date="2026-01-01T00:00:00Z">
        <w:r>
          <w:rPr>
            <w:b/>
            <w:bCs/>
          </w:rPr>
          <w:t xml:space="preserve">Example 6 (Median cholesterol in the WCGS)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del w:id="214" w:author="PR Preview" w:date="2026-01-01T00:00:00Z">
        <w:r>
          <w:delText xml:space="preserve">The median cholesterol is a little lower than the sample mean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(</w:delText>
        </w:r>
      </w:del>
      <w:hyperlink w:anchor="exm-sample-mean">
        <w:del w:id="21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18" w:author="PR Preview" w:date="2026-01-01T00:00:00Z">
        <w:r>
          <w:delText xml:space="preserve">).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Cholesterol has a longer right tail than left tail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(the maximum is 645 mg/dL),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and the large values in that tail pull the sample mean upward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but barely change which value is in the middle.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 median is less sensitive to extreme values than a sample mean.</w:delText>
        </w:r>
      </w:del>
    </w:p>
    <w:p>
      <w:pPr>
        <w:pStyle w:val="FirstParagraph"/>
      </w:pPr>
      <w:ins w:id="229" w:author="PR Preview" w:date="2026-01-01T00:00:00Z">
        <w:r>
          <w:t xml:space="preserve">The median cholesterol is a little lower than the sample mean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(</w:t>
        </w:r>
      </w:ins>
      <w:hyperlink w:anchor="exm-sample-mean">
        <w:ins w:id="23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33" w:author="PR Preview" w:date="2026-01-01T00:00:00Z">
        <w:r>
          <w:t xml:space="preserve">).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Cholesterol has a longer right tail than left tail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(the maximum is 645 mg/dL),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 the large values in that tail pull the sample mean upward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but barely change which value is in the middle.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 median is less sensitive to extreme values than a sample mean.</w:t>
        </w:r>
      </w:ins>
    </w:p>
    <w:bookmarkEnd w:id="36"/>
    <w:bookmarkEnd w:id="37"/>
    <w:bookmarkStart w:id="48" w:name="measures-of-spread"/>
    <w:p>
      <w:pPr>
        <w:pStyle w:val="Heading3"/>
      </w:pPr>
      <w:r>
        <w:t xml:space="preserve">2.2 Measures of spread</w:t>
      </w:r>
    </w:p>
    <w:bookmarkStart w:id="38" w:name="def-sample-variance"/>
    <w:p>
      <w:pPr>
        <w:pStyle w:val="FirstParagraph"/>
      </w:pPr>
      <w:del w:id="244" w:author="PR Preview" w:date="2026-01-01T00:00:00Z">
        <w:r>
          <w:rPr>
            <w:b/>
            <w:bCs/>
          </w:rPr>
          <w:delText xml:space="preserve">Definition 8 (Sample variance)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The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rPr>
            <w:b/>
            <w:bCs/>
          </w:rPr>
          <w:delText xml:space="preserve">sample variance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of</w:delText>
        </w:r>
      </w:del>
      <w:del w:id="25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observations is:</w:delText>
        </w:r>
      </w:del>
    </w:p>
    <w:p>
      <w:pPr>
        <w:pStyle w:val="FirstParagraph"/>
      </w:pPr>
      <w:ins w:id="254" w:author="PR Preview" w:date="2026-01-01T00:00:00Z">
        <w:r>
          <w:rPr>
            <w:b/>
            <w:bCs/>
          </w:rPr>
          <w:t xml:space="preserve">Definition 9 (Sample variance)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sample variance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of</w:t>
        </w:r>
      </w:ins>
      <w:ins w:id="2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observations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8"/>
    <w:bookmarkStart w:id="39" w:name="def-sample-sd"/>
    <w:p>
      <w:pPr>
        <w:pStyle w:val="BodyText"/>
      </w:pPr>
      <w:del w:id="264" w:author="PR Preview" w:date="2026-01-01T00:00:00Z">
        <w:r>
          <w:rPr>
            <w:b/>
            <w:bCs/>
          </w:rPr>
          <w:delText xml:space="preserve">Definition 9 (Sample standard deviation)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The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rPr>
            <w:b/>
            <w:bCs/>
          </w:rPr>
          <w:delText xml:space="preserve">sample standard deviation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is the square root of the</w:delText>
        </w:r>
      </w:del>
      <w:del w:id="271" w:author="PR Preview" w:date="2026-01-01T00:00:00Z">
        <w:r>
          <w:delText xml:space="preserve"> </w:delText>
        </w:r>
      </w:del>
      <w:hyperlink w:anchor="def-sample-variance">
        <w:del w:id="272" w:author="PR Preview" w:date="2026-01-01T00:00:00Z">
          <w:r>
            <w:rPr>
              <w:rStyle w:val="Hyperlink"/>
            </w:rPr>
            <w:delText xml:space="preserve">sample variance</w:delText>
          </w:r>
        </w:del>
      </w:hyperlink>
      <w:del w:id="273" w:author="PR Preview" w:date="2026-01-01T00:00:00Z">
        <w:r>
          <w:delText xml:space="preserve">:</w:delText>
        </w:r>
      </w:del>
    </w:p>
    <w:p>
      <w:pPr>
        <w:pStyle w:val="BodyText"/>
      </w:pPr>
      <w:ins w:id="274" w:author="PR Preview" w:date="2026-01-01T00:00:00Z">
        <w:r>
          <w:rPr>
            <w:b/>
            <w:bCs/>
          </w:rPr>
          <w:t xml:space="preserve">Definition 10 (Sample standard deviation)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The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rPr>
            <w:b/>
            <w:bCs/>
          </w:rPr>
          <w:t xml:space="preserve">sample standard deviation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is the square root of the</w:t>
        </w:r>
      </w:ins>
      <w:ins w:id="281" w:author="PR Preview" w:date="2026-01-01T00:00:00Z">
        <w:r>
          <w:t xml:space="preserve"> </w:t>
        </w:r>
      </w:ins>
      <w:hyperlink w:anchor="def-sample-variance">
        <w:ins w:id="282" w:author="PR Preview" w:date="2026-01-01T00:00:00Z">
          <w:r>
            <w:rPr>
              <w:rStyle w:val="Hyperlink"/>
            </w:rPr>
            <w:t xml:space="preserve">sample variance</w:t>
          </w:r>
        </w:ins>
      </w:hyperlink>
      <w:ins w:id="2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0"/>
    <w:bookmarkStart w:id="41" w:name="exm-sample-sd"/>
    <w:p>
      <w:pPr>
        <w:pStyle w:val="BodyText"/>
      </w:pPr>
      <w:del w:id="284" w:author="PR Preview" w:date="2026-01-01T00:00:00Z">
        <w:r>
          <w:rPr>
            <w:b/>
            <w:bCs/>
          </w:rPr>
          <w:delText xml:space="preserve">Example 6 (Variance and standard deviation of cholesterol in the WCGS)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 </w:delText>
        </w:r>
      </w:del>
    </w:p>
    <w:p>
      <w:pPr>
        <w:pStyle w:val="BodyText"/>
      </w:pPr>
      <w:ins w:id="287" w:author="PR Preview" w:date="2026-01-01T00:00:00Z">
        <w:r>
          <w:rPr>
            <w:b/>
            <w:bCs/>
          </w:rPr>
          <w:t xml:space="preserve">Example 7 (Variance and standard deviation of cholesterol in the WCGS)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1"/>
    <w:bookmarkStart w:id="43" w:name="def-quartiles"/>
    <w:p>
      <w:pPr>
        <w:pStyle w:val="BodyText"/>
      </w:pPr>
      <w:del w:id="290" w:author="PR Preview" w:date="2026-01-01T00:00:00Z">
        <w:r>
          <w:rPr>
            <w:b/>
            <w:bCs/>
          </w:rPr>
          <w:delText xml:space="preserve">Definition 10 (Quartiles (first quartile, third quartile, 25th percentile, 75th percentile))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The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rPr>
            <w:b/>
            <w:bCs/>
          </w:rPr>
          <w:delText xml:space="preserve">quartiles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are the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rPr>
            <w:b/>
            <w:bCs/>
          </w:rPr>
          <w:delText xml:space="preserve">first quartile</w:delText>
        </w:r>
      </w:del>
      <w:del w:id="299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1</m:t>
            </m:r>
          </m:sub>
        </m:sSub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and the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b/>
            <w:bCs/>
          </w:rPr>
          <w:delText xml:space="preserve">third quartile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3</m:t>
            </m:r>
          </m:sub>
        </m:sSub>
      </m:oMath>
      <w:del w:id="305" w:author="PR Preview" w:date="2026-01-01T00:00:00Z">
        <w:r>
          <w:delText xml:space="preserve">,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the sample 0.25 and 0.75 quantiles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(</w:delText>
        </w:r>
      </w:del>
      <w:hyperlink r:id="rId42">
        <w:del w:id="310" w:author="PR Preview" w:date="2026-01-01T00:00:00Z">
          <w:r>
            <w:rPr>
              <w:rStyle w:val="Hyperlink"/>
            </w:rPr>
            <w:delText xml:space="preserve">sample quantile</w:delText>
          </w:r>
        </w:del>
      </w:hyperlink>
      <w:del w:id="311" w:author="PR Preview" w:date="2026-01-01T00:00:00Z">
        <w:r>
          <w:delText xml:space="preserve">).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The first quartile is also called the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rPr>
            <w:b/>
            <w:bCs/>
          </w:rPr>
          <w:delText xml:space="preserve">25th percentile</w:delText>
        </w:r>
      </w:del>
      <w:del w:id="316" w:author="PR Preview" w:date="2026-01-01T00:00:00Z">
        <w:r>
          <w:delText xml:space="preserve">,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and the third quartile is also called the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rPr>
            <w:b/>
            <w:bCs/>
          </w:rPr>
          <w:delText xml:space="preserve">75th percentile</w:delText>
        </w:r>
      </w:del>
      <w:del w:id="321" w:author="PR Preview" w:date="2026-01-01T00:00:00Z">
        <w:r>
          <w:delText xml:space="preserve">.</w:delText>
        </w:r>
      </w:del>
    </w:p>
    <w:p>
      <w:pPr>
        <w:pStyle w:val="BodyText"/>
      </w:pPr>
      <w:ins w:id="322" w:author="PR Preview" w:date="2026-01-01T00:00:00Z">
        <w:r>
          <w:rPr>
            <w:b/>
            <w:bCs/>
          </w:rPr>
          <w:t xml:space="preserve">Definition 11 (Quartiles (first quartile, third quartile, 25th percentile, 75th percentile))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The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rPr>
            <w:b/>
            <w:bCs/>
          </w:rPr>
          <w:t xml:space="preserve">quartiles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are the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b/>
            <w:bCs/>
          </w:rPr>
          <w:t xml:space="preserve">first quartile</w:t>
        </w:r>
      </w:ins>
      <w:ins w:id="331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1</m:t>
            </m:r>
          </m:sub>
        </m:sSub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the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rPr>
            <w:b/>
            <w:bCs/>
          </w:rPr>
          <w:t xml:space="preserve">third quartile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3</m:t>
            </m:r>
          </m:sub>
        </m:sSub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the sample 0.25 and 0.75 quantiles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(</w:t>
        </w:r>
      </w:ins>
      <w:hyperlink r:id="rId42">
        <w:ins w:id="342" w:author="PR Preview" w:date="2026-01-01T00:00:00Z">
          <w:r>
            <w:rPr>
              <w:rStyle w:val="Hyperlink"/>
            </w:rPr>
            <w:t xml:space="preserve">sample quantile</w:t>
          </w:r>
        </w:ins>
      </w:hyperlink>
      <w:ins w:id="343" w:author="PR Preview" w:date="2026-01-01T00:00:00Z">
        <w:r>
          <w:t xml:space="preserve">).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The first quartile is also called the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rPr>
            <w:b/>
            <w:bCs/>
          </w:rPr>
          <w:t xml:space="preserve">25th percentile</w:t>
        </w:r>
      </w:ins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and the third quartile is also called the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rPr>
            <w:b/>
            <w:bCs/>
          </w:rPr>
          <w:t xml:space="preserve">75th percentile</w:t>
        </w:r>
      </w:ins>
      <w:ins w:id="353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3"/>
    <w:bookmarkStart w:id="45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5"/>
    <w:bookmarkStart w:id="46" w:name="def-IQR"/>
    <w:p>
      <w:pPr>
        <w:pStyle w:val="BodyText"/>
      </w:pPr>
      <w:del w:id="354" w:author="PR Preview" w:date="2026-01-01T00:00:00Z">
        <w:r>
          <w:rPr>
            <w:b/>
            <w:bCs/>
          </w:rPr>
          <w:delText xml:space="preserve">Definition 11 (Interquartile range)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The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rPr>
            <w:b/>
            <w:bCs/>
          </w:rPr>
          <w:delText xml:space="preserve">interquartile range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(IQR) is the difference between the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third and first</w:delText>
        </w:r>
      </w:del>
      <w:del w:id="363" w:author="PR Preview" w:date="2026-01-01T00:00:00Z">
        <w:r>
          <w:delText xml:space="preserve"> </w:delText>
        </w:r>
      </w:del>
      <w:hyperlink w:anchor="def-quartiles">
        <w:del w:id="364" w:author="PR Preview" w:date="2026-01-01T00:00:00Z">
          <w:r>
            <w:rPr>
              <w:rStyle w:val="Hyperlink"/>
            </w:rPr>
            <w:delText xml:space="preserve">quartiles</w:delText>
          </w:r>
        </w:del>
      </w:hyperlink>
      <w:del w:id="365" w:author="PR Preview" w:date="2026-01-01T00:00:00Z">
        <w:r>
          <w:delText xml:space="preserve">:</w:delText>
        </w:r>
      </w:del>
    </w:p>
    <w:p>
      <w:pPr>
        <w:pStyle w:val="BodyText"/>
      </w:pPr>
      <w:ins w:id="366" w:author="PR Preview" w:date="2026-01-01T00:00:00Z">
        <w:r>
          <w:rPr>
            <w:b/>
            <w:bCs/>
          </w:rPr>
          <w:t xml:space="preserve">Definition 12 (Interquartile range)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rPr>
            <w:b/>
            <w:bCs/>
          </w:rPr>
          <w:t xml:space="preserve">interquartile range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(IQR) is the difference between the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third and first</w:t>
        </w:r>
      </w:ins>
      <w:ins w:id="375" w:author="PR Preview" w:date="2026-01-01T00:00:00Z">
        <w:r>
          <w:t xml:space="preserve"> </w:t>
        </w:r>
      </w:ins>
      <w:hyperlink w:anchor="def-quartiles">
        <w:ins w:id="376" w:author="PR Preview" w:date="2026-01-01T00:00:00Z">
          <w:r>
            <w:rPr>
              <w:rStyle w:val="Hyperlink"/>
            </w:rPr>
            <w:t xml:space="preserve">quartiles</w:t>
          </w:r>
        </w:ins>
      </w:hyperlink>
      <w:ins w:id="3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6"/>
    <w:bookmarkStart w:id="47" w:name="exm-IQR"/>
    <w:p>
      <w:pPr>
        <w:pStyle w:val="BodyText"/>
      </w:pPr>
      <w:del w:id="378" w:author="PR Preview" w:date="2026-01-01T00:00:00Z">
        <w:r>
          <w:rPr>
            <w:b/>
            <w:bCs/>
          </w:rPr>
          <w:delText xml:space="preserve">Example 7 (Quartiles and IQR of cholesterol in the WCGS)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 </w:delText>
        </w:r>
      </w:del>
    </w:p>
    <w:p>
      <w:pPr>
        <w:pStyle w:val="BodyText"/>
      </w:pPr>
      <w:ins w:id="381" w:author="PR Preview" w:date="2026-01-01T00:00:00Z">
        <w:r>
          <w:rPr>
            <w:b/>
            <w:bCs/>
          </w:rPr>
          <w:t xml:space="preserve">Example 8 (Quartiles and IQR of cholesterol in the WCGS)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7"/>
    <w:bookmarkEnd w:id="48"/>
    <w:bookmarkStart w:id="50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del w:id="384" w:author="PR Preview" w:date="2026-01-01T00:00:00Z">
        <w:r>
          <w:delText xml:space="preserve">The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rPr>
            <w:rStyle w:val="VerbatimChar"/>
          </w:rPr>
          <w:delText xml:space="preserve">summary()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function reports the minimum, quartiles, mean, maximum,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and number of missing values in one call;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its quartiles use R’s default interpolating quantile rule (</w:delText>
        </w:r>
      </w:del>
      <w:del w:id="393" w:author="PR Preview" w:date="2026-01-01T00:00:00Z">
        <w:r>
          <w:rPr>
            <w:rStyle w:val="VerbatimChar"/>
          </w:rPr>
          <w:delText xml:space="preserve">type = 7</w:delText>
        </w:r>
      </w:del>
      <w:del w:id="394" w:author="PR Preview" w:date="2026-01-01T00:00:00Z">
        <w:r>
          <w:delText xml:space="preserve">),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so they can differ slightly from</w:delText>
        </w:r>
      </w:del>
      <w:del w:id="397" w:author="PR Preview" w:date="2026-01-01T00:00:00Z">
        <w:r>
          <w:delText xml:space="preserve"> </w:delText>
        </w:r>
      </w:del>
      <w:hyperlink w:anchor="def-quartiles">
        <w:del w:id="39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99" w:author="PR Preview" w:date="2026-01-01T00:00:00Z">
        <w:r>
          <w:delText xml:space="preserve">:</w:delText>
        </w:r>
      </w:del>
    </w:p>
    <w:p>
      <w:pPr>
        <w:pStyle w:val="FirstParagraph"/>
      </w:pPr>
      <w:ins w:id="400" w:author="PR Preview" w:date="2026-01-01T00:00:00Z">
        <w:r>
          <w:t xml:space="preserve">The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rPr>
            <w:rStyle w:val="VerbatimChar"/>
          </w:rPr>
          <w:t xml:space="preserve">summary()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function reports the minimum, quartiles, mean, maximum,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 number of missing values in one call;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its quartiles use R’s default interpolating quantile rule (</w:t>
        </w:r>
      </w:ins>
      <w:ins w:id="409" w:author="PR Preview" w:date="2026-01-01T00:00:00Z">
        <w:r>
          <w:rPr>
            <w:rStyle w:val="VerbatimChar"/>
          </w:rPr>
          <w:t xml:space="preserve">type = 7</w:t>
        </w:r>
      </w:ins>
      <w:ins w:id="410" w:author="PR Preview" w:date="2026-01-01T00:00:00Z">
        <w:r>
          <w:t xml:space="preserve">),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so they can differ slightly from</w:t>
        </w:r>
      </w:ins>
      <w:ins w:id="413" w:author="PR Preview" w:date="2026-01-01T00:00:00Z">
        <w:r>
          <w:t xml:space="preserve"> </w:t>
        </w:r>
      </w:ins>
      <w:hyperlink w:anchor="def-quartiles">
        <w:ins w:id="41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15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9"/>
        </w:tc>
      </w:tr>
    </w:tbl>
    <w:bookmarkEnd w:id="50"/>
    <w:bookmarkStart w:id="54" w:name="binary-and-categorical-variables"/>
    <w:p>
      <w:pPr>
        <w:pStyle w:val="Heading3"/>
      </w:pPr>
      <w:r>
        <w:t xml:space="preserve">2.4 Binary and categorical variables</w:t>
      </w:r>
    </w:p>
    <w:bookmarkStart w:id="51" w:name="def-sample-proportion"/>
    <w:p>
      <w:pPr>
        <w:pStyle w:val="FirstParagraph"/>
      </w:pPr>
      <w:del w:id="416" w:author="PR Preview" w:date="2026-01-01T00:00:00Z">
        <w:r>
          <w:rPr>
            <w:b/>
            <w:bCs/>
          </w:rPr>
          <w:delText xml:space="preserve">Definition 12 (Sample proportion)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For a binary variable with values coded 1 (</w:delText>
        </w:r>
      </w:del>
      <w:del w:id="419" w:author="PR Preview" w:date="2026-01-01T00:00:00Z">
        <w:r>
          <w:delText xml:space="preserve">“success”</w:delText>
        </w:r>
      </w:del>
      <w:del w:id="420" w:author="PR Preview" w:date="2026-01-01T00:00:00Z">
        <w:r>
          <w:delText xml:space="preserve">) and 0,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the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rPr>
            <w:b/>
            <w:bCs/>
          </w:rPr>
          <w:delText xml:space="preserve">sample proportion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of successes is:</w:delText>
        </w:r>
      </w:del>
    </w:p>
    <w:p>
      <w:pPr>
        <w:pStyle w:val="FirstParagraph"/>
      </w:pPr>
      <w:ins w:id="427" w:author="PR Preview" w:date="2026-01-01T00:00:00Z">
        <w:r>
          <w:rPr>
            <w:b/>
            <w:bCs/>
          </w:rPr>
          <w:t xml:space="preserve">Definition 13 (Sample proportion)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For a binary variable with values coded 1 (</w:t>
        </w:r>
      </w:ins>
      <w:ins w:id="430" w:author="PR Preview" w:date="2026-01-01T00:00:00Z">
        <w:r>
          <w:t xml:space="preserve">“success”</w:t>
        </w:r>
      </w:ins>
      <w:ins w:id="431" w:author="PR Preview" w:date="2026-01-01T00:00:00Z">
        <w:r>
          <w:t xml:space="preserve">) and 0,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the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rPr>
            <w:b/>
            <w:bCs/>
          </w:rPr>
          <w:t xml:space="preserve">sample proportion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of successes is: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1"/>
    <w:bookmarkStart w:id="52" w:name="exm-sample-proportion"/>
    <w:p>
      <w:pPr>
        <w:pStyle w:val="BodyText"/>
      </w:pPr>
      <w:del w:id="438" w:author="PR Preview" w:date="2026-01-01T00:00:00Z">
        <w:r>
          <w:rPr>
            <w:b/>
            <w:bCs/>
          </w:rPr>
          <w:delText xml:space="preserve">Example 8 (Proportion of WCGS participants with a CHD event)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 </w:delText>
        </w:r>
      </w:del>
    </w:p>
    <w:p>
      <w:pPr>
        <w:pStyle w:val="BodyText"/>
      </w:pPr>
      <w:ins w:id="441" w:author="PR Preview" w:date="2026-01-01T00:00:00Z">
        <w:r>
          <w:rPr>
            <w:b/>
            <w:bCs/>
          </w:rPr>
          <w:t xml:space="preserve">Example 9 (Proportion of WCGS participants with a CHD event)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2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3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4"/>
    <w:bookmarkEnd w:id="55"/>
    <w:bookmarkStart w:id="89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2" w:name="histograms"/>
    <w:p>
      <w:pPr>
        <w:pStyle w:val="Heading3"/>
      </w:pPr>
      <w:r>
        <w:t xml:space="preserve">3.1 Histograms</w:t>
      </w:r>
    </w:p>
    <w:bookmarkStart w:id="56" w:name="def-histogram"/>
    <w:p>
      <w:pPr>
        <w:pStyle w:val="FirstParagraph"/>
      </w:pPr>
      <w:del w:id="444" w:author="PR Preview" w:date="2026-01-01T00:00:00Z">
        <w:r>
          <w:rPr>
            <w:b/>
            <w:bCs/>
          </w:rPr>
          <w:delText xml:space="preserve">Definition 13 (Histogram)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A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rPr>
            <w:b/>
            <w:bCs/>
          </w:rPr>
          <w:delText xml:space="preserve">histogram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displays the distribution of a continuous variable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by dividing the variable’s range into intervals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and drawing a bar over each interval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whose height is the number (or proportion) of observations in that interval.</w:delText>
        </w:r>
      </w:del>
    </w:p>
    <w:p>
      <w:pPr>
        <w:pStyle w:val="FirstParagraph"/>
      </w:pPr>
      <w:ins w:id="457" w:author="PR Preview" w:date="2026-01-01T00:00:00Z">
        <w:r>
          <w:rPr>
            <w:b/>
            <w:bCs/>
          </w:rPr>
          <w:t xml:space="preserve">Definition 14 (Histogram)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rPr>
            <w:b/>
            <w:bCs/>
          </w:rPr>
          <w:t xml:space="preserve">histogram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displays the distribution of a continuous variable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by dividing the variable’s range into intervals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 drawing a bar over each interval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whose height is the number (or proportion) of observations in that interval.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6"/>
    <w:bookmarkStart w:id="57" w:name="def-bin"/>
    <w:p>
      <w:pPr>
        <w:pStyle w:val="BodyText"/>
      </w:pPr>
      <w:del w:id="470" w:author="PR Preview" w:date="2026-01-01T00:00:00Z">
        <w:r>
          <w:rPr>
            <w:b/>
            <w:bCs/>
          </w:rPr>
          <w:delText xml:space="preserve">Definition 14 (Bin)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rPr>
            <w:b/>
            <w:bCs/>
          </w:rPr>
          <w:delText xml:space="preserve">bin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of a histogram is one of its intervals.</w:delText>
        </w:r>
      </w:del>
    </w:p>
    <w:p>
      <w:pPr>
        <w:pStyle w:val="BodyText"/>
      </w:pPr>
      <w:ins w:id="477" w:author="PR Preview" w:date="2026-01-01T00:00:00Z">
        <w:r>
          <w:rPr>
            <w:b/>
            <w:bCs/>
          </w:rPr>
          <w:t xml:space="preserve">Definition 15 (Bin)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rPr>
            <w:b/>
            <w:bCs/>
          </w:rPr>
          <w:t xml:space="preserve">bin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of a histogram is one of its intervals.</w:t>
        </w:r>
      </w:ins>
    </w:p>
    <w:bookmarkEnd w:id="5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1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2"/>
    <w:bookmarkStart w:id="68" w:name="density-plots"/>
    <w:p>
      <w:pPr>
        <w:pStyle w:val="Heading3"/>
      </w:pPr>
      <w:r>
        <w:t xml:space="preserve">3.2 Density plots</w:t>
      </w:r>
    </w:p>
    <w:bookmarkStart w:id="63" w:name="def-density-plot"/>
    <w:p>
      <w:pPr>
        <w:pStyle w:val="FirstParagraph"/>
      </w:pPr>
      <w:del w:id="484" w:author="PR Preview" w:date="2026-01-01T00:00:00Z">
        <w:r>
          <w:rPr>
            <w:b/>
            <w:bCs/>
          </w:rPr>
          <w:delText xml:space="preserve">Definition 15 (Density plot)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A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rPr>
            <w:b/>
            <w:bCs/>
          </w:rPr>
          <w:delText xml:space="preserve">density plot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draws a smooth curve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that estimates the probability density of a continuous variable,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scaled so that the area under the curve is 1.</w:delText>
        </w:r>
      </w:del>
    </w:p>
    <w:p>
      <w:pPr>
        <w:pStyle w:val="FirstParagraph"/>
      </w:pPr>
      <w:ins w:id="495" w:author="PR Preview" w:date="2026-01-01T00:00:00Z">
        <w:r>
          <w:rPr>
            <w:b/>
            <w:bCs/>
          </w:rPr>
          <w:t xml:space="preserve">Definition 16 (Density plot)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A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rPr>
            <w:b/>
            <w:bCs/>
          </w:rPr>
          <w:t xml:space="preserve">density plot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draws a smooth curve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that estimates the probability density of a continuous variable,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scaled so that the area under the curve is 1.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7"/>
        </w:tc>
      </w:tr>
    </w:tbl>
    <w:bookmarkEnd w:id="68"/>
    <w:bookmarkStart w:id="76" w:name="box-plots"/>
    <w:p>
      <w:pPr>
        <w:pStyle w:val="Heading3"/>
      </w:pPr>
      <w:r>
        <w:t xml:space="preserve">3.3 Box plots</w:t>
      </w:r>
    </w:p>
    <w:bookmarkStart w:id="70" w:name="def-boxplot"/>
    <w:p>
      <w:pPr>
        <w:pStyle w:val="FirstParagraph"/>
      </w:pPr>
      <w:del w:id="506" w:author="PR Preview" w:date="2026-01-01T00:00:00Z">
        <w:r>
          <w:rPr>
            <w:b/>
            <w:bCs/>
          </w:rPr>
          <w:delText xml:space="preserve">Definition 16 (Box plot (box-and-whisker plot))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rPr>
            <w:b/>
            <w:bCs/>
          </w:rPr>
          <w:delText xml:space="preserve">box plot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(or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rPr>
            <w:b/>
            <w:bCs/>
          </w:rPr>
          <w:delText xml:space="preserve">box-and-whisker plot</w:delText>
        </w:r>
      </w:del>
      <w:del w:id="515" w:author="PR Preview" w:date="2026-01-01T00:00:00Z">
        <w:r>
          <w:delText xml:space="preserve">) summarizes the distribution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of a</w:delText>
        </w:r>
      </w:del>
      <w:del w:id="518" w:author="PR Preview" w:date="2026-01-01T00:00:00Z">
        <w:r>
          <w:delText xml:space="preserve"> </w:delText>
        </w:r>
      </w:del>
      <w:hyperlink r:id="rId69">
        <w:del w:id="519" w:author="PR Preview" w:date="2026-01-01T00:00:00Z">
          <w:r>
            <w:rPr>
              <w:rStyle w:val="Hyperlink"/>
            </w:rPr>
            <w:delText xml:space="preserve">continuous variable</w:delText>
          </w:r>
        </w:del>
      </w:hyperlink>
      <w:del w:id="520" w:author="PR Preview" w:date="2026-01-01T00:00:00Z">
        <w:r>
          <w:delText xml:space="preserve">:</w:delText>
        </w:r>
      </w:del>
    </w:p>
    <w:p>
      <w:pPr>
        <w:pStyle w:val="FirstParagraph"/>
      </w:pPr>
      <w:ins w:id="521" w:author="PR Preview" w:date="2026-01-01T00:00:00Z">
        <w:r>
          <w:rPr>
            <w:b/>
            <w:bCs/>
          </w:rPr>
          <w:t xml:space="preserve">Definition 17 (Box plot (box-and-whisker plot))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rPr>
            <w:b/>
            <w:bCs/>
          </w:rPr>
          <w:t xml:space="preserve">box plot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(or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rPr>
            <w:b/>
            <w:bCs/>
          </w:rPr>
          <w:t xml:space="preserve">box-and-whisker plot</w:t>
        </w:r>
      </w:ins>
      <w:ins w:id="530" w:author="PR Preview" w:date="2026-01-01T00:00:00Z">
        <w:r>
          <w:t xml:space="preserve">) summarizes the distribution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of a</w:t>
        </w:r>
      </w:ins>
      <w:ins w:id="533" w:author="PR Preview" w:date="2026-01-01T00:00:00Z">
        <w:r>
          <w:t xml:space="preserve"> </w:t>
        </w:r>
      </w:ins>
      <w:hyperlink r:id="rId69">
        <w:ins w:id="534" w:author="PR Preview" w:date="2026-01-01T00:00:00Z">
          <w:r>
            <w:rPr>
              <w:rStyle w:val="Hyperlink"/>
            </w:rPr>
            <w:t xml:space="preserve">continuous variable</w:t>
          </w:r>
        </w:ins>
      </w:hyperlink>
      <w:ins w:id="53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0"/>
    <w:bookmarkStart w:id="71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5"/>
        </w:tc>
      </w:tr>
    </w:tbl>
    <w:bookmarkEnd w:id="76"/>
    <w:bookmarkStart w:id="82" w:name="bar-charts"/>
    <w:p>
      <w:pPr>
        <w:pStyle w:val="Heading3"/>
      </w:pPr>
      <w:r>
        <w:t xml:space="preserve">3.4 Bar charts</w:t>
      </w:r>
    </w:p>
    <w:bookmarkStart w:id="77" w:name="def-bar-chart"/>
    <w:p>
      <w:pPr>
        <w:pStyle w:val="FirstParagraph"/>
      </w:pPr>
      <w:del w:id="536" w:author="PR Preview" w:date="2026-01-01T00:00:00Z">
        <w:r>
          <w:rPr>
            <w:b/>
            <w:bCs/>
          </w:rPr>
          <w:delText xml:space="preserve">Definition 17 (Bar chart)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A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rPr>
            <w:b/>
            <w:bCs/>
          </w:rPr>
          <w:delText xml:space="preserve">bar chart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displays the number or proportion of observations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in each category of a categorical variable,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as one bar per category.</w:delText>
        </w:r>
      </w:del>
    </w:p>
    <w:p>
      <w:pPr>
        <w:pStyle w:val="FirstParagraph"/>
      </w:pPr>
      <w:ins w:id="547" w:author="PR Preview" w:date="2026-01-01T00:00:00Z">
        <w:r>
          <w:rPr>
            <w:b/>
            <w:bCs/>
          </w:rPr>
          <w:t xml:space="preserve">Definition 18 (Bar chart)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rPr>
            <w:b/>
            <w:bCs/>
          </w:rPr>
          <w:t xml:space="preserve">bar chart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displays the number or proportion of observations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in each category of a categorical variable,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as one bar per category.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1"/>
        </w:tc>
      </w:tr>
    </w:tbl>
    <w:bookmarkEnd w:id="82"/>
    <w:bookmarkStart w:id="88" w:name="normal-quantile-quantile-plots"/>
    <w:p>
      <w:pPr>
        <w:pStyle w:val="Heading3"/>
      </w:pPr>
      <w:r>
        <w:t xml:space="preserve">3.5 Normal quantile-quantile plots</w:t>
      </w:r>
    </w:p>
    <w:bookmarkStart w:id="83" w:name="def-qq-plot"/>
    <w:p>
      <w:pPr>
        <w:pStyle w:val="FirstParagraph"/>
      </w:pPr>
      <w:del w:id="558" w:author="PR Preview" w:date="2026-01-01T00:00:00Z">
        <w:r>
          <w:rPr>
            <w:b/>
            <w:bCs/>
          </w:rPr>
          <w:delText xml:space="preserve">Definition 18 (Normal quantile-quantile plot)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A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rPr>
            <w:b/>
            <w:bCs/>
          </w:rPr>
          <w:delText xml:space="preserve">normal quantile-quantile (Q-Q) plot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plots the sorted observations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(</w:delText>
        </w:r>
      </w:del>
      <w:hyperlink r:id="rId34">
        <w:del w:id="567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568" w:author="PR Preview" w:date="2026-01-01T00:00:00Z">
        <w:r>
          <w:delText xml:space="preserve">)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against the corresponding quantiles of a standard Gaussian distribution.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If the variable is approximately Gaussian,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the points fall close to a straight line.</w:delText>
        </w:r>
      </w:del>
    </w:p>
    <w:p>
      <w:pPr>
        <w:pStyle w:val="FirstParagraph"/>
      </w:pPr>
      <w:ins w:id="575" w:author="PR Preview" w:date="2026-01-01T00:00:00Z">
        <w:r>
          <w:rPr>
            <w:b/>
            <w:bCs/>
          </w:rPr>
          <w:t xml:space="preserve">Definition 19 (Normal quantile-quantile plot)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rPr>
            <w:b/>
            <w:bCs/>
          </w:rPr>
          <w:t xml:space="preserve">normal quantile-quantile (Q-Q) plot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plots the sorted observations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(</w:t>
        </w:r>
      </w:ins>
      <w:hyperlink r:id="rId34">
        <w:ins w:id="584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585" w:author="PR Preview" w:date="2026-01-01T00:00:00Z">
        <w:r>
          <w:t xml:space="preserve">)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against the corresponding quantiles of a standard Gaussian distribution.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If the variable is approximately Gaussian,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the points fall close to a straight line.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7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8"/>
    <w:bookmarkEnd w:id="89"/>
    <w:bookmarkStart w:id="119" w:name="bivariate-relationships"/>
    <w:p>
      <w:pPr>
        <w:pStyle w:val="Heading2"/>
      </w:pPr>
      <w:r>
        <w:t xml:space="preserve">4 Bivariate relationships</w:t>
      </w:r>
    </w:p>
    <w:bookmarkStart w:id="103" w:name="two-continuous-variables"/>
    <w:p>
      <w:pPr>
        <w:pStyle w:val="Heading3"/>
      </w:pPr>
      <w:r>
        <w:t xml:space="preserve">4.1 Two continuous variables</w:t>
      </w:r>
    </w:p>
    <w:bookmarkStart w:id="90" w:name="def-scatterplot"/>
    <w:p>
      <w:pPr>
        <w:pStyle w:val="FirstParagraph"/>
      </w:pPr>
      <w:del w:id="592" w:author="PR Preview" w:date="2026-01-01T00:00:00Z">
        <w:r>
          <w:rPr>
            <w:b/>
            <w:bCs/>
          </w:rPr>
          <w:delText xml:space="preserve">Definition 19 (Scatter plot)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A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rPr>
            <w:b/>
            <w:bCs/>
          </w:rPr>
          <w:delText xml:space="preserve">scatter plot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displays the joint distribution of two continuous variables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by plotting each observation as a point,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with one variable on each axis.</w:delText>
        </w:r>
      </w:del>
    </w:p>
    <w:p>
      <w:pPr>
        <w:pStyle w:val="FirstParagraph"/>
      </w:pPr>
      <w:ins w:id="603" w:author="PR Preview" w:date="2026-01-01T00:00:00Z">
        <w:r>
          <w:rPr>
            <w:b/>
            <w:bCs/>
          </w:rPr>
          <w:t xml:space="preserve">Definition 20 (Scatter plot)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A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rPr>
            <w:b/>
            <w:bCs/>
          </w:rPr>
          <w:t xml:space="preserve">scatter plot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displays the joint distribution of two continuous variables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by plotting each observation as a point,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with one variable on each axis.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4"/>
        </w:tc>
      </w:tr>
    </w:tbl>
    <w:bookmarkStart w:id="95" w:name="def-pearson-r"/>
    <w:p>
      <w:pPr>
        <w:pStyle w:val="BodyText"/>
      </w:pPr>
      <w:del w:id="614" w:author="PR Preview" w:date="2026-01-01T00:00:00Z">
        <w:r>
          <w:rPr>
            <w:b/>
            <w:bCs/>
          </w:rPr>
          <w:delText xml:space="preserve">Definition 20 (Pearson correlation coefficient)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The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rPr>
            <w:b/>
            <w:bCs/>
          </w:rPr>
          <w:delText xml:space="preserve">Pearson correlation coefficient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of</w:delText>
        </w:r>
      </w:del>
      <w:del w:id="621" w:author="PR Preview" w:date="2026-01-01T00:00:00Z">
        <w:r>
          <w:delText xml:space="preserve"> </w:delText>
        </w:r>
      </w:del>
      <m:oMath>
        <m:r>
          <m:t>n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paired observations</w:delText>
        </w:r>
      </w:del>
      <w:del w:id="6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is:</w:delText>
        </w:r>
      </w:del>
    </w:p>
    <w:p>
      <w:pPr>
        <w:pStyle w:val="BodyText"/>
      </w:pPr>
      <w:ins w:id="627" w:author="PR Preview" w:date="2026-01-01T00:00:00Z">
        <w:r>
          <w:rPr>
            <w:b/>
            <w:bCs/>
          </w:rPr>
          <w:t xml:space="preserve">Definition 21 (Pearson correlation coefficient)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The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rPr>
            <w:b/>
            <w:bCs/>
          </w:rPr>
          <w:t xml:space="preserve">Pearson correlation coefficient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of</w:t>
        </w:r>
      </w:ins>
      <w:ins w:id="634" w:author="PR Preview" w:date="2026-01-01T00:00:00Z">
        <w:r>
          <w:t xml:space="preserve"> </w:t>
        </w:r>
      </w:ins>
      <m:oMath>
        <m:r>
          <m:t>n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paired observations</w:t>
        </w:r>
      </w:ins>
      <w:ins w:id="6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5"/>
    <w:bookmarkStart w:id="97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6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7"/>
    <w:bookmarkStart w:id="98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9" w:name="exm-pearson-r"/>
    <w:p>
      <w:pPr>
        <w:pStyle w:val="BodyText"/>
      </w:pPr>
      <w:del w:id="640" w:author="PR Preview" w:date="2026-01-01T00:00:00Z">
        <w:r>
          <w:rPr>
            <w:b/>
            <w:bCs/>
          </w:rPr>
          <w:delText xml:space="preserve">Example 9 (Correlation between cholesterol and blood pressure in the WCGS)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 </w:delText>
        </w:r>
      </w:del>
    </w:p>
    <w:p>
      <w:pPr>
        <w:pStyle w:val="BodyText"/>
      </w:pPr>
      <w:ins w:id="643" w:author="PR Preview" w:date="2026-01-01T00:00:00Z">
        <w:r>
          <w:rPr>
            <w:b/>
            <w:bCs/>
          </w:rPr>
          <w:t xml:space="preserve">Example 10 (Correlation between cholesterol and blood pressure in the WCGS)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3"/>
    <w:bookmarkStart w:id="113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7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1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2"/>
        </w:tc>
      </w:tr>
    </w:tbl>
    <w:bookmarkEnd w:id="113"/>
    <w:bookmarkStart w:id="118" w:name="two-categorical-variables"/>
    <w:p>
      <w:pPr>
        <w:pStyle w:val="Heading3"/>
      </w:pPr>
      <w:r>
        <w:t xml:space="preserve">4.3 Two categorical variables</w:t>
      </w:r>
    </w:p>
    <w:bookmarkStart w:id="115" w:name="def-contingency-table"/>
    <w:p>
      <w:pPr>
        <w:pStyle w:val="FirstParagraph"/>
      </w:pPr>
      <w:del w:id="646" w:author="PR Preview" w:date="2026-01-01T00:00:00Z">
        <w:r>
          <w:rPr>
            <w:b/>
            <w:bCs/>
          </w:rPr>
          <w:delText xml:space="preserve">Definition 21 (Contingency table (cross-tabulation))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A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rPr>
            <w:b/>
            <w:bCs/>
          </w:rPr>
          <w:delText xml:space="preserve">contingency table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(or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rPr>
            <w:b/>
            <w:bCs/>
          </w:rPr>
          <w:delText xml:space="preserve">cross-tabulation</w:delText>
        </w:r>
      </w:del>
      <w:del w:id="655" w:author="PR Preview" w:date="2026-01-01T00:00:00Z">
        <w:r>
          <w:delText xml:space="preserve">) displays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the joint frequencies of two</w:delText>
        </w:r>
      </w:del>
      <w:del w:id="658" w:author="PR Preview" w:date="2026-01-01T00:00:00Z">
        <w:r>
          <w:delText xml:space="preserve"> </w:delText>
        </w:r>
      </w:del>
      <w:hyperlink r:id="rId114">
        <w:del w:id="659" w:author="PR Preview" w:date="2026-01-01T00:00:00Z">
          <w:r>
            <w:rPr>
              <w:rStyle w:val="Hyperlink"/>
            </w:rPr>
            <w:delText xml:space="preserve">categorical variables</w:delText>
          </w:r>
        </w:del>
      </w:hyperlink>
      <w:del w:id="660" w:author="PR Preview" w:date="2026-01-01T00:00:00Z">
        <w:r>
          <w:delText xml:space="preserve">: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each cell counts the observations with one combination of categories.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For two binary variables,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the contingency table is a</w:delText>
        </w:r>
      </w:del>
      <w:del w:id="66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table with cells</w:delText>
        </w:r>
      </w:del>
      <w:del w:id="670" w:author="PR Preview" w:date="2026-01-01T00:00:00Z">
        <w:r>
          <w:delText xml:space="preserve"> </w:delText>
        </w:r>
      </w:del>
      <m:oMath>
        <m:r>
          <m:t>a</m:t>
        </m:r>
      </m:oMath>
      <w:del w:id="671" w:author="PR Preview" w:date="2026-01-01T00:00:00Z">
        <w:r>
          <w:delText xml:space="preserve">,</w:delText>
        </w:r>
      </w:del>
      <w:del w:id="672" w:author="PR Preview" w:date="2026-01-01T00:00:00Z">
        <w:r>
          <w:delText xml:space="preserve"> </w:delText>
        </w:r>
      </w:del>
      <m:oMath>
        <m:r>
          <m:t>b</m:t>
        </m:r>
      </m:oMath>
      <w:del w:id="673" w:author="PR Preview" w:date="2026-01-01T00:00:00Z">
        <w:r>
          <w:delText xml:space="preserve">,</w:delText>
        </w:r>
      </w:del>
      <w:del w:id="674" w:author="PR Preview" w:date="2026-01-01T00:00:00Z">
        <w:r>
          <w:delText xml:space="preserve"> </w:delText>
        </w:r>
      </w:del>
      <m:oMath>
        <m:r>
          <m:t>c</m:t>
        </m:r>
      </m:oMath>
      <w:del w:id="675" w:author="PR Preview" w:date="2026-01-01T00:00:00Z">
        <w:r>
          <w:delText xml:space="preserve">, and</w:delText>
        </w:r>
      </w:del>
      <w:del w:id="676" w:author="PR Preview" w:date="2026-01-01T00:00:00Z">
        <w:r>
          <w:delText xml:space="preserve"> </w:delText>
        </w:r>
      </w:del>
      <m:oMath>
        <m:r>
          <m:t>d</m:t>
        </m:r>
      </m:oMath>
      <w:del w:id="677" w:author="PR Preview" w:date="2026-01-01T00:00:00Z">
        <w:r>
          <w:delText xml:space="preserve">:</w:delText>
        </w:r>
      </w:del>
    </w:p>
    <w:p>
      <w:pPr>
        <w:pStyle w:val="FirstParagraph"/>
      </w:pPr>
      <w:ins w:id="678" w:author="PR Preview" w:date="2026-01-01T00:00:00Z">
        <w:r>
          <w:rPr>
            <w:b/>
            <w:bCs/>
          </w:rPr>
          <w:t xml:space="preserve">Definition 22 (Contingency table (cross-tabulation))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A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rPr>
            <w:b/>
            <w:bCs/>
          </w:rPr>
          <w:t xml:space="preserve">contingency table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(or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rPr>
            <w:b/>
            <w:bCs/>
          </w:rPr>
          <w:t xml:space="preserve">cross-tabulation</w:t>
        </w:r>
      </w:ins>
      <w:ins w:id="687" w:author="PR Preview" w:date="2026-01-01T00:00:00Z">
        <w:r>
          <w:t xml:space="preserve">) displays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the joint frequencies of two</w:t>
        </w:r>
      </w:ins>
      <w:ins w:id="690" w:author="PR Preview" w:date="2026-01-01T00:00:00Z">
        <w:r>
          <w:t xml:space="preserve"> </w:t>
        </w:r>
      </w:ins>
      <w:hyperlink r:id="rId114">
        <w:ins w:id="691" w:author="PR Preview" w:date="2026-01-01T00:00:00Z">
          <w:r>
            <w:rPr>
              <w:rStyle w:val="Hyperlink"/>
            </w:rPr>
            <w:t xml:space="preserve">categorical variables</w:t>
          </w:r>
        </w:ins>
      </w:hyperlink>
      <w:ins w:id="692" w:author="PR Preview" w:date="2026-01-01T00:00:00Z">
        <w:r>
          <w:t xml:space="preserve">: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each cell counts the observations with one combination of categories.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For two binary variables,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the contingency table is a</w:t>
        </w:r>
      </w:ins>
      <w:ins w:id="69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table with cells</w:t>
        </w:r>
      </w:ins>
      <w:ins w:id="702" w:author="PR Preview" w:date="2026-01-01T00:00:00Z">
        <w:r>
          <w:t xml:space="preserve"> </w:t>
        </w:r>
      </w:ins>
      <m:oMath>
        <m:r>
          <m:t>a</m:t>
        </m:r>
      </m:oMath>
      <w:ins w:id="703" w:author="PR Preview" w:date="2026-01-01T00:00:00Z">
        <w:r>
          <w:t xml:space="preserve">,</w:t>
        </w:r>
      </w:ins>
      <w:ins w:id="704" w:author="PR Preview" w:date="2026-01-01T00:00:00Z">
        <w:r>
          <w:t xml:space="preserve"> </w:t>
        </w:r>
      </w:ins>
      <m:oMath>
        <m:r>
          <m:t>b</m:t>
        </m:r>
      </m:oMath>
      <w:ins w:id="705" w:author="PR Preview" w:date="2026-01-01T00:00:00Z">
        <w:r>
          <w:t xml:space="preserve">,</w:t>
        </w:r>
      </w:ins>
      <w:ins w:id="706" w:author="PR Preview" w:date="2026-01-01T00:00:00Z">
        <w:r>
          <w:t xml:space="preserve"> </w:t>
        </w:r>
      </w:ins>
      <m:oMath>
        <m:r>
          <m:t>c</m:t>
        </m:r>
      </m:oMath>
      <w:ins w:id="707" w:author="PR Preview" w:date="2026-01-01T00:00:00Z">
        <w:r>
          <w:t xml:space="preserve">, and</w:t>
        </w:r>
      </w:ins>
      <w:ins w:id="708" w:author="PR Preview" w:date="2026-01-01T00:00:00Z">
        <w:r>
          <w:t xml:space="preserve"> </w:t>
        </w:r>
      </w:ins>
      <m:oMath>
        <m:r>
          <m:t>d</m:t>
        </m:r>
      </m:oMath>
      <w:ins w:id="709" w:author="PR Preview" w:date="2026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5"/>
    <w:bookmarkStart w:id="117" w:name="exm-contingency-table"/>
    <w:p>
      <w:pPr>
        <w:pStyle w:val="BodyText"/>
      </w:pPr>
      <w:del w:id="710" w:author="PR Preview" w:date="2026-01-01T00:00:00Z">
        <w:r>
          <w:rPr>
            <w:b/>
            <w:bCs/>
          </w:rPr>
          <w:delText xml:space="preserve">Example 10 (Smoking and CHD in the WCGS)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 </w:delText>
        </w:r>
      </w:del>
    </w:p>
    <w:p>
      <w:pPr>
        <w:pStyle w:val="BodyText"/>
      </w:pPr>
      <w:ins w:id="713" w:author="PR Preview" w:date="2026-01-01T00:00:00Z">
        <w:r>
          <w:rPr>
            <w:b/>
            <w:bCs/>
          </w:rPr>
          <w:t xml:space="preserve">Example 11 (Smoking and CHD in the WCGS)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6"/>
        </w:tc>
      </w:tr>
    </w:tbl>
    <w:bookmarkEnd w:id="117"/>
    <w:bookmarkEnd w:id="118"/>
    <w:bookmarkEnd w:id="119"/>
    <w:bookmarkStart w:id="141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0" w:name="sec-rescaling"/>
    <w:p>
      <w:pPr>
        <w:pStyle w:val="Heading3"/>
      </w:pPr>
      <w:r>
        <w:t xml:space="preserve">5.1 Rescaling a variable</w:t>
      </w:r>
    </w:p>
    <w:bookmarkStart w:id="12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9"/>
    <w:bookmarkStart w:id="13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0"/>
    <w:bookmarkStart w:id="131" w:name="def-standardization"/>
    <w:p>
      <w:pPr>
        <w:pStyle w:val="FirstParagraph"/>
      </w:pPr>
      <w:del w:id="716" w:author="PR Preview" w:date="2026-01-01T00:00:00Z">
        <w:r>
          <w:rPr>
            <w:b/>
            <w:bCs/>
          </w:rPr>
          <w:delText xml:space="preserve">Definition 22 (Standardization (z-scoring, standard scaling))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Let</w:delText>
        </w:r>
      </w:del>
      <w:del w:id="7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be</w:delText>
        </w:r>
      </w:del>
      <w:del w:id="7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observations of a variable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with</w:delText>
        </w:r>
      </w:del>
      <w:del w:id="727" w:author="PR Preview" w:date="2026-01-01T00:00:00Z">
        <w:r>
          <w:delText xml:space="preserve"> </w:delText>
        </w:r>
      </w:del>
      <w:hyperlink w:anchor="def-sample-mean">
        <w:del w:id="728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72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and</w:delText>
        </w:r>
      </w:del>
      <w:del w:id="732" w:author="PR Preview" w:date="2026-01-01T00:00:00Z">
        <w:r>
          <w:delText xml:space="preserve"> </w:delText>
        </w:r>
      </w:del>
      <w:hyperlink w:anchor="def-sample-sd">
        <w:del w:id="733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73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735" w:author="PR Preview" w:date="2026-01-01T00:00:00Z">
        <w:r>
          <w:delText xml:space="preserve">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The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rPr>
            <w:b/>
            <w:bCs/>
          </w:rPr>
          <w:delText xml:space="preserve">standardized value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of</w:delText>
        </w:r>
      </w:del>
      <w:del w:id="74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is</w:delText>
        </w:r>
      </w:del>
    </w:p>
    <w:p>
      <w:pPr>
        <w:pStyle w:val="FirstParagraph"/>
      </w:pPr>
      <w:ins w:id="745" w:author="PR Preview" w:date="2026-01-01T00:00:00Z">
        <w:r>
          <w:rPr>
            <w:b/>
            <w:bCs/>
          </w:rPr>
          <w:t xml:space="preserve">Definition 23 (Standardization (z-scoring, standard scaling))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Let</w:t>
        </w:r>
      </w:ins>
      <w:ins w:id="7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be</w:t>
        </w:r>
      </w:ins>
      <w:ins w:id="7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observations of a variable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with</w:t>
        </w:r>
      </w:ins>
      <w:ins w:id="756" w:author="PR Preview" w:date="2026-01-01T00:00:00Z">
        <w:r>
          <w:t xml:space="preserve"> </w:t>
        </w:r>
      </w:ins>
      <w:hyperlink w:anchor="def-sample-mean">
        <w:ins w:id="757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75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and</w:t>
        </w:r>
      </w:ins>
      <w:ins w:id="761" w:author="PR Preview" w:date="2026-01-01T00:00:00Z">
        <w:r>
          <w:t xml:space="preserve"> </w:t>
        </w:r>
      </w:ins>
      <w:hyperlink w:anchor="def-sample-sd">
        <w:ins w:id="762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76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764" w:author="PR Preview" w:date="2026-01-01T00:00:00Z">
        <w:r>
          <w:t xml:space="preserve">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The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rPr>
            <w:b/>
            <w:bCs/>
          </w:rPr>
          <w:t xml:space="preserve">standardized value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of</w:t>
        </w:r>
      </w:ins>
      <w:ins w:id="7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1"/>
    <w:bookmarkStart w:id="132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2"/>
    <w:bookmarkStart w:id="133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3"/>
    <w:bookmarkStart w:id="134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5"/>
    <w:bookmarkStart w:id="136" w:name="exm-scale-wcgs"/>
    <w:p>
      <w:pPr>
        <w:pStyle w:val="BodyText"/>
      </w:pPr>
      <w:del w:id="774" w:author="PR Preview" w:date="2026-01-01T00:00:00Z">
        <w:r>
          <w:rPr>
            <w:b/>
            <w:bCs/>
          </w:rPr>
          <w:delText xml:space="preserve">Example 11 (Standardizing cholesterol in R)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In R,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rPr>
            <w:rStyle w:val="VerbatimChar"/>
          </w:rPr>
          <w:delText xml:space="preserve">scale()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returns the standardized values of a column,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as a one-column matrix.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For the WCGS cholesterol values:</w:delText>
        </w:r>
      </w:del>
    </w:p>
    <w:p>
      <w:pPr>
        <w:pStyle w:val="BodyText"/>
      </w:pPr>
      <w:ins w:id="785" w:author="PR Preview" w:date="2026-01-01T00:00:00Z">
        <w:r>
          <w:rPr>
            <w:b/>
            <w:bCs/>
          </w:rPr>
          <w:t xml:space="preserve">Example 12 (Standardizing cholesterol in R)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In R,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rPr>
            <w:rStyle w:val="VerbatimChar"/>
          </w:rPr>
          <w:t xml:space="preserve">scale()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returns the standardized values of a column,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as a one-column matrix.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For the WCGS cholesterol values: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6"/>
    <w:bookmarkStart w:id="137" w:name="def-min-max-scaling"/>
    <w:p>
      <w:pPr>
        <w:pStyle w:val="BodyText"/>
      </w:pPr>
      <w:del w:id="796" w:author="PR Preview" w:date="2026-01-01T00:00:00Z">
        <w:r>
          <w:rPr>
            <w:b/>
            <w:bCs/>
          </w:rPr>
          <w:delText xml:space="preserve">Definition 23 (Min-max scaling)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Let</w:delText>
        </w:r>
      </w:del>
      <w:del w:id="7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be observations of a variable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with minimum</w:delText>
        </w:r>
      </w:del>
      <w:del w:id="8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and maximum</w:delText>
        </w:r>
      </w:del>
      <w:del w:id="8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808" w:author="PR Preview" w:date="2026-01-01T00:00:00Z">
        <w:r>
          <w:delText xml:space="preserve">.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The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rPr>
            <w:b/>
            <w:bCs/>
          </w:rPr>
          <w:delText xml:space="preserve">min-max scaled value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of</w:delText>
        </w:r>
      </w:del>
      <w:del w:id="8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is</w:delText>
        </w:r>
      </w:del>
    </w:p>
    <w:p>
      <w:pPr>
        <w:pStyle w:val="BodyText"/>
      </w:pPr>
      <w:ins w:id="818" w:author="PR Preview" w:date="2026-01-01T00:00:00Z">
        <w:r>
          <w:rPr>
            <w:b/>
            <w:bCs/>
          </w:rPr>
          <w:t xml:space="preserve">Definition 24 (Min-max scaling)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Let</w:t>
        </w:r>
      </w:ins>
      <w:ins w:id="8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be observations of a variable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with minimum</w:t>
        </w:r>
      </w:ins>
      <w:ins w:id="8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 maximum</w:t>
        </w:r>
      </w:ins>
      <w:ins w:id="8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830" w:author="PR Preview" w:date="2026-01-01T00:00:00Z">
        <w:r>
          <w:t xml:space="preserve">.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The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rPr>
            <w:b/>
            <w:bCs/>
          </w:rPr>
          <w:t xml:space="preserve">min-max scaled value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of</w:t>
        </w:r>
      </w:ins>
      <w:ins w:id="8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7"/>
    <w:bookmarkStart w:id="138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8"/>
    <w:bookmarkStart w:id="139" w:name="exm-min-max-wcgs"/>
    <w:p>
      <w:pPr>
        <w:pStyle w:val="BodyText"/>
      </w:pPr>
      <w:del w:id="840" w:author="PR Preview" w:date="2026-01-01T00:00:00Z">
        <w:r>
          <w:rPr>
            <w:b/>
            <w:bCs/>
          </w:rPr>
          <w:delText xml:space="preserve">Example 12 (Min-max scaling of cholesterol in the WCGS)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 </w:delText>
        </w:r>
      </w:del>
    </w:p>
    <w:p>
      <w:pPr>
        <w:pStyle w:val="BodyText"/>
      </w:pPr>
      <w:ins w:id="843" w:author="PR Preview" w:date="2026-01-01T00:00:00Z">
        <w:r>
          <w:rPr>
            <w:b/>
            <w:bCs/>
          </w:rPr>
          <w:t xml:space="preserve">Example 13 (Min-max scaling of cholesterol in the WCGS)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9"/>
    <w:bookmarkEnd w:id="140"/>
    <w:bookmarkEnd w:id="141"/>
    <w:bookmarkStart w:id="143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2"/>
        </w:tc>
      </w:tr>
    </w:tbl>
    <w:bookmarkEnd w:id="143"/>
    <w:bookmarkStart w:id="147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4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9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5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6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7"/>
    <w:bookmarkStart w:id="192" w:name="references"/>
    <w:p>
      <w:pPr>
        <w:pStyle w:val="Heading2"/>
      </w:pPr>
      <w:r>
        <w:t xml:space="preserve">References</w:t>
      </w:r>
    </w:p>
    <w:bookmarkStart w:id="191" w:name="refs"/>
    <w:bookmarkStart w:id="1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9"/>
    <w:bookmarkStart w:id="151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0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1"/>
    <w:bookmarkStart w:id="153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https://en.wikipedia.org/wiki/Statistical_population</w:t>
        </w:r>
      </w:hyperlink>
    </w:p>
    <w:bookmarkEnd w:id="153"/>
    <w:bookmarkStart w:id="155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https://en.wikipedia.org/wiki/Simple_random_sample</w:t>
        </w:r>
      </w:hyperlink>
    </w:p>
    <w:bookmarkEnd w:id="155"/>
    <w:bookmarkStart w:id="157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https://en.wikipedia.org/wiki/Median</w:t>
        </w:r>
      </w:hyperlink>
    </w:p>
    <w:bookmarkEnd w:id="157"/>
    <w:bookmarkStart w:id="159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https://en.wikipedia.org/wiki/Variance</w:t>
        </w:r>
      </w:hyperlink>
    </w:p>
    <w:bookmarkEnd w:id="159"/>
    <w:bookmarkStart w:id="161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https://en.wikipedia.org/wiki/Standard_deviation</w:t>
        </w:r>
      </w:hyperlink>
    </w:p>
    <w:bookmarkEnd w:id="161"/>
    <w:bookmarkStart w:id="163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https://en.wikipedia.org/wiki/Quartile</w:t>
        </w:r>
      </w:hyperlink>
    </w:p>
    <w:bookmarkEnd w:id="163"/>
    <w:bookmarkStart w:id="165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https://en.wikipedia.org/wiki/Interquartile_range</w:t>
        </w:r>
      </w:hyperlink>
    </w:p>
    <w:bookmarkEnd w:id="165"/>
    <w:bookmarkStart w:id="166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https://en.wikipedia.org/wiki/Histogram</w:t>
        </w:r>
      </w:hyperlink>
    </w:p>
    <w:bookmarkEnd w:id="169"/>
    <w:bookmarkStart w:id="171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https://en.wikipedia.org/wiki/Kernel_density_estimation</w:t>
        </w:r>
      </w:hyperlink>
    </w:p>
    <w:bookmarkEnd w:id="171"/>
    <w:bookmarkStart w:id="173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https://en.wikipedia.org/wiki/Box_plot</w:t>
        </w:r>
      </w:hyperlink>
    </w:p>
    <w:bookmarkEnd w:id="173"/>
    <w:bookmarkStart w:id="175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https://en.wikipedia.org/wiki/Bar_chart</w:t>
        </w:r>
      </w:hyperlink>
    </w:p>
    <w:bookmarkEnd w:id="175"/>
    <w:bookmarkStart w:id="177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https://en.wikipedia.org/wiki/Q%E2%80%93Q_plot</w:t>
        </w:r>
      </w:hyperlink>
    </w:p>
    <w:bookmarkEnd w:id="177"/>
    <w:bookmarkStart w:id="179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https://en.wikipedia.org/wiki/Scatter_plot</w:t>
        </w:r>
      </w:hyperlink>
    </w:p>
    <w:bookmarkEnd w:id="179"/>
    <w:bookmarkStart w:id="181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https://en.wikipedia.org/wiki/Pearson_correlation_coefficient</w:t>
        </w:r>
      </w:hyperlink>
    </w:p>
    <w:bookmarkEnd w:id="181"/>
    <w:bookmarkStart w:id="183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https://en.wikipedia.org/wiki/Contingency_table</w:t>
        </w:r>
      </w:hyperlink>
    </w:p>
    <w:bookmarkEnd w:id="183"/>
    <w:bookmarkStart w:id="185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https://en.wikipedia.org/wiki/Standard_score</w:t>
        </w:r>
      </w:hyperlink>
    </w:p>
    <w:bookmarkEnd w:id="185"/>
    <w:bookmarkStart w:id="187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7"/>
    <w:bookmarkStart w:id="188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8"/>
    <w:bookmarkStart w:id="190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https://en.wikipedia.org/wiki/Feature_scaling</w:t>
        </w:r>
      </w:hyperlink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72" Type="http://schemas.openxmlformats.org/officeDocument/2006/relationships/image" Target="media/rId72.png"/><Relationship Id="rId78" Type="http://schemas.openxmlformats.org/officeDocument/2006/relationships/image" Target="media/rId78.png"/><Relationship Id="rId84" Type="http://schemas.openxmlformats.org/officeDocument/2006/relationships/image" Target="media/rId84.png"/><Relationship Id="rId91" Type="http://schemas.openxmlformats.org/officeDocument/2006/relationships/image" Target="media/rId91.png"/><Relationship Id="rId104" Type="http://schemas.openxmlformats.org/officeDocument/2006/relationships/image" Target="media/rId104.png"/><Relationship Id="rId108" Type="http://schemas.openxmlformats.org/officeDocument/2006/relationships/image" Target="media/rId108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58" Type="http://schemas.openxmlformats.org/officeDocument/2006/relationships/image" Target="media/rId58.png"/><Relationship Id="rId64" Type="http://schemas.openxmlformats.org/officeDocument/2006/relationships/image" Target="media/rId64.png"/><Relationship Id="rId96" Type="http://schemas.openxmlformats.org/officeDocument/2006/relationships/hyperlink" Target="correlation-regression.qmd#def-population-correlation" TargetMode="External"/><Relationship Id="rId114" Type="http://schemas.openxmlformats.org/officeDocument/2006/relationships/hyperlink" Target="data.qmd#def-categorical-var" TargetMode="External"/><Relationship Id="rId69" Type="http://schemas.openxmlformats.org/officeDocument/2006/relationships/hyperlink" Target="data.qmd#def-continuous-var" TargetMode="External"/><Relationship Id="rId146" Type="http://schemas.openxmlformats.org/officeDocument/2006/relationships/hyperlink" Target="exploratory-descriptive.qmd#def-histogram" TargetMode="External"/><Relationship Id="rId145" Type="http://schemas.openxmlformats.org/officeDocument/2006/relationships/hyperlink" Target="exploratory-descriptive.qmd#def-scatterplot" TargetMode="External"/><Relationship Id="rId150" Type="http://schemas.openxmlformats.org/officeDocument/2006/relationships/hyperlink" Target="https://doi.org/10.1001/jama.1975.03260080034016" TargetMode="External"/><Relationship Id="rId186" Type="http://schemas.openxmlformats.org/officeDocument/2006/relationships/hyperlink" Target="https://doi.org/10.1007/978-1-0716-1418-1" TargetMode="External"/><Relationship Id="rId148" Type="http://schemas.openxmlformats.org/officeDocument/2006/relationships/hyperlink" Target="https://doi.org/10.1007/978-1-4614-1353-0" TargetMode="External"/><Relationship Id="rId174" Type="http://schemas.openxmlformats.org/officeDocument/2006/relationships/hyperlink" Target="https://en.wikipedia.org/wiki/Bar_chart" TargetMode="External"/><Relationship Id="rId172" Type="http://schemas.openxmlformats.org/officeDocument/2006/relationships/hyperlink" Target="https://en.wikipedia.org/wiki/Box_plot" TargetMode="External"/><Relationship Id="rId182" Type="http://schemas.openxmlformats.org/officeDocument/2006/relationships/hyperlink" Target="https://en.wikipedia.org/wiki/Contingency_table" TargetMode="External"/><Relationship Id="rId189" Type="http://schemas.openxmlformats.org/officeDocument/2006/relationships/hyperlink" Target="https://en.wikipedia.org/wiki/Feature_scaling" TargetMode="External"/><Relationship Id="rId168" Type="http://schemas.openxmlformats.org/officeDocument/2006/relationships/hyperlink" Target="https://en.wikipedia.org/wiki/Histogram" TargetMode="External"/><Relationship Id="rId164" Type="http://schemas.openxmlformats.org/officeDocument/2006/relationships/hyperlink" Target="https://en.wikipedia.org/wiki/Interquartile_range" TargetMode="External"/><Relationship Id="rId170" Type="http://schemas.openxmlformats.org/officeDocument/2006/relationships/hyperlink" Target="https://en.wikipedia.org/wiki/Kernel_density_estimation" TargetMode="External"/><Relationship Id="rId156" Type="http://schemas.openxmlformats.org/officeDocument/2006/relationships/hyperlink" Target="https://en.wikipedia.org/wiki/Median" TargetMode="External"/><Relationship Id="rId180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Q%E2%80%93Q_plot" TargetMode="External"/><Relationship Id="rId162" Type="http://schemas.openxmlformats.org/officeDocument/2006/relationships/hyperlink" Target="https://en.wikipedia.org/wiki/Quartile" TargetMode="External"/><Relationship Id="rId178" Type="http://schemas.openxmlformats.org/officeDocument/2006/relationships/hyperlink" Target="https://en.wikipedia.org/wiki/Scatter_plot" TargetMode="External"/><Relationship Id="rId154" Type="http://schemas.openxmlformats.org/officeDocument/2006/relationships/hyperlink" Target="https://en.wikipedia.org/wiki/Simple_random_sample" TargetMode="External"/><Relationship Id="rId160" Type="http://schemas.openxmlformats.org/officeDocument/2006/relationships/hyperlink" Target="https://en.wikipedia.org/wiki/Standard_deviation" TargetMode="External"/><Relationship Id="rId184" Type="http://schemas.openxmlformats.org/officeDocument/2006/relationships/hyperlink" Target="https://en.wikipedia.org/wiki/Standard_score" TargetMode="External"/><Relationship Id="rId152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8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4" Type="http://schemas.openxmlformats.org/officeDocument/2006/relationships/hyperlink" Target="https://morrison-lab.github.io/vds/chapters/binary-outcomes.html" TargetMode="External"/><Relationship Id="rId34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nonparametric-models.qmd#def-sample-quantile" TargetMode="External"/><Relationship Id="rId44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correlation-regression.qmd#def-population-correlation" TargetMode="External"/><Relationship Id="rId114" Type="http://schemas.openxmlformats.org/officeDocument/2006/relationships/hyperlink" Target="data.qmd#def-categorical-var" TargetMode="External"/><Relationship Id="rId69" Type="http://schemas.openxmlformats.org/officeDocument/2006/relationships/hyperlink" Target="data.qmd#def-continuous-var" TargetMode="External"/><Relationship Id="rId146" Type="http://schemas.openxmlformats.org/officeDocument/2006/relationships/hyperlink" Target="exploratory-descriptive.qmd#def-histogram" TargetMode="External"/><Relationship Id="rId145" Type="http://schemas.openxmlformats.org/officeDocument/2006/relationships/hyperlink" Target="exploratory-descriptive.qmd#def-scatterplot" TargetMode="External"/><Relationship Id="rId150" Type="http://schemas.openxmlformats.org/officeDocument/2006/relationships/hyperlink" Target="https://doi.org/10.1001/jama.1975.03260080034016" TargetMode="External"/><Relationship Id="rId186" Type="http://schemas.openxmlformats.org/officeDocument/2006/relationships/hyperlink" Target="https://doi.org/10.1007/978-1-0716-1418-1" TargetMode="External"/><Relationship Id="rId148" Type="http://schemas.openxmlformats.org/officeDocument/2006/relationships/hyperlink" Target="https://doi.org/10.1007/978-1-4614-1353-0" TargetMode="External"/><Relationship Id="rId174" Type="http://schemas.openxmlformats.org/officeDocument/2006/relationships/hyperlink" Target="https://en.wikipedia.org/wiki/Bar_chart" TargetMode="External"/><Relationship Id="rId172" Type="http://schemas.openxmlformats.org/officeDocument/2006/relationships/hyperlink" Target="https://en.wikipedia.org/wiki/Box_plot" TargetMode="External"/><Relationship Id="rId182" Type="http://schemas.openxmlformats.org/officeDocument/2006/relationships/hyperlink" Target="https://en.wikipedia.org/wiki/Contingency_table" TargetMode="External"/><Relationship Id="rId189" Type="http://schemas.openxmlformats.org/officeDocument/2006/relationships/hyperlink" Target="https://en.wikipedia.org/wiki/Feature_scaling" TargetMode="External"/><Relationship Id="rId168" Type="http://schemas.openxmlformats.org/officeDocument/2006/relationships/hyperlink" Target="https://en.wikipedia.org/wiki/Histogram" TargetMode="External"/><Relationship Id="rId164" Type="http://schemas.openxmlformats.org/officeDocument/2006/relationships/hyperlink" Target="https://en.wikipedia.org/wiki/Interquartile_range" TargetMode="External"/><Relationship Id="rId170" Type="http://schemas.openxmlformats.org/officeDocument/2006/relationships/hyperlink" Target="https://en.wikipedia.org/wiki/Kernel_density_estimation" TargetMode="External"/><Relationship Id="rId156" Type="http://schemas.openxmlformats.org/officeDocument/2006/relationships/hyperlink" Target="https://en.wikipedia.org/wiki/Median" TargetMode="External"/><Relationship Id="rId180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Q%E2%80%93Q_plot" TargetMode="External"/><Relationship Id="rId162" Type="http://schemas.openxmlformats.org/officeDocument/2006/relationships/hyperlink" Target="https://en.wikipedia.org/wiki/Quartile" TargetMode="External"/><Relationship Id="rId178" Type="http://schemas.openxmlformats.org/officeDocument/2006/relationships/hyperlink" Target="https://en.wikipedia.org/wiki/Scatter_plot" TargetMode="External"/><Relationship Id="rId154" Type="http://schemas.openxmlformats.org/officeDocument/2006/relationships/hyperlink" Target="https://en.wikipedia.org/wiki/Simple_random_sample" TargetMode="External"/><Relationship Id="rId160" Type="http://schemas.openxmlformats.org/officeDocument/2006/relationships/hyperlink" Target="https://en.wikipedia.org/wiki/Standard_deviation" TargetMode="External"/><Relationship Id="rId184" Type="http://schemas.openxmlformats.org/officeDocument/2006/relationships/hyperlink" Target="https://en.wikipedia.org/wiki/Standard_score" TargetMode="External"/><Relationship Id="rId152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8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4" Type="http://schemas.openxmlformats.org/officeDocument/2006/relationships/hyperlink" Target="https://morrison-lab.github.io/vds/chapters/binary-outcomes.html" TargetMode="External"/><Relationship Id="rId34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nonparametric-models.qmd#def-sample-quantile" TargetMode="External"/><Relationship Id="rId44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2026-10-23T23:46:07Z</dcterms:created>
  <dcterms:modified xsi:type="dcterms:W3CDTF">2026-10-23T23:46:07Z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