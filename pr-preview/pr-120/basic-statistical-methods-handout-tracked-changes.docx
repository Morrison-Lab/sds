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2026-10-12 20:54:41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21:37:31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" w:author="PR Preview" w:date="2026-01-01T00:00:00Z">
        <w:r>
          <w:t xml:space="preserve">When the two populations share one variance</w:t>
        </w:r>
      </w:ins>
      <w:ins w:id="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5" w:author="PR Preview" w:date="2026-01-01T00:00:00Z">
        <w:r>
          <w:t xml:space="preserve">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the pooled variance estimates it.</w:t>
        </w:r>
      </w:ins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del w:id="8" w:author="PR Preview" w:date="2026-01-01T00:00:00Z">
        <w:r>
          <w:rPr>
            <w:b/>
            <w:bCs/>
          </w:rPr>
          <w:delText xml:space="preserve">Definition 9 (Mean squares)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In one-way analysis of variance,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the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rPr>
            <w:b/>
            <w:bCs/>
          </w:rPr>
          <w:delText xml:space="preserve">mean squares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are the sums of squares divided by their degrees of freedom:</w:delText>
        </w:r>
      </w:del>
      <w:del w:id="17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</w:delText>
        </w:r>
      </w:del>
      <w:del w:id="20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del w:id="21" w:author="PR Preview" w:date="2026-01-01T00:00:00Z">
        <w:r>
          <w:delText xml:space="preserve">.</w:delText>
        </w:r>
      </w:del>
    </w:p>
    <w:p>
      <w:pPr>
        <w:pStyle w:val="FirstParagraph"/>
      </w:pPr>
      <w:ins w:id="22" w:author="PR Preview" w:date="2026-01-01T00:00:00Z">
        <w:r>
          <w:rPr>
            <w:b/>
            <w:bCs/>
          </w:rPr>
          <w:t xml:space="preserve">Definition 9 (Mean squares)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In one-way analysis of variance,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the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rPr>
            <w:b/>
            <w:bCs/>
          </w:rPr>
          <w:t xml:space="preserve">mean squares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are the sums of squares divided by their degrees of freedom:</w:t>
        </w:r>
      </w:ins>
      <w:ins w:id="31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and</w:t>
        </w:r>
      </w:ins>
      <w:ins w:id="34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ins w:id="35" w:author="PR Preview" w:date="2026-01-01T00:00:00Z">
        <w:r>
          <w:t xml:space="preserve">.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When the</w:t>
        </w:r>
      </w:ins>
      <w:ins w:id="38" w:author="PR Preview" w:date="2026-01-01T00:00:00Z">
        <w:r>
          <w:t xml:space="preserve"> </w:t>
        </w:r>
      </w:ins>
      <m:oMath>
        <m:r>
          <m:t>k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groups share one variance</w:t>
        </w:r>
      </w:ins>
      <w:ins w:id="4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2" w:author="PR Preview" w:date="2026-01-01T00:00:00Z">
        <w:r>
          <w:t xml:space="preserve">,</w:t>
        </w:r>
      </w:ins>
      <w:ins w:id="43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estimates it.</w:t>
        </w:r>
      </w:ins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2026-10-13T04:46:43Z</dcterms:created>
  <dcterms:modified xsi:type="dcterms:W3CDTF">2026-10-13T04:46:43Z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