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4 (Held-out 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held-out set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a</w:delText>
        </w:r>
      </w:del>
      <w:del w:id="10" w:author="PR Preview" w:date="2026-01-01T00:00:00Z">
        <w:r>
          <w:delText xml:space="preserve"> </w:delText>
        </w:r>
      </w:del>
      <w:hyperlink w:anchor="def-training-set">
        <w:del w:id="1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list of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further observations,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none of them in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that the</w:delText>
        </w:r>
      </w:del>
      <w:del w:id="24" w:author="PR Preview" w:date="2026-01-01T00:00:00Z">
        <w:r>
          <w:delText xml:space="preserve"> </w:delText>
        </w:r>
      </w:del>
      <w:hyperlink w:anchor="def-fitting-procedure">
        <w:del w:id="2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does not use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on which the</w:delText>
        </w:r>
      </w:del>
      <w:del w:id="30" w:author="PR Preview" w:date="2026-01-01T00:00:00Z">
        <w:r>
          <w:delText xml:space="preserve"> </w:delText>
        </w:r>
      </w:del>
      <w:hyperlink w:anchor="def-prediction-rule">
        <w:del w:id="3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BodyText"/>
      </w:pPr>
      <w:del w:id="35" w:author="PR Preview" w:date="2026-01-01T00:00:00Z">
        <w:r>
          <w:rPr>
            <w:b/>
            <w:bCs/>
          </w:rPr>
          <w:delText xml:space="preserve">Definition 5 (Root mean squared error of predictions)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b/>
            <w:bCs/>
          </w:rPr>
          <w:delText xml:space="preserve">root mean squared error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(RMSE) of predictions</w:delText>
        </w:r>
      </w:del>
      <w:del w:id="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of observed outcomes</w:delText>
        </w:r>
      </w:del>
      <w:del w:id="4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is the square root of their</w:delText>
        </w:r>
      </w:del>
      <w:del w:id="48" w:author="PR Preview" w:date="2026-01-01T00:00:00Z">
        <w:r>
          <w:delText xml:space="preserve"> </w:delText>
        </w:r>
      </w:del>
      <w:hyperlink r:id="rId30">
        <w:del w:id="4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50" w:author="PR Preview" w:date="2026-01-01T00:00:00Z">
        <w:r>
          <w:delText xml:space="preserve">:</w:delText>
        </w:r>
      </w:del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del w:id="51" w:author="PR Preview" w:date="2026-01-01T00:00:00Z">
        <w:r>
          <w:rPr>
            <w:b/>
            <w:bCs/>
          </w:rPr>
          <w:delText xml:space="preserve">Definition 6 (Training error)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The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b/>
            <w:bCs/>
          </w:rPr>
          <w:delText xml:space="preserve">training error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of a</w:delText>
        </w:r>
      </w:del>
      <w:del w:id="58" w:author="PR Preview" w:date="2026-01-01T00:00:00Z">
        <w:r>
          <w:delText xml:space="preserve"> </w:delText>
        </w:r>
      </w:del>
      <w:hyperlink w:anchor="def-prediction-rule">
        <w:del w:id="5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fitted to a</w:delText>
        </w:r>
      </w:del>
      <w:del w:id="63" w:author="PR Preview" w:date="2026-01-01T00:00:00Z">
        <w:r>
          <w:delText xml:space="preserve"> </w:delText>
        </w:r>
      </w:del>
      <w:hyperlink w:anchor="def-training-set">
        <w:del w:id="6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 the</w:delText>
        </w:r>
      </w:del>
      <w:del w:id="68" w:author="PR Preview" w:date="2026-01-01T00:00:00Z">
        <w:r>
          <w:delText xml:space="preserve"> </w:delText>
        </w:r>
      </w:del>
      <w:hyperlink r:id="rId30">
        <w:del w:id="6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of its</w:delText>
        </w:r>
      </w:del>
      <w:del w:id="72" w:author="PR Preview" w:date="2026-01-01T00:00:00Z">
        <w:r>
          <w:delText xml:space="preserve"> </w:delText>
        </w:r>
      </w:del>
      <w:hyperlink r:id="rId33">
        <w:del w:id="73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as predictions of the training outcomes</w:delText>
        </w:r>
      </w:del>
      <w:del w:id="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81" w:author="PR Preview" w:date="2026-01-01T00:00:00Z">
        <w:r>
          <w:delText xml:space="preserve">:</w:delText>
        </w:r>
      </w:del>
    </w:p>
    <w:p>
      <w:pPr>
        <w:pStyle w:val="FirstParagraph"/>
      </w:pPr>
      <w:ins w:id="82" w:author="PR Preview" w:date="2026-01-01T00:00:00Z">
        <w:r>
          <w:rPr>
            <w:b/>
            <w:bCs/>
          </w:rPr>
          <w:t xml:space="preserve">Definition 4 (Generalization error)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b/>
            <w:bCs/>
          </w:rPr>
          <w:t xml:space="preserve">generalization error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a</w:t>
        </w:r>
      </w:ins>
      <w:ins w:id="89" w:author="PR Preview" w:date="2026-01-01T00:00:00Z">
        <w:r>
          <w:t xml:space="preserve"> </w:t>
        </w:r>
      </w:ins>
      <w:hyperlink w:anchor="def-prediction-rule">
        <w:ins w:id="9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fitted to a</w:t>
        </w:r>
      </w:ins>
      <w:ins w:id="94" w:author="PR Preview" w:date="2026-01-01T00:00:00Z">
        <w:r>
          <w:t xml:space="preserve"> </w:t>
        </w:r>
      </w:ins>
      <w:hyperlink w:anchor="def-training-set">
        <w:ins w:id="9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its expected squared</w:t>
        </w:r>
      </w:ins>
      <w:ins w:id="99" w:author="PR Preview" w:date="2026-01-01T00:00:00Z">
        <w:r>
          <w:t xml:space="preserve"> </w:t>
        </w:r>
      </w:ins>
      <w:hyperlink r:id="rId21">
        <w:ins w:id="10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on a new observation</w:t>
        </w:r>
      </w:ins>
      <w:ins w:id="1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drawn from the same population independently of</w:t>
        </w:r>
      </w:ins>
      <w:ins w:id="1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with</w:t>
        </w:r>
      </w:ins>
      <w:ins w:id="1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held fixed:</w:t>
        </w:r>
      </w:ins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ins w:id="113" w:author="PR Preview" w:date="2026-01-01T00:00:00Z">
        <w:r>
          <w:rPr>
            <w:b/>
            <w:bCs/>
          </w:rPr>
          <w:t xml:space="preserve">Definition 5 (Held-out set)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held-out set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a</w:t>
        </w:r>
      </w:ins>
      <w:ins w:id="120" w:author="PR Preview" w:date="2026-01-01T00:00:00Z">
        <w:r>
          <w:t xml:space="preserve"> </w:t>
        </w:r>
      </w:ins>
      <w:hyperlink w:anchor="def-training-set">
        <w:ins w:id="12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a list of</w:t>
        </w:r>
      </w:ins>
      <w:ins w:id="125" w:author="PR Preview" w:date="2026-01-01T00:00:00Z">
        <w:r>
          <w:t xml:space="preserve"> </w:t>
        </w:r>
      </w:ins>
      <m:oMath>
        <m:r>
          <m:t>m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further observations,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none of them in</w:t>
        </w:r>
      </w:ins>
      <w:ins w:id="1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that the</w:t>
        </w:r>
      </w:ins>
      <w:ins w:id="134" w:author="PR Preview" w:date="2026-01-01T00:00:00Z">
        <w:r>
          <w:t xml:space="preserve"> </w:t>
        </w:r>
      </w:ins>
      <w:hyperlink w:anchor="def-fitting-procedure">
        <w:ins w:id="13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does not use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on which the</w:t>
        </w:r>
      </w:ins>
      <w:ins w:id="140" w:author="PR Preview" w:date="2026-01-01T00:00:00Z">
        <w:r>
          <w:t xml:space="preserve"> </w:t>
        </w:r>
      </w:ins>
      <w:hyperlink w:anchor="def-prediction-rule">
        <w:ins w:id="14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scored:</w:t>
        </w:r>
      </w:ins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Definition 6 (Root mean squared error of predictions)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rPr>
            <w:b/>
            <w:bCs/>
          </w:rPr>
          <w:t xml:space="preserve">root mean squared error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(RMSE) of predictions</w:t>
        </w:r>
      </w:ins>
      <w:ins w:id="1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of observed outcomes</w:t>
        </w:r>
      </w:ins>
      <w:ins w:id="15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the square root of their</w:t>
        </w:r>
      </w:ins>
      <w:ins w:id="158" w:author="PR Preview" w:date="2026-01-01T00:00:00Z">
        <w:r>
          <w:t xml:space="preserve"> </w:t>
        </w:r>
      </w:ins>
      <w:hyperlink r:id="rId30">
        <w:ins w:id="15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60" w:author="PR Preview" w:date="2026-01-01T00:00:00Z">
        <w:r>
          <w:t xml:space="preserve">:</w:t>
        </w:r>
      </w:ins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ins w:id="161" w:author="PR Preview" w:date="2026-01-01T00:00:00Z">
        <w:r>
          <w:rPr>
            <w:b/>
            <w:bCs/>
          </w:rPr>
          <w:t xml:space="preserve">Definition 7 (Training error)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b/>
            <w:bCs/>
          </w:rPr>
          <w:t xml:space="preserve">training error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of a</w:t>
        </w:r>
      </w:ins>
      <w:ins w:id="168" w:author="PR Preview" w:date="2026-01-01T00:00:00Z">
        <w:r>
          <w:t xml:space="preserve"> </w:t>
        </w:r>
      </w:ins>
      <w:hyperlink w:anchor="def-prediction-rule">
        <w:ins w:id="16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fitted to a</w:t>
        </w:r>
      </w:ins>
      <w:ins w:id="173" w:author="PR Preview" w:date="2026-01-01T00:00:00Z">
        <w:r>
          <w:t xml:space="preserve"> </w:t>
        </w:r>
      </w:ins>
      <w:hyperlink w:anchor="def-training-set">
        <w:ins w:id="17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 the</w:t>
        </w:r>
      </w:ins>
      <w:ins w:id="178" w:author="PR Preview" w:date="2026-01-01T00:00:00Z">
        <w:r>
          <w:t xml:space="preserve"> </w:t>
        </w:r>
      </w:ins>
      <w:hyperlink r:id="rId30">
        <w:ins w:id="17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of its</w:t>
        </w:r>
      </w:ins>
      <w:ins w:id="182" w:author="PR Preview" w:date="2026-01-01T00:00:00Z">
        <w:r>
          <w:t xml:space="preserve"> </w:t>
        </w:r>
      </w:ins>
      <w:hyperlink r:id="rId33">
        <w:ins w:id="183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18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as predictions of the training outcomes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91" w:author="PR Preview" w:date="2026-01-01T00:00:00Z">
        <w:r>
          <w:t xml:space="preserve">:</w:t>
        </w:r>
      </w:ins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del w:id="192" w:author="PR Preview" w:date="2026-01-01T00:00:00Z">
        <w:r>
          <w:rPr>
            <w:b/>
            <w:bCs/>
          </w:rPr>
          <w:delText xml:space="preserve">Definition 7 (Overfitting)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rPr>
            <w:b/>
            <w:bCs/>
          </w:rPr>
          <w:delText xml:space="preserve">Overfitting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occurs when a</w:delText>
        </w:r>
      </w:del>
      <w:del w:id="197" w:author="PR Preview" w:date="2026-01-01T00:00:00Z">
        <w:r>
          <w:delText xml:space="preserve"> </w:delText>
        </w:r>
      </w:del>
      <w:hyperlink w:anchor="def-prediction-rule">
        <w:del w:id="19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fits its</w:delText>
        </w:r>
      </w:del>
      <w:del w:id="201" w:author="PR Preview" w:date="2026-01-01T00:00:00Z">
        <w:r>
          <w:delText xml:space="preserve"> </w:delText>
        </w:r>
      </w:del>
      <w:hyperlink w:anchor="def-training-set">
        <w:del w:id="20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well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but predicts poorly for new observations.</w:delText>
        </w:r>
      </w:del>
    </w:p>
    <w:p>
      <w:pPr>
        <w:pStyle w:val="FirstParagraph"/>
      </w:pPr>
      <w:ins w:id="207" w:author="PR Preview" w:date="2026-01-01T00:00:00Z">
        <w:r>
          <w:rPr>
            <w:b/>
            <w:bCs/>
          </w:rPr>
          <w:t xml:space="preserve">Definition 8 (Overfitting)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Overfitting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occurs when a</w:t>
        </w:r>
      </w:ins>
      <w:ins w:id="212" w:author="PR Preview" w:date="2026-01-01T00:00:00Z">
        <w:r>
          <w:t xml:space="preserve"> </w:t>
        </w:r>
      </w:ins>
      <w:hyperlink w:anchor="def-prediction-rule">
        <w:ins w:id="21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fits its</w:t>
        </w:r>
      </w:ins>
      <w:ins w:id="216" w:author="PR Preview" w:date="2026-01-01T00:00:00Z">
        <w:r>
          <w:t xml:space="preserve"> </w:t>
        </w:r>
      </w:ins>
      <w:hyperlink w:anchor="def-training-set">
        <w:ins w:id="21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well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but predicts poorly for new observations.</w:t>
        </w:r>
      </w:ins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del w:id="222" w:author="PR Preview" w:date="2026-01-01T00:00:00Z">
        <w:r>
          <w:rPr>
            <w:b/>
            <w:bCs/>
          </w:rPr>
          <w:delText xml:space="preserve">Definition 8 (Generalization error)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rPr>
            <w:b/>
            <w:bCs/>
          </w:rPr>
          <w:delText xml:space="preserve">generalization error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of a</w:delText>
        </w:r>
      </w:del>
      <w:del w:id="229" w:author="PR Preview" w:date="2026-01-01T00:00:00Z">
        <w:r>
          <w:delText xml:space="preserve"> </w:delText>
        </w:r>
      </w:del>
      <w:hyperlink w:anchor="def-prediction-rule">
        <w:del w:id="23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3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fitted to a</w:delText>
        </w:r>
      </w:del>
      <w:del w:id="234" w:author="PR Preview" w:date="2026-01-01T00:00:00Z">
        <w:r>
          <w:delText xml:space="preserve"> </w:delText>
        </w:r>
      </w:del>
      <w:hyperlink w:anchor="def-training-set">
        <w:del w:id="23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 its expected squared</w:delText>
        </w:r>
      </w:del>
      <w:del w:id="239" w:author="PR Preview" w:date="2026-01-01T00:00:00Z">
        <w:r>
          <w:delText xml:space="preserve"> </w:delText>
        </w:r>
      </w:del>
      <w:hyperlink r:id="rId21">
        <w:del w:id="240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on a new observation</w:delText>
        </w:r>
      </w:del>
      <w:del w:id="2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drawn from the same population independently of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47" w:author="PR Preview" w:date="2026-01-01T00:00:00Z">
        <w:r>
          <w:delText xml:space="preserve">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with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held fixed:</w:delText>
        </w:r>
      </w:del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253" w:author="PR Preview" w:date="2026-01-01T00:00:00Z">
        <w:r>
          <w:delText xml:space="preserve">The steps labeled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“definition”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apply</w:delText>
        </w:r>
      </w:del>
      <w:del w:id="258" w:author="PR Preview" w:date="2026-01-01T00:00:00Z">
        <w:r>
          <w:delText xml:space="preserve"> </w:delText>
        </w:r>
      </w:del>
      <w:hyperlink w:anchor="eq-expected-generalization-error">
        <w:del w:id="259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260" w:author="PR Preview" w:date="2026-01-01T00:00:00Z">
        <w:r>
          <w:delText xml:space="preserve">,</w:delText>
        </w:r>
      </w:del>
      <w:del w:id="261" w:author="PR Preview" w:date="2026-01-01T00:00:00Z">
        <w:r>
          <w:delText xml:space="preserve"> </w:delText>
        </w:r>
      </w:del>
      <w:hyperlink w:anchor="eq-generalization-error">
        <w:del w:id="262" w:author="PR Preview" w:date="2026-01-01T00:00:00Z">
          <w:r>
            <w:rPr>
              <w:rStyle w:val="Hyperlink"/>
            </w:rPr>
            <w:delText xml:space="preserve">Equation 7</w:delText>
          </w:r>
        </w:del>
      </w:hyperlink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and</w:delText>
        </w:r>
      </w:del>
      <w:del w:id="265" w:author="PR Preview" w:date="2026-01-01T00:00:00Z">
        <w:r>
          <w:delText xml:space="preserve"> </w:delText>
        </w:r>
      </w:del>
      <w:hyperlink w:anchor="eq-epe">
        <w:del w:id="266" w:author="PR Preview" w:date="2026-01-01T00:00:00Z">
          <w:r>
            <w:rPr>
              <w:rStyle w:val="Hyperlink"/>
            </w:rPr>
            <w:delText xml:space="preserve">Equation 10</w:delText>
          </w:r>
        </w:del>
      </w:hyperlink>
      <w:del w:id="267" w:author="PR Preview" w:date="2026-01-01T00:00:00Z">
        <w:r>
          <w:delText xml:space="preserve">, in that order,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and the step labeled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“prediction rule”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applies</w:delText>
        </w:r>
      </w:del>
      <w:del w:id="274" w:author="PR Preview" w:date="2026-01-01T00:00:00Z">
        <w:r>
          <w:delText xml:space="preserve"> </w:delText>
        </w:r>
      </w:del>
      <w:hyperlink w:anchor="eq-prediction-rule">
        <w:del w:id="275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276" w:author="PR Preview" w:date="2026-01-01T00:00:00Z">
        <w:r>
          <w:delText xml:space="preserve">,</w:delText>
        </w:r>
      </w:del>
      <w:del w:id="2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two steps labeled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“iterated expectations”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use the</w:delText>
        </w:r>
      </w:del>
      <w:del w:id="285" w:author="PR Preview" w:date="2026-01-01T00:00:00Z">
        <w:r>
          <w:delText xml:space="preserve"> </w:delText>
        </w:r>
      </w:del>
      <w:hyperlink r:id="rId57">
        <w:del w:id="286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 first conditioning on</w:delText>
        </w:r>
      </w:del>
      <w:del w:id="2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and the second on</w:delText>
        </w:r>
      </w:del>
      <w:del w:id="2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294" w:author="PR Preview" w:date="2026-01-01T00:00:00Z">
        <w:r>
          <w:delText xml:space="preserve">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 last line needs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to be independent of</w:delText>
        </w:r>
      </w:del>
      <w:del w:id="3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301" w:author="PR Preview" w:date="2026-01-01T00:00:00Z">
        <w:r>
          <w:delText xml:space="preserve">: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then, given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still has its unconditional distribution,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as</w:delText>
        </w:r>
      </w:del>
      <w:del w:id="311" w:author="PR Preview" w:date="2026-01-01T00:00:00Z">
        <w:r>
          <w:delText xml:space="preserve"> </w:delText>
        </w:r>
      </w:del>
      <w:hyperlink w:anchor="def-epe">
        <w:del w:id="31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requires.</w:delText>
        </w:r>
      </w:del>
    </w:p>
    <w:p>
      <w:pPr>
        <w:pStyle w:val="FirstParagraph"/>
      </w:pPr>
      <w:ins w:id="315" w:author="PR Preview" w:date="2026-01-01T00:00:00Z">
        <w:r>
          <w:t xml:space="preserve">The steps labeled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“definition”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apply</w:t>
        </w:r>
      </w:ins>
      <w:ins w:id="320" w:author="PR Preview" w:date="2026-01-01T00:00:00Z">
        <w:r>
          <w:t xml:space="preserve"> </w:t>
        </w:r>
      </w:ins>
      <w:hyperlink w:anchor="eq-expected-generalization-error">
        <w:ins w:id="321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hyperlink w:anchor="eq-generalization-error">
        <w:ins w:id="324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</w:t>
        </w:r>
      </w:ins>
      <w:ins w:id="327" w:author="PR Preview" w:date="2026-01-01T00:00:00Z">
        <w:r>
          <w:t xml:space="preserve"> </w:t>
        </w:r>
      </w:ins>
      <w:hyperlink w:anchor="eq-epe">
        <w:ins w:id="328" w:author="PR Preview" w:date="2026-01-01T00:00:00Z">
          <w:r>
            <w:rPr>
              <w:rStyle w:val="Hyperlink"/>
            </w:rPr>
            <w:t xml:space="preserve">Equation 10</w:t>
          </w:r>
        </w:ins>
      </w:hyperlink>
      <w:ins w:id="329" w:author="PR Preview" w:date="2026-01-01T00:00:00Z">
        <w:r>
          <w:t xml:space="preserve">, in that order,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 the step labeled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“prediction rule”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applies</w:t>
        </w:r>
      </w:ins>
      <w:ins w:id="336" w:author="PR Preview" w:date="2026-01-01T00:00:00Z">
        <w:r>
          <w:t xml:space="preserve"> </w:t>
        </w:r>
      </w:ins>
      <w:hyperlink w:anchor="eq-prediction-rule">
        <w:ins w:id="337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338" w:author="PR Preview" w:date="2026-01-01T00:00:00Z">
        <w:r>
          <w:t xml:space="preserve">,</w:t>
        </w:r>
      </w:ins>
      <w:ins w:id="3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ins w:id="340" w:author="PR Preview" w:date="2026-01-01T00:00:00Z">
        <w:r>
          <w:t xml:space="preserve">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two steps labeled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“iterated expectations”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use the</w:t>
        </w:r>
      </w:ins>
      <w:ins w:id="347" w:author="PR Preview" w:date="2026-01-01T00:00:00Z">
        <w:r>
          <w:t xml:space="preserve"> </w:t>
        </w:r>
      </w:ins>
      <w:hyperlink r:id="rId57">
        <w:ins w:id="348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 first conditioning on</w:t>
        </w:r>
      </w:ins>
      <w:ins w:id="3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 the second on</w:t>
        </w:r>
      </w:ins>
      <w:ins w:id="3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356" w:author="PR Preview" w:date="2026-01-01T00:00:00Z">
        <w:r>
          <w:t xml:space="preserve">.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 last line needs</w:t>
        </w:r>
      </w:ins>
      <w:ins w:id="3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to be independent of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363" w:author="PR Preview" w:date="2026-01-01T00:00:00Z">
        <w:r>
          <w:t xml:space="preserve">: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then, given</w:t>
        </w:r>
      </w:ins>
      <w:ins w:id="36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still has its unconditional distribution,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as</w:t>
        </w:r>
      </w:ins>
      <w:ins w:id="373" w:author="PR Preview" w:date="2026-01-01T00:00:00Z">
        <w:r>
          <w:t xml:space="preserve"> </w:t>
        </w:r>
      </w:ins>
      <w:hyperlink w:anchor="def-epe">
        <w:ins w:id="37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requires.</w:t>
        </w:r>
      </w:ins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del w:id="377" w:author="PR Preview" w:date="2026-01-01T00:00:00Z">
        <w:r>
          <w:rPr>
            <w:b/>
            <w:bCs/>
          </w:rPr>
          <w:delText xml:space="preserve">Exercise 4 (A held-out set estimates the generalization error)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</w:delText>
        </w:r>
      </w:del>
      <w:del w:id="380" w:author="PR Preview" w:date="2026-01-01T00:00:00Z">
        <w:r>
          <w:delText xml:space="preserve"> </w:delText>
        </w:r>
      </w:del>
      <w:hyperlink w:anchor="def-prediction-rule">
        <w:del w:id="38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8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is fitted to a</w:delText>
        </w:r>
      </w:del>
      <w:del w:id="385" w:author="PR Preview" w:date="2026-01-01T00:00:00Z">
        <w:r>
          <w:delText xml:space="preserve"> </w:delText>
        </w:r>
      </w:del>
      <w:hyperlink w:anchor="def-training-set">
        <w:del w:id="3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88" w:author="PR Preview" w:date="2026-01-01T00:00:00Z">
        <w:r>
          <w:delText xml:space="preserve">.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A</w:delText>
        </w:r>
      </w:del>
      <w:del w:id="391" w:author="PR Preview" w:date="2026-01-01T00:00:00Z">
        <w:r>
          <w:delText xml:space="preserve"> </w:delText>
        </w:r>
      </w:del>
      <w:hyperlink w:anchor="def-held-out-set">
        <w:del w:id="39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of</w:delText>
        </w:r>
      </w:del>
      <w:del w:id="395" w:author="PR Preview" w:date="2026-01-01T00:00:00Z">
        <w:r>
          <w:delText xml:space="preserve"> </w:delText>
        </w:r>
      </w:del>
      <m:oMath>
        <m:r>
          <m:t>m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observations</w:delText>
        </w:r>
      </w:del>
      <w:del w:id="3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drawn from the same population as the new observation</w:delText>
        </w:r>
      </w:del>
      <w:del w:id="4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of</w:delText>
        </w:r>
      </w:del>
      <w:del w:id="404" w:author="PR Preview" w:date="2026-01-01T00:00:00Z">
        <w:r>
          <w:delText xml:space="preserve"> </w:delText>
        </w:r>
      </w:del>
      <w:hyperlink w:anchor="def-generalization-error">
        <w:del w:id="40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06" w:author="PR Preview" w:date="2026-01-01T00:00:00Z">
        <w:r>
          <w:delText xml:space="preserve">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each independently of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410" w:author="PR Preview" w:date="2026-01-01T00:00:00Z">
        <w:r>
          <w:delText xml:space="preserve">.</w:delText>
        </w:r>
      </w:del>
    </w:p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Exercise 4 (A held-out set estimates the generalization error)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</w:t>
        </w:r>
      </w:ins>
      <w:ins w:id="414" w:author="PR Preview" w:date="2026-01-01T00:00:00Z">
        <w:r>
          <w:t xml:space="preserve"> </w:t>
        </w:r>
      </w:ins>
      <w:hyperlink w:anchor="def-prediction-rule">
        <w:ins w:id="41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is fitted to a</w:t>
        </w:r>
      </w:ins>
      <w:ins w:id="419" w:author="PR Preview" w:date="2026-01-01T00:00:00Z">
        <w:r>
          <w:t xml:space="preserve"> </w:t>
        </w:r>
      </w:ins>
      <w:hyperlink w:anchor="def-training-set">
        <w:ins w:id="42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422" w:author="PR Preview" w:date="2026-01-01T00:00:00Z">
        <w:r>
          <w:t xml:space="preserve">.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</w:t>
        </w:r>
      </w:ins>
      <w:ins w:id="425" w:author="PR Preview" w:date="2026-01-01T00:00:00Z">
        <w:r>
          <w:t xml:space="preserve"> </w:t>
        </w:r>
      </w:ins>
      <w:hyperlink w:anchor="def-held-out-set">
        <w:ins w:id="42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of</w:t>
        </w:r>
      </w:ins>
      <w:ins w:id="429" w:author="PR Preview" w:date="2026-01-01T00:00:00Z">
        <w:r>
          <w:t xml:space="preserve"> </w:t>
        </w:r>
      </w:ins>
      <m:oMath>
        <m:r>
          <m:t>m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observations</w:t>
        </w:r>
      </w:ins>
      <w:ins w:id="4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drawn from the same population as the new observation</w:t>
        </w:r>
      </w:ins>
      <w:ins w:id="4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of</w:t>
        </w:r>
      </w:ins>
      <w:ins w:id="438" w:author="PR Preview" w:date="2026-01-01T00:00:00Z">
        <w:r>
          <w:t xml:space="preserve"> </w:t>
        </w:r>
      </w:ins>
      <w:hyperlink w:anchor="def-generalization-error">
        <w:ins w:id="43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each independently of</w:t>
        </w:r>
      </w:ins>
      <w:ins w:id="4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444" w:author="PR Preview" w:date="2026-01-01T00:00:00Z">
        <w:r>
          <w:t xml:space="preserve">.</w:t>
        </w:r>
      </w:ins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del w:id="445" w:author="PR Preview" w:date="2026-01-01T00:00:00Z">
        <w:r>
          <w:rPr>
            <w:i/>
            <w:iCs/>
          </w:rPr>
          <w:delText xml:space="preserve">Solution 4</w:delText>
        </w:r>
      </w:del>
      <w:del w:id="446" w:author="PR Preview" w:date="2026-01-01T00:00:00Z">
        <w:r>
          <w:delText xml:space="preserve">. </w:delText>
        </w:r>
      </w:del>
      <w:del w:id="447" w:author="PR Preview" w:date="2026-01-01T00:00:00Z">
        <w:r>
          <w:delText xml:space="preserve">Given</w:delText>
        </w:r>
      </w:del>
      <w:del w:id="4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449" w:author="PR Preview" w:date="2026-01-01T00:00:00Z">
        <w:r>
          <w:delText xml:space="preserve">, the rule</w:delText>
        </w:r>
      </w:del>
      <w:del w:id="45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is fixed.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Each held-out pair has the same distribution as</w:delText>
        </w:r>
      </w:del>
      <w:del w:id="4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and is independent of</w:delText>
        </w:r>
      </w:del>
      <w:del w:id="4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459" w:author="PR Preview" w:date="2026-01-01T00:00:00Z">
        <w:r>
          <w:delText xml:space="preserve">,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so each squared prediction error has conditional expectation</w:delText>
        </w:r>
      </w:del>
      <w:del w:id="46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by</w:delText>
        </w:r>
      </w:del>
      <w:del w:id="465" w:author="PR Preview" w:date="2026-01-01T00:00:00Z">
        <w:r>
          <w:delText xml:space="preserve"> </w:delText>
        </w:r>
      </w:del>
      <w:hyperlink w:anchor="eq-generalization-error">
        <w:del w:id="466" w:author="PR Preview" w:date="2026-01-01T00:00:00Z">
          <w:r>
            <w:rPr>
              <w:rStyle w:val="Hyperlink"/>
            </w:rPr>
            <w:delText xml:space="preserve">Equation 7</w:delText>
          </w:r>
        </w:del>
      </w:hyperlink>
      <w:del w:id="467" w:author="PR Preview" w:date="2026-01-01T00:00:00Z">
        <w:r>
          <w:delText xml:space="preserve">.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Then</w:delText>
        </w:r>
      </w:del>
    </w:p>
    <w:p>
      <w:pPr>
        <w:pStyle w:val="FirstParagraph"/>
      </w:pPr>
      <w:ins w:id="470" w:author="PR Preview" w:date="2026-01-01T00:00:00Z">
        <w:r>
          <w:rPr>
            <w:i/>
            <w:iCs/>
          </w:rPr>
          <w:t xml:space="preserve">Solution 4</w:t>
        </w:r>
      </w:ins>
      <w:ins w:id="471" w:author="PR Preview" w:date="2026-01-01T00:00:00Z">
        <w:r>
          <w:t xml:space="preserve">. </w:t>
        </w:r>
      </w:ins>
      <w:ins w:id="472" w:author="PR Preview" w:date="2026-01-01T00:00:00Z">
        <w:r>
          <w:t xml:space="preserve">Given</w:t>
        </w:r>
      </w:ins>
      <w:ins w:id="4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474" w:author="PR Preview" w:date="2026-01-01T00:00:00Z">
        <w:r>
          <w:t xml:space="preserve">, the rule</w:t>
        </w:r>
      </w:ins>
      <w:ins w:id="4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is fixed.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Each held-out pair has the same distribution as</w:t>
        </w:r>
      </w:ins>
      <w:ins w:id="4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and is independent of</w:t>
        </w:r>
      </w:ins>
      <w:ins w:id="4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so each squared prediction error has conditional expectation</w:t>
        </w:r>
      </w:ins>
      <w:ins w:id="48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by</w:t>
        </w:r>
      </w:ins>
      <w:ins w:id="490" w:author="PR Preview" w:date="2026-01-01T00:00:00Z">
        <w:r>
          <w:t xml:space="preserve"> </w:t>
        </w:r>
      </w:ins>
      <w:hyperlink w:anchor="eq-generalization-error">
        <w:ins w:id="491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492" w:author="PR Preview" w:date="2026-01-01T00:00:00Z">
        <w:r>
          <w:t xml:space="preserve">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del w:id="495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496" w:author="PR Preview" w:date="2026-01-01T00:00:00Z">
          <w:r>
            <w:rPr>
              <w:rStyle w:val="Hyperlink"/>
            </w:rPr>
            <w:delText xml:space="preserve">Equation 7</w:delText>
          </w:r>
        </w:del>
      </w:hyperlink>
      <w:del w:id="497" w:author="PR Preview" w:date="2026-01-01T00:00:00Z">
        <w:r>
          <w:delText xml:space="preserve">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of any prediction rule for</w:delText>
        </w:r>
      </w:del>
      <w:del w:id="500" w:author="PR Preview" w:date="2026-01-01T00:00:00Z">
        <w:r>
          <w:delText xml:space="preserve"> </w:delText>
        </w:r>
      </w:del>
      <m:oMath>
        <m:r>
          <m:t>Y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14"/>
        </w:numPr>
      </w:pPr>
      <w:ins w:id="503" w:author="PR Preview" w:date="2026-01-01T00:00:00Z">
        <w:r>
          <w:t xml:space="preserve">What is the smallest possible generalization error (</w:t>
        </w:r>
      </w:ins>
      <w:hyperlink w:anchor="eq-generalization-error">
        <w:ins w:id="504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505" w:author="PR Preview" w:date="2026-01-01T00:00:00Z">
        <w:r>
          <w:t xml:space="preserve">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of any prediction rule for</w:t>
        </w:r>
      </w:ins>
      <w:ins w:id="508" w:author="PR Preview" w:date="2026-01-01T00:00:00Z">
        <w:r>
          <w:t xml:space="preserve"> </w:t>
        </w:r>
      </w:ins>
      <m:oMath>
        <m:r>
          <m:t>Y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2026-10-13T04:52:18Z</dcterms:created>
  <dcterms:modified xsi:type="dcterms:W3CDTF">2026-10-13T04:52:18Z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