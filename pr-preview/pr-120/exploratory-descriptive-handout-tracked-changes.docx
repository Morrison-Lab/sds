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del w:id="3" w:author="PR Preview" w:date="2026-01-01T00:00:00Z">
        <w:r>
          <w:delText xml:space="preserve">It is defined when neither variable is constant,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that both sums of squares are positive.</w:delText>
        </w:r>
      </w:del>
    </w:p>
    <w:p>
      <w:pPr>
        <w:pStyle w:val="FirstParagraph"/>
      </w:pPr>
      <w:ins w:id="6" w:author="PR Preview" w:date="2026-01-01T00:00:00Z">
        <w:r>
          <w:t xml:space="preserve">It is a sample estimate of the</w:t>
        </w:r>
      </w:ins>
      <w:ins w:id="7" w:author="PR Preview" w:date="2026-01-01T00:00:00Z">
        <w:r>
          <w:t xml:space="preserve"> </w:t>
        </w:r>
      </w:ins>
      <w:hyperlink r:id="rId87">
        <w:ins w:id="8" w:author="PR Preview" w:date="2026-01-01T00:00:00Z">
          <w:r>
            <w:rPr>
              <w:rStyle w:val="Hyperlink"/>
            </w:rPr>
            <w:t xml:space="preserve">population correlation</w:t>
          </w:r>
        </w:ins>
      </w:hyperlink>
      <w:ins w:id="9" w:author="PR Preview" w:date="2026-01-01T00:00:00Z">
        <w:r>
          <w:t xml:space="preserve">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It is defined when neither variable is constant,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so that both sums of squares are positive.</w:t>
        </w:r>
      </w:ins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2026-10-13T04:49:52Z</dcterms:created>
  <dcterms:modified xsi:type="dcterms:W3CDTF">2026-10-13T04:49:52Z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