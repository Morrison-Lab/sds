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11:59:02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3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8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7" w:name="def-prediction-rule"/>
      <w:r>
        <w:rPr>
          <w:i/>
          <w:iCs/>
        </w:rPr>
        <w:t xml:space="preserve">prediction rule</w:t>
      </w:r>
      <w:bookmarkEnd w:id="37"/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13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7" w:name="def-predictive-model"/>
    <w:p>
      <w:pPr>
        <w:pStyle w:val="BodyText"/>
      </w:pPr>
      <w:r>
        <w:rPr>
          <w:b/>
          <w:bCs/>
        </w:rPr>
        <w:t xml:space="preserve">Definition 15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7"/>
    <w:bookmarkStart w:id="59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58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59"/>
    <w:bookmarkStart w:id="63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0"/>
    <w:bookmarkStart w:id="73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1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7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6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7"/>
    <w:bookmarkStart w:id="89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8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np.float64(488364.99564830225), 'held_out': np.float64(503648.7535191132)}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np.float64(488364.9956483022), 'held_out': np.float64(503648.75351911323)}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9"/>
    <w:bookmarkStart w:id="91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2"/>
    <w:bookmarkEnd w:id="93"/>
    <w:bookmarkStart w:id="98" w:name="overfitting"/>
    <w:p>
      <w:pPr>
        <w:pStyle w:val="Heading2"/>
      </w:pPr>
      <w:r>
        <w:t xml:space="preserve">3 Overfitting</w:t>
      </w:r>
    </w:p>
    <w:bookmarkStart w:id="9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4"/>
    <w:bookmarkStart w:id="9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5"/>
    <w:bookmarkStart w:id="9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6"/>
    <w:bookmarkStart w:id="97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7"/>
    <w:bookmarkEnd w:id="98"/>
    <w:bookmarkStart w:id="206" w:name="sec-generalization-error"/>
    <w:p>
      <w:pPr>
        <w:pStyle w:val="Heading2"/>
      </w:pPr>
      <w:r>
        <w:t xml:space="preserve">4 Generalization error</w:t>
      </w:r>
    </w:p>
    <w:bookmarkStart w:id="9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9"/>
    <w:bookmarkStart w:id="10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1"/>
    <w:bookmarkStart w:id="103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4"/>
    <w:bookmarkStart w:id="107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1" w:name="exm-distribution-model"/>
    <w:p>
      <w:pPr>
        <w:pStyle w:val="FirstParagraph"/>
      </w:pPr>
      <w:r>
        <w:rPr>
          <w:b/>
          <w:bCs/>
        </w:rPr>
        <w:t xml:space="preserve">Example 17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18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19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21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1"/>
    <w:bookmarkStart w:id="123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4"/>
    <w:bookmarkStart w:id="125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5"/>
    <w:bookmarkStart w:id="126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6"/>
    <w:bookmarkStart w:id="128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2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9"/>
    <w:bookmarkStart w:id="131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3"/>
    <w:bookmarkStart w:id="13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4"/>
    <w:bookmarkStart w:id="13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5"/>
    <w:bookmarkStart w:id="13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7"/>
    <w:bookmarkStart w:id="13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1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2" w:name="exm-average-fit"/>
    <w:p>
      <w:pPr>
        <w:pStyle w:val="BodyText"/>
      </w:pPr>
      <w:r>
        <w:rPr>
          <w:b/>
          <w:bCs/>
        </w:rPr>
        <w:t xml:space="preserve">Example 23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54" w:name="exm-average-fit-auto"/>
    <w:p>
      <w:pPr>
        <w:pStyle w:val="FirstParagraph"/>
      </w:pPr>
      <w:ins w:id="185" w:author="PR Preview" w:date="2026-01-01T00:00:00Z">
        <w:r>
          <w:rPr>
            <w:b/>
            <w:bCs/>
          </w:rPr>
          <w:t xml:space="preserve">Example 24 (The expected prediction of a line on cylinders)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Treat the 392 cars of the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rPr>
            <w:rStyle w:val="VerbatimChar"/>
          </w:rPr>
          <w:t xml:space="preserve">Auto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data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[5]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as the whole world of cars.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A</w:t>
        </w:r>
      </w:ins>
      <w:ins w:id="198" w:author="PR Preview" w:date="2026-01-01T00:00:00Z">
        <w:r>
          <w:t xml:space="preserve"> </w:t>
        </w:r>
      </w:ins>
      <w:hyperlink w:anchor="def-training-set">
        <w:ins w:id="19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is 30 cars drawn at random from it, and the learning algorithm fits the line of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rPr>
            <w:rStyle w:val="VerbatimChar"/>
          </w:rPr>
          <w:t xml:space="preserve">mpg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on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rPr>
            <w:rStyle w:val="VerbatimChar"/>
          </w:rPr>
          <w:t xml:space="preserve">cylinders</w:t>
        </w:r>
      </w:ins>
      <w:ins w:id="208" w:author="PR Preview" w:date="2026-01-01T00:00:00Z">
        <w:r>
          <w:t xml:space="preserve">.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Draw 2000</w:t>
        </w:r>
      </w:ins>
      <w:ins w:id="211" w:author="PR Preview" w:date="2026-01-01T00:00:00Z">
        <w:r>
          <w:t xml:space="preserve"> </w:t>
        </w:r>
      </w:ins>
      <w:hyperlink w:anchor="def-training-set">
        <w:ins w:id="212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213" w:author="PR Preview" w:date="2026-01-01T00:00:00Z">
        <w:r>
          <w:t xml:space="preserve">, fit a line to each, and record each line’s</w:t>
        </w:r>
      </w:ins>
      <w:ins w:id="214" w:author="PR Preview" w:date="2026-01-01T00:00:00Z">
        <w:r>
          <w:t xml:space="preserve"> </w:t>
        </w:r>
      </w:ins>
      <w:hyperlink r:id="rId143">
        <w:ins w:id="215" w:author="PR Preview" w:date="2026-01-01T00:00:00Z">
          <w:r>
            <w:rPr>
              <w:rStyle w:val="Hyperlink"/>
            </w:rPr>
            <w:t xml:space="preserve">intercept</w:t>
          </w:r>
        </w:ins>
      </w:hyperlink>
      <w:ins w:id="216" w:author="PR Preview" w:date="2026-01-01T00:00:00Z">
        <w:r>
          <w:t xml:space="preserve">,</w:t>
        </w:r>
      </w:ins>
      <w:ins w:id="217" w:author="PR Preview" w:date="2026-01-01T00:00:00Z">
        <w:r>
          <w:t xml:space="preserve"> </w:t>
        </w:r>
      </w:ins>
      <w:hyperlink r:id="rId144">
        <w:ins w:id="218" w:author="PR Preview" w:date="2026-01-01T00:00:00Z">
          <w:r>
            <w:rPr>
              <w:rStyle w:val="Hyperlink"/>
            </w:rPr>
            <w:t xml:space="preserve">slope</w:t>
          </w:r>
        </w:ins>
      </w:hyperlink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and</w:t>
        </w:r>
      </w:ins>
      <w:ins w:id="221" w:author="PR Preview" w:date="2026-01-01T00:00:00Z">
        <w:r>
          <w:t xml:space="preserve"> </w:t>
        </w:r>
      </w:ins>
      <w:hyperlink r:id="rId18">
        <w:ins w:id="222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at 4 cylinders.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Both tabs draw with the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rPr>
            <w:rStyle w:val="VerbatimChar"/>
          </w:rPr>
          <w:t xml:space="preserve">SyncRNG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package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[9]</w:t>
        </w:r>
      </w:ins>
      <w:ins w:id="233" w:author="PR Preview" w:date="2026-01-01T00:00:00Z">
        <w:r>
          <w:t xml:space="preserve">, a random number generator with the same algorithm in R and Python, from the same seed, so they pick the same cars:</w:t>
        </w:r>
      </w:ins>
    </w:p>
    <w:p>
      <w:pPr>
        <w:pStyle w:val="Heading3"/>
      </w:pPr>
      <w:ins w:id="234" w:author="PR Preview" w:date="2026-01-01T00:00:00Z">
        <w:r>
          <w:t xml:space="preserve">Python</w:t>
        </w:r>
      </w:ins>
    </w:p>
    <w:p>
      <w:pPr>
        <w:pStyle w:val="SourceCode"/>
      </w:pPr>
      <w:ins w:id="235" w:author="PR Preview" w:date="2026-01-01T00:00:00Z">
        <w:r>
          <w:rPr>
            <w:rStyle w:val="ImportTok"/>
          </w:rPr>
          <w:t xml:space="preserve">import</w:t>
        </w:r>
      </w:ins>
      <w:ins w:id="236" w:author="PR Preview" w:date="2026-01-01T00:00:00Z">
        <w:r>
          <w:rPr>
            <w:rStyle w:val="NormalTok"/>
          </w:rPr>
          <w:t xml:space="preserve"> numpy </w:t>
        </w:r>
      </w:ins>
      <w:ins w:id="237" w:author="PR Preview" w:date="2026-01-01T00:00:00Z">
        <w:r>
          <w:rPr>
            <w:rStyle w:val="ImportTok"/>
          </w:rPr>
          <w:t xml:space="preserve">as</w:t>
        </w:r>
      </w:ins>
      <w:ins w:id="238" w:author="PR Preview" w:date="2026-01-01T00:00:00Z">
        <w:r>
          <w:rPr>
            <w:rStyle w:val="NormalTok"/>
          </w:rPr>
          <w:t xml:space="preserve"> np</w:t>
        </w:r>
      </w:ins>
      <w:ins w:id="239" w:author="PR Preview" w:date="2026-01-01T00:00:00Z">
        <w:r>
          <w:br/>
        </w:r>
      </w:ins>
      <w:ins w:id="240" w:author="PR Preview" w:date="2026-01-01T00:00:00Z">
        <w:r>
          <w:rPr>
            <w:rStyle w:val="ImportTok"/>
          </w:rPr>
          <w:t xml:space="preserve">import</w:t>
        </w:r>
      </w:ins>
      <w:ins w:id="241" w:author="PR Preview" w:date="2026-01-01T00:00:00Z">
        <w:r>
          <w:rPr>
            <w:rStyle w:val="NormalTok"/>
          </w:rPr>
          <w:t xml:space="preserve"> pandas </w:t>
        </w:r>
      </w:ins>
      <w:ins w:id="242" w:author="PR Preview" w:date="2026-01-01T00:00:00Z">
        <w:r>
          <w:rPr>
            <w:rStyle w:val="ImportTok"/>
          </w:rPr>
          <w:t xml:space="preserve">as</w:t>
        </w:r>
      </w:ins>
      <w:ins w:id="243" w:author="PR Preview" w:date="2026-01-01T00:00:00Z">
        <w:r>
          <w:rPr>
            <w:rStyle w:val="NormalTok"/>
          </w:rPr>
          <w:t xml:space="preserve"> pd</w:t>
        </w:r>
      </w:ins>
      <w:ins w:id="244" w:author="PR Preview" w:date="2026-01-01T00:00:00Z">
        <w:r>
          <w:br/>
        </w:r>
      </w:ins>
      <w:ins w:id="245" w:author="PR Preview" w:date="2026-01-01T00:00:00Z">
        <w:r>
          <w:rPr>
            <w:rStyle w:val="ImportTok"/>
          </w:rPr>
          <w:t xml:space="preserve">from</w:t>
        </w:r>
      </w:ins>
      <w:ins w:id="246" w:author="PR Preview" w:date="2026-01-01T00:00:00Z">
        <w:r>
          <w:rPr>
            <w:rStyle w:val="NormalTok"/>
          </w:rPr>
          <w:t xml:space="preserve"> SyncRNG </w:t>
        </w:r>
      </w:ins>
      <w:ins w:id="247" w:author="PR Preview" w:date="2026-01-01T00:00:00Z">
        <w:r>
          <w:rPr>
            <w:rStyle w:val="ImportTok"/>
          </w:rPr>
          <w:t xml:space="preserve">import</w:t>
        </w:r>
      </w:ins>
      <w:ins w:id="248" w:author="PR Preview" w:date="2026-01-01T00:00:00Z">
        <w:r>
          <w:rPr>
            <w:rStyle w:val="NormalTok"/>
          </w:rPr>
          <w:t xml:space="preserve"> SyncRNG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br/>
        </w:r>
      </w:ins>
      <w:ins w:id="251" w:author="PR Preview" w:date="2026-01-01T00:00:00Z">
        <w:r>
          <w:rPr>
            <w:rStyle w:val="NormalTok"/>
          </w:rPr>
          <w:t xml:space="preserve">auto_af </w:t>
        </w:r>
      </w:ins>
      <w:ins w:id="252" w:author="PR Preview" w:date="2026-01-01T00:00:00Z">
        <w:r>
          <w:rPr>
            <w:rStyle w:val="OperatorTok"/>
          </w:rPr>
          <w:t xml:space="preserve">=</w:t>
        </w:r>
      </w:ins>
      <w:ins w:id="253" w:author="PR Preview" w:date="2026-01-01T00:00:00Z">
        <w:r>
          <w:rPr>
            <w:rStyle w:val="NormalTok"/>
          </w:rPr>
          <w:t xml:space="preserve"> pd.read_csv(</w:t>
        </w:r>
      </w:ins>
      <w:ins w:id="254" w:author="PR Preview" w:date="2026-01-01T00:00:00Z">
        <w:r>
          <w:rPr>
            <w:rStyle w:val="StringTok"/>
          </w:rPr>
          <w:t xml:space="preserve">"data/auto.csv"</w:t>
        </w:r>
      </w:ins>
      <w:ins w:id="255" w:author="PR Preview" w:date="2026-01-01T00:00:00Z">
        <w:r>
          <w:rPr>
            <w:rStyle w:val="NormalTok"/>
          </w:rPr>
          <w:t xml:space="preserve">).dropna(subset</w:t>
        </w:r>
      </w:ins>
      <w:ins w:id="256" w:author="PR Preview" w:date="2026-01-01T00:00:00Z">
        <w:r>
          <w:rPr>
            <w:rStyle w:val="OperatorTok"/>
          </w:rPr>
          <w:t xml:space="preserve">=</w:t>
        </w:r>
      </w:ins>
      <w:ins w:id="257" w:author="PR Preview" w:date="2026-01-01T00:00:00Z">
        <w:r>
          <w:rPr>
            <w:rStyle w:val="NormalTok"/>
          </w:rPr>
          <w:t xml:space="preserve">[</w:t>
        </w:r>
      </w:ins>
      <w:ins w:id="258" w:author="PR Preview" w:date="2026-01-01T00:00:00Z">
        <w:r>
          <w:rPr>
            <w:rStyle w:val="StringTok"/>
          </w:rPr>
          <w:t xml:space="preserve">"horsepower"</w:t>
        </w:r>
      </w:ins>
      <w:ins w:id="259" w:author="PR Preview" w:date="2026-01-01T00:00:00Z">
        <w:r>
          <w:rPr>
            <w:rStyle w:val="NormalTok"/>
          </w:rPr>
          <w:t xml:space="preserve">])</w:t>
        </w:r>
      </w:ins>
      <w:ins w:id="260" w:author="PR Preview" w:date="2026-01-01T00:00:00Z">
        <w:r>
          <w:br/>
        </w:r>
      </w:ins>
      <w:ins w:id="261" w:author="PR Preview" w:date="2026-01-01T00:00:00Z">
        <w:r>
          <w:rPr>
            <w:rStyle w:val="NormalTok"/>
          </w:rPr>
          <w:t xml:space="preserve">cyl_af </w:t>
        </w:r>
      </w:ins>
      <w:ins w:id="262" w:author="PR Preview" w:date="2026-01-01T00:00:00Z">
        <w:r>
          <w:rPr>
            <w:rStyle w:val="OperatorTok"/>
          </w:rPr>
          <w:t xml:space="preserve">=</w:t>
        </w:r>
      </w:ins>
      <w:ins w:id="263" w:author="PR Preview" w:date="2026-01-01T00:00:00Z">
        <w:r>
          <w:rPr>
            <w:rStyle w:val="NormalTok"/>
          </w:rPr>
          <w:t xml:space="preserve"> auto_af[</w:t>
        </w:r>
      </w:ins>
      <w:ins w:id="264" w:author="PR Preview" w:date="2026-01-01T00:00:00Z">
        <w:r>
          <w:rPr>
            <w:rStyle w:val="StringTok"/>
          </w:rPr>
          <w:t xml:space="preserve">"cylinders"</w:t>
        </w:r>
      </w:ins>
      <w:ins w:id="265" w:author="PR Preview" w:date="2026-01-01T00:00:00Z">
        <w:r>
          <w:rPr>
            <w:rStyle w:val="NormalTok"/>
          </w:rPr>
          <w:t xml:space="preserve">].to_numpy(</w:t>
        </w:r>
      </w:ins>
      <w:ins w:id="266" w:author="PR Preview" w:date="2026-01-01T00:00:00Z">
        <w:r>
          <w:rPr>
            <w:rStyle w:val="BuiltInTok"/>
          </w:rPr>
          <w:t xml:space="preserve">float</w:t>
        </w:r>
      </w:ins>
      <w:ins w:id="267" w:author="PR Preview" w:date="2026-01-01T00:00:00Z">
        <w:r>
          <w:rPr>
            <w:rStyle w:val="NormalTok"/>
          </w:rPr>
          <w:t xml:space="preserve">)</w:t>
        </w:r>
      </w:ins>
      <w:ins w:id="268" w:author="PR Preview" w:date="2026-01-01T00:00:00Z">
        <w:r>
          <w:br/>
        </w:r>
      </w:ins>
      <w:ins w:id="269" w:author="PR Preview" w:date="2026-01-01T00:00:00Z">
        <w:r>
          <w:rPr>
            <w:rStyle w:val="NormalTok"/>
          </w:rPr>
          <w:t xml:space="preserve">mpg_af </w:t>
        </w:r>
      </w:ins>
      <w:ins w:id="270" w:author="PR Preview" w:date="2026-01-01T00:00:00Z">
        <w:r>
          <w:rPr>
            <w:rStyle w:val="OperatorTok"/>
          </w:rPr>
          <w:t xml:space="preserve">=</w:t>
        </w:r>
      </w:ins>
      <w:ins w:id="271" w:author="PR Preview" w:date="2026-01-01T00:00:00Z">
        <w:r>
          <w:rPr>
            <w:rStyle w:val="NormalTok"/>
          </w:rPr>
          <w:t xml:space="preserve"> auto_af[</w:t>
        </w:r>
      </w:ins>
      <w:ins w:id="272" w:author="PR Preview" w:date="2026-01-01T00:00:00Z">
        <w:r>
          <w:rPr>
            <w:rStyle w:val="StringTok"/>
          </w:rPr>
          <w:t xml:space="preserve">"mpg"</w:t>
        </w:r>
      </w:ins>
      <w:ins w:id="273" w:author="PR Preview" w:date="2026-01-01T00:00:00Z">
        <w:r>
          <w:rPr>
            <w:rStyle w:val="NormalTok"/>
          </w:rPr>
          <w:t xml:space="preserve">].to_numpy(</w:t>
        </w:r>
      </w:ins>
      <w:ins w:id="274" w:author="PR Preview" w:date="2026-01-01T00:00:00Z">
        <w:r>
          <w:rPr>
            <w:rStyle w:val="BuiltInTok"/>
          </w:rPr>
          <w:t xml:space="preserve">float</w:t>
        </w:r>
      </w:ins>
      <w:ins w:id="275" w:author="PR Preview" w:date="2026-01-01T00:00:00Z">
        <w:r>
          <w:rPr>
            <w:rStyle w:val="NormalTok"/>
          </w:rPr>
          <w:t xml:space="preserve">)</w:t>
        </w:r>
      </w:ins>
      <w:ins w:id="276" w:author="PR Preview" w:date="2026-01-01T00:00:00Z">
        <w:r>
          <w:br/>
        </w:r>
      </w:ins>
      <w:ins w:id="277" w:author="PR Preview" w:date="2026-01-01T00:00:00Z">
        <w:r>
          <w:br/>
        </w:r>
      </w:ins>
      <w:ins w:id="278" w:author="PR Preview" w:date="2026-01-01T00:00:00Z">
        <w:r>
          <w:rPr>
            <w:rStyle w:val="NormalTok"/>
          </w:rPr>
          <w:t xml:space="preserve">rng_af </w:t>
        </w:r>
      </w:ins>
      <w:ins w:id="279" w:author="PR Preview" w:date="2026-01-01T00:00:00Z">
        <w:r>
          <w:rPr>
            <w:rStyle w:val="OperatorTok"/>
          </w:rPr>
          <w:t xml:space="preserve">=</w:t>
        </w:r>
      </w:ins>
      <w:ins w:id="280" w:author="PR Preview" w:date="2026-01-01T00:00:00Z">
        <w:r>
          <w:rPr>
            <w:rStyle w:val="NormalTok"/>
          </w:rPr>
          <w:t xml:space="preserve"> SyncRNG(seed</w:t>
        </w:r>
      </w:ins>
      <w:ins w:id="281" w:author="PR Preview" w:date="2026-01-01T00:00:00Z">
        <w:r>
          <w:rPr>
            <w:rStyle w:val="OperatorTok"/>
          </w:rPr>
          <w:t xml:space="preserve">=</w:t>
        </w:r>
      </w:ins>
      <w:ins w:id="282" w:author="PR Preview" w:date="2026-01-01T00:00:00Z">
        <w:r>
          <w:rPr>
            <w:rStyle w:val="DecValTok"/>
          </w:rPr>
          <w:t xml:space="preserve">1</w:t>
        </w:r>
      </w:ins>
      <w:ins w:id="283" w:author="PR Preview" w:date="2026-01-01T00:00:00Z">
        <w:r>
          <w:rPr>
            <w:rStyle w:val="NormalTok"/>
          </w:rPr>
          <w:t xml:space="preserve">)</w:t>
        </w:r>
      </w:ins>
      <w:ins w:id="284" w:author="PR Preview" w:date="2026-01-01T00:00:00Z">
        <w:r>
          <w:br/>
        </w:r>
      </w:ins>
      <w:ins w:id="285" w:author="PR Preview" w:date="2026-01-01T00:00:00Z">
        <w:r>
          <w:rPr>
            <w:rStyle w:val="NormalTok"/>
          </w:rPr>
          <w:t xml:space="preserve">coefs_af </w:t>
        </w:r>
      </w:ins>
      <w:ins w:id="286" w:author="PR Preview" w:date="2026-01-01T00:00:00Z">
        <w:r>
          <w:rPr>
            <w:rStyle w:val="OperatorTok"/>
          </w:rPr>
          <w:t xml:space="preserve">=</w:t>
        </w:r>
      </w:ins>
      <w:ins w:id="287" w:author="PR Preview" w:date="2026-01-01T00:00:00Z">
        <w:r>
          <w:rPr>
            <w:rStyle w:val="NormalTok"/>
          </w:rPr>
          <w:t xml:space="preserve"> np.empty((</w:t>
        </w:r>
      </w:ins>
      <w:ins w:id="288" w:author="PR Preview" w:date="2026-01-01T00:00:00Z">
        <w:r>
          <w:rPr>
            <w:rStyle w:val="DecValTok"/>
          </w:rPr>
          <w:t xml:space="preserve">2000</w:t>
        </w:r>
      </w:ins>
      <w:ins w:id="289" w:author="PR Preview" w:date="2026-01-01T00:00:00Z">
        <w:r>
          <w:rPr>
            <w:rStyle w:val="NormalTok"/>
          </w:rPr>
          <w:t xml:space="preserve">, </w:t>
        </w:r>
      </w:ins>
      <w:ins w:id="290" w:author="PR Preview" w:date="2026-01-01T00:00:00Z">
        <w:r>
          <w:rPr>
            <w:rStyle w:val="DecValTok"/>
          </w:rPr>
          <w:t xml:space="preserve">2</w:t>
        </w:r>
      </w:ins>
      <w:ins w:id="291" w:author="PR Preview" w:date="2026-01-01T00:00:00Z">
        <w:r>
          <w:rPr>
            <w:rStyle w:val="NormalTok"/>
          </w:rPr>
          <w:t xml:space="preserve">))</w:t>
        </w:r>
      </w:ins>
      <w:ins w:id="292" w:author="PR Preview" w:date="2026-01-01T00:00:00Z">
        <w:r>
          <w:br/>
        </w:r>
      </w:ins>
      <w:ins w:id="293" w:author="PR Preview" w:date="2026-01-01T00:00:00Z">
        <w:r>
          <w:rPr>
            <w:rStyle w:val="ControlFlowTok"/>
          </w:rPr>
          <w:t xml:space="preserve">for</w:t>
        </w:r>
      </w:ins>
      <w:ins w:id="294" w:author="PR Preview" w:date="2026-01-01T00:00:00Z">
        <w:r>
          <w:rPr>
            <w:rStyle w:val="NormalTok"/>
          </w:rPr>
          <w:t xml:space="preserve"> s_af </w:t>
        </w:r>
      </w:ins>
      <w:ins w:id="295" w:author="PR Preview" w:date="2026-01-01T00:00:00Z">
        <w:r>
          <w:rPr>
            <w:rStyle w:val="KeywordTok"/>
          </w:rPr>
          <w:t xml:space="preserve">in</w:t>
        </w:r>
      </w:ins>
      <w:ins w:id="296" w:author="PR Preview" w:date="2026-01-01T00:00:00Z">
        <w:r>
          <w:rPr>
            <w:rStyle w:val="NormalTok"/>
          </w:rPr>
          <w:t xml:space="preserve"> </w:t>
        </w:r>
      </w:ins>
      <w:ins w:id="297" w:author="PR Preview" w:date="2026-01-01T00:00:00Z">
        <w:r>
          <w:rPr>
            <w:rStyle w:val="BuiltInTok"/>
          </w:rPr>
          <w:t xml:space="preserve">range</w:t>
        </w:r>
      </w:ins>
      <w:ins w:id="298" w:author="PR Preview" w:date="2026-01-01T00:00:00Z">
        <w:r>
          <w:rPr>
            <w:rStyle w:val="NormalTok"/>
          </w:rPr>
          <w:t xml:space="preserve">(</w:t>
        </w:r>
      </w:ins>
      <w:ins w:id="299" w:author="PR Preview" w:date="2026-01-01T00:00:00Z">
        <w:r>
          <w:rPr>
            <w:rStyle w:val="DecValTok"/>
          </w:rPr>
          <w:t xml:space="preserve">2000</w:t>
        </w:r>
      </w:ins>
      <w:ins w:id="300" w:author="PR Preview" w:date="2026-01-01T00:00:00Z">
        <w:r>
          <w:rPr>
            <w:rStyle w:val="NormalTok"/>
          </w:rPr>
          <w:t xml:space="preserve">):</w:t>
        </w:r>
      </w:ins>
      <w:ins w:id="301" w:author="PR Preview" w:date="2026-01-01T00:00:00Z">
        <w:r>
          <w:br/>
        </w:r>
      </w:ins>
      <w:ins w:id="302" w:author="PR Preview" w:date="2026-01-01T00:00:00Z">
        <w:r>
          <w:rPr>
            <w:rStyle w:val="NormalTok"/>
          </w:rPr>
          <w:t xml:space="preserve">    </w:t>
        </w:r>
      </w:ins>
      <w:ins w:id="303" w:author="PR Preview" w:date="2026-01-01T00:00:00Z">
        <w:r>
          <w:rPr>
            <w:rStyle w:val="CommentTok"/>
          </w:rPr>
          <w:t xml:space="preserve"># One training set: the first 30 rows of a shuffle of all the rows (Python counts from 0), and the line fitted to it.</w:t>
        </w:r>
      </w:ins>
      <w:ins w:id="304" w:author="PR Preview" w:date="2026-01-01T00:00:00Z">
        <w:r>
          <w:br/>
        </w:r>
      </w:ins>
      <w:ins w:id="305" w:author="PR Preview" w:date="2026-01-01T00:00:00Z">
        <w:r>
          <w:rPr>
            <w:rStyle w:val="NormalTok"/>
          </w:rPr>
          <w:t xml:space="preserve">    pick_af </w:t>
        </w:r>
      </w:ins>
      <w:ins w:id="306" w:author="PR Preview" w:date="2026-01-01T00:00:00Z">
        <w:r>
          <w:rPr>
            <w:rStyle w:val="OperatorTok"/>
          </w:rPr>
          <w:t xml:space="preserve">=</w:t>
        </w:r>
      </w:ins>
      <w:ins w:id="307" w:author="PR Preview" w:date="2026-01-01T00:00:00Z">
        <w:r>
          <w:rPr>
            <w:rStyle w:val="NormalTok"/>
          </w:rPr>
          <w:t xml:space="preserve"> rng_af.shuffle(</w:t>
        </w:r>
      </w:ins>
      <w:ins w:id="308" w:author="PR Preview" w:date="2026-01-01T00:00:00Z">
        <w:r>
          <w:rPr>
            <w:rStyle w:val="BuiltInTok"/>
          </w:rPr>
          <w:t xml:space="preserve">list</w:t>
        </w:r>
      </w:ins>
      <w:ins w:id="309" w:author="PR Preview" w:date="2026-01-01T00:00:00Z">
        <w:r>
          <w:rPr>
            <w:rStyle w:val="NormalTok"/>
          </w:rPr>
          <w:t xml:space="preserve">(</w:t>
        </w:r>
      </w:ins>
      <w:ins w:id="310" w:author="PR Preview" w:date="2026-01-01T00:00:00Z">
        <w:r>
          <w:rPr>
            <w:rStyle w:val="BuiltInTok"/>
          </w:rPr>
          <w:t xml:space="preserve">range</w:t>
        </w:r>
      </w:ins>
      <w:ins w:id="311" w:author="PR Preview" w:date="2026-01-01T00:00:00Z">
        <w:r>
          <w:rPr>
            <w:rStyle w:val="NormalTok"/>
          </w:rPr>
          <w:t xml:space="preserve">(</w:t>
        </w:r>
      </w:ins>
      <w:ins w:id="312" w:author="PR Preview" w:date="2026-01-01T00:00:00Z">
        <w:r>
          <w:rPr>
            <w:rStyle w:val="BuiltInTok"/>
          </w:rPr>
          <w:t xml:space="preserve">len</w:t>
        </w:r>
      </w:ins>
      <w:ins w:id="313" w:author="PR Preview" w:date="2026-01-01T00:00:00Z">
        <w:r>
          <w:rPr>
            <w:rStyle w:val="NormalTok"/>
          </w:rPr>
          <w:t xml:space="preserve">(mpg_af))))[:</w:t>
        </w:r>
      </w:ins>
      <w:ins w:id="314" w:author="PR Preview" w:date="2026-01-01T00:00:00Z">
        <w:r>
          <w:rPr>
            <w:rStyle w:val="DecValTok"/>
          </w:rPr>
          <w:t xml:space="preserve">30</w:t>
        </w:r>
      </w:ins>
      <w:ins w:id="315" w:author="PR Preview" w:date="2026-01-01T00:00:00Z">
        <w:r>
          <w:rPr>
            <w:rStyle w:val="NormalTok"/>
          </w:rPr>
          <w:t xml:space="preserve">]</w:t>
        </w:r>
      </w:ins>
      <w:ins w:id="316" w:author="PR Preview" w:date="2026-01-01T00:00:00Z">
        <w:r>
          <w:br/>
        </w:r>
      </w:ins>
      <w:ins w:id="317" w:author="PR Preview" w:date="2026-01-01T00:00:00Z">
        <w:r>
          <w:rPr>
            <w:rStyle w:val="NormalTok"/>
          </w:rPr>
          <w:t xml:space="preserve">    slope_af, intercept_af </w:t>
        </w:r>
      </w:ins>
      <w:ins w:id="318" w:author="PR Preview" w:date="2026-01-01T00:00:00Z">
        <w:r>
          <w:rPr>
            <w:rStyle w:val="OperatorTok"/>
          </w:rPr>
          <w:t xml:space="preserve">=</w:t>
        </w:r>
      </w:ins>
      <w:ins w:id="319" w:author="PR Preview" w:date="2026-01-01T00:00:00Z">
        <w:r>
          <w:rPr>
            <w:rStyle w:val="NormalTok"/>
          </w:rPr>
          <w:t xml:space="preserve"> np.polyfit(cyl_af[pick_af], mpg_af[pick_af], </w:t>
        </w:r>
      </w:ins>
      <w:ins w:id="320" w:author="PR Preview" w:date="2026-01-01T00:00:00Z">
        <w:r>
          <w:rPr>
            <w:rStyle w:val="DecValTok"/>
          </w:rPr>
          <w:t xml:space="preserve">1</w:t>
        </w:r>
      </w:ins>
      <w:ins w:id="321" w:author="PR Preview" w:date="2026-01-01T00:00:00Z">
        <w:r>
          <w:rPr>
            <w:rStyle w:val="NormalTok"/>
          </w:rPr>
          <w:t xml:space="preserve">)</w:t>
        </w:r>
      </w:ins>
      <w:ins w:id="322" w:author="PR Preview" w:date="2026-01-01T00:00:00Z">
        <w:r>
          <w:br/>
        </w:r>
      </w:ins>
      <w:ins w:id="323" w:author="PR Preview" w:date="2026-01-01T00:00:00Z">
        <w:r>
          <w:rPr>
            <w:rStyle w:val="NormalTok"/>
          </w:rPr>
          <w:t xml:space="preserve">    coefs_af[s_af] </w:t>
        </w:r>
      </w:ins>
      <w:ins w:id="324" w:author="PR Preview" w:date="2026-01-01T00:00:00Z">
        <w:r>
          <w:rPr>
            <w:rStyle w:val="OperatorTok"/>
          </w:rPr>
          <w:t xml:space="preserve">=</w:t>
        </w:r>
      </w:ins>
      <w:ins w:id="325" w:author="PR Preview" w:date="2026-01-01T00:00:00Z">
        <w:r>
          <w:rPr>
            <w:rStyle w:val="NormalTok"/>
          </w:rPr>
          <w:t xml:space="preserve"> intercept_af, slope_af</w:t>
        </w:r>
      </w:ins>
      <w:ins w:id="326" w:author="PR Preview" w:date="2026-01-01T00:00:00Z">
        <w:r>
          <w:br/>
        </w:r>
      </w:ins>
      <w:ins w:id="327" w:author="PR Preview" w:date="2026-01-01T00:00:00Z">
        <w:r>
          <w:br/>
        </w:r>
      </w:ins>
      <w:ins w:id="328" w:author="PR Preview" w:date="2026-01-01T00:00:00Z">
        <w:r>
          <w:rPr>
            <w:rStyle w:val="NormalTok"/>
          </w:rPr>
          <w:t xml:space="preserve">preds_af </w:t>
        </w:r>
      </w:ins>
      <w:ins w:id="329" w:author="PR Preview" w:date="2026-01-01T00:00:00Z">
        <w:r>
          <w:rPr>
            <w:rStyle w:val="OperatorTok"/>
          </w:rPr>
          <w:t xml:space="preserve">=</w:t>
        </w:r>
      </w:ins>
      <w:ins w:id="330" w:author="PR Preview" w:date="2026-01-01T00:00:00Z">
        <w:r>
          <w:rPr>
            <w:rStyle w:val="NormalTok"/>
          </w:rPr>
          <w:t xml:space="preserve"> coefs_af[:, </w:t>
        </w:r>
      </w:ins>
      <w:ins w:id="331" w:author="PR Preview" w:date="2026-01-01T00:00:00Z">
        <w:r>
          <w:rPr>
            <w:rStyle w:val="DecValTok"/>
          </w:rPr>
          <w:t xml:space="preserve">0</w:t>
        </w:r>
      </w:ins>
      <w:ins w:id="332" w:author="PR Preview" w:date="2026-01-01T00:00:00Z">
        <w:r>
          <w:rPr>
            <w:rStyle w:val="NormalTok"/>
          </w:rPr>
          <w:t xml:space="preserve">] </w:t>
        </w:r>
      </w:ins>
      <w:ins w:id="333" w:author="PR Preview" w:date="2026-01-01T00:00:00Z">
        <w:r>
          <w:rPr>
            <w:rStyle w:val="OperatorTok"/>
          </w:rPr>
          <w:t xml:space="preserve">+</w:t>
        </w:r>
      </w:ins>
      <w:ins w:id="334" w:author="PR Preview" w:date="2026-01-01T00:00:00Z">
        <w:r>
          <w:rPr>
            <w:rStyle w:val="NormalTok"/>
          </w:rPr>
          <w:t xml:space="preserve"> coefs_af[:, </w:t>
        </w:r>
      </w:ins>
      <w:ins w:id="335" w:author="PR Preview" w:date="2026-01-01T00:00:00Z">
        <w:r>
          <w:rPr>
            <w:rStyle w:val="DecValTok"/>
          </w:rPr>
          <w:t xml:space="preserve">1</w:t>
        </w:r>
      </w:ins>
      <w:ins w:id="336" w:author="PR Preview" w:date="2026-01-01T00:00:00Z">
        <w:r>
          <w:rPr>
            <w:rStyle w:val="NormalTok"/>
          </w:rPr>
          <w:t xml:space="preserve">] </w:t>
        </w:r>
      </w:ins>
      <w:ins w:id="337" w:author="PR Preview" w:date="2026-01-01T00:00:00Z">
        <w:r>
          <w:rPr>
            <w:rStyle w:val="OperatorTok"/>
          </w:rPr>
          <w:t xml:space="preserve">*</w:t>
        </w:r>
      </w:ins>
      <w:ins w:id="338" w:author="PR Preview" w:date="2026-01-01T00:00:00Z">
        <w:r>
          <w:rPr>
            <w:rStyle w:val="NormalTok"/>
          </w:rPr>
          <w:t xml:space="preserve"> </w:t>
        </w:r>
      </w:ins>
      <w:ins w:id="339" w:author="PR Preview" w:date="2026-01-01T00:00:00Z">
        <w:r>
          <w:rPr>
            <w:rStyle w:val="DecValTok"/>
          </w:rPr>
          <w:t xml:space="preserve">4</w:t>
        </w:r>
      </w:ins>
      <w:ins w:id="340" w:author="PR Preview" w:date="2026-01-01T00:00:00Z">
        <w:r>
          <w:br/>
        </w:r>
      </w:ins>
      <w:ins w:id="341" w:author="PR Preview" w:date="2026-01-01T00:00:00Z">
        <w:r>
          <w:br/>
        </w:r>
      </w:ins>
      <w:ins w:id="342" w:author="PR Preview" w:date="2026-01-01T00:00:00Z">
        <w:r>
          <w:rPr>
            <w:rStyle w:val="CommentTok"/>
          </w:rPr>
          <w:t xml:space="preserve"># The expected prediction at 4 cylinders is the mean of those predictions.</w:t>
        </w:r>
      </w:ins>
      <w:ins w:id="343" w:author="PR Preview" w:date="2026-01-01T00:00:00Z">
        <w:r>
          <w:br/>
        </w:r>
      </w:ins>
      <w:ins w:id="344" w:author="PR Preview" w:date="2026-01-01T00:00:00Z">
        <w:r>
          <w:rPr>
            <w:rStyle w:val="CommentTok"/>
          </w:rPr>
          <w:t xml:space="preserve"># The Monte Carlo standard error of that mean is the spread of the predictions over sqrt(2000).</w:t>
        </w:r>
      </w:ins>
      <w:ins w:id="345" w:author="PR Preview" w:date="2026-01-01T00:00:00Z">
        <w:r>
          <w:br/>
        </w:r>
      </w:ins>
      <w:ins w:id="346" w:author="PR Preview" w:date="2026-01-01T00:00:00Z">
        <w:r>
          <w:rPr>
            <w:rStyle w:val="NormalTok"/>
          </w:rPr>
          <w:t xml:space="preserve">mc_se_af </w:t>
        </w:r>
      </w:ins>
      <w:ins w:id="347" w:author="PR Preview" w:date="2026-01-01T00:00:00Z">
        <w:r>
          <w:rPr>
            <w:rStyle w:val="OperatorTok"/>
          </w:rPr>
          <w:t xml:space="preserve">=</w:t>
        </w:r>
      </w:ins>
      <w:ins w:id="348" w:author="PR Preview" w:date="2026-01-01T00:00:00Z">
        <w:r>
          <w:rPr>
            <w:rStyle w:val="NormalTok"/>
          </w:rPr>
          <w:t xml:space="preserve"> preds_af.std(ddof</w:t>
        </w:r>
      </w:ins>
      <w:ins w:id="349" w:author="PR Preview" w:date="2026-01-01T00:00:00Z">
        <w:r>
          <w:rPr>
            <w:rStyle w:val="OperatorTok"/>
          </w:rPr>
          <w:t xml:space="preserve">=</w:t>
        </w:r>
      </w:ins>
      <w:ins w:id="350" w:author="PR Preview" w:date="2026-01-01T00:00:00Z">
        <w:r>
          <w:rPr>
            <w:rStyle w:val="DecValTok"/>
          </w:rPr>
          <w:t xml:space="preserve">1</w:t>
        </w:r>
      </w:ins>
      <w:ins w:id="351" w:author="PR Preview" w:date="2026-01-01T00:00:00Z">
        <w:r>
          <w:rPr>
            <w:rStyle w:val="NormalTok"/>
          </w:rPr>
          <w:t xml:space="preserve">) </w:t>
        </w:r>
      </w:ins>
      <w:ins w:id="352" w:author="PR Preview" w:date="2026-01-01T00:00:00Z">
        <w:r>
          <w:rPr>
            <w:rStyle w:val="OperatorTok"/>
          </w:rPr>
          <w:t xml:space="preserve">/</w:t>
        </w:r>
      </w:ins>
      <w:ins w:id="353" w:author="PR Preview" w:date="2026-01-01T00:00:00Z">
        <w:r>
          <w:rPr>
            <w:rStyle w:val="NormalTok"/>
          </w:rPr>
          <w:t xml:space="preserve"> np.sqrt(</w:t>
        </w:r>
      </w:ins>
      <w:ins w:id="354" w:author="PR Preview" w:date="2026-01-01T00:00:00Z">
        <w:r>
          <w:rPr>
            <w:rStyle w:val="DecValTok"/>
          </w:rPr>
          <w:t xml:space="preserve">2000</w:t>
        </w:r>
      </w:ins>
      <w:ins w:id="355" w:author="PR Preview" w:date="2026-01-01T00:00:00Z">
        <w:r>
          <w:rPr>
            <w:rStyle w:val="NormalTok"/>
          </w:rPr>
          <w:t xml:space="preserve">)</w:t>
        </w:r>
      </w:ins>
      <w:ins w:id="356" w:author="PR Preview" w:date="2026-01-01T00:00:00Z">
        <w:r>
          <w:br/>
        </w:r>
      </w:ins>
      <w:ins w:id="357" w:author="PR Preview" w:date="2026-01-01T00:00:00Z">
        <w:r>
          <w:rPr>
            <w:rStyle w:val="BuiltInTok"/>
          </w:rPr>
          <w:t xml:space="preserve">print</w:t>
        </w:r>
      </w:ins>
      <w:ins w:id="358" w:author="PR Preview" w:date="2026-01-01T00:00:00Z">
        <w:r>
          <w:rPr>
            <w:rStyle w:val="NormalTok"/>
          </w:rPr>
          <w:t xml:space="preserve">(preds_af.mean().</w:t>
        </w:r>
      </w:ins>
      <w:ins w:id="359" w:author="PR Preview" w:date="2026-01-01T00:00:00Z">
        <w:r>
          <w:rPr>
            <w:rStyle w:val="BuiltInTok"/>
          </w:rPr>
          <w:t xml:space="preserve">round</w:t>
        </w:r>
      </w:ins>
      <w:ins w:id="360" w:author="PR Preview" w:date="2026-01-01T00:00:00Z">
        <w:r>
          <w:rPr>
            <w:rStyle w:val="NormalTok"/>
          </w:rPr>
          <w:t xml:space="preserve">(</w:t>
        </w:r>
      </w:ins>
      <w:ins w:id="361" w:author="PR Preview" w:date="2026-01-01T00:00:00Z">
        <w:r>
          <w:rPr>
            <w:rStyle w:val="DecValTok"/>
          </w:rPr>
          <w:t xml:space="preserve">2</w:t>
        </w:r>
      </w:ins>
      <w:ins w:id="362" w:author="PR Preview" w:date="2026-01-01T00:00:00Z">
        <w:r>
          <w:rPr>
            <w:rStyle w:val="NormalTok"/>
          </w:rPr>
          <w:t xml:space="preserve">), preds_af.</w:t>
        </w:r>
      </w:ins>
      <w:ins w:id="363" w:author="PR Preview" w:date="2026-01-01T00:00:00Z">
        <w:r>
          <w:rPr>
            <w:rStyle w:val="BuiltInTok"/>
          </w:rPr>
          <w:t xml:space="preserve">min</w:t>
        </w:r>
      </w:ins>
      <w:ins w:id="364" w:author="PR Preview" w:date="2026-01-01T00:00:00Z">
        <w:r>
          <w:rPr>
            <w:rStyle w:val="NormalTok"/>
          </w:rPr>
          <w:t xml:space="preserve">().</w:t>
        </w:r>
      </w:ins>
      <w:ins w:id="365" w:author="PR Preview" w:date="2026-01-01T00:00:00Z">
        <w:r>
          <w:rPr>
            <w:rStyle w:val="BuiltInTok"/>
          </w:rPr>
          <w:t xml:space="preserve">round</w:t>
        </w:r>
      </w:ins>
      <w:ins w:id="366" w:author="PR Preview" w:date="2026-01-01T00:00:00Z">
        <w:r>
          <w:rPr>
            <w:rStyle w:val="NormalTok"/>
          </w:rPr>
          <w:t xml:space="preserve">(</w:t>
        </w:r>
      </w:ins>
      <w:ins w:id="367" w:author="PR Preview" w:date="2026-01-01T00:00:00Z">
        <w:r>
          <w:rPr>
            <w:rStyle w:val="DecValTok"/>
          </w:rPr>
          <w:t xml:space="preserve">2</w:t>
        </w:r>
      </w:ins>
      <w:ins w:id="368" w:author="PR Preview" w:date="2026-01-01T00:00:00Z">
        <w:r>
          <w:rPr>
            <w:rStyle w:val="NormalTok"/>
          </w:rPr>
          <w:t xml:space="preserve">), preds_af.</w:t>
        </w:r>
      </w:ins>
      <w:ins w:id="369" w:author="PR Preview" w:date="2026-01-01T00:00:00Z">
        <w:r>
          <w:rPr>
            <w:rStyle w:val="BuiltInTok"/>
          </w:rPr>
          <w:t xml:space="preserve">max</w:t>
        </w:r>
      </w:ins>
      <w:ins w:id="370" w:author="PR Preview" w:date="2026-01-01T00:00:00Z">
        <w:r>
          <w:rPr>
            <w:rStyle w:val="NormalTok"/>
          </w:rPr>
          <w:t xml:space="preserve">().</w:t>
        </w:r>
      </w:ins>
      <w:ins w:id="371" w:author="PR Preview" w:date="2026-01-01T00:00:00Z">
        <w:r>
          <w:rPr>
            <w:rStyle w:val="BuiltInTok"/>
          </w:rPr>
          <w:t xml:space="preserve">round</w:t>
        </w:r>
      </w:ins>
      <w:ins w:id="372" w:author="PR Preview" w:date="2026-01-01T00:00:00Z">
        <w:r>
          <w:rPr>
            <w:rStyle w:val="NormalTok"/>
          </w:rPr>
          <w:t xml:space="preserve">(</w:t>
        </w:r>
      </w:ins>
      <w:ins w:id="373" w:author="PR Preview" w:date="2026-01-01T00:00:00Z">
        <w:r>
          <w:rPr>
            <w:rStyle w:val="DecValTok"/>
          </w:rPr>
          <w:t xml:space="preserve">2</w:t>
        </w:r>
      </w:ins>
      <w:ins w:id="374" w:author="PR Preview" w:date="2026-01-01T00:00:00Z">
        <w:r>
          <w:rPr>
            <w:rStyle w:val="NormalTok"/>
          </w:rPr>
          <w:t xml:space="preserve">), mc_se_af.</w:t>
        </w:r>
      </w:ins>
      <w:ins w:id="375" w:author="PR Preview" w:date="2026-01-01T00:00:00Z">
        <w:r>
          <w:rPr>
            <w:rStyle w:val="BuiltInTok"/>
          </w:rPr>
          <w:t xml:space="preserve">round</w:t>
        </w:r>
      </w:ins>
      <w:ins w:id="376" w:author="PR Preview" w:date="2026-01-01T00:00:00Z">
        <w:r>
          <w:rPr>
            <w:rStyle w:val="NormalTok"/>
          </w:rPr>
          <w:t xml:space="preserve">(</w:t>
        </w:r>
      </w:ins>
      <w:ins w:id="377" w:author="PR Preview" w:date="2026-01-01T00:00:00Z">
        <w:r>
          <w:rPr>
            <w:rStyle w:val="DecValTok"/>
          </w:rPr>
          <w:t xml:space="preserve">3</w:t>
        </w:r>
      </w:ins>
      <w:ins w:id="378" w:author="PR Preview" w:date="2026-01-01T00:00:00Z">
        <w:r>
          <w:rPr>
            <w:rStyle w:val="NormalTok"/>
          </w:rPr>
          <w:t xml:space="preserve">))</w:t>
        </w:r>
      </w:ins>
      <w:ins w:id="379" w:author="PR Preview" w:date="2026-01-01T00:00:00Z">
        <w:r>
          <w:br/>
        </w:r>
      </w:ins>
      <w:ins w:id="380" w:author="PR Preview" w:date="2026-01-01T00:00:00Z">
        <w:r>
          <w:rPr>
            <w:rStyle w:val="CommentTok"/>
          </w:rPr>
          <w:t xml:space="preserve">#&gt; 28.72 23.89 32.74 0.031</w:t>
        </w:r>
      </w:ins>
    </w:p>
    <w:p>
      <w:pPr>
        <w:pStyle w:val="Heading3"/>
      </w:pPr>
      <w:ins w:id="381" w:author="PR Preview" w:date="2026-01-01T00:00:00Z">
        <w:r>
          <w:t xml:space="preserve">R</w:t>
        </w:r>
      </w:ins>
    </w:p>
    <w:p>
      <w:pPr>
        <w:pStyle w:val="SourceCode"/>
      </w:pPr>
      <w:ins w:id="382" w:author="PR Preview" w:date="2026-01-01T00:00:00Z">
        <w:r>
          <w:rPr>
            <w:rStyle w:val="NormalTok"/>
          </w:rPr>
          <w:t xml:space="preserve">auto_af </w:t>
        </w:r>
      </w:ins>
      <w:ins w:id="383" w:author="PR Preview" w:date="2026-01-01T00:00:00Z">
        <w:r>
          <w:rPr>
            <w:rStyle w:val="OtherTok"/>
          </w:rPr>
          <w:t xml:space="preserve">&lt;-</w:t>
        </w:r>
      </w:ins>
      <w:ins w:id="384" w:author="PR Preview" w:date="2026-01-01T00:00:00Z">
        <w:r>
          <w:rPr>
            <w:rStyle w:val="NormalTok"/>
          </w:rPr>
          <w:t xml:space="preserve"> </w:t>
        </w:r>
      </w:ins>
      <w:ins w:id="385" w:author="PR Preview" w:date="2026-01-01T00:00:00Z">
        <w:r>
          <w:rPr>
            <w:rStyle w:val="FunctionTok"/>
          </w:rPr>
          <w:t xml:space="preserve">read.csv</w:t>
        </w:r>
      </w:ins>
      <w:ins w:id="386" w:author="PR Preview" w:date="2026-01-01T00:00:00Z">
        <w:r>
          <w:rPr>
            <w:rStyle w:val="NormalTok"/>
          </w:rPr>
          <w:t xml:space="preserve">(</w:t>
        </w:r>
      </w:ins>
      <w:ins w:id="387" w:author="PR Preview" w:date="2026-01-01T00:00:00Z">
        <w:r>
          <w:rPr>
            <w:rStyle w:val="StringTok"/>
          </w:rPr>
          <w:t xml:space="preserve">"data/auto.csv"</w:t>
        </w:r>
      </w:ins>
      <w:ins w:id="388" w:author="PR Preview" w:date="2026-01-01T00:00:00Z">
        <w:r>
          <w:rPr>
            <w:rStyle w:val="NormalTok"/>
          </w:rPr>
          <w:t xml:space="preserve">)</w:t>
        </w:r>
      </w:ins>
      <w:ins w:id="389" w:author="PR Preview" w:date="2026-01-01T00:00:00Z">
        <w:r>
          <w:br/>
        </w:r>
      </w:ins>
      <w:ins w:id="390" w:author="PR Preview" w:date="2026-01-01T00:00:00Z">
        <w:r>
          <w:rPr>
            <w:rStyle w:val="NormalTok"/>
          </w:rPr>
          <w:t xml:space="preserve">auto_af </w:t>
        </w:r>
      </w:ins>
      <w:ins w:id="391" w:author="PR Preview" w:date="2026-01-01T00:00:00Z">
        <w:r>
          <w:rPr>
            <w:rStyle w:val="OtherTok"/>
          </w:rPr>
          <w:t xml:space="preserve">&lt;-</w:t>
        </w:r>
      </w:ins>
      <w:ins w:id="392" w:author="PR Preview" w:date="2026-01-01T00:00:00Z">
        <w:r>
          <w:rPr>
            <w:rStyle w:val="NormalTok"/>
          </w:rPr>
          <w:t xml:space="preserve"> </w:t>
        </w:r>
      </w:ins>
      <w:ins w:id="393" w:author="PR Preview" w:date="2026-01-01T00:00:00Z">
        <w:r>
          <w:rPr>
            <w:rStyle w:val="FunctionTok"/>
          </w:rPr>
          <w:t xml:space="preserve">na.omit</w:t>
        </w:r>
      </w:ins>
      <w:ins w:id="394" w:author="PR Preview" w:date="2026-01-01T00:00:00Z">
        <w:r>
          <w:rPr>
            <w:rStyle w:val="NormalTok"/>
          </w:rPr>
          <w:t xml:space="preserve">(auto_af[, </w:t>
        </w:r>
      </w:ins>
      <w:ins w:id="395" w:author="PR Preview" w:date="2026-01-01T00:00:00Z">
        <w:r>
          <w:rPr>
            <w:rStyle w:val="FunctionTok"/>
          </w:rPr>
          <w:t xml:space="preserve">c</w:t>
        </w:r>
      </w:ins>
      <w:ins w:id="396" w:author="PR Preview" w:date="2026-01-01T00:00:00Z">
        <w:r>
          <w:rPr>
            <w:rStyle w:val="NormalTok"/>
          </w:rPr>
          <w:t xml:space="preserve">(</w:t>
        </w:r>
      </w:ins>
      <w:ins w:id="397" w:author="PR Preview" w:date="2026-01-01T00:00:00Z">
        <w:r>
          <w:rPr>
            <w:rStyle w:val="StringTok"/>
          </w:rPr>
          <w:t xml:space="preserve">"mpg"</w:t>
        </w:r>
      </w:ins>
      <w:ins w:id="398" w:author="PR Preview" w:date="2026-01-01T00:00:00Z">
        <w:r>
          <w:rPr>
            <w:rStyle w:val="NormalTok"/>
          </w:rPr>
          <w:t xml:space="preserve">, </w:t>
        </w:r>
      </w:ins>
      <w:ins w:id="399" w:author="PR Preview" w:date="2026-01-01T00:00:00Z">
        <w:r>
          <w:rPr>
            <w:rStyle w:val="StringTok"/>
          </w:rPr>
          <w:t xml:space="preserve">"cylinders"</w:t>
        </w:r>
      </w:ins>
      <w:ins w:id="400" w:author="PR Preview" w:date="2026-01-01T00:00:00Z">
        <w:r>
          <w:rPr>
            <w:rStyle w:val="NormalTok"/>
          </w:rPr>
          <w:t xml:space="preserve">, </w:t>
        </w:r>
      </w:ins>
      <w:ins w:id="401" w:author="PR Preview" w:date="2026-01-01T00:00:00Z">
        <w:r>
          <w:rPr>
            <w:rStyle w:val="StringTok"/>
          </w:rPr>
          <w:t xml:space="preserve">"horsepower"</w:t>
        </w:r>
      </w:ins>
      <w:ins w:id="402" w:author="PR Preview" w:date="2026-01-01T00:00:00Z">
        <w:r>
          <w:rPr>
            <w:rStyle w:val="NormalTok"/>
          </w:rPr>
          <w:t xml:space="preserve">)])</w:t>
        </w:r>
      </w:ins>
      <w:ins w:id="403" w:author="PR Preview" w:date="2026-01-01T00:00:00Z">
        <w:r>
          <w:br/>
        </w:r>
      </w:ins>
      <w:ins w:id="404" w:author="PR Preview" w:date="2026-01-01T00:00:00Z">
        <w:r>
          <w:br/>
        </w:r>
      </w:ins>
      <w:ins w:id="405" w:author="PR Preview" w:date="2026-01-01T00:00:00Z">
        <w:r>
          <w:rPr>
            <w:rStyle w:val="CommentTok"/>
          </w:rPr>
          <w:t xml:space="preserve"># SyncRNG is a random number generator with the same algorithm</w:t>
        </w:r>
      </w:ins>
      <w:ins w:id="406" w:author="PR Preview" w:date="2026-01-01T00:00:00Z">
        <w:r>
          <w:br/>
        </w:r>
      </w:ins>
      <w:ins w:id="407" w:author="PR Preview" w:date="2026-01-01T00:00:00Z">
        <w:r>
          <w:rPr>
            <w:rStyle w:val="CommentTok"/>
          </w:rPr>
          <w:t xml:space="preserve"># in R and Python, so the draws match the Python tab.</w:t>
        </w:r>
      </w:ins>
      <w:ins w:id="408" w:author="PR Preview" w:date="2026-01-01T00:00:00Z">
        <w:r>
          <w:br/>
        </w:r>
      </w:ins>
      <w:ins w:id="409" w:author="PR Preview" w:date="2026-01-01T00:00:00Z">
        <w:r>
          <w:rPr>
            <w:rStyle w:val="FunctionTok"/>
          </w:rPr>
          <w:t xml:space="preserve">library</w:t>
        </w:r>
      </w:ins>
      <w:ins w:id="410" w:author="PR Preview" w:date="2026-01-01T00:00:00Z">
        <w:r>
          <w:rPr>
            <w:rStyle w:val="NormalTok"/>
          </w:rPr>
          <w:t xml:space="preserve">(SyncRNG)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rng_af </w:t>
        </w:r>
      </w:ins>
      <w:ins w:id="413" w:author="PR Preview" w:date="2026-01-01T00:00:00Z">
        <w:r>
          <w:rPr>
            <w:rStyle w:val="OtherTok"/>
          </w:rPr>
          <w:t xml:space="preserve">&lt;-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FunctionTok"/>
          </w:rPr>
          <w:t xml:space="preserve">SyncRNG</w:t>
        </w:r>
      </w:ins>
      <w:ins w:id="416" w:author="PR Preview" w:date="2026-01-01T00:00:00Z">
        <w:r>
          <w:rPr>
            <w:rStyle w:val="NormalTok"/>
          </w:rPr>
          <w:t xml:space="preserve">(</w:t>
        </w:r>
      </w:ins>
      <w:ins w:id="417" w:author="PR Preview" w:date="2026-01-01T00:00:00Z">
        <w:r>
          <w:rPr>
            <w:rStyle w:val="AttributeTok"/>
          </w:rPr>
          <w:t xml:space="preserve">seed =</w:t>
        </w:r>
      </w:ins>
      <w:ins w:id="418" w:author="PR Preview" w:date="2026-01-01T00:00:00Z">
        <w:r>
          <w:rPr>
            <w:rStyle w:val="NormalTok"/>
          </w:rPr>
          <w:t xml:space="preserve"> </w:t>
        </w:r>
      </w:ins>
      <w:ins w:id="419" w:author="PR Preview" w:date="2026-01-01T00:00:00Z">
        <w:r>
          <w:rPr>
            <w:rStyle w:val="DecValTok"/>
          </w:rPr>
          <w:t xml:space="preserve">1</w:t>
        </w:r>
      </w:ins>
      <w:ins w:id="420" w:author="PR Preview" w:date="2026-01-01T00:00:00Z">
        <w:r>
          <w:rPr>
            <w:rStyle w:val="NormalTok"/>
          </w:rPr>
          <w:t xml:space="preserve">)</w:t>
        </w:r>
      </w:ins>
      <w:ins w:id="421" w:author="PR Preview" w:date="2026-01-01T00:00:00Z">
        <w:r>
          <w:br/>
        </w:r>
      </w:ins>
      <w:ins w:id="422" w:author="PR Preview" w:date="2026-01-01T00:00:00Z">
        <w:r>
          <w:rPr>
            <w:rStyle w:val="NormalTok"/>
          </w:rPr>
          <w:t xml:space="preserve">coefs_af </w:t>
        </w:r>
      </w:ins>
      <w:ins w:id="423" w:author="PR Preview" w:date="2026-01-01T00:00:00Z">
        <w:r>
          <w:rPr>
            <w:rStyle w:val="OtherTok"/>
          </w:rPr>
          <w:t xml:space="preserve">&lt;-</w:t>
        </w:r>
      </w:ins>
      <w:ins w:id="424" w:author="PR Preview" w:date="2026-01-01T00:00:00Z">
        <w:r>
          <w:rPr>
            <w:rStyle w:val="NormalTok"/>
          </w:rPr>
          <w:t xml:space="preserve"> </w:t>
        </w:r>
      </w:ins>
      <w:ins w:id="425" w:author="PR Preview" w:date="2026-01-01T00:00:00Z">
        <w:r>
          <w:rPr>
            <w:rStyle w:val="FunctionTok"/>
          </w:rPr>
          <w:t xml:space="preserve">t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rPr>
            <w:rStyle w:val="FunctionTok"/>
          </w:rPr>
          <w:t xml:space="preserve">replicate</w:t>
        </w:r>
      </w:ins>
      <w:ins w:id="428" w:author="PR Preview" w:date="2026-01-01T00:00:00Z">
        <w:r>
          <w:rPr>
            <w:rStyle w:val="NormalTok"/>
          </w:rPr>
          <w:t xml:space="preserve">(</w:t>
        </w:r>
      </w:ins>
      <w:ins w:id="429" w:author="PR Preview" w:date="2026-01-01T00:00:00Z">
        <w:r>
          <w:rPr>
            <w:rStyle w:val="DecValTok"/>
          </w:rPr>
          <w:t xml:space="preserve">2000</w:t>
        </w:r>
      </w:ins>
      <w:ins w:id="430" w:author="PR Preview" w:date="2026-01-01T00:00:00Z">
        <w:r>
          <w:rPr>
            <w:rStyle w:val="NormalTok"/>
          </w:rPr>
          <w:t xml:space="preserve">, {</w:t>
        </w:r>
      </w:ins>
      <w:ins w:id="431" w:author="PR Preview" w:date="2026-01-01T00:00:00Z">
        <w:r>
          <w:br/>
        </w:r>
      </w:ins>
      <w:ins w:id="432" w:author="PR Preview" w:date="2026-01-01T00:00:00Z">
        <w:r>
          <w:rPr>
            <w:rStyle w:val="NormalTok"/>
          </w:rPr>
          <w:t xml:space="preserve">  </w:t>
        </w:r>
      </w:ins>
      <w:ins w:id="433" w:author="PR Preview" w:date="2026-01-01T00:00:00Z">
        <w:r>
          <w:rPr>
            <w:rStyle w:val="CommentTok"/>
          </w:rPr>
          <w:t xml:space="preserve"># One training set: the first 30 rows of a shuffle of all the rows,</w:t>
        </w:r>
      </w:ins>
      <w:ins w:id="434" w:author="PR Preview" w:date="2026-01-01T00:00:00Z">
        <w:r>
          <w:br/>
        </w:r>
      </w:ins>
      <w:ins w:id="435" w:author="PR Preview" w:date="2026-01-01T00:00:00Z">
        <w:r>
          <w:rPr>
            <w:rStyle w:val="NormalTok"/>
          </w:rPr>
          <w:t xml:space="preserve">  </w:t>
        </w:r>
      </w:ins>
      <w:ins w:id="436" w:author="PR Preview" w:date="2026-01-01T00:00:00Z">
        <w:r>
          <w:rPr>
            <w:rStyle w:val="CommentTok"/>
          </w:rPr>
          <w:t xml:space="preserve"># and the line fitted to it.</w:t>
        </w:r>
      </w:ins>
      <w:ins w:id="437" w:author="PR Preview" w:date="2026-01-01T00:00:00Z">
        <w:r>
          <w:br/>
        </w:r>
      </w:ins>
      <w:ins w:id="438" w:author="PR Preview" w:date="2026-01-01T00:00:00Z">
        <w:r>
          <w:rPr>
            <w:rStyle w:val="NormalTok"/>
          </w:rPr>
          <w:t xml:space="preserve">  rows </w:t>
        </w:r>
      </w:ins>
      <w:ins w:id="439" w:author="PR Preview" w:date="2026-01-01T00:00:00Z">
        <w:r>
          <w:rPr>
            <w:rStyle w:val="OtherTok"/>
          </w:rPr>
          <w:t xml:space="preserve">&lt;-</w:t>
        </w:r>
      </w:ins>
      <w:ins w:id="440" w:author="PR Preview" w:date="2026-01-01T00:00:00Z">
        <w:r>
          <w:rPr>
            <w:rStyle w:val="NormalTok"/>
          </w:rPr>
          <w:t xml:space="preserve"> rng_af</w:t>
        </w:r>
      </w:ins>
      <w:ins w:id="441" w:author="PR Preview" w:date="2026-01-01T00:00:00Z">
        <w:r>
          <w:rPr>
            <w:rStyle w:val="SpecialCharTok"/>
          </w:rPr>
          <w:t xml:space="preserve">$</w:t>
        </w:r>
      </w:ins>
      <w:ins w:id="442" w:author="PR Preview" w:date="2026-01-01T00:00:00Z">
        <w:r>
          <w:rPr>
            <w:rStyle w:val="FunctionTok"/>
          </w:rPr>
          <w:t xml:space="preserve">shuffle</w:t>
        </w:r>
      </w:ins>
      <w:ins w:id="443" w:author="PR Preview" w:date="2026-01-01T00:00:00Z">
        <w:r>
          <w:rPr>
            <w:rStyle w:val="NormalTok"/>
          </w:rPr>
          <w:t xml:space="preserve">(</w:t>
        </w:r>
      </w:ins>
      <w:ins w:id="444" w:author="PR Preview" w:date="2026-01-01T00:00:00Z">
        <w:r>
          <w:rPr>
            <w:rStyle w:val="FunctionTok"/>
          </w:rPr>
          <w:t xml:space="preserve">seq_len</w:t>
        </w:r>
      </w:ins>
      <w:ins w:id="445" w:author="PR Preview" w:date="2026-01-01T00:00:00Z">
        <w:r>
          <w:rPr>
            <w:rStyle w:val="NormalTok"/>
          </w:rPr>
          <w:t xml:space="preserve">(</w:t>
        </w:r>
      </w:ins>
      <w:ins w:id="446" w:author="PR Preview" w:date="2026-01-01T00:00:00Z">
        <w:r>
          <w:rPr>
            <w:rStyle w:val="FunctionTok"/>
          </w:rPr>
          <w:t xml:space="preserve">nrow</w:t>
        </w:r>
      </w:ins>
      <w:ins w:id="447" w:author="PR Preview" w:date="2026-01-01T00:00:00Z">
        <w:r>
          <w:rPr>
            <w:rStyle w:val="NormalTok"/>
          </w:rPr>
          <w:t xml:space="preserve">(auto_af)))[</w:t>
        </w:r>
      </w:ins>
      <w:ins w:id="448" w:author="PR Preview" w:date="2026-01-01T00:00:00Z">
        <w:r>
          <w:rPr>
            <w:rStyle w:val="DecValTok"/>
          </w:rPr>
          <w:t xml:space="preserve">1</w:t>
        </w:r>
      </w:ins>
      <w:ins w:id="449" w:author="PR Preview" w:date="2026-01-01T00:00:00Z">
        <w:r>
          <w:rPr>
            <w:rStyle w:val="SpecialCharTok"/>
          </w:rPr>
          <w:t xml:space="preserve">:</w:t>
        </w:r>
      </w:ins>
      <w:ins w:id="450" w:author="PR Preview" w:date="2026-01-01T00:00:00Z">
        <w:r>
          <w:rPr>
            <w:rStyle w:val="DecValTok"/>
          </w:rPr>
          <w:t xml:space="preserve">30</w:t>
        </w:r>
      </w:ins>
      <w:ins w:id="451" w:author="PR Preview" w:date="2026-01-01T00:00:00Z">
        <w:r>
          <w:rPr>
            <w:rStyle w:val="NormalTok"/>
          </w:rPr>
          <w:t xml:space="preserve">]</w:t>
        </w:r>
      </w:ins>
      <w:ins w:id="452" w:author="PR Preview" w:date="2026-01-01T00:00:00Z">
        <w:r>
          <w:br/>
        </w:r>
      </w:ins>
      <w:ins w:id="453" w:author="PR Preview" w:date="2026-01-01T00:00:00Z">
        <w:r>
          <w:rPr>
            <w:rStyle w:val="NormalTok"/>
          </w:rPr>
          <w:t xml:space="preserve">  </w:t>
        </w:r>
      </w:ins>
      <w:ins w:id="454" w:author="PR Preview" w:date="2026-01-01T00:00:00Z">
        <w:r>
          <w:rPr>
            <w:rStyle w:val="FunctionTok"/>
          </w:rPr>
          <w:t xml:space="preserve">coef</w:t>
        </w:r>
      </w:ins>
      <w:ins w:id="455" w:author="PR Preview" w:date="2026-01-01T00:00:00Z">
        <w:r>
          <w:rPr>
            <w:rStyle w:val="NormalTok"/>
          </w:rPr>
          <w:t xml:space="preserve">(</w:t>
        </w:r>
      </w:ins>
      <w:ins w:id="456" w:author="PR Preview" w:date="2026-01-01T00:00:00Z">
        <w:r>
          <w:rPr>
            <w:rStyle w:val="FunctionTok"/>
          </w:rPr>
          <w:t xml:space="preserve">lm</w:t>
        </w:r>
      </w:ins>
      <w:ins w:id="457" w:author="PR Preview" w:date="2026-01-01T00:00:00Z">
        <w:r>
          <w:rPr>
            <w:rStyle w:val="NormalTok"/>
          </w:rPr>
          <w:t xml:space="preserve">(mpg </w:t>
        </w:r>
      </w:ins>
      <w:ins w:id="458" w:author="PR Preview" w:date="2026-01-01T00:00:00Z">
        <w:r>
          <w:rPr>
            <w:rStyle w:val="SpecialCharTok"/>
          </w:rPr>
          <w:t xml:space="preserve">~</w:t>
        </w:r>
      </w:ins>
      <w:ins w:id="459" w:author="PR Preview" w:date="2026-01-01T00:00:00Z">
        <w:r>
          <w:rPr>
            <w:rStyle w:val="NormalTok"/>
          </w:rPr>
          <w:t xml:space="preserve"> cylinders, </w:t>
        </w:r>
      </w:ins>
      <w:ins w:id="460" w:author="PR Preview" w:date="2026-01-01T00:00:00Z">
        <w:r>
          <w:rPr>
            <w:rStyle w:val="AttributeTok"/>
          </w:rPr>
          <w:t xml:space="preserve">data =</w:t>
        </w:r>
      </w:ins>
      <w:ins w:id="461" w:author="PR Preview" w:date="2026-01-01T00:00:00Z">
        <w:r>
          <w:rPr>
            <w:rStyle w:val="NormalTok"/>
          </w:rPr>
          <w:t xml:space="preserve"> auto_af[rows, ]))</w:t>
        </w:r>
      </w:ins>
      <w:ins w:id="462" w:author="PR Preview" w:date="2026-01-01T00:00:00Z">
        <w:r>
          <w:br/>
        </w:r>
      </w:ins>
      <w:ins w:id="463" w:author="PR Preview" w:date="2026-01-01T00:00:00Z">
        <w:r>
          <w:rPr>
            <w:rStyle w:val="NormalTok"/>
          </w:rPr>
          <w:t xml:space="preserve">}))</w:t>
        </w:r>
      </w:ins>
      <w:ins w:id="464" w:author="PR Preview" w:date="2026-01-01T00:00:00Z">
        <w:r>
          <w:br/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NormalTok"/>
          </w:rPr>
          <w:t xml:space="preserve">preds_af </w:t>
        </w:r>
      </w:ins>
      <w:ins w:id="467" w:author="PR Preview" w:date="2026-01-01T00:00:00Z">
        <w:r>
          <w:rPr>
            <w:rStyle w:val="OtherTok"/>
          </w:rPr>
          <w:t xml:space="preserve">&lt;-</w:t>
        </w:r>
      </w:ins>
      <w:ins w:id="468" w:author="PR Preview" w:date="2026-01-01T00:00:00Z">
        <w:r>
          <w:rPr>
            <w:rStyle w:val="NormalTok"/>
          </w:rPr>
          <w:t xml:space="preserve"> coefs_af[, </w:t>
        </w:r>
      </w:ins>
      <w:ins w:id="469" w:author="PR Preview" w:date="2026-01-01T00:00:00Z">
        <w:r>
          <w:rPr>
            <w:rStyle w:val="DecValTok"/>
          </w:rPr>
          <w:t xml:space="preserve">1</w:t>
        </w:r>
      </w:ins>
      <w:ins w:id="470" w:author="PR Preview" w:date="2026-01-01T00:00:00Z">
        <w:r>
          <w:rPr>
            <w:rStyle w:val="NormalTok"/>
          </w:rPr>
          <w:t xml:space="preserve">] </w:t>
        </w:r>
      </w:ins>
      <w:ins w:id="471" w:author="PR Preview" w:date="2026-01-01T00:00:00Z">
        <w:r>
          <w:rPr>
            <w:rStyle w:val="SpecialCharTok"/>
          </w:rPr>
          <w:t xml:space="preserve">+</w:t>
        </w:r>
      </w:ins>
      <w:ins w:id="472" w:author="PR Preview" w:date="2026-01-01T00:00:00Z">
        <w:r>
          <w:rPr>
            <w:rStyle w:val="NormalTok"/>
          </w:rPr>
          <w:t xml:space="preserve"> coefs_af[, </w:t>
        </w:r>
      </w:ins>
      <w:ins w:id="473" w:author="PR Preview" w:date="2026-01-01T00:00:00Z">
        <w:r>
          <w:rPr>
            <w:rStyle w:val="DecValTok"/>
          </w:rPr>
          <w:t xml:space="preserve">2</w:t>
        </w:r>
      </w:ins>
      <w:ins w:id="474" w:author="PR Preview" w:date="2026-01-01T00:00:00Z">
        <w:r>
          <w:rPr>
            <w:rStyle w:val="NormalTok"/>
          </w:rPr>
          <w:t xml:space="preserve">] </w:t>
        </w:r>
      </w:ins>
      <w:ins w:id="475" w:author="PR Preview" w:date="2026-01-01T00:00:00Z">
        <w:r>
          <w:rPr>
            <w:rStyle w:val="SpecialCharTok"/>
          </w:rPr>
          <w:t xml:space="preserve">*</w:t>
        </w:r>
      </w:ins>
      <w:ins w:id="476" w:author="PR Preview" w:date="2026-01-01T00:00:00Z">
        <w:r>
          <w:rPr>
            <w:rStyle w:val="NormalTok"/>
          </w:rPr>
          <w:t xml:space="preserve"> </w:t>
        </w:r>
      </w:ins>
      <w:ins w:id="477" w:author="PR Preview" w:date="2026-01-01T00:00:00Z">
        <w:r>
          <w:rPr>
            <w:rStyle w:val="DecValTok"/>
          </w:rPr>
          <w:t xml:space="preserve">4</w:t>
        </w:r>
      </w:ins>
      <w:ins w:id="478" w:author="PR Preview" w:date="2026-01-01T00:00:00Z">
        <w:r>
          <w:br/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CommentTok"/>
          </w:rPr>
          <w:t xml:space="preserve"># The expected prediction at 4 cylinders is the mean of those predictions.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CommentTok"/>
          </w:rPr>
          <w:t xml:space="preserve"># The Monte Carlo standard error of that mean is the spread of the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CommentTok"/>
          </w:rPr>
          <w:t xml:space="preserve"># predictions over sqrt(2000).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NormalTok"/>
          </w:rPr>
          <w:t xml:space="preserve">mc_se_af </w:t>
        </w:r>
      </w:ins>
      <w:ins w:id="487" w:author="PR Preview" w:date="2026-01-01T00:00:00Z">
        <w:r>
          <w:rPr>
            <w:rStyle w:val="OtherTok"/>
          </w:rPr>
          <w:t xml:space="preserve">&lt;-</w:t>
        </w:r>
      </w:ins>
      <w:ins w:id="488" w:author="PR Preview" w:date="2026-01-01T00:00:00Z">
        <w:r>
          <w:rPr>
            <w:rStyle w:val="NormalTok"/>
          </w:rPr>
          <w:t xml:space="preserve"> </w:t>
        </w:r>
      </w:ins>
      <w:ins w:id="489" w:author="PR Preview" w:date="2026-01-01T00:00:00Z">
        <w:r>
          <w:rPr>
            <w:rStyle w:val="FunctionTok"/>
          </w:rPr>
          <w:t xml:space="preserve">sd</w:t>
        </w:r>
      </w:ins>
      <w:ins w:id="490" w:author="PR Preview" w:date="2026-01-01T00:00:00Z">
        <w:r>
          <w:rPr>
            <w:rStyle w:val="NormalTok"/>
          </w:rPr>
          <w:t xml:space="preserve">(preds_af) </w:t>
        </w:r>
      </w:ins>
      <w:ins w:id="491" w:author="PR Preview" w:date="2026-01-01T00:00:00Z">
        <w:r>
          <w:rPr>
            <w:rStyle w:val="SpecialCharTok"/>
          </w:rPr>
          <w:t xml:space="preserve">/</w:t>
        </w:r>
      </w:ins>
      <w:ins w:id="492" w:author="PR Preview" w:date="2026-01-01T00:00:00Z">
        <w:r>
          <w:rPr>
            <w:rStyle w:val="NormalTok"/>
          </w:rPr>
          <w:t xml:space="preserve"> </w:t>
        </w:r>
      </w:ins>
      <w:ins w:id="493" w:author="PR Preview" w:date="2026-01-01T00:00:00Z">
        <w:r>
          <w:rPr>
            <w:rStyle w:val="FunctionTok"/>
          </w:rPr>
          <w:t xml:space="preserve">sqrt</w:t>
        </w:r>
      </w:ins>
      <w:ins w:id="494" w:author="PR Preview" w:date="2026-01-01T00:00:00Z">
        <w:r>
          <w:rPr>
            <w:rStyle w:val="NormalTok"/>
          </w:rPr>
          <w:t xml:space="preserve">(</w:t>
        </w:r>
      </w:ins>
      <w:ins w:id="495" w:author="PR Preview" w:date="2026-01-01T00:00:00Z">
        <w:r>
          <w:rPr>
            <w:rStyle w:val="DecValTok"/>
          </w:rPr>
          <w:t xml:space="preserve">2000</w:t>
        </w:r>
      </w:ins>
      <w:ins w:id="496" w:author="PR Preview" w:date="2026-01-01T00:00:00Z">
        <w:r>
          <w:rPr>
            <w:rStyle w:val="NormalTok"/>
          </w:rPr>
          <w:t xml:space="preserve">)</w:t>
        </w:r>
      </w:ins>
      <w:ins w:id="497" w:author="PR Preview" w:date="2026-01-01T00:00:00Z">
        <w:r>
          <w:br/>
        </w:r>
      </w:ins>
      <w:ins w:id="498" w:author="PR Preview" w:date="2026-01-01T00:00:00Z">
        <w:r>
          <w:rPr>
            <w:rStyle w:val="NormalTok"/>
          </w:rPr>
          <w:t xml:space="preserve">summary_af </w:t>
        </w:r>
      </w:ins>
      <w:ins w:id="499" w:author="PR Preview" w:date="2026-01-01T00:00:00Z">
        <w:r>
          <w:rPr>
            <w:rStyle w:val="OtherTok"/>
          </w:rPr>
          <w:t xml:space="preserve">&lt;-</w:t>
        </w:r>
      </w:ins>
      <w:ins w:id="500" w:author="PR Preview" w:date="2026-01-01T00:00:00Z">
        <w:r>
          <w:rPr>
            <w:rStyle w:val="NormalTok"/>
          </w:rPr>
          <w:t xml:space="preserve"> </w:t>
        </w:r>
      </w:ins>
      <w:ins w:id="501" w:author="PR Preview" w:date="2026-01-01T00:00:00Z">
        <w:r>
          <w:rPr>
            <w:rStyle w:val="FunctionTok"/>
          </w:rPr>
          <w:t xml:space="preserve">c</w:t>
        </w:r>
      </w:ins>
      <w:ins w:id="502" w:author="PR Preview" w:date="2026-01-01T00:00:00Z">
        <w:r>
          <w:rPr>
            <w:rStyle w:val="NormalTok"/>
          </w:rPr>
          <w:t xml:space="preserve">(</w:t>
        </w:r>
      </w:ins>
      <w:ins w:id="503" w:author="PR Preview" w:date="2026-01-01T00:00:00Z">
        <w:r>
          <w:br/>
        </w:r>
      </w:ins>
      <w:ins w:id="504" w:author="PR Preview" w:date="2026-01-01T00:00:00Z">
        <w:r>
          <w:rPr>
            <w:rStyle w:val="NormalTok"/>
          </w:rPr>
          <w:t xml:space="preserve">  </w:t>
        </w:r>
      </w:ins>
      <w:ins w:id="505" w:author="PR Preview" w:date="2026-01-01T00:00:00Z">
        <w:r>
          <w:rPr>
            <w:rStyle w:val="AttributeTok"/>
          </w:rPr>
          <w:t xml:space="preserve">mean =</w:t>
        </w:r>
      </w:ins>
      <w:ins w:id="506" w:author="PR Preview" w:date="2026-01-01T00:00:00Z">
        <w:r>
          <w:rPr>
            <w:rStyle w:val="NormalTok"/>
          </w:rPr>
          <w:t xml:space="preserve"> </w:t>
        </w:r>
      </w:ins>
      <w:ins w:id="507" w:author="PR Preview" w:date="2026-01-01T00:00:00Z">
        <w:r>
          <w:rPr>
            <w:rStyle w:val="FunctionTok"/>
          </w:rPr>
          <w:t xml:space="preserve">mean</w:t>
        </w:r>
      </w:ins>
      <w:ins w:id="508" w:author="PR Preview" w:date="2026-01-01T00:00:00Z">
        <w:r>
          <w:rPr>
            <w:rStyle w:val="NormalTok"/>
          </w:rPr>
          <w:t xml:space="preserve">(preds_af),</w:t>
        </w:r>
      </w:ins>
      <w:ins w:id="509" w:author="PR Preview" w:date="2026-01-01T00:00:00Z">
        <w:r>
          <w:br/>
        </w:r>
      </w:ins>
      <w:ins w:id="510" w:author="PR Preview" w:date="2026-01-01T00:00:00Z">
        <w:r>
          <w:rPr>
            <w:rStyle w:val="NormalTok"/>
          </w:rPr>
          <w:t xml:space="preserve">  </w:t>
        </w:r>
      </w:ins>
      <w:ins w:id="511" w:author="PR Preview" w:date="2026-01-01T00:00:00Z">
        <w:r>
          <w:rPr>
            <w:rStyle w:val="AttributeTok"/>
          </w:rPr>
          <w:t xml:space="preserve">min =</w:t>
        </w:r>
      </w:ins>
      <w:ins w:id="512" w:author="PR Preview" w:date="2026-01-01T00:00:00Z">
        <w:r>
          <w:rPr>
            <w:rStyle w:val="NormalTok"/>
          </w:rPr>
          <w:t xml:space="preserve"> </w:t>
        </w:r>
      </w:ins>
      <w:ins w:id="513" w:author="PR Preview" w:date="2026-01-01T00:00:00Z">
        <w:r>
          <w:rPr>
            <w:rStyle w:val="FunctionTok"/>
          </w:rPr>
          <w:t xml:space="preserve">min</w:t>
        </w:r>
      </w:ins>
      <w:ins w:id="514" w:author="PR Preview" w:date="2026-01-01T00:00:00Z">
        <w:r>
          <w:rPr>
            <w:rStyle w:val="NormalTok"/>
          </w:rPr>
          <w:t xml:space="preserve">(preds_af),</w:t>
        </w:r>
      </w:ins>
      <w:ins w:id="515" w:author="PR Preview" w:date="2026-01-01T00:00:00Z">
        <w:r>
          <w:br/>
        </w:r>
      </w:ins>
      <w:ins w:id="516" w:author="PR Preview" w:date="2026-01-01T00:00:00Z">
        <w:r>
          <w:rPr>
            <w:rStyle w:val="NormalTok"/>
          </w:rPr>
          <w:t xml:space="preserve">  </w:t>
        </w:r>
      </w:ins>
      <w:ins w:id="517" w:author="PR Preview" w:date="2026-01-01T00:00:00Z">
        <w:r>
          <w:rPr>
            <w:rStyle w:val="AttributeTok"/>
          </w:rPr>
          <w:t xml:space="preserve">max =</w:t>
        </w:r>
      </w:ins>
      <w:ins w:id="518" w:author="PR Preview" w:date="2026-01-01T00:00:00Z">
        <w:r>
          <w:rPr>
            <w:rStyle w:val="NormalTok"/>
          </w:rPr>
          <w:t xml:space="preserve"> </w:t>
        </w:r>
      </w:ins>
      <w:ins w:id="519" w:author="PR Preview" w:date="2026-01-01T00:00:00Z">
        <w:r>
          <w:rPr>
            <w:rStyle w:val="FunctionTok"/>
          </w:rPr>
          <w:t xml:space="preserve">max</w:t>
        </w:r>
      </w:ins>
      <w:ins w:id="520" w:author="PR Preview" w:date="2026-01-01T00:00:00Z">
        <w:r>
          <w:rPr>
            <w:rStyle w:val="NormalTok"/>
          </w:rPr>
          <w:t xml:space="preserve">(preds_af)</w:t>
        </w:r>
      </w:ins>
      <w:ins w:id="521" w:author="PR Preview" w:date="2026-01-01T00:00:00Z">
        <w:r>
          <w:br/>
        </w:r>
      </w:ins>
      <w:ins w:id="522" w:author="PR Preview" w:date="2026-01-01T00:00:00Z">
        <w:r>
          <w:rPr>
            <w:rStyle w:val="NormalTok"/>
          </w:rPr>
          <w:t xml:space="preserve">)</w:t>
        </w:r>
      </w:ins>
      <w:ins w:id="523" w:author="PR Preview" w:date="2026-01-01T00:00:00Z">
        <w:r>
          <w:br/>
        </w:r>
      </w:ins>
      <w:ins w:id="524" w:author="PR Preview" w:date="2026-01-01T00:00:00Z">
        <w:r>
          <w:rPr>
            <w:rStyle w:val="FunctionTok"/>
          </w:rPr>
          <w:t xml:space="preserve">c</w:t>
        </w:r>
      </w:ins>
      <w:ins w:id="525" w:author="PR Preview" w:date="2026-01-01T00:00:00Z">
        <w:r>
          <w:rPr>
            <w:rStyle w:val="NormalTok"/>
          </w:rPr>
          <w:t xml:space="preserve">(</w:t>
        </w:r>
      </w:ins>
      <w:ins w:id="526" w:author="PR Preview" w:date="2026-01-01T00:00:00Z">
        <w:r>
          <w:rPr>
            <w:rStyle w:val="FunctionTok"/>
          </w:rPr>
          <w:t xml:space="preserve">round</w:t>
        </w:r>
      </w:ins>
      <w:ins w:id="527" w:author="PR Preview" w:date="2026-01-01T00:00:00Z">
        <w:r>
          <w:rPr>
            <w:rStyle w:val="NormalTok"/>
          </w:rPr>
          <w:t xml:space="preserve">(summary_af, </w:t>
        </w:r>
      </w:ins>
      <w:ins w:id="528" w:author="PR Preview" w:date="2026-01-01T00:00:00Z">
        <w:r>
          <w:rPr>
            <w:rStyle w:val="DecValTok"/>
          </w:rPr>
          <w:t xml:space="preserve">2</w:t>
        </w:r>
      </w:ins>
      <w:ins w:id="529" w:author="PR Preview" w:date="2026-01-01T00:00:00Z">
        <w:r>
          <w:rPr>
            <w:rStyle w:val="NormalTok"/>
          </w:rPr>
          <w:t xml:space="preserve">), </w:t>
        </w:r>
      </w:ins>
      <w:ins w:id="530" w:author="PR Preview" w:date="2026-01-01T00:00:00Z">
        <w:r>
          <w:rPr>
            <w:rStyle w:val="AttributeTok"/>
          </w:rPr>
          <w:t xml:space="preserve">mc_se =</w:t>
        </w:r>
      </w:ins>
      <w:ins w:id="531" w:author="PR Preview" w:date="2026-01-01T00:00:00Z">
        <w:r>
          <w:rPr>
            <w:rStyle w:val="NormalTok"/>
          </w:rPr>
          <w:t xml:space="preserve"> </w:t>
        </w:r>
      </w:ins>
      <w:ins w:id="532" w:author="PR Preview" w:date="2026-01-01T00:00:00Z">
        <w:r>
          <w:rPr>
            <w:rStyle w:val="FunctionTok"/>
          </w:rPr>
          <w:t xml:space="preserve">round</w:t>
        </w:r>
      </w:ins>
      <w:ins w:id="533" w:author="PR Preview" w:date="2026-01-01T00:00:00Z">
        <w:r>
          <w:rPr>
            <w:rStyle w:val="NormalTok"/>
          </w:rPr>
          <w:t xml:space="preserve">(mc_se_af, </w:t>
        </w:r>
      </w:ins>
      <w:ins w:id="534" w:author="PR Preview" w:date="2026-01-01T00:00:00Z">
        <w:r>
          <w:rPr>
            <w:rStyle w:val="DecValTok"/>
          </w:rPr>
          <w:t xml:space="preserve">3</w:t>
        </w:r>
      </w:ins>
      <w:ins w:id="535" w:author="PR Preview" w:date="2026-01-01T00:00:00Z">
        <w:r>
          <w:rPr>
            <w:rStyle w:val="NormalTok"/>
          </w:rPr>
          <w:t xml:space="preserve">))</w:t>
        </w:r>
      </w:ins>
      <w:ins w:id="536" w:author="PR Preview" w:date="2026-01-01T00:00:00Z">
        <w:r>
          <w:br/>
        </w:r>
      </w:ins>
      <w:ins w:id="537" w:author="PR Preview" w:date="2026-01-01T00:00:00Z">
        <w:r>
          <w:rPr>
            <w:rStyle w:val="CommentTok"/>
          </w:rPr>
          <w:t xml:space="preserve">#&gt;   mean    min    max  mc_se </w:t>
        </w:r>
      </w:ins>
      <w:ins w:id="538" w:author="PR Preview" w:date="2026-01-01T00:00:00Z">
        <w:r>
          <w:br/>
        </w:r>
      </w:ins>
      <w:ins w:id="539" w:author="PR Preview" w:date="2026-01-01T00:00:00Z">
        <w:r>
          <w:rPr>
            <w:rStyle w:val="CommentTok"/>
          </w:rPr>
          <w:t xml:space="preserve">#&gt; 28.720 23.890 32.740  0.031</w:t>
        </w:r>
      </w:ins>
    </w:p>
    <w:p>
      <w:pPr>
        <w:pStyle w:val="FirstParagraph"/>
      </w:pPr>
      <w:ins w:id="540" w:author="PR Preview" w:date="2026-01-01T00:00:00Z">
        <w:r>
          <w:t xml:space="preserve">No single</w:t>
        </w:r>
      </w:ins>
      <w:ins w:id="541" w:author="PR Preview" w:date="2026-01-01T00:00:00Z">
        <w:r>
          <w:t xml:space="preserve"> </w:t>
        </w:r>
      </w:ins>
      <w:hyperlink w:anchor="def-training-set">
        <w:ins w:id="54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produces the</w:t>
        </w:r>
      </w:ins>
      <w:ins w:id="545" w:author="PR Preview" w:date="2026-01-01T00:00:00Z">
        <w:r>
          <w:t xml:space="preserve"> </w:t>
        </w:r>
      </w:ins>
      <w:hyperlink w:anchor="def-average-fit">
        <w:ins w:id="546" w:author="PR Preview" w:date="2026-01-01T00:00:00Z">
          <w:r>
            <w:rPr>
              <w:rStyle w:val="Hyperlink"/>
            </w:rPr>
            <w:t xml:space="preserve">expected prediction</w:t>
          </w:r>
        </w:ins>
      </w:hyperlink>
      <w:ins w:id="547" w:author="PR Preview" w:date="2026-01-01T00:00:00Z">
        <w:r>
          <w:t xml:space="preserve">.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The 2000 lines</w:t>
        </w:r>
      </w:ins>
      <w:ins w:id="550" w:author="PR Preview" w:date="2026-01-01T00:00:00Z">
        <w:r>
          <w:t xml:space="preserve"> </w:t>
        </w:r>
      </w:ins>
      <w:hyperlink r:id="rId18">
        <w:ins w:id="551" w:author="PR Preview" w:date="2026-01-01T00:00:00Z">
          <w:r>
            <w:rPr>
              <w:rStyle w:val="Hyperlink"/>
            </w:rPr>
            <w:t xml:space="preserve">predict</w:t>
          </w:r>
        </w:ins>
      </w:hyperlink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anywhere from 23.9 to 32.7 miles per gallon for a four-cylinder car,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and their mean, 28.7, is the expected prediction</w:t>
        </w:r>
      </w:ins>
      <w:ins w:id="556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of</w:t>
        </w:r>
      </w:ins>
      <w:ins w:id="559" w:author="PR Preview" w:date="2026-01-01T00:00:00Z">
        <w:r>
          <w:t xml:space="preserve"> </w:t>
        </w:r>
      </w:ins>
      <w:hyperlink w:anchor="eq-average-fit">
        <w:ins w:id="560" w:author="PR Preview" w:date="2026-01-01T00:00:00Z">
          <w:r>
            <w:rPr>
              <w:rStyle w:val="Hyperlink"/>
            </w:rPr>
            <w:t xml:space="preserve">Equation 29</w:t>
          </w:r>
        </w:ins>
      </w:hyperlink>
      <w:ins w:id="561" w:author="PR Preview" w:date="2026-01-01T00:00:00Z">
        <w:r>
          <w:t xml:space="preserve">,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with a 95% Monte Carlo</w:t>
        </w:r>
      </w:ins>
      <w:ins w:id="564" w:author="PR Preview" w:date="2026-01-01T00:00:00Z">
        <w:r>
          <w:t xml:space="preserve"> </w:t>
        </w:r>
      </w:ins>
      <w:hyperlink r:id="rId145">
        <w:ins w:id="565" w:author="PR Preview" w:date="2026-01-01T00:00:00Z">
          <w:r>
            <w:rPr>
              <w:rStyle w:val="Hyperlink"/>
            </w:rPr>
            <w:t xml:space="preserve">confidence interval</w:t>
          </w:r>
        </w:ins>
      </w:hyperlink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of 28.66 to 28.78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(1.96 Monte Carlo</w:t>
        </w:r>
      </w:ins>
      <w:ins w:id="570" w:author="PR Preview" w:date="2026-01-01T00:00:00Z">
        <w:r>
          <w:t xml:space="preserve"> </w:t>
        </w:r>
      </w:ins>
      <w:hyperlink r:id="rId146">
        <w:ins w:id="571" w:author="PR Preview" w:date="2026-01-01T00:00:00Z">
          <w:r>
            <w:rPr>
              <w:rStyle w:val="Hyperlink"/>
            </w:rPr>
            <w:t xml:space="preserve">standard errors</w:t>
          </w:r>
        </w:ins>
      </w:hyperlink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either side).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The two tabs print the same numbers up to rounding.</w:t>
        </w:r>
      </w:ins>
    </w:p>
    <w:p>
      <w:pPr>
        <w:pStyle w:val="BodyText"/>
      </w:pPr>
      <w:hyperlink w:anchor="fig-average-fit-auto">
        <w:ins w:id="576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plots 100 of the 2000 lines, their pointwise average, and the true</w:t>
        </w:r>
      </w:ins>
      <w:ins w:id="579" w:author="PR Preview" w:date="2026-01-01T00:00:00Z">
        <w:r>
          <w:t xml:space="preserve"> </w:t>
        </w:r>
      </w:ins>
      <w:hyperlink w:anchor="def-mean-function">
        <w:ins w:id="580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581" w:author="PR Preview" w:date="2026-01-01T00:00:00Z">
        <w:r>
          <w:t xml:space="preserve">:</w:t>
        </w:r>
      </w:ins>
    </w:p>
    <w:p>
      <w:pPr>
        <w:pStyle w:val="Heading3"/>
      </w:pPr>
      <w:ins w:id="582" w:author="PR Preview" w:date="2026-01-01T00:00:00Z">
        <w:r>
          <w:t xml:space="preserve">Python</w:t>
        </w:r>
      </w:ins>
    </w:p>
    <w:p>
      <w:pPr>
        <w:pStyle w:val="SourceCode"/>
      </w:pPr>
      <w:ins w:id="583" w:author="PR Preview" w:date="2026-01-01T00:00:00Z">
        <w:r>
          <w:rPr>
            <w:rStyle w:val="ImportTok"/>
          </w:rPr>
          <w:t xml:space="preserve">import</w:t>
        </w:r>
      </w:ins>
      <w:ins w:id="584" w:author="PR Preview" w:date="2026-01-01T00:00:00Z">
        <w:r>
          <w:rPr>
            <w:rStyle w:val="NormalTok"/>
          </w:rPr>
          <w:t xml:space="preserve"> numpy </w:t>
        </w:r>
      </w:ins>
      <w:ins w:id="585" w:author="PR Preview" w:date="2026-01-01T00:00:00Z">
        <w:r>
          <w:rPr>
            <w:rStyle w:val="ImportTok"/>
          </w:rPr>
          <w:t xml:space="preserve">as</w:t>
        </w:r>
      </w:ins>
      <w:ins w:id="586" w:author="PR Preview" w:date="2026-01-01T00:00:00Z">
        <w:r>
          <w:rPr>
            <w:rStyle w:val="NormalTok"/>
          </w:rPr>
          <w:t xml:space="preserve"> np</w:t>
        </w:r>
      </w:ins>
      <w:ins w:id="587" w:author="PR Preview" w:date="2026-01-01T00:00:00Z">
        <w:r>
          <w:br/>
        </w:r>
      </w:ins>
      <w:ins w:id="588" w:author="PR Preview" w:date="2026-01-01T00:00:00Z">
        <w:r>
          <w:rPr>
            <w:rStyle w:val="ImportTok"/>
          </w:rPr>
          <w:t xml:space="preserve">import</w:t>
        </w:r>
      </w:ins>
      <w:ins w:id="589" w:author="PR Preview" w:date="2026-01-01T00:00:00Z">
        <w:r>
          <w:rPr>
            <w:rStyle w:val="NormalTok"/>
          </w:rPr>
          <w:t xml:space="preserve"> matplotlib.pyplot </w:t>
        </w:r>
      </w:ins>
      <w:ins w:id="590" w:author="PR Preview" w:date="2026-01-01T00:00:00Z">
        <w:r>
          <w:rPr>
            <w:rStyle w:val="ImportTok"/>
          </w:rPr>
          <w:t xml:space="preserve">as</w:t>
        </w:r>
      </w:ins>
      <w:ins w:id="591" w:author="PR Preview" w:date="2026-01-01T00:00:00Z">
        <w:r>
          <w:rPr>
            <w:rStyle w:val="NormalTok"/>
          </w:rPr>
          <w:t xml:space="preserve"> plt</w:t>
        </w:r>
      </w:ins>
      <w:ins w:id="592" w:author="PR Preview" w:date="2026-01-01T00:00:00Z">
        <w:r>
          <w:br/>
        </w:r>
      </w:ins>
      <w:ins w:id="593" w:author="PR Preview" w:date="2026-01-01T00:00:00Z">
        <w:r>
          <w:br/>
        </w:r>
      </w:ins>
      <w:ins w:id="594" w:author="PR Preview" w:date="2026-01-01T00:00:00Z">
        <w:r>
          <w:rPr>
            <w:rStyle w:val="NormalTok"/>
          </w:rPr>
          <w:t xml:space="preserve">grid_af </w:t>
        </w:r>
      </w:ins>
      <w:ins w:id="595" w:author="PR Preview" w:date="2026-01-01T00:00:00Z">
        <w:r>
          <w:rPr>
            <w:rStyle w:val="OperatorTok"/>
          </w:rPr>
          <w:t xml:space="preserve">=</w:t>
        </w:r>
      </w:ins>
      <w:ins w:id="596" w:author="PR Preview" w:date="2026-01-01T00:00:00Z">
        <w:r>
          <w:rPr>
            <w:rStyle w:val="NormalTok"/>
          </w:rPr>
          <w:t xml:space="preserve"> np.arange(</w:t>
        </w:r>
      </w:ins>
      <w:ins w:id="597" w:author="PR Preview" w:date="2026-01-01T00:00:00Z">
        <w:r>
          <w:rPr>
            <w:rStyle w:val="DecValTok"/>
          </w:rPr>
          <w:t xml:space="preserve">3</w:t>
        </w:r>
      </w:ins>
      <w:ins w:id="598" w:author="PR Preview" w:date="2026-01-01T00:00:00Z">
        <w:r>
          <w:rPr>
            <w:rStyle w:val="NormalTok"/>
          </w:rPr>
          <w:t xml:space="preserve">, </w:t>
        </w:r>
      </w:ins>
      <w:ins w:id="599" w:author="PR Preview" w:date="2026-01-01T00:00:00Z">
        <w:r>
          <w:rPr>
            <w:rStyle w:val="DecValTok"/>
          </w:rPr>
          <w:t xml:space="preserve">9</w:t>
        </w:r>
      </w:ins>
      <w:ins w:id="600" w:author="PR Preview" w:date="2026-01-01T00:00:00Z">
        <w:r>
          <w:rPr>
            <w:rStyle w:val="NormalTok"/>
          </w:rPr>
          <w:t xml:space="preserve">)</w:t>
        </w:r>
      </w:ins>
      <w:ins w:id="601" w:author="PR Preview" w:date="2026-01-01T00:00:00Z">
        <w:r>
          <w:br/>
        </w:r>
      </w:ins>
      <w:ins w:id="602" w:author="PR Preview" w:date="2026-01-01T00:00:00Z">
        <w:r>
          <w:rPr>
            <w:rStyle w:val="CommentTok"/>
          </w:rPr>
          <w:t xml:space="preserve"># The pointwise expected prediction is the mean of the fitted lines at each cylinder count.</w:t>
        </w:r>
      </w:ins>
      <w:ins w:id="603" w:author="PR Preview" w:date="2026-01-01T00:00:00Z">
        <w:r>
          <w:br/>
        </w:r>
      </w:ins>
      <w:ins w:id="604" w:author="PR Preview" w:date="2026-01-01T00:00:00Z">
        <w:r>
          <w:rPr>
            <w:rStyle w:val="NormalTok"/>
          </w:rPr>
          <w:t xml:space="preserve">avg_af </w:t>
        </w:r>
      </w:ins>
      <w:ins w:id="605" w:author="PR Preview" w:date="2026-01-01T00:00:00Z">
        <w:r>
          <w:rPr>
            <w:rStyle w:val="OperatorTok"/>
          </w:rPr>
          <w:t xml:space="preserve">=</w:t>
        </w:r>
      </w:ins>
      <w:ins w:id="606" w:author="PR Preview" w:date="2026-01-01T00:00:00Z">
        <w:r>
          <w:rPr>
            <w:rStyle w:val="NormalTok"/>
          </w:rPr>
          <w:t xml:space="preserve"> (coefs_af[:, [</w:t>
        </w:r>
      </w:ins>
      <w:ins w:id="607" w:author="PR Preview" w:date="2026-01-01T00:00:00Z">
        <w:r>
          <w:rPr>
            <w:rStyle w:val="DecValTok"/>
          </w:rPr>
          <w:t xml:space="preserve">0</w:t>
        </w:r>
      </w:ins>
      <w:ins w:id="608" w:author="PR Preview" w:date="2026-01-01T00:00:00Z">
        <w:r>
          <w:rPr>
            <w:rStyle w:val="NormalTok"/>
          </w:rPr>
          <w:t xml:space="preserve">]] </w:t>
        </w:r>
      </w:ins>
      <w:ins w:id="609" w:author="PR Preview" w:date="2026-01-01T00:00:00Z">
        <w:r>
          <w:rPr>
            <w:rStyle w:val="OperatorTok"/>
          </w:rPr>
          <w:t xml:space="preserve">+</w:t>
        </w:r>
      </w:ins>
      <w:ins w:id="610" w:author="PR Preview" w:date="2026-01-01T00:00:00Z">
        <w:r>
          <w:rPr>
            <w:rStyle w:val="NormalTok"/>
          </w:rPr>
          <w:t xml:space="preserve"> coefs_af[:, [</w:t>
        </w:r>
      </w:ins>
      <w:ins w:id="611" w:author="PR Preview" w:date="2026-01-01T00:00:00Z">
        <w:r>
          <w:rPr>
            <w:rStyle w:val="DecValTok"/>
          </w:rPr>
          <w:t xml:space="preserve">1</w:t>
        </w:r>
      </w:ins>
      <w:ins w:id="612" w:author="PR Preview" w:date="2026-01-01T00:00:00Z">
        <w:r>
          <w:rPr>
            <w:rStyle w:val="NormalTok"/>
          </w:rPr>
          <w:t xml:space="preserve">]] </w:t>
        </w:r>
      </w:ins>
      <w:ins w:id="613" w:author="PR Preview" w:date="2026-01-01T00:00:00Z">
        <w:r>
          <w:rPr>
            <w:rStyle w:val="OperatorTok"/>
          </w:rPr>
          <w:t xml:space="preserve">*</w:t>
        </w:r>
      </w:ins>
      <w:ins w:id="614" w:author="PR Preview" w:date="2026-01-01T00:00:00Z">
        <w:r>
          <w:rPr>
            <w:rStyle w:val="NormalTok"/>
          </w:rPr>
          <w:t xml:space="preserve"> grid_af).mean(axis</w:t>
        </w:r>
      </w:ins>
      <w:ins w:id="615" w:author="PR Preview" w:date="2026-01-01T00:00:00Z">
        <w:r>
          <w:rPr>
            <w:rStyle w:val="OperatorTok"/>
          </w:rPr>
          <w:t xml:space="preserve">=</w:t>
        </w:r>
      </w:ins>
      <w:ins w:id="616" w:author="PR Preview" w:date="2026-01-01T00:00:00Z">
        <w:r>
          <w:rPr>
            <w:rStyle w:val="DecValTok"/>
          </w:rPr>
          <w:t xml:space="preserve">0</w:t>
        </w:r>
      </w:ins>
      <w:ins w:id="617" w:author="PR Preview" w:date="2026-01-01T00:00:00Z">
        <w:r>
          <w:rPr>
            <w:rStyle w:val="NormalTok"/>
          </w:rPr>
          <w:t xml:space="preserve">)</w:t>
        </w:r>
      </w:ins>
      <w:ins w:id="618" w:author="PR Preview" w:date="2026-01-01T00:00:00Z">
        <w:r>
          <w:br/>
        </w:r>
      </w:ins>
      <w:ins w:id="619" w:author="PR Preview" w:date="2026-01-01T00:00:00Z">
        <w:r>
          <w:rPr>
            <w:rStyle w:val="CommentTok"/>
          </w:rPr>
          <w:t xml:space="preserve"># The true mean function is the mean mpg of the cars with each cylinder count.</w:t>
        </w:r>
      </w:ins>
      <w:ins w:id="620" w:author="PR Preview" w:date="2026-01-01T00:00:00Z">
        <w:r>
          <w:br/>
        </w:r>
      </w:ins>
      <w:ins w:id="621" w:author="PR Preview" w:date="2026-01-01T00:00:00Z">
        <w:r>
          <w:rPr>
            <w:rStyle w:val="NormalTok"/>
          </w:rPr>
          <w:t xml:space="preserve">truth_af </w:t>
        </w:r>
      </w:ins>
      <w:ins w:id="622" w:author="PR Preview" w:date="2026-01-01T00:00:00Z">
        <w:r>
          <w:rPr>
            <w:rStyle w:val="OperatorTok"/>
          </w:rPr>
          <w:t xml:space="preserve">=</w:t>
        </w:r>
      </w:ins>
      <w:ins w:id="623" w:author="PR Preview" w:date="2026-01-01T00:00:00Z">
        <w:r>
          <w:rPr>
            <w:rStyle w:val="NormalTok"/>
          </w:rPr>
          <w:t xml:space="preserve"> auto_af.groupby(</w:t>
        </w:r>
      </w:ins>
      <w:ins w:id="624" w:author="PR Preview" w:date="2026-01-01T00:00:00Z">
        <w:r>
          <w:rPr>
            <w:rStyle w:val="StringTok"/>
          </w:rPr>
          <w:t xml:space="preserve">"cylinders"</w:t>
        </w:r>
      </w:ins>
      <w:ins w:id="625" w:author="PR Preview" w:date="2026-01-01T00:00:00Z">
        <w:r>
          <w:rPr>
            <w:rStyle w:val="NormalTok"/>
          </w:rPr>
          <w:t xml:space="preserve">)[</w:t>
        </w:r>
      </w:ins>
      <w:ins w:id="626" w:author="PR Preview" w:date="2026-01-01T00:00:00Z">
        <w:r>
          <w:rPr>
            <w:rStyle w:val="StringTok"/>
          </w:rPr>
          <w:t xml:space="preserve">"mpg"</w:t>
        </w:r>
      </w:ins>
      <w:ins w:id="627" w:author="PR Preview" w:date="2026-01-01T00:00:00Z">
        <w:r>
          <w:rPr>
            <w:rStyle w:val="NormalTok"/>
          </w:rPr>
          <w:t xml:space="preserve">].mean()</w:t>
        </w:r>
      </w:ins>
      <w:ins w:id="628" w:author="PR Preview" w:date="2026-01-01T00:00:00Z">
        <w:r>
          <w:br/>
        </w:r>
      </w:ins>
      <w:ins w:id="629" w:author="PR Preview" w:date="2026-01-01T00:00:00Z">
        <w:r>
          <w:br/>
        </w:r>
      </w:ins>
      <w:ins w:id="630" w:author="PR Preview" w:date="2026-01-01T00:00:00Z">
        <w:r>
          <w:rPr>
            <w:rStyle w:val="NormalTok"/>
          </w:rPr>
          <w:t xml:space="preserve">fig, ax </w:t>
        </w:r>
      </w:ins>
      <w:ins w:id="631" w:author="PR Preview" w:date="2026-01-01T00:00:00Z">
        <w:r>
          <w:rPr>
            <w:rStyle w:val="OperatorTok"/>
          </w:rPr>
          <w:t xml:space="preserve">=</w:t>
        </w:r>
      </w:ins>
      <w:ins w:id="632" w:author="PR Preview" w:date="2026-01-01T00:00:00Z">
        <w:r>
          <w:rPr>
            <w:rStyle w:val="NormalTok"/>
          </w:rPr>
          <w:t xml:space="preserve"> plt.subplots(figsize</w:t>
        </w:r>
      </w:ins>
      <w:ins w:id="633" w:author="PR Preview" w:date="2026-01-01T00:00:00Z">
        <w:r>
          <w:rPr>
            <w:rStyle w:val="OperatorTok"/>
          </w:rPr>
          <w:t xml:space="preserve">=</w:t>
        </w:r>
      </w:ins>
      <w:ins w:id="634" w:author="PR Preview" w:date="2026-01-01T00:00:00Z">
        <w:r>
          <w:rPr>
            <w:rStyle w:val="NormalTok"/>
          </w:rPr>
          <w:t xml:space="preserve">(</w:t>
        </w:r>
      </w:ins>
      <w:ins w:id="635" w:author="PR Preview" w:date="2026-01-01T00:00:00Z">
        <w:r>
          <w:rPr>
            <w:rStyle w:val="DecValTok"/>
          </w:rPr>
          <w:t xml:space="preserve">6</w:t>
        </w:r>
      </w:ins>
      <w:ins w:id="636" w:author="PR Preview" w:date="2026-01-01T00:00:00Z">
        <w:r>
          <w:rPr>
            <w:rStyle w:val="NormalTok"/>
          </w:rPr>
          <w:t xml:space="preserve">, </w:t>
        </w:r>
      </w:ins>
      <w:ins w:id="637" w:author="PR Preview" w:date="2026-01-01T00:00:00Z">
        <w:r>
          <w:rPr>
            <w:rStyle w:val="FloatTok"/>
          </w:rPr>
          <w:t xml:space="preserve">3.5</w:t>
        </w:r>
      </w:ins>
      <w:ins w:id="638" w:author="PR Preview" w:date="2026-01-01T00:00:00Z">
        <w:r>
          <w:rPr>
            <w:rStyle w:val="NormalTok"/>
          </w:rPr>
          <w:t xml:space="preserve">), layout</w:t>
        </w:r>
      </w:ins>
      <w:ins w:id="639" w:author="PR Preview" w:date="2026-01-01T00:00:00Z">
        <w:r>
          <w:rPr>
            <w:rStyle w:val="OperatorTok"/>
          </w:rPr>
          <w:t xml:space="preserve">=</w:t>
        </w:r>
      </w:ins>
      <w:ins w:id="640" w:author="PR Preview" w:date="2026-01-01T00:00:00Z">
        <w:r>
          <w:rPr>
            <w:rStyle w:val="StringTok"/>
          </w:rPr>
          <w:t xml:space="preserve">"constrained"</w:t>
        </w:r>
      </w:ins>
      <w:ins w:id="641" w:author="PR Preview" w:date="2026-01-01T00:00:00Z">
        <w:r>
          <w:rPr>
            <w:rStyle w:val="NormalTok"/>
          </w:rPr>
          <w:t xml:space="preserve">)</w:t>
        </w:r>
      </w:ins>
      <w:ins w:id="642" w:author="PR Preview" w:date="2026-01-01T00:00:00Z">
        <w:r>
          <w:br/>
        </w:r>
      </w:ins>
      <w:ins w:id="643" w:author="PR Preview" w:date="2026-01-01T00:00:00Z">
        <w:r>
          <w:rPr>
            <w:rStyle w:val="ControlFlowTok"/>
          </w:rPr>
          <w:t xml:space="preserve">for</w:t>
        </w:r>
      </w:ins>
      <w:ins w:id="644" w:author="PR Preview" w:date="2026-01-01T00:00:00Z">
        <w:r>
          <w:rPr>
            <w:rStyle w:val="NormalTok"/>
          </w:rPr>
          <w:t xml:space="preserve"> intercept_af, slope_af </w:t>
        </w:r>
      </w:ins>
      <w:ins w:id="645" w:author="PR Preview" w:date="2026-01-01T00:00:00Z">
        <w:r>
          <w:rPr>
            <w:rStyle w:val="KeywordTok"/>
          </w:rPr>
          <w:t xml:space="preserve">in</w:t>
        </w:r>
      </w:ins>
      <w:ins w:id="646" w:author="PR Preview" w:date="2026-01-01T00:00:00Z">
        <w:r>
          <w:rPr>
            <w:rStyle w:val="NormalTok"/>
          </w:rPr>
          <w:t xml:space="preserve"> coefs_af[:</w:t>
        </w:r>
      </w:ins>
      <w:ins w:id="647" w:author="PR Preview" w:date="2026-01-01T00:00:00Z">
        <w:r>
          <w:rPr>
            <w:rStyle w:val="DecValTok"/>
          </w:rPr>
          <w:t xml:space="preserve">100</w:t>
        </w:r>
      </w:ins>
      <w:ins w:id="648" w:author="PR Preview" w:date="2026-01-01T00:00:00Z">
        <w:r>
          <w:rPr>
            <w:rStyle w:val="NormalTok"/>
          </w:rPr>
          <w:t xml:space="preserve">]:</w:t>
        </w:r>
      </w:ins>
      <w:ins w:id="649" w:author="PR Preview" w:date="2026-01-01T00:00:00Z">
        <w:r>
          <w:br/>
        </w:r>
      </w:ins>
      <w:ins w:id="650" w:author="PR Preview" w:date="2026-01-01T00:00:00Z">
        <w:r>
          <w:rPr>
            <w:rStyle w:val="NormalTok"/>
          </w:rPr>
          <w:t xml:space="preserve">    ax.plot(grid_af, intercept_af </w:t>
        </w:r>
      </w:ins>
      <w:ins w:id="651" w:author="PR Preview" w:date="2026-01-01T00:00:00Z">
        <w:r>
          <w:rPr>
            <w:rStyle w:val="OperatorTok"/>
          </w:rPr>
          <w:t xml:space="preserve">+</w:t>
        </w:r>
      </w:ins>
      <w:ins w:id="652" w:author="PR Preview" w:date="2026-01-01T00:00:00Z">
        <w:r>
          <w:rPr>
            <w:rStyle w:val="NormalTok"/>
          </w:rPr>
          <w:t xml:space="preserve"> slope_af </w:t>
        </w:r>
      </w:ins>
      <w:ins w:id="653" w:author="PR Preview" w:date="2026-01-01T00:00:00Z">
        <w:r>
          <w:rPr>
            <w:rStyle w:val="OperatorTok"/>
          </w:rPr>
          <w:t xml:space="preserve">*</w:t>
        </w:r>
      </w:ins>
      <w:ins w:id="654" w:author="PR Preview" w:date="2026-01-01T00:00:00Z">
        <w:r>
          <w:rPr>
            <w:rStyle w:val="NormalTok"/>
          </w:rPr>
          <w:t xml:space="preserve"> grid_af, color</w:t>
        </w:r>
      </w:ins>
      <w:ins w:id="655" w:author="PR Preview" w:date="2026-01-01T00:00:00Z">
        <w:r>
          <w:rPr>
            <w:rStyle w:val="OperatorTok"/>
          </w:rPr>
          <w:t xml:space="preserve">=</w:t>
        </w:r>
      </w:ins>
      <w:ins w:id="656" w:author="PR Preview" w:date="2026-01-01T00:00:00Z">
        <w:r>
          <w:rPr>
            <w:rStyle w:val="StringTok"/>
          </w:rPr>
          <w:t xml:space="preserve">"grey"</w:t>
        </w:r>
      </w:ins>
      <w:ins w:id="657" w:author="PR Preview" w:date="2026-01-01T00:00:00Z">
        <w:r>
          <w:rPr>
            <w:rStyle w:val="NormalTok"/>
          </w:rPr>
          <w:t xml:space="preserve">, alpha</w:t>
        </w:r>
      </w:ins>
      <w:ins w:id="658" w:author="PR Preview" w:date="2026-01-01T00:00:00Z">
        <w:r>
          <w:rPr>
            <w:rStyle w:val="OperatorTok"/>
          </w:rPr>
          <w:t xml:space="preserve">=</w:t>
        </w:r>
      </w:ins>
      <w:ins w:id="659" w:author="PR Preview" w:date="2026-01-01T00:00:00Z">
        <w:r>
          <w:rPr>
            <w:rStyle w:val="FloatTok"/>
          </w:rPr>
          <w:t xml:space="preserve">0.3</w:t>
        </w:r>
      </w:ins>
      <w:ins w:id="660" w:author="PR Preview" w:date="2026-01-01T00:00:00Z">
        <w:r>
          <w:rPr>
            <w:rStyle w:val="NormalTok"/>
          </w:rPr>
          <w:t xml:space="preserve">, linewidth</w:t>
        </w:r>
      </w:ins>
      <w:ins w:id="661" w:author="PR Preview" w:date="2026-01-01T00:00:00Z">
        <w:r>
          <w:rPr>
            <w:rStyle w:val="OperatorTok"/>
          </w:rPr>
          <w:t xml:space="preserve">=</w:t>
        </w:r>
      </w:ins>
      <w:ins w:id="662" w:author="PR Preview" w:date="2026-01-01T00:00:00Z">
        <w:r>
          <w:rPr>
            <w:rStyle w:val="FloatTok"/>
          </w:rPr>
          <w:t xml:space="preserve">0.8</w:t>
        </w:r>
      </w:ins>
      <w:ins w:id="663" w:author="PR Preview" w:date="2026-01-01T00:00:00Z">
        <w:r>
          <w:rPr>
            <w:rStyle w:val="NormalTok"/>
          </w:rPr>
          <w:t xml:space="preserve">)</w:t>
        </w:r>
      </w:ins>
      <w:ins w:id="664" w:author="PR Preview" w:date="2026-01-01T00:00:00Z">
        <w:r>
          <w:br/>
        </w:r>
      </w:ins>
      <w:ins w:id="665" w:author="PR Preview" w:date="2026-01-01T00:00:00Z">
        <w:r>
          <w:rPr>
            <w:rStyle w:val="CommentTok"/>
          </w:rPr>
          <w:t xml:space="preserve"># One legend entry for the 100 grey lines, with a solid line to stand for them.</w:t>
        </w:r>
      </w:ins>
      <w:ins w:id="666" w:author="PR Preview" w:date="2026-01-01T00:00:00Z">
        <w:r>
          <w:br/>
        </w:r>
      </w:ins>
      <w:ins w:id="667" w:author="PR Preview" w:date="2026-01-01T00:00:00Z">
        <w:r>
          <w:rPr>
            <w:rStyle w:val="NormalTok"/>
          </w:rPr>
          <w:t xml:space="preserve">ax.plot([], [], color</w:t>
        </w:r>
      </w:ins>
      <w:ins w:id="668" w:author="PR Preview" w:date="2026-01-01T00:00:00Z">
        <w:r>
          <w:rPr>
            <w:rStyle w:val="OperatorTok"/>
          </w:rPr>
          <w:t xml:space="preserve">=</w:t>
        </w:r>
      </w:ins>
      <w:ins w:id="669" w:author="PR Preview" w:date="2026-01-01T00:00:00Z">
        <w:r>
          <w:rPr>
            <w:rStyle w:val="StringTok"/>
          </w:rPr>
          <w:t xml:space="preserve">"grey"</w:t>
        </w:r>
      </w:ins>
      <w:ins w:id="670" w:author="PR Preview" w:date="2026-01-01T00:00:00Z">
        <w:r>
          <w:rPr>
            <w:rStyle w:val="NormalTok"/>
          </w:rPr>
          <w:t xml:space="preserve">, label</w:t>
        </w:r>
      </w:ins>
      <w:ins w:id="671" w:author="PR Preview" w:date="2026-01-01T00:00:00Z">
        <w:r>
          <w:rPr>
            <w:rStyle w:val="OperatorTok"/>
          </w:rPr>
          <w:t xml:space="preserve">=</w:t>
        </w:r>
      </w:ins>
      <w:ins w:id="672" w:author="PR Preview" w:date="2026-01-01T00:00:00Z">
        <w:r>
          <w:rPr>
            <w:rStyle w:val="StringTok"/>
          </w:rPr>
          <w:t xml:space="preserve">"One fitted line (100 shown)"</w:t>
        </w:r>
      </w:ins>
      <w:ins w:id="673" w:author="PR Preview" w:date="2026-01-01T00:00:00Z">
        <w:r>
          <w:rPr>
            <w:rStyle w:val="NormalTok"/>
          </w:rPr>
          <w:t xml:space="preserve">)</w:t>
        </w:r>
      </w:ins>
      <w:ins w:id="674" w:author="PR Preview" w:date="2026-01-01T00:00:00Z">
        <w:r>
          <w:br/>
        </w:r>
      </w:ins>
      <w:ins w:id="675" w:author="PR Preview" w:date="2026-01-01T00:00:00Z">
        <w:r>
          <w:rPr>
            <w:rStyle w:val="NormalTok"/>
          </w:rPr>
          <w:t xml:space="preserve">ax.plot(grid_af, avg_af, color</w:t>
        </w:r>
      </w:ins>
      <w:ins w:id="676" w:author="PR Preview" w:date="2026-01-01T00:00:00Z">
        <w:r>
          <w:rPr>
            <w:rStyle w:val="OperatorTok"/>
          </w:rPr>
          <w:t xml:space="preserve">=</w:t>
        </w:r>
      </w:ins>
      <w:ins w:id="677" w:author="PR Preview" w:date="2026-01-01T00:00:00Z">
        <w:r>
          <w:rPr>
            <w:rStyle w:val="StringTok"/>
          </w:rPr>
          <w:t xml:space="preserve">"steelblue"</w:t>
        </w:r>
      </w:ins>
      <w:ins w:id="678" w:author="PR Preview" w:date="2026-01-01T00:00:00Z">
        <w:r>
          <w:rPr>
            <w:rStyle w:val="NormalTok"/>
          </w:rPr>
          <w:t xml:space="preserve">, linewidth</w:t>
        </w:r>
      </w:ins>
      <w:ins w:id="679" w:author="PR Preview" w:date="2026-01-01T00:00:00Z">
        <w:r>
          <w:rPr>
            <w:rStyle w:val="OperatorTok"/>
          </w:rPr>
          <w:t xml:space="preserve">=</w:t>
        </w:r>
      </w:ins>
      <w:ins w:id="680" w:author="PR Preview" w:date="2026-01-01T00:00:00Z">
        <w:r>
          <w:rPr>
            <w:rStyle w:val="FloatTok"/>
          </w:rPr>
          <w:t xml:space="preserve">2.5</w:t>
        </w:r>
      </w:ins>
      <w:ins w:id="681" w:author="PR Preview" w:date="2026-01-01T00:00:00Z">
        <w:r>
          <w:rPr>
            <w:rStyle w:val="NormalTok"/>
          </w:rPr>
          <w:t xml:space="preserve">, label</w:t>
        </w:r>
      </w:ins>
      <w:ins w:id="682" w:author="PR Preview" w:date="2026-01-01T00:00:00Z">
        <w:r>
          <w:rPr>
            <w:rStyle w:val="OperatorTok"/>
          </w:rPr>
          <w:t xml:space="preserve">=</w:t>
        </w:r>
      </w:ins>
      <w:ins w:id="683" w:author="PR Preview" w:date="2026-01-01T00:00:00Z">
        <w:r>
          <w:rPr>
            <w:rStyle w:val="StringTok"/>
          </w:rPr>
          <w:t xml:space="preserve">"Expected prediction"</w:t>
        </w:r>
      </w:ins>
      <w:ins w:id="684" w:author="PR Preview" w:date="2026-01-01T00:00:00Z">
        <w:r>
          <w:rPr>
            <w:rStyle w:val="NormalTok"/>
          </w:rPr>
          <w:t xml:space="preserve">)</w:t>
        </w:r>
      </w:ins>
      <w:ins w:id="685" w:author="PR Preview" w:date="2026-01-01T00:00:00Z">
        <w:r>
          <w:br/>
        </w:r>
      </w:ins>
      <w:ins w:id="686" w:author="PR Preview" w:date="2026-01-01T00:00:00Z">
        <w:r>
          <w:rPr>
            <w:rStyle w:val="NormalTok"/>
          </w:rPr>
          <w:t xml:space="preserve">ax.plot(truth_af.index, truth_af.values, color</w:t>
        </w:r>
      </w:ins>
      <w:ins w:id="687" w:author="PR Preview" w:date="2026-01-01T00:00:00Z">
        <w:r>
          <w:rPr>
            <w:rStyle w:val="OperatorTok"/>
          </w:rPr>
          <w:t xml:space="preserve">=</w:t>
        </w:r>
      </w:ins>
      <w:ins w:id="688" w:author="PR Preview" w:date="2026-01-01T00:00:00Z">
        <w:r>
          <w:rPr>
            <w:rStyle w:val="StringTok"/>
          </w:rPr>
          <w:t xml:space="preserve">"darkorange"</w:t>
        </w:r>
      </w:ins>
      <w:ins w:id="689" w:author="PR Preview" w:date="2026-01-01T00:00:00Z">
        <w:r>
          <w:rPr>
            <w:rStyle w:val="NormalTok"/>
          </w:rPr>
          <w:t xml:space="preserve">, linewidth</w:t>
        </w:r>
      </w:ins>
      <w:ins w:id="690" w:author="PR Preview" w:date="2026-01-01T00:00:00Z">
        <w:r>
          <w:rPr>
            <w:rStyle w:val="OperatorTok"/>
          </w:rPr>
          <w:t xml:space="preserve">=</w:t>
        </w:r>
      </w:ins>
      <w:ins w:id="691" w:author="PR Preview" w:date="2026-01-01T00:00:00Z">
        <w:r>
          <w:rPr>
            <w:rStyle w:val="FloatTok"/>
          </w:rPr>
          <w:t xml:space="preserve">2.5</w:t>
        </w:r>
      </w:ins>
      <w:ins w:id="692" w:author="PR Preview" w:date="2026-01-01T00:00:00Z">
        <w:r>
          <w:rPr>
            <w:rStyle w:val="NormalTok"/>
          </w:rPr>
          <w:t xml:space="preserve">, marker</w:t>
        </w:r>
      </w:ins>
      <w:ins w:id="693" w:author="PR Preview" w:date="2026-01-01T00:00:00Z">
        <w:r>
          <w:rPr>
            <w:rStyle w:val="OperatorTok"/>
          </w:rPr>
          <w:t xml:space="preserve">=</w:t>
        </w:r>
      </w:ins>
      <w:ins w:id="694" w:author="PR Preview" w:date="2026-01-01T00:00:00Z">
        <w:r>
          <w:rPr>
            <w:rStyle w:val="StringTok"/>
          </w:rPr>
          <w:t xml:space="preserve">"o"</w:t>
        </w:r>
      </w:ins>
      <w:ins w:id="695" w:author="PR Preview" w:date="2026-01-01T00:00:00Z">
        <w:r>
          <w:rPr>
            <w:rStyle w:val="NormalTok"/>
          </w:rPr>
          <w:t xml:space="preserve">, label</w:t>
        </w:r>
      </w:ins>
      <w:ins w:id="696" w:author="PR Preview" w:date="2026-01-01T00:00:00Z">
        <w:r>
          <w:rPr>
            <w:rStyle w:val="OperatorTok"/>
          </w:rPr>
          <w:t xml:space="preserve">=</w:t>
        </w:r>
      </w:ins>
      <w:ins w:id="697" w:author="PR Preview" w:date="2026-01-01T00:00:00Z">
        <w:r>
          <w:rPr>
            <w:rStyle w:val="StringTok"/>
          </w:rPr>
          <w:t xml:space="preserve">"True mean function"</w:t>
        </w:r>
      </w:ins>
      <w:ins w:id="698" w:author="PR Preview" w:date="2026-01-01T00:00:00Z">
        <w:r>
          <w:rPr>
            <w:rStyle w:val="NormalTok"/>
          </w:rPr>
          <w:t xml:space="preserve">)</w:t>
        </w:r>
      </w:ins>
      <w:ins w:id="699" w:author="PR Preview" w:date="2026-01-01T00:00:00Z">
        <w:r>
          <w:br/>
        </w:r>
      </w:ins>
      <w:ins w:id="700" w:author="PR Preview" w:date="2026-01-01T00:00:00Z">
        <w:r>
          <w:rPr>
            <w:rStyle w:val="NormalTok"/>
          </w:rPr>
          <w:t xml:space="preserve">ax.set_xlabel(</w:t>
        </w:r>
      </w:ins>
      <w:ins w:id="701" w:author="PR Preview" w:date="2026-01-01T00:00:00Z">
        <w:r>
          <w:rPr>
            <w:rStyle w:val="StringTok"/>
          </w:rPr>
          <w:t xml:space="preserve">"cylinders"</w:t>
        </w:r>
      </w:ins>
      <w:ins w:id="702" w:author="PR Preview" w:date="2026-01-01T00:00:00Z">
        <w:r>
          <w:rPr>
            <w:rStyle w:val="NormalTok"/>
          </w:rPr>
          <w:t xml:space="preserve">)</w:t>
        </w:r>
      </w:ins>
      <w:ins w:id="703" w:author="PR Preview" w:date="2026-01-01T00:00:00Z">
        <w:r>
          <w:br/>
        </w:r>
      </w:ins>
      <w:ins w:id="704" w:author="PR Preview" w:date="2026-01-01T00:00:00Z">
        <w:r>
          <w:rPr>
            <w:rStyle w:val="NormalTok"/>
          </w:rPr>
          <w:t xml:space="preserve">ax.set_ylabel(</w:t>
        </w:r>
      </w:ins>
      <w:ins w:id="705" w:author="PR Preview" w:date="2026-01-01T00:00:00Z">
        <w:r>
          <w:rPr>
            <w:rStyle w:val="StringTok"/>
          </w:rPr>
          <w:t xml:space="preserve">"miles per gallon"</w:t>
        </w:r>
      </w:ins>
      <w:ins w:id="706" w:author="PR Preview" w:date="2026-01-01T00:00:00Z">
        <w:r>
          <w:rPr>
            <w:rStyle w:val="NormalTok"/>
          </w:rPr>
          <w:t xml:space="preserve">)</w:t>
        </w:r>
      </w:ins>
      <w:ins w:id="707" w:author="PR Preview" w:date="2026-01-01T00:00:00Z">
        <w:r>
          <w:br/>
        </w:r>
      </w:ins>
      <w:ins w:id="708" w:author="PR Preview" w:date="2026-01-01T00:00:00Z">
        <w:r>
          <w:rPr>
            <w:rStyle w:val="NormalTok"/>
          </w:rPr>
          <w:t xml:space="preserve">fig.legend(loc</w:t>
        </w:r>
      </w:ins>
      <w:ins w:id="709" w:author="PR Preview" w:date="2026-01-01T00:00:00Z">
        <w:r>
          <w:rPr>
            <w:rStyle w:val="OperatorTok"/>
          </w:rPr>
          <w:t xml:space="preserve">=</w:t>
        </w:r>
      </w:ins>
      <w:ins w:id="710" w:author="PR Preview" w:date="2026-01-01T00:00:00Z">
        <w:r>
          <w:rPr>
            <w:rStyle w:val="StringTok"/>
          </w:rPr>
          <w:t xml:space="preserve">"outside lower center"</w:t>
        </w:r>
      </w:ins>
      <w:ins w:id="711" w:author="PR Preview" w:date="2026-01-01T00:00:00Z">
        <w:r>
          <w:rPr>
            <w:rStyle w:val="NormalTok"/>
          </w:rPr>
          <w:t xml:space="preserve">, ncol</w:t>
        </w:r>
      </w:ins>
      <w:ins w:id="712" w:author="PR Preview" w:date="2026-01-01T00:00:00Z">
        <w:r>
          <w:rPr>
            <w:rStyle w:val="OperatorTok"/>
          </w:rPr>
          <w:t xml:space="preserve">=</w:t>
        </w:r>
      </w:ins>
      <w:ins w:id="713" w:author="PR Preview" w:date="2026-01-01T00:00:00Z">
        <w:r>
          <w:rPr>
            <w:rStyle w:val="DecValTok"/>
          </w:rPr>
          <w:t xml:space="preserve">3</w:t>
        </w:r>
      </w:ins>
      <w:ins w:id="714" w:author="PR Preview" w:date="2026-01-01T00:00:00Z">
        <w:r>
          <w:rPr>
            <w:rStyle w:val="NormalTok"/>
          </w:rPr>
          <w:t xml:space="preserve">, frameon</w:t>
        </w:r>
      </w:ins>
      <w:ins w:id="715" w:author="PR Preview" w:date="2026-01-01T00:00:00Z">
        <w:r>
          <w:rPr>
            <w:rStyle w:val="OperatorTok"/>
          </w:rPr>
          <w:t xml:space="preserve">=</w:t>
        </w:r>
      </w:ins>
      <w:ins w:id="716" w:author="PR Preview" w:date="2026-01-01T00:00:00Z">
        <w:r>
          <w:rPr>
            <w:rStyle w:val="VariableTok"/>
          </w:rPr>
          <w:t xml:space="preserve">False</w:t>
        </w:r>
      </w:ins>
      <w:ins w:id="717" w:author="PR Preview" w:date="2026-01-01T00:00:00Z">
        <w:r>
          <w:rPr>
            <w:rStyle w:val="NormalTok"/>
          </w:rPr>
          <w:t xml:space="preserve">)</w:t>
        </w:r>
      </w:ins>
      <w:ins w:id="718" w:author="PR Preview" w:date="2026-01-01T00:00:00Z">
        <w:r>
          <w:br/>
        </w:r>
      </w:ins>
      <w:ins w:id="719" w:author="PR Preview" w:date="2026-01-01T00:00:00Z">
        <w:r>
          <w:rPr>
            <w:rStyle w:val="NormalTok"/>
          </w:rPr>
          <w:t xml:space="preserve">plt.show()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0"/>
        </w:tc>
      </w:tr>
    </w:tbl>
    <w:p>
      <w:pPr>
        <w:pStyle w:val="Heading3"/>
      </w:pPr>
      <w:ins w:id="720" w:author="PR Preview" w:date="2026-01-01T00:00:00Z">
        <w:r>
          <w:t xml:space="preserve">R</w:t>
        </w:r>
      </w:ins>
    </w:p>
    <w:p>
      <w:pPr>
        <w:pStyle w:val="SourceCode"/>
      </w:pPr>
      <w:ins w:id="721" w:author="PR Preview" w:date="2026-01-01T00:00:00Z">
        <w:r>
          <w:rPr>
            <w:rStyle w:val="FunctionTok"/>
          </w:rPr>
          <w:t xml:space="preserve">library</w:t>
        </w:r>
      </w:ins>
      <w:ins w:id="722" w:author="PR Preview" w:date="2026-01-01T00:00:00Z">
        <w:r>
          <w:rPr>
            <w:rStyle w:val="NormalTok"/>
          </w:rPr>
          <w:t xml:space="preserve">(ggplot2)</w:t>
        </w:r>
      </w:ins>
      <w:ins w:id="723" w:author="PR Preview" w:date="2026-01-01T00:00:00Z">
        <w:r>
          <w:br/>
        </w:r>
      </w:ins>
      <w:ins w:id="724" w:author="PR Preview" w:date="2026-01-01T00:00:00Z">
        <w:r>
          <w:br/>
        </w:r>
      </w:ins>
      <w:ins w:id="725" w:author="PR Preview" w:date="2026-01-01T00:00:00Z">
        <w:r>
          <w:rPr>
            <w:rStyle w:val="NormalTok"/>
          </w:rPr>
          <w:t xml:space="preserve">grid_af </w:t>
        </w:r>
      </w:ins>
      <w:ins w:id="726" w:author="PR Preview" w:date="2026-01-01T00:00:00Z">
        <w:r>
          <w:rPr>
            <w:rStyle w:val="OtherTok"/>
          </w:rPr>
          <w:t xml:space="preserve">&lt;-</w:t>
        </w:r>
      </w:ins>
      <w:ins w:id="727" w:author="PR Preview" w:date="2026-01-01T00:00:00Z">
        <w:r>
          <w:rPr>
            <w:rStyle w:val="NormalTok"/>
          </w:rPr>
          <w:t xml:space="preserve"> </w:t>
        </w:r>
      </w:ins>
      <w:ins w:id="728" w:author="PR Preview" w:date="2026-01-01T00:00:00Z">
        <w:r>
          <w:rPr>
            <w:rStyle w:val="DecValTok"/>
          </w:rPr>
          <w:t xml:space="preserve">3</w:t>
        </w:r>
      </w:ins>
      <w:ins w:id="729" w:author="PR Preview" w:date="2026-01-01T00:00:00Z">
        <w:r>
          <w:rPr>
            <w:rStyle w:val="SpecialCharTok"/>
          </w:rPr>
          <w:t xml:space="preserve">:</w:t>
        </w:r>
      </w:ins>
      <w:ins w:id="730" w:author="PR Preview" w:date="2026-01-01T00:00:00Z">
        <w:r>
          <w:rPr>
            <w:rStyle w:val="DecValTok"/>
          </w:rPr>
          <w:t xml:space="preserve">8</w:t>
        </w:r>
      </w:ins>
      <w:ins w:id="731" w:author="PR Preview" w:date="2026-01-01T00:00:00Z">
        <w:r>
          <w:br/>
        </w:r>
      </w:ins>
      <w:ins w:id="732" w:author="PR Preview" w:date="2026-01-01T00:00:00Z">
        <w:r>
          <w:rPr>
            <w:rStyle w:val="CommentTok"/>
          </w:rPr>
          <w:t xml:space="preserve"># One row per fitted line and cylinder count;</w:t>
        </w:r>
      </w:ins>
      <w:ins w:id="733" w:author="PR Preview" w:date="2026-01-01T00:00:00Z">
        <w:r>
          <w:br/>
        </w:r>
      </w:ins>
      <w:ins w:id="734" w:author="PR Preview" w:date="2026-01-01T00:00:00Z">
        <w:r>
          <w:rPr>
            <w:rStyle w:val="CommentTok"/>
          </w:rPr>
          <w:t xml:space="preserve"># the pointwise expected prediction is the mean over lines.</w:t>
        </w:r>
      </w:ins>
      <w:ins w:id="735" w:author="PR Preview" w:date="2026-01-01T00:00:00Z">
        <w:r>
          <w:br/>
        </w:r>
      </w:ins>
      <w:ins w:id="736" w:author="PR Preview" w:date="2026-01-01T00:00:00Z">
        <w:r>
          <w:rPr>
            <w:rStyle w:val="NormalTok"/>
          </w:rPr>
          <w:t xml:space="preserve">lines_af </w:t>
        </w:r>
      </w:ins>
      <w:ins w:id="737" w:author="PR Preview" w:date="2026-01-01T00:00:00Z">
        <w:r>
          <w:rPr>
            <w:rStyle w:val="OtherTok"/>
          </w:rPr>
          <w:t xml:space="preserve">&lt;-</w:t>
        </w:r>
      </w:ins>
      <w:ins w:id="738" w:author="PR Preview" w:date="2026-01-01T00:00:00Z">
        <w:r>
          <w:rPr>
            <w:rStyle w:val="NormalTok"/>
          </w:rPr>
          <w:t xml:space="preserve"> </w:t>
        </w:r>
      </w:ins>
      <w:ins w:id="739" w:author="PR Preview" w:date="2026-01-01T00:00:00Z">
        <w:r>
          <w:rPr>
            <w:rStyle w:val="FunctionTok"/>
          </w:rPr>
          <w:t xml:space="preserve">data.frame</w:t>
        </w:r>
      </w:ins>
      <w:ins w:id="740" w:author="PR Preview" w:date="2026-01-01T00:00:00Z">
        <w:r>
          <w:rPr>
            <w:rStyle w:val="NormalTok"/>
          </w:rPr>
          <w:t xml:space="preserve">(</w:t>
        </w:r>
      </w:ins>
      <w:ins w:id="741" w:author="PR Preview" w:date="2026-01-01T00:00:00Z">
        <w:r>
          <w:br/>
        </w:r>
      </w:ins>
      <w:ins w:id="742" w:author="PR Preview" w:date="2026-01-01T00:00:00Z">
        <w:r>
          <w:rPr>
            <w:rStyle w:val="NormalTok"/>
          </w:rPr>
          <w:t xml:space="preserve">  </w:t>
        </w:r>
      </w:ins>
      <w:ins w:id="743" w:author="PR Preview" w:date="2026-01-01T00:00:00Z">
        <w:r>
          <w:rPr>
            <w:rStyle w:val="AttributeTok"/>
          </w:rPr>
          <w:t xml:space="preserve">line =</w:t>
        </w:r>
      </w:ins>
      <w:ins w:id="744" w:author="PR Preview" w:date="2026-01-01T00:00:00Z">
        <w:r>
          <w:rPr>
            <w:rStyle w:val="NormalTok"/>
          </w:rPr>
          <w:t xml:space="preserve"> </w:t>
        </w:r>
      </w:ins>
      <w:ins w:id="745" w:author="PR Preview" w:date="2026-01-01T00:00:00Z">
        <w:r>
          <w:rPr>
            <w:rStyle w:val="FunctionTok"/>
          </w:rPr>
          <w:t xml:space="preserve">rep</w:t>
        </w:r>
      </w:ins>
      <w:ins w:id="746" w:author="PR Preview" w:date="2026-01-01T00:00:00Z">
        <w:r>
          <w:rPr>
            <w:rStyle w:val="NormalTok"/>
          </w:rPr>
          <w:t xml:space="preserve">(</w:t>
        </w:r>
      </w:ins>
      <w:ins w:id="747" w:author="PR Preview" w:date="2026-01-01T00:00:00Z">
        <w:r>
          <w:rPr>
            <w:rStyle w:val="FunctionTok"/>
          </w:rPr>
          <w:t xml:space="preserve">seq_len</w:t>
        </w:r>
      </w:ins>
      <w:ins w:id="748" w:author="PR Preview" w:date="2026-01-01T00:00:00Z">
        <w:r>
          <w:rPr>
            <w:rStyle w:val="NormalTok"/>
          </w:rPr>
          <w:t xml:space="preserve">(</w:t>
        </w:r>
      </w:ins>
      <w:ins w:id="749" w:author="PR Preview" w:date="2026-01-01T00:00:00Z">
        <w:r>
          <w:rPr>
            <w:rStyle w:val="FunctionTok"/>
          </w:rPr>
          <w:t xml:space="preserve">nrow</w:t>
        </w:r>
      </w:ins>
      <w:ins w:id="750" w:author="PR Preview" w:date="2026-01-01T00:00:00Z">
        <w:r>
          <w:rPr>
            <w:rStyle w:val="NormalTok"/>
          </w:rPr>
          <w:t xml:space="preserve">(coefs_af)), </w:t>
        </w:r>
      </w:ins>
      <w:ins w:id="751" w:author="PR Preview" w:date="2026-01-01T00:00:00Z">
        <w:r>
          <w:rPr>
            <w:rStyle w:val="AttributeTok"/>
          </w:rPr>
          <w:t xml:space="preserve">each =</w:t>
        </w:r>
      </w:ins>
      <w:ins w:id="752" w:author="PR Preview" w:date="2026-01-01T00:00:00Z">
        <w:r>
          <w:rPr>
            <w:rStyle w:val="NormalTok"/>
          </w:rPr>
          <w:t xml:space="preserve"> </w:t>
        </w:r>
      </w:ins>
      <w:ins w:id="753" w:author="PR Preview" w:date="2026-01-01T00:00:00Z">
        <w:r>
          <w:rPr>
            <w:rStyle w:val="FunctionTok"/>
          </w:rPr>
          <w:t xml:space="preserve">length</w:t>
        </w:r>
      </w:ins>
      <w:ins w:id="754" w:author="PR Preview" w:date="2026-01-01T00:00:00Z">
        <w:r>
          <w:rPr>
            <w:rStyle w:val="NormalTok"/>
          </w:rPr>
          <w:t xml:space="preserve">(grid_af)),</w:t>
        </w:r>
      </w:ins>
      <w:ins w:id="755" w:author="PR Preview" w:date="2026-01-01T00:00:00Z">
        <w:r>
          <w:br/>
        </w:r>
      </w:ins>
      <w:ins w:id="756" w:author="PR Preview" w:date="2026-01-01T00:00:00Z">
        <w:r>
          <w:rPr>
            <w:rStyle w:val="NormalTok"/>
          </w:rPr>
          <w:t xml:space="preserve">  </w:t>
        </w:r>
      </w:ins>
      <w:ins w:id="757" w:author="PR Preview" w:date="2026-01-01T00:00:00Z">
        <w:r>
          <w:rPr>
            <w:rStyle w:val="AttributeTok"/>
          </w:rPr>
          <w:t xml:space="preserve">cylinders =</w:t>
        </w:r>
      </w:ins>
      <w:ins w:id="758" w:author="PR Preview" w:date="2026-01-01T00:00:00Z">
        <w:r>
          <w:rPr>
            <w:rStyle w:val="NormalTok"/>
          </w:rPr>
          <w:t xml:space="preserve"> grid_af,</w:t>
        </w:r>
      </w:ins>
      <w:ins w:id="759" w:author="PR Preview" w:date="2026-01-01T00:00:00Z">
        <w:r>
          <w:br/>
        </w:r>
      </w:ins>
      <w:ins w:id="760" w:author="PR Preview" w:date="2026-01-01T00:00:00Z">
        <w:r>
          <w:rPr>
            <w:rStyle w:val="NormalTok"/>
          </w:rPr>
          <w:t xml:space="preserve">  </w:t>
        </w:r>
      </w:ins>
      <w:ins w:id="761" w:author="PR Preview" w:date="2026-01-01T00:00:00Z">
        <w:r>
          <w:rPr>
            <w:rStyle w:val="AttributeTok"/>
          </w:rPr>
          <w:t xml:space="preserve">fit =</w:t>
        </w:r>
      </w:ins>
      <w:ins w:id="762" w:author="PR Preview" w:date="2026-01-01T00:00:00Z">
        <w:r>
          <w:rPr>
            <w:rStyle w:val="NormalTok"/>
          </w:rPr>
          <w:t xml:space="preserve"> </w:t>
        </w:r>
      </w:ins>
      <w:ins w:id="763" w:author="PR Preview" w:date="2026-01-01T00:00:00Z">
        <w:r>
          <w:rPr>
            <w:rStyle w:val="FunctionTok"/>
          </w:rPr>
          <w:t xml:space="preserve">as.vector</w:t>
        </w:r>
      </w:ins>
      <w:ins w:id="764" w:author="PR Preview" w:date="2026-01-01T00:00:00Z">
        <w:r>
          <w:rPr>
            <w:rStyle w:val="NormalTok"/>
          </w:rPr>
          <w:t xml:space="preserve">(</w:t>
        </w:r>
      </w:ins>
      <w:ins w:id="765" w:author="PR Preview" w:date="2026-01-01T00:00:00Z">
        <w:r>
          <w:rPr>
            <w:rStyle w:val="FunctionTok"/>
          </w:rPr>
          <w:t xml:space="preserve">t</w:t>
        </w:r>
      </w:ins>
      <w:ins w:id="766" w:author="PR Preview" w:date="2026-01-01T00:00:00Z">
        <w:r>
          <w:rPr>
            <w:rStyle w:val="NormalTok"/>
          </w:rPr>
          <w:t xml:space="preserve">(coefs_af[, </w:t>
        </w:r>
      </w:ins>
      <w:ins w:id="767" w:author="PR Preview" w:date="2026-01-01T00:00:00Z">
        <w:r>
          <w:rPr>
            <w:rStyle w:val="DecValTok"/>
          </w:rPr>
          <w:t xml:space="preserve">1</w:t>
        </w:r>
      </w:ins>
      <w:ins w:id="768" w:author="PR Preview" w:date="2026-01-01T00:00:00Z">
        <w:r>
          <w:rPr>
            <w:rStyle w:val="NormalTok"/>
          </w:rPr>
          <w:t xml:space="preserve">] </w:t>
        </w:r>
      </w:ins>
      <w:ins w:id="769" w:author="PR Preview" w:date="2026-01-01T00:00:00Z">
        <w:r>
          <w:rPr>
            <w:rStyle w:val="SpecialCharTok"/>
          </w:rPr>
          <w:t xml:space="preserve">+</w:t>
        </w:r>
      </w:ins>
      <w:ins w:id="770" w:author="PR Preview" w:date="2026-01-01T00:00:00Z">
        <w:r>
          <w:rPr>
            <w:rStyle w:val="NormalTok"/>
          </w:rPr>
          <w:t xml:space="preserve"> </w:t>
        </w:r>
      </w:ins>
      <w:ins w:id="771" w:author="PR Preview" w:date="2026-01-01T00:00:00Z">
        <w:r>
          <w:rPr>
            <w:rStyle w:val="FunctionTok"/>
          </w:rPr>
          <w:t xml:space="preserve">outer</w:t>
        </w:r>
      </w:ins>
      <w:ins w:id="772" w:author="PR Preview" w:date="2026-01-01T00:00:00Z">
        <w:r>
          <w:rPr>
            <w:rStyle w:val="NormalTok"/>
          </w:rPr>
          <w:t xml:space="preserve">(coefs_af[, </w:t>
        </w:r>
      </w:ins>
      <w:ins w:id="773" w:author="PR Preview" w:date="2026-01-01T00:00:00Z">
        <w:r>
          <w:rPr>
            <w:rStyle w:val="DecValTok"/>
          </w:rPr>
          <w:t xml:space="preserve">2</w:t>
        </w:r>
      </w:ins>
      <w:ins w:id="774" w:author="PR Preview" w:date="2026-01-01T00:00:00Z">
        <w:r>
          <w:rPr>
            <w:rStyle w:val="NormalTok"/>
          </w:rPr>
          <w:t xml:space="preserve">], grid_af)))</w:t>
        </w:r>
      </w:ins>
      <w:ins w:id="775" w:author="PR Preview" w:date="2026-01-01T00:00:00Z">
        <w:r>
          <w:br/>
        </w:r>
      </w:ins>
      <w:ins w:id="776" w:author="PR Preview" w:date="2026-01-01T00:00:00Z">
        <w:r>
          <w:rPr>
            <w:rStyle w:val="NormalTok"/>
          </w:rPr>
          <w:t xml:space="preserve">)</w:t>
        </w:r>
      </w:ins>
      <w:ins w:id="777" w:author="PR Preview" w:date="2026-01-01T00:00:00Z">
        <w:r>
          <w:br/>
        </w:r>
      </w:ins>
      <w:ins w:id="778" w:author="PR Preview" w:date="2026-01-01T00:00:00Z">
        <w:r>
          <w:rPr>
            <w:rStyle w:val="NormalTok"/>
          </w:rPr>
          <w:t xml:space="preserve">avg_af </w:t>
        </w:r>
      </w:ins>
      <w:ins w:id="779" w:author="PR Preview" w:date="2026-01-01T00:00:00Z">
        <w:r>
          <w:rPr>
            <w:rStyle w:val="OtherTok"/>
          </w:rPr>
          <w:t xml:space="preserve">&lt;-</w:t>
        </w:r>
      </w:ins>
      <w:ins w:id="780" w:author="PR Preview" w:date="2026-01-01T00:00:00Z">
        <w:r>
          <w:rPr>
            <w:rStyle w:val="NormalTok"/>
          </w:rPr>
          <w:t xml:space="preserve"> </w:t>
        </w:r>
      </w:ins>
      <w:ins w:id="781" w:author="PR Preview" w:date="2026-01-01T00:00:00Z">
        <w:r>
          <w:rPr>
            <w:rStyle w:val="FunctionTok"/>
          </w:rPr>
          <w:t xml:space="preserve">aggregate</w:t>
        </w:r>
      </w:ins>
      <w:ins w:id="782" w:author="PR Preview" w:date="2026-01-01T00:00:00Z">
        <w:r>
          <w:rPr>
            <w:rStyle w:val="NormalTok"/>
          </w:rPr>
          <w:t xml:space="preserve">(fit </w:t>
        </w:r>
      </w:ins>
      <w:ins w:id="783" w:author="PR Preview" w:date="2026-01-01T00:00:00Z">
        <w:r>
          <w:rPr>
            <w:rStyle w:val="SpecialCharTok"/>
          </w:rPr>
          <w:t xml:space="preserve">~</w:t>
        </w:r>
      </w:ins>
      <w:ins w:id="784" w:author="PR Preview" w:date="2026-01-01T00:00:00Z">
        <w:r>
          <w:rPr>
            <w:rStyle w:val="NormalTok"/>
          </w:rPr>
          <w:t xml:space="preserve"> cylinders, </w:t>
        </w:r>
      </w:ins>
      <w:ins w:id="785" w:author="PR Preview" w:date="2026-01-01T00:00:00Z">
        <w:r>
          <w:rPr>
            <w:rStyle w:val="AttributeTok"/>
          </w:rPr>
          <w:t xml:space="preserve">data =</w:t>
        </w:r>
      </w:ins>
      <w:ins w:id="786" w:author="PR Preview" w:date="2026-01-01T00:00:00Z">
        <w:r>
          <w:rPr>
            <w:rStyle w:val="NormalTok"/>
          </w:rPr>
          <w:t xml:space="preserve"> lines_af, </w:t>
        </w:r>
      </w:ins>
      <w:ins w:id="787" w:author="PR Preview" w:date="2026-01-01T00:00:00Z">
        <w:r>
          <w:rPr>
            <w:rStyle w:val="AttributeTok"/>
          </w:rPr>
          <w:t xml:space="preserve">FUN =</w:t>
        </w:r>
      </w:ins>
      <w:ins w:id="788" w:author="PR Preview" w:date="2026-01-01T00:00:00Z">
        <w:r>
          <w:rPr>
            <w:rStyle w:val="NormalTok"/>
          </w:rPr>
          <w:t xml:space="preserve"> mean)</w:t>
        </w:r>
      </w:ins>
      <w:ins w:id="789" w:author="PR Preview" w:date="2026-01-01T00:00:00Z">
        <w:r>
          <w:br/>
        </w:r>
      </w:ins>
      <w:ins w:id="790" w:author="PR Preview" w:date="2026-01-01T00:00:00Z">
        <w:r>
          <w:rPr>
            <w:rStyle w:val="CommentTok"/>
          </w:rPr>
          <w:t xml:space="preserve"># The true mean function is the mean mpg of the cars with each cylinder count.</w:t>
        </w:r>
      </w:ins>
      <w:ins w:id="791" w:author="PR Preview" w:date="2026-01-01T00:00:00Z">
        <w:r>
          <w:br/>
        </w:r>
      </w:ins>
      <w:ins w:id="792" w:author="PR Preview" w:date="2026-01-01T00:00:00Z">
        <w:r>
          <w:rPr>
            <w:rStyle w:val="NormalTok"/>
          </w:rPr>
          <w:t xml:space="preserve">truth_af </w:t>
        </w:r>
      </w:ins>
      <w:ins w:id="793" w:author="PR Preview" w:date="2026-01-01T00:00:00Z">
        <w:r>
          <w:rPr>
            <w:rStyle w:val="OtherTok"/>
          </w:rPr>
          <w:t xml:space="preserve">&lt;-</w:t>
        </w:r>
      </w:ins>
      <w:ins w:id="794" w:author="PR Preview" w:date="2026-01-01T00:00:00Z">
        <w:r>
          <w:rPr>
            <w:rStyle w:val="NormalTok"/>
          </w:rPr>
          <w:t xml:space="preserve"> </w:t>
        </w:r>
      </w:ins>
      <w:ins w:id="795" w:author="PR Preview" w:date="2026-01-01T00:00:00Z">
        <w:r>
          <w:rPr>
            <w:rStyle w:val="FunctionTok"/>
          </w:rPr>
          <w:t xml:space="preserve">aggregate</w:t>
        </w:r>
      </w:ins>
      <w:ins w:id="796" w:author="PR Preview" w:date="2026-01-01T00:00:00Z">
        <w:r>
          <w:rPr>
            <w:rStyle w:val="NormalTok"/>
          </w:rPr>
          <w:t xml:space="preserve">(mpg </w:t>
        </w:r>
      </w:ins>
      <w:ins w:id="797" w:author="PR Preview" w:date="2026-01-01T00:00:00Z">
        <w:r>
          <w:rPr>
            <w:rStyle w:val="SpecialCharTok"/>
          </w:rPr>
          <w:t xml:space="preserve">~</w:t>
        </w:r>
      </w:ins>
      <w:ins w:id="798" w:author="PR Preview" w:date="2026-01-01T00:00:00Z">
        <w:r>
          <w:rPr>
            <w:rStyle w:val="NormalTok"/>
          </w:rPr>
          <w:t xml:space="preserve"> cylinders, </w:t>
        </w:r>
      </w:ins>
      <w:ins w:id="799" w:author="PR Preview" w:date="2026-01-01T00:00:00Z">
        <w:r>
          <w:rPr>
            <w:rStyle w:val="AttributeTok"/>
          </w:rPr>
          <w:t xml:space="preserve">data =</w:t>
        </w:r>
      </w:ins>
      <w:ins w:id="800" w:author="PR Preview" w:date="2026-01-01T00:00:00Z">
        <w:r>
          <w:rPr>
            <w:rStyle w:val="NormalTok"/>
          </w:rPr>
          <w:t xml:space="preserve"> auto_af, </w:t>
        </w:r>
      </w:ins>
      <w:ins w:id="801" w:author="PR Preview" w:date="2026-01-01T00:00:00Z">
        <w:r>
          <w:rPr>
            <w:rStyle w:val="AttributeTok"/>
          </w:rPr>
          <w:t xml:space="preserve">FUN =</w:t>
        </w:r>
      </w:ins>
      <w:ins w:id="802" w:author="PR Preview" w:date="2026-01-01T00:00:00Z">
        <w:r>
          <w:rPr>
            <w:rStyle w:val="NormalTok"/>
          </w:rPr>
          <w:t xml:space="preserve"> mean)</w:t>
        </w:r>
      </w:ins>
      <w:ins w:id="803" w:author="PR Preview" w:date="2026-01-01T00:00:00Z">
        <w:r>
          <w:br/>
        </w:r>
      </w:ins>
      <w:ins w:id="804" w:author="PR Preview" w:date="2026-01-01T00:00:00Z">
        <w:r>
          <w:br/>
        </w:r>
      </w:ins>
      <w:ins w:id="805" w:author="PR Preview" w:date="2026-01-01T00:00:00Z">
        <w:r>
          <w:rPr>
            <w:rStyle w:val="NormalTok"/>
          </w:rPr>
          <w:t xml:space="preserve">line_name_af </w:t>
        </w:r>
      </w:ins>
      <w:ins w:id="806" w:author="PR Preview" w:date="2026-01-01T00:00:00Z">
        <w:r>
          <w:rPr>
            <w:rStyle w:val="OtherTok"/>
          </w:rPr>
          <w:t xml:space="preserve">&lt;-</w:t>
        </w:r>
      </w:ins>
      <w:ins w:id="807" w:author="PR Preview" w:date="2026-01-01T00:00:00Z">
        <w:r>
          <w:rPr>
            <w:rStyle w:val="NormalTok"/>
          </w:rPr>
          <w:t xml:space="preserve"> </w:t>
        </w:r>
      </w:ins>
      <w:ins w:id="808" w:author="PR Preview" w:date="2026-01-01T00:00:00Z">
        <w:r>
          <w:rPr>
            <w:rStyle w:val="StringTok"/>
          </w:rPr>
          <w:t xml:space="preserve">"One fitted line (100 shown)"</w:t>
        </w:r>
      </w:ins>
      <w:ins w:id="809" w:author="PR Preview" w:date="2026-01-01T00:00:00Z">
        <w:r>
          <w:br/>
        </w:r>
      </w:ins>
      <w:ins w:id="810" w:author="PR Preview" w:date="2026-01-01T00:00:00Z">
        <w:r>
          <w:rPr>
            <w:rStyle w:val="NormalTok"/>
          </w:rPr>
          <w:t xml:space="preserve">avg_name_af </w:t>
        </w:r>
      </w:ins>
      <w:ins w:id="811" w:author="PR Preview" w:date="2026-01-01T00:00:00Z">
        <w:r>
          <w:rPr>
            <w:rStyle w:val="OtherTok"/>
          </w:rPr>
          <w:t xml:space="preserve">&lt;-</w:t>
        </w:r>
      </w:ins>
      <w:ins w:id="812" w:author="PR Preview" w:date="2026-01-01T00:00:00Z">
        <w:r>
          <w:rPr>
            <w:rStyle w:val="NormalTok"/>
          </w:rPr>
          <w:t xml:space="preserve"> </w:t>
        </w:r>
      </w:ins>
      <w:ins w:id="813" w:author="PR Preview" w:date="2026-01-01T00:00:00Z">
        <w:r>
          <w:rPr>
            <w:rStyle w:val="StringTok"/>
          </w:rPr>
          <w:t xml:space="preserve">"Expected prediction"</w:t>
        </w:r>
      </w:ins>
      <w:ins w:id="814" w:author="PR Preview" w:date="2026-01-01T00:00:00Z">
        <w:r>
          <w:br/>
        </w:r>
      </w:ins>
      <w:ins w:id="815" w:author="PR Preview" w:date="2026-01-01T00:00:00Z">
        <w:r>
          <w:rPr>
            <w:rStyle w:val="NormalTok"/>
          </w:rPr>
          <w:t xml:space="preserve">truth_name_af </w:t>
        </w:r>
      </w:ins>
      <w:ins w:id="816" w:author="PR Preview" w:date="2026-01-01T00:00:00Z">
        <w:r>
          <w:rPr>
            <w:rStyle w:val="OtherTok"/>
          </w:rPr>
          <w:t xml:space="preserve">&lt;-</w:t>
        </w:r>
      </w:ins>
      <w:ins w:id="817" w:author="PR Preview" w:date="2026-01-01T00:00:00Z">
        <w:r>
          <w:rPr>
            <w:rStyle w:val="NormalTok"/>
          </w:rPr>
          <w:t xml:space="preserve"> </w:t>
        </w:r>
      </w:ins>
      <w:ins w:id="818" w:author="PR Preview" w:date="2026-01-01T00:00:00Z">
        <w:r>
          <w:rPr>
            <w:rStyle w:val="StringTok"/>
          </w:rPr>
          <w:t xml:space="preserve">"True mean function"</w:t>
        </w:r>
      </w:ins>
      <w:ins w:id="819" w:author="PR Preview" w:date="2026-01-01T00:00:00Z">
        <w:r>
          <w:br/>
        </w:r>
      </w:ins>
      <w:ins w:id="820" w:author="PR Preview" w:date="2026-01-01T00:00:00Z">
        <w:r>
          <w:br/>
        </w:r>
      </w:ins>
      <w:ins w:id="821" w:author="PR Preview" w:date="2026-01-01T00:00:00Z">
        <w:r>
          <w:rPr>
            <w:rStyle w:val="FunctionTok"/>
          </w:rPr>
          <w:t xml:space="preserve">ggplot</w:t>
        </w:r>
      </w:ins>
      <w:ins w:id="822" w:author="PR Preview" w:date="2026-01-01T00:00:00Z">
        <w:r>
          <w:rPr>
            <w:rStyle w:val="NormalTok"/>
          </w:rPr>
          <w:t xml:space="preserve">() </w:t>
        </w:r>
      </w:ins>
      <w:ins w:id="823" w:author="PR Preview" w:date="2026-01-01T00:00:00Z">
        <w:r>
          <w:rPr>
            <w:rStyle w:val="SpecialCharTok"/>
          </w:rPr>
          <w:t xml:space="preserve">+</w:t>
        </w:r>
      </w:ins>
      <w:ins w:id="824" w:author="PR Preview" w:date="2026-01-01T00:00:00Z">
        <w:r>
          <w:br/>
        </w:r>
      </w:ins>
      <w:ins w:id="825" w:author="PR Preview" w:date="2026-01-01T00:00:00Z">
        <w:r>
          <w:rPr>
            <w:rStyle w:val="NormalTok"/>
          </w:rPr>
          <w:t xml:space="preserve">  </w:t>
        </w:r>
      </w:ins>
      <w:ins w:id="826" w:author="PR Preview" w:date="2026-01-01T00:00:00Z">
        <w:r>
          <w:rPr>
            <w:rStyle w:val="FunctionTok"/>
          </w:rPr>
          <w:t xml:space="preserve">geom_line</w:t>
        </w:r>
      </w:ins>
      <w:ins w:id="827" w:author="PR Preview" w:date="2026-01-01T00:00:00Z">
        <w:r>
          <w:rPr>
            <w:rStyle w:val="NormalTok"/>
          </w:rPr>
          <w:t xml:space="preserve">(</w:t>
        </w:r>
      </w:ins>
      <w:ins w:id="828" w:author="PR Preview" w:date="2026-01-01T00:00:00Z">
        <w:r>
          <w:br/>
        </w:r>
      </w:ins>
      <w:ins w:id="829" w:author="PR Preview" w:date="2026-01-01T00:00:00Z">
        <w:r>
          <w:rPr>
            <w:rStyle w:val="NormalTok"/>
          </w:rPr>
          <w:t xml:space="preserve">    </w:t>
        </w:r>
      </w:ins>
      <w:ins w:id="830" w:author="PR Preview" w:date="2026-01-01T00:00:00Z">
        <w:r>
          <w:rPr>
            <w:rStyle w:val="AttributeTok"/>
          </w:rPr>
          <w:t xml:space="preserve">data =</w:t>
        </w:r>
      </w:ins>
      <w:ins w:id="831" w:author="PR Preview" w:date="2026-01-01T00:00:00Z">
        <w:r>
          <w:rPr>
            <w:rStyle w:val="NormalTok"/>
          </w:rPr>
          <w:t xml:space="preserve"> </w:t>
        </w:r>
      </w:ins>
      <w:ins w:id="832" w:author="PR Preview" w:date="2026-01-01T00:00:00Z">
        <w:r>
          <w:rPr>
            <w:rStyle w:val="FunctionTok"/>
          </w:rPr>
          <w:t xml:space="preserve">subset</w:t>
        </w:r>
      </w:ins>
      <w:ins w:id="833" w:author="PR Preview" w:date="2026-01-01T00:00:00Z">
        <w:r>
          <w:rPr>
            <w:rStyle w:val="NormalTok"/>
          </w:rPr>
          <w:t xml:space="preserve">(lines_af, line </w:t>
        </w:r>
      </w:ins>
      <w:ins w:id="834" w:author="PR Preview" w:date="2026-01-01T00:00:00Z">
        <w:r>
          <w:rPr>
            <w:rStyle w:val="SpecialCharTok"/>
          </w:rPr>
          <w:t xml:space="preserve">&lt;=</w:t>
        </w:r>
      </w:ins>
      <w:ins w:id="835" w:author="PR Preview" w:date="2026-01-01T00:00:00Z">
        <w:r>
          <w:rPr>
            <w:rStyle w:val="NormalTok"/>
          </w:rPr>
          <w:t xml:space="preserve"> </w:t>
        </w:r>
      </w:ins>
      <w:ins w:id="836" w:author="PR Preview" w:date="2026-01-01T00:00:00Z">
        <w:r>
          <w:rPr>
            <w:rStyle w:val="DecValTok"/>
          </w:rPr>
          <w:t xml:space="preserve">100</w:t>
        </w:r>
      </w:ins>
      <w:ins w:id="837" w:author="PR Preview" w:date="2026-01-01T00:00:00Z">
        <w:r>
          <w:rPr>
            <w:rStyle w:val="NormalTok"/>
          </w:rPr>
          <w:t xml:space="preserve">),</w:t>
        </w:r>
      </w:ins>
      <w:ins w:id="838" w:author="PR Preview" w:date="2026-01-01T00:00:00Z">
        <w:r>
          <w:br/>
        </w:r>
      </w:ins>
      <w:ins w:id="839" w:author="PR Preview" w:date="2026-01-01T00:00:00Z">
        <w:r>
          <w:rPr>
            <w:rStyle w:val="NormalTok"/>
          </w:rPr>
          <w:t xml:space="preserve">    </w:t>
        </w:r>
      </w:ins>
      <w:ins w:id="840" w:author="PR Preview" w:date="2026-01-01T00:00:00Z">
        <w:r>
          <w:rPr>
            <w:rStyle w:val="FunctionTok"/>
          </w:rPr>
          <w:t xml:space="preserve">aes</w:t>
        </w:r>
      </w:ins>
      <w:ins w:id="841" w:author="PR Preview" w:date="2026-01-01T00:00:00Z">
        <w:r>
          <w:rPr>
            <w:rStyle w:val="NormalTok"/>
          </w:rPr>
          <w:t xml:space="preserve">(cylinders, fit, </w:t>
        </w:r>
      </w:ins>
      <w:ins w:id="842" w:author="PR Preview" w:date="2026-01-01T00:00:00Z">
        <w:r>
          <w:rPr>
            <w:rStyle w:val="AttributeTok"/>
          </w:rPr>
          <w:t xml:space="preserve">group =</w:t>
        </w:r>
      </w:ins>
      <w:ins w:id="843" w:author="PR Preview" w:date="2026-01-01T00:00:00Z">
        <w:r>
          <w:rPr>
            <w:rStyle w:val="NormalTok"/>
          </w:rPr>
          <w:t xml:space="preserve"> line, </w:t>
        </w:r>
      </w:ins>
      <w:ins w:id="844" w:author="PR Preview" w:date="2026-01-01T00:00:00Z">
        <w:r>
          <w:rPr>
            <w:rStyle w:val="AttributeTok"/>
          </w:rPr>
          <w:t xml:space="preserve">colour =</w:t>
        </w:r>
      </w:ins>
      <w:ins w:id="845" w:author="PR Preview" w:date="2026-01-01T00:00:00Z">
        <w:r>
          <w:rPr>
            <w:rStyle w:val="NormalTok"/>
          </w:rPr>
          <w:t xml:space="preserve"> line_name_af),</w:t>
        </w:r>
      </w:ins>
      <w:ins w:id="846" w:author="PR Preview" w:date="2026-01-01T00:00:00Z">
        <w:r>
          <w:br/>
        </w:r>
      </w:ins>
      <w:ins w:id="847" w:author="PR Preview" w:date="2026-01-01T00:00:00Z">
        <w:r>
          <w:rPr>
            <w:rStyle w:val="NormalTok"/>
          </w:rPr>
          <w:t xml:space="preserve">    </w:t>
        </w:r>
      </w:ins>
      <w:ins w:id="848" w:author="PR Preview" w:date="2026-01-01T00:00:00Z">
        <w:r>
          <w:rPr>
            <w:rStyle w:val="AttributeTok"/>
          </w:rPr>
          <w:t xml:space="preserve">alpha =</w:t>
        </w:r>
      </w:ins>
      <w:ins w:id="849" w:author="PR Preview" w:date="2026-01-01T00:00:00Z">
        <w:r>
          <w:rPr>
            <w:rStyle w:val="NormalTok"/>
          </w:rPr>
          <w:t xml:space="preserve"> </w:t>
        </w:r>
      </w:ins>
      <w:ins w:id="850" w:author="PR Preview" w:date="2026-01-01T00:00:00Z">
        <w:r>
          <w:rPr>
            <w:rStyle w:val="FloatTok"/>
          </w:rPr>
          <w:t xml:space="preserve">0.3</w:t>
        </w:r>
      </w:ins>
      <w:ins w:id="851" w:author="PR Preview" w:date="2026-01-01T00:00:00Z">
        <w:r>
          <w:br/>
        </w:r>
      </w:ins>
      <w:ins w:id="852" w:author="PR Preview" w:date="2026-01-01T00:00:00Z">
        <w:r>
          <w:rPr>
            <w:rStyle w:val="NormalTok"/>
          </w:rPr>
          <w:t xml:space="preserve">  ) </w:t>
        </w:r>
      </w:ins>
      <w:ins w:id="853" w:author="PR Preview" w:date="2026-01-01T00:00:00Z">
        <w:r>
          <w:rPr>
            <w:rStyle w:val="SpecialCharTok"/>
          </w:rPr>
          <w:t xml:space="preserve">+</w:t>
        </w:r>
      </w:ins>
      <w:ins w:id="854" w:author="PR Preview" w:date="2026-01-01T00:00:00Z">
        <w:r>
          <w:br/>
        </w:r>
      </w:ins>
      <w:ins w:id="855" w:author="PR Preview" w:date="2026-01-01T00:00:00Z">
        <w:r>
          <w:rPr>
            <w:rStyle w:val="NormalTok"/>
          </w:rPr>
          <w:t xml:space="preserve">  </w:t>
        </w:r>
      </w:ins>
      <w:ins w:id="856" w:author="PR Preview" w:date="2026-01-01T00:00:00Z">
        <w:r>
          <w:rPr>
            <w:rStyle w:val="FunctionTok"/>
          </w:rPr>
          <w:t xml:space="preserve">geom_line</w:t>
        </w:r>
      </w:ins>
      <w:ins w:id="857" w:author="PR Preview" w:date="2026-01-01T00:00:00Z">
        <w:r>
          <w:rPr>
            <w:rStyle w:val="NormalTok"/>
          </w:rPr>
          <w:t xml:space="preserve">(</w:t>
        </w:r>
      </w:ins>
      <w:ins w:id="858" w:author="PR Preview" w:date="2026-01-01T00:00:00Z">
        <w:r>
          <w:br/>
        </w:r>
      </w:ins>
      <w:ins w:id="859" w:author="PR Preview" w:date="2026-01-01T00:00:00Z">
        <w:r>
          <w:rPr>
            <w:rStyle w:val="NormalTok"/>
          </w:rPr>
          <w:t xml:space="preserve">    </w:t>
        </w:r>
      </w:ins>
      <w:ins w:id="860" w:author="PR Preview" w:date="2026-01-01T00:00:00Z">
        <w:r>
          <w:rPr>
            <w:rStyle w:val="AttributeTok"/>
          </w:rPr>
          <w:t xml:space="preserve">data =</w:t>
        </w:r>
      </w:ins>
      <w:ins w:id="861" w:author="PR Preview" w:date="2026-01-01T00:00:00Z">
        <w:r>
          <w:rPr>
            <w:rStyle w:val="NormalTok"/>
          </w:rPr>
          <w:t xml:space="preserve"> avg_af,</w:t>
        </w:r>
      </w:ins>
      <w:ins w:id="862" w:author="PR Preview" w:date="2026-01-01T00:00:00Z">
        <w:r>
          <w:br/>
        </w:r>
      </w:ins>
      <w:ins w:id="863" w:author="PR Preview" w:date="2026-01-01T00:00:00Z">
        <w:r>
          <w:rPr>
            <w:rStyle w:val="NormalTok"/>
          </w:rPr>
          <w:t xml:space="preserve">    </w:t>
        </w:r>
      </w:ins>
      <w:ins w:id="864" w:author="PR Preview" w:date="2026-01-01T00:00:00Z">
        <w:r>
          <w:rPr>
            <w:rStyle w:val="FunctionTok"/>
          </w:rPr>
          <w:t xml:space="preserve">aes</w:t>
        </w:r>
      </w:ins>
      <w:ins w:id="865" w:author="PR Preview" w:date="2026-01-01T00:00:00Z">
        <w:r>
          <w:rPr>
            <w:rStyle w:val="NormalTok"/>
          </w:rPr>
          <w:t xml:space="preserve">(cylinders, fit, </w:t>
        </w:r>
      </w:ins>
      <w:ins w:id="866" w:author="PR Preview" w:date="2026-01-01T00:00:00Z">
        <w:r>
          <w:rPr>
            <w:rStyle w:val="AttributeTok"/>
          </w:rPr>
          <w:t xml:space="preserve">colour =</w:t>
        </w:r>
      </w:ins>
      <w:ins w:id="867" w:author="PR Preview" w:date="2026-01-01T00:00:00Z">
        <w:r>
          <w:rPr>
            <w:rStyle w:val="NormalTok"/>
          </w:rPr>
          <w:t xml:space="preserve"> avg_name_af),</w:t>
        </w:r>
      </w:ins>
      <w:ins w:id="868" w:author="PR Preview" w:date="2026-01-01T00:00:00Z">
        <w:r>
          <w:br/>
        </w:r>
      </w:ins>
      <w:ins w:id="869" w:author="PR Preview" w:date="2026-01-01T00:00:00Z">
        <w:r>
          <w:rPr>
            <w:rStyle w:val="NormalTok"/>
          </w:rPr>
          <w:t xml:space="preserve">    </w:t>
        </w:r>
      </w:ins>
      <w:ins w:id="870" w:author="PR Preview" w:date="2026-01-01T00:00:00Z">
        <w:r>
          <w:rPr>
            <w:rStyle w:val="AttributeTok"/>
          </w:rPr>
          <w:t xml:space="preserve">linewidth =</w:t>
        </w:r>
      </w:ins>
      <w:ins w:id="871" w:author="PR Preview" w:date="2026-01-01T00:00:00Z">
        <w:r>
          <w:rPr>
            <w:rStyle w:val="NormalTok"/>
          </w:rPr>
          <w:t xml:space="preserve"> </w:t>
        </w:r>
      </w:ins>
      <w:ins w:id="872" w:author="PR Preview" w:date="2026-01-01T00:00:00Z">
        <w:r>
          <w:rPr>
            <w:rStyle w:val="FloatTok"/>
          </w:rPr>
          <w:t xml:space="preserve">1.5</w:t>
        </w:r>
      </w:ins>
      <w:ins w:id="873" w:author="PR Preview" w:date="2026-01-01T00:00:00Z">
        <w:r>
          <w:br/>
        </w:r>
      </w:ins>
      <w:ins w:id="874" w:author="PR Preview" w:date="2026-01-01T00:00:00Z">
        <w:r>
          <w:rPr>
            <w:rStyle w:val="NormalTok"/>
          </w:rPr>
          <w:t xml:space="preserve">  ) </w:t>
        </w:r>
      </w:ins>
      <w:ins w:id="875" w:author="PR Preview" w:date="2026-01-01T00:00:00Z">
        <w:r>
          <w:rPr>
            <w:rStyle w:val="SpecialCharTok"/>
          </w:rPr>
          <w:t xml:space="preserve">+</w:t>
        </w:r>
      </w:ins>
      <w:ins w:id="876" w:author="PR Preview" w:date="2026-01-01T00:00:00Z">
        <w:r>
          <w:br/>
        </w:r>
      </w:ins>
      <w:ins w:id="877" w:author="PR Preview" w:date="2026-01-01T00:00:00Z">
        <w:r>
          <w:rPr>
            <w:rStyle w:val="NormalTok"/>
          </w:rPr>
          <w:t xml:space="preserve">  </w:t>
        </w:r>
      </w:ins>
      <w:ins w:id="878" w:author="PR Preview" w:date="2026-01-01T00:00:00Z">
        <w:r>
          <w:rPr>
            <w:rStyle w:val="FunctionTok"/>
          </w:rPr>
          <w:t xml:space="preserve">geom_line</w:t>
        </w:r>
      </w:ins>
      <w:ins w:id="879" w:author="PR Preview" w:date="2026-01-01T00:00:00Z">
        <w:r>
          <w:rPr>
            <w:rStyle w:val="NormalTok"/>
          </w:rPr>
          <w:t xml:space="preserve">(</w:t>
        </w:r>
      </w:ins>
      <w:ins w:id="880" w:author="PR Preview" w:date="2026-01-01T00:00:00Z">
        <w:r>
          <w:br/>
        </w:r>
      </w:ins>
      <w:ins w:id="881" w:author="PR Preview" w:date="2026-01-01T00:00:00Z">
        <w:r>
          <w:rPr>
            <w:rStyle w:val="NormalTok"/>
          </w:rPr>
          <w:t xml:space="preserve">    </w:t>
        </w:r>
      </w:ins>
      <w:ins w:id="882" w:author="PR Preview" w:date="2026-01-01T00:00:00Z">
        <w:r>
          <w:rPr>
            <w:rStyle w:val="AttributeTok"/>
          </w:rPr>
          <w:t xml:space="preserve">data =</w:t>
        </w:r>
      </w:ins>
      <w:ins w:id="883" w:author="PR Preview" w:date="2026-01-01T00:00:00Z">
        <w:r>
          <w:rPr>
            <w:rStyle w:val="NormalTok"/>
          </w:rPr>
          <w:t xml:space="preserve"> truth_af,</w:t>
        </w:r>
      </w:ins>
      <w:ins w:id="884" w:author="PR Preview" w:date="2026-01-01T00:00:00Z">
        <w:r>
          <w:br/>
        </w:r>
      </w:ins>
      <w:ins w:id="885" w:author="PR Preview" w:date="2026-01-01T00:00:00Z">
        <w:r>
          <w:rPr>
            <w:rStyle w:val="NormalTok"/>
          </w:rPr>
          <w:t xml:space="preserve">    </w:t>
        </w:r>
      </w:ins>
      <w:ins w:id="886" w:author="PR Preview" w:date="2026-01-01T00:00:00Z">
        <w:r>
          <w:rPr>
            <w:rStyle w:val="FunctionTok"/>
          </w:rPr>
          <w:t xml:space="preserve">aes</w:t>
        </w:r>
      </w:ins>
      <w:ins w:id="887" w:author="PR Preview" w:date="2026-01-01T00:00:00Z">
        <w:r>
          <w:rPr>
            <w:rStyle w:val="NormalTok"/>
          </w:rPr>
          <w:t xml:space="preserve">(cylinders, mpg, </w:t>
        </w:r>
      </w:ins>
      <w:ins w:id="888" w:author="PR Preview" w:date="2026-01-01T00:00:00Z">
        <w:r>
          <w:rPr>
            <w:rStyle w:val="AttributeTok"/>
          </w:rPr>
          <w:t xml:space="preserve">colour =</w:t>
        </w:r>
      </w:ins>
      <w:ins w:id="889" w:author="PR Preview" w:date="2026-01-01T00:00:00Z">
        <w:r>
          <w:rPr>
            <w:rStyle w:val="NormalTok"/>
          </w:rPr>
          <w:t xml:space="preserve"> truth_name_af),</w:t>
        </w:r>
      </w:ins>
      <w:ins w:id="890" w:author="PR Preview" w:date="2026-01-01T00:00:00Z">
        <w:r>
          <w:br/>
        </w:r>
      </w:ins>
      <w:ins w:id="891" w:author="PR Preview" w:date="2026-01-01T00:00:00Z">
        <w:r>
          <w:rPr>
            <w:rStyle w:val="NormalTok"/>
          </w:rPr>
          <w:t xml:space="preserve">    </w:t>
        </w:r>
      </w:ins>
      <w:ins w:id="892" w:author="PR Preview" w:date="2026-01-01T00:00:00Z">
        <w:r>
          <w:rPr>
            <w:rStyle w:val="AttributeTok"/>
          </w:rPr>
          <w:t xml:space="preserve">linewidth =</w:t>
        </w:r>
      </w:ins>
      <w:ins w:id="893" w:author="PR Preview" w:date="2026-01-01T00:00:00Z">
        <w:r>
          <w:rPr>
            <w:rStyle w:val="NormalTok"/>
          </w:rPr>
          <w:t xml:space="preserve"> </w:t>
        </w:r>
      </w:ins>
      <w:ins w:id="894" w:author="PR Preview" w:date="2026-01-01T00:00:00Z">
        <w:r>
          <w:rPr>
            <w:rStyle w:val="FloatTok"/>
          </w:rPr>
          <w:t xml:space="preserve">1.5</w:t>
        </w:r>
      </w:ins>
      <w:ins w:id="895" w:author="PR Preview" w:date="2026-01-01T00:00:00Z">
        <w:r>
          <w:br/>
        </w:r>
      </w:ins>
      <w:ins w:id="896" w:author="PR Preview" w:date="2026-01-01T00:00:00Z">
        <w:r>
          <w:rPr>
            <w:rStyle w:val="NormalTok"/>
          </w:rPr>
          <w:t xml:space="preserve">  ) </w:t>
        </w:r>
      </w:ins>
      <w:ins w:id="897" w:author="PR Preview" w:date="2026-01-01T00:00:00Z">
        <w:r>
          <w:rPr>
            <w:rStyle w:val="SpecialCharTok"/>
          </w:rPr>
          <w:t xml:space="preserve">+</w:t>
        </w:r>
      </w:ins>
      <w:ins w:id="898" w:author="PR Preview" w:date="2026-01-01T00:00:00Z">
        <w:r>
          <w:br/>
        </w:r>
      </w:ins>
      <w:ins w:id="899" w:author="PR Preview" w:date="2026-01-01T00:00:00Z">
        <w:r>
          <w:rPr>
            <w:rStyle w:val="NormalTok"/>
          </w:rPr>
          <w:t xml:space="preserve">  </w:t>
        </w:r>
      </w:ins>
      <w:ins w:id="900" w:author="PR Preview" w:date="2026-01-01T00:00:00Z">
        <w:r>
          <w:rPr>
            <w:rStyle w:val="FunctionTok"/>
          </w:rPr>
          <w:t xml:space="preserve">geom_point</w:t>
        </w:r>
      </w:ins>
      <w:ins w:id="901" w:author="PR Preview" w:date="2026-01-01T00:00:00Z">
        <w:r>
          <w:rPr>
            <w:rStyle w:val="NormalTok"/>
          </w:rPr>
          <w:t xml:space="preserve">(</w:t>
        </w:r>
      </w:ins>
      <w:ins w:id="902" w:author="PR Preview" w:date="2026-01-01T00:00:00Z">
        <w:r>
          <w:br/>
        </w:r>
      </w:ins>
      <w:ins w:id="903" w:author="PR Preview" w:date="2026-01-01T00:00:00Z">
        <w:r>
          <w:rPr>
            <w:rStyle w:val="NormalTok"/>
          </w:rPr>
          <w:t xml:space="preserve">    </w:t>
        </w:r>
      </w:ins>
      <w:ins w:id="904" w:author="PR Preview" w:date="2026-01-01T00:00:00Z">
        <w:r>
          <w:rPr>
            <w:rStyle w:val="AttributeTok"/>
          </w:rPr>
          <w:t xml:space="preserve">data =</w:t>
        </w:r>
      </w:ins>
      <w:ins w:id="905" w:author="PR Preview" w:date="2026-01-01T00:00:00Z">
        <w:r>
          <w:rPr>
            <w:rStyle w:val="NormalTok"/>
          </w:rPr>
          <w:t xml:space="preserve"> truth_af,</w:t>
        </w:r>
      </w:ins>
      <w:ins w:id="906" w:author="PR Preview" w:date="2026-01-01T00:00:00Z">
        <w:r>
          <w:br/>
        </w:r>
      </w:ins>
      <w:ins w:id="907" w:author="PR Preview" w:date="2026-01-01T00:00:00Z">
        <w:r>
          <w:rPr>
            <w:rStyle w:val="NormalTok"/>
          </w:rPr>
          <w:t xml:space="preserve">    </w:t>
        </w:r>
      </w:ins>
      <w:ins w:id="908" w:author="PR Preview" w:date="2026-01-01T00:00:00Z">
        <w:r>
          <w:rPr>
            <w:rStyle w:val="FunctionTok"/>
          </w:rPr>
          <w:t xml:space="preserve">aes</w:t>
        </w:r>
      </w:ins>
      <w:ins w:id="909" w:author="PR Preview" w:date="2026-01-01T00:00:00Z">
        <w:r>
          <w:rPr>
            <w:rStyle w:val="NormalTok"/>
          </w:rPr>
          <w:t xml:space="preserve">(cylinders, mpg, </w:t>
        </w:r>
      </w:ins>
      <w:ins w:id="910" w:author="PR Preview" w:date="2026-01-01T00:00:00Z">
        <w:r>
          <w:rPr>
            <w:rStyle w:val="AttributeTok"/>
          </w:rPr>
          <w:t xml:space="preserve">colour =</w:t>
        </w:r>
      </w:ins>
      <w:ins w:id="911" w:author="PR Preview" w:date="2026-01-01T00:00:00Z">
        <w:r>
          <w:rPr>
            <w:rStyle w:val="NormalTok"/>
          </w:rPr>
          <w:t xml:space="preserve"> truth_name_af),</w:t>
        </w:r>
      </w:ins>
      <w:ins w:id="912" w:author="PR Preview" w:date="2026-01-01T00:00:00Z">
        <w:r>
          <w:br/>
        </w:r>
      </w:ins>
      <w:ins w:id="913" w:author="PR Preview" w:date="2026-01-01T00:00:00Z">
        <w:r>
          <w:rPr>
            <w:rStyle w:val="NormalTok"/>
          </w:rPr>
          <w:t xml:space="preserve">    </w:t>
        </w:r>
      </w:ins>
      <w:ins w:id="914" w:author="PR Preview" w:date="2026-01-01T00:00:00Z">
        <w:r>
          <w:rPr>
            <w:rStyle w:val="AttributeTok"/>
          </w:rPr>
          <w:t xml:space="preserve">size =</w:t>
        </w:r>
      </w:ins>
      <w:ins w:id="915" w:author="PR Preview" w:date="2026-01-01T00:00:00Z">
        <w:r>
          <w:rPr>
            <w:rStyle w:val="NormalTok"/>
          </w:rPr>
          <w:t xml:space="preserve"> </w:t>
        </w:r>
      </w:ins>
      <w:ins w:id="916" w:author="PR Preview" w:date="2026-01-01T00:00:00Z">
        <w:r>
          <w:rPr>
            <w:rStyle w:val="DecValTok"/>
          </w:rPr>
          <w:t xml:space="preserve">3</w:t>
        </w:r>
      </w:ins>
      <w:ins w:id="917" w:author="PR Preview" w:date="2026-01-01T00:00:00Z">
        <w:r>
          <w:br/>
        </w:r>
      </w:ins>
      <w:ins w:id="918" w:author="PR Preview" w:date="2026-01-01T00:00:00Z">
        <w:r>
          <w:rPr>
            <w:rStyle w:val="NormalTok"/>
          </w:rPr>
          <w:t xml:space="preserve">  ) </w:t>
        </w:r>
      </w:ins>
      <w:ins w:id="919" w:author="PR Preview" w:date="2026-01-01T00:00:00Z">
        <w:r>
          <w:rPr>
            <w:rStyle w:val="SpecialCharTok"/>
          </w:rPr>
          <w:t xml:space="preserve">+</w:t>
        </w:r>
      </w:ins>
      <w:ins w:id="920" w:author="PR Preview" w:date="2026-01-01T00:00:00Z">
        <w:r>
          <w:br/>
        </w:r>
      </w:ins>
      <w:ins w:id="921" w:author="PR Preview" w:date="2026-01-01T00:00:00Z">
        <w:r>
          <w:rPr>
            <w:rStyle w:val="NormalTok"/>
          </w:rPr>
          <w:t xml:space="preserve">  </w:t>
        </w:r>
      </w:ins>
      <w:ins w:id="922" w:author="PR Preview" w:date="2026-01-01T00:00:00Z">
        <w:r>
          <w:rPr>
            <w:rStyle w:val="FunctionTok"/>
          </w:rPr>
          <w:t xml:space="preserve">scale_colour_manual</w:t>
        </w:r>
      </w:ins>
      <w:ins w:id="923" w:author="PR Preview" w:date="2026-01-01T00:00:00Z">
        <w:r>
          <w:rPr>
            <w:rStyle w:val="NormalTok"/>
          </w:rPr>
          <w:t xml:space="preserve">(</w:t>
        </w:r>
      </w:ins>
      <w:ins w:id="924" w:author="PR Preview" w:date="2026-01-01T00:00:00Z">
        <w:r>
          <w:br/>
        </w:r>
      </w:ins>
      <w:ins w:id="925" w:author="PR Preview" w:date="2026-01-01T00:00:00Z">
        <w:r>
          <w:rPr>
            <w:rStyle w:val="NormalTok"/>
          </w:rPr>
          <w:t xml:space="preserve">    </w:t>
        </w:r>
      </w:ins>
      <w:ins w:id="926" w:author="PR Preview" w:date="2026-01-01T00:00:00Z">
        <w:r>
          <w:rPr>
            <w:rStyle w:val="AttributeTok"/>
          </w:rPr>
          <w:t xml:space="preserve">values =</w:t>
        </w:r>
      </w:ins>
      <w:ins w:id="927" w:author="PR Preview" w:date="2026-01-01T00:00:00Z">
        <w:r>
          <w:rPr>
            <w:rStyle w:val="NormalTok"/>
          </w:rPr>
          <w:t xml:space="preserve"> </w:t>
        </w:r>
      </w:ins>
      <w:ins w:id="928" w:author="PR Preview" w:date="2026-01-01T00:00:00Z">
        <w:r>
          <w:rPr>
            <w:rStyle w:val="FunctionTok"/>
          </w:rPr>
          <w:t xml:space="preserve">c</w:t>
        </w:r>
      </w:ins>
      <w:ins w:id="929" w:author="PR Preview" w:date="2026-01-01T00:00:00Z">
        <w:r>
          <w:rPr>
            <w:rStyle w:val="NormalTok"/>
          </w:rPr>
          <w:t xml:space="preserve">(</w:t>
        </w:r>
      </w:ins>
      <w:ins w:id="930" w:author="PR Preview" w:date="2026-01-01T00:00:00Z">
        <w:r>
          <w:rPr>
            <w:rStyle w:val="StringTok"/>
          </w:rPr>
          <w:t xml:space="preserve">"grey60"</w:t>
        </w:r>
      </w:ins>
      <w:ins w:id="931" w:author="PR Preview" w:date="2026-01-01T00:00:00Z">
        <w:r>
          <w:rPr>
            <w:rStyle w:val="NormalTok"/>
          </w:rPr>
          <w:t xml:space="preserve">, </w:t>
        </w:r>
      </w:ins>
      <w:ins w:id="932" w:author="PR Preview" w:date="2026-01-01T00:00:00Z">
        <w:r>
          <w:rPr>
            <w:rStyle w:val="StringTok"/>
          </w:rPr>
          <w:t xml:space="preserve">"steelblue"</w:t>
        </w:r>
      </w:ins>
      <w:ins w:id="933" w:author="PR Preview" w:date="2026-01-01T00:00:00Z">
        <w:r>
          <w:rPr>
            <w:rStyle w:val="NormalTok"/>
          </w:rPr>
          <w:t xml:space="preserve">, </w:t>
        </w:r>
      </w:ins>
      <w:ins w:id="934" w:author="PR Preview" w:date="2026-01-01T00:00:00Z">
        <w:r>
          <w:rPr>
            <w:rStyle w:val="StringTok"/>
          </w:rPr>
          <w:t xml:space="preserve">"darkorange"</w:t>
        </w:r>
      </w:ins>
      <w:ins w:id="935" w:author="PR Preview" w:date="2026-01-01T00:00:00Z">
        <w:r>
          <w:rPr>
            <w:rStyle w:val="NormalTok"/>
          </w:rPr>
          <w:t xml:space="preserve">),</w:t>
        </w:r>
      </w:ins>
      <w:ins w:id="936" w:author="PR Preview" w:date="2026-01-01T00:00:00Z">
        <w:r>
          <w:br/>
        </w:r>
      </w:ins>
      <w:ins w:id="937" w:author="PR Preview" w:date="2026-01-01T00:00:00Z">
        <w:r>
          <w:rPr>
            <w:rStyle w:val="NormalTok"/>
          </w:rPr>
          <w:t xml:space="preserve">    </w:t>
        </w:r>
      </w:ins>
      <w:ins w:id="938" w:author="PR Preview" w:date="2026-01-01T00:00:00Z">
        <w:r>
          <w:rPr>
            <w:rStyle w:val="AttributeTok"/>
          </w:rPr>
          <w:t xml:space="preserve">breaks =</w:t>
        </w:r>
      </w:ins>
      <w:ins w:id="939" w:author="PR Preview" w:date="2026-01-01T00:00:00Z">
        <w:r>
          <w:rPr>
            <w:rStyle w:val="NormalTok"/>
          </w:rPr>
          <w:t xml:space="preserve"> </w:t>
        </w:r>
      </w:ins>
      <w:ins w:id="940" w:author="PR Preview" w:date="2026-01-01T00:00:00Z">
        <w:r>
          <w:rPr>
            <w:rStyle w:val="FunctionTok"/>
          </w:rPr>
          <w:t xml:space="preserve">c</w:t>
        </w:r>
      </w:ins>
      <w:ins w:id="941" w:author="PR Preview" w:date="2026-01-01T00:00:00Z">
        <w:r>
          <w:rPr>
            <w:rStyle w:val="NormalTok"/>
          </w:rPr>
          <w:t xml:space="preserve">(line_name_af, avg_name_af, truth_name_af)</w:t>
        </w:r>
      </w:ins>
      <w:ins w:id="942" w:author="PR Preview" w:date="2026-01-01T00:00:00Z">
        <w:r>
          <w:br/>
        </w:r>
      </w:ins>
      <w:ins w:id="943" w:author="PR Preview" w:date="2026-01-01T00:00:00Z">
        <w:r>
          <w:rPr>
            <w:rStyle w:val="NormalTok"/>
          </w:rPr>
          <w:t xml:space="preserve">  ) </w:t>
        </w:r>
      </w:ins>
      <w:ins w:id="944" w:author="PR Preview" w:date="2026-01-01T00:00:00Z">
        <w:r>
          <w:rPr>
            <w:rStyle w:val="SpecialCharTok"/>
          </w:rPr>
          <w:t xml:space="preserve">+</w:t>
        </w:r>
      </w:ins>
      <w:ins w:id="945" w:author="PR Preview" w:date="2026-01-01T00:00:00Z">
        <w:r>
          <w:br/>
        </w:r>
      </w:ins>
      <w:ins w:id="946" w:author="PR Preview" w:date="2026-01-01T00:00:00Z">
        <w:r>
          <w:rPr>
            <w:rStyle w:val="NormalTok"/>
          </w:rPr>
          <w:t xml:space="preserve">  </w:t>
        </w:r>
      </w:ins>
      <w:ins w:id="947" w:author="PR Preview" w:date="2026-01-01T00:00:00Z">
        <w:r>
          <w:rPr>
            <w:rStyle w:val="FunctionTok"/>
          </w:rPr>
          <w:t xml:space="preserve">guides</w:t>
        </w:r>
      </w:ins>
      <w:ins w:id="948" w:author="PR Preview" w:date="2026-01-01T00:00:00Z">
        <w:r>
          <w:rPr>
            <w:rStyle w:val="NormalTok"/>
          </w:rPr>
          <w:t xml:space="preserve">(</w:t>
        </w:r>
      </w:ins>
      <w:ins w:id="949" w:author="PR Preview" w:date="2026-01-01T00:00:00Z">
        <w:r>
          <w:rPr>
            <w:rStyle w:val="AttributeTok"/>
          </w:rPr>
          <w:t xml:space="preserve">colour =</w:t>
        </w:r>
      </w:ins>
      <w:ins w:id="950" w:author="PR Preview" w:date="2026-01-01T00:00:00Z">
        <w:r>
          <w:rPr>
            <w:rStyle w:val="NormalTok"/>
          </w:rPr>
          <w:t xml:space="preserve"> </w:t>
        </w:r>
      </w:ins>
      <w:ins w:id="951" w:author="PR Preview" w:date="2026-01-01T00:00:00Z">
        <w:r>
          <w:rPr>
            <w:rStyle w:val="FunctionTok"/>
          </w:rPr>
          <w:t xml:space="preserve">guide_legend</w:t>
        </w:r>
      </w:ins>
      <w:ins w:id="952" w:author="PR Preview" w:date="2026-01-01T00:00:00Z">
        <w:r>
          <w:rPr>
            <w:rStyle w:val="NormalTok"/>
          </w:rPr>
          <w:t xml:space="preserve">(</w:t>
        </w:r>
      </w:ins>
      <w:ins w:id="953" w:author="PR Preview" w:date="2026-01-01T00:00:00Z">
        <w:r>
          <w:rPr>
            <w:rStyle w:val="AttributeTok"/>
          </w:rPr>
          <w:t xml:space="preserve">override.aes =</w:t>
        </w:r>
      </w:ins>
      <w:ins w:id="954" w:author="PR Preview" w:date="2026-01-01T00:00:00Z">
        <w:r>
          <w:rPr>
            <w:rStyle w:val="NormalTok"/>
          </w:rPr>
          <w:t xml:space="preserve"> </w:t>
        </w:r>
      </w:ins>
      <w:ins w:id="955" w:author="PR Preview" w:date="2026-01-01T00:00:00Z">
        <w:r>
          <w:rPr>
            <w:rStyle w:val="FunctionTok"/>
          </w:rPr>
          <w:t xml:space="preserve">list</w:t>
        </w:r>
      </w:ins>
      <w:ins w:id="956" w:author="PR Preview" w:date="2026-01-01T00:00:00Z">
        <w:r>
          <w:rPr>
            <w:rStyle w:val="NormalTok"/>
          </w:rPr>
          <w:t xml:space="preserve">(</w:t>
        </w:r>
      </w:ins>
      <w:ins w:id="957" w:author="PR Preview" w:date="2026-01-01T00:00:00Z">
        <w:r>
          <w:rPr>
            <w:rStyle w:val="AttributeTok"/>
          </w:rPr>
          <w:t xml:space="preserve">alpha =</w:t>
        </w:r>
      </w:ins>
      <w:ins w:id="958" w:author="PR Preview" w:date="2026-01-01T00:00:00Z">
        <w:r>
          <w:rPr>
            <w:rStyle w:val="NormalTok"/>
          </w:rPr>
          <w:t xml:space="preserve"> </w:t>
        </w:r>
      </w:ins>
      <w:ins w:id="959" w:author="PR Preview" w:date="2026-01-01T00:00:00Z">
        <w:r>
          <w:rPr>
            <w:rStyle w:val="DecValTok"/>
          </w:rPr>
          <w:t xml:space="preserve">1</w:t>
        </w:r>
      </w:ins>
      <w:ins w:id="960" w:author="PR Preview" w:date="2026-01-01T00:00:00Z">
        <w:r>
          <w:rPr>
            <w:rStyle w:val="NormalTok"/>
          </w:rPr>
          <w:t xml:space="preserve">))) </w:t>
        </w:r>
      </w:ins>
      <w:ins w:id="961" w:author="PR Preview" w:date="2026-01-01T00:00:00Z">
        <w:r>
          <w:rPr>
            <w:rStyle w:val="SpecialCharTok"/>
          </w:rPr>
          <w:t xml:space="preserve">+</w:t>
        </w:r>
      </w:ins>
      <w:ins w:id="962" w:author="PR Preview" w:date="2026-01-01T00:00:00Z">
        <w:r>
          <w:br/>
        </w:r>
      </w:ins>
      <w:ins w:id="963" w:author="PR Preview" w:date="2026-01-01T00:00:00Z">
        <w:r>
          <w:rPr>
            <w:rStyle w:val="NormalTok"/>
          </w:rPr>
          <w:t xml:space="preserve">  </w:t>
        </w:r>
      </w:ins>
      <w:ins w:id="964" w:author="PR Preview" w:date="2026-01-01T00:00:00Z">
        <w:r>
          <w:rPr>
            <w:rStyle w:val="FunctionTok"/>
          </w:rPr>
          <w:t xml:space="preserve">labs</w:t>
        </w:r>
      </w:ins>
      <w:ins w:id="965" w:author="PR Preview" w:date="2026-01-01T00:00:00Z">
        <w:r>
          <w:rPr>
            <w:rStyle w:val="NormalTok"/>
          </w:rPr>
          <w:t xml:space="preserve">(</w:t>
        </w:r>
      </w:ins>
      <w:ins w:id="966" w:author="PR Preview" w:date="2026-01-01T00:00:00Z">
        <w:r>
          <w:rPr>
            <w:rStyle w:val="AttributeTok"/>
          </w:rPr>
          <w:t xml:space="preserve">x =</w:t>
        </w:r>
      </w:ins>
      <w:ins w:id="967" w:author="PR Preview" w:date="2026-01-01T00:00:00Z">
        <w:r>
          <w:rPr>
            <w:rStyle w:val="NormalTok"/>
          </w:rPr>
          <w:t xml:space="preserve"> </w:t>
        </w:r>
      </w:ins>
      <w:ins w:id="968" w:author="PR Preview" w:date="2026-01-01T00:00:00Z">
        <w:r>
          <w:rPr>
            <w:rStyle w:val="StringTok"/>
          </w:rPr>
          <w:t xml:space="preserve">"cylinders"</w:t>
        </w:r>
      </w:ins>
      <w:ins w:id="969" w:author="PR Preview" w:date="2026-01-01T00:00:00Z">
        <w:r>
          <w:rPr>
            <w:rStyle w:val="NormalTok"/>
          </w:rPr>
          <w:t xml:space="preserve">, </w:t>
        </w:r>
      </w:ins>
      <w:ins w:id="970" w:author="PR Preview" w:date="2026-01-01T00:00:00Z">
        <w:r>
          <w:rPr>
            <w:rStyle w:val="AttributeTok"/>
          </w:rPr>
          <w:t xml:space="preserve">y =</w:t>
        </w:r>
      </w:ins>
      <w:ins w:id="971" w:author="PR Preview" w:date="2026-01-01T00:00:00Z">
        <w:r>
          <w:rPr>
            <w:rStyle w:val="NormalTok"/>
          </w:rPr>
          <w:t xml:space="preserve"> </w:t>
        </w:r>
      </w:ins>
      <w:ins w:id="972" w:author="PR Preview" w:date="2026-01-01T00:00:00Z">
        <w:r>
          <w:rPr>
            <w:rStyle w:val="StringTok"/>
          </w:rPr>
          <w:t xml:space="preserve">"miles per gallon"</w:t>
        </w:r>
      </w:ins>
      <w:ins w:id="973" w:author="PR Preview" w:date="2026-01-01T00:00:00Z">
        <w:r>
          <w:rPr>
            <w:rStyle w:val="NormalTok"/>
          </w:rPr>
          <w:t xml:space="preserve">, </w:t>
        </w:r>
      </w:ins>
      <w:ins w:id="974" w:author="PR Preview" w:date="2026-01-01T00:00:00Z">
        <w:r>
          <w:rPr>
            <w:rStyle w:val="AttributeTok"/>
          </w:rPr>
          <w:t xml:space="preserve">colour =</w:t>
        </w:r>
      </w:ins>
      <w:ins w:id="975" w:author="PR Preview" w:date="2026-01-01T00:00:00Z">
        <w:r>
          <w:rPr>
            <w:rStyle w:val="NormalTok"/>
          </w:rPr>
          <w:t xml:space="preserve"> </w:t>
        </w:r>
      </w:ins>
      <w:ins w:id="976" w:author="PR Preview" w:date="2026-01-01T00:00:00Z">
        <w:r>
          <w:rPr>
            <w:rStyle w:val="ConstantTok"/>
          </w:rPr>
          <w:t xml:space="preserve">NULL</w:t>
        </w:r>
      </w:ins>
      <w:ins w:id="977" w:author="PR Preview" w:date="2026-01-01T00:00:00Z">
        <w:r>
          <w:rPr>
            <w:rStyle w:val="NormalTok"/>
          </w:rPr>
          <w:t xml:space="preserve">) </w:t>
        </w:r>
      </w:ins>
      <w:ins w:id="978" w:author="PR Preview" w:date="2026-01-01T00:00:00Z">
        <w:r>
          <w:rPr>
            <w:rStyle w:val="SpecialCharTok"/>
          </w:rPr>
          <w:t xml:space="preserve">+</w:t>
        </w:r>
      </w:ins>
      <w:ins w:id="979" w:author="PR Preview" w:date="2026-01-01T00:00:00Z">
        <w:r>
          <w:br/>
        </w:r>
      </w:ins>
      <w:ins w:id="980" w:author="PR Preview" w:date="2026-01-01T00:00:00Z">
        <w:r>
          <w:rPr>
            <w:rStyle w:val="NormalTok"/>
          </w:rPr>
          <w:t xml:space="preserve">  </w:t>
        </w:r>
      </w:ins>
      <w:ins w:id="981" w:author="PR Preview" w:date="2026-01-01T00:00:00Z">
        <w:r>
          <w:rPr>
            <w:rStyle w:val="FunctionTok"/>
          </w:rPr>
          <w:t xml:space="preserve">theme_minimal</w:t>
        </w:r>
      </w:ins>
      <w:ins w:id="982" w:author="PR Preview" w:date="2026-01-01T00:00:00Z">
        <w:r>
          <w:rPr>
            <w:rStyle w:val="NormalTok"/>
          </w:rPr>
          <w:t xml:space="preserve">() </w:t>
        </w:r>
      </w:ins>
      <w:ins w:id="983" w:author="PR Preview" w:date="2026-01-01T00:00:00Z">
        <w:r>
          <w:rPr>
            <w:rStyle w:val="SpecialCharTok"/>
          </w:rPr>
          <w:t xml:space="preserve">+</w:t>
        </w:r>
      </w:ins>
      <w:ins w:id="984" w:author="PR Preview" w:date="2026-01-01T00:00:00Z">
        <w:r>
          <w:br/>
        </w:r>
      </w:ins>
      <w:ins w:id="985" w:author="PR Preview" w:date="2026-01-01T00:00:00Z">
        <w:r>
          <w:rPr>
            <w:rStyle w:val="NormalTok"/>
          </w:rPr>
          <w:t xml:space="preserve">  </w:t>
        </w:r>
      </w:ins>
      <w:ins w:id="986" w:author="PR Preview" w:date="2026-01-01T00:00:00Z">
        <w:r>
          <w:rPr>
            <w:rStyle w:val="FunctionTok"/>
          </w:rPr>
          <w:t xml:space="preserve">theme</w:t>
        </w:r>
      </w:ins>
      <w:ins w:id="987" w:author="PR Preview" w:date="2026-01-01T00:00:00Z">
        <w:r>
          <w:rPr>
            <w:rStyle w:val="NormalTok"/>
          </w:rPr>
          <w:t xml:space="preserve">(</w:t>
        </w:r>
      </w:ins>
      <w:ins w:id="988" w:author="PR Preview" w:date="2026-01-01T00:00:00Z">
        <w:r>
          <w:rPr>
            <w:rStyle w:val="AttributeTok"/>
          </w:rPr>
          <w:t xml:space="preserve">legend.position =</w:t>
        </w:r>
      </w:ins>
      <w:ins w:id="989" w:author="PR Preview" w:date="2026-01-01T00:00:00Z">
        <w:r>
          <w:rPr>
            <w:rStyle w:val="NormalTok"/>
          </w:rPr>
          <w:t xml:space="preserve"> </w:t>
        </w:r>
      </w:ins>
      <w:ins w:id="990" w:author="PR Preview" w:date="2026-01-01T00:00:00Z">
        <w:r>
          <w:rPr>
            <w:rStyle w:val="StringTok"/>
          </w:rPr>
          <w:t xml:space="preserve">"bottom"</w:t>
        </w:r>
      </w:ins>
      <w:ins w:id="991" w:author="PR Preview" w:date="2026-01-01T00:00:00Z">
        <w:r>
          <w:rPr>
            <w:rStyle w:val="NormalTok"/>
          </w:rPr>
          <w:t xml:space="preserve">)</w:t>
        </w:r>
      </w:ins>
    </w:p>
    <w:p>
      <w:pPr>
        <w:pStyle w:val="FirstParagraph"/>
      </w:pPr>
      <w:ins w:id="992" w:author="PR Preview" w:date="2026-01-01T00:00:00Z">
        <w:r>
          <w:drawing>
            <wp:inline>
              <wp:extent cx="4620126" cy="3696101"/>
              <wp:effectExtent b="0" l="0" r="0" t="0"/>
              <wp:docPr descr="" title="" id="152" name="Picture"/>
              <a:graphic>
                <a:graphicData uri="http://schemas.openxmlformats.org/drawingml/2006/picture">
                  <pic:pic>
                    <pic:nvPicPr>
                      <pic:cNvPr descr="model-validation_files/figure-docx/unnamed-chunk-3-3.png" id="153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5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620126" cy="369610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bookmarkEnd w:id="154"/>
    <w:bookmarkStart w:id="158" w:name="def-prediction-bias"/>
    <w:p>
      <w:pPr>
        <w:pStyle w:val="BodyText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5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57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7"/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59" w:name="exm-prediction-bias"/>
    <w:p>
      <w:pPr>
        <w:pStyle w:val="BodyText"/>
      </w:pPr>
      <w:del w:id="993" w:author="PR Preview" w:date="2026-01-01T00:00:00Z">
        <w:r>
          <w:rPr>
            <w:b/>
            <w:bCs/>
          </w:rPr>
          <w:delText xml:space="preserve">Example 24 (Computing the bias of a prediction)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Suppose</w:delText>
        </w:r>
      </w:del>
      <w:del w:id="996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del w:id="997" w:author="PR Preview" w:date="2026-01-01T00:00:00Z">
        <w:r>
          <w:delText xml:space="preserve">,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and the predictions</w:delText>
        </w:r>
      </w:del>
      <w:del w:id="100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001" w:author="PR Preview" w:date="2026-01-01T00:00:00Z">
        <w:r>
          <w:delText xml:space="preserve">,</w:delText>
        </w:r>
      </w:del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over repeated training sets,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average</w:delText>
        </w:r>
      </w:del>
      <w:del w:id="1006" w:author="PR Preview" w:date="2026-01-01T00:00:00Z">
        <w:r>
          <w:delText xml:space="preserve"> </w:delText>
        </w:r>
      </w:del>
      <m:oMath>
        <m:r>
          <m:t>11</m:t>
        </m:r>
      </m:oMath>
      <w:del w:id="1007" w:author="PR Preview" w:date="2026-01-01T00:00:00Z">
        <w:r>
          <w:delText xml:space="preserve">.</w:delText>
        </w:r>
      </w:del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Then</w:delText>
        </w:r>
      </w:del>
    </w:p>
    <w:p>
      <w:pPr>
        <w:pStyle w:val="BodyText"/>
      </w:pPr>
      <w:ins w:id="1010" w:author="PR Preview" w:date="2026-01-01T00:00:00Z">
        <w:r>
          <w:rPr>
            <w:b/>
            <w:bCs/>
          </w:rPr>
          <w:t xml:space="preserve">Example 25 (Computing the bias of a prediction)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Suppose</w:t>
        </w:r>
      </w:ins>
      <w:ins w:id="1013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ins w:id="1014" w:author="PR Preview" w:date="2026-01-01T00:00:00Z">
        <w:r>
          <w:t xml:space="preserve">,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and the predictions</w:t>
        </w:r>
      </w:ins>
      <w:ins w:id="101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18" w:author="PR Preview" w:date="2026-01-01T00:00:00Z">
        <w:r>
          <w:t xml:space="preserve">,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over repeated training sets,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average</w:t>
        </w:r>
      </w:ins>
      <w:ins w:id="1023" w:author="PR Preview" w:date="2026-01-01T00:00:00Z">
        <w:r>
          <w:t xml:space="preserve"> </w:t>
        </w:r>
      </w:ins>
      <m:oMath>
        <m:r>
          <m:t>11</m:t>
        </m:r>
      </m:oMath>
      <w:ins w:id="1024" w:author="PR Preview" w:date="2026-01-01T00:00:00Z">
        <w:r>
          <w:t xml:space="preserve">.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59"/>
    <w:bookmarkStart w:id="162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0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1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p>
      <w:pPr>
        <w:pStyle w:val="FirstParagraph"/>
      </w:pPr>
      <w:del w:id="1027" w:author="PR Preview" w:date="2026-01-01T00:00:00Z">
        <w:r>
          <w:delText xml:space="preserve">Source:</w:delText>
        </w:r>
      </w:del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Wikipedia contributors [9]</w:delText>
        </w:r>
      </w:del>
      <w:del w:id="1030" w:author="PR Preview" w:date="2026-01-01T00:00:00Z">
        <w:r>
          <w:delText xml:space="preserve">;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James et al. [5, Sec. 2.2.2]</w:delText>
        </w:r>
      </w:del>
      <w:del w:id="1033" w:author="PR Preview" w:date="2026-01-01T00:00:00Z">
        <w:r>
          <w:delText xml:space="preserve">.</w:delText>
        </w:r>
      </w:del>
    </w:p>
    <w:p>
      <w:pPr>
        <w:pStyle w:val="BodyText"/>
      </w:pPr>
      <w:del w:id="1034" w:author="PR Preview" w:date="2026-01-01T00:00:00Z">
        <w:r>
          <w:rPr>
            <w:b/>
            <w:bCs/>
          </w:rPr>
          <w:delText xml:space="preserve">Example 25 (The irreducible error of a normal population)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Take a</w:delText>
        </w:r>
      </w:del>
      <w:del w:id="1037" w:author="PR Preview" w:date="2026-01-01T00:00:00Z">
        <w:r>
          <w:delText xml:space="preserve"> </w:delText>
        </w:r>
      </w:del>
      <w:hyperlink r:id="rId60">
        <w:del w:id="1038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whose outcome given the</w:delText>
        </w:r>
      </w:del>
      <w:del w:id="1041" w:author="PR Preview" w:date="2026-01-01T00:00:00Z">
        <w:r>
          <w:delText xml:space="preserve"> </w:delText>
        </w:r>
      </w:del>
      <w:hyperlink w:anchor="def-covariate">
        <w:del w:id="1042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value</w:delText>
        </w:r>
      </w:del>
      <w:del w:id="1045" w:author="PR Preview" w:date="2026-01-01T00:00:00Z">
        <w:r>
          <w:delText xml:space="preserve"> </w:delText>
        </w:r>
      </w:del>
      <m:oMath>
        <m:r>
          <m:t>x</m:t>
        </m:r>
      </m:oMath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has the</w:delText>
        </w:r>
      </w:del>
      <w:del w:id="1048" w:author="PR Preview" w:date="2026-01-01T00:00:00Z">
        <w:r>
          <w:delText xml:space="preserve"> </w:delText>
        </w:r>
      </w:del>
      <w:hyperlink r:id="rId108">
        <w:del w:id="1049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1050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051" w:author="PR Preview" w:date="2026-01-01T00:00:00Z">
        <w:r>
          <w:delText xml:space="preserve">, where</w:delText>
        </w:r>
      </w:del>
      <w:del w:id="105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and</w:delText>
        </w:r>
      </w:del>
      <w:del w:id="1055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1056" w:author="PR Preview" w:date="2026-01-01T00:00:00Z">
        <w:r>
          <w:delText xml:space="preserve">.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Its</w:delText>
        </w:r>
      </w:del>
      <w:del w:id="1059" w:author="PR Preview" w:date="2026-01-01T00:00:00Z">
        <w:r>
          <w:delText xml:space="preserve"> </w:delText>
        </w:r>
      </w:del>
      <w:hyperlink w:anchor="def-noise">
        <w:del w:id="1060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1061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del w:id="1062" w:author="PR Preview" w:date="2026-01-01T00:00:00Z">
        <w:r>
          <w:delText xml:space="preserve">, given</w:delText>
        </w:r>
      </w:del>
      <w:del w:id="106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064" w:author="PR Preview" w:date="2026-01-01T00:00:00Z">
        <w:r>
          <w:delText xml:space="preserve">, has the normal distribution with mean</w:delText>
        </w:r>
      </w:del>
      <w:del w:id="1065" w:author="PR Preview" w:date="2026-01-01T00:00:00Z">
        <w:r>
          <w:delText xml:space="preserve"> </w:delText>
        </w:r>
      </w:del>
      <m:oMath>
        <m:r>
          <m:t>0</m:t>
        </m:r>
      </m:oMath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and</w:delText>
        </w:r>
      </w:del>
      <w:del w:id="1068" w:author="PR Preview" w:date="2026-01-01T00:00:00Z">
        <w:r>
          <w:delText xml:space="preserve"> </w:delText>
        </w:r>
      </w:del>
      <w:hyperlink r:id="rId160">
        <w:del w:id="1069" w:author="PR Preview" w:date="2026-01-01T00:00:00Z">
          <w:r>
            <w:rPr>
              <w:rStyle w:val="Hyperlink"/>
            </w:rPr>
            <w:delText xml:space="preserve">conditional variance</w:delText>
          </w:r>
        </w:del>
      </w:hyperlink>
      <w:del w:id="107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071" w:author="PR Preview" w:date="2026-01-01T00:00:00Z">
        <w:r>
          <w:delText xml:space="preserve">.</w:delText>
        </w:r>
      </w:del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The</w:delText>
        </w:r>
      </w:del>
      <w:del w:id="1074" w:author="PR Preview" w:date="2026-01-01T00:00:00Z">
        <w:r>
          <w:delText xml:space="preserve"> </w:delText>
        </w:r>
      </w:del>
      <w:hyperlink w:anchor="def-irreducible-error">
        <w:del w:id="1075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at every</w:delText>
        </w:r>
      </w:del>
      <w:del w:id="1078" w:author="PR Preview" w:date="2026-01-01T00:00:00Z">
        <w:r>
          <w:delText xml:space="preserve"> </w:delText>
        </w:r>
      </w:del>
      <m:oMath>
        <m:r>
          <m:t>x</m:t>
        </m:r>
      </m:oMath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is therefore</w:delText>
        </w:r>
      </w:del>
      <w:del w:id="108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del w:id="1082" w:author="PR Preview" w:date="2026-01-01T00:00:00Z">
        <w:r>
          <w:delText xml:space="preserve">.</w:delText>
        </w:r>
      </w:del>
    </w:p>
    <w:p>
      <w:pPr>
        <w:pStyle w:val="BodyText"/>
      </w:pPr>
      <w:del w:id="1083" w:author="PR Preview" w:date="2026-01-01T00:00:00Z">
        <w:r>
          <w:rPr>
            <w:i/>
            <w:iCs/>
          </w:rPr>
          <w:delText xml:space="preserve">Remark 12</w:delText>
        </w:r>
      </w:del>
      <w:del w:id="1084" w:author="PR Preview" w:date="2026-01-01T00:00:00Z">
        <w:r>
          <w:delText xml:space="preserve"> (What the irreducible error does and does not depend on). </w:delText>
        </w:r>
      </w:del>
      <w:del w:id="1085" w:author="PR Preview" w:date="2026-01-01T00:00:00Z">
        <w:r>
          <w:delText xml:space="preserve">The</w:delText>
        </w:r>
      </w:del>
      <w:del w:id="1086" w:author="PR Preview" w:date="2026-01-01T00:00:00Z">
        <w:r>
          <w:delText xml:space="preserve"> </w:delText>
        </w:r>
      </w:del>
      <w:hyperlink w:anchor="def-irreducible-error">
        <w:del w:id="1087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108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does not depend on the</w:delText>
        </w:r>
      </w:del>
      <w:del w:id="1091" w:author="PR Preview" w:date="2026-01-01T00:00:00Z">
        <w:r>
          <w:delText xml:space="preserve"> </w:delText>
        </w:r>
      </w:del>
      <w:hyperlink w:anchor="def-fitting-procedure">
        <w:del w:id="109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093" w:author="PR Preview" w:date="2026-01-01T00:00:00Z">
        <w:r>
          <w:delText xml:space="preserve"> </w:delText>
        </w:r>
      </w:del>
      <m:oMath>
        <m:r>
          <m:t>g</m:t>
        </m:r>
      </m:oMath>
      <w:del w:id="1094" w:author="PR Preview" w:date="2026-01-01T00:00:00Z">
        <w:r>
          <w:delText xml:space="preserve">,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so no choice of</w:delText>
        </w:r>
      </w:del>
      <w:del w:id="1097" w:author="PR Preview" w:date="2026-01-01T00:00:00Z">
        <w:r>
          <w:delText xml:space="preserve"> </w:delText>
        </w:r>
      </w:del>
      <w:hyperlink r:id="rId18">
        <w:del w:id="1098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can remove it.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It is defined at the single</w:delText>
        </w:r>
      </w:del>
      <w:del w:id="1103" w:author="PR Preview" w:date="2026-01-01T00:00:00Z">
        <w:r>
          <w:delText xml:space="preserve"> </w:delText>
        </w:r>
      </w:del>
      <w:hyperlink w:anchor="def-covariate">
        <w:del w:id="1104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value</w:delText>
        </w:r>
      </w:del>
      <w:del w:id="1107" w:author="PR Preview" w:date="2026-01-01T00:00:00Z">
        <w:r>
          <w:delText xml:space="preserve"> </w:delText>
        </w:r>
      </w:del>
      <m:oMath>
        <m:r>
          <m:t>x</m:t>
        </m:r>
      </m:oMath>
      <w:del w:id="1108" w:author="PR Preview" w:date="2026-01-01T00:00:00Z">
        <w:r>
          <w:delText xml:space="preserve">,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so it may differ from one covariate value to another:</w:delText>
        </w:r>
      </w:del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it does not assume constant</w:delText>
        </w:r>
      </w:del>
      <w:del w:id="1113" w:author="PR Preview" w:date="2026-01-01T00:00:00Z">
        <w:r>
          <w:delText xml:space="preserve"> </w:delText>
        </w:r>
      </w:del>
      <w:hyperlink w:anchor="def-noise">
        <w:del w:id="1114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1115" w:author="PR Preview" w:date="2026-01-01T00:00:00Z">
        <w:r>
          <w:delText xml:space="preserve"> </w:delText>
        </w:r>
      </w:del>
      <w:hyperlink r:id="rId164">
        <w:del w:id="1116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across covariate values.</w:delText>
        </w:r>
      </w:del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For example, in</w:delText>
        </w:r>
      </w:del>
      <w:del w:id="1121" w:author="PR Preview" w:date="2026-01-01T00:00:00Z">
        <w:r>
          <w:delText xml:space="preserve"> </w:delText>
        </w:r>
      </w:del>
      <w:hyperlink w:anchor="exm-irreducible-error">
        <w:del w:id="1122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1123" w:author="PR Preview" w:date="2026-01-01T00:00:00Z">
        <w:r>
          <w:delText xml:space="preserve">,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every prediction has</w:delText>
        </w:r>
      </w:del>
      <w:del w:id="1126" w:author="PR Preview" w:date="2026-01-01T00:00:00Z">
        <w:r>
          <w:delText xml:space="preserve"> </w:delText>
        </w:r>
      </w:del>
      <w:hyperlink w:anchor="def-epe">
        <w:del w:id="1127" w:author="PR Preview" w:date="2026-01-01T00:00:00Z">
          <w:r>
            <w:rPr>
              <w:rStyle w:val="Hyperlink"/>
            </w:rPr>
            <w:delText xml:space="preserve">expected squared prediction error</w:delText>
          </w:r>
        </w:del>
      </w:hyperlink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at least</w:delText>
        </w:r>
      </w:del>
      <w:del w:id="113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131" w:author="PR Preview" w:date="2026-01-01T00:00:00Z">
        <w:r>
          <w:delText xml:space="preserve">.</w:delText>
        </w:r>
      </w:del>
    </w:p>
    <w:p>
      <w:pPr>
        <w:pStyle w:val="FirstParagraph"/>
      </w:pPr>
      <w:ins w:id="1132" w:author="PR Preview" w:date="2026-01-01T00:00:00Z">
        <w:r>
          <w:t xml:space="preserve">Source: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Wikipedia contributors [10]</w:t>
        </w:r>
      </w:ins>
      <w:ins w:id="1135" w:author="PR Preview" w:date="2026-01-01T00:00:00Z">
        <w:r>
          <w:t xml:space="preserve">;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James et al. [5, Sec. 2.2.2]</w:t>
        </w:r>
      </w:ins>
      <w:ins w:id="1138" w:author="PR Preview" w:date="2026-01-01T00:00:00Z">
        <w:r>
          <w:t xml:space="preserve">.</w:t>
        </w:r>
      </w:ins>
    </w:p>
    <w:bookmarkEnd w:id="162"/>
    <w:bookmarkStart w:id="163" w:name="exm-irreducible-error"/>
    <w:p>
      <w:pPr>
        <w:pStyle w:val="BodyText"/>
      </w:pPr>
      <w:ins w:id="1139" w:author="PR Preview" w:date="2026-01-01T00:00:00Z">
        <w:r>
          <w:rPr>
            <w:b/>
            <w:bCs/>
          </w:rPr>
          <w:t xml:space="preserve">Example 26 (The irreducible error of a normal population)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Take a</w:t>
        </w:r>
      </w:ins>
      <w:ins w:id="1142" w:author="PR Preview" w:date="2026-01-01T00:00:00Z">
        <w:r>
          <w:t xml:space="preserve"> </w:t>
        </w:r>
      </w:ins>
      <w:hyperlink r:id="rId60">
        <w:ins w:id="1143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whose outcome given the</w:t>
        </w:r>
      </w:ins>
      <w:ins w:id="1146" w:author="PR Preview" w:date="2026-01-01T00:00:00Z">
        <w:r>
          <w:t xml:space="preserve"> </w:t>
        </w:r>
      </w:ins>
      <w:hyperlink w:anchor="def-covariate">
        <w:ins w:id="1147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value</w:t>
        </w:r>
      </w:ins>
      <w:ins w:id="1150" w:author="PR Preview" w:date="2026-01-01T00:00:00Z">
        <w:r>
          <w:t xml:space="preserve"> </w:t>
        </w:r>
      </w:ins>
      <m:oMath>
        <m:r>
          <m:t>x</m:t>
        </m:r>
      </m:oMath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has the</w:t>
        </w:r>
      </w:ins>
      <w:ins w:id="1153" w:author="PR Preview" w:date="2026-01-01T00:00:00Z">
        <w:r>
          <w:t xml:space="preserve"> </w:t>
        </w:r>
      </w:ins>
      <w:hyperlink r:id="rId108">
        <w:ins w:id="1154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1155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156" w:author="PR Preview" w:date="2026-01-01T00:00:00Z">
        <w:r>
          <w:t xml:space="preserve">, where</w:t>
        </w:r>
      </w:ins>
      <w:ins w:id="115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and</w:t>
        </w:r>
      </w:ins>
      <w:ins w:id="1160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1161" w:author="PR Preview" w:date="2026-01-01T00:00:00Z">
        <w:r>
          <w:t xml:space="preserve">.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Its</w:t>
        </w:r>
      </w:ins>
      <w:ins w:id="1164" w:author="PR Preview" w:date="2026-01-01T00:00:00Z">
        <w:r>
          <w:t xml:space="preserve"> </w:t>
        </w:r>
      </w:ins>
      <w:hyperlink w:anchor="def-noise">
        <w:ins w:id="1165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1166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ins w:id="1167" w:author="PR Preview" w:date="2026-01-01T00:00:00Z">
        <w:r>
          <w:t xml:space="preserve">, given</w:t>
        </w:r>
      </w:ins>
      <w:ins w:id="116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1169" w:author="PR Preview" w:date="2026-01-01T00:00:00Z">
        <w:r>
          <w:t xml:space="preserve">, has the normal distribution with mean</w:t>
        </w:r>
      </w:ins>
      <w:ins w:id="1170" w:author="PR Preview" w:date="2026-01-01T00:00:00Z">
        <w:r>
          <w:t xml:space="preserve"> </w:t>
        </w:r>
      </w:ins>
      <m:oMath>
        <m:r>
          <m:t>0</m:t>
        </m:r>
      </m:oMath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and</w:t>
        </w:r>
      </w:ins>
      <w:ins w:id="1173" w:author="PR Preview" w:date="2026-01-01T00:00:00Z">
        <w:r>
          <w:t xml:space="preserve"> </w:t>
        </w:r>
      </w:ins>
      <w:hyperlink r:id="rId160">
        <w:ins w:id="1174" w:author="PR Preview" w:date="2026-01-01T00:00:00Z">
          <w:r>
            <w:rPr>
              <w:rStyle w:val="Hyperlink"/>
            </w:rPr>
            <w:t xml:space="preserve">conditional variance</w:t>
          </w:r>
        </w:ins>
      </w:hyperlink>
      <w:ins w:id="117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176" w:author="PR Preview" w:date="2026-01-01T00:00:00Z">
        <w:r>
          <w:t xml:space="preserve">.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The</w:t>
        </w:r>
      </w:ins>
      <w:ins w:id="1179" w:author="PR Preview" w:date="2026-01-01T00:00:00Z">
        <w:r>
          <w:t xml:space="preserve"> </w:t>
        </w:r>
      </w:ins>
      <w:hyperlink w:anchor="def-irreducible-error">
        <w:ins w:id="1180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at every</w:t>
        </w:r>
      </w:ins>
      <w:ins w:id="1183" w:author="PR Preview" w:date="2026-01-01T00:00:00Z">
        <w:r>
          <w:t xml:space="preserve"> </w:t>
        </w:r>
      </w:ins>
      <m:oMath>
        <m:r>
          <m:t>x</m:t>
        </m:r>
      </m:oMath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is therefore</w:t>
        </w:r>
      </w:ins>
      <w:ins w:id="118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ins w:id="1187" w:author="PR Preview" w:date="2026-01-01T00:00:00Z">
        <w:r>
          <w:t xml:space="preserve">.</w:t>
        </w:r>
      </w:ins>
    </w:p>
    <w:bookmarkEnd w:id="163"/>
    <w:bookmarkStart w:id="165" w:name="rem-irreducible-error"/>
    <w:p>
      <w:pPr>
        <w:pStyle w:val="BodyText"/>
      </w:pPr>
      <w:ins w:id="1188" w:author="PR Preview" w:date="2026-01-01T00:00:00Z">
        <w:r>
          <w:rPr>
            <w:i/>
            <w:iCs/>
          </w:rPr>
          <w:t xml:space="preserve">Remark 12</w:t>
        </w:r>
      </w:ins>
      <w:ins w:id="1189" w:author="PR Preview" w:date="2026-01-01T00:00:00Z">
        <w:r>
          <w:t xml:space="preserve"> (What the irreducible error does and does not depend on). </w:t>
        </w:r>
      </w:ins>
      <w:ins w:id="1190" w:author="PR Preview" w:date="2026-01-01T00:00:00Z">
        <w:r>
          <w:t xml:space="preserve">The</w:t>
        </w:r>
      </w:ins>
      <w:ins w:id="1191" w:author="PR Preview" w:date="2026-01-01T00:00:00Z">
        <w:r>
          <w:t xml:space="preserve"> </w:t>
        </w:r>
      </w:ins>
      <w:hyperlink w:anchor="def-irreducible-error">
        <w:ins w:id="1192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119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does not depend on the</w:t>
        </w:r>
      </w:ins>
      <w:ins w:id="1196" w:author="PR Preview" w:date="2026-01-01T00:00:00Z">
        <w:r>
          <w:t xml:space="preserve"> </w:t>
        </w:r>
      </w:ins>
      <w:hyperlink w:anchor="def-fitting-procedure">
        <w:ins w:id="119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198" w:author="PR Preview" w:date="2026-01-01T00:00:00Z">
        <w:r>
          <w:t xml:space="preserve"> </w:t>
        </w:r>
      </w:ins>
      <m:oMath>
        <m:r>
          <m:t>g</m:t>
        </m:r>
      </m:oMath>
      <w:ins w:id="1199" w:author="PR Preview" w:date="2026-01-01T00:00:00Z">
        <w:r>
          <w:t xml:space="preserve">,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so no choice of</w:t>
        </w:r>
      </w:ins>
      <w:ins w:id="1202" w:author="PR Preview" w:date="2026-01-01T00:00:00Z">
        <w:r>
          <w:t xml:space="preserve"> </w:t>
        </w:r>
      </w:ins>
      <w:hyperlink r:id="rId18">
        <w:ins w:id="1203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can remove it.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It is defined at the single</w:t>
        </w:r>
      </w:ins>
      <w:ins w:id="1208" w:author="PR Preview" w:date="2026-01-01T00:00:00Z">
        <w:r>
          <w:t xml:space="preserve"> </w:t>
        </w:r>
      </w:ins>
      <w:hyperlink w:anchor="def-covariate">
        <w:ins w:id="1209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value</w:t>
        </w:r>
      </w:ins>
      <w:ins w:id="1212" w:author="PR Preview" w:date="2026-01-01T00:00:00Z">
        <w:r>
          <w:t xml:space="preserve"> </w:t>
        </w:r>
      </w:ins>
      <m:oMath>
        <m:r>
          <m:t>x</m:t>
        </m:r>
      </m:oMath>
      <w:ins w:id="1213" w:author="PR Preview" w:date="2026-01-01T00:00:00Z">
        <w:r>
          <w:t xml:space="preserve">,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so it may differ from one covariate value to another:</w:t>
        </w:r>
      </w:ins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it does not assume constant</w:t>
        </w:r>
      </w:ins>
      <w:ins w:id="1218" w:author="PR Preview" w:date="2026-01-01T00:00:00Z">
        <w:r>
          <w:t xml:space="preserve"> </w:t>
        </w:r>
      </w:ins>
      <w:hyperlink w:anchor="def-noise">
        <w:ins w:id="1219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1220" w:author="PR Preview" w:date="2026-01-01T00:00:00Z">
        <w:r>
          <w:t xml:space="preserve"> </w:t>
        </w:r>
      </w:ins>
      <w:hyperlink r:id="rId164">
        <w:ins w:id="1221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across covariate values.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For example, in</w:t>
        </w:r>
      </w:ins>
      <w:ins w:id="1226" w:author="PR Preview" w:date="2026-01-01T00:00:00Z">
        <w:r>
          <w:t xml:space="preserve"> </w:t>
        </w:r>
      </w:ins>
      <w:hyperlink w:anchor="exm-irreducible-error">
        <w:ins w:id="1227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228" w:author="PR Preview" w:date="2026-01-01T00:00:00Z">
        <w:r>
          <w:t xml:space="preserve">,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every prediction has</w:t>
        </w:r>
      </w:ins>
      <w:ins w:id="1231" w:author="PR Preview" w:date="2026-01-01T00:00:00Z">
        <w:r>
          <w:t xml:space="preserve"> </w:t>
        </w:r>
      </w:ins>
      <w:hyperlink w:anchor="def-epe">
        <w:ins w:id="1232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at least</w:t>
        </w:r>
      </w:ins>
      <w:ins w:id="123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236" w:author="PR Preview" w:date="2026-01-01T00:00:00Z">
        <w:r>
          <w:t xml:space="preserve">.</w:t>
        </w:r>
      </w:ins>
    </w:p>
    <w:bookmarkEnd w:id="165"/>
    <w:bookmarkStart w:id="166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6"/>
    <w:bookmarkStart w:id="167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67"/>
    <w:bookmarkStart w:id="168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68"/>
    <w:bookmarkStart w:id="169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69"/>
    <w:bookmarkStart w:id="170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0"/>
    <w:bookmarkStart w:id="171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1"/>
    <w:bookmarkStart w:id="172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4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2"/>
    <w:bookmarkStart w:id="178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4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5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75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6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77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78"/>
    <w:bookmarkStart w:id="18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4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7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1" w:name="exm-epe-split-noise"/>
    <w:p>
      <w:pPr>
        <w:pStyle w:val="BodyText"/>
      </w:pPr>
      <w:del w:id="1237" w:author="PR Preview" w:date="2026-01-01T00:00:00Z">
        <w:r>
          <w:rPr>
            <w:b/>
            <w:bCs/>
          </w:rPr>
          <w:delText xml:space="preserve">Example 26 (The two pMSEs differ by the noise variance)</w:delText>
        </w:r>
      </w:del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Take a population whose mean function is known:</w:delText>
        </w:r>
      </w:del>
      <w:del w:id="1240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with</w:delText>
        </w:r>
      </w:del>
      <w:del w:id="1243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1244" w:author="PR Preview" w:date="2026-01-01T00:00:00Z">
        <w:r>
          <w:delText xml:space="preserve">.</w:delText>
        </w:r>
      </w:del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Let the</w:delText>
        </w:r>
      </w:del>
      <w:del w:id="1247" w:author="PR Preview" w:date="2026-01-01T00:00:00Z">
        <w:r>
          <w:delText xml:space="preserve"> </w:delText>
        </w:r>
      </w:del>
      <w:hyperlink w:anchor="def-covariate">
        <w:del w:id="1248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value be</w:delText>
        </w:r>
      </w:del>
      <w:del w:id="125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0.25</m:t>
        </m:r>
      </m:oMath>
      <w:del w:id="1252" w:author="PR Preview" w:date="2026-01-01T00:00:00Z">
        <w:r>
          <w:delText xml:space="preserve">, where the mean function value is</w:delText>
        </w:r>
      </w:del>
      <w:del w:id="1253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254" w:author="PR Preview" w:date="2026-01-01T00:00:00Z">
        <w:r>
          <w:delText xml:space="preserve">,</w:delText>
        </w:r>
      </w:del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and fit a cubic polynomial by least squares to</w:delText>
        </w:r>
      </w:del>
      <w:del w:id="125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observations.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We draw</w:delText>
        </w:r>
      </w:del>
      <w:del w:id="1262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,</m:t>
        </m:r>
        <m:r>
          <m:t>000</m:t>
        </m:r>
      </m:oMath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training sets,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each with its own new outcome at</w:delText>
        </w:r>
      </w:del>
      <w:del w:id="1267" w:author="PR Preview" w:date="2026-01-01T00:00:00Z">
        <w:r>
          <w:delText xml:space="preserve"> </w:delText>
        </w:r>
      </w:del>
      <m:oMath>
        <m:r>
          <m:t>x</m:t>
        </m:r>
      </m:oMath>
      <w:del w:id="1268" w:author="PR Preview" w:date="2026-01-01T00:00:00Z">
        <w:r>
          <w:delText xml:space="preserve">,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and average the squared errors of the two targets over them.</w:delText>
        </w:r>
      </w:del>
    </w:p>
    <w:p>
      <w:pPr>
        <w:pStyle w:val="BodyText"/>
      </w:pPr>
      <w:ins w:id="1271" w:author="PR Preview" w:date="2026-01-01T00:00:00Z">
        <w:r>
          <w:rPr>
            <w:b/>
            <w:bCs/>
          </w:rPr>
          <w:t xml:space="preserve">Example 27 (The two pMSEs differ by the noise variance)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Take a population whose mean function is known:</w:t>
        </w:r>
      </w:ins>
      <w:ins w:id="127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with</w:t>
        </w:r>
      </w:ins>
      <w:ins w:id="1277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1278" w:author="PR Preview" w:date="2026-01-01T00:00:00Z">
        <w:r>
          <w:t xml:space="preserve">.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Let the</w:t>
        </w:r>
      </w:ins>
      <w:ins w:id="1281" w:author="PR Preview" w:date="2026-01-01T00:00:00Z">
        <w:r>
          <w:t xml:space="preserve"> </w:t>
        </w:r>
      </w:ins>
      <w:hyperlink w:anchor="def-covariate">
        <w:ins w:id="1282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value be</w:t>
        </w:r>
      </w:ins>
      <w:ins w:id="128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0.25</m:t>
        </m:r>
      </m:oMath>
      <w:ins w:id="1286" w:author="PR Preview" w:date="2026-01-01T00:00:00Z">
        <w:r>
          <w:t xml:space="preserve">, where the mean function value is</w:t>
        </w:r>
      </w:ins>
      <w:ins w:id="1287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288" w:author="PR Preview" w:date="2026-01-01T00:00:00Z">
        <w:r>
          <w:t xml:space="preserve">,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and fit a cubic polynomial by least squares to</w:t>
        </w:r>
      </w:ins>
      <w:ins w:id="129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observations.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We draw</w:t>
        </w:r>
      </w:ins>
      <w:ins w:id="1296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,</m:t>
        </m:r>
        <m:r>
          <m:t>000</m:t>
        </m:r>
      </m:oMath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training sets,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each with its own new outcome at</w:t>
        </w:r>
      </w:ins>
      <w:ins w:id="1301" w:author="PR Preview" w:date="2026-01-01T00:00:00Z">
        <w:r>
          <w:t xml:space="preserve"> </w:t>
        </w:r>
      </w:ins>
      <m:oMath>
        <m:r>
          <m:t>x</m:t>
        </m:r>
      </m:oMath>
      <w:ins w:id="1302" w:author="PR Preview" w:date="2026-01-01T00:00:00Z">
        <w:r>
          <w:t xml:space="preserve">,</w:t>
        </w:r>
      </w:ins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and average the squared errors of the two targets over them.</w:t>
        </w:r>
      </w:ins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1"/>
    <w:bookmarkStart w:id="182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2"/>
    <w:bookmarkStart w:id="184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4"/>
    <w:bookmarkStart w:id="18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4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4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87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1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87"/>
    <w:bookmarkStart w:id="189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0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88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bookmarkStart w:id="190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90"/>
    <w:bookmarkStart w:id="191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91"/>
    <w:bookmarkStart w:id="193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2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del w:id="1305" w:author="PR Preview" w:date="2026-01-01T00:00:00Z">
        <w:r>
          <w:delText xml:space="preserve">Source:</w:delText>
        </w:r>
      </w:del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James et al. [5, Sec. 2.2.2]</w:delText>
        </w:r>
      </w:del>
      <w:del w:id="1308" w:author="PR Preview" w:date="2026-01-01T00:00:00Z">
        <w:r>
          <w:delText xml:space="preserve">;</w:delText>
        </w:r>
      </w:del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Wikipedia contributors [9]</w:delText>
        </w:r>
      </w:del>
      <w:del w:id="1311" w:author="PR Preview" w:date="2026-01-01T00:00:00Z">
        <w:r>
          <w:delText xml:space="preserve">.</w:delText>
        </w:r>
      </w:del>
    </w:p>
    <w:p>
      <w:pPr>
        <w:pStyle w:val="FirstParagraph"/>
      </w:pPr>
      <w:ins w:id="1312" w:author="PR Preview" w:date="2026-01-01T00:00:00Z">
        <w:r>
          <w:t xml:space="preserve">Source: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James et al. [5, Sec. 2.2.2]</w:t>
        </w:r>
      </w:ins>
      <w:ins w:id="1315" w:author="PR Preview" w:date="2026-01-01T00:00:00Z">
        <w:r>
          <w:t xml:space="preserve">;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Wikipedia contributors [10]</w:t>
        </w:r>
      </w:ins>
      <w:ins w:id="1318" w:author="PR Preview" w:date="2026-01-01T00:00:00Z">
        <w:r>
          <w:t xml:space="preserve">.</w:t>
        </w:r>
      </w:ins>
    </w:p>
    <w:bookmarkEnd w:id="193"/>
    <w:bookmarkStart w:id="194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4"/>
    <w:bookmarkStart w:id="195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5"/>
    <w:bookmarkStart w:id="196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6"/>
    <w:bookmarkStart w:id="197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97"/>
    <w:bookmarkStart w:id="198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99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99"/>
    <w:bookmarkStart w:id="205" w:name="exm-train-test-error-simulated"/>
    <w:p>
      <w:pPr>
        <w:pStyle w:val="BodyText"/>
      </w:pPr>
      <w:del w:id="1319" w:author="PR Preview" w:date="2026-01-01T00:00:00Z">
        <w:r>
          <w:rPr>
            <w:b/>
            <w:bCs/>
          </w:rPr>
          <w:delText xml:space="preserve">Example 27 (Training error and generalization error by degree)</w:delText>
        </w:r>
      </w:del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Real data never reveal</w:delText>
        </w:r>
      </w:del>
      <w:del w:id="132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323" w:author="PR Preview" w:date="2026-01-01T00:00:00Z">
        <w:r>
          <w:delText xml:space="preserve">,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but a simulation can,</w:delText>
        </w:r>
      </w:del>
      <w:del w:id="1326" w:author="PR Preview" w:date="2026-01-01T00:00:00Z">
        <w:r>
          <w:delText xml:space="preserve"> </w:delText>
        </w:r>
      </w:del>
      <w:del w:id="1327" w:author="PR Preview" w:date="2026-01-01T00:00:00Z">
        <w:r>
          <w:delText xml:space="preserve">because it can draw as many new observations as we like.</w:delText>
        </w:r>
      </w:del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Here the population is known:</w:delText>
        </w:r>
      </w:del>
      <w:del w:id="133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and</w:delText>
        </w:r>
      </w:del>
      <w:del w:id="133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334" w:author="PR Preview" w:date="2026-01-01T00:00:00Z">
        <w:r>
          <w:delText xml:space="preserve">,</w:delText>
        </w:r>
      </w:del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with</w:delText>
        </w:r>
      </w:del>
      <w:del w:id="1337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1338" w:author="PR Preview" w:date="2026-01-01T00:00:00Z">
        <w:r>
          <w:delText xml:space="preserve">.</w:delText>
        </w:r>
      </w:del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We draw one training set of</w:delText>
        </w:r>
      </w:del>
      <w:del w:id="134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delText xml:space="preserve">observations,</w:delText>
        </w:r>
      </w:del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delText xml:space="preserve">fit a polynomial in</w:delText>
        </w:r>
      </w:del>
      <w:del w:id="1346" w:author="PR Preview" w:date="2026-01-01T00:00:00Z">
        <w:r>
          <w:delText xml:space="preserve"> </w:delText>
        </w:r>
      </w:del>
      <m:oMath>
        <m:r>
          <m:t>x</m:t>
        </m:r>
      </m:oMath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of each degree from 1 to 10 by least squares,</w:delText>
        </w:r>
      </w:del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and score each fit on the training set</w:delText>
        </w:r>
      </w:del>
      <w:del w:id="1351" w:author="PR Preview" w:date="2026-01-01T00:00:00Z">
        <w:r>
          <w:delText xml:space="preserve"> </w:delText>
        </w:r>
      </w:del>
      <w:del w:id="1352" w:author="PR Preview" w:date="2026-01-01T00:00:00Z">
        <w:r>
          <w:delText xml:space="preserve">and on</w:delText>
        </w:r>
      </w:del>
      <w:del w:id="1353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delText xml:space="preserve">new observations.</w:delText>
        </w:r>
      </w:del>
      <w:del w:id="1356" w:author="PR Preview" w:date="2026-01-01T00:00:00Z">
        <w:r>
          <w:delText xml:space="preserve"> </w:delText>
        </w:r>
      </w:del>
      <w:del w:id="1357" w:author="PR Preview" w:date="2026-01-01T00:00:00Z">
        <w:r>
          <w:delText xml:space="preserve">By</w:delText>
        </w:r>
      </w:del>
      <w:del w:id="1358" w:author="PR Preview" w:date="2026-01-01T00:00:00Z">
        <w:r>
          <w:delText xml:space="preserve"> </w:delText>
        </w:r>
      </w:del>
      <w:hyperlink w:anchor="thm-held-out-unbiased">
        <w:del w:id="1359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360" w:author="PR Preview" w:date="2026-01-01T00:00:00Z">
        <w:r>
          <w:delText xml:space="preserve">,</w:delText>
        </w:r>
      </w:del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the second score has expectation</w:delText>
        </w:r>
      </w:del>
      <w:del w:id="136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given the training set,</w:delText>
        </w:r>
      </w:del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and with</w:delText>
        </w:r>
      </w:del>
      <w:del w:id="1368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369" w:author="PR Preview" w:date="2026-01-01T00:00:00Z">
        <w:r>
          <w:delText xml:space="preserve"> </w:delText>
        </w:r>
      </w:del>
      <w:del w:id="1370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1371" w:author="PR Preview" w:date="2026-01-01T00:00:00Z">
        <w:r>
          <w:rPr>
            <w:b/>
            <w:bCs/>
          </w:rPr>
          <w:t xml:space="preserve">Example 28 (Training error and generalization error by degree)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Real data never reveal</w:t>
        </w:r>
      </w:ins>
      <w:ins w:id="137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375" w:author="PR Preview" w:date="2026-01-01T00:00:00Z">
        <w:r>
          <w:t xml:space="preserve">,</w:t>
        </w:r>
      </w:ins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but a simulation can,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because it can draw as many new observations as we like.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Here the population is known:</w:t>
        </w:r>
      </w:ins>
      <w:ins w:id="138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and</w:t>
        </w:r>
      </w:ins>
      <w:ins w:id="138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386" w:author="PR Preview" w:date="2026-01-01T00:00:00Z">
        <w:r>
          <w:t xml:space="preserve">,</w:t>
        </w:r>
      </w:ins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with</w:t>
        </w:r>
      </w:ins>
      <w:ins w:id="1389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1390" w:author="PR Preview" w:date="2026-01-01T00:00:00Z">
        <w:r>
          <w:t xml:space="preserve">.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We draw one training set of</w:t>
        </w:r>
      </w:ins>
      <w:ins w:id="139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observations,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fit a polynomial in</w:t>
        </w:r>
      </w:ins>
      <w:ins w:id="1398" w:author="PR Preview" w:date="2026-01-01T00:00:00Z">
        <w:r>
          <w:t xml:space="preserve"> </w:t>
        </w:r>
      </w:ins>
      <m:oMath>
        <m:r>
          <m:t>x</m:t>
        </m:r>
      </m:oMath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of each degree from 1 to 10 by least squares,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and score each fit on the training set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and on</w:t>
        </w:r>
      </w:ins>
      <w:ins w:id="1405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new observations.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By</w:t>
        </w:r>
      </w:ins>
      <w:ins w:id="1410" w:author="PR Preview" w:date="2026-01-01T00:00:00Z">
        <w:r>
          <w:t xml:space="preserve"> </w:t>
        </w:r>
      </w:ins>
      <w:hyperlink w:anchor="thm-held-out-unbiased">
        <w:ins w:id="141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412" w:author="PR Preview" w:date="2026-01-01T00:00:00Z">
        <w:r>
          <w:t xml:space="preserve">,</w:t>
        </w:r>
      </w:ins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the second score has expectation</w:t>
        </w:r>
      </w:ins>
      <w:ins w:id="141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given the training set,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and with</w:t>
        </w:r>
      </w:ins>
      <w:ins w:id="1420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4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5"/>
    <w:bookmarkEnd w:id="206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07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07"/>
    <w:bookmarkStart w:id="208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08"/>
    <w:bookmarkStart w:id="210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0"/>
    <w:bookmarkStart w:id="211" w:name="exm-data-splits-sizes"/>
    <w:p>
      <w:pPr>
        <w:pStyle w:val="BodyText"/>
      </w:pPr>
      <w:del w:id="1423" w:author="PR Preview" w:date="2026-01-01T00:00:00Z">
        <w:r>
          <w:rPr>
            <w:b/>
            <w:bCs/>
          </w:rPr>
          <w:delText xml:space="preserve">Example 28 (Split sizes for 32 cars)</w:delText>
        </w:r>
      </w:del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In</w:delText>
        </w:r>
      </w:del>
      <w:del w:id="1426" w:author="PR Preview" w:date="2026-01-01T00:00:00Z">
        <w:r>
          <w:delText xml:space="preserve"> </w:delText>
        </w:r>
      </w:del>
      <w:hyperlink w:anchor="exr-data-splits">
        <w:del w:id="1427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1428" w:author="PR Preview" w:date="2026-01-01T00:00:00Z">
        <w:r>
          <w:delText xml:space="preserve">,</w:delText>
        </w:r>
      </w:del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a rule of 60% / 20% / 20% on</w:delText>
        </w:r>
      </w:del>
      <w:del w:id="143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cars</w:delText>
        </w:r>
      </w:del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gives sets of 19, 6, and 7 cars,</w:delText>
        </w:r>
      </w:del>
      <w:del w:id="1436" w:author="PR Preview" w:date="2026-01-01T00:00:00Z">
        <w:r>
          <w:delText xml:space="preserve"> </w:delText>
        </w:r>
      </w:del>
      <w:del w:id="1437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ins w:id="1438" w:author="PR Preview" w:date="2026-01-01T00:00:00Z">
        <w:r>
          <w:rPr>
            <w:b/>
            <w:bCs/>
          </w:rPr>
          <w:t xml:space="preserve">Example 29 (Split sizes for 32 cars)</w:t>
        </w:r>
      </w:ins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In</w:t>
        </w:r>
      </w:ins>
      <w:ins w:id="1441" w:author="PR Preview" w:date="2026-01-01T00:00:00Z">
        <w:r>
          <w:t xml:space="preserve"> </w:t>
        </w:r>
      </w:ins>
      <w:hyperlink w:anchor="exr-data-splits">
        <w:ins w:id="1442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1443" w:author="PR Preview" w:date="2026-01-01T00:00:00Z">
        <w:r>
          <w:t xml:space="preserve">,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a rule of 60% / 20% / 20% on</w:t>
        </w:r>
      </w:ins>
      <w:ins w:id="144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cars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gives sets of 19, 6, and 7 cars,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and the 7 test cars are used only once, after the model is chosen.</w:t>
        </w:r>
      </w:ins>
    </w:p>
    <w:bookmarkEnd w:id="211"/>
    <w:bookmarkStart w:id="213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del w:id="1453" w:author="PR Preview" w:date="2026-01-01T00:00:00Z">
        <w:r>
          <w:delText xml:space="preserve">Source:</w:delText>
        </w:r>
      </w:del>
      <w:del w:id="1454" w:author="PR Preview" w:date="2026-01-01T00:00:00Z">
        <w:r>
          <w:delText xml:space="preserve"> </w:delText>
        </w:r>
      </w:del>
      <w:del w:id="1455" w:author="PR Preview" w:date="2026-01-01T00:00:00Z">
        <w:r>
          <w:delText xml:space="preserve">Wikipedia contributors [10]</w:delText>
        </w:r>
      </w:del>
      <w:del w:id="1456" w:author="PR Preview" w:date="2026-01-01T00:00:00Z">
        <w:r>
          <w:delText xml:space="preserve">.</w:delText>
        </w:r>
      </w:del>
    </w:p>
    <w:p>
      <w:pPr>
        <w:pStyle w:val="BodyText"/>
      </w:pPr>
      <w:del w:id="1457" w:author="PR Preview" w:date="2026-01-01T00:00:00Z">
        <w:r>
          <w:rPr>
            <w:b/>
            <w:bCs/>
          </w:rPr>
          <w:delText xml:space="preserve">Example 29 (Polynomial degree)</w:delText>
        </w:r>
      </w:del>
      <w:del w:id="1458" w:author="PR Preview" w:date="2026-01-01T00:00:00Z">
        <w:r>
          <w:delText xml:space="preserve"> </w:delText>
        </w:r>
      </w:del>
      <w:del w:id="1459" w:author="PR Preview" w:date="2026-01-01T00:00:00Z">
        <w:r>
          <w:delText xml:space="preserve">In</w:delText>
        </w:r>
      </w:del>
      <w:del w:id="1460" w:author="PR Preview" w:date="2026-01-01T00:00:00Z">
        <w:r>
          <w:delText xml:space="preserve"> </w:delText>
        </w:r>
      </w:del>
      <w:hyperlink w:anchor="exr-overfitting">
        <w:del w:id="1461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462" w:author="PR Preview" w:date="2026-01-01T00:00:00Z">
        <w:r>
          <w:delText xml:space="preserve">,</w:delText>
        </w:r>
      </w:del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least squares computes the coefficients of each polynomial from the 20 training cars,</w:delText>
        </w:r>
      </w:del>
      <w:del w:id="1465" w:author="PR Preview" w:date="2026-01-01T00:00:00Z">
        <w:r>
          <w:delText xml:space="preserve"> </w:delText>
        </w:r>
      </w:del>
      <w:del w:id="1466" w:author="PR Preview" w:date="2026-01-01T00:00:00Z">
        <w:r>
          <w:delText xml:space="preserve">but the degree</w:delText>
        </w:r>
      </w:del>
      <w:del w:id="1467" w:author="PR Preview" w:date="2026-01-01T00:00:00Z">
        <w:r>
          <w:delText xml:space="preserve"> </w:delText>
        </w:r>
      </w:del>
      <m:oMath>
        <m:r>
          <m:t>d</m:t>
        </m:r>
      </m:oMath>
      <w:del w:id="1468" w:author="PR Preview" w:date="2026-01-01T00:00:00Z">
        <w:r>
          <w:delText xml:space="preserve"> </w:delText>
        </w:r>
      </w:del>
      <w:del w:id="1469" w:author="PR Preview" w:date="2026-01-01T00:00:00Z">
        <w:r>
          <w:delText xml:space="preserve">is fixed before the fit.</w:delText>
        </w:r>
      </w:del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delText xml:space="preserve">So the degree is a</w:delText>
        </w:r>
      </w:del>
      <w:del w:id="1472" w:author="PR Preview" w:date="2026-01-01T00:00:00Z">
        <w:r>
          <w:delText xml:space="preserve"> </w:delText>
        </w:r>
      </w:del>
      <w:hyperlink w:anchor="def-tuning-parameter">
        <w:del w:id="1473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1474" w:author="PR Preview" w:date="2026-01-01T00:00:00Z">
        <w:r>
          <w:delText xml:space="preserve"> </w:delText>
        </w:r>
      </w:del>
      <w:del w:id="1475" w:author="PR Preview" w:date="2026-01-01T00:00:00Z">
        <w:r>
          <w:delText xml:space="preserve">of least-squares polynomial fitting,</w:delText>
        </w:r>
      </w:del>
      <w:del w:id="1476" w:author="PR Preview" w:date="2026-01-01T00:00:00Z">
        <w:r>
          <w:delText xml:space="preserve"> </w:delText>
        </w:r>
      </w:del>
      <w:del w:id="1477" w:author="PR Preview" w:date="2026-01-01T00:00:00Z">
        <w:r>
          <w:delText xml:space="preserve">and the four fits are</w:delText>
        </w:r>
      </w:del>
      <w:del w:id="147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1479" w:author="PR Preview" w:date="2026-01-01T00:00:00Z">
        <w:r>
          <w:delText xml:space="preserve"> </w:delText>
        </w:r>
      </w:del>
      <w:del w:id="1480" w:author="PR Preview" w:date="2026-01-01T00:00:00Z">
        <w:r>
          <w:delText xml:space="preserve">with</w:delText>
        </w:r>
      </w:del>
      <w:del w:id="1481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1482" w:author="PR Preview" w:date="2026-01-01T00:00:00Z">
        <w:r>
          <w:delText xml:space="preserve">.</w:delText>
        </w:r>
      </w:del>
    </w:p>
    <w:p>
      <w:pPr>
        <w:pStyle w:val="FirstParagraph"/>
      </w:pPr>
      <w:ins w:id="1483" w:author="PR Preview" w:date="2026-01-01T00:00:00Z">
        <w:r>
          <w:t xml:space="preserve">Source: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Wikipedia contributors [11]</w:t>
        </w:r>
      </w:ins>
      <w:ins w:id="1486" w:author="PR Preview" w:date="2026-01-01T00:00:00Z">
        <w:r>
          <w:t xml:space="preserve">.</w:t>
        </w:r>
      </w:ins>
    </w:p>
    <w:bookmarkEnd w:id="213"/>
    <w:bookmarkStart w:id="214" w:name="exm-tuning-parameter"/>
    <w:p>
      <w:pPr>
        <w:pStyle w:val="BodyText"/>
      </w:pPr>
      <w:ins w:id="1487" w:author="PR Preview" w:date="2026-01-01T00:00:00Z">
        <w:r>
          <w:rPr>
            <w:b/>
            <w:bCs/>
          </w:rPr>
          <w:t xml:space="preserve">Example 30 (Polynomial degree)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In</w:t>
        </w:r>
      </w:ins>
      <w:ins w:id="1490" w:author="PR Preview" w:date="2026-01-01T00:00:00Z">
        <w:r>
          <w:t xml:space="preserve"> </w:t>
        </w:r>
      </w:ins>
      <w:hyperlink w:anchor="exr-overfitting">
        <w:ins w:id="149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492" w:author="PR Preview" w:date="2026-01-01T00:00:00Z">
        <w:r>
          <w:t xml:space="preserve">,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least squares computes the coefficients of each polynomial from the 20 training cars,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but the degree</w:t>
        </w:r>
      </w:ins>
      <w:ins w:id="1497" w:author="PR Preview" w:date="2026-01-01T00:00:00Z">
        <w:r>
          <w:t xml:space="preserve"> </w:t>
        </w:r>
      </w:ins>
      <m:oMath>
        <m:r>
          <m:t>d</m:t>
        </m:r>
      </m:oMath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is fixed before the fit.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So the degree is a</w:t>
        </w:r>
      </w:ins>
      <w:ins w:id="1502" w:author="PR Preview" w:date="2026-01-01T00:00:00Z">
        <w:r>
          <w:t xml:space="preserve"> </w:t>
        </w:r>
      </w:ins>
      <w:hyperlink w:anchor="def-tuning-parameter">
        <w:ins w:id="1503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of least-squares polynomial fitting,</w:t>
        </w:r>
      </w:ins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and the four fits are</w:t>
        </w:r>
      </w:ins>
      <w:ins w:id="150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with</w:t>
        </w:r>
      </w:ins>
      <w:ins w:id="1511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1512" w:author="PR Preview" w:date="2026-01-01T00:00:00Z">
        <w:r>
          <w:t xml:space="preserve">.</w:t>
        </w:r>
      </w:ins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del w:id="1513" w:author="PR Preview" w:date="2026-01-01T00:00:00Z">
        <w:r>
          <w:delText xml:space="preserve">Source:</w:delText>
        </w:r>
      </w:del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Wikipedia contributors [11]</w:delText>
        </w:r>
      </w:del>
      <w:del w:id="1516" w:author="PR Preview" w:date="2026-01-01T00:00:00Z">
        <w:r>
          <w:delText xml:space="preserve">.</w:delText>
        </w:r>
      </w:del>
    </w:p>
    <w:p>
      <w:pPr>
        <w:pStyle w:val="BodyText"/>
      </w:pPr>
      <w:del w:id="1517" w:author="PR Preview" w:date="2026-01-01T00:00:00Z">
        <w:r>
          <w:rPr>
            <w:b/>
            <w:bCs/>
          </w:rPr>
          <w:delText xml:space="preserve">Example 30 (Choosing a polynomial degree)</w:delText>
        </w:r>
      </w:del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In</w:delText>
        </w:r>
      </w:del>
      <w:del w:id="1520" w:author="PR Preview" w:date="2026-01-01T00:00:00Z">
        <w:r>
          <w:delText xml:space="preserve"> </w:delText>
        </w:r>
      </w:del>
      <w:hyperlink w:anchor="exm-tuning-parameter">
        <w:del w:id="1521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1522" w:author="PR Preview" w:date="2026-01-01T00:00:00Z">
        <w:r>
          <w:delText xml:space="preserve">,</w:delText>
        </w:r>
      </w:del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the candidates are the least-squares fitted models from four polynomial model families,</w:delText>
        </w:r>
      </w:del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the families of degree</w:delText>
        </w:r>
      </w:del>
      <w:del w:id="1527" w:author="PR Preview" w:date="2026-01-01T00:00:00Z">
        <w:r>
          <w:delText xml:space="preserve"> </w:delText>
        </w:r>
      </w:del>
      <m:oMath>
        <m:r>
          <m:t>1</m:t>
        </m:r>
      </m:oMath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(</w:delText>
        </w:r>
      </w:del>
      <w:del w:id="1530" w:author="PR Preview" w:date="2026-01-01T00:00:00Z">
        <w:r>
          <w:delText xml:space="preserve">“linear”</w:delText>
        </w:r>
      </w:del>
      <w:del w:id="1531" w:author="PR Preview" w:date="2026-01-01T00:00:00Z">
        <w:r>
          <w:delText xml:space="preserve">),</w:delText>
        </w:r>
      </w:del>
      <w:del w:id="1532" w:author="PR Preview" w:date="2026-01-01T00:00:00Z">
        <w:r>
          <w:delText xml:space="preserve"> </w:delText>
        </w:r>
      </w:del>
      <m:oMath>
        <m:r>
          <m:t>2</m:t>
        </m:r>
      </m:oMath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(</w:delText>
        </w:r>
      </w:del>
      <w:del w:id="1535" w:author="PR Preview" w:date="2026-01-01T00:00:00Z">
        <w:r>
          <w:delText xml:space="preserve">“quadratic”</w:delText>
        </w:r>
      </w:del>
      <w:del w:id="1536" w:author="PR Preview" w:date="2026-01-01T00:00:00Z">
        <w:r>
          <w:delText xml:space="preserve">),</w:delText>
        </w:r>
      </w:del>
      <w:del w:id="1537" w:author="PR Preview" w:date="2026-01-01T00:00:00Z">
        <w:r>
          <w:delText xml:space="preserve"> </w:delText>
        </w:r>
      </w:del>
      <m:oMath>
        <m:r>
          <m:t>3</m:t>
        </m:r>
      </m:oMath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(</w:delText>
        </w:r>
      </w:del>
      <w:del w:id="1540" w:author="PR Preview" w:date="2026-01-01T00:00:00Z">
        <w:r>
          <w:delText xml:space="preserve">“cubic”</w:delText>
        </w:r>
      </w:del>
      <w:del w:id="1541" w:author="PR Preview" w:date="2026-01-01T00:00:00Z">
        <w:r>
          <w:delText xml:space="preserve">) and</w:delText>
        </w:r>
      </w:del>
      <w:del w:id="1542" w:author="PR Preview" w:date="2026-01-01T00:00:00Z">
        <w:r>
          <w:delText xml:space="preserve"> </w:delText>
        </w:r>
      </w:del>
      <m:oMath>
        <m:r>
          <m:t>4</m:t>
        </m:r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(</w:delText>
        </w:r>
      </w:del>
      <w:del w:id="1545" w:author="PR Preview" w:date="2026-01-01T00:00:00Z">
        <w:r>
          <w:delText xml:space="preserve">“quartic”</w:delText>
        </w:r>
      </w:del>
      <w:del w:id="1546" w:author="PR Preview" w:date="2026-01-01T00:00:00Z">
        <w:r>
          <w:delText xml:space="preserve">).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Choosing among these four fitted models is model selection,</w:delText>
        </w:r>
      </w:del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and the observations it uses are cars held out from fitting.</w:delText>
        </w:r>
      </w:del>
    </w:p>
    <w:p>
      <w:pPr>
        <w:pStyle w:val="BodyText"/>
      </w:pPr>
      <w:ins w:id="1551" w:author="PR Preview" w:date="2026-01-01T00:00:00Z">
        <w:r>
          <w:t xml:space="preserve">Source: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Wikipedia contributors [12]</w:t>
        </w:r>
      </w:ins>
      <w:ins w:id="1554" w:author="PR Preview" w:date="2026-01-01T00:00:00Z">
        <w:r>
          <w:t xml:space="preserve">.</w:t>
        </w:r>
      </w:ins>
    </w:p>
    <w:bookmarkEnd w:id="215"/>
    <w:bookmarkStart w:id="216" w:name="exm-model-selection"/>
    <w:p>
      <w:pPr>
        <w:pStyle w:val="BodyText"/>
      </w:pPr>
      <w:ins w:id="1555" w:author="PR Preview" w:date="2026-01-01T00:00:00Z">
        <w:r>
          <w:rPr>
            <w:b/>
            <w:bCs/>
          </w:rPr>
          <w:t xml:space="preserve">Example 31 (Choosing a polynomial degree)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In</w:t>
        </w:r>
      </w:ins>
      <w:ins w:id="1558" w:author="PR Preview" w:date="2026-01-01T00:00:00Z">
        <w:r>
          <w:t xml:space="preserve"> </w:t>
        </w:r>
      </w:ins>
      <w:hyperlink w:anchor="exm-tuning-parameter">
        <w:ins w:id="1559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1560" w:author="PR Preview" w:date="2026-01-01T00:00:00Z">
        <w:r>
          <w:t xml:space="preserve">,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the candidates are the least-squares fitted models from four polynomial model families,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the families of degree</w:t>
        </w:r>
      </w:ins>
      <w:ins w:id="1565" w:author="PR Preview" w:date="2026-01-01T00:00:00Z">
        <w:r>
          <w:t xml:space="preserve"> </w:t>
        </w:r>
      </w:ins>
      <m:oMath>
        <m:r>
          <m:t>1</m:t>
        </m:r>
      </m:oMath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(</w:t>
        </w:r>
      </w:ins>
      <w:ins w:id="1568" w:author="PR Preview" w:date="2026-01-01T00:00:00Z">
        <w:r>
          <w:t xml:space="preserve">“linear”</w:t>
        </w:r>
      </w:ins>
      <w:ins w:id="1569" w:author="PR Preview" w:date="2026-01-01T00:00:00Z">
        <w:r>
          <w:t xml:space="preserve">),</w:t>
        </w:r>
      </w:ins>
      <w:ins w:id="1570" w:author="PR Preview" w:date="2026-01-01T00:00:00Z">
        <w:r>
          <w:t xml:space="preserve"> </w:t>
        </w:r>
      </w:ins>
      <m:oMath>
        <m:r>
          <m:t>2</m:t>
        </m:r>
      </m:oMath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(</w:t>
        </w:r>
      </w:ins>
      <w:ins w:id="1573" w:author="PR Preview" w:date="2026-01-01T00:00:00Z">
        <w:r>
          <w:t xml:space="preserve">“quadratic”</w:t>
        </w:r>
      </w:ins>
      <w:ins w:id="1574" w:author="PR Preview" w:date="2026-01-01T00:00:00Z">
        <w:r>
          <w:t xml:space="preserve">),</w:t>
        </w:r>
      </w:ins>
      <w:ins w:id="1575" w:author="PR Preview" w:date="2026-01-01T00:00:00Z">
        <w:r>
          <w:t xml:space="preserve"> </w:t>
        </w:r>
      </w:ins>
      <m:oMath>
        <m:r>
          <m:t>3</m:t>
        </m:r>
      </m:oMath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(</w:t>
        </w:r>
      </w:ins>
      <w:ins w:id="1578" w:author="PR Preview" w:date="2026-01-01T00:00:00Z">
        <w:r>
          <w:t xml:space="preserve">“cubic”</w:t>
        </w:r>
      </w:ins>
      <w:ins w:id="1579" w:author="PR Preview" w:date="2026-01-01T00:00:00Z">
        <w:r>
          <w:t xml:space="preserve">) and</w:t>
        </w:r>
      </w:ins>
      <w:ins w:id="1580" w:author="PR Preview" w:date="2026-01-01T00:00:00Z">
        <w:r>
          <w:t xml:space="preserve"> </w:t>
        </w:r>
      </w:ins>
      <m:oMath>
        <m:r>
          <m:t>4</m:t>
        </m:r>
      </m:oMath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(</w:t>
        </w:r>
      </w:ins>
      <w:ins w:id="1583" w:author="PR Preview" w:date="2026-01-01T00:00:00Z">
        <w:r>
          <w:t xml:space="preserve">“quartic”</w:t>
        </w:r>
      </w:ins>
      <w:ins w:id="1584" w:author="PR Preview" w:date="2026-01-01T00:00:00Z">
        <w:r>
          <w:t xml:space="preserve">).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Choosing among these four fitted models is model selection,</w:t>
        </w:r>
      </w:ins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and the observations it uses are cars held out from fitting.</w:t>
        </w:r>
      </w:ins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del w:id="1589" w:author="PR Preview" w:date="2026-01-01T00:00:00Z">
        <w:r>
          <w:rPr>
            <w:b/>
            <w:bCs/>
          </w:rPr>
          <w:delText xml:space="preserve">Example 31 (Test error rate of a low-birth-weight classifier)</w:delText>
        </w:r>
      </w:del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The</w:delText>
        </w:r>
      </w:del>
      <w:del w:id="1592" w:author="PR Preview" w:date="2026-01-01T00:00:00Z">
        <w:r>
          <w:delText xml:space="preserve"> </w:delText>
        </w:r>
      </w:del>
      <w:del w:id="1593" w:author="PR Preview" w:date="2026-01-01T00:00:00Z">
        <w:r>
          <w:rPr>
            <w:rStyle w:val="VerbatimChar"/>
          </w:rPr>
          <w:delText xml:space="preserve">birthwt</w:delText>
        </w:r>
      </w:del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delText xml:space="preserve">data hold births at Baystate Medical Center in Springfield, Massachusetts</w:delText>
        </w:r>
      </w:del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[6]</w:delText>
        </w:r>
      </w:del>
      <w:del w:id="1598" w:author="PR Preview" w:date="2026-01-01T00:00:00Z">
        <w:r>
          <w:delText xml:space="preserve">,</w:delText>
        </w:r>
      </w:del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as distributed in R’s</w:delText>
        </w:r>
      </w:del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rPr>
            <w:rStyle w:val="VerbatimChar"/>
          </w:rPr>
          <w:delText xml:space="preserve">MASS</w:delText>
        </w:r>
      </w:del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package</w:delText>
        </w:r>
      </w:del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[7]</w:delText>
        </w:r>
      </w:del>
      <w:del w:id="1607" w:author="PR Preview" w:date="2026-01-01T00:00:00Z">
        <w:r>
          <w:delText xml:space="preserve">.</w:delText>
        </w:r>
      </w:del>
      <w:del w:id="1608" w:author="PR Preview" w:date="2026-01-01T00:00:00Z">
        <w:r>
          <w:delText xml:space="preserve"> </w:delText>
        </w:r>
      </w:del>
      <w:del w:id="1609" w:author="PR Preview" w:date="2026-01-01T00:00:00Z">
        <w:r>
          <w:delText xml:space="preserve">The outcome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rPr>
            <w:rStyle w:val="VerbatimChar"/>
          </w:rPr>
          <w:delText xml:space="preserve">low</w:delText>
        </w:r>
      </w:del>
      <w:del w:id="1612" w:author="PR Preview" w:date="2026-01-01T00:00:00Z">
        <w:r>
          <w:delText xml:space="preserve"> </w:delText>
        </w:r>
      </w:del>
      <w:del w:id="1613" w:author="PR Preview" w:date="2026-01-01T00:00:00Z">
        <w:r>
          <w:delText xml:space="preserve">is 1 for a birth weight under 2.5 kg and 0 otherwise.</w:delText>
        </w:r>
      </w:del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We fit a</w:delText>
        </w:r>
      </w:del>
      <w:del w:id="1616" w:author="PR Preview" w:date="2026-01-01T00:00:00Z">
        <w:r>
          <w:delText xml:space="preserve"> </w:delText>
        </w:r>
      </w:del>
      <w:hyperlink r:id="rId231">
        <w:del w:id="1617" w:author="PR Preview" w:date="2026-01-01T00:00:00Z">
          <w:r>
            <w:rPr>
              <w:rStyle w:val="Hyperlink"/>
            </w:rPr>
            <w:delText xml:space="preserve">logistic regression</w:delText>
          </w:r>
        </w:del>
      </w:hyperlink>
      <w:del w:id="1618" w:author="PR Preview" w:date="2026-01-01T00:00:00Z">
        <w:r>
          <w:delText xml:space="preserve"> </w:delText>
        </w:r>
      </w:del>
      <w:del w:id="1619" w:author="PR Preview" w:date="2026-01-01T00:00:00Z">
        <w:r>
          <w:delText xml:space="preserve">of</w:delText>
        </w:r>
      </w:del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rPr>
            <w:rStyle w:val="VerbatimChar"/>
          </w:rPr>
          <w:delText xml:space="preserve">low</w:delText>
        </w:r>
      </w:del>
      <w:del w:id="1622" w:author="PR Preview" w:date="2026-01-01T00:00:00Z">
        <w:r>
          <w:delText xml:space="preserve"> </w:delText>
        </w:r>
      </w:del>
      <w:del w:id="1623" w:author="PR Preview" w:date="2026-01-01T00:00:00Z">
        <w:r>
          <w:delText xml:space="preserve">on the mother’s age, weight at her last menstrual period, smoking status,</w:delText>
        </w:r>
      </w:del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delText xml:space="preserve">history of hypertension, and presence of uterine irritability.</w:delText>
        </w:r>
      </w:del>
      <w:del w:id="1626" w:author="PR Preview" w:date="2026-01-01T00:00:00Z">
        <w:r>
          <w:delText xml:space="preserve"> </w:delText>
        </w:r>
      </w:del>
      <w:del w:id="1627" w:author="PR Preview" w:date="2026-01-01T00:00:00Z">
        <w:r>
          <w:delText xml:space="preserve">The</w:delText>
        </w:r>
      </w:del>
      <w:del w:id="1628" w:author="PR Preview" w:date="2026-01-01T00:00:00Z">
        <w:r>
          <w:delText xml:space="preserve"> </w:delText>
        </w:r>
      </w:del>
      <w:hyperlink w:anchor="def-fitted-model">
        <w:del w:id="162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630" w:author="PR Preview" w:date="2026-01-01T00:00:00Z">
        <w:r>
          <w:delText xml:space="preserve"> </w:delText>
        </w:r>
      </w:del>
      <w:hyperlink r:id="rId18">
        <w:del w:id="1631" w:author="PR Preview" w:date="2026-01-01T00:00:00Z">
          <w:r>
            <w:rPr>
              <w:rStyle w:val="Hyperlink"/>
            </w:rPr>
            <w:delText xml:space="preserve">predicts</w:delText>
          </w:r>
        </w:del>
      </w:hyperlink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rPr>
            <w:rStyle w:val="VerbatimChar"/>
          </w:rPr>
          <w:delText xml:space="preserve">low = 1</w:delText>
        </w:r>
      </w:del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when its fitted</w:delText>
        </w:r>
      </w:del>
      <w:del w:id="1636" w:author="PR Preview" w:date="2026-01-01T00:00:00Z">
        <w:r>
          <w:delText xml:space="preserve"> </w:delText>
        </w:r>
      </w:del>
      <w:hyperlink r:id="rId69">
        <w:del w:id="1637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1638" w:author="PR Preview" w:date="2026-01-01T00:00:00Z">
        <w:r>
          <w:delText xml:space="preserve"> </w:delText>
        </w:r>
      </w:del>
      <w:del w:id="1639" w:author="PR Preview" w:date="2026-01-01T00:00:00Z">
        <w:r>
          <w:delText xml:space="preserve">exceeds 0.5.</w:delText>
        </w:r>
      </w:del>
      <w:del w:id="1640" w:author="PR Preview" w:date="2026-01-01T00:00:00Z">
        <w:r>
          <w:delText xml:space="preserve"> </w:delText>
        </w:r>
      </w:del>
      <w:del w:id="1641" w:author="PR Preview" w:date="2026-01-01T00:00:00Z">
        <w:r>
          <w:delText xml:space="preserve">We use every third row as the</w:delText>
        </w:r>
      </w:del>
      <w:del w:id="1642" w:author="PR Preview" w:date="2026-01-01T00:00:00Z">
        <w:r>
          <w:delText xml:space="preserve"> </w:delText>
        </w:r>
      </w:del>
      <w:hyperlink w:anchor="def-test-set">
        <w:del w:id="1643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1644" w:author="PR Preview" w:date="2026-01-01T00:00:00Z">
        <w:r>
          <w:delText xml:space="preserve"> </w:delText>
        </w:r>
      </w:del>
      <w:del w:id="1645" w:author="PR Preview" w:date="2026-01-01T00:00:00Z">
        <w:r>
          <w:delText xml:space="preserve">and fit on the remaining rows, the</w:delText>
        </w:r>
      </w:del>
      <w:del w:id="1646" w:author="PR Preview" w:date="2026-01-01T00:00:00Z">
        <w:r>
          <w:delText xml:space="preserve"> </w:delText>
        </w:r>
      </w:del>
      <w:hyperlink w:anchor="def-training-set">
        <w:del w:id="164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48" w:author="PR Preview" w:date="2026-01-01T00:00:00Z">
        <w:r>
          <w:delText xml:space="preserve">.</w:delText>
        </w:r>
      </w:del>
    </w:p>
    <w:p>
      <w:pPr>
        <w:pStyle w:val="BodyText"/>
      </w:pPr>
      <w:ins w:id="1649" w:author="PR Preview" w:date="2026-01-01T00:00:00Z">
        <w:r>
          <w:rPr>
            <w:b/>
            <w:bCs/>
          </w:rPr>
          <w:t xml:space="preserve">Example 32 (Test error rate of a low-birth-weight classifier)</w:t>
        </w:r>
      </w:ins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The</w:t>
        </w:r>
      </w:ins>
      <w:ins w:id="1652" w:author="PR Preview" w:date="2026-01-01T00:00:00Z">
        <w:r>
          <w:t xml:space="preserve"> </w:t>
        </w:r>
      </w:ins>
      <w:ins w:id="1653" w:author="PR Preview" w:date="2026-01-01T00:00:00Z">
        <w:r>
          <w:rPr>
            <w:rStyle w:val="VerbatimChar"/>
          </w:rPr>
          <w:t xml:space="preserve">birthwt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data hold births at Baystate Medical Center in Springfield, Massachusetts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[6]</w:t>
        </w:r>
      </w:ins>
      <w:ins w:id="1658" w:author="PR Preview" w:date="2026-01-01T00:00:00Z">
        <w:r>
          <w:t xml:space="preserve">,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as distributed in R’s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rPr>
            <w:rStyle w:val="VerbatimChar"/>
          </w:rPr>
          <w:t xml:space="preserve">MASS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package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[7]</w:t>
        </w:r>
      </w:ins>
      <w:ins w:id="1667" w:author="PR Preview" w:date="2026-01-01T00:00:00Z">
        <w:r>
          <w:t xml:space="preserve">.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The outcome</w:t>
        </w:r>
      </w:ins>
      <w:ins w:id="1670" w:author="PR Preview" w:date="2026-01-01T00:00:00Z">
        <w:r>
          <w:t xml:space="preserve"> </w:t>
        </w:r>
      </w:ins>
      <w:ins w:id="1671" w:author="PR Preview" w:date="2026-01-01T00:00:00Z">
        <w:r>
          <w:rPr>
            <w:rStyle w:val="VerbatimChar"/>
          </w:rPr>
          <w:t xml:space="preserve">low</w:t>
        </w:r>
      </w:ins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is 1 for a birth weight under 2.5 kg and 0 otherwise.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We fit a</w:t>
        </w:r>
      </w:ins>
      <w:ins w:id="1676" w:author="PR Preview" w:date="2026-01-01T00:00:00Z">
        <w:r>
          <w:t xml:space="preserve"> </w:t>
        </w:r>
      </w:ins>
      <w:hyperlink r:id="rId231">
        <w:ins w:id="1677" w:author="PR Preview" w:date="2026-01-01T00:00:00Z">
          <w:r>
            <w:rPr>
              <w:rStyle w:val="Hyperlink"/>
            </w:rPr>
            <w:t xml:space="preserve">logistic regression</w:t>
          </w:r>
        </w:ins>
      </w:hyperlink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of</w:t>
        </w:r>
      </w:ins>
      <w:ins w:id="1680" w:author="PR Preview" w:date="2026-01-01T00:00:00Z">
        <w:r>
          <w:t xml:space="preserve"> </w:t>
        </w:r>
      </w:ins>
      <w:ins w:id="1681" w:author="PR Preview" w:date="2026-01-01T00:00:00Z">
        <w:r>
          <w:rPr>
            <w:rStyle w:val="VerbatimChar"/>
          </w:rPr>
          <w:t xml:space="preserve">low</w:t>
        </w:r>
      </w:ins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on the mother’s age, weight at her last menstrual period, smoking status,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history of hypertension, and presence of uterine irritability.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The</w:t>
        </w:r>
      </w:ins>
      <w:ins w:id="1688" w:author="PR Preview" w:date="2026-01-01T00:00:00Z">
        <w:r>
          <w:t xml:space="preserve"> </w:t>
        </w:r>
      </w:ins>
      <w:hyperlink w:anchor="def-fitted-model">
        <w:ins w:id="1689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690" w:author="PR Preview" w:date="2026-01-01T00:00:00Z">
        <w:r>
          <w:t xml:space="preserve"> </w:t>
        </w:r>
      </w:ins>
      <w:hyperlink r:id="rId18">
        <w:ins w:id="1691" w:author="PR Preview" w:date="2026-01-01T00:00:00Z">
          <w:r>
            <w:rPr>
              <w:rStyle w:val="Hyperlink"/>
            </w:rPr>
            <w:t xml:space="preserve">predicts</w:t>
          </w:r>
        </w:ins>
      </w:hyperlink>
      <w:ins w:id="1692" w:author="PR Preview" w:date="2026-01-01T00:00:00Z">
        <w:r>
          <w:t xml:space="preserve"> </w:t>
        </w:r>
      </w:ins>
      <w:ins w:id="1693" w:author="PR Preview" w:date="2026-01-01T00:00:00Z">
        <w:r>
          <w:rPr>
            <w:rStyle w:val="VerbatimChar"/>
          </w:rPr>
          <w:t xml:space="preserve">low = 1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when its fitted</w:t>
        </w:r>
      </w:ins>
      <w:ins w:id="1696" w:author="PR Preview" w:date="2026-01-01T00:00:00Z">
        <w:r>
          <w:t xml:space="preserve"> </w:t>
        </w:r>
      </w:ins>
      <w:hyperlink r:id="rId69">
        <w:ins w:id="1697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exceeds 0.5.</w:t>
        </w:r>
      </w:ins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We use every third row as the</w:t>
        </w:r>
      </w:ins>
      <w:ins w:id="1702" w:author="PR Preview" w:date="2026-01-01T00:00:00Z">
        <w:r>
          <w:t xml:space="preserve"> </w:t>
        </w:r>
      </w:ins>
      <w:hyperlink w:anchor="def-test-set">
        <w:ins w:id="1703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and fit on the remaining rows, the</w:t>
        </w:r>
      </w:ins>
      <w:ins w:id="1706" w:author="PR Preview" w:date="2026-01-01T00:00:00Z">
        <w:r>
          <w:t xml:space="preserve"> </w:t>
        </w:r>
      </w:ins>
      <w:hyperlink w:anchor="def-training-set">
        <w:ins w:id="170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708" w:author="PR Preview" w:date="2026-01-01T00:00:00Z">
        <w:r>
          <w:t xml:space="preserve">.</w:t>
        </w:r>
      </w:ins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del w:id="1709" w:author="PR Preview" w:date="2026-01-01T00:00:00Z">
        <w:r>
          <w:rPr>
            <w:b/>
            <w:bCs/>
          </w:rPr>
          <w:delText xml:space="preserve">Example 32 (Numerical example)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This example (</w:delText>
        </w:r>
      </w:del>
      <w:hyperlink w:anchor="exm-train-validation-test-split">
        <w:del w:id="1712" w:author="PR Preview" w:date="2026-01-01T00:00:00Z">
          <w:r>
            <w:rPr>
              <w:rStyle w:val="Hyperlink"/>
            </w:rPr>
            <w:delText xml:space="preserve">Example 32</w:delText>
          </w:r>
        </w:del>
      </w:hyperlink>
      <w:del w:id="1713" w:author="PR Preview" w:date="2026-01-01T00:00:00Z">
        <w:r>
          <w:delText xml:space="preserve">)</w:delText>
        </w:r>
      </w:del>
      <w:del w:id="1714" w:author="PR Preview" w:date="2026-01-01T00:00:00Z">
        <w:r>
          <w:delText xml:space="preserve"> </w:delText>
        </w:r>
      </w:del>
      <w:del w:id="1715" w:author="PR Preview" w:date="2026-01-01T00:00:00Z">
        <w:r>
          <w:delText xml:space="preserve">uses R’s built-in</w:delText>
        </w:r>
      </w:del>
      <w:del w:id="1716" w:author="PR Preview" w:date="2026-01-01T00:00:00Z">
        <w:r>
          <w:delText xml:space="preserve"> </w:delText>
        </w:r>
      </w:del>
      <w:del w:id="1717" w:author="PR Preview" w:date="2026-01-01T00:00:00Z">
        <w:r>
          <w:rPr>
            <w:rStyle w:val="VerbatimChar"/>
          </w:rPr>
          <w:delText xml:space="preserve">mtcars</w:delText>
        </w:r>
      </w:del>
      <w:del w:id="1718" w:author="PR Preview" w:date="2026-01-01T00:00:00Z">
        <w:r>
          <w:delText xml:space="preserve"> </w:delText>
        </w:r>
      </w:del>
      <w:del w:id="1719" w:author="PR Preview" w:date="2026-01-01T00:00:00Z">
        <w:r>
          <w:delText xml:space="preserve">dataset</w:delText>
        </w:r>
      </w:del>
      <w:del w:id="1720" w:author="PR Preview" w:date="2026-01-01T00:00:00Z">
        <w:r>
          <w:delText xml:space="preserve"> </w:delText>
        </w:r>
      </w:del>
      <w:del w:id="1721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722" w:author="PR Preview" w:date="2026-01-01T00:00:00Z">
        <w:r>
          <w:delText xml:space="preserve"> </w:delText>
        </w:r>
      </w:del>
      <w:del w:id="1723" w:author="PR Preview" w:date="2026-01-01T00:00:00Z">
        <w:r>
          <w:delText xml:space="preserve">cars)</w:delText>
        </w:r>
      </w:del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to predict fuel efficiency (</w:delText>
        </w:r>
      </w:del>
      <w:del w:id="1726" w:author="PR Preview" w:date="2026-01-01T00:00:00Z">
        <w:r>
          <w:rPr>
            <w:rStyle w:val="VerbatimChar"/>
          </w:rPr>
          <w:delText xml:space="preserve">mpg</w:delText>
        </w:r>
      </w:del>
      <w:del w:id="1727" w:author="PR Preview" w:date="2026-01-01T00:00:00Z">
        <w:r>
          <w:delText xml:space="preserve">)</w:delText>
        </w:r>
      </w:del>
      <w:del w:id="1728" w:author="PR Preview" w:date="2026-01-01T00:00:00Z">
        <w:r>
          <w:delText xml:space="preserve"> </w:delText>
        </w:r>
      </w:del>
      <w:del w:id="1729" w:author="PR Preview" w:date="2026-01-01T00:00:00Z">
        <w:r>
          <w:delText xml:space="preserve">from vehicle weight (</w:delText>
        </w:r>
      </w:del>
      <w:del w:id="1730" w:author="PR Preview" w:date="2026-01-01T00:00:00Z">
        <w:r>
          <w:rPr>
            <w:rStyle w:val="VerbatimChar"/>
          </w:rPr>
          <w:delText xml:space="preserve">wt</w:delText>
        </w:r>
      </w:del>
      <w:del w:id="1731" w:author="PR Preview" w:date="2026-01-01T00:00:00Z">
        <w:r>
          <w:delText xml:space="preserve">).</w:delText>
        </w:r>
      </w:del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It uses one random split</w:delText>
        </w:r>
      </w:del>
      <w:del w:id="1734" w:author="PR Preview" w:date="2026-01-01T00:00:00Z">
        <w:r>
          <w:delText xml:space="preserve"> </w:delText>
        </w:r>
      </w:del>
      <w:del w:id="1735" w:author="PR Preview" w:date="2026-01-01T00:00:00Z">
        <w:r>
          <w:delText xml:space="preserve">to compare linear,</w:delText>
        </w:r>
      </w:del>
      <w:del w:id="1736" w:author="PR Preview" w:date="2026-01-01T00:00:00Z">
        <w:r>
          <w:delText xml:space="preserve"> </w:delText>
        </w:r>
      </w:del>
      <w:del w:id="1737" w:author="PR Preview" w:date="2026-01-01T00:00:00Z">
        <w:r>
          <w:delText xml:space="preserve">quadratic,</w:delText>
        </w:r>
      </w:del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delText xml:space="preserve">cubic,</w:delText>
        </w:r>
      </w:del>
      <w:del w:id="1740" w:author="PR Preview" w:date="2026-01-01T00:00:00Z">
        <w:r>
          <w:delText xml:space="preserve"> </w:delText>
        </w:r>
      </w:del>
      <w:del w:id="1741" w:author="PR Preview" w:date="2026-01-01T00:00:00Z">
        <w:r>
          <w:delText xml:space="preserve">and quartic models</w:delText>
        </w:r>
      </w:del>
      <w:del w:id="1742" w:author="PR Preview" w:date="2026-01-01T00:00:00Z">
        <w:r>
          <w:delText xml:space="preserve"> </w:delText>
        </w:r>
      </w:del>
      <w:del w:id="1743" w:author="PR Preview" w:date="2026-01-01T00:00:00Z">
        <w:r>
          <w:delText xml:space="preserve">(</w:delText>
        </w:r>
      </w:del>
      <w:del w:id="1744" w:author="PR Preview" w:date="2026-01-01T00:00:00Z">
        <w:r>
          <w:rPr>
            <w:rStyle w:val="VerbatimChar"/>
          </w:rPr>
          <w:delText xml:space="preserve">mpg ~ wt</w:delText>
        </w:r>
      </w:del>
      <w:del w:id="1745" w:author="PR Preview" w:date="2026-01-01T00:00:00Z">
        <w:r>
          <w:delText xml:space="preserve">,</w:delText>
        </w:r>
      </w:del>
      <w:del w:id="1746" w:author="PR Preview" w:date="2026-01-01T00:00:00Z">
        <w:r>
          <w:delText xml:space="preserve"> </w:delText>
        </w:r>
      </w:del>
      <w:del w:id="1747" w:author="PR Preview" w:date="2026-01-01T00:00:00Z">
        <w:r>
          <w:rPr>
            <w:rStyle w:val="VerbatimChar"/>
          </w:rPr>
          <w:delText xml:space="preserve">mpg ~ wt + I(wt^2)</w:delText>
        </w:r>
      </w:del>
      <w:del w:id="1748" w:author="PR Preview" w:date="2026-01-01T00:00:00Z">
        <w:r>
          <w:delText xml:space="preserve">,</w:delText>
        </w:r>
      </w:del>
      <w:del w:id="1749" w:author="PR Preview" w:date="2026-01-01T00:00:00Z">
        <w:r>
          <w:delText xml:space="preserve"> </w:delText>
        </w:r>
      </w:del>
      <w:del w:id="1750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1751" w:author="PR Preview" w:date="2026-01-01T00:00:00Z">
        <w:r>
          <w:delText xml:space="preserve">,</w:delText>
        </w:r>
      </w:del>
      <w:del w:id="1752" w:author="PR Preview" w:date="2026-01-01T00:00:00Z">
        <w:r>
          <w:delText xml:space="preserve"> </w:delText>
        </w:r>
      </w:del>
      <w:del w:id="1753" w:author="PR Preview" w:date="2026-01-01T00:00:00Z">
        <w:r>
          <w:delText xml:space="preserve">and</w:delText>
        </w:r>
      </w:del>
      <w:del w:id="1754" w:author="PR Preview" w:date="2026-01-01T00:00:00Z">
        <w:r>
          <w:delText xml:space="preserve"> </w:delText>
        </w:r>
      </w:del>
      <w:del w:id="1755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1756" w:author="PR Preview" w:date="2026-01-01T00:00:00Z">
        <w:r>
          <w:delText xml:space="preserve">)</w:delText>
        </w:r>
      </w:del>
      <w:del w:id="1757" w:author="PR Preview" w:date="2026-01-01T00:00:00Z">
        <w:r>
          <w:delText xml:space="preserve"> </w:delText>
        </w:r>
      </w:del>
      <w:del w:id="1758" w:author="PR Preview" w:date="2026-01-01T00:00:00Z">
        <w:r>
          <w:delText xml:space="preserve">on a validation set,</w:delText>
        </w:r>
      </w:del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delText xml:space="preserve">then reports the chosen model’s test sRMSE</w:delText>
        </w:r>
      </w:del>
      <w:del w:id="1761" w:author="PR Preview" w:date="2026-01-01T00:00:00Z">
        <w:r>
          <w:delText xml:space="preserve"> </w:delText>
        </w:r>
      </w:del>
      <w:del w:id="1762" w:author="PR Preview" w:date="2026-01-01T00:00:00Z">
        <w:r>
          <w:delText xml:space="preserve">on untouched test data</w:delText>
        </w:r>
      </w:del>
      <w:del w:id="1763" w:author="PR Preview" w:date="2026-01-01T00:00:00Z">
        <w:r>
          <w:delText xml:space="preserve"> </w:delText>
        </w:r>
      </w:del>
      <w:del w:id="1764" w:author="PR Preview" w:date="2026-01-01T00:00:00Z">
        <w:r>
          <w:delText xml:space="preserve">[5, p. 213]</w:delText>
        </w:r>
      </w:del>
      <w:del w:id="1765" w:author="PR Preview" w:date="2026-01-01T00:00:00Z">
        <w:r>
          <w:delText xml:space="preserve">.</w:delText>
        </w:r>
      </w:del>
    </w:p>
    <w:p>
      <w:pPr>
        <w:pStyle w:val="BodyText"/>
      </w:pPr>
      <w:ins w:id="1766" w:author="PR Preview" w:date="2026-01-01T00:00:00Z">
        <w:r>
          <w:rPr>
            <w:b/>
            <w:bCs/>
          </w:rPr>
          <w:t xml:space="preserve">Example 33 (Numerical example)</w:t>
        </w:r>
      </w:ins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This example (</w:t>
        </w:r>
      </w:ins>
      <w:hyperlink w:anchor="exm-train-validation-test-split">
        <w:ins w:id="1769" w:author="PR Preview" w:date="2026-01-01T00:00:00Z">
          <w:r>
            <w:rPr>
              <w:rStyle w:val="Hyperlink"/>
            </w:rPr>
            <w:t xml:space="preserve">Example 33</w:t>
          </w:r>
        </w:ins>
      </w:hyperlink>
      <w:ins w:id="1770" w:author="PR Preview" w:date="2026-01-01T00:00:00Z">
        <w:r>
          <w:t xml:space="preserve">)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uses R’s built-in</w:t>
        </w:r>
      </w:ins>
      <w:ins w:id="1773" w:author="PR Preview" w:date="2026-01-01T00:00:00Z">
        <w:r>
          <w:t xml:space="preserve"> </w:t>
        </w:r>
      </w:ins>
      <w:ins w:id="1774" w:author="PR Preview" w:date="2026-01-01T00:00:00Z">
        <w:r>
          <w:rPr>
            <w:rStyle w:val="VerbatimChar"/>
          </w:rPr>
          <w:t xml:space="preserve">mtcars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dataset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cars)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to predict fuel efficiency (</w:t>
        </w:r>
      </w:ins>
      <w:ins w:id="1783" w:author="PR Preview" w:date="2026-01-01T00:00:00Z">
        <w:r>
          <w:rPr>
            <w:rStyle w:val="VerbatimChar"/>
          </w:rPr>
          <w:t xml:space="preserve">mpg</w:t>
        </w:r>
      </w:ins>
      <w:ins w:id="1784" w:author="PR Preview" w:date="2026-01-01T00:00:00Z">
        <w:r>
          <w:t xml:space="preserve">)</w:t>
        </w:r>
      </w:ins>
      <w:ins w:id="1785" w:author="PR Preview" w:date="2026-01-01T00:00:00Z">
        <w:r>
          <w:t xml:space="preserve"> </w:t>
        </w:r>
      </w:ins>
      <w:ins w:id="1786" w:author="PR Preview" w:date="2026-01-01T00:00:00Z">
        <w:r>
          <w:t xml:space="preserve">from vehicle weight (</w:t>
        </w:r>
      </w:ins>
      <w:ins w:id="1787" w:author="PR Preview" w:date="2026-01-01T00:00:00Z">
        <w:r>
          <w:rPr>
            <w:rStyle w:val="VerbatimChar"/>
          </w:rPr>
          <w:t xml:space="preserve">wt</w:t>
        </w:r>
      </w:ins>
      <w:ins w:id="1788" w:author="PR Preview" w:date="2026-01-01T00:00:00Z">
        <w:r>
          <w:t xml:space="preserve">).</w:t>
        </w:r>
      </w:ins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It uses one random split</w:t>
        </w:r>
      </w:ins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to compare linear,</w:t>
        </w:r>
      </w:ins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quadratic,</w:t>
        </w:r>
      </w:ins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cubic,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and quartic models</w:t>
        </w:r>
      </w:ins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(</w:t>
        </w:r>
      </w:ins>
      <w:ins w:id="1801" w:author="PR Preview" w:date="2026-01-01T00:00:00Z">
        <w:r>
          <w:rPr>
            <w:rStyle w:val="VerbatimChar"/>
          </w:rPr>
          <w:t xml:space="preserve">mpg ~ wt</w:t>
        </w:r>
      </w:ins>
      <w:ins w:id="1802" w:author="PR Preview" w:date="2026-01-01T00:00:00Z">
        <w:r>
          <w:t xml:space="preserve">,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rPr>
            <w:rStyle w:val="VerbatimChar"/>
          </w:rPr>
          <w:t xml:space="preserve">mpg ~ wt + I(wt^2)</w:t>
        </w:r>
      </w:ins>
      <w:ins w:id="1805" w:author="PR Preview" w:date="2026-01-01T00:00:00Z">
        <w:r>
          <w:t xml:space="preserve">,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rPr>
            <w:rStyle w:val="VerbatimChar"/>
          </w:rPr>
          <w:t xml:space="preserve">mpg ~ wt + I(wt^2) + I(wt^3)</w:t>
        </w:r>
      </w:ins>
      <w:ins w:id="1808" w:author="PR Preview" w:date="2026-01-01T00:00:00Z">
        <w:r>
          <w:t xml:space="preserve">,</w:t>
        </w:r>
      </w:ins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and</w:t>
        </w:r>
      </w:ins>
      <w:ins w:id="1811" w:author="PR Preview" w:date="2026-01-01T00:00:00Z">
        <w:r>
          <w:t xml:space="preserve"> </w:t>
        </w:r>
      </w:ins>
      <w:ins w:id="1812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1813" w:author="PR Preview" w:date="2026-01-01T00:00:00Z">
        <w:r>
          <w:t xml:space="preserve">)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on a validation set,</w:t>
        </w:r>
      </w:ins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then reports the chosen model’s test sRMSE</w:t>
        </w:r>
      </w:ins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on untouched test data</w:t>
        </w:r>
      </w:ins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[5, p. 213]</w:t>
        </w:r>
      </w:ins>
      <w:ins w:id="1822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del w:id="1823" w:author="PR Preview" w:date="2026-01-01T00:00:00Z">
        <w:r>
          <w:delText xml:space="preserve">Source:</w:delText>
        </w:r>
      </w:del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delText xml:space="preserve">Wikipedia contributors [12]</w:delText>
        </w:r>
      </w:del>
      <w:del w:id="1826" w:author="PR Preview" w:date="2026-01-01T00:00:00Z">
        <w:r>
          <w:delText xml:space="preserve">.</w:delText>
        </w:r>
      </w:del>
    </w:p>
    <w:p>
      <w:pPr>
        <w:pStyle w:val="FirstParagraph"/>
      </w:pPr>
      <w:ins w:id="1827" w:author="PR Preview" w:date="2026-01-01T00:00:00Z">
        <w:r>
          <w:t xml:space="preserve">Source:</w:t>
        </w:r>
      </w:ins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Wikipedia contributors [13]</w:t>
        </w:r>
      </w:ins>
      <w:ins w:id="1830" w:author="PR Preview" w:date="2026-01-01T00:00:00Z">
        <w:r>
          <w:t xml:space="preserve">.</w:t>
        </w:r>
      </w:ins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del w:id="1831" w:author="PR Preview" w:date="2026-01-01T00:00:00Z">
        <w:r>
          <w:rPr>
            <w:b/>
            <w:bCs/>
          </w:rPr>
          <w:delText xml:space="preserve">Example 33 (Cross-validation versus the generalization error)</w:delText>
        </w:r>
      </w:del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This example applies</w:delText>
        </w:r>
      </w:del>
      <w:del w:id="1834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1835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with</w:delText>
        </w:r>
      </w:del>
      <w:del w:id="183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1839" w:author="PR Preview" w:date="2026-01-01T00:00:00Z">
        <w:r>
          <w:delText xml:space="preserve"> </w:delText>
        </w:r>
      </w:del>
      <w:del w:id="1840" w:author="PR Preview" w:date="2026-01-01T00:00:00Z">
        <w:r>
          <w:delText xml:space="preserve">to the simulated training set of</w:delText>
        </w:r>
      </w:del>
      <w:del w:id="1841" w:author="PR Preview" w:date="2026-01-01T00:00:00Z">
        <w:r>
          <w:delText xml:space="preserve"> </w:delText>
        </w:r>
      </w:del>
      <w:hyperlink w:anchor="exm-train-test-error-simulated">
        <w:del w:id="1842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1843" w:author="PR Preview" w:date="2026-01-01T00:00:00Z">
        <w:r>
          <w:delText xml:space="preserve">,</w:delText>
        </w:r>
      </w:del>
      <w:del w:id="1844" w:author="PR Preview" w:date="2026-01-01T00:00:00Z">
        <w:r>
          <w:delText xml:space="preserve"> </w:delText>
        </w:r>
      </w:del>
      <w:del w:id="1845" w:author="PR Preview" w:date="2026-01-01T00:00:00Z">
        <w:r>
          <w:delText xml:space="preserve">using only those 30 observations.</w:delText>
        </w:r>
      </w:del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The function</w:delText>
        </w:r>
      </w:del>
      <w:del w:id="1848" w:author="PR Preview" w:date="2026-01-01T00:00:00Z">
        <w:r>
          <w:delText xml:space="preserve"> </w:delText>
        </w:r>
      </w:del>
      <w:del w:id="1849" w:author="PR Preview" w:date="2026-01-01T00:00:00Z">
        <w:r>
          <w:rPr>
            <w:rStyle w:val="VerbatimChar"/>
          </w:rPr>
          <w:delText xml:space="preserve">assign_folds()</w:delText>
        </w:r>
      </w:del>
      <w:del w:id="1850" w:author="PR Preview" w:date="2026-01-01T00:00:00Z">
        <w:r>
          <w:delText xml:space="preserve"> </w:delText>
        </w:r>
      </w:del>
      <w:del w:id="1851" w:author="PR Preview" w:date="2026-01-01T00:00:00Z">
        <w:r>
          <w:delText xml:space="preserve">assigns each observation to a fold at random,</w:delText>
        </w:r>
      </w:del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rPr>
            <w:rStyle w:val="VerbatimChar"/>
          </w:rPr>
          <w:delText xml:space="preserve">cv_squared_errors()</w:delText>
        </w:r>
      </w:del>
      <w:del w:id="1854" w:author="PR Preview" w:date="2026-01-01T00:00:00Z">
        <w:r>
          <w:delText xml:space="preserve"> </w:delText>
        </w:r>
      </w:del>
      <w:del w:id="1855" w:author="PR Preview" w:date="2026-01-01T00:00:00Z">
        <w:r>
          <w:delText xml:space="preserve">fits the model once per fold without that fold</w:delText>
        </w:r>
      </w:del>
      <w:del w:id="1856" w:author="PR Preview" w:date="2026-01-01T00:00:00Z">
        <w:r>
          <w:delText xml:space="preserve"> </w:delText>
        </w:r>
      </w:del>
      <w:del w:id="1857" w:author="PR Preview" w:date="2026-01-01T00:00:00Z">
        <w:r>
          <w:delText xml:space="preserve">and returns each observation’s squared prediction error,</w:delText>
        </w:r>
      </w:del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and</w:delText>
        </w:r>
      </w:del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rPr>
            <w:rStyle w:val="VerbatimChar"/>
          </w:rPr>
          <w:delText xml:space="preserve">cv_mse()</w:delText>
        </w:r>
      </w:del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averages them, which is</w:delText>
        </w:r>
      </w:del>
      <w:del w:id="1864" w:author="PR Preview" w:date="2026-01-01T00:00:00Z">
        <w:r>
          <w:delText xml:space="preserve"> </w:delText>
        </w:r>
      </w:del>
      <w:hyperlink w:anchor="eq-cv-estimate">
        <w:del w:id="1865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1866" w:author="PR Preview" w:date="2026-01-01T00:00:00Z">
        <w:r>
          <w:delText xml:space="preserve">.</w:delText>
        </w:r>
      </w:del>
    </w:p>
    <w:p>
      <w:pPr>
        <w:pStyle w:val="BodyText"/>
      </w:pPr>
      <w:ins w:id="1867" w:author="PR Preview" w:date="2026-01-01T00:00:00Z">
        <w:r>
          <w:rPr>
            <w:b/>
            <w:bCs/>
          </w:rPr>
          <w:t xml:space="preserve">Example 34 (Cross-validation versus the generalization error)</w:t>
        </w:r>
      </w:ins>
      <w:ins w:id="1868" w:author="PR Preview" w:date="2026-01-01T00:00:00Z">
        <w:r>
          <w:t xml:space="preserve"> </w:t>
        </w:r>
      </w:ins>
      <w:ins w:id="1869" w:author="PR Preview" w:date="2026-01-01T00:00:00Z">
        <w:r>
          <w:t xml:space="preserve">This example applies</w:t>
        </w:r>
      </w:ins>
      <w:ins w:id="187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187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1872" w:author="PR Preview" w:date="2026-01-01T00:00:00Z">
        <w:r>
          <w:t xml:space="preserve"> </w:t>
        </w:r>
      </w:ins>
      <w:ins w:id="1873" w:author="PR Preview" w:date="2026-01-01T00:00:00Z">
        <w:r>
          <w:t xml:space="preserve">with</w:t>
        </w:r>
      </w:ins>
      <w:ins w:id="187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1875" w:author="PR Preview" w:date="2026-01-01T00:00:00Z">
        <w:r>
          <w:t xml:space="preserve"> </w:t>
        </w:r>
      </w:ins>
      <w:ins w:id="1876" w:author="PR Preview" w:date="2026-01-01T00:00:00Z">
        <w:r>
          <w:t xml:space="preserve">to the simulated training set of</w:t>
        </w:r>
      </w:ins>
      <w:ins w:id="1877" w:author="PR Preview" w:date="2026-01-01T00:00:00Z">
        <w:r>
          <w:t xml:space="preserve"> </w:t>
        </w:r>
      </w:ins>
      <w:hyperlink w:anchor="exm-train-test-error-simulated">
        <w:ins w:id="1878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1879" w:author="PR Preview" w:date="2026-01-01T00:00:00Z">
        <w:r>
          <w:t xml:space="preserve">,</w:t>
        </w:r>
      </w:ins>
      <w:ins w:id="1880" w:author="PR Preview" w:date="2026-01-01T00:00:00Z">
        <w:r>
          <w:t xml:space="preserve"> </w:t>
        </w:r>
      </w:ins>
      <w:ins w:id="1881" w:author="PR Preview" w:date="2026-01-01T00:00:00Z">
        <w:r>
          <w:t xml:space="preserve">using only those 30 observations.</w:t>
        </w:r>
      </w:ins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The function</w:t>
        </w:r>
      </w:ins>
      <w:ins w:id="1884" w:author="PR Preview" w:date="2026-01-01T00:00:00Z">
        <w:r>
          <w:t xml:space="preserve"> </w:t>
        </w:r>
      </w:ins>
      <w:ins w:id="1885" w:author="PR Preview" w:date="2026-01-01T00:00:00Z">
        <w:r>
          <w:rPr>
            <w:rStyle w:val="VerbatimChar"/>
          </w:rPr>
          <w:t xml:space="preserve">assign_folds()</w:t>
        </w:r>
      </w:ins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assigns each observation to a fold at random,</w:t>
        </w:r>
      </w:ins>
      <w:ins w:id="1888" w:author="PR Preview" w:date="2026-01-01T00:00:00Z">
        <w:r>
          <w:t xml:space="preserve"> </w:t>
        </w:r>
      </w:ins>
      <w:ins w:id="1889" w:author="PR Preview" w:date="2026-01-01T00:00:00Z">
        <w:r>
          <w:rPr>
            <w:rStyle w:val="VerbatimChar"/>
          </w:rPr>
          <w:t xml:space="preserve">cv_squared_errors()</w:t>
        </w:r>
      </w:ins>
      <w:ins w:id="1890" w:author="PR Preview" w:date="2026-01-01T00:00:00Z">
        <w:r>
          <w:t xml:space="preserve"> </w:t>
        </w:r>
      </w:ins>
      <w:ins w:id="1891" w:author="PR Preview" w:date="2026-01-01T00:00:00Z">
        <w:r>
          <w:t xml:space="preserve">fits the model once per fold without that fold</w:t>
        </w:r>
      </w:ins>
      <w:ins w:id="1892" w:author="PR Preview" w:date="2026-01-01T00:00:00Z">
        <w:r>
          <w:t xml:space="preserve"> </w:t>
        </w:r>
      </w:ins>
      <w:ins w:id="1893" w:author="PR Preview" w:date="2026-01-01T00:00:00Z">
        <w:r>
          <w:t xml:space="preserve">and returns each observation’s squared prediction error,</w:t>
        </w:r>
      </w:ins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and</w:t>
        </w:r>
      </w:ins>
      <w:ins w:id="1896" w:author="PR Preview" w:date="2026-01-01T00:00:00Z">
        <w:r>
          <w:t xml:space="preserve"> </w:t>
        </w:r>
      </w:ins>
      <w:ins w:id="1897" w:author="PR Preview" w:date="2026-01-01T00:00:00Z">
        <w:r>
          <w:rPr>
            <w:rStyle w:val="VerbatimChar"/>
          </w:rPr>
          <w:t xml:space="preserve">cv_mse()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averages them, which is</w:t>
        </w:r>
      </w:ins>
      <w:ins w:id="1900" w:author="PR Preview" w:date="2026-01-01T00:00:00Z">
        <w:r>
          <w:t xml:space="preserve"> </w:t>
        </w:r>
      </w:ins>
      <w:hyperlink w:anchor="eq-cv-estimate">
        <w:ins w:id="1901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1902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1903" w:author="PR Preview" w:date="2026-01-01T00:00:00Z">
        <w:r>
          <w:delText xml:space="preserve">The same fold assignment is used for every degree,</w:delText>
        </w:r>
      </w:del>
      <w:del w:id="1904" w:author="PR Preview" w:date="2026-01-01T00:00:00Z">
        <w:r>
          <w:delText xml:space="preserve"> </w:delText>
        </w:r>
      </w:del>
      <w:del w:id="1905" w:author="PR Preview" w:date="2026-01-01T00:00:00Z">
        <w:r>
          <w:delText xml:space="preserve">so the degrees are compared on the same splits.</w:delText>
        </w:r>
      </w:del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The table and figure report the square root of each cross-validation estimate,</w:delText>
        </w:r>
      </w:del>
      <w:del w:id="1908" w:author="PR Preview" w:date="2026-01-01T00:00:00Z">
        <w:r>
          <w:delText xml:space="preserve"> </w:delText>
        </w:r>
      </w:del>
      <w:del w:id="1909" w:author="PR Preview" w:date="2026-01-01T00:00:00Z">
        <w:r>
          <w:delText xml:space="preserve">so that it is in the same unit as the training sRMSE and generalization pRMSE of</w:delText>
        </w:r>
      </w:del>
      <w:del w:id="1910" w:author="PR Preview" w:date="2026-01-01T00:00:00Z">
        <w:r>
          <w:delText xml:space="preserve"> </w:delText>
        </w:r>
      </w:del>
      <w:hyperlink w:anchor="exm-train-test-error-simulated">
        <w:del w:id="1911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1912" w:author="PR Preview" w:date="2026-01-01T00:00:00Z">
        <w:r>
          <w:delText xml:space="preserve">.</w:delText>
        </w:r>
      </w:del>
    </w:p>
    <w:p>
      <w:pPr>
        <w:pStyle w:val="FirstParagraph"/>
      </w:pPr>
      <w:ins w:id="1913" w:author="PR Preview" w:date="2026-01-01T00:00:00Z">
        <w:r>
          <w:t xml:space="preserve">The same fold assignment is used for every degree,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so the degrees are compared on the same splits.</w:t>
        </w:r>
      </w:ins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The table and figure report the square root of each cross-validation estimate,</w:t>
        </w:r>
      </w:ins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so that it is in the same unit as the training sRMSE and generalization pRMSE of</w:t>
        </w:r>
      </w:ins>
      <w:ins w:id="1920" w:author="PR Preview" w:date="2026-01-01T00:00:00Z">
        <w:r>
          <w:t xml:space="preserve"> </w:t>
        </w:r>
      </w:ins>
      <w:hyperlink w:anchor="exm-train-test-error-simulated">
        <w:ins w:id="1921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1922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del w:id="1923" w:author="PR Preview" w:date="2026-01-01T00:00:00Z">
        <w:r>
          <w:rPr>
            <w:b/>
            <w:bCs/>
          </w:rPr>
          <w:delText xml:space="preserve">Example 34 (Four-fold cross-validation of the</w:delText>
        </w:r>
      </w:del>
      <w:del w:id="1924" w:author="PR Preview" w:date="2026-01-01T00:00:00Z">
        <w:r>
          <w:rPr>
            <w:b/>
            <w:bCs/>
          </w:rPr>
          <w:delText xml:space="preserve"> </w:delText>
        </w:r>
      </w:del>
      <w:del w:id="1925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1926" w:author="PR Preview" w:date="2026-01-01T00:00:00Z">
        <w:r>
          <w:rPr>
            <w:b/>
            <w:bCs/>
          </w:rPr>
          <w:delText xml:space="preserve"> </w:delText>
        </w:r>
      </w:del>
      <w:del w:id="1927" w:author="PR Preview" w:date="2026-01-01T00:00:00Z">
        <w:r>
          <w:rPr>
            <w:b/>
            <w:bCs/>
          </w:rPr>
          <w:delText xml:space="preserve">polynomials)</w:delText>
        </w:r>
      </w:del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delText xml:space="preserve">This example applies the</w:delText>
        </w:r>
      </w:del>
      <w:del w:id="193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folds of</w:delText>
        </w:r>
      </w:del>
      <w:del w:id="1933" w:author="PR Preview" w:date="2026-01-01T00:00:00Z">
        <w:r>
          <w:delText xml:space="preserve"> </w:delText>
        </w:r>
      </w:del>
      <w:hyperlink w:anchor="exr-kfold">
        <w:del w:id="1934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to the four polynomial models of</w:delText>
        </w:r>
      </w:del>
      <w:del w:id="1937" w:author="PR Preview" w:date="2026-01-01T00:00:00Z">
        <w:r>
          <w:delText xml:space="preserve"> </w:delText>
        </w:r>
      </w:del>
      <w:hyperlink w:anchor="exr-overfitting">
        <w:del w:id="193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939" w:author="PR Preview" w:date="2026-01-01T00:00:00Z">
        <w:r>
          <w:delText xml:space="preserve">,</w:delText>
        </w:r>
      </w:del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now using all</w:delText>
        </w:r>
      </w:del>
      <w:del w:id="194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cars</w:delText>
        </w:r>
      </w:del>
      <w:del w:id="1945" w:author="PR Preview" w:date="2026-01-01T00:00:00Z">
        <w:r>
          <w:delText xml:space="preserve"> </w:delText>
        </w:r>
      </w:del>
      <w:del w:id="1946" w:author="PR Preview" w:date="2026-01-01T00:00:00Z">
        <w:r>
          <w:delText xml:space="preserve">and the</w:delText>
        </w:r>
      </w:del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rPr>
            <w:rStyle w:val="VerbatimChar"/>
          </w:rPr>
          <w:delText xml:space="preserve">cv_mse()</w:delText>
        </w:r>
      </w:del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delText xml:space="preserve">function of</w:delText>
        </w:r>
      </w:del>
      <w:del w:id="1951" w:author="PR Preview" w:date="2026-01-01T00:00:00Z">
        <w:r>
          <w:delText xml:space="preserve"> </w:delText>
        </w:r>
      </w:del>
      <w:hyperlink w:anchor="exm-kfold-simulated">
        <w:del w:id="1952" w:author="PR Preview" w:date="2026-01-01T00:00:00Z">
          <w:r>
            <w:rPr>
              <w:rStyle w:val="Hyperlink"/>
            </w:rPr>
            <w:delText xml:space="preserve">Example 33</w:delText>
          </w:r>
        </w:del>
      </w:hyperlink>
      <w:del w:id="1953" w:author="PR Preview" w:date="2026-01-01T00:00:00Z">
        <w:r>
          <w:delText xml:space="preserve">.</w:delText>
        </w:r>
      </w:del>
      <w:del w:id="1954" w:author="PR Preview" w:date="2026-01-01T00:00:00Z">
        <w:r>
          <w:delText xml:space="preserve"> </w:delText>
        </w:r>
      </w:del>
      <w:del w:id="1955" w:author="PR Preview" w:date="2026-01-01T00:00:00Z">
        <w:r>
          <w:delText xml:space="preserve">The fold assignment is random,</w:delText>
        </w:r>
      </w:del>
      <w:del w:id="1956" w:author="PR Preview" w:date="2026-01-01T00:00:00Z">
        <w:r>
          <w:delText xml:space="preserve"> </w:delText>
        </w:r>
      </w:del>
      <w:del w:id="1957" w:author="PR Preview" w:date="2026-01-01T00:00:00Z">
        <w:r>
          <w:delText xml:space="preserve">so the estimate is too;</w:delText>
        </w:r>
      </w:del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to show how much,</w:delText>
        </w:r>
      </w:del>
      <w:del w:id="1960" w:author="PR Preview" w:date="2026-01-01T00:00:00Z">
        <w:r>
          <w:delText xml:space="preserve"> </w:delText>
        </w:r>
      </w:del>
      <w:del w:id="1961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1962" w:author="PR Preview" w:date="2026-01-01T00:00:00Z">
        <w:r>
          <w:rPr>
            <w:b/>
            <w:bCs/>
          </w:rPr>
          <w:t xml:space="preserve">Example 35 (Four-fold cross-validation of the</w:t>
        </w:r>
      </w:ins>
      <w:ins w:id="1963" w:author="PR Preview" w:date="2026-01-01T00:00:00Z">
        <w:r>
          <w:rPr>
            <w:b/>
            <w:bCs/>
          </w:rPr>
          <w:t xml:space="preserve"> </w:t>
        </w:r>
      </w:ins>
      <w:ins w:id="1964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1965" w:author="PR Preview" w:date="2026-01-01T00:00:00Z">
        <w:r>
          <w:rPr>
            <w:b/>
            <w:bCs/>
          </w:rPr>
          <w:t xml:space="preserve"> </w:t>
        </w:r>
      </w:ins>
      <w:ins w:id="1966" w:author="PR Preview" w:date="2026-01-01T00:00:00Z">
        <w:r>
          <w:rPr>
            <w:b/>
            <w:bCs/>
          </w:rPr>
          <w:t xml:space="preserve">polynomials)</w:t>
        </w:r>
      </w:ins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This example applies the</w:t>
        </w:r>
      </w:ins>
      <w:ins w:id="196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folds of</w:t>
        </w:r>
      </w:ins>
      <w:ins w:id="1972" w:author="PR Preview" w:date="2026-01-01T00:00:00Z">
        <w:r>
          <w:t xml:space="preserve"> </w:t>
        </w:r>
      </w:ins>
      <w:hyperlink w:anchor="exr-kfold">
        <w:ins w:id="1973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to the four polynomial models of</w:t>
        </w:r>
      </w:ins>
      <w:ins w:id="1976" w:author="PR Preview" w:date="2026-01-01T00:00:00Z">
        <w:r>
          <w:t xml:space="preserve"> </w:t>
        </w:r>
      </w:ins>
      <w:hyperlink w:anchor="exr-overfitting">
        <w:ins w:id="197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978" w:author="PR Preview" w:date="2026-01-01T00:00:00Z">
        <w:r>
          <w:t xml:space="preserve">,</w:t>
        </w:r>
      </w:ins>
      <w:ins w:id="1979" w:author="PR Preview" w:date="2026-01-01T00:00:00Z">
        <w:r>
          <w:t xml:space="preserve"> </w:t>
        </w:r>
      </w:ins>
      <w:ins w:id="1980" w:author="PR Preview" w:date="2026-01-01T00:00:00Z">
        <w:r>
          <w:t xml:space="preserve">now using all</w:t>
        </w:r>
      </w:ins>
      <w:ins w:id="19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cars</w:t>
        </w:r>
      </w:ins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and the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rPr>
            <w:rStyle w:val="VerbatimChar"/>
          </w:rPr>
          <w:t xml:space="preserve">cv_mse()</w:t>
        </w:r>
      </w:ins>
      <w:ins w:id="1988" w:author="PR Preview" w:date="2026-01-01T00:00:00Z">
        <w:r>
          <w:t xml:space="preserve"> </w:t>
        </w:r>
      </w:ins>
      <w:ins w:id="1989" w:author="PR Preview" w:date="2026-01-01T00:00:00Z">
        <w:r>
          <w:t xml:space="preserve">function of</w:t>
        </w:r>
      </w:ins>
      <w:ins w:id="1990" w:author="PR Preview" w:date="2026-01-01T00:00:00Z">
        <w:r>
          <w:t xml:space="preserve"> </w:t>
        </w:r>
      </w:ins>
      <w:hyperlink w:anchor="exm-kfold-simulated">
        <w:ins w:id="1991" w:author="PR Preview" w:date="2026-01-01T00:00:00Z">
          <w:r>
            <w:rPr>
              <w:rStyle w:val="Hyperlink"/>
            </w:rPr>
            <w:t xml:space="preserve">Example 34</w:t>
          </w:r>
        </w:ins>
      </w:hyperlink>
      <w:ins w:id="1992" w:author="PR Preview" w:date="2026-01-01T00:00:00Z">
        <w:r>
          <w:t xml:space="preserve">.</w:t>
        </w:r>
      </w:ins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The fold assignment is random,</w:t>
        </w:r>
      </w:ins>
      <w:ins w:id="1995" w:author="PR Preview" w:date="2026-01-01T00:00:00Z">
        <w:r>
          <w:t xml:space="preserve"> </w:t>
        </w:r>
      </w:ins>
      <w:ins w:id="1996" w:author="PR Preview" w:date="2026-01-01T00:00:00Z">
        <w:r>
          <w:t xml:space="preserve">so the estimate is too;</w:t>
        </w:r>
      </w:ins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to show how much,</w:t>
        </w:r>
      </w:ins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del w:id="2001" w:author="PR Preview" w:date="2026-01-01T00:00:00Z">
        <w:r>
          <w:delText xml:space="preserve">No.</w:delText>
        </w:r>
      </w:del>
      <w:del w:id="2002" w:author="PR Preview" w:date="2026-01-01T00:00:00Z">
        <w:r>
          <w:delText xml:space="preserve"> </w:delText>
        </w:r>
      </w:del>
      <w:del w:id="2003" w:author="PR Preview" w:date="2026-01-01T00:00:00Z">
        <w:r>
          <w:delText xml:space="preserve">With one car per fold,</w:delText>
        </w:r>
      </w:del>
      <w:del w:id="2004" w:author="PR Preview" w:date="2026-01-01T00:00:00Z">
        <w:r>
          <w:delText xml:space="preserve"> </w:delText>
        </w:r>
      </w:del>
      <w:del w:id="2005" w:author="PR Preview" w:date="2026-01-01T00:00:00Z">
        <w:r>
          <w:delText xml:space="preserve">every assignment of cars to folds produces the same 32 fits,</w:delText>
        </w:r>
      </w:del>
      <w:del w:id="2006" w:author="PR Preview" w:date="2026-01-01T00:00:00Z">
        <w:r>
          <w:delText xml:space="preserve"> </w:delText>
        </w:r>
      </w:del>
      <w:del w:id="2007" w:author="PR Preview" w:date="2026-01-01T00:00:00Z">
        <w:r>
          <w:delText xml:space="preserve">only numbered differently,</w:delText>
        </w:r>
      </w:del>
      <w:del w:id="2008" w:author="PR Preview" w:date="2026-01-01T00:00:00Z">
        <w:r>
          <w:delText xml:space="preserve"> </w:delText>
        </w:r>
      </w:del>
      <w:del w:id="2009" w:author="PR Preview" w:date="2026-01-01T00:00:00Z">
        <w:r>
          <w:delText xml:space="preserve">and</w:delText>
        </w:r>
      </w:del>
      <w:del w:id="2010" w:author="PR Preview" w:date="2026-01-01T00:00:00Z">
        <w:r>
          <w:delText xml:space="preserve"> </w:delText>
        </w:r>
      </w:del>
      <w:hyperlink w:anchor="eq-cv-estimate">
        <w:del w:id="2011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does not depend on the numbering.</w:delText>
        </w:r>
      </w:del>
      <w:del w:id="2014" w:author="PR Preview" w:date="2026-01-01T00:00:00Z">
        <w:r>
          <w:delText xml:space="preserve"> </w:delText>
        </w:r>
      </w:del>
      <w:del w:id="2015" w:author="PR Preview" w:date="2026-01-01T00:00:00Z">
        <w:r>
          <w:delText xml:space="preserve">Unlike</w:delText>
        </w:r>
      </w:del>
      <w:del w:id="2016" w:author="PR Preview" w:date="2026-01-01T00:00:00Z">
        <w:r>
          <w:delText xml:space="preserve"> </w:delText>
        </w:r>
      </w:del>
      <w:hyperlink w:anchor="exm-kfold-mtcars">
        <w:del w:id="2017" w:author="PR Preview" w:date="2026-01-01T00:00:00Z">
          <w:r>
            <w:rPr>
              <w:rStyle w:val="Hyperlink"/>
            </w:rPr>
            <w:delText xml:space="preserve">Example 34</w:delText>
          </w:r>
        </w:del>
      </w:hyperlink>
      <w:del w:id="2018" w:author="PR Preview" w:date="2026-01-01T00:00:00Z">
        <w:r>
          <w:delText xml:space="preserve">,</w:delText>
        </w:r>
      </w:del>
      <w:del w:id="2019" w:author="PR Preview" w:date="2026-01-01T00:00:00Z">
        <w:r>
          <w:delText xml:space="preserve"> </w:delText>
        </w:r>
      </w:del>
      <w:del w:id="2020" w:author="PR Preview" w:date="2026-01-01T00:00:00Z">
        <w:r>
          <w:delText xml:space="preserve">the estimate is not random.</w:delText>
        </w:r>
      </w:del>
    </w:p>
    <w:p>
      <w:pPr>
        <w:pStyle w:val="Compact"/>
        <w:numPr>
          <w:ilvl w:val="0"/>
          <w:numId w:val="1022"/>
        </w:numPr>
      </w:pPr>
      <w:ins w:id="2021" w:author="PR Preview" w:date="2026-01-01T00:00:00Z">
        <w:r>
          <w:t xml:space="preserve">No.</w:t>
        </w:r>
      </w:ins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With one car per fold,</w:t>
        </w:r>
      </w:ins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every assignment of cars to folds produces the same 32 fits,</w:t>
        </w:r>
      </w:ins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only numbered differently,</w:t>
        </w:r>
      </w:ins>
      <w:ins w:id="2028" w:author="PR Preview" w:date="2026-01-01T00:00:00Z">
        <w:r>
          <w:t xml:space="preserve"> </w:t>
        </w:r>
      </w:ins>
      <w:ins w:id="2029" w:author="PR Preview" w:date="2026-01-01T00:00:00Z">
        <w:r>
          <w:t xml:space="preserve">and</w:t>
        </w:r>
      </w:ins>
      <w:ins w:id="2030" w:author="PR Preview" w:date="2026-01-01T00:00:00Z">
        <w:r>
          <w:t xml:space="preserve"> </w:t>
        </w:r>
      </w:ins>
      <w:hyperlink w:anchor="eq-cv-estimate">
        <w:ins w:id="2031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does not depend on the numbering.</w:t>
        </w:r>
      </w:ins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Unlike</w:t>
        </w:r>
      </w:ins>
      <w:ins w:id="2036" w:author="PR Preview" w:date="2026-01-01T00:00:00Z">
        <w:r>
          <w:t xml:space="preserve"> </w:t>
        </w:r>
      </w:ins>
      <w:hyperlink w:anchor="exm-kfold-mtcars">
        <w:ins w:id="2037" w:author="PR Preview" w:date="2026-01-01T00:00:00Z">
          <w:r>
            <w:rPr>
              <w:rStyle w:val="Hyperlink"/>
            </w:rPr>
            <w:t xml:space="preserve">Example 35</w:t>
          </w:r>
        </w:ins>
      </w:hyperlink>
      <w:ins w:id="2038" w:author="PR Preview" w:date="2026-01-01T00:00:00Z">
        <w:r>
          <w:t xml:space="preserve">,</w:t>
        </w:r>
      </w:ins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the estimate is not random.</w:t>
        </w:r>
      </w:ins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del w:id="2041" w:author="PR Preview" w:date="2026-01-01T00:00:00Z">
        <w:r>
          <w:delText xml:space="preserve">Source:</w:delText>
        </w:r>
      </w:del>
      <w:del w:id="2042" w:author="PR Preview" w:date="2026-01-01T00:00:00Z">
        <w:r>
          <w:delText xml:space="preserve"> </w:delText>
        </w:r>
      </w:del>
      <w:del w:id="2043" w:author="PR Preview" w:date="2026-01-01T00:00:00Z">
        <w:r>
          <w:delText xml:space="preserve">James et al. [5, Sec. 5.1.2]</w:delText>
        </w:r>
      </w:del>
      <w:del w:id="2044" w:author="PR Preview" w:date="2026-01-01T00:00:00Z">
        <w:r>
          <w:delText xml:space="preserve">;</w:delText>
        </w:r>
      </w:del>
      <w:del w:id="2045" w:author="PR Preview" w:date="2026-01-01T00:00:00Z">
        <w:r>
          <w:delText xml:space="preserve"> </w:delText>
        </w:r>
      </w:del>
      <w:del w:id="2046" w:author="PR Preview" w:date="2026-01-01T00:00:00Z">
        <w:r>
          <w:delText xml:space="preserve">Wikipedia contributors [12]</w:delText>
        </w:r>
      </w:del>
      <w:del w:id="2047" w:author="PR Preview" w:date="2026-01-01T00:00:00Z">
        <w:r>
          <w:delText xml:space="preserve">.</w:delText>
        </w:r>
      </w:del>
    </w:p>
    <w:p>
      <w:pPr>
        <w:pStyle w:val="FirstParagraph"/>
      </w:pPr>
      <w:ins w:id="2048" w:author="PR Preview" w:date="2026-01-01T00:00:00Z">
        <w:r>
          <w:t xml:space="preserve">Source:</w:t>
        </w:r>
      </w:ins>
      <w:ins w:id="2049" w:author="PR Preview" w:date="2026-01-01T00:00:00Z">
        <w:r>
          <w:t xml:space="preserve"> </w:t>
        </w:r>
      </w:ins>
      <w:ins w:id="2050" w:author="PR Preview" w:date="2026-01-01T00:00:00Z">
        <w:r>
          <w:t xml:space="preserve">James et al. [5, Sec. 5.1.2]</w:t>
        </w:r>
      </w:ins>
      <w:ins w:id="2051" w:author="PR Preview" w:date="2026-01-01T00:00:00Z">
        <w:r>
          <w:t xml:space="preserve">;</w:t>
        </w:r>
      </w:ins>
      <w:ins w:id="2052" w:author="PR Preview" w:date="2026-01-01T00:00:00Z">
        <w:r>
          <w:t xml:space="preserve"> </w:t>
        </w:r>
      </w:ins>
      <w:ins w:id="2053" w:author="PR Preview" w:date="2026-01-01T00:00:00Z">
        <w:r>
          <w:t xml:space="preserve">Wikipedia contributors [13]</w:t>
        </w:r>
      </w:ins>
      <w:ins w:id="2054" w:author="PR Preview" w:date="2026-01-01T00:00:00Z">
        <w:r>
          <w:t xml:space="preserve">.</w:t>
        </w:r>
      </w:ins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del w:id="2055" w:author="PR Preview" w:date="2026-01-01T00:00:00Z">
        <w:r>
          <w:rPr>
            <w:i/>
            <w:iCs/>
          </w:rPr>
          <w:delText xml:space="preserve">Remark 30</w:delText>
        </w:r>
      </w:del>
      <w:del w:id="2056" w:author="PR Preview" w:date="2026-01-01T00:00:00Z">
        <w:r>
          <w:delText xml:space="preserve"> (Source: Cross-product matrix (sum-of-squares and cross-products matrix)). </w:delText>
        </w:r>
      </w:del>
      <w:del w:id="2057" w:author="PR Preview" w:date="2026-01-01T00:00:00Z">
        <w:r>
          <w:delText xml:space="preserve">Also called a</w:delText>
        </w:r>
      </w:del>
      <w:del w:id="2058" w:author="PR Preview" w:date="2026-01-01T00:00:00Z">
        <w:r>
          <w:delText xml:space="preserve"> </w:delText>
        </w:r>
      </w:del>
      <w:del w:id="2059" w:author="PR Preview" w:date="2026-01-01T00:00:00Z">
        <w:r>
          <w:rPr>
            <w:b/>
            <w:bCs/>
          </w:rPr>
          <w:delText xml:space="preserve">sum-of-squares and cross-products matrix</w:delText>
        </w:r>
      </w:del>
      <w:del w:id="2060" w:author="PR Preview" w:date="2026-01-01T00:00:00Z">
        <w:r>
          <w:delText xml:space="preserve"> </w:delText>
        </w:r>
      </w:del>
      <w:del w:id="2061" w:author="PR Preview" w:date="2026-01-01T00:00:00Z">
        <w:r>
          <w:delText xml:space="preserve">[13], chap. </w:delText>
        </w:r>
      </w:del>
      <w:del w:id="2062" w:author="PR Preview" w:date="2026-01-01T00:00:00Z">
        <w:r>
          <w:delText xml:space="preserve">“Matrix Cross-Products”</w:delText>
        </w:r>
      </w:del>
      <w:del w:id="2063" w:author="PR Preview" w:date="2026-01-01T00:00:00Z">
        <w:r>
          <w:delText xml:space="preserve"> </w:delText>
        </w:r>
      </w:del>
      <w:del w:id="2064" w:author="PR Preview" w:date="2026-01-01T00:00:00Z">
        <w:r>
          <w:delText xml:space="preserve">(see</w:delText>
        </w:r>
      </w:del>
      <w:del w:id="2065" w:author="PR Preview" w:date="2026-01-01T00:00:00Z">
        <w:r>
          <w:delText xml:space="preserve"> </w:delText>
        </w:r>
      </w:del>
      <w:hyperlink r:id="rId309">
        <w:del w:id="2066" w:author="PR Preview" w:date="2026-01-01T00:00:00Z">
          <w:r>
            <w:rPr>
              <w:rStyle w:val="Hyperlink"/>
            </w:rPr>
            <w:delText xml:space="preserve">the chapter online</w:delText>
          </w:r>
        </w:del>
      </w:hyperlink>
      <w:del w:id="2067" w:author="PR Preview" w:date="2026-01-01T00:00:00Z">
        <w:r>
          <w:delText xml:space="preserve">).</w:delText>
        </w:r>
      </w:del>
    </w:p>
    <w:p>
      <w:pPr>
        <w:pStyle w:val="FirstParagraph"/>
      </w:pPr>
      <w:ins w:id="2068" w:author="PR Preview" w:date="2026-01-01T00:00:00Z">
        <w:r>
          <w:rPr>
            <w:i/>
            <w:iCs/>
          </w:rPr>
          <w:t xml:space="preserve">Remark 30</w:t>
        </w:r>
      </w:ins>
      <w:ins w:id="2069" w:author="PR Preview" w:date="2026-01-01T00:00:00Z">
        <w:r>
          <w:t xml:space="preserve"> (Source: Cross-product matrix (sum-of-squares and cross-products matrix)). </w:t>
        </w:r>
      </w:ins>
      <w:ins w:id="2070" w:author="PR Preview" w:date="2026-01-01T00:00:00Z">
        <w:r>
          <w:t xml:space="preserve">Also called a</w:t>
        </w:r>
      </w:ins>
      <w:ins w:id="2071" w:author="PR Preview" w:date="2026-01-01T00:00:00Z">
        <w:r>
          <w:t xml:space="preserve"> </w:t>
        </w:r>
      </w:ins>
      <w:ins w:id="2072" w:author="PR Preview" w:date="2026-01-01T00:00:00Z">
        <w:r>
          <w:rPr>
            <w:b/>
            <w:bCs/>
          </w:rPr>
          <w:t xml:space="preserve">sum-of-squares and cross-products matrix</w:t>
        </w:r>
      </w:ins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[14], chap. </w:t>
        </w:r>
      </w:ins>
      <w:ins w:id="2075" w:author="PR Preview" w:date="2026-01-01T00:00:00Z">
        <w:r>
          <w:t xml:space="preserve">“Matrix Cross-Products”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(see</w:t>
        </w:r>
      </w:ins>
      <w:ins w:id="2078" w:author="PR Preview" w:date="2026-01-01T00:00:00Z">
        <w:r>
          <w:t xml:space="preserve"> </w:t>
        </w:r>
      </w:ins>
      <w:hyperlink r:id="rId309">
        <w:ins w:id="2079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2080" w:author="PR Preview" w:date="2026-01-01T00:00:00Z">
        <w:r>
          <w:t xml:space="preserve">).</w:t>
        </w:r>
      </w:ins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del w:id="2081" w:author="PR Preview" w:date="2026-01-01T00:00:00Z">
        <w:r>
          <w:rPr>
            <w:b/>
            <w:bCs/>
          </w:rPr>
          <w:delText xml:space="preserve">Definition 59 (Leverage)</w:delText>
        </w:r>
      </w:del>
      <w:del w:id="2082" w:author="PR Preview" w:date="2026-01-01T00:00:00Z">
        <w:r>
          <w:delText xml:space="preserve"> </w:delText>
        </w:r>
      </w:del>
      <w:del w:id="2083" w:author="PR Preview" w:date="2026-01-01T00:00:00Z">
        <w:r>
          <w:delText xml:space="preserve">Consider a linear model fitted by</w:delText>
        </w:r>
      </w:del>
      <w:del w:id="2084" w:author="PR Preview" w:date="2026-01-01T00:00:00Z">
        <w:r>
          <w:delText xml:space="preserve"> </w:delText>
        </w:r>
      </w:del>
      <w:hyperlink r:id="rId314">
        <w:del w:id="2085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2086" w:author="PR Preview" w:date="2026-01-01T00:00:00Z">
        <w:r>
          <w:delText xml:space="preserve">,</w:delText>
        </w:r>
      </w:del>
      <w:del w:id="2087" w:author="PR Preview" w:date="2026-01-01T00:00:00Z">
        <w:r>
          <w:delText xml:space="preserve"> </w:delText>
        </w:r>
      </w:del>
      <w:del w:id="2088" w:author="PR Preview" w:date="2026-01-01T00:00:00Z">
        <w:r>
          <w:delText xml:space="preserve">with</w:delText>
        </w:r>
      </w:del>
      <w:del w:id="2089" w:author="PR Preview" w:date="2026-01-01T00:00:00Z">
        <w:r>
          <w:delText xml:space="preserve"> </w:delText>
        </w:r>
      </w:del>
      <w:hyperlink w:anchor="def-term-vector">
        <w:del w:id="2090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$\mathord{\smash[b]{\underset{\raise.3ex\hbox{$\scriptstyle\sim$}}{t}}\vphantom{t}}_{i}$</w:delText>
        </w:r>
      </w:del>
      <w:del w:id="2093" w:author="PR Preview" w:date="2026-01-01T00:00:00Z">
        <w:r>
          <w:delText xml:space="preserve">,</w:delText>
        </w:r>
      </w:del>
      <w:del w:id="209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095" w:author="PR Preview" w:date="2026-01-01T00:00:00Z">
        <w:r>
          <w:delText xml:space="preserve">,</w:delText>
        </w:r>
      </w:del>
      <w:del w:id="2096" w:author="PR Preview" w:date="2026-01-01T00:00:00Z">
        <w:r>
          <w:delText xml:space="preserve"> </w:delText>
        </w:r>
      </w:del>
      <w:del w:id="2097" w:author="PR Preview" w:date="2026-01-01T00:00:00Z">
        <w:r>
          <w:delText xml:space="preserve">and an invertible</w:delText>
        </w:r>
      </w:del>
      <w:del w:id="2098" w:author="PR Preview" w:date="2026-01-01T00:00:00Z">
        <w:r>
          <w:delText xml:space="preserve"> </w:delText>
        </w:r>
      </w:del>
      <w:hyperlink w:anchor="def-cross-product-matrix">
        <w:del w:id="2099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2100" w:author="PR Preview" w:date="2026-01-01T00:00:00Z">
        <w:r>
          <w:delText xml:space="preserve"> </w:delText>
        </w:r>
      </w:del>
      <m:oMath>
        <m:r>
          <m:t>A</m:t>
        </m:r>
      </m:oMath>
      <w:del w:id="2101" w:author="PR Preview" w:date="2026-01-01T00:00:00Z">
        <w:r>
          <w:delText xml:space="preserve">.</w:delText>
        </w:r>
      </w:del>
      <w:del w:id="2102" w:author="PR Preview" w:date="2026-01-01T00:00:00Z">
        <w:r>
          <w:delText xml:space="preserve"> </w:delText>
        </w:r>
      </w:del>
      <w:del w:id="2103" w:author="PR Preview" w:date="2026-01-01T00:00:00Z">
        <w:r>
          <w:delText xml:space="preserve">The</w:delText>
        </w:r>
      </w:del>
      <w:del w:id="2104" w:author="PR Preview" w:date="2026-01-01T00:00:00Z">
        <w:r>
          <w:delText xml:space="preserve"> </w:delText>
        </w:r>
      </w:del>
      <w:del w:id="2105" w:author="PR Preview" w:date="2026-01-01T00:00:00Z">
        <w:r>
          <w:rPr>
            <w:b/>
            <w:bCs/>
          </w:rPr>
          <w:delText xml:space="preserve">leverage</w:delText>
        </w:r>
      </w:del>
      <w:del w:id="2106" w:author="PR Preview" w:date="2026-01-01T00:00:00Z">
        <w:r>
          <w:delText xml:space="preserve"> </w:delText>
        </w:r>
      </w:del>
      <w:del w:id="2107" w:author="PR Preview" w:date="2026-01-01T00:00:00Z">
        <w:r>
          <w:delText xml:space="preserve">of observation</w:delText>
        </w:r>
      </w:del>
      <w:del w:id="2108" w:author="PR Preview" w:date="2026-01-01T00:00:00Z">
        <w:r>
          <w:delText xml:space="preserve"> </w:delText>
        </w:r>
      </w:del>
      <m:oMath>
        <m:r>
          <m:t>i</m:t>
        </m:r>
      </m:oMath>
      <w:del w:id="2109" w:author="PR Preview" w:date="2026-01-01T00:00:00Z">
        <w:r>
          <w:delText xml:space="preserve"> </w:delText>
        </w:r>
      </w:del>
      <w:del w:id="2110" w:author="PR Preview" w:date="2026-01-01T00:00:00Z">
        <w:r>
          <w:delText xml:space="preserve">is</w:delText>
        </w:r>
      </w:del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delText xml:space="preserve">[14]</w:delText>
        </w:r>
      </w:del>
    </w:p>
    <w:p>
      <w:pPr>
        <w:pStyle w:val="BodyText"/>
      </w:pPr>
      <w:ins w:id="2113" w:author="PR Preview" w:date="2026-01-01T00:00:00Z">
        <w:r>
          <w:rPr>
            <w:b/>
            <w:bCs/>
          </w:rPr>
          <w:t xml:space="preserve">Definition 59 (Leverage)</w:t>
        </w:r>
      </w:ins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Consider a linear model fitted by</w:t>
        </w:r>
      </w:ins>
      <w:ins w:id="2116" w:author="PR Preview" w:date="2026-01-01T00:00:00Z">
        <w:r>
          <w:t xml:space="preserve"> </w:t>
        </w:r>
      </w:ins>
      <w:hyperlink r:id="rId314">
        <w:ins w:id="2117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2118" w:author="PR Preview" w:date="2026-01-01T00:00:00Z">
        <w:r>
          <w:t xml:space="preserve">,</w:t>
        </w:r>
      </w:ins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with</w:t>
        </w:r>
      </w:ins>
      <w:ins w:id="2121" w:author="PR Preview" w:date="2026-01-01T00:00:00Z">
        <w:r>
          <w:t xml:space="preserve"> </w:t>
        </w:r>
      </w:ins>
      <w:hyperlink w:anchor="def-term-vector">
        <w:ins w:id="2122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$\mathord{\smash[b]{\underset{\raise.3ex\hbox{$\scriptstyle\sim$}}{t}}\vphantom{t}}_{i}$</w:t>
        </w:r>
      </w:ins>
      <w:ins w:id="2125" w:author="PR Preview" w:date="2026-01-01T00:00:00Z">
        <w:r>
          <w:t xml:space="preserve">,</w:t>
        </w:r>
      </w:ins>
      <w:ins w:id="212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127" w:author="PR Preview" w:date="2026-01-01T00:00:00Z">
        <w:r>
          <w:t xml:space="preserve">,</w:t>
        </w:r>
      </w:ins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and an invertible</w:t>
        </w:r>
      </w:ins>
      <w:ins w:id="2130" w:author="PR Preview" w:date="2026-01-01T00:00:00Z">
        <w:r>
          <w:t xml:space="preserve"> </w:t>
        </w:r>
      </w:ins>
      <w:hyperlink w:anchor="def-cross-product-matrix">
        <w:ins w:id="2131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2132" w:author="PR Preview" w:date="2026-01-01T00:00:00Z">
        <w:r>
          <w:t xml:space="preserve"> </w:t>
        </w:r>
      </w:ins>
      <m:oMath>
        <m:r>
          <m:t>A</m:t>
        </m:r>
      </m:oMath>
      <w:ins w:id="2133" w:author="PR Preview" w:date="2026-01-01T00:00:00Z">
        <w:r>
          <w:t xml:space="preserve">.</w:t>
        </w:r>
      </w:ins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The</w:t>
        </w:r>
      </w:ins>
      <w:ins w:id="2136" w:author="PR Preview" w:date="2026-01-01T00:00:00Z">
        <w:r>
          <w:t xml:space="preserve"> </w:t>
        </w:r>
      </w:ins>
      <w:ins w:id="2137" w:author="PR Preview" w:date="2026-01-01T00:00:00Z">
        <w:r>
          <w:rPr>
            <w:b/>
            <w:bCs/>
          </w:rPr>
          <w:t xml:space="preserve">leverage</w:t>
        </w:r>
      </w:ins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of observation</w:t>
        </w:r>
      </w:ins>
      <w:ins w:id="2140" w:author="PR Preview" w:date="2026-01-01T00:00:00Z">
        <w:r>
          <w:t xml:space="preserve"> </w:t>
        </w:r>
      </w:ins>
      <m:oMath>
        <m:r>
          <m:t>i</m:t>
        </m:r>
      </m:oMath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is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[15]</w:t>
        </w:r>
      </w:ins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del w:id="2145" w:author="PR Preview" w:date="2026-01-01T00:00:00Z">
        <w:r>
          <w:delText xml:space="preserve">Source:</w:delText>
        </w:r>
      </w:del>
      <w:del w:id="2146" w:author="PR Preview" w:date="2026-01-01T00:00:00Z">
        <w:r>
          <w:delText xml:space="preserve"> </w:delText>
        </w:r>
      </w:del>
      <w:del w:id="2147" w:author="PR Preview" w:date="2026-01-01T00:00:00Z">
        <w:r>
          <w:delText xml:space="preserve">Wikipedia contributors [14]</w:delText>
        </w:r>
      </w:del>
      <w:del w:id="2148" w:author="PR Preview" w:date="2026-01-01T00:00:00Z">
        <w:r>
          <w:delText xml:space="preserve">.</w:delText>
        </w:r>
      </w:del>
    </w:p>
    <w:p>
      <w:pPr>
        <w:pStyle w:val="FirstParagraph"/>
      </w:pPr>
      <w:ins w:id="2149" w:author="PR Preview" w:date="2026-01-01T00:00:00Z">
        <w:r>
          <w:t xml:space="preserve">Source:</w:t>
        </w:r>
      </w:ins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Wikipedia contributors [15]</w:t>
        </w:r>
      </w:ins>
      <w:ins w:id="2152" w:author="PR Preview" w:date="2026-01-01T00:00:00Z">
        <w:r>
          <w:t xml:space="preserve">.</w:t>
        </w:r>
      </w:ins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del w:id="2153" w:author="PR Preview" w:date="2026-01-01T00:00:00Z">
        <w:r>
          <w:rPr>
            <w:b/>
            <w:bCs/>
          </w:rPr>
          <w:delText xml:space="preserve">Example 35 (Leave-one-out cross-validation of the</w:delText>
        </w:r>
      </w:del>
      <w:del w:id="2154" w:author="PR Preview" w:date="2026-01-01T00:00:00Z">
        <w:r>
          <w:rPr>
            <w:b/>
            <w:bCs/>
          </w:rPr>
          <w:delText xml:space="preserve"> </w:delText>
        </w:r>
      </w:del>
      <w:del w:id="2155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2156" w:author="PR Preview" w:date="2026-01-01T00:00:00Z">
        <w:r>
          <w:rPr>
            <w:b/>
            <w:bCs/>
          </w:rPr>
          <w:delText xml:space="preserve"> </w:delText>
        </w:r>
      </w:del>
      <w:del w:id="2157" w:author="PR Preview" w:date="2026-01-01T00:00:00Z">
        <w:r>
          <w:rPr>
            <w:b/>
            <w:bCs/>
          </w:rPr>
          <w:delText xml:space="preserve">polynomials)</w:delText>
        </w:r>
      </w:del>
      <w:del w:id="2158" w:author="PR Preview" w:date="2026-01-01T00:00:00Z">
        <w:r>
          <w:delText xml:space="preserve"> </w:delText>
        </w:r>
      </w:del>
      <w:del w:id="2159" w:author="PR Preview" w:date="2026-01-01T00:00:00Z">
        <w:r>
          <w:delText xml:space="preserve">This example computes</w:delText>
        </w:r>
      </w:del>
      <w:del w:id="216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2161" w:author="PR Preview" w:date="2026-01-01T00:00:00Z">
        <w:r>
          <w:delText xml:space="preserve"> </w:delText>
        </w:r>
      </w:del>
      <w:del w:id="2162" w:author="PR Preview" w:date="2026-01-01T00:00:00Z">
        <w:r>
          <w:delText xml:space="preserve">for the four</w:delText>
        </w:r>
      </w:del>
      <w:del w:id="2163" w:author="PR Preview" w:date="2026-01-01T00:00:00Z">
        <w:r>
          <w:delText xml:space="preserve"> </w:delText>
        </w:r>
      </w:del>
      <w:del w:id="2164" w:author="PR Preview" w:date="2026-01-01T00:00:00Z">
        <w:r>
          <w:rPr>
            <w:rStyle w:val="VerbatimChar"/>
          </w:rPr>
          <w:delText xml:space="preserve">mtcars</w:delText>
        </w:r>
      </w:del>
      <w:del w:id="2165" w:author="PR Preview" w:date="2026-01-01T00:00:00Z">
        <w:r>
          <w:delText xml:space="preserve"> </w:delText>
        </w:r>
      </w:del>
      <w:del w:id="2166" w:author="PR Preview" w:date="2026-01-01T00:00:00Z">
        <w:r>
          <w:delText xml:space="preserve">polynomials</w:delText>
        </w:r>
      </w:del>
      <w:del w:id="2167" w:author="PR Preview" w:date="2026-01-01T00:00:00Z">
        <w:r>
          <w:delText xml:space="preserve"> </w:delText>
        </w:r>
      </w:del>
      <w:del w:id="2168" w:author="PR Preview" w:date="2026-01-01T00:00:00Z">
        <w:r>
          <w:delText xml:space="preserve">of</w:delText>
        </w:r>
      </w:del>
      <w:del w:id="2169" w:author="PR Preview" w:date="2026-01-01T00:00:00Z">
        <w:r>
          <w:delText xml:space="preserve"> </w:delText>
        </w:r>
      </w:del>
      <w:hyperlink w:anchor="exr-overfitting">
        <w:del w:id="2170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in two ways:</w:delText>
        </w:r>
      </w:del>
      <w:del w:id="2173" w:author="PR Preview" w:date="2026-01-01T00:00:00Z">
        <w:r>
          <w:delText xml:space="preserve"> </w:delText>
        </w:r>
      </w:del>
      <w:del w:id="2174" w:author="PR Preview" w:date="2026-01-01T00:00:00Z">
        <w:r>
          <w:delText xml:space="preserve">by fitting each model 32 times, as in</w:delText>
        </w:r>
      </w:del>
      <w:del w:id="2175" w:author="PR Preview" w:date="2026-01-01T00:00:00Z">
        <w:r>
          <w:delText xml:space="preserve"> </w:delText>
        </w:r>
      </w:del>
      <w:hyperlink w:anchor="eq-loocv">
        <w:del w:id="2176" w:author="PR Preview" w:date="2026-01-01T00:00:00Z">
          <w:r>
            <w:rPr>
              <w:rStyle w:val="Hyperlink"/>
            </w:rPr>
            <w:delText xml:space="preserve">Equation 52</w:delText>
          </w:r>
        </w:del>
      </w:hyperlink>
      <w:del w:id="2177" w:author="PR Preview" w:date="2026-01-01T00:00:00Z">
        <w:r>
          <w:delText xml:space="preserve">,</w:delText>
        </w:r>
      </w:del>
      <w:del w:id="2178" w:author="PR Preview" w:date="2026-01-01T00:00:00Z">
        <w:r>
          <w:delText xml:space="preserve"> </w:delText>
        </w:r>
      </w:del>
      <w:del w:id="2179" w:author="PR Preview" w:date="2026-01-01T00:00:00Z">
        <w:r>
          <w:delText xml:space="preserve">and by the single-fit formula of</w:delText>
        </w:r>
      </w:del>
      <w:del w:id="2180" w:author="PR Preview" w:date="2026-01-01T00:00:00Z">
        <w:r>
          <w:delText xml:space="preserve"> </w:delText>
        </w:r>
      </w:del>
      <w:hyperlink w:anchor="thm-loocv-shortcut">
        <w:del w:id="2181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182" w:author="PR Preview" w:date="2026-01-01T00:00:00Z">
        <w:r>
          <w:delText xml:space="preserve">,</w:delText>
        </w:r>
      </w:del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delText xml:space="preserve">with the leverages from</w:delText>
        </w:r>
      </w:del>
      <w:del w:id="2185" w:author="PR Preview" w:date="2026-01-01T00:00:00Z">
        <w:r>
          <w:delText xml:space="preserve"> </w:delText>
        </w:r>
      </w:del>
      <w:del w:id="2186" w:author="PR Preview" w:date="2026-01-01T00:00:00Z">
        <w:r>
          <w:rPr>
            <w:rStyle w:val="VerbatimChar"/>
          </w:rPr>
          <w:delText xml:space="preserve">hatvalues()</w:delText>
        </w:r>
      </w:del>
      <w:del w:id="2187" w:author="PR Preview" w:date="2026-01-01T00:00:00Z">
        <w:r>
          <w:delText xml:space="preserve">.</w:delText>
        </w:r>
      </w:del>
    </w:p>
    <w:p>
      <w:pPr>
        <w:pStyle w:val="BodyText"/>
      </w:pPr>
      <w:ins w:id="2188" w:author="PR Preview" w:date="2026-01-01T00:00:00Z">
        <w:r>
          <w:rPr>
            <w:b/>
            <w:bCs/>
          </w:rPr>
          <w:t xml:space="preserve">Example 36 (Leave-one-out cross-validation of the</w:t>
        </w:r>
      </w:ins>
      <w:ins w:id="2189" w:author="PR Preview" w:date="2026-01-01T00:00:00Z">
        <w:r>
          <w:rPr>
            <w:b/>
            <w:bCs/>
          </w:rPr>
          <w:t xml:space="preserve"> </w:t>
        </w:r>
      </w:ins>
      <w:ins w:id="2190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2191" w:author="PR Preview" w:date="2026-01-01T00:00:00Z">
        <w:r>
          <w:rPr>
            <w:b/>
            <w:bCs/>
          </w:rPr>
          <w:t xml:space="preserve"> </w:t>
        </w:r>
      </w:ins>
      <w:ins w:id="2192" w:author="PR Preview" w:date="2026-01-01T00:00:00Z">
        <w:r>
          <w:rPr>
            <w:b/>
            <w:bCs/>
          </w:rPr>
          <w:t xml:space="preserve">polynomials)</w:t>
        </w:r>
      </w:ins>
      <w:ins w:id="2193" w:author="PR Preview" w:date="2026-01-01T00:00:00Z">
        <w:r>
          <w:t xml:space="preserve"> </w:t>
        </w:r>
      </w:ins>
      <w:ins w:id="2194" w:author="PR Preview" w:date="2026-01-01T00:00:00Z">
        <w:r>
          <w:t xml:space="preserve">This example computes</w:t>
        </w:r>
      </w:ins>
      <w:ins w:id="219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for the four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rPr>
            <w:rStyle w:val="VerbatimChar"/>
          </w:rPr>
          <w:t xml:space="preserve">mtcars</w:t>
        </w:r>
      </w:ins>
      <w:ins w:id="2200" w:author="PR Preview" w:date="2026-01-01T00:00:00Z">
        <w:r>
          <w:t xml:space="preserve"> </w:t>
        </w:r>
      </w:ins>
      <w:ins w:id="2201" w:author="PR Preview" w:date="2026-01-01T00:00:00Z">
        <w:r>
          <w:t xml:space="preserve">polynomials</w:t>
        </w:r>
      </w:ins>
      <w:ins w:id="2202" w:author="PR Preview" w:date="2026-01-01T00:00:00Z">
        <w:r>
          <w:t xml:space="preserve"> </w:t>
        </w:r>
      </w:ins>
      <w:ins w:id="2203" w:author="PR Preview" w:date="2026-01-01T00:00:00Z">
        <w:r>
          <w:t xml:space="preserve">of</w:t>
        </w:r>
      </w:ins>
      <w:ins w:id="2204" w:author="PR Preview" w:date="2026-01-01T00:00:00Z">
        <w:r>
          <w:t xml:space="preserve"> </w:t>
        </w:r>
      </w:ins>
      <w:hyperlink w:anchor="exr-overfitting">
        <w:ins w:id="2205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in two ways:</w:t>
        </w:r>
      </w:ins>
      <w:ins w:id="2208" w:author="PR Preview" w:date="2026-01-01T00:00:00Z">
        <w:r>
          <w:t xml:space="preserve"> </w:t>
        </w:r>
      </w:ins>
      <w:ins w:id="2209" w:author="PR Preview" w:date="2026-01-01T00:00:00Z">
        <w:r>
          <w:t xml:space="preserve">by fitting each model 32 times, as in</w:t>
        </w:r>
      </w:ins>
      <w:ins w:id="2210" w:author="PR Preview" w:date="2026-01-01T00:00:00Z">
        <w:r>
          <w:t xml:space="preserve"> </w:t>
        </w:r>
      </w:ins>
      <w:hyperlink w:anchor="eq-loocv">
        <w:ins w:id="2211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2212" w:author="PR Preview" w:date="2026-01-01T00:00:00Z">
        <w:r>
          <w:t xml:space="preserve">,</w:t>
        </w:r>
      </w:ins>
      <w:ins w:id="2213" w:author="PR Preview" w:date="2026-01-01T00:00:00Z">
        <w:r>
          <w:t xml:space="preserve"> </w:t>
        </w:r>
      </w:ins>
      <w:ins w:id="2214" w:author="PR Preview" w:date="2026-01-01T00:00:00Z">
        <w:r>
          <w:t xml:space="preserve">and by the single-fit formula of</w:t>
        </w:r>
      </w:ins>
      <w:ins w:id="2215" w:author="PR Preview" w:date="2026-01-01T00:00:00Z">
        <w:r>
          <w:t xml:space="preserve"> </w:t>
        </w:r>
      </w:ins>
      <w:hyperlink w:anchor="thm-loocv-shortcut">
        <w:ins w:id="2216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217" w:author="PR Preview" w:date="2026-01-01T00:00:00Z">
        <w:r>
          <w:t xml:space="preserve">,</w:t>
        </w:r>
      </w:ins>
      <w:ins w:id="2218" w:author="PR Preview" w:date="2026-01-01T00:00:00Z">
        <w:r>
          <w:t xml:space="preserve"> </w:t>
        </w:r>
      </w:ins>
      <w:ins w:id="2219" w:author="PR Preview" w:date="2026-01-01T00:00:00Z">
        <w:r>
          <w:t xml:space="preserve">with the leverages from</w:t>
        </w:r>
      </w:ins>
      <w:ins w:id="2220" w:author="PR Preview" w:date="2026-01-01T00:00:00Z">
        <w:r>
          <w:t xml:space="preserve"> </w:t>
        </w:r>
      </w:ins>
      <w:ins w:id="2221" w:author="PR Preview" w:date="2026-01-01T00:00:00Z">
        <w:r>
          <w:rPr>
            <w:rStyle w:val="VerbatimChar"/>
          </w:rPr>
          <w:t xml:space="preserve">hatvalues()</w:t>
        </w:r>
      </w:ins>
      <w:ins w:id="2222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2223" w:author="PR Preview" w:date="2026-01-01T00:00:00Z">
        <w:r>
          <w:rPr>
            <w:rStyle w:val="NormalTok"/>
          </w:rPr>
          <w:delText xml:space="preserve">loocv_max_diff </w:delText>
        </w:r>
      </w:del>
      <w:del w:id="2224" w:author="PR Preview" w:date="2026-01-01T00:00:00Z">
        <w:r>
          <w:rPr>
            <w:rStyle w:val="OtherTok"/>
          </w:rPr>
          <w:delText xml:space="preserve">&lt;-</w:delText>
        </w:r>
      </w:del>
      <w:del w:id="2225" w:author="PR Preview" w:date="2026-01-01T00:00:00Z">
        <w:r>
          <w:rPr>
            <w:rStyle w:val="NormalTok"/>
          </w:rPr>
          <w:delText xml:space="preserve"> </w:delText>
        </w:r>
      </w:del>
      <w:del w:id="2226" w:author="PR Preview" w:date="2026-01-01T00:00:00Z">
        <w:r>
          <w:rPr>
            <w:rStyle w:val="FunctionTok"/>
          </w:rPr>
          <w:delText xml:space="preserve">max</w:delText>
        </w:r>
      </w:del>
      <w:del w:id="2227" w:author="PR Preview" w:date="2026-01-01T00:00:00Z">
        <w:r>
          <w:rPr>
            <w:rStyle w:val="NormalTok"/>
          </w:rPr>
          <w:delText xml:space="preserve">(</w:delText>
        </w:r>
      </w:del>
      <w:del w:id="2228" w:author="PR Preview" w:date="2026-01-01T00:00:00Z">
        <w:r>
          <w:rPr>
            <w:rStyle w:val="FunctionTok"/>
          </w:rPr>
          <w:delText xml:space="preserve">abs</w:delText>
        </w:r>
      </w:del>
      <w:del w:id="2229" w:author="PR Preview" w:date="2026-01-01T00:00:00Z">
        <w:r>
          <w:rPr>
            <w:rStyle w:val="NormalTok"/>
          </w:rPr>
          <w:delText xml:space="preserve">(mtcars_loocv</w:delText>
        </w:r>
      </w:del>
      <w:del w:id="2230" w:author="PR Preview" w:date="2026-01-01T00:00:00Z">
        <w:r>
          <w:rPr>
            <w:rStyle w:val="SpecialCharTok"/>
          </w:rPr>
          <w:delText xml:space="preserve">$</w:delText>
        </w:r>
      </w:del>
      <w:del w:id="2231" w:author="PR Preview" w:date="2026-01-01T00:00:00Z">
        <w:r>
          <w:rPr>
            <w:rStyle w:val="NormalTok"/>
          </w:rPr>
          <w:delText xml:space="preserve">refitting </w:delText>
        </w:r>
      </w:del>
      <w:del w:id="2232" w:author="PR Preview" w:date="2026-01-01T00:00:00Z">
        <w:r>
          <w:rPr>
            <w:rStyle w:val="SpecialCharTok"/>
          </w:rPr>
          <w:delText xml:space="preserve">-</w:delText>
        </w:r>
      </w:del>
      <w:del w:id="2233" w:author="PR Preview" w:date="2026-01-01T00:00:00Z">
        <w:r>
          <w:rPr>
            <w:rStyle w:val="NormalTok"/>
          </w:rPr>
          <w:delText xml:space="preserve"> mtcars_loocv</w:delText>
        </w:r>
      </w:del>
      <w:del w:id="2234" w:author="PR Preview" w:date="2026-01-01T00:00:00Z">
        <w:r>
          <w:rPr>
            <w:rStyle w:val="SpecialCharTok"/>
          </w:rPr>
          <w:delText xml:space="preserve">$</w:delText>
        </w:r>
      </w:del>
      <w:del w:id="2235" w:author="PR Preview" w:date="2026-01-01T00:00:00Z">
        <w:r>
          <w:rPr>
            <w:rStyle w:val="NormalTok"/>
          </w:rPr>
          <w:delText xml:space="preserve">formula))</w:delText>
        </w:r>
      </w:del>
      <w:del w:id="2236" w:author="PR Preview" w:date="2026-01-01T00:00:00Z">
        <w:r>
          <w:br/>
        </w:r>
      </w:del>
      <w:del w:id="2237" w:author="PR Preview" w:date="2026-01-01T00:00:00Z">
        <w:r>
          <w:rPr>
            <w:rStyle w:val="NormalTok"/>
          </w:rPr>
          <w:delText xml:space="preserve">mtcars_best_loocv </w:delText>
        </w:r>
      </w:del>
      <w:del w:id="2238" w:author="PR Preview" w:date="2026-01-01T00:00:00Z">
        <w:r>
          <w:rPr>
            <w:rStyle w:val="OtherTok"/>
          </w:rPr>
          <w:delText xml:space="preserve">&lt;-</w:delText>
        </w:r>
      </w:del>
      <w:del w:id="2239" w:author="PR Preview" w:date="2026-01-01T00:00:00Z">
        <w:r>
          <w:br/>
        </w:r>
      </w:del>
      <w:del w:id="2240" w:author="PR Preview" w:date="2026-01-01T00:00:00Z">
        <w:r>
          <w:rPr>
            <w:rStyle w:val="NormalTok"/>
          </w:rPr>
          <w:delText xml:space="preserve">  mtcars_loocv</w:delText>
        </w:r>
      </w:del>
      <w:del w:id="2241" w:author="PR Preview" w:date="2026-01-01T00:00:00Z">
        <w:r>
          <w:rPr>
            <w:rStyle w:val="SpecialCharTok"/>
          </w:rPr>
          <w:delText xml:space="preserve">$</w:delText>
        </w:r>
      </w:del>
      <w:del w:id="2242" w:author="PR Preview" w:date="2026-01-01T00:00:00Z">
        <w:r>
          <w:rPr>
            <w:rStyle w:val="NormalTok"/>
          </w:rPr>
          <w:delText xml:space="preserve">degree[</w:delText>
        </w:r>
      </w:del>
      <w:del w:id="2243" w:author="PR Preview" w:date="2026-01-01T00:00:00Z">
        <w:r>
          <w:rPr>
            <w:rStyle w:val="FunctionTok"/>
          </w:rPr>
          <w:delText xml:space="preserve">which.min</w:delText>
        </w:r>
      </w:del>
      <w:del w:id="2244" w:author="PR Preview" w:date="2026-01-01T00:00:00Z">
        <w:r>
          <w:rPr>
            <w:rStyle w:val="NormalTok"/>
          </w:rPr>
          <w:delText xml:space="preserve">(mtcars_loocv</w:delText>
        </w:r>
      </w:del>
      <w:del w:id="2245" w:author="PR Preview" w:date="2026-01-01T00:00:00Z">
        <w:r>
          <w:rPr>
            <w:rStyle w:val="SpecialCharTok"/>
          </w:rPr>
          <w:delText xml:space="preserve">$</w:delText>
        </w:r>
      </w:del>
      <w:del w:id="2246" w:author="PR Preview" w:date="2026-01-01T00:00:00Z">
        <w:r>
          <w:rPr>
            <w:rStyle w:val="NormalTok"/>
          </w:rPr>
          <w:delText xml:space="preserve">formula)]</w:delText>
        </w:r>
      </w:del>
      <w:del w:id="2247" w:author="PR Preview" w:date="2026-01-01T00:00:00Z">
        <w:r>
          <w:br/>
        </w:r>
      </w:del>
      <w:del w:id="2248" w:author="PR Preview" w:date="2026-01-01T00:00:00Z">
        <w:r>
          <w:rPr>
            <w:rStyle w:val="FunctionTok"/>
          </w:rPr>
          <w:delText xml:space="preserve">c</w:delText>
        </w:r>
      </w:del>
      <w:del w:id="2249" w:author="PR Preview" w:date="2026-01-01T00:00:00Z">
        <w:r>
          <w:rPr>
            <w:rStyle w:val="NormalTok"/>
          </w:rPr>
          <w:delText xml:space="preserve">(</w:delText>
        </w:r>
      </w:del>
      <w:del w:id="2250" w:author="PR Preview" w:date="2026-01-01T00:00:00Z">
        <w:r>
          <w:rPr>
            <w:rStyle w:val="AttributeTok"/>
          </w:rPr>
          <w:delText xml:space="preserve">max_difference =</w:delText>
        </w:r>
      </w:del>
      <w:del w:id="2251" w:author="PR Preview" w:date="2026-01-01T00:00:00Z">
        <w:r>
          <w:rPr>
            <w:rStyle w:val="NormalTok"/>
          </w:rPr>
          <w:delText xml:space="preserve"> loocv_max_diff, </w:delText>
        </w:r>
      </w:del>
      <w:del w:id="2252" w:author="PR Preview" w:date="2026-01-01T00:00:00Z">
        <w:r>
          <w:rPr>
            <w:rStyle w:val="AttributeTok"/>
          </w:rPr>
          <w:delText xml:space="preserve">best_degree =</w:delText>
        </w:r>
      </w:del>
      <w:del w:id="2253" w:author="PR Preview" w:date="2026-01-01T00:00:00Z">
        <w:r>
          <w:rPr>
            <w:rStyle w:val="NormalTok"/>
          </w:rPr>
          <w:delText xml:space="preserve"> mtcars_best_loocv)</w:delText>
        </w:r>
      </w:del>
      <w:del w:id="2254" w:author="PR Preview" w:date="2026-01-01T00:00:00Z">
        <w:r>
          <w:br/>
        </w:r>
      </w:del>
      <w:del w:id="225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256" w:author="PR Preview" w:date="2026-01-01T00:00:00Z">
        <w:r>
          <w:br/>
        </w:r>
      </w:del>
      <w:del w:id="2257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2258" w:author="PR Preview" w:date="2026-01-01T00:00:00Z">
        <w:r>
          <w:delText xml:space="preserve">The two columns differ by at most 7.1e-15,</w:delText>
        </w:r>
      </w:del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which is rounding error.</w:delText>
        </w:r>
      </w:del>
      <w:del w:id="2261" w:author="PR Preview" w:date="2026-01-01T00:00:00Z">
        <w:r>
          <w:delText xml:space="preserve"> </w:delText>
        </w:r>
      </w:del>
      <w:del w:id="2262" w:author="PR Preview" w:date="2026-01-01T00:00:00Z">
        <w:r>
          <w:delText xml:space="preserve">The single-fit formula needs one fit per model instead of 32.</w:delText>
        </w:r>
      </w:del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delText xml:space="preserve">LOOCV picks degree 2,</w:delText>
        </w:r>
      </w:del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and because LOOCV is not random (</w:delText>
        </w:r>
      </w:del>
      <w:hyperlink w:anchor="lem-loocv-not-random">
        <w:del w:id="226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268" w:author="PR Preview" w:date="2026-01-01T00:00:00Z">
        <w:r>
          <w:delText xml:space="preserve">),</w:delText>
        </w:r>
      </w:del>
      <w:del w:id="2269" w:author="PR Preview" w:date="2026-01-01T00:00:00Z">
        <w:r>
          <w:delText xml:space="preserve"> </w:delText>
        </w:r>
      </w:del>
      <w:del w:id="227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271" w:author="PR Preview" w:date="2026-01-01T00:00:00Z">
        <w:r>
          <w:rPr>
            <w:rStyle w:val="NormalTok"/>
          </w:rPr>
          <w:t xml:space="preserve">loocv_max_diff </w:t>
        </w:r>
      </w:ins>
      <w:ins w:id="2272" w:author="PR Preview" w:date="2026-01-01T00:00:00Z">
        <w:r>
          <w:rPr>
            <w:rStyle w:val="OtherTok"/>
          </w:rPr>
          <w:t xml:space="preserve">&lt;-</w:t>
        </w:r>
      </w:ins>
      <w:ins w:id="2273" w:author="PR Preview" w:date="2026-01-01T00:00:00Z">
        <w:r>
          <w:rPr>
            <w:rStyle w:val="NormalTok"/>
          </w:rPr>
          <w:t xml:space="preserve"> </w:t>
        </w:r>
      </w:ins>
      <w:ins w:id="2274" w:author="PR Preview" w:date="2026-01-01T00:00:00Z">
        <w:r>
          <w:rPr>
            <w:rStyle w:val="FunctionTok"/>
          </w:rPr>
          <w:t xml:space="preserve">max</w:t>
        </w:r>
      </w:ins>
      <w:ins w:id="2275" w:author="PR Preview" w:date="2026-01-01T00:00:00Z">
        <w:r>
          <w:rPr>
            <w:rStyle w:val="NormalTok"/>
          </w:rPr>
          <w:t xml:space="preserve">(</w:t>
        </w:r>
      </w:ins>
      <w:ins w:id="2276" w:author="PR Preview" w:date="2026-01-01T00:00:00Z">
        <w:r>
          <w:rPr>
            <w:rStyle w:val="FunctionTok"/>
          </w:rPr>
          <w:t xml:space="preserve">abs</w:t>
        </w:r>
      </w:ins>
      <w:ins w:id="2277" w:author="PR Preview" w:date="2026-01-01T00:00:00Z">
        <w:r>
          <w:rPr>
            <w:rStyle w:val="NormalTok"/>
          </w:rPr>
          <w:t xml:space="preserve">(mtcars_loocv</w:t>
        </w:r>
      </w:ins>
      <w:ins w:id="2278" w:author="PR Preview" w:date="2026-01-01T00:00:00Z">
        <w:r>
          <w:rPr>
            <w:rStyle w:val="SpecialCharTok"/>
          </w:rPr>
          <w:t xml:space="preserve">$</w:t>
        </w:r>
      </w:ins>
      <w:ins w:id="2279" w:author="PR Preview" w:date="2026-01-01T00:00:00Z">
        <w:r>
          <w:rPr>
            <w:rStyle w:val="NormalTok"/>
          </w:rPr>
          <w:t xml:space="preserve">refitting </w:t>
        </w:r>
      </w:ins>
      <w:ins w:id="2280" w:author="PR Preview" w:date="2026-01-01T00:00:00Z">
        <w:r>
          <w:rPr>
            <w:rStyle w:val="SpecialCharTok"/>
          </w:rPr>
          <w:t xml:space="preserve">-</w:t>
        </w:r>
      </w:ins>
      <w:ins w:id="2281" w:author="PR Preview" w:date="2026-01-01T00:00:00Z">
        <w:r>
          <w:rPr>
            <w:rStyle w:val="NormalTok"/>
          </w:rPr>
          <w:t xml:space="preserve"> mtcars_loocv</w:t>
        </w:r>
      </w:ins>
      <w:ins w:id="2282" w:author="PR Preview" w:date="2026-01-01T00:00:00Z">
        <w:r>
          <w:rPr>
            <w:rStyle w:val="SpecialCharTok"/>
          </w:rPr>
          <w:t xml:space="preserve">$</w:t>
        </w:r>
      </w:ins>
      <w:ins w:id="2283" w:author="PR Preview" w:date="2026-01-01T00:00:00Z">
        <w:r>
          <w:rPr>
            <w:rStyle w:val="NormalTok"/>
          </w:rPr>
          <w:t xml:space="preserve">formula))</w:t>
        </w:r>
      </w:ins>
      <w:ins w:id="2284" w:author="PR Preview" w:date="2026-01-01T00:00:00Z">
        <w:r>
          <w:br/>
        </w:r>
      </w:ins>
      <w:ins w:id="2285" w:author="PR Preview" w:date="2026-01-01T00:00:00Z">
        <w:r>
          <w:rPr>
            <w:rStyle w:val="NormalTok"/>
          </w:rPr>
          <w:t xml:space="preserve">mtcars_best_loocv </w:t>
        </w:r>
      </w:ins>
      <w:ins w:id="2286" w:author="PR Preview" w:date="2026-01-01T00:00:00Z">
        <w:r>
          <w:rPr>
            <w:rStyle w:val="OtherTok"/>
          </w:rPr>
          <w:t xml:space="preserve">&lt;-</w:t>
        </w:r>
      </w:ins>
      <w:ins w:id="2287" w:author="PR Preview" w:date="2026-01-01T00:00:00Z">
        <w:r>
          <w:br/>
        </w:r>
      </w:ins>
      <w:ins w:id="2288" w:author="PR Preview" w:date="2026-01-01T00:00:00Z">
        <w:r>
          <w:rPr>
            <w:rStyle w:val="NormalTok"/>
          </w:rPr>
          <w:t xml:space="preserve">  mtcars_loocv</w:t>
        </w:r>
      </w:ins>
      <w:ins w:id="2289" w:author="PR Preview" w:date="2026-01-01T00:00:00Z">
        <w:r>
          <w:rPr>
            <w:rStyle w:val="SpecialCharTok"/>
          </w:rPr>
          <w:t xml:space="preserve">$</w:t>
        </w:r>
      </w:ins>
      <w:ins w:id="2290" w:author="PR Preview" w:date="2026-01-01T00:00:00Z">
        <w:r>
          <w:rPr>
            <w:rStyle w:val="NormalTok"/>
          </w:rPr>
          <w:t xml:space="preserve">degree[</w:t>
        </w:r>
      </w:ins>
      <w:ins w:id="2291" w:author="PR Preview" w:date="2026-01-01T00:00:00Z">
        <w:r>
          <w:rPr>
            <w:rStyle w:val="FunctionTok"/>
          </w:rPr>
          <w:t xml:space="preserve">which.min</w:t>
        </w:r>
      </w:ins>
      <w:ins w:id="2292" w:author="PR Preview" w:date="2026-01-01T00:00:00Z">
        <w:r>
          <w:rPr>
            <w:rStyle w:val="NormalTok"/>
          </w:rPr>
          <w:t xml:space="preserve">(mtcars_loocv</w:t>
        </w:r>
      </w:ins>
      <w:ins w:id="2293" w:author="PR Preview" w:date="2026-01-01T00:00:00Z">
        <w:r>
          <w:rPr>
            <w:rStyle w:val="SpecialCharTok"/>
          </w:rPr>
          <w:t xml:space="preserve">$</w:t>
        </w:r>
      </w:ins>
      <w:ins w:id="2294" w:author="PR Preview" w:date="2026-01-01T00:00:00Z">
        <w:r>
          <w:rPr>
            <w:rStyle w:val="NormalTok"/>
          </w:rPr>
          <w:t xml:space="preserve">formula)]</w:t>
        </w:r>
      </w:ins>
      <w:ins w:id="2295" w:author="PR Preview" w:date="2026-01-01T00:00:00Z">
        <w:r>
          <w:br/>
        </w:r>
      </w:ins>
      <w:ins w:id="2296" w:author="PR Preview" w:date="2026-01-01T00:00:00Z">
        <w:r>
          <w:rPr>
            <w:rStyle w:val="FunctionTok"/>
          </w:rPr>
          <w:t xml:space="preserve">c</w:t>
        </w:r>
      </w:ins>
      <w:ins w:id="2297" w:author="PR Preview" w:date="2026-01-01T00:00:00Z">
        <w:r>
          <w:rPr>
            <w:rStyle w:val="NormalTok"/>
          </w:rPr>
          <w:t xml:space="preserve">(</w:t>
        </w:r>
      </w:ins>
      <w:ins w:id="2298" w:author="PR Preview" w:date="2026-01-01T00:00:00Z">
        <w:r>
          <w:rPr>
            <w:rStyle w:val="AttributeTok"/>
          </w:rPr>
          <w:t xml:space="preserve">max_difference =</w:t>
        </w:r>
      </w:ins>
      <w:ins w:id="2299" w:author="PR Preview" w:date="2026-01-01T00:00:00Z">
        <w:r>
          <w:rPr>
            <w:rStyle w:val="NormalTok"/>
          </w:rPr>
          <w:t xml:space="preserve"> loocv_max_diff, </w:t>
        </w:r>
      </w:ins>
      <w:ins w:id="2300" w:author="PR Preview" w:date="2026-01-01T00:00:00Z">
        <w:r>
          <w:rPr>
            <w:rStyle w:val="AttributeTok"/>
          </w:rPr>
          <w:t xml:space="preserve">best_degree =</w:t>
        </w:r>
      </w:ins>
      <w:ins w:id="2301" w:author="PR Preview" w:date="2026-01-01T00:00:00Z">
        <w:r>
          <w:rPr>
            <w:rStyle w:val="NormalTok"/>
          </w:rPr>
          <w:t xml:space="preserve"> mtcars_best_loocv)</w:t>
        </w:r>
      </w:ins>
      <w:ins w:id="2302" w:author="PR Preview" w:date="2026-01-01T00:00:00Z">
        <w:r>
          <w:br/>
        </w:r>
      </w:ins>
      <w:ins w:id="2303" w:author="PR Preview" w:date="2026-01-01T00:00:00Z">
        <w:r>
          <w:rPr>
            <w:rStyle w:val="CommentTok"/>
          </w:rPr>
          <w:t xml:space="preserve">#&gt; max_difference    best_degree </w:t>
        </w:r>
      </w:ins>
      <w:ins w:id="2304" w:author="PR Preview" w:date="2026-01-01T00:00:00Z">
        <w:r>
          <w:br/>
        </w:r>
      </w:ins>
      <w:ins w:id="2305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2306" w:author="PR Preview" w:date="2026-01-01T00:00:00Z">
        <w:r>
          <w:t xml:space="preserve">The two columns differ by at most 8.9e-15,</w:t>
        </w:r>
      </w:ins>
      <w:ins w:id="2307" w:author="PR Preview" w:date="2026-01-01T00:00:00Z">
        <w:r>
          <w:t xml:space="preserve"> </w:t>
        </w:r>
      </w:ins>
      <w:ins w:id="2308" w:author="PR Preview" w:date="2026-01-01T00:00:00Z">
        <w:r>
          <w:t xml:space="preserve">which is rounding error.</w:t>
        </w:r>
      </w:ins>
      <w:ins w:id="2309" w:author="PR Preview" w:date="2026-01-01T00:00:00Z">
        <w:r>
          <w:t xml:space="preserve"> </w:t>
        </w:r>
      </w:ins>
      <w:ins w:id="2310" w:author="PR Preview" w:date="2026-01-01T00:00:00Z">
        <w:r>
          <w:t xml:space="preserve">The single-fit formula needs one fit per model instead of 32.</w:t>
        </w:r>
      </w:ins>
      <w:ins w:id="2311" w:author="PR Preview" w:date="2026-01-01T00:00:00Z">
        <w:r>
          <w:t xml:space="preserve"> </w:t>
        </w:r>
      </w:ins>
      <w:ins w:id="2312" w:author="PR Preview" w:date="2026-01-01T00:00:00Z">
        <w:r>
          <w:t xml:space="preserve">LOOCV picks degree 2,</w:t>
        </w:r>
      </w:ins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and because LOOCV is not random (</w:t>
        </w:r>
      </w:ins>
      <w:hyperlink w:anchor="lem-loocv-not-random">
        <w:ins w:id="231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316" w:author="PR Preview" w:date="2026-01-01T00:00:00Z">
        <w:r>
          <w:t xml:space="preserve">),</w:t>
        </w:r>
      </w:ins>
      <w:ins w:id="2317" w:author="PR Preview" w:date="2026-01-01T00:00:00Z">
        <w:r>
          <w:t xml:space="preserve"> </w:t>
        </w:r>
      </w:ins>
      <w:ins w:id="2318" w:author="PR Preview" w:date="2026-01-01T00:00:00Z">
        <w:r>
          <w:t xml:space="preserve">rerunning it always gives the same choice.</w:t>
        </w:r>
      </w:ins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del w:id="2319" w:author="PR Preview" w:date="2026-01-01T00:00:00Z">
        <w:r>
          <w:rPr>
            <w:b/>
            <w:bCs/>
          </w:rPr>
          <w:delText xml:space="preserve">Example 36 (Inputs of the cross-validation choice procedure)</w:delText>
        </w:r>
      </w:del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The</w:delText>
        </w:r>
      </w:del>
      <w:del w:id="2322" w:author="PR Preview" w:date="2026-01-01T00:00:00Z">
        <w:r>
          <w:delText xml:space="preserve"> </w:delText>
        </w:r>
      </w:del>
      <w:hyperlink w:anchor="def-cv-choice">
        <w:del w:id="2323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2324" w:author="PR Preview" w:date="2026-01-01T00:00:00Z">
        <w:r>
          <w:delText xml:space="preserve"> </w:delText>
        </w:r>
      </w:del>
      <m:oMath>
        <m:r>
          <m:t>g</m:t>
        </m:r>
      </m:oMath>
      <w:del w:id="2325" w:author="PR Preview" w:date="2026-01-01T00:00:00Z">
        <w:r>
          <w:delText xml:space="preserve"> </w:delText>
        </w:r>
      </w:del>
      <w:del w:id="2326" w:author="PR Preview" w:date="2026-01-01T00:00:00Z">
        <w:r>
          <w:delText xml:space="preserve">over polynomials of several degrees is specified by these inputs:</w:delText>
        </w:r>
      </w:del>
    </w:p>
    <w:p>
      <w:pPr>
        <w:pStyle w:val="FirstParagraph"/>
      </w:pPr>
      <w:ins w:id="2327" w:author="PR Preview" w:date="2026-01-01T00:00:00Z">
        <w:r>
          <w:rPr>
            <w:b/>
            <w:bCs/>
          </w:rPr>
          <w:t xml:space="preserve">Example 37 (Inputs of the cross-validation choice procedure)</w:t>
        </w:r>
      </w:ins>
      <w:ins w:id="2328" w:author="PR Preview" w:date="2026-01-01T00:00:00Z">
        <w:r>
          <w:t xml:space="preserve"> </w:t>
        </w:r>
      </w:ins>
      <w:ins w:id="2329" w:author="PR Preview" w:date="2026-01-01T00:00:00Z">
        <w:r>
          <w:t xml:space="preserve">The</w:t>
        </w:r>
      </w:ins>
      <w:ins w:id="2330" w:author="PR Preview" w:date="2026-01-01T00:00:00Z">
        <w:r>
          <w:t xml:space="preserve"> </w:t>
        </w:r>
      </w:ins>
      <w:hyperlink w:anchor="def-cv-choice">
        <w:ins w:id="2331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2332" w:author="PR Preview" w:date="2026-01-01T00:00:00Z">
        <w:r>
          <w:t xml:space="preserve"> </w:t>
        </w:r>
      </w:ins>
      <m:oMath>
        <m:r>
          <m:t>g</m:t>
        </m:r>
      </m:oMath>
      <w:ins w:id="2333" w:author="PR Preview" w:date="2026-01-01T00:00:00Z">
        <w:r>
          <w:t xml:space="preserve"> </w:t>
        </w:r>
      </w:ins>
      <w:ins w:id="2334" w:author="PR Preview" w:date="2026-01-01T00:00:00Z">
        <w:r>
          <w:t xml:space="preserve">over polynomials of several degrees is specified by these inputs:</w:t>
        </w:r>
      </w:ins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del w:id="2335" w:author="PR Preview" w:date="2026-01-01T00:00:00Z">
        <w:r>
          <w:rPr>
            <w:b/>
            <w:bCs/>
          </w:rPr>
          <w:delText xml:space="preserve">Example 37 (The one-standard-error rule for the simulated polynomials)</w:delText>
        </w:r>
      </w:del>
      <w:del w:id="2336" w:author="PR Preview" w:date="2026-01-01T00:00:00Z">
        <w:r>
          <w:delText xml:space="preserve"> </w:delText>
        </w:r>
      </w:del>
      <w:del w:id="2337" w:author="PR Preview" w:date="2026-01-01T00:00:00Z">
        <w:r>
          <w:delText xml:space="preserve">This example applies 10-fold cross-validation</w:delText>
        </w:r>
      </w:del>
      <w:del w:id="2338" w:author="PR Preview" w:date="2026-01-01T00:00:00Z">
        <w:r>
          <w:delText xml:space="preserve"> </w:delText>
        </w:r>
      </w:del>
      <w:del w:id="2339" w:author="PR Preview" w:date="2026-01-01T00:00:00Z">
        <w:r>
          <w:delText xml:space="preserve">to the simulated training set of</w:delText>
        </w:r>
      </w:del>
      <w:del w:id="2340" w:author="PR Preview" w:date="2026-01-01T00:00:00Z">
        <w:r>
          <w:delText xml:space="preserve"> </w:delText>
        </w:r>
      </w:del>
      <w:hyperlink w:anchor="exm-train-test-error-simulated">
        <w:del w:id="2341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2342" w:author="PR Preview" w:date="2026-01-01T00:00:00Z">
        <w:r>
          <w:delText xml:space="preserve">,</w:delText>
        </w:r>
      </w:del>
      <w:del w:id="2343" w:author="PR Preview" w:date="2026-01-01T00:00:00Z">
        <w:r>
          <w:delText xml:space="preserve"> </w:delText>
        </w:r>
      </w:del>
      <w:del w:id="2344" w:author="PR Preview" w:date="2026-01-01T00:00:00Z">
        <w:r>
          <w:delText xml:space="preserve">records the sMSE in each fold,</w:delText>
        </w:r>
      </w:del>
      <w:del w:id="2345" w:author="PR Preview" w:date="2026-01-01T00:00:00Z">
        <w:r>
          <w:delText xml:space="preserve"> </w:delText>
        </w:r>
      </w:del>
      <w:del w:id="2346" w:author="PR Preview" w:date="2026-01-01T00:00:00Z">
        <w:r>
          <w:delText xml:space="preserve">and applies</w:delText>
        </w:r>
      </w:del>
      <w:del w:id="2347" w:author="PR Preview" w:date="2026-01-01T00:00:00Z">
        <w:r>
          <w:delText xml:space="preserve"> </w:delText>
        </w:r>
      </w:del>
      <w:hyperlink w:anchor="def-one-se-rule">
        <w:del w:id="2348" w:author="PR Preview" w:date="2026-01-01T00:00:00Z">
          <w:r>
            <w:rPr>
              <w:rStyle w:val="Hyperlink"/>
            </w:rPr>
            <w:delText xml:space="preserve">Definition 66</w:delText>
          </w:r>
        </w:del>
      </w:hyperlink>
      <w:del w:id="2349" w:author="PR Preview" w:date="2026-01-01T00:00:00Z">
        <w:r>
          <w:delText xml:space="preserve"> </w:delText>
        </w:r>
      </w:del>
      <w:del w:id="2350" w:author="PR Preview" w:date="2026-01-01T00:00:00Z">
        <w:r>
          <w:delText xml:space="preserve">to the ten degrees.</w:delText>
        </w:r>
      </w:del>
    </w:p>
    <w:p>
      <w:pPr>
        <w:pStyle w:val="BodyText"/>
      </w:pPr>
      <w:ins w:id="2351" w:author="PR Preview" w:date="2026-01-01T00:00:00Z">
        <w:r>
          <w:rPr>
            <w:b/>
            <w:bCs/>
          </w:rPr>
          <w:t xml:space="preserve">Example 38 (The one-standard-error rule for the simulated polynomials)</w:t>
        </w:r>
      </w:ins>
      <w:ins w:id="2352" w:author="PR Preview" w:date="2026-01-01T00:00:00Z">
        <w:r>
          <w:t xml:space="preserve"> </w:t>
        </w:r>
      </w:ins>
      <w:ins w:id="2353" w:author="PR Preview" w:date="2026-01-01T00:00:00Z">
        <w:r>
          <w:t xml:space="preserve">This example applies 10-fold cross-validation</w:t>
        </w:r>
      </w:ins>
      <w:ins w:id="2354" w:author="PR Preview" w:date="2026-01-01T00:00:00Z">
        <w:r>
          <w:t xml:space="preserve"> </w:t>
        </w:r>
      </w:ins>
      <w:ins w:id="2355" w:author="PR Preview" w:date="2026-01-01T00:00:00Z">
        <w:r>
          <w:t xml:space="preserve">to the simulated training set of</w:t>
        </w:r>
      </w:ins>
      <w:ins w:id="2356" w:author="PR Preview" w:date="2026-01-01T00:00:00Z">
        <w:r>
          <w:t xml:space="preserve"> </w:t>
        </w:r>
      </w:ins>
      <w:hyperlink w:anchor="exm-train-test-error-simulated">
        <w:ins w:id="2357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2358" w:author="PR Preview" w:date="2026-01-01T00:00:00Z">
        <w:r>
          <w:t xml:space="preserve">,</w:t>
        </w:r>
      </w:ins>
      <w:ins w:id="2359" w:author="PR Preview" w:date="2026-01-01T00:00:00Z">
        <w:r>
          <w:t xml:space="preserve"> </w:t>
        </w:r>
      </w:ins>
      <w:ins w:id="2360" w:author="PR Preview" w:date="2026-01-01T00:00:00Z">
        <w:r>
          <w:t xml:space="preserve">records the sMSE in each fold,</w:t>
        </w:r>
      </w:ins>
      <w:ins w:id="2361" w:author="PR Preview" w:date="2026-01-01T00:00:00Z">
        <w:r>
          <w:t xml:space="preserve"> </w:t>
        </w:r>
      </w:ins>
      <w:ins w:id="2362" w:author="PR Preview" w:date="2026-01-01T00:00:00Z">
        <w:r>
          <w:t xml:space="preserve">and applies</w:t>
        </w:r>
      </w:ins>
      <w:ins w:id="2363" w:author="PR Preview" w:date="2026-01-01T00:00:00Z">
        <w:r>
          <w:t xml:space="preserve"> </w:t>
        </w:r>
      </w:ins>
      <w:hyperlink w:anchor="def-one-se-rule">
        <w:ins w:id="2364" w:author="PR Preview" w:date="2026-01-01T00:00:00Z">
          <w:r>
            <w:rPr>
              <w:rStyle w:val="Hyperlink"/>
            </w:rPr>
            <w:t xml:space="preserve">Definition 66</w:t>
          </w:r>
        </w:ins>
      </w:hyperlink>
      <w:ins w:id="2365" w:author="PR Preview" w:date="2026-01-01T00:00:00Z">
        <w:r>
          <w:t xml:space="preserve"> </w:t>
        </w:r>
      </w:ins>
      <w:ins w:id="2366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del w:id="2367" w:author="PR Preview" w:date="2026-01-01T00:00:00Z">
        <w:r>
          <w:delText xml:space="preserve">The smallest estimate is at degree 8.</w:delText>
        </w:r>
      </w:del>
      <w:del w:id="2368" w:author="PR Preview" w:date="2026-01-01T00:00:00Z">
        <w:r>
          <w:delText xml:space="preserve"> </w:delText>
        </w:r>
      </w:del>
      <w:del w:id="2369" w:author="PR Preview" w:date="2026-01-01T00:00:00Z">
        <w:r>
          <w:delText xml:space="preserve">The lowest degree within one fold-based standard error of it</w:delText>
        </w:r>
      </w:del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is degree 3,</w:delText>
        </w:r>
      </w:del>
      <w:del w:id="2372" w:author="PR Preview" w:date="2026-01-01T00:00:00Z">
        <w:r>
          <w:delText xml:space="preserve"> </w:delText>
        </w:r>
      </w:del>
      <w:del w:id="2373" w:author="PR Preview" w:date="2026-01-01T00:00:00Z">
        <w:r>
          <w:delText xml:space="preserve">which is the one-standard-error rule’s choice.</w:delText>
        </w:r>
      </w:del>
      <w:del w:id="2374" w:author="PR Preview" w:date="2026-01-01T00:00:00Z">
        <w:r>
          <w:delText xml:space="preserve"> </w:delText>
        </w:r>
      </w:del>
      <w:del w:id="2375" w:author="PR Preview" w:date="2026-01-01T00:00:00Z">
        <w:r>
          <w:delText xml:space="preserve">The rule prefers the simpler model</w:delText>
        </w:r>
      </w:del>
      <w:del w:id="2376" w:author="PR Preview" w:date="2026-01-01T00:00:00Z">
        <w:r>
          <w:delText xml:space="preserve"> </w:delText>
        </w:r>
      </w:del>
      <w:del w:id="2377" w:author="PR Preview" w:date="2026-01-01T00:00:00Z">
        <w:r>
          <w:delText xml:space="preserve">when the data cannot clearly tell it apart from the degree with the smallest estimate.</w:delText>
        </w:r>
      </w:del>
      <w:del w:id="2378" w:author="PR Preview" w:date="2026-01-01T00:00:00Z">
        <w:r>
          <w:delText xml:space="preserve"> </w:delText>
        </w:r>
      </w:del>
      <w:del w:id="2379" w:author="PR Preview" w:date="2026-01-01T00:00:00Z">
        <w:r>
          <w:delText xml:space="preserve">Because the data are simulated,</w:delText>
        </w:r>
      </w:del>
      <w:del w:id="2380" w:author="PR Preview" w:date="2026-01-01T00:00:00Z">
        <w:r>
          <w:delText xml:space="preserve"> </w:delText>
        </w:r>
      </w:del>
      <w:del w:id="2381" w:author="PR Preview" w:date="2026-01-01T00:00:00Z">
        <w:r>
          <w:delText xml:space="preserve">we can check both choices against</w:delText>
        </w:r>
      </w:del>
      <w:del w:id="2382" w:author="PR Preview" w:date="2026-01-01T00:00:00Z">
        <w:r>
          <w:delText xml:space="preserve"> </w:delText>
        </w:r>
      </w:del>
      <w:del w:id="2383" w:author="PR Preview" w:date="2026-01-01T00:00:00Z">
        <w:r>
          <w:delText xml:space="preserve">the estimated generalization pRMSE of</w:delText>
        </w:r>
      </w:del>
      <w:del w:id="2384" w:author="PR Preview" w:date="2026-01-01T00:00:00Z">
        <w:r>
          <w:delText xml:space="preserve"> </w:delText>
        </w:r>
      </w:del>
      <w:hyperlink w:anchor="exm-train-test-error-simulated">
        <w:del w:id="2385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2386" w:author="PR Preview" w:date="2026-01-01T00:00:00Z">
        <w:r>
          <w:delText xml:space="preserve"> </w:delText>
        </w:r>
      </w:del>
      <w:del w:id="2387" w:author="PR Preview" w:date="2026-01-01T00:00:00Z">
        <w:r>
          <w:delText xml:space="preserve">for each:</w:delText>
        </w:r>
      </w:del>
      <w:del w:id="2388" w:author="PR Preview" w:date="2026-01-01T00:00:00Z">
        <w:r>
          <w:delText xml:space="preserve"> </w:delText>
        </w:r>
      </w:del>
      <w:del w:id="2389" w:author="PR Preview" w:date="2026-01-01T00:00:00Z">
        <w:r>
          <w:delText xml:space="preserve">0.335 for degree 8</w:delText>
        </w:r>
      </w:del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and 0.315 for degree 3.</w:delText>
        </w:r>
      </w:del>
    </w:p>
    <w:p>
      <w:pPr>
        <w:pStyle w:val="BodyText"/>
      </w:pPr>
      <w:ins w:id="2392" w:author="PR Preview" w:date="2026-01-01T00:00:00Z">
        <w:r>
          <w:t xml:space="preserve">The smallest estimate is at degree 8.</w:t>
        </w:r>
      </w:ins>
      <w:ins w:id="2393" w:author="PR Preview" w:date="2026-01-01T00:00:00Z">
        <w:r>
          <w:t xml:space="preserve"> </w:t>
        </w:r>
      </w:ins>
      <w:ins w:id="2394" w:author="PR Preview" w:date="2026-01-01T00:00:00Z">
        <w:r>
          <w:t xml:space="preserve">The lowest degree within one fold-based standard error of it</w:t>
        </w:r>
      </w:ins>
      <w:ins w:id="2395" w:author="PR Preview" w:date="2026-01-01T00:00:00Z">
        <w:r>
          <w:t xml:space="preserve"> </w:t>
        </w:r>
      </w:ins>
      <w:ins w:id="2396" w:author="PR Preview" w:date="2026-01-01T00:00:00Z">
        <w:r>
          <w:t xml:space="preserve">is degree 3,</w:t>
        </w:r>
      </w:ins>
      <w:ins w:id="2397" w:author="PR Preview" w:date="2026-01-01T00:00:00Z">
        <w:r>
          <w:t xml:space="preserve"> </w:t>
        </w:r>
      </w:ins>
      <w:ins w:id="2398" w:author="PR Preview" w:date="2026-01-01T00:00:00Z">
        <w:r>
          <w:t xml:space="preserve">which is the one-standard-error rule’s choice.</w:t>
        </w:r>
      </w:ins>
      <w:ins w:id="2399" w:author="PR Preview" w:date="2026-01-01T00:00:00Z">
        <w:r>
          <w:t xml:space="preserve"> </w:t>
        </w:r>
      </w:ins>
      <w:ins w:id="2400" w:author="PR Preview" w:date="2026-01-01T00:00:00Z">
        <w:r>
          <w:t xml:space="preserve">The rule prefers the simpler model</w:t>
        </w:r>
      </w:ins>
      <w:ins w:id="2401" w:author="PR Preview" w:date="2026-01-01T00:00:00Z">
        <w:r>
          <w:t xml:space="preserve"> </w:t>
        </w:r>
      </w:ins>
      <w:ins w:id="2402" w:author="PR Preview" w:date="2026-01-01T00:00:00Z">
        <w:r>
          <w:t xml:space="preserve">when the data cannot clearly tell it apart from the degree with the smallest estimate.</w:t>
        </w:r>
      </w:ins>
      <w:ins w:id="2403" w:author="PR Preview" w:date="2026-01-01T00:00:00Z">
        <w:r>
          <w:t xml:space="preserve"> </w:t>
        </w:r>
      </w:ins>
      <w:ins w:id="2404" w:author="PR Preview" w:date="2026-01-01T00:00:00Z">
        <w:r>
          <w:t xml:space="preserve">Because the data are simulated,</w:t>
        </w:r>
      </w:ins>
      <w:ins w:id="2405" w:author="PR Preview" w:date="2026-01-01T00:00:00Z">
        <w:r>
          <w:t xml:space="preserve"> </w:t>
        </w:r>
      </w:ins>
      <w:ins w:id="2406" w:author="PR Preview" w:date="2026-01-01T00:00:00Z">
        <w:r>
          <w:t xml:space="preserve">we can check both choices against</w:t>
        </w:r>
      </w:ins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the estimated generalization pRMSE of</w:t>
        </w:r>
      </w:ins>
      <w:ins w:id="2409" w:author="PR Preview" w:date="2026-01-01T00:00:00Z">
        <w:r>
          <w:t xml:space="preserve"> </w:t>
        </w:r>
      </w:ins>
      <w:hyperlink w:anchor="exm-train-test-error-simulated">
        <w:ins w:id="2410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for each:</w:t>
        </w:r>
      </w:ins>
      <w:ins w:id="2413" w:author="PR Preview" w:date="2026-01-01T00:00:00Z">
        <w:r>
          <w:t xml:space="preserve"> </w:t>
        </w:r>
      </w:ins>
      <w:ins w:id="2414" w:author="PR Preview" w:date="2026-01-01T00:00:00Z">
        <w:r>
          <w:t xml:space="preserve">0.335 for degree 8</w:t>
        </w:r>
      </w:ins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and 0.315 for degree 3.</w:t>
        </w:r>
      </w:ins>
    </w:p>
    <w:bookmarkEnd w:id="353"/>
    <w:bookmarkEnd w:id="354"/>
    <w:bookmarkStart w:id="360" w:name="sec-cv-whole-procedure"/>
    <w:p>
      <w:pPr>
        <w:pStyle w:val="Heading2"/>
      </w:pPr>
      <w:r>
        <w:t xml:space="preserve">9 Cross-validating the whole procedure</w:t>
      </w:r>
    </w:p>
    <w:bookmarkStart w:id="357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57"/>
    <w:bookmarkStart w:id="358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58"/>
    <w:bookmarkStart w:id="359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59"/>
    <w:bookmarkEnd w:id="360"/>
    <w:bookmarkStart w:id="3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del w:id="2417" w:author="PR Preview" w:date="2026-01-01T00:00:00Z">
        <w:r>
          <w:delText xml:space="preserve">Sanchez [13]</w:delText>
        </w:r>
      </w:del>
      <w:del w:id="2418" w:author="PR Preview" w:date="2026-01-01T00:00:00Z">
        <w:r>
          <w:delText xml:space="preserve"> </w:delText>
        </w:r>
      </w:del>
      <w:del w:id="2419" w:author="PR Preview" w:date="2026-01-01T00:00:00Z">
        <w:r>
          <w:delText xml:space="preserve">reviews the matrix algebra behind statistical learning,</w:delText>
        </w:r>
      </w:del>
      <w:del w:id="2420" w:author="PR Preview" w:date="2026-01-01T00:00:00Z">
        <w:r>
          <w:delText xml:space="preserve"> </w:delText>
        </w:r>
      </w:del>
      <w:del w:id="2421" w:author="PR Preview" w:date="2026-01-01T00:00:00Z">
        <w:r>
          <w:delText xml:space="preserve">including the covariance and correlation matrices that cross-products produce.</w:delText>
        </w:r>
      </w:del>
    </w:p>
    <w:p>
      <w:pPr>
        <w:pStyle w:val="FirstParagraph"/>
      </w:pPr>
      <w:ins w:id="2422" w:author="PR Preview" w:date="2026-01-01T00:00:00Z">
        <w:r>
          <w:t xml:space="preserve">Sanchez [14]</w:t>
        </w:r>
      </w:ins>
      <w:ins w:id="2423" w:author="PR Preview" w:date="2026-01-01T00:00:00Z">
        <w:r>
          <w:t xml:space="preserve"> </w:t>
        </w:r>
      </w:ins>
      <w:ins w:id="2424" w:author="PR Preview" w:date="2026-01-01T00:00:00Z">
        <w:r>
          <w:t xml:space="preserve">reviews the matrix algebra behind statistical learning,</w:t>
        </w:r>
      </w:ins>
      <w:ins w:id="2425" w:author="PR Preview" w:date="2026-01-01T00:00:00Z">
        <w:r>
          <w:t xml:space="preserve"> </w:t>
        </w:r>
      </w:ins>
      <w:ins w:id="2426" w:author="PR Preview" w:date="2026-01-01T00:00:00Z">
        <w:r>
          <w:t xml:space="preserve">including the covariance and correlation matrices that cross-products produce.</w:t>
        </w:r>
      </w:ins>
    </w:p>
    <w:bookmarkEnd w:id="361"/>
    <w:bookmarkStart w:id="392" w:name="references"/>
    <w:p>
      <w:pPr>
        <w:pStyle w:val="Heading2"/>
      </w:pPr>
      <w:r>
        <w:t xml:space="preserve">References</w:t>
      </w:r>
    </w:p>
    <w:bookmarkStart w:id="391" w:name="refs"/>
    <w:bookmarkStart w:id="36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https://en.wikipedia.org/wiki/Random_seed</w:t>
        </w:r>
      </w:hyperlink>
    </w:p>
    <w:bookmarkEnd w:id="363"/>
    <w:bookmarkStart w:id="365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65"/>
    <w:bookmarkStart w:id="367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6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67"/>
    <w:bookmarkStart w:id="369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https://en.wikipedia.org/wiki/Generalization_error</w:t>
        </w:r>
      </w:hyperlink>
    </w:p>
    <w:bookmarkEnd w:id="369"/>
    <w:bookmarkStart w:id="371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7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71"/>
    <w:bookmarkStart w:id="372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72"/>
    <w:bookmarkStart w:id="374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7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74"/>
    <w:bookmarkStart w:id="376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https://en.wikipedia.org/wiki/Overfitting</w:t>
        </w:r>
      </w:hyperlink>
    </w:p>
    <w:bookmarkEnd w:id="376"/>
    <w:bookmarkStart w:id="378" w:name="ref-vandenburg2024syncrng"/>
    <w:p>
      <w:pPr>
        <w:pStyle w:val="Bibliography"/>
      </w:pPr>
      <w:del w:id="2427" w:author="PR Preview" w:date="2026-01-01T00:00:00Z">
        <w:r>
          <w:delText xml:space="preserve">[9]</w:delText>
        </w:r>
      </w:del>
      <w:del w:id="2428" w:author="PR Preview" w:date="2026-01-01T00:00:00Z">
        <w:r>
          <w:delText xml:space="preserve"> </w:delText>
        </w:r>
      </w:del>
      <w:del w:id="2429" w:author="PR Preview" w:date="2026-01-01T00:00:00Z">
        <w:r>
          <w:delText xml:space="preserve">	</w:delText>
        </w:r>
      </w:del>
      <w:del w:id="2430" w:author="PR Preview" w:date="2026-01-01T00:00:00Z">
        <w:r>
          <w:delText xml:space="preserve">Wikipedia contributors,</w:delText>
        </w:r>
      </w:del>
      <w:del w:id="2431" w:author="PR Preview" w:date="2026-01-01T00:00:00Z">
        <w:r>
          <w:delText xml:space="preserve"> </w:delText>
        </w:r>
      </w:del>
      <w:del w:id="2432" w:author="PR Preview" w:date="2026-01-01T00:00:00Z">
        <w:r>
          <w:delText xml:space="preserve">“Bias–variance tradeoff —</w:delText>
        </w:r>
      </w:del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Wikipedia</w:delText>
        </w:r>
      </w:del>
      <w:del w:id="2435" w:author="PR Preview" w:date="2026-01-01T00:00:00Z">
        <w:r>
          <w:delText xml:space="preserve">,</w:delText>
        </w:r>
      </w:del>
      <w:del w:id="2436" w:author="PR Preview" w:date="2026-01-01T00:00:00Z">
        <w:r>
          <w:delText xml:space="preserve"> </w:delText>
        </w:r>
      </w:del>
      <w:del w:id="2437" w:author="PR Preview" w:date="2026-01-01T00:00:00Z">
        <w:r>
          <w:delText xml:space="preserve">the free encyclopedia.”</w:delText>
        </w:r>
      </w:del>
      <w:del w:id="2438" w:author="PR Preview" w:date="2026-01-01T00:00:00Z">
        <w:r>
          <w:delText xml:space="preserve"> </w:delText>
        </w:r>
      </w:del>
      <w:del w:id="2439" w:author="PR Preview" w:date="2026-01-01T00:00:00Z">
        <w:r>
          <w:delText xml:space="preserve">2026. Available:</w:delText>
        </w:r>
      </w:del>
      <w:del w:id="2440" w:author="PR Preview" w:date="2026-01-01T00:00:00Z">
        <w:r>
          <w:delText xml:space="preserve"> </w:delText>
        </w:r>
      </w:del>
      <w:hyperlink r:id="rId379">
        <w:del w:id="2441" w:author="PR Preview" w:date="2026-01-01T00:00:00Z">
          <w:r>
            <w:rPr>
              <w:rStyle w:val="Hyperlink"/>
            </w:rPr>
            <w:delText xml:space="preserve">https://en.wikipedia.org/wiki/Bias%E2%80%93variance_tradeoff</w:delText>
          </w:r>
        </w:del>
      </w:hyperlink>
    </w:p>
    <w:p>
      <w:pPr>
        <w:pStyle w:val="Bibliography"/>
      </w:pPr>
      <w:del w:id="2442" w:author="PR Preview" w:date="2026-01-01T00:00:00Z">
        <w:r>
          <w:delText xml:space="preserve">[10]</w:delText>
        </w:r>
      </w:del>
      <w:del w:id="2443" w:author="PR Preview" w:date="2026-01-01T00:00:00Z">
        <w:r>
          <w:delText xml:space="preserve"> </w:delText>
        </w:r>
      </w:del>
      <w:del w:id="2444" w:author="PR Preview" w:date="2026-01-01T00:00:00Z">
        <w:r>
          <w:delText xml:space="preserve">	</w:delText>
        </w:r>
      </w:del>
      <w:del w:id="2445" w:author="PR Preview" w:date="2026-01-01T00:00:00Z">
        <w:r>
          <w:delText xml:space="preserve">Wikipedia contributors,</w:delText>
        </w:r>
      </w:del>
      <w:del w:id="2446" w:author="PR Preview" w:date="2026-01-01T00:00:00Z">
        <w:r>
          <w:delText xml:space="preserve"> </w:delText>
        </w:r>
      </w:del>
      <w:del w:id="2447" w:author="PR Preview" w:date="2026-01-01T00:00:00Z">
        <w:r>
          <w:delText xml:space="preserve">“Hyperparameter (machine learning) —</w:delText>
        </w:r>
      </w:del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Wikipedia</w:delText>
        </w:r>
      </w:del>
      <w:del w:id="2450" w:author="PR Preview" w:date="2026-01-01T00:00:00Z">
        <w:r>
          <w:delText xml:space="preserve">,</w:delText>
        </w:r>
      </w:del>
      <w:del w:id="2451" w:author="PR Preview" w:date="2026-01-01T00:00:00Z">
        <w:r>
          <w:delText xml:space="preserve"> </w:delText>
        </w:r>
      </w:del>
      <w:del w:id="2452" w:author="PR Preview" w:date="2026-01-01T00:00:00Z">
        <w:r>
          <w:delText xml:space="preserve">the free encyclopedia.”</w:delText>
        </w:r>
      </w:del>
      <w:del w:id="2453" w:author="PR Preview" w:date="2026-01-01T00:00:00Z">
        <w:r>
          <w:delText xml:space="preserve"> </w:delText>
        </w:r>
      </w:del>
      <w:del w:id="2454" w:author="PR Preview" w:date="2026-01-01T00:00:00Z">
        <w:r>
          <w:delText xml:space="preserve">2026. Available:</w:delText>
        </w:r>
      </w:del>
      <w:del w:id="2455" w:author="PR Preview" w:date="2026-01-01T00:00:00Z">
        <w:r>
          <w:delText xml:space="preserve"> </w:delText>
        </w:r>
      </w:del>
      <w:hyperlink r:id="rId381">
        <w:del w:id="2456" w:author="PR Preview" w:date="2026-01-01T00:00:00Z">
          <w:r>
            <w:rPr>
              <w:rStyle w:val="Hyperlink"/>
            </w:rPr>
            <w:delText xml:space="preserve">https://en.wikipedia.org/wiki/Hyperparameter_%28machine_learning%29</w:delText>
          </w:r>
        </w:del>
      </w:hyperlink>
    </w:p>
    <w:p>
      <w:pPr>
        <w:pStyle w:val="Bibliography"/>
      </w:pPr>
      <w:del w:id="2457" w:author="PR Preview" w:date="2026-01-01T00:00:00Z">
        <w:r>
          <w:delText xml:space="preserve">[11]</w:delText>
        </w:r>
      </w:del>
      <w:del w:id="2458" w:author="PR Preview" w:date="2026-01-01T00:00:00Z">
        <w:r>
          <w:delText xml:space="preserve"> </w:delText>
        </w:r>
      </w:del>
      <w:del w:id="2459" w:author="PR Preview" w:date="2026-01-01T00:00:00Z">
        <w:r>
          <w:delText xml:space="preserve">	</w:delText>
        </w:r>
      </w:del>
      <w:del w:id="2460" w:author="PR Preview" w:date="2026-01-01T00:00:00Z">
        <w:r>
          <w:delText xml:space="preserve">Wikipedia contributors,</w:delText>
        </w:r>
      </w:del>
      <w:del w:id="2461" w:author="PR Preview" w:date="2026-01-01T00:00:00Z">
        <w:r>
          <w:delText xml:space="preserve"> </w:delText>
        </w:r>
      </w:del>
      <w:del w:id="2462" w:author="PR Preview" w:date="2026-01-01T00:00:00Z">
        <w:r>
          <w:delText xml:space="preserve">“Model selection —</w:delText>
        </w:r>
      </w:del>
      <w:del w:id="2463" w:author="PR Preview" w:date="2026-01-01T00:00:00Z">
        <w:r>
          <w:delText xml:space="preserve"> </w:delText>
        </w:r>
      </w:del>
      <w:del w:id="2464" w:author="PR Preview" w:date="2026-01-01T00:00:00Z">
        <w:r>
          <w:delText xml:space="preserve">Wikipedia</w:delText>
        </w:r>
      </w:del>
      <w:del w:id="2465" w:author="PR Preview" w:date="2026-01-01T00:00:00Z">
        <w:r>
          <w:delText xml:space="preserve">,</w:delText>
        </w:r>
      </w:del>
      <w:del w:id="2466" w:author="PR Preview" w:date="2026-01-01T00:00:00Z">
        <w:r>
          <w:delText xml:space="preserve"> </w:delText>
        </w:r>
      </w:del>
      <w:del w:id="2467" w:author="PR Preview" w:date="2026-01-01T00:00:00Z">
        <w:r>
          <w:delText xml:space="preserve">the free encyclopedia.”</w:delText>
        </w:r>
      </w:del>
      <w:del w:id="2468" w:author="PR Preview" w:date="2026-01-01T00:00:00Z">
        <w:r>
          <w:delText xml:space="preserve"> </w:delText>
        </w:r>
      </w:del>
      <w:del w:id="2469" w:author="PR Preview" w:date="2026-01-01T00:00:00Z">
        <w:r>
          <w:delText xml:space="preserve">2026. Available:</w:delText>
        </w:r>
      </w:del>
      <w:del w:id="2470" w:author="PR Preview" w:date="2026-01-01T00:00:00Z">
        <w:r>
          <w:delText xml:space="preserve"> </w:delText>
        </w:r>
      </w:del>
      <w:hyperlink r:id="rId383">
        <w:del w:id="2471" w:author="PR Preview" w:date="2026-01-01T00:00:00Z">
          <w:r>
            <w:rPr>
              <w:rStyle w:val="Hyperlink"/>
            </w:rPr>
            <w:delText xml:space="preserve">https://en.wikipedia.org/wiki/Model_selection</w:delText>
          </w:r>
        </w:del>
      </w:hyperlink>
    </w:p>
    <w:p>
      <w:pPr>
        <w:pStyle w:val="Bibliography"/>
      </w:pPr>
      <w:del w:id="2472" w:author="PR Preview" w:date="2026-01-01T00:00:00Z">
        <w:r>
          <w:delText xml:space="preserve">[12]</w:delText>
        </w:r>
      </w:del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	</w:delText>
        </w:r>
      </w:del>
      <w:del w:id="2475" w:author="PR Preview" w:date="2026-01-01T00:00:00Z">
        <w:r>
          <w:delText xml:space="preserve">Wikipedia contributors,</w:delText>
        </w:r>
      </w:del>
      <w:del w:id="2476" w:author="PR Preview" w:date="2026-01-01T00:00:00Z">
        <w:r>
          <w:delText xml:space="preserve"> </w:delText>
        </w:r>
      </w:del>
      <w:del w:id="2477" w:author="PR Preview" w:date="2026-01-01T00:00:00Z">
        <w:r>
          <w:delText xml:space="preserve">“Cross-validation (statistics) —</w:delText>
        </w:r>
      </w:del>
      <w:del w:id="2478" w:author="PR Preview" w:date="2026-01-01T00:00:00Z">
        <w:r>
          <w:delText xml:space="preserve"> </w:delText>
        </w:r>
      </w:del>
      <w:del w:id="2479" w:author="PR Preview" w:date="2026-01-01T00:00:00Z">
        <w:r>
          <w:delText xml:space="preserve">Wikipedia</w:delText>
        </w:r>
      </w:del>
      <w:del w:id="2480" w:author="PR Preview" w:date="2026-01-01T00:00:00Z">
        <w:r>
          <w:delText xml:space="preserve">,</w:delText>
        </w:r>
      </w:del>
      <w:del w:id="2481" w:author="PR Preview" w:date="2026-01-01T00:00:00Z">
        <w:r>
          <w:delText xml:space="preserve"> </w:delText>
        </w:r>
      </w:del>
      <w:del w:id="2482" w:author="PR Preview" w:date="2026-01-01T00:00:00Z">
        <w:r>
          <w:delText xml:space="preserve">the free encyclopedia.”</w:delText>
        </w:r>
      </w:del>
      <w:del w:id="2483" w:author="PR Preview" w:date="2026-01-01T00:00:00Z">
        <w:r>
          <w:delText xml:space="preserve"> </w:delText>
        </w:r>
      </w:del>
      <w:del w:id="2484" w:author="PR Preview" w:date="2026-01-01T00:00:00Z">
        <w:r>
          <w:delText xml:space="preserve">2026. Available:</w:delText>
        </w:r>
      </w:del>
      <w:del w:id="2485" w:author="PR Preview" w:date="2026-01-01T00:00:00Z">
        <w:r>
          <w:delText xml:space="preserve"> </w:delText>
        </w:r>
      </w:del>
      <w:hyperlink r:id="rId385">
        <w:del w:id="2486" w:author="PR Preview" w:date="2026-01-01T00:00:00Z">
          <w:r>
            <w:rPr>
              <w:rStyle w:val="Hyperlink"/>
            </w:rPr>
            <w:delText xml:space="preserve">https://en.wikipedia.org/wiki/Cross-validation_%28statistics%29</w:delText>
          </w:r>
        </w:del>
      </w:hyperlink>
    </w:p>
    <w:p>
      <w:pPr>
        <w:pStyle w:val="Bibliography"/>
      </w:pPr>
      <w:del w:id="2487" w:author="PR Preview" w:date="2026-01-01T00:00:00Z">
        <w:r>
          <w:delText xml:space="preserve">[13]</w:delText>
        </w:r>
      </w:del>
      <w:del w:id="2488" w:author="PR Preview" w:date="2026-01-01T00:00:00Z">
        <w:r>
          <w:delText xml:space="preserve"> </w:delText>
        </w:r>
      </w:del>
      <w:del w:id="2489" w:author="PR Preview" w:date="2026-01-01T00:00:00Z">
        <w:r>
          <w:delText xml:space="preserve">	</w:delText>
        </w:r>
      </w:del>
      <w:del w:id="2490" w:author="PR Preview" w:date="2026-01-01T00:00:00Z">
        <w:r>
          <w:delText xml:space="preserve">G. Sanchez,</w:delText>
        </w:r>
      </w:del>
      <w:del w:id="2491" w:author="PR Preview" w:date="2026-01-01T00:00:00Z">
        <w:r>
          <w:delText xml:space="preserve"> </w:delText>
        </w:r>
      </w:del>
      <w:del w:id="2492" w:author="PR Preview" w:date="2026-01-01T00:00:00Z">
        <w:r>
          <w:delText xml:space="preserve">“A matrix algebra companion for statistical learning (</w:delText>
        </w:r>
      </w:del>
      <w:del w:id="2493" w:author="PR Preview" w:date="2026-01-01T00:00:00Z">
        <w:r>
          <w:delText xml:space="preserve">matrix4sl</w:delText>
        </w:r>
      </w:del>
      <w:del w:id="2494" w:author="PR Preview" w:date="2026-01-01T00:00:00Z">
        <w:r>
          <w:delText xml:space="preserve">).”</w:delText>
        </w:r>
      </w:del>
      <w:del w:id="2495" w:author="PR Preview" w:date="2026-01-01T00:00:00Z">
        <w:r>
          <w:delText xml:space="preserve"> </w:delText>
        </w:r>
      </w:del>
      <w:del w:id="2496" w:author="PR Preview" w:date="2026-01-01T00:00:00Z">
        <w:r>
          <w:delText xml:space="preserve">Online book, work in progress. Licensed CC BY-NC-SA 4.0, 2020. Available:</w:delText>
        </w:r>
      </w:del>
      <w:del w:id="2497" w:author="PR Preview" w:date="2026-01-01T00:00:00Z">
        <w:r>
          <w:delText xml:space="preserve"> </w:delText>
        </w:r>
      </w:del>
      <w:hyperlink r:id="rId387">
        <w:del w:id="2498" w:author="PR Preview" w:date="2026-01-01T00:00:00Z">
          <w:r>
            <w:rPr>
              <w:rStyle w:val="Hyperlink"/>
            </w:rPr>
            <w:delText xml:space="preserve">https://www.gastonsanchez.com/matrix4sl/</w:delText>
          </w:r>
        </w:del>
      </w:hyperlink>
    </w:p>
    <w:p>
      <w:pPr>
        <w:pStyle w:val="Bibliography"/>
      </w:pPr>
      <w:del w:id="2499" w:author="PR Preview" w:date="2026-01-01T00:00:00Z">
        <w:r>
          <w:delText xml:space="preserve">[14]</w:delText>
        </w:r>
      </w:del>
      <w:del w:id="2500" w:author="PR Preview" w:date="2026-01-01T00:00:00Z">
        <w:r>
          <w:delText xml:space="preserve"> </w:delText>
        </w:r>
      </w:del>
      <w:del w:id="2501" w:author="PR Preview" w:date="2026-01-01T00:00:00Z">
        <w:r>
          <w:delText xml:space="preserve">	</w:delText>
        </w:r>
      </w:del>
      <w:del w:id="2502" w:author="PR Preview" w:date="2026-01-01T00:00:00Z">
        <w:r>
          <w:delText xml:space="preserve">Wikipedia contributors,</w:delText>
        </w:r>
      </w:del>
      <w:del w:id="2503" w:author="PR Preview" w:date="2026-01-01T00:00:00Z">
        <w:r>
          <w:delText xml:space="preserve"> </w:delText>
        </w:r>
      </w:del>
      <w:del w:id="2504" w:author="PR Preview" w:date="2026-01-01T00:00:00Z">
        <w:r>
          <w:delText xml:space="preserve">“Leverage (statistics) —</w:delText>
        </w:r>
      </w:del>
      <w:del w:id="2505" w:author="PR Preview" w:date="2026-01-01T00:00:00Z">
        <w:r>
          <w:delText xml:space="preserve"> </w:delText>
        </w:r>
      </w:del>
      <w:del w:id="2506" w:author="PR Preview" w:date="2026-01-01T00:00:00Z">
        <w:r>
          <w:delText xml:space="preserve">Wikipedia</w:delText>
        </w:r>
      </w:del>
      <w:del w:id="2507" w:author="PR Preview" w:date="2026-01-01T00:00:00Z">
        <w:r>
          <w:delText xml:space="preserve">,</w:delText>
        </w:r>
      </w:del>
      <w:del w:id="2508" w:author="PR Preview" w:date="2026-01-01T00:00:00Z">
        <w:r>
          <w:delText xml:space="preserve"> </w:delText>
        </w:r>
      </w:del>
      <w:del w:id="2509" w:author="PR Preview" w:date="2026-01-01T00:00:00Z">
        <w:r>
          <w:delText xml:space="preserve">the free encyclopedia.”</w:delText>
        </w:r>
      </w:del>
      <w:del w:id="2510" w:author="PR Preview" w:date="2026-01-01T00:00:00Z">
        <w:r>
          <w:delText xml:space="preserve"> </w:delText>
        </w:r>
      </w:del>
      <w:del w:id="2511" w:author="PR Preview" w:date="2026-01-01T00:00:00Z">
        <w:r>
          <w:delText xml:space="preserve">2026. Available:</w:delText>
        </w:r>
      </w:del>
      <w:del w:id="2512" w:author="PR Preview" w:date="2026-01-01T00:00:00Z">
        <w:r>
          <w:delText xml:space="preserve"> </w:delText>
        </w:r>
      </w:del>
      <w:hyperlink r:id="rId389">
        <w:del w:id="2513" w:author="PR Preview" w:date="2026-01-01T00:00:00Z">
          <w:r>
            <w:rPr>
              <w:rStyle w:val="Hyperlink"/>
            </w:rPr>
            <w:delText xml:space="preserve">https://en.wikipedia.org/wiki/Leverage_%28statistics%29</w:delText>
          </w:r>
        </w:del>
      </w:hyperlink>
    </w:p>
    <w:p>
      <w:pPr>
        <w:pStyle w:val="Bibliography"/>
      </w:pPr>
      <w:ins w:id="2514" w:author="PR Preview" w:date="2026-01-01T00:00:00Z">
        <w:r>
          <w:t xml:space="preserve">[9]</w:t>
        </w:r>
      </w:ins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	</w:t>
        </w:r>
      </w:ins>
      <w:ins w:id="2517" w:author="PR Preview" w:date="2026-01-01T00:00:00Z">
        <w:r>
          <w:t xml:space="preserve">G. van den Burg,</w:t>
        </w:r>
      </w:ins>
      <w:ins w:id="2518" w:author="PR Preview" w:date="2026-01-01T00:00:00Z">
        <w:r>
          <w:t xml:space="preserve"> </w:t>
        </w:r>
      </w:ins>
      <w:ins w:id="2519" w:author="PR Preview" w:date="2026-01-01T00:00:00Z">
        <w:r>
          <w:rPr>
            <w:i/>
            <w:iCs/>
          </w:rPr>
          <w:t xml:space="preserve">SyncRNG</w:t>
        </w:r>
      </w:ins>
      <w:ins w:id="2520" w:author="PR Preview" w:date="2026-01-01T00:00:00Z">
        <w:r>
          <w:rPr>
            <w:i/>
            <w:iCs/>
          </w:rPr>
          <w:t xml:space="preserve">: A synchronized</w:t>
        </w:r>
      </w:ins>
      <w:ins w:id="2521" w:author="PR Preview" w:date="2026-01-01T00:00:00Z">
        <w:r>
          <w:rPr>
            <w:i/>
            <w:iCs/>
          </w:rPr>
          <w:t xml:space="preserve"> </w:t>
        </w:r>
      </w:ins>
      <w:ins w:id="2522" w:author="PR Preview" w:date="2026-01-01T00:00:00Z">
        <w:r>
          <w:rPr>
            <w:i/>
            <w:iCs/>
          </w:rPr>
          <w:t xml:space="preserve">Tausworthe</w:t>
        </w:r>
      </w:ins>
      <w:ins w:id="2523" w:author="PR Preview" w:date="2026-01-01T00:00:00Z">
        <w:r>
          <w:rPr>
            <w:i/>
            <w:iCs/>
          </w:rPr>
          <w:t xml:space="preserve"> </w:t>
        </w:r>
      </w:ins>
      <w:ins w:id="2524" w:author="PR Preview" w:date="2026-01-01T00:00:00Z">
        <w:r>
          <w:rPr>
            <w:i/>
            <w:iCs/>
          </w:rPr>
          <w:t xml:space="preserve">RNG</w:t>
        </w:r>
      </w:ins>
      <w:ins w:id="2525" w:author="PR Preview" w:date="2026-01-01T00:00:00Z">
        <w:r>
          <w:rPr>
            <w:i/>
            <w:iCs/>
          </w:rPr>
          <w:t xml:space="preserve"> </w:t>
        </w:r>
      </w:ins>
      <w:ins w:id="2526" w:author="PR Preview" w:date="2026-01-01T00:00:00Z">
        <w:r>
          <w:rPr>
            <w:i/>
            <w:iCs/>
          </w:rPr>
          <w:t xml:space="preserve">for</w:t>
        </w:r>
      </w:ins>
      <w:ins w:id="2527" w:author="PR Preview" w:date="2026-01-01T00:00:00Z">
        <w:r>
          <w:rPr>
            <w:i/>
            <w:iCs/>
          </w:rPr>
          <w:t xml:space="preserve"> </w:t>
        </w:r>
      </w:ins>
      <w:ins w:id="2528" w:author="PR Preview" w:date="2026-01-01T00:00:00Z">
        <w:r>
          <w:rPr>
            <w:i/>
            <w:iCs/>
          </w:rPr>
          <w:t xml:space="preserve">R</w:t>
        </w:r>
      </w:ins>
      <w:ins w:id="2529" w:author="PR Preview" w:date="2026-01-01T00:00:00Z">
        <w:r>
          <w:rPr>
            <w:i/>
            <w:iCs/>
          </w:rPr>
          <w:t xml:space="preserve"> </w:t>
        </w:r>
      </w:ins>
      <w:ins w:id="2530" w:author="PR Preview" w:date="2026-01-01T00:00:00Z">
        <w:r>
          <w:rPr>
            <w:i/>
            <w:iCs/>
          </w:rPr>
          <w:t xml:space="preserve">and</w:t>
        </w:r>
      </w:ins>
      <w:ins w:id="2531" w:author="PR Preview" w:date="2026-01-01T00:00:00Z">
        <w:r>
          <w:rPr>
            <w:i/>
            <w:iCs/>
          </w:rPr>
          <w:t xml:space="preserve"> </w:t>
        </w:r>
      </w:ins>
      <w:ins w:id="2532" w:author="PR Preview" w:date="2026-01-01T00:00:00Z">
        <w:r>
          <w:rPr>
            <w:i/>
            <w:iCs/>
          </w:rPr>
          <w:t xml:space="preserve">Python</w:t>
        </w:r>
      </w:ins>
      <w:ins w:id="2533" w:author="PR Preview" w:date="2026-01-01T00:00:00Z">
        <w:r>
          <w:t xml:space="preserve">. 2024. doi:</w:t>
        </w:r>
      </w:ins>
      <w:ins w:id="2534" w:author="PR Preview" w:date="2026-01-01T00:00:00Z">
        <w:r>
          <w:t xml:space="preserve"> </w:t>
        </w:r>
      </w:ins>
      <w:hyperlink r:id="rId377">
        <w:ins w:id="2535" w:author="PR Preview" w:date="2026-01-01T00:00:00Z">
          <w:r>
            <w:rPr>
              <w:rStyle w:val="Hyperlink"/>
            </w:rPr>
            <w:t xml:space="preserve">10.32614/CRAN.package.SyncRNG</w:t>
          </w:r>
        </w:ins>
      </w:hyperlink>
      <w:ins w:id="2536" w:author="PR Preview" w:date="2026-01-01T00:00:00Z">
        <w:r>
          <w:t xml:space="preserve">.</w:t>
        </w:r>
      </w:ins>
    </w:p>
    <w:bookmarkEnd w:id="378"/>
    <w:bookmarkStart w:id="380" w:name="ref-wikipedia_bias_variance_tradeoff"/>
    <w:p>
      <w:pPr>
        <w:pStyle w:val="Bibliography"/>
      </w:pPr>
      <w:ins w:id="2537" w:author="PR Preview" w:date="2026-01-01T00:00:00Z">
        <w:r>
          <w:t xml:space="preserve">[10]</w:t>
        </w:r>
      </w:ins>
      <w:ins w:id="2538" w:author="PR Preview" w:date="2026-01-01T00:00:00Z">
        <w:r>
          <w:t xml:space="preserve"> </w:t>
        </w:r>
      </w:ins>
      <w:ins w:id="2539" w:author="PR Preview" w:date="2026-01-01T00:00:00Z">
        <w:r>
          <w:t xml:space="preserve">	</w:t>
        </w:r>
      </w:ins>
      <w:ins w:id="2540" w:author="PR Preview" w:date="2026-01-01T00:00:00Z">
        <w:r>
          <w:t xml:space="preserve">Wikipedia contributors,</w:t>
        </w:r>
      </w:ins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“Bias–variance tradeoff —</w:t>
        </w:r>
      </w:ins>
      <w:ins w:id="2543" w:author="PR Preview" w:date="2026-01-01T00:00:00Z">
        <w:r>
          <w:t xml:space="preserve"> </w:t>
        </w:r>
      </w:ins>
      <w:ins w:id="2544" w:author="PR Preview" w:date="2026-01-01T00:00:00Z">
        <w:r>
          <w:t xml:space="preserve">Wikipedia</w:t>
        </w:r>
      </w:ins>
      <w:ins w:id="2545" w:author="PR Preview" w:date="2026-01-01T00:00:00Z">
        <w:r>
          <w:t xml:space="preserve">,</w:t>
        </w:r>
      </w:ins>
      <w:ins w:id="2546" w:author="PR Preview" w:date="2026-01-01T00:00:00Z">
        <w:r>
          <w:t xml:space="preserve"> </w:t>
        </w:r>
      </w:ins>
      <w:ins w:id="2547" w:author="PR Preview" w:date="2026-01-01T00:00:00Z">
        <w:r>
          <w:t xml:space="preserve">the free encyclopedia.”</w:t>
        </w:r>
      </w:ins>
      <w:ins w:id="2548" w:author="PR Preview" w:date="2026-01-01T00:00:00Z">
        <w:r>
          <w:t xml:space="preserve"> </w:t>
        </w:r>
      </w:ins>
      <w:ins w:id="2549" w:author="PR Preview" w:date="2026-01-01T00:00:00Z">
        <w:r>
          <w:t xml:space="preserve">2026. Available:</w:t>
        </w:r>
      </w:ins>
      <w:ins w:id="2550" w:author="PR Preview" w:date="2026-01-01T00:00:00Z">
        <w:r>
          <w:t xml:space="preserve"> </w:t>
        </w:r>
      </w:ins>
      <w:hyperlink r:id="rId379">
        <w:ins w:id="2551" w:author="PR Preview" w:date="2026-01-01T00:00:00Z">
          <w:r>
            <w:rPr>
              <w:rStyle w:val="Hyperlink"/>
            </w:rPr>
            <w:t xml:space="preserve">https://en.wikipedia.org/wiki/Bias%E2%80%93variance_tradeoff</w:t>
          </w:r>
        </w:ins>
      </w:hyperlink>
    </w:p>
    <w:bookmarkEnd w:id="380"/>
    <w:bookmarkStart w:id="382" w:name="Xf37f146c051effb839e1c8a6474af7649839077"/>
    <w:p>
      <w:pPr>
        <w:pStyle w:val="Bibliography"/>
      </w:pPr>
      <w:ins w:id="2552" w:author="PR Preview" w:date="2026-01-01T00:00:00Z">
        <w:r>
          <w:t xml:space="preserve">[11]</w:t>
        </w:r>
      </w:ins>
      <w:ins w:id="2553" w:author="PR Preview" w:date="2026-01-01T00:00:00Z">
        <w:r>
          <w:t xml:space="preserve"> </w:t>
        </w:r>
      </w:ins>
      <w:ins w:id="2554" w:author="PR Preview" w:date="2026-01-01T00:00:00Z">
        <w:r>
          <w:t xml:space="preserve">	</w:t>
        </w:r>
      </w:ins>
      <w:ins w:id="2555" w:author="PR Preview" w:date="2026-01-01T00:00:00Z">
        <w:r>
          <w:t xml:space="preserve">Wikipedia contributors,</w:t>
        </w:r>
      </w:ins>
      <w:ins w:id="2556" w:author="PR Preview" w:date="2026-01-01T00:00:00Z">
        <w:r>
          <w:t xml:space="preserve"> </w:t>
        </w:r>
      </w:ins>
      <w:ins w:id="2557" w:author="PR Preview" w:date="2026-01-01T00:00:00Z">
        <w:r>
          <w:t xml:space="preserve">“Hyperparameter (machine learning) —</w:t>
        </w:r>
      </w:ins>
      <w:ins w:id="2558" w:author="PR Preview" w:date="2026-01-01T00:00:00Z">
        <w:r>
          <w:t xml:space="preserve"> </w:t>
        </w:r>
      </w:ins>
      <w:ins w:id="2559" w:author="PR Preview" w:date="2026-01-01T00:00:00Z">
        <w:r>
          <w:t xml:space="preserve">Wikipedia</w:t>
        </w:r>
      </w:ins>
      <w:ins w:id="2560" w:author="PR Preview" w:date="2026-01-01T00:00:00Z">
        <w:r>
          <w:t xml:space="preserve">,</w:t>
        </w:r>
      </w:ins>
      <w:ins w:id="2561" w:author="PR Preview" w:date="2026-01-01T00:00:00Z">
        <w:r>
          <w:t xml:space="preserve"> </w:t>
        </w:r>
      </w:ins>
      <w:ins w:id="2562" w:author="PR Preview" w:date="2026-01-01T00:00:00Z">
        <w:r>
          <w:t xml:space="preserve">the free encyclopedia.”</w:t>
        </w:r>
      </w:ins>
      <w:ins w:id="2563" w:author="PR Preview" w:date="2026-01-01T00:00:00Z">
        <w:r>
          <w:t xml:space="preserve"> </w:t>
        </w:r>
      </w:ins>
      <w:ins w:id="2564" w:author="PR Preview" w:date="2026-01-01T00:00:00Z">
        <w:r>
          <w:t xml:space="preserve">2026. Available:</w:t>
        </w:r>
      </w:ins>
      <w:ins w:id="2565" w:author="PR Preview" w:date="2026-01-01T00:00:00Z">
        <w:r>
          <w:t xml:space="preserve"> </w:t>
        </w:r>
      </w:ins>
      <w:hyperlink r:id="rId381">
        <w:ins w:id="2566" w:author="PR Preview" w:date="2026-01-01T00:00:00Z">
          <w:r>
            <w:rPr>
              <w:rStyle w:val="Hyperlink"/>
            </w:rPr>
            <w:t xml:space="preserve">https://en.wikipedia.org/wiki/Hyperparameter_%28machine_learning%29</w:t>
          </w:r>
        </w:ins>
      </w:hyperlink>
    </w:p>
    <w:bookmarkEnd w:id="382"/>
    <w:bookmarkStart w:id="384" w:name="ref-wikipedia_model_selection"/>
    <w:p>
      <w:pPr>
        <w:pStyle w:val="Bibliography"/>
      </w:pPr>
      <w:ins w:id="2567" w:author="PR Preview" w:date="2026-01-01T00:00:00Z">
        <w:r>
          <w:t xml:space="preserve">[12]</w:t>
        </w:r>
      </w:ins>
      <w:ins w:id="2568" w:author="PR Preview" w:date="2026-01-01T00:00:00Z">
        <w:r>
          <w:t xml:space="preserve"> </w:t>
        </w:r>
      </w:ins>
      <w:ins w:id="2569" w:author="PR Preview" w:date="2026-01-01T00:00:00Z">
        <w:r>
          <w:t xml:space="preserve">	</w:t>
        </w:r>
      </w:ins>
      <w:ins w:id="2570" w:author="PR Preview" w:date="2026-01-01T00:00:00Z">
        <w:r>
          <w:t xml:space="preserve">Wikipedia contributors,</w:t>
        </w:r>
      </w:ins>
      <w:ins w:id="2571" w:author="PR Preview" w:date="2026-01-01T00:00:00Z">
        <w:r>
          <w:t xml:space="preserve"> </w:t>
        </w:r>
      </w:ins>
      <w:ins w:id="2572" w:author="PR Preview" w:date="2026-01-01T00:00:00Z">
        <w:r>
          <w:t xml:space="preserve">“Model selection —</w:t>
        </w:r>
      </w:ins>
      <w:ins w:id="2573" w:author="PR Preview" w:date="2026-01-01T00:00:00Z">
        <w:r>
          <w:t xml:space="preserve"> </w:t>
        </w:r>
      </w:ins>
      <w:ins w:id="2574" w:author="PR Preview" w:date="2026-01-01T00:00:00Z">
        <w:r>
          <w:t xml:space="preserve">Wikipedia</w:t>
        </w:r>
      </w:ins>
      <w:ins w:id="2575" w:author="PR Preview" w:date="2026-01-01T00:00:00Z">
        <w:r>
          <w:t xml:space="preserve">,</w:t>
        </w:r>
      </w:ins>
      <w:ins w:id="2576" w:author="PR Preview" w:date="2026-01-01T00:00:00Z">
        <w:r>
          <w:t xml:space="preserve"> </w:t>
        </w:r>
      </w:ins>
      <w:ins w:id="2577" w:author="PR Preview" w:date="2026-01-01T00:00:00Z">
        <w:r>
          <w:t xml:space="preserve">the free encyclopedia.”</w:t>
        </w:r>
      </w:ins>
      <w:ins w:id="2578" w:author="PR Preview" w:date="2026-01-01T00:00:00Z">
        <w:r>
          <w:t xml:space="preserve"> </w:t>
        </w:r>
      </w:ins>
      <w:ins w:id="2579" w:author="PR Preview" w:date="2026-01-01T00:00:00Z">
        <w:r>
          <w:t xml:space="preserve">2026. Available:</w:t>
        </w:r>
      </w:ins>
      <w:ins w:id="2580" w:author="PR Preview" w:date="2026-01-01T00:00:00Z">
        <w:r>
          <w:t xml:space="preserve"> </w:t>
        </w:r>
      </w:ins>
      <w:hyperlink r:id="rId383">
        <w:ins w:id="2581" w:author="PR Preview" w:date="2026-01-01T00:00:00Z">
          <w:r>
            <w:rPr>
              <w:rStyle w:val="Hyperlink"/>
            </w:rPr>
            <w:t xml:space="preserve">https://en.wikipedia.org/wiki/Model_selection</w:t>
          </w:r>
        </w:ins>
      </w:hyperlink>
    </w:p>
    <w:bookmarkEnd w:id="384"/>
    <w:bookmarkStart w:id="386" w:name="X69e5f5a2cf8346a34db43eb05bbd9ce9d7949ee"/>
    <w:p>
      <w:pPr>
        <w:pStyle w:val="Bibliography"/>
      </w:pPr>
      <w:ins w:id="2582" w:author="PR Preview" w:date="2026-01-01T00:00:00Z">
        <w:r>
          <w:t xml:space="preserve">[13]</w:t>
        </w:r>
      </w:ins>
      <w:ins w:id="2583" w:author="PR Preview" w:date="2026-01-01T00:00:00Z">
        <w:r>
          <w:t xml:space="preserve"> </w:t>
        </w:r>
      </w:ins>
      <w:ins w:id="2584" w:author="PR Preview" w:date="2026-01-01T00:00:00Z">
        <w:r>
          <w:t xml:space="preserve">	</w:t>
        </w:r>
      </w:ins>
      <w:ins w:id="2585" w:author="PR Preview" w:date="2026-01-01T00:00:00Z">
        <w:r>
          <w:t xml:space="preserve">Wikipedia contributors,</w:t>
        </w:r>
      </w:ins>
      <w:ins w:id="2586" w:author="PR Preview" w:date="2026-01-01T00:00:00Z">
        <w:r>
          <w:t xml:space="preserve"> </w:t>
        </w:r>
      </w:ins>
      <w:ins w:id="2587" w:author="PR Preview" w:date="2026-01-01T00:00:00Z">
        <w:r>
          <w:t xml:space="preserve">“Cross-validation (statistics) —</w:t>
        </w:r>
      </w:ins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Wikipedia</w:t>
        </w:r>
      </w:ins>
      <w:ins w:id="2590" w:author="PR Preview" w:date="2026-01-01T00:00:00Z">
        <w:r>
          <w:t xml:space="preserve">,</w:t>
        </w:r>
      </w:ins>
      <w:ins w:id="2591" w:author="PR Preview" w:date="2026-01-01T00:00:00Z">
        <w:r>
          <w:t xml:space="preserve"> </w:t>
        </w:r>
      </w:ins>
      <w:ins w:id="2592" w:author="PR Preview" w:date="2026-01-01T00:00:00Z">
        <w:r>
          <w:t xml:space="preserve">the free encyclopedia.”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2026. Available:</w:t>
        </w:r>
      </w:ins>
      <w:ins w:id="2595" w:author="PR Preview" w:date="2026-01-01T00:00:00Z">
        <w:r>
          <w:t xml:space="preserve"> </w:t>
        </w:r>
      </w:ins>
      <w:hyperlink r:id="rId385">
        <w:ins w:id="2596" w:author="PR Preview" w:date="2026-01-01T00:00:00Z">
          <w:r>
            <w:rPr>
              <w:rStyle w:val="Hyperlink"/>
            </w:rPr>
            <w:t xml:space="preserve">https://en.wikipedia.org/wiki/Cross-validation_%28statistics%29</w:t>
          </w:r>
        </w:ins>
      </w:hyperlink>
    </w:p>
    <w:bookmarkEnd w:id="386"/>
    <w:bookmarkStart w:id="388" w:name="ref-sanchez2020matrix4sl"/>
    <w:p>
      <w:pPr>
        <w:pStyle w:val="Bibliography"/>
      </w:pPr>
      <w:ins w:id="2597" w:author="PR Preview" w:date="2026-01-01T00:00:00Z">
        <w:r>
          <w:t xml:space="preserve">[14]</w:t>
        </w:r>
      </w:ins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	</w:t>
        </w:r>
      </w:ins>
      <w:ins w:id="2600" w:author="PR Preview" w:date="2026-01-01T00:00:00Z">
        <w:r>
          <w:t xml:space="preserve">G. Sanchez,</w:t>
        </w:r>
      </w:ins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“A matrix algebra companion for statistical learning (</w:t>
        </w:r>
      </w:ins>
      <w:ins w:id="2603" w:author="PR Preview" w:date="2026-01-01T00:00:00Z">
        <w:r>
          <w:t xml:space="preserve">matrix4sl</w:t>
        </w:r>
      </w:ins>
      <w:ins w:id="2604" w:author="PR Preview" w:date="2026-01-01T00:00:00Z">
        <w:r>
          <w:t xml:space="preserve">).”</w:t>
        </w:r>
      </w:ins>
      <w:ins w:id="2605" w:author="PR Preview" w:date="2026-01-01T00:00:00Z">
        <w:r>
          <w:t xml:space="preserve"> </w:t>
        </w:r>
      </w:ins>
      <w:ins w:id="2606" w:author="PR Preview" w:date="2026-01-01T00:00:00Z">
        <w:r>
          <w:t xml:space="preserve">Online book, work in progress. Licensed CC BY-NC-SA 4.0, 2020. Available:</w:t>
        </w:r>
      </w:ins>
      <w:ins w:id="2607" w:author="PR Preview" w:date="2026-01-01T00:00:00Z">
        <w:r>
          <w:t xml:space="preserve"> </w:t>
        </w:r>
      </w:ins>
      <w:hyperlink r:id="rId387">
        <w:ins w:id="2608" w:author="PR Preview" w:date="2026-01-01T00:00:00Z">
          <w:r>
            <w:rPr>
              <w:rStyle w:val="Hyperlink"/>
            </w:rPr>
            <w:t xml:space="preserve">https://www.gastonsanchez.com/matrix4sl/</w:t>
          </w:r>
        </w:ins>
      </w:hyperlink>
    </w:p>
    <w:bookmarkEnd w:id="388"/>
    <w:bookmarkStart w:id="390" w:name="ref-wikipedia_leverage_statistics"/>
    <w:p>
      <w:pPr>
        <w:pStyle w:val="Bibliography"/>
      </w:pPr>
      <w:ins w:id="2609" w:author="PR Preview" w:date="2026-01-01T00:00:00Z">
        <w:r>
          <w:t xml:space="preserve">[15]</w:t>
        </w:r>
      </w:ins>
      <w:ins w:id="2610" w:author="PR Preview" w:date="2026-01-01T00:00:00Z">
        <w:r>
          <w:t xml:space="preserve"> </w:t>
        </w:r>
      </w:ins>
      <w:ins w:id="2611" w:author="PR Preview" w:date="2026-01-01T00:00:00Z">
        <w:r>
          <w:t xml:space="preserve">	</w:t>
        </w:r>
      </w:ins>
      <w:ins w:id="2612" w:author="PR Preview" w:date="2026-01-01T00:00:00Z">
        <w:r>
          <w:t xml:space="preserve">Wikipedia contributors,</w:t>
        </w:r>
      </w:ins>
      <w:ins w:id="2613" w:author="PR Preview" w:date="2026-01-01T00:00:00Z">
        <w:r>
          <w:t xml:space="preserve"> </w:t>
        </w:r>
      </w:ins>
      <w:ins w:id="2614" w:author="PR Preview" w:date="2026-01-01T00:00:00Z">
        <w:r>
          <w:t xml:space="preserve">“Leverage (statistics) —</w:t>
        </w:r>
      </w:ins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Wikipedia</w:t>
        </w:r>
      </w:ins>
      <w:ins w:id="2617" w:author="PR Preview" w:date="2026-01-01T00:00:00Z">
        <w:r>
          <w:t xml:space="preserve">,</w:t>
        </w:r>
      </w:ins>
      <w:ins w:id="2618" w:author="PR Preview" w:date="2026-01-01T00:00:00Z">
        <w:r>
          <w:t xml:space="preserve"> </w:t>
        </w:r>
      </w:ins>
      <w:ins w:id="2619" w:author="PR Preview" w:date="2026-01-01T00:00:00Z">
        <w:r>
          <w:t xml:space="preserve">the free encyclopedia.”</w:t>
        </w:r>
      </w:ins>
      <w:ins w:id="2620" w:author="PR Preview" w:date="2026-01-01T00:00:00Z">
        <w:r>
          <w:t xml:space="preserve"> </w:t>
        </w:r>
      </w:ins>
      <w:ins w:id="2621" w:author="PR Preview" w:date="2026-01-01T00:00:00Z">
        <w:r>
          <w:t xml:space="preserve">2026. Available:</w:t>
        </w:r>
      </w:ins>
      <w:ins w:id="2622" w:author="PR Preview" w:date="2026-01-01T00:00:00Z">
        <w:r>
          <w:t xml:space="preserve"> </w:t>
        </w:r>
      </w:ins>
      <w:hyperlink r:id="rId389">
        <w:ins w:id="2623" w:author="PR Preview" w:date="2026-01-01T00:00:00Z">
          <w:r>
            <w:rPr>
              <w:rStyle w:val="Hyperlink"/>
            </w:rPr>
            <w:t xml:space="preserve">https://en.wikipedia.org/wiki/Leverage_%28statistics%29</w:t>
          </w:r>
        </w:ins>
      </w:hyperlink>
    </w:p>
    <w:bookmarkEnd w:id="390"/>
    <w:bookmarkEnd w:id="391"/>
    <w:bookmarkEnd w:id="3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47" Type="http://schemas.openxmlformats.org/officeDocument/2006/relationships/image" Target="media/rId147.png"/><Relationship Id="rId349" Type="http://schemas.openxmlformats.org/officeDocument/2006/relationships/image" Target="media/rId349.png"/><Relationship Id="rId200" Type="http://schemas.openxmlformats.org/officeDocument/2006/relationships/image" Target="media/rId200.png"/><Relationship Id="rId151" Type="http://schemas.openxmlformats.org/officeDocument/2006/relationships/image" Target="media/rId151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88" Type="http://schemas.openxmlformats.org/officeDocument/2006/relationships/hyperlink" Target="basic-statistical-methods.qmd#def-linear-regression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3" Type="http://schemas.openxmlformats.org/officeDocument/2006/relationships/hyperlink" Target="correlation-regression.qmd#def-slr-intercept" TargetMode="External"/><Relationship Id="rId144" Type="http://schemas.openxmlformats.org/officeDocument/2006/relationships/hyperlink" Target="correlation-regression.qmd#def-slr-slope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6" Type="http://schemas.openxmlformats.org/officeDocument/2006/relationships/hyperlink" Target="estimation.qmd#def-SE" TargetMode="External"/><Relationship Id="rId177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55" Type="http://schemas.openxmlformats.org/officeDocument/2006/relationships/hyperlink" Target="estimation.qmd#def-estimation-error" TargetMode="External"/><Relationship Id="rId156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204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76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73" Type="http://schemas.openxmlformats.org/officeDocument/2006/relationships/hyperlink" Target="https://doi.org/10.1007/978-0-387-21706-2" TargetMode="External"/><Relationship Id="rId366" Type="http://schemas.openxmlformats.org/officeDocument/2006/relationships/hyperlink" Target="https://doi.org/10.1007/978-0-387-84858-7" TargetMode="External"/><Relationship Id="rId370" Type="http://schemas.openxmlformats.org/officeDocument/2006/relationships/hyperlink" Target="https://doi.org/10.1007/978-1-0716-1418-1" TargetMode="External"/><Relationship Id="rId377" Type="http://schemas.openxmlformats.org/officeDocument/2006/relationships/hyperlink" Target="https://doi.org/10.32614/CRAN.package.SyncRNG" TargetMode="External"/><Relationship Id="rId379" Type="http://schemas.openxmlformats.org/officeDocument/2006/relationships/hyperlink" Target="https://en.wikipedia.org/wiki/Bias%E2%80%93variance_tradeoff" TargetMode="External"/><Relationship Id="rId385" Type="http://schemas.openxmlformats.org/officeDocument/2006/relationships/hyperlink" Target="https://en.wikipedia.org/wiki/Cross-validation_%28statistics%29" TargetMode="External"/><Relationship Id="rId368" Type="http://schemas.openxmlformats.org/officeDocument/2006/relationships/hyperlink" Target="https://en.wikipedia.org/wiki/Generalization_error" TargetMode="External"/><Relationship Id="rId381" Type="http://schemas.openxmlformats.org/officeDocument/2006/relationships/hyperlink" Target="https://en.wikipedia.org/wiki/Hyperparameter_%28machine_learning%29" TargetMode="External"/><Relationship Id="rId389" Type="http://schemas.openxmlformats.org/officeDocument/2006/relationships/hyperlink" Target="https://en.wikipedia.org/wiki/Leverage_%28statistics%29" TargetMode="External"/><Relationship Id="rId383" Type="http://schemas.openxmlformats.org/officeDocument/2006/relationships/hyperlink" Target="https://en.wikipedia.org/wiki/Model_selection" TargetMode="External"/><Relationship Id="rId375" Type="http://schemas.openxmlformats.org/officeDocument/2006/relationships/hyperlink" Target="https://en.wikipedia.org/wiki/Overfitting" TargetMode="External"/><Relationship Id="rId362" Type="http://schemas.openxmlformats.org/officeDocument/2006/relationships/hyperlink" Target="https://en.wikipedia.org/wiki/Random_seed" TargetMode="External"/><Relationship Id="rId364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73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60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64" Type="http://schemas.openxmlformats.org/officeDocument/2006/relationships/hyperlink" Target="https://morrison-lab.github.io/pds/variance-covariance.html#def-variance" TargetMode="External"/><Relationship Id="rId174" Type="http://schemas.openxmlformats.org/officeDocument/2006/relationships/hyperlink" Target="https://morrison-lab.github.io/pds/variance-covariance.html#thm-variance" TargetMode="External"/><Relationship Id="rId387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5" Type="http://schemas.openxmlformats.org/officeDocument/2006/relationships/hyperlink" Target="inference.qmd#def-confidence-interval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basic-statistical-methods.qmd#def-linear-regression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3" Type="http://schemas.openxmlformats.org/officeDocument/2006/relationships/hyperlink" Target="correlation-regression.qmd#def-slr-intercept" TargetMode="External"/><Relationship Id="rId144" Type="http://schemas.openxmlformats.org/officeDocument/2006/relationships/hyperlink" Target="correlation-regression.qmd#def-slr-slope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6" Type="http://schemas.openxmlformats.org/officeDocument/2006/relationships/hyperlink" Target="estimation.qmd#def-SE" TargetMode="External"/><Relationship Id="rId177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55" Type="http://schemas.openxmlformats.org/officeDocument/2006/relationships/hyperlink" Target="estimation.qmd#def-estimation-error" TargetMode="External"/><Relationship Id="rId156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204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76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73" Type="http://schemas.openxmlformats.org/officeDocument/2006/relationships/hyperlink" Target="https://doi.org/10.1007/978-0-387-21706-2" TargetMode="External"/><Relationship Id="rId366" Type="http://schemas.openxmlformats.org/officeDocument/2006/relationships/hyperlink" Target="https://doi.org/10.1007/978-0-387-84858-7" TargetMode="External"/><Relationship Id="rId370" Type="http://schemas.openxmlformats.org/officeDocument/2006/relationships/hyperlink" Target="https://doi.org/10.1007/978-1-0716-1418-1" TargetMode="External"/><Relationship Id="rId377" Type="http://schemas.openxmlformats.org/officeDocument/2006/relationships/hyperlink" Target="https://doi.org/10.32614/CRAN.package.SyncRNG" TargetMode="External"/><Relationship Id="rId379" Type="http://schemas.openxmlformats.org/officeDocument/2006/relationships/hyperlink" Target="https://en.wikipedia.org/wiki/Bias%E2%80%93variance_tradeoff" TargetMode="External"/><Relationship Id="rId385" Type="http://schemas.openxmlformats.org/officeDocument/2006/relationships/hyperlink" Target="https://en.wikipedia.org/wiki/Cross-validation_%28statistics%29" TargetMode="External"/><Relationship Id="rId368" Type="http://schemas.openxmlformats.org/officeDocument/2006/relationships/hyperlink" Target="https://en.wikipedia.org/wiki/Generalization_error" TargetMode="External"/><Relationship Id="rId381" Type="http://schemas.openxmlformats.org/officeDocument/2006/relationships/hyperlink" Target="https://en.wikipedia.org/wiki/Hyperparameter_%28machine_learning%29" TargetMode="External"/><Relationship Id="rId389" Type="http://schemas.openxmlformats.org/officeDocument/2006/relationships/hyperlink" Target="https://en.wikipedia.org/wiki/Leverage_%28statistics%29" TargetMode="External"/><Relationship Id="rId383" Type="http://schemas.openxmlformats.org/officeDocument/2006/relationships/hyperlink" Target="https://en.wikipedia.org/wiki/Model_selection" TargetMode="External"/><Relationship Id="rId375" Type="http://schemas.openxmlformats.org/officeDocument/2006/relationships/hyperlink" Target="https://en.wikipedia.org/wiki/Overfitting" TargetMode="External"/><Relationship Id="rId362" Type="http://schemas.openxmlformats.org/officeDocument/2006/relationships/hyperlink" Target="https://en.wikipedia.org/wiki/Random_seed" TargetMode="External"/><Relationship Id="rId364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73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60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64" Type="http://schemas.openxmlformats.org/officeDocument/2006/relationships/hyperlink" Target="https://morrison-lab.github.io/pds/variance-covariance.html#def-variance" TargetMode="External"/><Relationship Id="rId174" Type="http://schemas.openxmlformats.org/officeDocument/2006/relationships/hyperlink" Target="https://morrison-lab.github.io/pds/variance-covariance.html#thm-variance" TargetMode="External"/><Relationship Id="rId387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5" Type="http://schemas.openxmlformats.org/officeDocument/2006/relationships/hyperlink" Target="inference.qmd#def-confidence-interval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2026-10-19T19:23:05Z</dcterms:created>
  <dcterms:modified xsi:type="dcterms:W3CDTF">2026-10-19T19:23:05Z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