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10:48:42 (PDT)</w:t>
        </w:r>
      </w:ins>
    </w:p>
    <w:bookmarkStart w:id="144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03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p>
      <w:pPr>
        <w:pStyle w:val="BodyText"/>
      </w:pPr>
      <w:r>
        <w:t xml:space="preserve">These notes write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3"/>
    <w:bookmarkStart w:id="109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5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4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6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06"/>
    <w:bookmarkStart w:id="107" w:name="exm-dist-mle-poisson"/>
    <w:p>
      <w:pPr>
        <w:pStyle w:val="BodyText"/>
      </w:pPr>
      <w:r>
        <w:rPr>
          <w:b/>
          <w:bCs/>
        </w:rPr>
        <w:t xml:space="preserve">Example 7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7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8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8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09"/>
    <w:bookmarkStart w:id="143" w:name="quantifying-uncertainty-about-mles"/>
    <w:p>
      <w:pPr>
        <w:pStyle w:val="Heading3"/>
      </w:pPr>
      <w:r>
        <w:t xml:space="preserve">1.9 Quantifying uncertainty about MLEs</w:t>
      </w:r>
    </w:p>
    <w:bookmarkStart w:id="112" w:name="confidence-intervals-for-mles"/>
    <w:p>
      <w:pPr>
        <w:pStyle w:val="Heading4"/>
      </w:pPr>
      <w:r>
        <w:t xml:space="preserve">1.9.1 Confidence intervals for MLEs</w:t>
      </w:r>
    </w:p>
    <w:bookmarkStart w:id="110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0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1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2"/>
    <w:bookmarkStart w:id="118" w:name="wald-tests"/>
    <w:p>
      <w:pPr>
        <w:pStyle w:val="Heading4"/>
      </w:pPr>
      <w:r>
        <w:t xml:space="preserve">1.9.2 Wald tests</w:t>
      </w:r>
    </w:p>
    <w:bookmarkStart w:id="114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3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4"/>
    <w:bookmarkStart w:id="115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5"/>
    <w:bookmarkStart w:id="116" w:name="exm-wald-poisson"/>
    <w:p>
      <w:pPr>
        <w:pStyle w:val="BodyText"/>
      </w:pPr>
      <w:r>
        <w:rPr>
          <w:b/>
          <w:bCs/>
        </w:rPr>
        <w:t xml:space="preserve">Example 8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6"/>
    <w:bookmarkStart w:id="117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7"/>
    <w:bookmarkEnd w:id="118"/>
    <w:bookmarkStart w:id="133" w:name="sec-lrt-mles"/>
    <w:p>
      <w:pPr>
        <w:pStyle w:val="Heading4"/>
      </w:pPr>
      <w:r>
        <w:t xml:space="preserve">1.9.3 Likelihood ratio tests for MLEs</w:t>
      </w:r>
    </w:p>
    <w:bookmarkStart w:id="119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19"/>
    <w:bookmarkStart w:id="120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1"/>
    <w:bookmarkStart w:id="122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3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4"/>
    <w:bookmarkStart w:id="125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6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6"/>
    <w:bookmarkStart w:id="127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7"/>
    <w:bookmarkStart w:id="128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29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0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0"/>
    <w:bookmarkStart w:id="131" w:name="exm-wilks-poisson"/>
    <w:p>
      <w:pPr>
        <w:pStyle w:val="BodyText"/>
      </w:pPr>
      <w:r>
        <w:rPr>
          <w:b/>
          <w:bCs/>
        </w:rPr>
        <w:t xml:space="preserve">Example 9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1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3"/>
    <w:bookmarkStart w:id="137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4"/>
          <w:p/>
        </w:tc>
      </w:tr>
    </w:tbl>
    <w:bookmarkStart w:id="136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5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6"/>
    <w:bookmarkEnd w:id="137"/>
    <w:bookmarkStart w:id="142" w:name="prediction-intervals"/>
    <w:p>
      <w:pPr>
        <w:pStyle w:val="Heading4"/>
      </w:pPr>
      <w:r>
        <w:t xml:space="preserve">1.9.5 Prediction intervals</w:t>
      </w:r>
    </w:p>
    <w:bookmarkStart w:id="138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9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1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0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1"/>
    <w:bookmarkEnd w:id="142"/>
    <w:bookmarkEnd w:id="143"/>
    <w:bookmarkEnd w:id="144"/>
    <w:bookmarkStart w:id="25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6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5"/>
          <w:p/>
        </w:tc>
      </w:tr>
    </w:tbl>
    <w:bookmarkEnd w:id="146"/>
    <w:bookmarkStart w:id="156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0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4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5"/>
          <w:p/>
        </w:tc>
      </w:tr>
    </w:tbl>
    <w:bookmarkEnd w:id="156"/>
    <w:bookmarkStart w:id="163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7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8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8"/>
    <w:bookmarkStart w:id="159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9"/>
    <w:bookmarkStart w:id="160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0"/>
    <w:bookmarkStart w:id="162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1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End w:id="163"/>
    <w:bookmarkStart w:id="209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5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4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5"/>
    <w:bookmarkStart w:id="166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6"/>
    <w:bookmarkStart w:id="167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7"/>
    <w:bookmarkStart w:id="168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8"/>
    <w:bookmarkStart w:id="169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9"/>
    <w:bookmarkStart w:id="170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0"/>
    <w:bookmarkStart w:id="171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1"/>
    <w:bookmarkStart w:id="172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2"/>
    <w:bookmarkStart w:id="173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3"/>
    <w:bookmarkStart w:id="178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7"/>
        </w:tc>
      </w:tr>
    </w:tbl>
    <w:bookmarkEnd w:id="178"/>
    <w:bookmarkStart w:id="179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79"/>
    <w:bookmarkStart w:id="180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80"/>
    <w:bookmarkStart w:id="181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5"/>
        </w:tc>
      </w:tr>
    </w:tbl>
    <w:bookmarkEnd w:id="186"/>
    <w:bookmarkStart w:id="196" w:name="the-score-function-1"/>
    <w:p>
      <w:pPr>
        <w:pStyle w:val="Heading4"/>
      </w:pPr>
      <w:r>
        <w:t xml:space="preserve">2.4.1 The score function</w:t>
      </w:r>
    </w:p>
    <w:bookmarkStart w:id="188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7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8"/>
    <w:bookmarkStart w:id="189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89"/>
    <w:bookmarkStart w:id="190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0"/>
    <w:bookmarkStart w:id="195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4"/>
        </w:tc>
      </w:tr>
    </w:tbl>
    <w:bookmarkEnd w:id="195"/>
    <w:bookmarkEnd w:id="196"/>
    <w:bookmarkStart w:id="208" w:name="sec-hessian"/>
    <w:p>
      <w:pPr>
        <w:pStyle w:val="Heading4"/>
      </w:pPr>
      <w:r>
        <w:t xml:space="preserve">2.4.2 The Hessian</w:t>
      </w:r>
    </w:p>
    <w:bookmarkStart w:id="198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7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8"/>
    <w:bookmarkStart w:id="199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199"/>
    <w:bookmarkStart w:id="200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0"/>
    <w:bookmarkStart w:id="205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4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4"/>
        </w:tc>
      </w:tr>
    </w:tbl>
    <w:bookmarkEnd w:id="205"/>
    <w:bookmarkStart w:id="206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6"/>
    <w:bookmarkStart w:id="207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7"/>
    <w:bookmarkEnd w:id="208"/>
    <w:bookmarkEnd w:id="209"/>
    <w:bookmarkStart w:id="22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0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0"/>
    <w:bookmarkStart w:id="211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1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2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2"/>
    <w:bookmarkStart w:id="213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3"/>
    <w:bookmarkStart w:id="214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4"/>
    <w:bookmarkStart w:id="215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5"/>
    <w:bookmarkStart w:id="216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6"/>
    <w:bookmarkStart w:id="221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0"/>
        </w:tc>
      </w:tr>
    </w:tbl>
    <w:bookmarkEnd w:id="221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5"/>
        </w:tc>
      </w:tr>
    </w:tbl>
    <w:bookmarkEnd w:id="226"/>
    <w:bookmarkStart w:id="25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7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9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2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0" w:name="exm-fisher-scoring-poisson"/>
    <w:p>
      <w:pPr>
        <w:pStyle w:val="BodyText"/>
      </w:pPr>
      <w:r>
        <w:rPr>
          <w:b/>
          <w:bCs/>
        </w:rPr>
        <w:t xml:space="preserve">Example 10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0"/>
    <w:bookmarkStart w:id="231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2"/>
    <w:bookmarkStart w:id="25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3" w:name="exm-dobson-cyclones-Newton"/>
    <w:p>
      <w:pPr>
        <w:pStyle w:val="FirstParagraph"/>
      </w:pPr>
      <w:r>
        <w:rPr>
          <w:b/>
          <w:bCs/>
        </w:rPr>
        <w:t xml:space="preserve">Example 11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4"/>
        </w:tc>
      </w:tr>
    </w:tbl>
    <w:bookmarkEnd w:id="255"/>
    <w:bookmarkEnd w:id="256"/>
    <w:bookmarkEnd w:id="257"/>
    <w:bookmarkStart w:id="328" w:name="sec-bernoulli-mle"/>
    <w:p>
      <w:pPr>
        <w:pStyle w:val="Heading2"/>
      </w:pPr>
      <w:r>
        <w:t xml:space="preserve">3 Maximum likelihood for a Bernoulli model without covariates</w:t>
      </w:r>
    </w:p>
    <w:bookmarkStart w:id="261" w:name="the-likelihood"/>
    <w:p>
      <w:pPr>
        <w:pStyle w:val="Heading3"/>
      </w:pPr>
      <w:r>
        <w:t xml:space="preserve">3.1 The likelihood</w:t>
      </w:r>
    </w:p>
    <w:bookmarkStart w:id="258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8"/>
    <w:bookmarkStart w:id="259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59"/>
    <w:bookmarkStart w:id="260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1"/>
    <w:bookmarkStart w:id="270" w:name="log-likelihood-contributions"/>
    <w:p>
      <w:pPr>
        <w:pStyle w:val="Heading3"/>
      </w:pPr>
      <w:r>
        <w:t xml:space="preserve">3.2 Log-likelihood contributions</w:t>
      </w:r>
    </w:p>
    <w:bookmarkStart w:id="263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2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3"/>
    <w:bookmarkStart w:id="264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4"/>
    <w:bookmarkStart w:id="265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7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7"/>
    <w:bookmarkStart w:id="268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8"/>
    <w:bookmarkStart w:id="269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0"/>
    <w:bookmarkStart w:id="274" w:name="the-log-likelihood-of-the-sample"/>
    <w:p>
      <w:pPr>
        <w:pStyle w:val="Heading3"/>
      </w:pPr>
      <w:r>
        <w:t xml:space="preserve">3.3 The log-likelihood of the sample</w:t>
      </w:r>
    </w:p>
    <w:bookmarkStart w:id="271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1"/>
    <w:bookmarkStart w:id="272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2"/>
    <w:bookmarkStart w:id="273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4"/>
    <w:bookmarkStart w:id="289" w:name="score-contributions"/>
    <w:p>
      <w:pPr>
        <w:pStyle w:val="Heading3"/>
      </w:pPr>
      <w:r>
        <w:t xml:space="preserve">3.4 Score contributions</w:t>
      </w:r>
    </w:p>
    <w:bookmarkStart w:id="276" w:name="exm-precision-bernoulli"/>
    <w:p>
      <w:pPr>
        <w:pStyle w:val="FirstParagraph"/>
      </w:pPr>
      <w:r>
        <w:rPr>
          <w:b/>
          <w:bCs/>
        </w:rPr>
        <w:t xml:space="preserve">Example 12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76"/>
    <w:bookmarkStart w:id="280" w:name="exr-derive-bernoulli-score"/>
    <w:p>
      <w:pPr>
        <w:pStyle w:val="BodyText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0"/>
    <w:bookmarkStart w:id="281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1"/>
    <w:bookmarkStart w:id="282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3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3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5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5"/>
    <w:bookmarkStart w:id="286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6"/>
    <w:bookmarkStart w:id="287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7"/>
    <w:bookmarkStart w:id="288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9"/>
    <w:bookmarkStart w:id="297" w:name="the-score-function-of-the-sample"/>
    <w:p>
      <w:pPr>
        <w:pStyle w:val="Heading3"/>
      </w:pPr>
      <w:r>
        <w:t xml:space="preserve">3.5 The score function of the sample</w:t>
      </w:r>
    </w:p>
    <w:bookmarkStart w:id="291" w:name="exr-bernoulli-sample-mean-deviation"/>
    <w:p>
      <w:pPr>
        <w:pStyle w:val="FirstParagraph"/>
      </w:pPr>
      <w:r>
        <w:rPr>
          <w:b/>
          <w:bCs/>
        </w:rPr>
        <w:t xml:space="preserve">Exercise 41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291"/>
    <w:bookmarkStart w:id="292" w:name="sol-bernoulli-sample-mean-deviation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292"/>
    <w:bookmarkStart w:id="294" w:name="exr-bernoulli-score-sum"/>
    <w:p>
      <w:pPr>
        <w:pStyle w:val="FirstParagraph"/>
      </w:pPr>
      <w:r>
        <w:rPr>
          <w:b/>
          <w:bCs/>
        </w:rPr>
        <w:t xml:space="preserve">Exercise 42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4"/>
    <w:bookmarkStart w:id="295" w:name="sol-bernoulli-score-sum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95"/>
    <w:bookmarkStart w:id="296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7"/>
    <w:bookmarkStart w:id="302" w:name="solving-the-score-equation-1"/>
    <w:p>
      <w:pPr>
        <w:pStyle w:val="Heading3"/>
      </w:pPr>
      <w:r>
        <w:t xml:space="preserve">3.6 Solving the score equation</w:t>
      </w:r>
    </w:p>
    <w:bookmarkStart w:id="298" w:name="exr-bernoulli-score-equation"/>
    <w:p>
      <w:pPr>
        <w:pStyle w:val="FirstParagraph"/>
      </w:pPr>
      <w:r>
        <w:rPr>
          <w:b/>
          <w:bCs/>
        </w:rPr>
        <w:t xml:space="preserve">Exercise 43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8"/>
    <w:bookmarkStart w:id="299" w:name="sol-bernoulli-score-equ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9"/>
    <w:bookmarkStart w:id="300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Start w:id="301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01"/>
    <w:bookmarkEnd w:id="302"/>
    <w:bookmarkStart w:id="314" w:name="hessian-contributions"/>
    <w:p>
      <w:pPr>
        <w:pStyle w:val="Heading3"/>
      </w:pPr>
      <w:r>
        <w:t xml:space="preserve">3.7 Hessian contributions</w:t>
      </w:r>
    </w:p>
    <w:bookmarkStart w:id="303" w:name="exr-bernoulli-hessian-contribution"/>
    <w:p>
      <w:pPr>
        <w:pStyle w:val="FirstParagraph"/>
      </w:pPr>
      <w:r>
        <w:rPr>
          <w:b/>
          <w:bCs/>
        </w:rPr>
        <w:t xml:space="preserve">Exercise 44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3"/>
    <w:bookmarkStart w:id="304" w:name="sol-bernoulli-hessian-contribution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4"/>
    <w:bookmarkStart w:id="305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Start w:id="306" w:name="X8c8339af2ad425670c84e8179c3a59730e06db9"/>
    <w:p>
      <w:pPr>
        <w:pStyle w:val="BodyText"/>
      </w:pPr>
      <w:r>
        <w:rPr>
          <w:b/>
          <w:bCs/>
        </w:rPr>
        <w:t xml:space="preserve">Exercise 45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06"/>
    <w:bookmarkStart w:id="307" w:name="Xc7f390b0769be377b820923facf14192eed854f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07"/>
    <w:bookmarkStart w:id="308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Start w:id="309" w:name="lem-bernoulli-precision-deriv"/>
    <w:p>
      <w:pPr>
        <w:pStyle w:val="BodyText"/>
      </w:pPr>
      <w:ins w:id="3" w:author="PR Preview" w:date="2026-01-01T00:00:00Z">
        <w:r>
          <w:rPr>
            <w:b/>
            <w:bCs/>
          </w:rPr>
          <w:t xml:space="preserve">Lemma 5 (Derivative of the Bernoulli precision)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If</w:t>
        </w:r>
      </w:ins>
      <w:ins w:id="6" w:author="PR Preview" w:date="2026-01-01T00:00:00Z">
        <w:r>
          <w:t xml:space="preserve"> </w:t>
        </w:r>
      </w:ins>
      <m:oMath>
        <m:r>
          <m:t>Y</m:t>
        </m:r>
      </m:oMath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is a</w:t>
        </w:r>
      </w:ins>
      <w:ins w:id="9" w:author="PR Preview" w:date="2026-01-01T00:00:00Z">
        <w:r>
          <w:t xml:space="preserve"> </w:t>
        </w:r>
      </w:ins>
      <w:hyperlink r:id="rId10">
        <w:ins w:id="10" w:author="PR Preview" w:date="2026-01-01T00:00:00Z">
          <w:r>
            <w:rPr>
              <w:rStyle w:val="Hyperlink"/>
            </w:rPr>
            <w:t xml:space="preserve">Bernoulli</w:t>
          </w:r>
        </w:ins>
      </w:hyperlink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variable,</w:t>
        </w:r>
      </w:ins>
      <w:ins w:id="13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with</w:t>
        </w:r>
      </w:ins>
      <w:ins w:id="16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and</w:t>
        </w:r>
      </w:ins>
      <w:ins w:id="19" w:author="PR Preview" w:date="2026-01-01T00:00:00Z">
        <w:r>
          <w:t xml:space="preserve"> </w:t>
        </w:r>
      </w:ins>
      <w:hyperlink r:id="rId275">
        <w:ins w:id="20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21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2" w:author="PR Preview" w:date="2026-01-01T00:00:00Z">
        <w:r>
          <w:t xml:space="preserve">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then the derivative of</w:t>
        </w:r>
      </w:ins>
      <w:ins w:id="25" w:author="PR Preview" w:date="2026-01-01T00:00:00Z">
        <w:r>
          <w:t xml:space="preserve"> </w:t>
        </w:r>
      </w:ins>
      <m:oMath>
        <m:r>
          <m:t>τ</m:t>
        </m:r>
      </m:oMath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with respect to</w:t>
        </w:r>
      </w:ins>
      <w:ins w:id="28" w:author="PR Preview" w:date="2026-01-01T00:00:00Z">
        <w:r>
          <w:t xml:space="preserve"> </w:t>
        </w:r>
      </w:ins>
      <m:oMath>
        <m:r>
          <m:t>π</m:t>
        </m:r>
      </m:oMath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09"/>
    <w:p>
      <w:pPr>
        <w:pStyle w:val="FirstParagraph"/>
      </w:pPr>
      <w:ins w:id="31" w:author="PR Preview" w:date="2026-01-01T00:00:00Z">
        <w:r>
          <w:rPr>
            <w:i/>
            <w:iCs/>
          </w:rPr>
          <w:t xml:space="preserve">Proof</w:t>
        </w:r>
      </w:ins>
      <w:ins w:id="32" w:author="PR Preview" w:date="2026-01-01T00:00:00Z">
        <w:r>
          <w:t xml:space="preserve">. </w:t>
        </w:r>
      </w:ins>
      <w:ins w:id="33" w:author="PR Preview" w:date="2026-01-01T00:00:00Z">
        <w:r>
          <w:t xml:space="preserve">The derivative needs the chain rule: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0" w:name="exm-bernoulli-precision-deriv"/>
    <w:p>
      <w:pPr>
        <w:pStyle w:val="FirstParagraph"/>
      </w:pPr>
      <w:ins w:id="34" w:author="PR Preview" w:date="2026-01-01T00:00:00Z">
        <w:r>
          <w:rPr>
            <w:b/>
            <w:bCs/>
          </w:rPr>
          <w:t xml:space="preserve">Example 15 (Derivative of the precision at</w:t>
        </w:r>
      </w:ins>
      <w:ins w:id="35" w:author="PR Preview" w:date="2026-01-01T00:00:00Z">
        <w:r>
          <w:rPr>
            <w:b/>
            <w:bCs/>
          </w:rPr>
          <w:t xml:space="preserve"> </w:t>
        </w:r>
      </w:ins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ins w:id="36" w:author="PR Preview" w:date="2026-01-01T00:00:00Z">
        <w:r>
          <w:rPr>
            <w:b/>
            <w:bCs/>
          </w:rPr>
          <w:t xml:space="preserve">)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At</w:t>
        </w:r>
      </w:ins>
      <w:ins w:id="39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ins w:id="40" w:author="PR Preview" w:date="2026-01-01T00:00:00Z">
        <w:r>
          <w:t xml:space="preserve">, the</w:t>
        </w:r>
      </w:ins>
      <w:ins w:id="41" w:author="PR Preview" w:date="2026-01-01T00:00:00Z">
        <w:r>
          <w:t xml:space="preserve"> </w:t>
        </w:r>
      </w:ins>
      <w:hyperlink r:id="rId275">
        <w:ins w:id="42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ins w:id="45" w:author="PR Preview" w:date="2026-01-01T00:00:00Z">
        <w:r>
          <w:t xml:space="preserve">so by</w:t>
        </w:r>
      </w:ins>
      <w:ins w:id="46" w:author="PR Preview" w:date="2026-01-01T00:00:00Z">
        <w:r>
          <w:t xml:space="preserve"> </w:t>
        </w:r>
      </w:ins>
      <w:hyperlink w:anchor="lem-bernoulli-precision-deriv">
        <w:ins w:id="47" w:author="PR Preview" w:date="2026-01-01T00:00:00Z">
          <w:r>
            <w:rPr>
              <w:rStyle w:val="Hyperlink"/>
            </w:rPr>
            <w:t xml:space="preserve">Lemma 5</w:t>
          </w:r>
        </w:ins>
      </w:hyperlink>
      <w:ins w:id="4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ins w:id="49" w:author="PR Preview" w:date="2026-01-01T00:00:00Z">
        <w:r>
          <w:t xml:space="preserve">The precision falls as</w:t>
        </w:r>
      </w:ins>
      <w:ins w:id="50" w:author="PR Preview" w:date="2026-01-01T00:00:00Z">
        <w:r>
          <w:t xml:space="preserve"> </w:t>
        </w:r>
      </w:ins>
      <m:oMath>
        <m:r>
          <m:t>π</m:t>
        </m:r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rises toward</w:t>
        </w:r>
      </w:ins>
      <w:ins w:id="5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2</m:t>
        </m:r>
      </m:oMath>
      <w:ins w:id="54" w:author="PR Preview" w:date="2026-01-01T00:00:00Z">
        <w:r>
          <w:t xml:space="preserve">, where it is smallest, which matches a derivative below zero.</w:t>
        </w:r>
      </w:ins>
    </w:p>
    <w:bookmarkEnd w:id="310"/>
    <w:bookmarkStart w:id="311" w:name="X62b4b2896bcdb95623773131c5c4760be812280"/>
    <w:p>
      <w:pPr>
        <w:pStyle w:val="BodyText"/>
      </w:pPr>
      <w:r>
        <w:rPr>
          <w:b/>
          <w:bCs/>
        </w:rPr>
        <w:t xml:space="preserve">Exercise 46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11"/>
    <w:bookmarkStart w:id="312" w:name="X118ca6f08cfa84ccfca2ff5adbe3e35389be024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del w:id="55" w:author="PR Preview" w:date="2026-01-01T00:00:00Z">
        <w:r>
          <w:delText xml:space="preserve">The derivative of the</w:delText>
        </w:r>
      </w:del>
      <w:del w:id="56" w:author="PR Preview" w:date="2026-01-01T00:00:00Z">
        <w:r>
          <w:delText xml:space="preserve"> </w:delText>
        </w:r>
      </w:del>
      <w:hyperlink r:id="rId275">
        <w:del w:id="57" w:author="PR Preview" w:date="2026-01-01T00:00:00Z">
          <w:r>
            <w:rPr>
              <w:rStyle w:val="Hyperlink"/>
            </w:rPr>
            <w:delText xml:space="preserve">precision</w:delText>
          </w:r>
        </w:del>
      </w:hyperlink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needs the chain rule:</w:delText>
        </w:r>
      </w:del>
    </w:p>
    <w:p>
      <w:pPr>
        <w:pStyle w:val="FirstParagraph"/>
      </w:pPr>
      <w:ins w:id="60" w:author="PR Preview" w:date="2026-01-01T00:00:00Z">
        <w:r>
          <w:t xml:space="preserve">The derivative of the</w:t>
        </w:r>
      </w:ins>
      <w:ins w:id="61" w:author="PR Preview" w:date="2026-01-01T00:00:00Z">
        <w:r>
          <w:t xml:space="preserve"> </w:t>
        </w:r>
      </w:ins>
      <w:hyperlink r:id="rId275">
        <w:ins w:id="62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is given by</w:t>
        </w:r>
      </w:ins>
      <w:ins w:id="65" w:author="PR Preview" w:date="2026-01-01T00:00:00Z">
        <w:r>
          <w:t xml:space="preserve"> </w:t>
        </w:r>
      </w:ins>
      <w:hyperlink w:anchor="lem-bernoulli-precision-deriv">
        <w:ins w:id="66" w:author="PR Preview" w:date="2026-01-01T00:00:00Z">
          <w:r>
            <w:rPr>
              <w:rStyle w:val="Hyperlink"/>
            </w:rPr>
            <w:t xml:space="preserve">Lemma 5</w:t>
          </w:r>
        </w:ins>
      </w:hyperlink>
      <w:ins w:id="6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12"/>
    <w:bookmarkStart w:id="313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End w:id="314"/>
    <w:bookmarkStart w:id="318" w:name="the-hessian-of-the-sample"/>
    <w:p>
      <w:pPr>
        <w:pStyle w:val="Heading3"/>
      </w:pPr>
      <w:r>
        <w:t xml:space="preserve">3.8 The Hessian of the sample</w:t>
      </w:r>
    </w:p>
    <w:bookmarkStart w:id="315" w:name="exr-bernoulli-hessian-sum"/>
    <w:p>
      <w:pPr>
        <w:pStyle w:val="FirstParagraph"/>
      </w:pPr>
      <w:r>
        <w:rPr>
          <w:b/>
          <w:bCs/>
        </w:rPr>
        <w:t xml:space="preserve">Exercise 47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15"/>
    <w:bookmarkStart w:id="316" w:name="sol-bernoulli-hessian-sum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16"/>
    <w:bookmarkStart w:id="317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End w:id="318"/>
    <w:bookmarkStart w:id="322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19" w:name="exr-bernoulli-hessian-nd"/>
    <w:p>
      <w:pPr>
        <w:pStyle w:val="FirstParagraph"/>
      </w:pPr>
      <w:r>
        <w:rPr>
          <w:b/>
          <w:bCs/>
        </w:rPr>
        <w:t xml:space="preserve">Exercise 48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19"/>
    <w:bookmarkStart w:id="320" w:name="sol-bernoulli-hessian-nd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22"/>
    <w:bookmarkStart w:id="327" w:name="the-maximum-likelihood-estimate-1"/>
    <w:p>
      <w:pPr>
        <w:pStyle w:val="Heading3"/>
      </w:pPr>
      <w:r>
        <w:t xml:space="preserve">3.10 The maximum likelihood estimate</w:t>
      </w:r>
    </w:p>
    <w:bookmarkStart w:id="323" w:name="exr-bernoulli-mle"/>
    <w:p>
      <w:pPr>
        <w:pStyle w:val="FirstParagraph"/>
      </w:pPr>
      <w:r>
        <w:rPr>
          <w:b/>
          <w:bCs/>
        </w:rPr>
        <w:t xml:space="preserve">Exercise 49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23"/>
    <w:bookmarkStart w:id="325" w:name="sol-bernoulli-mle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5"/>
    <w:bookmarkStart w:id="326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27"/>
    <w:bookmarkEnd w:id="328"/>
    <w:bookmarkStart w:id="34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2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30"/>
    <w:bookmarkStart w:id="33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31"/>
    <w:bookmarkStart w:id="334" w:name="the-profile-log-likelihood"/>
    <w:p>
      <w:pPr>
        <w:pStyle w:val="Heading3"/>
      </w:pPr>
      <w:r>
        <w:t xml:space="preserve">4.3 The profile log-likelihood</w:t>
      </w:r>
    </w:p>
    <w:bookmarkStart w:id="332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2"/>
    <w:bookmarkStart w:id="333" w:name="exm-profile-loglik"/>
    <w:p>
      <w:pPr>
        <w:pStyle w:val="FirstParagraph"/>
      </w:pPr>
      <w:del w:id="68" w:author="PR Preview" w:date="2026-01-01T00:00:00Z">
        <w:r>
          <w:rPr>
            <w:b/>
            <w:bCs/>
          </w:rPr>
          <w:delText xml:space="preserve">Example 15 (Profile log-likelihood of a Gaussian variance)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In the Gaussian model,</w:delText>
        </w:r>
      </w:del>
      <w:del w:id="7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maximizes</w:delText>
        </w:r>
      </w:del>
      <w:del w:id="74" w:author="PR Preview" w:date="2026-01-01T00:00:00Z">
        <w:r>
          <w:delText xml:space="preserve"> </w:delText>
        </w:r>
      </w:del>
      <m:oMath>
        <m:r>
          <m:t>ℓ</m:t>
        </m:r>
      </m:oMath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over</w:delText>
        </w:r>
      </w:del>
      <w:del w:id="77" w:author="PR Preview" w:date="2026-01-01T00:00:00Z">
        <w:r>
          <w:delText xml:space="preserve"> </w:delText>
        </w:r>
      </w:del>
      <m:oMath>
        <m:r>
          <m:t>μ</m:t>
        </m:r>
      </m:oMath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for every value of</w:delText>
        </w:r>
      </w:del>
      <w:del w:id="8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(</w:delText>
        </w:r>
      </w:del>
      <w:hyperlink w:anchor="sec-gaussian-mle">
        <w:del w:id="83" w:author="PR Preview" w:date="2026-01-01T00:00:00Z">
          <w:r>
            <w:rPr>
              <w:rStyle w:val="Hyperlink"/>
            </w:rPr>
            <w:delText xml:space="preserve">Gaussian MLEs</w:delText>
          </w:r>
        </w:del>
      </w:hyperlink>
      <w:del w:id="84" w:author="PR Preview" w:date="2026-01-01T00:00:00Z">
        <w:r>
          <w:delText xml:space="preserve">),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so the profile log-likelihood of</w:delText>
        </w:r>
      </w:del>
      <w:del w:id="87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is</w:delText>
        </w:r>
      </w:del>
    </w:p>
    <w:p>
      <w:pPr>
        <w:pStyle w:val="FirstParagraph"/>
      </w:pPr>
      <w:ins w:id="90" w:author="PR Preview" w:date="2026-01-01T00:00:00Z">
        <w:r>
          <w:rPr>
            <w:b/>
            <w:bCs/>
          </w:rPr>
          <w:t xml:space="preserve">Example 16 (Profile log-likelihood of a Gaussian variance)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In the Gaussian model,</w:t>
        </w:r>
      </w:ins>
      <w:ins w:id="9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maximizes</w:t>
        </w:r>
      </w:ins>
      <w:ins w:id="96" w:author="PR Preview" w:date="2026-01-01T00:00:00Z">
        <w:r>
          <w:t xml:space="preserve"> </w:t>
        </w:r>
      </w:ins>
      <m:oMath>
        <m:r>
          <m:t>ℓ</m:t>
        </m:r>
      </m:oMath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over</w:t>
        </w:r>
      </w:ins>
      <w:ins w:id="99" w:author="PR Preview" w:date="2026-01-01T00:00:00Z">
        <w:r>
          <w:t xml:space="preserve"> </w:t>
        </w:r>
      </w:ins>
      <m:oMath>
        <m:r>
          <m:t>μ</m:t>
        </m:r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for every value of</w:t>
        </w:r>
      </w:ins>
      <w:ins w:id="102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(</w:t>
        </w:r>
      </w:ins>
      <w:hyperlink w:anchor="sec-gaussian-mle">
        <w:ins w:id="105" w:author="PR Preview" w:date="2026-01-01T00:00:00Z">
          <w:r>
            <w:rPr>
              <w:rStyle w:val="Hyperlink"/>
            </w:rPr>
            <w:t xml:space="preserve">Gaussian MLEs</w:t>
          </w:r>
        </w:ins>
      </w:hyperlink>
      <w:ins w:id="106" w:author="PR Preview" w:date="2026-01-01T00:00:00Z">
        <w:r>
          <w:t xml:space="preserve">),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so the profile log-likelihood of</w:t>
        </w:r>
      </w:ins>
      <w:ins w:id="10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33"/>
    <w:bookmarkEnd w:id="334"/>
    <w:bookmarkStart w:id="33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35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35"/>
    <w:bookmarkStart w:id="337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3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37"/>
    <w:bookmarkEnd w:id="338"/>
    <w:bookmarkStart w:id="33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39"/>
    <w:bookmarkStart w:id="34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40"/>
    <w:bookmarkEnd w:id="341"/>
    <w:bookmarkStart w:id="38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4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4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4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47"/>
    <w:bookmarkStart w:id="35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5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52"/>
    <w:bookmarkStart w:id="37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6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5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6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6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6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6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0"/>
    <w:bookmarkEnd w:id="371"/>
    <w:bookmarkStart w:id="37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72"/>
        </w:tc>
      </w:tr>
    </w:tbl>
    <w:bookmarkEnd w:id="373"/>
    <w:bookmarkStart w:id="37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77"/>
        </w:tc>
      </w:tr>
    </w:tbl>
    <w:bookmarkEnd w:id="378"/>
    <w:bookmarkStart w:id="38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79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7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83"/>
        </w:tc>
      </w:tr>
    </w:tbl>
    <w:bookmarkStart w:id="384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84"/>
    <w:bookmarkEnd w:id="385"/>
    <w:bookmarkStart w:id="38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86"/>
    <w:bookmarkEnd w:id="387"/>
    <w:bookmarkStart w:id="398" w:name="sec-mle-practice"/>
    <w:p>
      <w:pPr>
        <w:pStyle w:val="Heading2"/>
      </w:pPr>
      <w:r>
        <w:t xml:space="preserve">6 Practice exercises</w:t>
      </w:r>
    </w:p>
    <w:bookmarkStart w:id="388" w:name="exr-prac-binom-lik"/>
    <w:p>
      <w:pPr>
        <w:pStyle w:val="FirstParagraph"/>
      </w:pPr>
      <w:r>
        <w:rPr>
          <w:b/>
          <w:bCs/>
        </w:rPr>
        <w:t xml:space="preserve">Exercise 50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88"/>
    <w:bookmarkStart w:id="389" w:name="sol-prac-binom-lik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89"/>
    <w:bookmarkStart w:id="390" w:name="exr-prac-gauss-iid-lik"/>
    <w:p>
      <w:pPr>
        <w:pStyle w:val="BodyText"/>
      </w:pPr>
      <w:r>
        <w:rPr>
          <w:b/>
          <w:bCs/>
        </w:rPr>
        <w:t xml:space="preserve">Exercise 51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90"/>
    <w:bookmarkStart w:id="391" w:name="sol-prac-gauss-iid-lik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91"/>
    <w:bookmarkStart w:id="392" w:name="exr-prac-score-zero"/>
    <w:p>
      <w:pPr>
        <w:pStyle w:val="BodyText"/>
      </w:pPr>
      <w:r>
        <w:rPr>
          <w:b/>
          <w:bCs/>
        </w:rPr>
        <w:t xml:space="preserve">Exercise 52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92"/>
    <w:bookmarkStart w:id="393" w:name="sol-prac-score-zero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93"/>
    <w:bookmarkStart w:id="394" w:name="exr-prac-mle-se"/>
    <w:p>
      <w:pPr>
        <w:pStyle w:val="BodyText"/>
      </w:pPr>
      <w:r>
        <w:rPr>
          <w:b/>
          <w:bCs/>
        </w:rPr>
        <w:t xml:space="preserve">Exercise 53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94"/>
    <w:bookmarkStart w:id="395" w:name="sol-prac-mle-s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52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95"/>
    <w:bookmarkStart w:id="396" w:name="exr-prac-exp-mle"/>
    <w:p>
      <w:pPr>
        <w:pStyle w:val="FirstParagraph"/>
      </w:pPr>
      <w:r>
        <w:rPr>
          <w:b/>
          <w:bCs/>
        </w:rPr>
        <w:t xml:space="preserve">Exercise 54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96"/>
    <w:bookmarkStart w:id="397" w:name="sol-prac-exp-mle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97"/>
    <w:bookmarkEnd w:id="398"/>
    <w:bookmarkStart w:id="446" w:name="references"/>
    <w:p>
      <w:pPr>
        <w:pStyle w:val="Heading2"/>
      </w:pPr>
      <w:r>
        <w:t xml:space="preserve">References</w:t>
      </w:r>
    </w:p>
    <w:bookmarkStart w:id="445" w:name="refs"/>
    <w:bookmarkStart w:id="40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0"/>
    <w:bookmarkStart w:id="402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01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02"/>
    <w:bookmarkStart w:id="404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0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04"/>
    <w:bookmarkStart w:id="406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https://en.wikipedia.org/wiki/Likelihood_function</w:t>
        </w:r>
      </w:hyperlink>
    </w:p>
    <w:bookmarkEnd w:id="406"/>
    <w:bookmarkStart w:id="408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https://en.wikipedia.org/wiki/Maximum_likelihood_estimation</w:t>
        </w:r>
      </w:hyperlink>
    </w:p>
    <w:bookmarkEnd w:id="408"/>
    <w:bookmarkStart w:id="41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0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10"/>
    <w:bookmarkStart w:id="41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11"/>
    <w:bookmarkStart w:id="412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12"/>
    <w:bookmarkStart w:id="414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https://en.wikipedia.org/wiki/Critical_point_%28mathematics%29</w:t>
        </w:r>
      </w:hyperlink>
    </w:p>
    <w:bookmarkEnd w:id="414"/>
    <w:bookmarkStart w:id="416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https://en.wikipedia.org/wiki/Informant_function</w:t>
        </w:r>
      </w:hyperlink>
    </w:p>
    <w:bookmarkEnd w:id="416"/>
    <w:bookmarkStart w:id="418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https://en.wikipedia.org/wiki/Hessian_matrix</w:t>
        </w:r>
      </w:hyperlink>
    </w:p>
    <w:bookmarkEnd w:id="418"/>
    <w:bookmarkStart w:id="420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9">
        <w:r>
          <w:rPr>
            <w:rStyle w:val="Hyperlink"/>
          </w:rPr>
          <w:t xml:space="preserve">https://en.wikipedia.org/wiki/Fisher_information</w:t>
        </w:r>
      </w:hyperlink>
    </w:p>
    <w:bookmarkEnd w:id="420"/>
    <w:bookmarkStart w:id="422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2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22"/>
    <w:bookmarkStart w:id="424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2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24"/>
    <w:bookmarkStart w:id="426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2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26"/>
    <w:bookmarkStart w:id="428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7">
        <w:r>
          <w:rPr>
            <w:rStyle w:val="Hyperlink"/>
          </w:rPr>
          <w:t xml:space="preserve">https://en.wikipedia.org/wiki/Wald_test</w:t>
        </w:r>
      </w:hyperlink>
    </w:p>
    <w:bookmarkEnd w:id="428"/>
    <w:bookmarkStart w:id="430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https://en.wikipedia.org/wiki/Likelihood-ratio_test</w:t>
        </w:r>
      </w:hyperlink>
    </w:p>
    <w:bookmarkEnd w:id="430"/>
    <w:bookmarkStart w:id="432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https://en.wikipedia.org/wiki/Wilks%27_theorem</w:t>
        </w:r>
      </w:hyperlink>
    </w:p>
    <w:bookmarkEnd w:id="432"/>
    <w:bookmarkStart w:id="434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3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34"/>
    <w:bookmarkStart w:id="436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https://en.wikipedia.org/wiki/Prediction_interval</w:t>
        </w:r>
      </w:hyperlink>
    </w:p>
    <w:bookmarkEnd w:id="436"/>
    <w:bookmarkStart w:id="438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3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8"/>
    <w:bookmarkStart w:id="440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40"/>
    <w:bookmarkStart w:id="442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4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42"/>
    <w:bookmarkStart w:id="444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4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44"/>
    <w:bookmarkEnd w:id="445"/>
    <w:bookmarkEnd w:id="4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1" Type="http://schemas.openxmlformats.org/officeDocument/2006/relationships/image" Target="media/rId201.png"/><Relationship Id="rId217" Type="http://schemas.openxmlformats.org/officeDocument/2006/relationships/image" Target="media/rId217.png"/><Relationship Id="rId222" Type="http://schemas.openxmlformats.org/officeDocument/2006/relationships/image" Target="media/rId222.png"/><Relationship Id="rId234" Type="http://schemas.openxmlformats.org/officeDocument/2006/relationships/image" Target="media/rId234.png"/><Relationship Id="rId238" Type="http://schemas.openxmlformats.org/officeDocument/2006/relationships/image" Target="media/rId238.png"/><Relationship Id="rId242" Type="http://schemas.openxmlformats.org/officeDocument/2006/relationships/image" Target="media/rId242.png"/><Relationship Id="rId246" Type="http://schemas.openxmlformats.org/officeDocument/2006/relationships/image" Target="media/rId246.png"/><Relationship Id="rId251" Type="http://schemas.openxmlformats.org/officeDocument/2006/relationships/image" Target="media/rId251.png"/><Relationship Id="rId343" Type="http://schemas.openxmlformats.org/officeDocument/2006/relationships/image" Target="media/rId343.png"/><Relationship Id="rId348" Type="http://schemas.openxmlformats.org/officeDocument/2006/relationships/image" Target="media/rId348.png"/><Relationship Id="rId353" Type="http://schemas.openxmlformats.org/officeDocument/2006/relationships/image" Target="media/rId353.png"/><Relationship Id="rId357" Type="http://schemas.openxmlformats.org/officeDocument/2006/relationships/image" Target="media/rId357.png"/><Relationship Id="rId362" Type="http://schemas.openxmlformats.org/officeDocument/2006/relationships/image" Target="media/rId362.png"/><Relationship Id="rId366" Type="http://schemas.openxmlformats.org/officeDocument/2006/relationships/image" Target="media/rId366.png"/><Relationship Id="rId374" Type="http://schemas.openxmlformats.org/officeDocument/2006/relationships/image" Target="media/rId374.png"/><Relationship Id="rId380" Type="http://schemas.openxmlformats.org/officeDocument/2006/relationships/image" Target="media/rId380.png"/><Relationship Id="rId147" Type="http://schemas.openxmlformats.org/officeDocument/2006/relationships/image" Target="media/rId147.png"/><Relationship Id="rId151" Type="http://schemas.openxmlformats.org/officeDocument/2006/relationships/image" Target="media/rId151.png"/><Relationship Id="rId174" Type="http://schemas.openxmlformats.org/officeDocument/2006/relationships/image" Target="media/rId174.png"/><Relationship Id="rId182" Type="http://schemas.openxmlformats.org/officeDocument/2006/relationships/image" Target="media/rId182.png"/><Relationship Id="rId191" Type="http://schemas.openxmlformats.org/officeDocument/2006/relationships/image" Target="media/rId191.png"/><Relationship Id="rId157" Type="http://schemas.openxmlformats.org/officeDocument/2006/relationships/hyperlink" Target="estimation.qmd#def-estimand" TargetMode="External"/><Relationship Id="rId336" Type="http://schemas.openxmlformats.org/officeDocument/2006/relationships/hyperlink" Target="estimation.qmd#exm-biased-variance-mle" TargetMode="External"/><Relationship Id="rId293" Type="http://schemas.openxmlformats.org/officeDocument/2006/relationships/hyperlink" Target="exploratory-descriptive.qmd#def-sample" TargetMode="External"/><Relationship Id="rId290" Type="http://schemas.openxmlformats.org/officeDocument/2006/relationships/hyperlink" Target="exploratory-descriptive.qmd#def-sample-mean" TargetMode="External"/><Relationship Id="rId437" Type="http://schemas.openxmlformats.org/officeDocument/2006/relationships/hyperlink" Target="https://doi.org/10.1001/jama.280.7.605" TargetMode="External"/><Relationship Id="rId401" Type="http://schemas.openxmlformats.org/officeDocument/2006/relationships/hyperlink" Target="https://doi.org/10.1002/9780470191613" TargetMode="External"/><Relationship Id="rId439" Type="http://schemas.openxmlformats.org/officeDocument/2006/relationships/hyperlink" Target="https://doi.org/10.1007/978-1-4614-1353-0" TargetMode="External"/><Relationship Id="rId421" Type="http://schemas.openxmlformats.org/officeDocument/2006/relationships/hyperlink" Target="https://doi.org/10.1007/b98855" TargetMode="External"/><Relationship Id="rId423" Type="http://schemas.openxmlformats.org/officeDocument/2006/relationships/hyperlink" Target="https://doi.org/10.1016/S1573-4412(05)80005-4" TargetMode="External"/><Relationship Id="rId425" Type="http://schemas.openxmlformats.org/officeDocument/2006/relationships/hyperlink" Target="https://doi.org/10.1093/biomet/65.3.457" TargetMode="External"/><Relationship Id="rId441" Type="http://schemas.openxmlformats.org/officeDocument/2006/relationships/hyperlink" Target="https://doi.org/10.1198/000313001300339897" TargetMode="External"/><Relationship Id="rId399" Type="http://schemas.openxmlformats.org/officeDocument/2006/relationships/hyperlink" Target="https://doi.org/10.1201/9781315182780" TargetMode="External"/><Relationship Id="rId433" Type="http://schemas.openxmlformats.org/officeDocument/2006/relationships/hyperlink" Target="https://doi.org/10.1214/aoms/1177732360" TargetMode="External"/><Relationship Id="rId413" Type="http://schemas.openxmlformats.org/officeDocument/2006/relationships/hyperlink" Target="https://en.wikipedia.org/wiki/Critical_point_%28mathematics%29" TargetMode="External"/><Relationship Id="rId284" Type="http://schemas.openxmlformats.org/officeDocument/2006/relationships/hyperlink" Target="https://en.wikipedia.org/wiki/Exponential_family" TargetMode="External"/><Relationship Id="rId419" Type="http://schemas.openxmlformats.org/officeDocument/2006/relationships/hyperlink" Target="https://en.wikipedia.org/wiki/Fisher_information" TargetMode="External"/><Relationship Id="rId417" Type="http://schemas.openxmlformats.org/officeDocument/2006/relationships/hyperlink" Target="https://en.wikipedia.org/wiki/Hessian_matrix" TargetMode="External"/><Relationship Id="rId415" Type="http://schemas.openxmlformats.org/officeDocument/2006/relationships/hyperlink" Target="https://en.wikipedia.org/wiki/Informant_function" TargetMode="External"/><Relationship Id="rId429" Type="http://schemas.openxmlformats.org/officeDocument/2006/relationships/hyperlink" Target="https://en.wikipedia.org/wiki/Likelihood-ratio_test" TargetMode="External"/><Relationship Id="rId405" Type="http://schemas.openxmlformats.org/officeDocument/2006/relationships/hyperlink" Target="https://en.wikipedia.org/wiki/Likelihood_function" TargetMode="External"/><Relationship Id="rId407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35" Type="http://schemas.openxmlformats.org/officeDocument/2006/relationships/hyperlink" Target="https://en.wikipedia.org/wiki/Prediction_interval" TargetMode="External"/><Relationship Id="rId228" Type="http://schemas.openxmlformats.org/officeDocument/2006/relationships/hyperlink" Target="https://en.wikipedia.org/wiki/Taylor%27s_theorem" TargetMode="External"/><Relationship Id="rId427" Type="http://schemas.openxmlformats.org/officeDocument/2006/relationships/hyperlink" Target="https://en.wikipedia.org/wiki/Wald_test" TargetMode="External"/><Relationship Id="rId431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324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7" Type="http://schemas.openxmlformats.org/officeDocument/2006/relationships/hyperlink" Target="https://morrison-lab.github.io/pds/independence.html#def-indpt" TargetMode="External"/><Relationship Id="rId278" Type="http://schemas.openxmlformats.org/officeDocument/2006/relationships/hyperlink" Target="https://morrison-lab.github.io/pds/probability-basics.html#def-event" TargetMode="External"/><Relationship Id="rId266" Type="http://schemas.openxmlformats.org/officeDocument/2006/relationships/hyperlink" Target="https://morrison-lab.github.io/pds/probability-basics.html#def-odds" TargetMode="External"/><Relationship Id="rId279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277" Type="http://schemas.openxmlformats.org/officeDocument/2006/relationships/hyperlink" Target="https://morrison-lab.github.io/pds/variance-covariance.html#def-deviation-pop-mean" TargetMode="External"/><Relationship Id="rId275" Type="http://schemas.openxmlformats.org/officeDocument/2006/relationships/hyperlink" Target="https://morrison-lab.github.io/pds/variance-covariance.html#def-precision" TargetMode="External"/><Relationship Id="rId329" Type="http://schemas.openxmlformats.org/officeDocument/2006/relationships/hyperlink" Target="https://morrison-lab.github.io/pds/variance-covariance.html#def-variance" TargetMode="External"/><Relationship Id="rId132" Type="http://schemas.openxmlformats.org/officeDocument/2006/relationships/hyperlink" Target="https://online.stat.psu.edu/stat504/Lesson02" TargetMode="External"/><Relationship Id="rId443" Type="http://schemas.openxmlformats.org/officeDocument/2006/relationships/hyperlink" Target="https://www.cengage.com/c/applied-regression-analysis-and-other-multivariable-methods-5e-kleinbaum/9781285051086/" TargetMode="External"/><Relationship Id="rId403" Type="http://schemas.openxmlformats.org/officeDocument/2006/relationships/hyperlink" Target="https://www.cengage.com/c/statistical-inference-2e-casella-berger/9780534243128/" TargetMode="External"/><Relationship Id="rId409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11" Type="http://schemas.openxmlformats.org/officeDocument/2006/relationships/hyperlink" Target="inference.qmd#def-approximate-ci" TargetMode="External"/><Relationship Id="rId140" Type="http://schemas.openxmlformats.org/officeDocument/2006/relationships/hyperlink" Target="inference.qmd#def-confidence-interval" TargetMode="External"/><Relationship Id="rId113" Type="http://schemas.openxmlformats.org/officeDocument/2006/relationships/hyperlink" Target="inference.qmd#def-test-statistic" TargetMode="External"/><Relationship Id="rId135" Type="http://schemas.openxmlformats.org/officeDocument/2006/relationships/hyperlink" Target="inference.qmd#sec-reference-distributions" TargetMode="External"/><Relationship Id="rId101" Type="http://schemas.openxmlformats.org/officeDocument/2006/relationships/hyperlink" Target="intro-MLEs.qmd#def-einf" TargetMode="External"/><Relationship Id="rId197" Type="http://schemas.openxmlformats.org/officeDocument/2006/relationships/hyperlink" Target="intro-MLEs.qmd#def-hessian" TargetMode="External"/><Relationship Id="rId164" Type="http://schemas.openxmlformats.org/officeDocument/2006/relationships/hyperlink" Target="intro-MLEs.qmd#def-lik-obs" TargetMode="External"/><Relationship Id="rId100" Type="http://schemas.openxmlformats.org/officeDocument/2006/relationships/hyperlink" Target="intro-MLEs.qmd#def-oinf" TargetMode="External"/><Relationship Id="rId187" Type="http://schemas.openxmlformats.org/officeDocument/2006/relationships/hyperlink" Target="intro-MLEs.qmd#def-score" TargetMode="External"/><Relationship Id="rId262" Type="http://schemas.openxmlformats.org/officeDocument/2006/relationships/hyperlink" Target="model-validation.qmd#def-covariate" TargetMode="External"/><Relationship Id="rId139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57" Type="http://schemas.openxmlformats.org/officeDocument/2006/relationships/hyperlink" Target="estimation.qmd#def-estimand" TargetMode="External"/><Relationship Id="rId336" Type="http://schemas.openxmlformats.org/officeDocument/2006/relationships/hyperlink" Target="estimation.qmd#exm-biased-variance-mle" TargetMode="External"/><Relationship Id="rId293" Type="http://schemas.openxmlformats.org/officeDocument/2006/relationships/hyperlink" Target="exploratory-descriptive.qmd#def-sample" TargetMode="External"/><Relationship Id="rId290" Type="http://schemas.openxmlformats.org/officeDocument/2006/relationships/hyperlink" Target="exploratory-descriptive.qmd#def-sample-mean" TargetMode="External"/><Relationship Id="rId437" Type="http://schemas.openxmlformats.org/officeDocument/2006/relationships/hyperlink" Target="https://doi.org/10.1001/jama.280.7.605" TargetMode="External"/><Relationship Id="rId401" Type="http://schemas.openxmlformats.org/officeDocument/2006/relationships/hyperlink" Target="https://doi.org/10.1002/9780470191613" TargetMode="External"/><Relationship Id="rId439" Type="http://schemas.openxmlformats.org/officeDocument/2006/relationships/hyperlink" Target="https://doi.org/10.1007/978-1-4614-1353-0" TargetMode="External"/><Relationship Id="rId421" Type="http://schemas.openxmlformats.org/officeDocument/2006/relationships/hyperlink" Target="https://doi.org/10.1007/b98855" TargetMode="External"/><Relationship Id="rId423" Type="http://schemas.openxmlformats.org/officeDocument/2006/relationships/hyperlink" Target="https://doi.org/10.1016/S1573-4412(05)80005-4" TargetMode="External"/><Relationship Id="rId425" Type="http://schemas.openxmlformats.org/officeDocument/2006/relationships/hyperlink" Target="https://doi.org/10.1093/biomet/65.3.457" TargetMode="External"/><Relationship Id="rId441" Type="http://schemas.openxmlformats.org/officeDocument/2006/relationships/hyperlink" Target="https://doi.org/10.1198/000313001300339897" TargetMode="External"/><Relationship Id="rId399" Type="http://schemas.openxmlformats.org/officeDocument/2006/relationships/hyperlink" Target="https://doi.org/10.1201/9781315182780" TargetMode="External"/><Relationship Id="rId433" Type="http://schemas.openxmlformats.org/officeDocument/2006/relationships/hyperlink" Target="https://doi.org/10.1214/aoms/1177732360" TargetMode="External"/><Relationship Id="rId413" Type="http://schemas.openxmlformats.org/officeDocument/2006/relationships/hyperlink" Target="https://en.wikipedia.org/wiki/Critical_point_%28mathematics%29" TargetMode="External"/><Relationship Id="rId284" Type="http://schemas.openxmlformats.org/officeDocument/2006/relationships/hyperlink" Target="https://en.wikipedia.org/wiki/Exponential_family" TargetMode="External"/><Relationship Id="rId419" Type="http://schemas.openxmlformats.org/officeDocument/2006/relationships/hyperlink" Target="https://en.wikipedia.org/wiki/Fisher_information" TargetMode="External"/><Relationship Id="rId417" Type="http://schemas.openxmlformats.org/officeDocument/2006/relationships/hyperlink" Target="https://en.wikipedia.org/wiki/Hessian_matrix" TargetMode="External"/><Relationship Id="rId415" Type="http://schemas.openxmlformats.org/officeDocument/2006/relationships/hyperlink" Target="https://en.wikipedia.org/wiki/Informant_function" TargetMode="External"/><Relationship Id="rId429" Type="http://schemas.openxmlformats.org/officeDocument/2006/relationships/hyperlink" Target="https://en.wikipedia.org/wiki/Likelihood-ratio_test" TargetMode="External"/><Relationship Id="rId405" Type="http://schemas.openxmlformats.org/officeDocument/2006/relationships/hyperlink" Target="https://en.wikipedia.org/wiki/Likelihood_function" TargetMode="External"/><Relationship Id="rId407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35" Type="http://schemas.openxmlformats.org/officeDocument/2006/relationships/hyperlink" Target="https://en.wikipedia.org/wiki/Prediction_interval" TargetMode="External"/><Relationship Id="rId228" Type="http://schemas.openxmlformats.org/officeDocument/2006/relationships/hyperlink" Target="https://en.wikipedia.org/wiki/Taylor%27s_theorem" TargetMode="External"/><Relationship Id="rId427" Type="http://schemas.openxmlformats.org/officeDocument/2006/relationships/hyperlink" Target="https://en.wikipedia.org/wiki/Wald_test" TargetMode="External"/><Relationship Id="rId431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324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7" Type="http://schemas.openxmlformats.org/officeDocument/2006/relationships/hyperlink" Target="https://morrison-lab.github.io/pds/independence.html#def-indpt" TargetMode="External"/><Relationship Id="rId278" Type="http://schemas.openxmlformats.org/officeDocument/2006/relationships/hyperlink" Target="https://morrison-lab.github.io/pds/probability-basics.html#def-event" TargetMode="External"/><Relationship Id="rId266" Type="http://schemas.openxmlformats.org/officeDocument/2006/relationships/hyperlink" Target="https://morrison-lab.github.io/pds/probability-basics.html#def-odds" TargetMode="External"/><Relationship Id="rId279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277" Type="http://schemas.openxmlformats.org/officeDocument/2006/relationships/hyperlink" Target="https://morrison-lab.github.io/pds/variance-covariance.html#def-deviation-pop-mean" TargetMode="External"/><Relationship Id="rId275" Type="http://schemas.openxmlformats.org/officeDocument/2006/relationships/hyperlink" Target="https://morrison-lab.github.io/pds/variance-covariance.html#def-precision" TargetMode="External"/><Relationship Id="rId329" Type="http://schemas.openxmlformats.org/officeDocument/2006/relationships/hyperlink" Target="https://morrison-lab.github.io/pds/variance-covariance.html#def-variance" TargetMode="External"/><Relationship Id="rId132" Type="http://schemas.openxmlformats.org/officeDocument/2006/relationships/hyperlink" Target="https://online.stat.psu.edu/stat504/Lesson02" TargetMode="External"/><Relationship Id="rId443" Type="http://schemas.openxmlformats.org/officeDocument/2006/relationships/hyperlink" Target="https://www.cengage.com/c/applied-regression-analysis-and-other-multivariable-methods-5e-kleinbaum/9781285051086/" TargetMode="External"/><Relationship Id="rId403" Type="http://schemas.openxmlformats.org/officeDocument/2006/relationships/hyperlink" Target="https://www.cengage.com/c/statistical-inference-2e-casella-berger/9780534243128/" TargetMode="External"/><Relationship Id="rId409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11" Type="http://schemas.openxmlformats.org/officeDocument/2006/relationships/hyperlink" Target="inference.qmd#def-approximate-ci" TargetMode="External"/><Relationship Id="rId140" Type="http://schemas.openxmlformats.org/officeDocument/2006/relationships/hyperlink" Target="inference.qmd#def-confidence-interval" TargetMode="External"/><Relationship Id="rId113" Type="http://schemas.openxmlformats.org/officeDocument/2006/relationships/hyperlink" Target="inference.qmd#def-test-statistic" TargetMode="External"/><Relationship Id="rId135" Type="http://schemas.openxmlformats.org/officeDocument/2006/relationships/hyperlink" Target="inference.qmd#sec-reference-distributions" TargetMode="External"/><Relationship Id="rId101" Type="http://schemas.openxmlformats.org/officeDocument/2006/relationships/hyperlink" Target="intro-MLEs.qmd#def-einf" TargetMode="External"/><Relationship Id="rId197" Type="http://schemas.openxmlformats.org/officeDocument/2006/relationships/hyperlink" Target="intro-MLEs.qmd#def-hessian" TargetMode="External"/><Relationship Id="rId164" Type="http://schemas.openxmlformats.org/officeDocument/2006/relationships/hyperlink" Target="intro-MLEs.qmd#def-lik-obs" TargetMode="External"/><Relationship Id="rId100" Type="http://schemas.openxmlformats.org/officeDocument/2006/relationships/hyperlink" Target="intro-MLEs.qmd#def-oinf" TargetMode="External"/><Relationship Id="rId187" Type="http://schemas.openxmlformats.org/officeDocument/2006/relationships/hyperlink" Target="intro-MLEs.qmd#def-score" TargetMode="External"/><Relationship Id="rId262" Type="http://schemas.openxmlformats.org/officeDocument/2006/relationships/hyperlink" Target="model-validation.qmd#def-covariate" TargetMode="External"/><Relationship Id="rId139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2026-10-23T18:03:09Z</dcterms:created>
  <dcterms:modified xsi:type="dcterms:W3CDTF">2026-10-23T18:03:09Z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