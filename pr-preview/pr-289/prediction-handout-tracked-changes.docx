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01:45:38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del w:id="3" w:author="PR Preview" w:date="2026-01-01T00:00:00Z">
        <w:r>
          <w:delText xml:space="preserve">$$\hat y(x) = \mu(x; \hat{\mathord{\smash[b]{\underset{\raise.3ex\hbox{$\scriptstyle\sim$}}{\theta}}\vphantom{\theta}}}).$$</w:delText>
        </w:r>
      </w:del>
    </w:p>
    <w:p>
      <w:pPr>
        <w:pStyle w:val="BodyText"/>
      </w:pPr>
      <w:ins w:id="4" w:author="PR Preview" w:date="2026-01-01T00:00:00Z">
        <w:r>
          <w:t xml:space="preserve">$${\hat y\mathopen{}\left(x\right)\mathclose{}} = \mu(x; \hat{\mathord{\smash[b]{\underset{\raise.3ex\hbox{$\scriptstyle\sim$}}{\theta}}\vphantom{\theta}}}).$$</w:t>
        </w:r>
      </w:ins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del w:id="5" w:author="PR Preview" w:date="2026-01-01T00:00:00Z">
        <w:r>
          <w:rPr>
            <w:b/>
            <w:bCs/>
          </w:rPr>
          <w:delText xml:space="preserve">What cannot be removed.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The estimation error of a consistent estimator shrinks toward zero as the sample grows.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 prediction’s expected squared error cannot fall below the</w:delText>
        </w:r>
      </w:del>
      <w:del w:id="10" w:author="PR Preview" w:date="2026-01-01T00:00:00Z">
        <w:r>
          <w:delText xml:space="preserve"> </w:delText>
        </w:r>
      </w:del>
      <w:hyperlink r:id="rId42">
        <w:del w:id="11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2" w:author="PR Preview" w:date="2026-01-01T00:00:00Z">
        <w:r>
          <w:delText xml:space="preserve">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the variance of the outcome around its conditional mean.</w:delText>
        </w:r>
      </w:del>
    </w:p>
    <w:p>
      <w:pPr>
        <w:pStyle w:val="Compact"/>
        <w:numPr>
          <w:ilvl w:val="0"/>
          <w:numId w:val="1001"/>
        </w:numPr>
      </w:pPr>
      <w:ins w:id="15" w:author="PR Preview" w:date="2026-01-01T00:00:00Z">
        <w:r>
          <w:rPr>
            <w:b/>
            <w:bCs/>
          </w:rPr>
          <w:t xml:space="preserve">What cannot be removed.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The error of a consistent estimator shrinks toward zero as the sample grows.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A prediction’s expected squared error cannot fall below the</w:t>
        </w:r>
      </w:ins>
      <w:ins w:id="20" w:author="PR Preview" w:date="2026-01-01T00:00:00Z">
        <w:r>
          <w:t xml:space="preserve"> </w:t>
        </w:r>
      </w:ins>
      <w:hyperlink r:id="rId42">
        <w:ins w:id="21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2" w:author="PR Preview" w:date="2026-01-01T00:00:00Z">
        <w:r>
          <w:t xml:space="preserve">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 variance of the outcome around its conditional mean.</w:t>
        </w:r>
      </w:ins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2026-10-17T09:13:00Z</dcterms:created>
  <dcterms:modified xsi:type="dcterms:W3CDTF">2026-10-17T09:13:00Z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