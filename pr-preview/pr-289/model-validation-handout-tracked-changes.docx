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13 (Prediction rule)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prediction rule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</w:delText>
        </w:r>
      </w:del>
      <w:del w:id="11" w:author="PR Preview" w:date="2026-01-01T00:00:00Z">
        <w:r>
          <w:delText xml:space="preserve"> </w:delText>
        </w:r>
      </w:del>
      <w:hyperlink w:anchor="def-fitting-procedure">
        <w:del w:id="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t>g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produces from a</w:delText>
        </w:r>
      </w:del>
      <w:del w:id="16" w:author="PR Preview" w:date="2026-01-01T00:00:00Z">
        <w:r>
          <w:delText xml:space="preserve"> </w:delText>
        </w:r>
      </w:del>
      <w:hyperlink w:anchor="def-training-set">
        <w:del w:id="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 the function that maps each covariate value</w:delText>
        </w:r>
      </w:del>
      <w:del w:id="21" w:author="PR Preview" w:date="2026-01-01T00:00:00Z">
        <w:r>
          <w:delText xml:space="preserve"> </w:delText>
        </w:r>
      </w:del>
      <m:oMath>
        <m:r>
          <m:t>x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to the</w:delText>
        </w:r>
      </w:del>
      <w:del w:id="24" w:author="PR Preview" w:date="2026-01-01T00:00:00Z">
        <w:r>
          <w:delText xml:space="preserve"> </w:delText>
        </w:r>
      </w:del>
      <w:hyperlink r:id="rId18">
        <w:del w:id="2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that</w:delText>
        </w:r>
      </w:del>
      <w:del w:id="28" w:author="PR Preview" w:date="2026-01-01T00:00:00Z">
        <w:r>
          <w:delText xml:space="preserve"> </w:delText>
        </w:r>
      </w:del>
      <m:oMath>
        <m:r>
          <m:t>g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computes from</w:delText>
        </w:r>
      </w:del>
      <w:del w:id="31" w:author="PR Preview" w:date="2026-01-01T00:00:00Z">
        <w:r>
          <w:delText xml:space="preserve"> </w:delText>
        </w:r>
      </w:del>
      <m:oMath>
        <m:r>
          <m:t>x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" w:author="PR Preview" w:date="2026-01-01T00:00:00Z">
        <w:r>
          <w:delText xml:space="preserve">: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Definition 13 (Prediction rule)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prediction rule</w:t>
        </w:r>
      </w:ins>
      <w:ins w:id="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that a</w:t>
        </w:r>
      </w:ins>
      <w:ins w:id="44" w:author="PR Preview" w:date="2026-01-01T00:00:00Z">
        <w:r>
          <w:t xml:space="preserve"> </w:t>
        </w:r>
      </w:ins>
      <w:hyperlink w:anchor="def-fitting-procedure">
        <w:ins w:id="4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" w:author="PR Preview" w:date="2026-01-01T00:00:00Z">
        <w:r>
          <w:t xml:space="preserve"> </w:t>
        </w:r>
      </w:ins>
      <m:oMath>
        <m:r>
          <m:t>g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produces from a</w:t>
        </w:r>
      </w:ins>
      <w:ins w:id="49" w:author="PR Preview" w:date="2026-01-01T00:00:00Z">
        <w:r>
          <w:t xml:space="preserve"> </w:t>
        </w:r>
      </w:ins>
      <w:hyperlink w:anchor="def-training-set">
        <w:ins w:id="5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the</w:t>
        </w:r>
      </w:ins>
      <w:ins w:id="54" w:author="PR Preview" w:date="2026-01-01T00:00:00Z">
        <w:r>
          <w:t xml:space="preserve"> </w:t>
        </w:r>
      </w:ins>
      <w:hyperlink w:anchor="def-fitted-model">
        <w:ins w:id="5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7" w:author="PR Preview" w:date="2026-01-01T00:00:00Z">
        <w:r>
          <w:t xml:space="preserve">:</w:t>
        </w:r>
      </w:ins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Definition 25 (Average fit)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Let</w:delText>
        </w:r>
      </w:del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be a</w:delText>
        </w:r>
      </w:del>
      <w:del w:id="64" w:author="PR Preview" w:date="2026-01-01T00:00:00Z">
        <w:r>
          <w:delText xml:space="preserve"> </w:delText>
        </w:r>
      </w:del>
      <w:hyperlink w:anchor="def-fitting-procedure">
        <w:del w:id="6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let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be a random</w:delText>
        </w:r>
      </w:del>
      <w:del w:id="72" w:author="PR Preview" w:date="2026-01-01T00:00:00Z">
        <w:r>
          <w:delText xml:space="preserve"> </w:delText>
        </w:r>
      </w:del>
      <w:hyperlink w:anchor="def-training-set">
        <w:del w:id="7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" w:author="PR Preview" w:date="2026-01-01T00:00:00Z">
        <w:r>
          <w:delText xml:space="preserve">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The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average fit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</w:delText>
        </w:r>
      </w:del>
      <w:del w:id="81" w:author="PR Preview" w:date="2026-01-01T00:00:00Z">
        <w:r>
          <w:delText xml:space="preserve"> </w:delText>
        </w:r>
      </w:del>
      <m:oMath>
        <m:r>
          <m:t>g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at a covariate value</w:delText>
        </w:r>
      </w:del>
      <w:del w:id="84" w:author="PR Preview" w:date="2026-01-01T00:00:00Z">
        <w:r>
          <w:delText xml:space="preserve"> </w:delText>
        </w:r>
      </w:del>
      <m:oMath>
        <m:r>
          <m:t>x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the prediction</w:delText>
        </w:r>
      </w:del>
      <w:del w:id="8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del w:id="90" w:author="PR Preview" w:date="2026-01-01T00:00:00Z">
        <w:r>
          <w:rPr>
            <w:i/>
            <w:iCs/>
          </w:rPr>
          <w:delText xml:space="preserve">Remark</w:delText>
        </w:r>
      </w:del>
      <w:del w:id="91" w:author="PR Preview" w:date="2026-01-01T00:00:00Z">
        <w:r>
          <w:delText xml:space="preserve">. </w:delText>
        </w:r>
      </w:del>
      <w:del w:id="92" w:author="PR Preview" w:date="2026-01-01T00:00:00Z">
        <w:r>
          <w:delText xml:space="preserve">The average fit is not a prediction anyone ever holds,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because an analysis has one training set, not the whole distribution of them.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It is a reference point for measuring how far the predictions are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from the</w:delText>
        </w:r>
      </w:del>
      <w:del w:id="99" w:author="PR Preview" w:date="2026-01-01T00:00:00Z">
        <w:r>
          <w:delText xml:space="preserve"> </w:delText>
        </w:r>
      </w:del>
      <w:hyperlink w:anchor="def-mean-function">
        <w:del w:id="10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from each other.</w:delText>
        </w:r>
      </w:del>
    </w:p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Example 12 (Computing the average fit)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Suppose the predictions</w:delText>
        </w:r>
      </w:del>
      <w:del w:id="10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at</w:delText>
        </w:r>
      </w:del>
      <w:del w:id="109" w:author="PR Preview" w:date="2026-01-01T00:00:00Z">
        <w:r>
          <w:delText xml:space="preserve"> </w:delText>
        </w:r>
      </w:del>
      <m:oMath>
        <m:r>
          <m:t>x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take the values</w:delText>
        </w:r>
      </w:del>
      <w:del w:id="112" w:author="PR Preview" w:date="2026-01-01T00:00:00Z">
        <w:r>
          <w:delText xml:space="preserve"> </w:delText>
        </w:r>
      </w:del>
      <m:oMath>
        <m:r>
          <m:t>9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m:oMath>
        <m:r>
          <m:t>11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</w:delText>
        </w:r>
      </w:del>
      <w:del w:id="117" w:author="PR Preview" w:date="2026-01-01T00:00:00Z">
        <w:r>
          <w:delText xml:space="preserve"> </w:delText>
        </w:r>
      </w:del>
      <m:oMath>
        <m:r>
          <m:t>13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with equal probability.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Then</w:delText>
        </w:r>
      </w:del>
    </w:p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Definition 25 (Expected prediction)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Let</w:t>
        </w:r>
      </w:ins>
      <w:ins w:id="125" w:author="PR Preview" w:date="2026-01-01T00:00:00Z">
        <w:r>
          <w:t xml:space="preserve"> </w:t>
        </w:r>
      </w:ins>
      <m:oMath>
        <m:r>
          <m:t>g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be a</w:t>
        </w:r>
      </w:ins>
      <w:ins w:id="128" w:author="PR Preview" w:date="2026-01-01T00:00:00Z">
        <w:r>
          <w:t xml:space="preserve"> </w:t>
        </w:r>
      </w:ins>
      <w:hyperlink w:anchor="def-fitting-procedure">
        <w:ins w:id="12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let</w:t>
        </w:r>
      </w:ins>
      <w:ins w:id="1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be a random</w:t>
        </w:r>
      </w:ins>
      <w:ins w:id="136" w:author="PR Preview" w:date="2026-01-01T00:00:00Z">
        <w:r>
          <w:t xml:space="preserve"> </w:t>
        </w:r>
      </w:ins>
      <w:hyperlink w:anchor="def-training-set">
        <w:ins w:id="13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b/>
            <w:bCs/>
          </w:rPr>
          <w:t xml:space="preserve">expected prediction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of</w:t>
        </w:r>
      </w:ins>
      <w:ins w:id="145" w:author="PR Preview" w:date="2026-01-01T00:00:00Z">
        <w:r>
          <w:t xml:space="preserve"> </w:t>
        </w:r>
      </w:ins>
      <m:oMath>
        <m:r>
          <m:t>g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at a covariate value</w:t>
        </w:r>
      </w:ins>
      <w:ins w:id="148" w:author="PR Preview" w:date="2026-01-01T00:00:00Z">
        <w:r>
          <w:t xml:space="preserve"> </w:t>
        </w:r>
      </w:ins>
      <m:oMath>
        <m:r>
          <m:t>x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the value</w:t>
        </w:r>
      </w:ins>
      <w:ins w:id="1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the</w:t>
        </w:r>
      </w:ins>
      <w:ins w:id="154" w:author="PR Preview" w:date="2026-01-01T00:00:00Z">
        <w:r>
          <w:t xml:space="preserve"> </w:t>
        </w:r>
      </w:ins>
      <w:hyperlink w:anchor="def-prediction-rule">
        <w:ins w:id="15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at</w:t>
        </w:r>
      </w:ins>
      <w:ins w:id="159" w:author="PR Preview" w:date="2026-01-01T00:00:00Z">
        <w:r>
          <w:t xml:space="preserve"> </w:t>
        </w:r>
      </w:ins>
      <m:oMath>
        <m:r>
          <m:t>x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ins w:id="163" w:author="PR Preview" w:date="2026-01-01T00:00:00Z">
        <w:r>
          <w:rPr>
            <w:i/>
            <w:iCs/>
          </w:rPr>
          <w:t xml:space="preserve">Remark</w:t>
        </w:r>
      </w:ins>
      <w:ins w:id="164" w:author="PR Preview" w:date="2026-01-01T00:00:00Z">
        <w:r>
          <w:t xml:space="preserve">. </w:t>
        </w:r>
      </w:ins>
      <w:ins w:id="165" w:author="PR Preview" w:date="2026-01-01T00:00:00Z">
        <w:r>
          <w:t xml:space="preserve">The expected prediction is not the prediction of any one analysis,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because an analysis has one training set, not the whole distribution of them.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It is a reference point for measuring how far the predictions are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from the</w:t>
        </w:r>
      </w:ins>
      <w:ins w:id="172" w:author="PR Preview" w:date="2026-01-01T00:00:00Z">
        <w:r>
          <w:t xml:space="preserve"> </w:t>
        </w:r>
      </w:ins>
      <w:hyperlink w:anchor="def-mean-function">
        <w:ins w:id="17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 from each other.</w:t>
        </w:r>
      </w:ins>
    </w:p>
    <w:bookmarkStart w:id="97" w:name="exm-average-fit"/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Example 12 (Computing the expected prediction)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Suppose the predictions</w:t>
        </w:r>
      </w:ins>
      <w:ins w:id="1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at</w:t>
        </w:r>
      </w:ins>
      <w:ins w:id="182" w:author="PR Preview" w:date="2026-01-01T00:00:00Z">
        <w:r>
          <w:t xml:space="preserve"> </w:t>
        </w:r>
      </w:ins>
      <m:oMath>
        <m:r>
          <m:t>x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take the values</w:t>
        </w:r>
      </w:ins>
      <w:ins w:id="185" w:author="PR Preview" w:date="2026-01-01T00:00:00Z">
        <w:r>
          <w:t xml:space="preserve"> </w:t>
        </w:r>
      </w:ins>
      <m:oMath>
        <m:r>
          <m:t>9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m:oMath>
        <m:r>
          <m:t>11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r>
          <m:t>13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 equal probability.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del w:id="195" w:author="PR Preview" w:date="2026-01-01T00:00:00Z">
        <w:r>
          <w:rPr>
            <w:i/>
            <w:iCs/>
          </w:rPr>
          <w:delText xml:space="preserve">Remark</w:delText>
        </w:r>
      </w:del>
      <w:del w:id="196" w:author="PR Preview" w:date="2026-01-01T00:00:00Z">
        <w:r>
          <w:delText xml:space="preserve">. </w:delText>
        </w:r>
      </w:del>
      <w:del w:id="197" w:author="PR Preview" w:date="2026-01-01T00:00:00Z">
        <w:r>
          <w:delText xml:space="preserve">In expected prediction error decompositions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(James et al. 2021, sec. 2.2.2)</w:delText>
        </w:r>
      </w:del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the bias reflects the approximation error that comes from approximating a real-world relationship by a model.</w:delText>
        </w:r>
      </w:del>
    </w:p>
    <w:p>
      <w:pPr>
        <w:pStyle w:val="FirstParagraph"/>
      </w:pPr>
      <w:ins w:id="203" w:author="PR Preview" w:date="2026-01-01T00:00:00Z">
        <w:r>
          <w:rPr>
            <w:i/>
            <w:iCs/>
          </w:rPr>
          <w:t xml:space="preserve">Remark</w:t>
        </w:r>
      </w:ins>
      <w:ins w:id="204" w:author="PR Preview" w:date="2026-01-01T00:00:00Z">
        <w:r>
          <w:t xml:space="preserve">. </w:t>
        </w:r>
      </w:ins>
      <w:ins w:id="205" w:author="PR Preview" w:date="2026-01-01T00:00:00Z">
        <w:r>
          <w:t xml:space="preserve">In expected prediction error decompositions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(James et al. 2021, sec. 2.2.2)</w:t>
        </w:r>
      </w:ins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bias reflects the error introduced by approximating a real-world relationship by a model.</w:t>
        </w:r>
      </w:ins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1" w:author="PR Preview" w:date="2026-01-01T00:00:00Z">
        <w:r>
          <w:delText xml:space="preserve">A prediction can miss</w:delText>
        </w:r>
      </w:del>
      <w:del w:id="21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because its</w:delText>
        </w:r>
      </w:del>
      <w:del w:id="215" w:author="PR Preview" w:date="2026-01-01T00:00:00Z">
        <w:r>
          <w:delText xml:space="preserve"> </w:delText>
        </w:r>
      </w:del>
      <w:hyperlink w:anchor="def-average-fit">
        <w:del w:id="216" w:author="PR Preview" w:date="2026-01-01T00:00:00Z">
          <w:r>
            <w:rPr>
              <w:rStyle w:val="Hyperlink"/>
            </w:rPr>
            <w:delText xml:space="preserve">average fit</w:delText>
          </w:r>
        </w:del>
      </w:hyperlink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off,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or because it gives a different result for every training set.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These are different failures with different fixes,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so the term should split into one piece for each.</w:delText>
        </w:r>
      </w:del>
    </w:p>
    <w:p>
      <w:pPr>
        <w:pStyle w:val="BodyText"/>
      </w:pPr>
      <w:del w:id="225" w:author="PR Preview" w:date="2026-01-01T00:00:00Z">
        <w:r>
          <w:delText xml:space="preserve">Split it with the same technique as before: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add and subtract the average fit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(</w:delText>
        </w:r>
      </w:del>
      <w:hyperlink w:anchor="eq-average-fit">
        <w:del w:id="231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232" w:author="PR Preview" w:date="2026-01-01T00:00:00Z">
        <w:r>
          <w:delText xml:space="preserve">),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expand, and take the expectation term by term.</w:delText>
        </w:r>
      </w:del>
    </w:p>
    <w:p>
      <w:pPr>
        <w:pStyle w:val="FirstParagraph"/>
      </w:pPr>
      <w:ins w:id="235" w:author="PR Preview" w:date="2026-01-01T00:00:00Z">
        <w:r>
          <w:t xml:space="preserve">A prediction can miss</w:t>
        </w:r>
      </w:ins>
      <w:ins w:id="236" w:author="PR Preview" w:date="2026-01-01T00:00:00Z">
        <w:r>
          <w:t xml:space="preserve"> </w:t>
        </w:r>
      </w:ins>
      <m:oMath>
        <m:r>
          <m:t>μ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because its</w:t>
        </w:r>
      </w:ins>
      <w:ins w:id="239" w:author="PR Preview" w:date="2026-01-01T00:00:00Z">
        <w:r>
          <w:t xml:space="preserve"> </w:t>
        </w:r>
      </w:ins>
      <w:hyperlink w:anchor="def-average-fit">
        <w:ins w:id="240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off,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or because it gives a different result for every training set.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These are different failures with different fixes,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so the term should split into one piece for each.</w:t>
        </w:r>
      </w:ins>
    </w:p>
    <w:p>
      <w:pPr>
        <w:pStyle w:val="BodyText"/>
      </w:pPr>
      <w:ins w:id="249" w:author="PR Preview" w:date="2026-01-01T00:00:00Z">
        <w:r>
          <w:t xml:space="preserve">Split it with the same technique as before: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add and subtract the expected prediction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(</w:t>
        </w:r>
      </w:ins>
      <w:hyperlink w:anchor="eq-average-fit">
        <w:ins w:id="255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256" w:author="PR Preview" w:date="2026-01-01T00:00:00Z">
        <w:r>
          <w:t xml:space="preserve">),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del w:id="259" w:author="PR Preview" w:date="2026-01-01T00:00:00Z">
        <w:r>
          <w:rPr>
            <w:i/>
            <w:iCs/>
          </w:rPr>
          <w:delText xml:space="preserve">Solution 6</w:delText>
        </w:r>
      </w:del>
      <w:del w:id="260" w:author="PR Preview" w:date="2026-01-01T00:00:00Z">
        <w:r>
          <w:delText xml:space="preserve">. </w:delText>
        </w:r>
      </w:del>
      <w:del w:id="261" w:author="PR Preview" w:date="2026-01-01T00:00:00Z">
        <w:r>
          <w:delText xml:space="preserve">Insert the average fit:</w:delText>
        </w:r>
      </w:del>
    </w:p>
    <w:p>
      <w:pPr>
        <w:pStyle w:val="BodyText"/>
      </w:pPr>
      <w:ins w:id="262" w:author="PR Preview" w:date="2026-01-01T00:00:00Z">
        <w:r>
          <w:rPr>
            <w:i/>
            <w:iCs/>
          </w:rPr>
          <w:t xml:space="preserve">Solution 6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Insert the expected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del w:id="265" w:author="PR Preview" w:date="2026-01-01T00:00:00Z">
        <w:r>
          <w:delText xml:space="preserve">The cross term vanishes, and this time not by independence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but by the definition of the average fit.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first factor is a constant, so it comes out of the expectation:</w:delText>
        </w:r>
      </w:del>
    </w:p>
    <w:p>
      <w:pPr>
        <w:pStyle w:val="FirstParagraph"/>
      </w:pPr>
      <w:ins w:id="270" w:author="PR Preview" w:date="2026-01-01T00:00:00Z">
        <w:r>
          <w:t xml:space="preserve">The cross term vanishes, and this time not by independence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but by the definition of the expected prediction.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 first factor is a constant, so it comes out of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del w:id="275" w:author="PR Preview" w:date="2026-01-01T00:00:00Z">
        <w:r>
          <w:delText xml:space="preserve">The argument</w:delText>
        </w:r>
      </w:del>
      <w:del w:id="276" w:author="PR Preview" w:date="2026-01-01T00:00:00Z">
        <w:r>
          <w:delText xml:space="preserve"> </w:delText>
        </w:r>
      </w:del>
      <m:oMath>
        <m:r>
          <m:t>n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the</w:delText>
        </w:r>
      </w:del>
      <w:del w:id="279" w:author="PR Preview" w:date="2026-01-01T00:00:00Z">
        <w:r>
          <w:delText xml:space="preserve"> </w:delText>
        </w:r>
      </w:del>
      <w:hyperlink w:anchor="def-expected-generalization-error">
        <w:del w:id="28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8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of a fitting procedure</w:delText>
        </w:r>
      </w:del>
      <w:del w:id="284" w:author="PR Preview" w:date="2026-01-01T00:00:00Z">
        <w:r>
          <w:delText xml:space="preserve"> </w:delText>
        </w:r>
      </w:del>
      <m:oMath>
        <m:r>
          <m:t>g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records that it depends on how many observations each training set has.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By</w:delText>
        </w:r>
      </w:del>
      <w:del w:id="289" w:author="PR Preview" w:date="2026-01-01T00:00:00Z">
        <w:r>
          <w:delText xml:space="preserve"> </w:delText>
        </w:r>
      </w:del>
      <w:hyperlink w:anchor="thm-expected-error-epe">
        <w:del w:id="29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averages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 expected prediction error at each covariate value,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and</w:delText>
        </w:r>
      </w:del>
      <w:del w:id="299" w:author="PR Preview" w:date="2026-01-01T00:00:00Z">
        <w:r>
          <w:delText xml:space="preserve"> </w:delText>
        </w:r>
      </w:del>
      <w:hyperlink w:anchor="thm-epe-decomposition">
        <w:del w:id="30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splits each of those expected prediction errors,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under squared-error loss,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ins w:id="307" w:author="PR Preview" w:date="2026-01-01T00:00:00Z">
        <w:r>
          <w:t xml:space="preserve">The argument</w:t>
        </w:r>
      </w:ins>
      <w:ins w:id="308" w:author="PR Preview" w:date="2026-01-01T00:00:00Z">
        <w:r>
          <w:t xml:space="preserve"> </w:t>
        </w:r>
      </w:ins>
      <m:oMath>
        <m:r>
          <m:t>n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of the</w:t>
        </w:r>
      </w:ins>
      <w:ins w:id="311" w:author="PR Preview" w:date="2026-01-01T00:00:00Z">
        <w:r>
          <w:t xml:space="preserve"> </w:t>
        </w:r>
      </w:ins>
      <w:hyperlink w:anchor="def-expected-generalization-error">
        <w:ins w:id="312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a fitting procedure</w:t>
        </w:r>
      </w:ins>
      <w:ins w:id="316" w:author="PR Preview" w:date="2026-01-01T00:00:00Z">
        <w:r>
          <w:t xml:space="preserve"> </w:t>
        </w:r>
      </w:ins>
      <m:oMath>
        <m:r>
          <m:t>g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records that it depends on how many observations each training set has.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By</w:t>
        </w:r>
      </w:ins>
      <w:ins w:id="321" w:author="PR Preview" w:date="2026-01-01T00:00:00Z">
        <w:r>
          <w:t xml:space="preserve"> </w:t>
        </w:r>
      </w:ins>
      <w:hyperlink w:anchor="thm-expected-error-epe">
        <w:ins w:id="32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averages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 expected prediction error at each covariate value,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w:hyperlink w:anchor="thm-epe-decomposition">
        <w:ins w:id="33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splits that error, under squared-error loss,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into a squared bias, a variance and a noise variance.</w:t>
        </w:r>
      </w:ins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del w:id="337" w:author="PR Preview" w:date="2026-01-01T00:00:00Z">
        <w:r>
          <w:rPr>
            <w:b/>
            <w:bCs/>
          </w:rPr>
          <w:delText xml:space="preserve">Definition 32 (Model selection)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rPr>
            <w:b/>
            <w:bCs/>
          </w:rPr>
          <w:delText xml:space="preserve">Model selection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 choosing one</w:delText>
        </w:r>
      </w:del>
      <w:del w:id="342" w:author="PR Preview" w:date="2026-01-01T00:00:00Z">
        <w:r>
          <w:delText xml:space="preserve"> </w:delText>
        </w:r>
      </w:del>
      <w:hyperlink w:anchor="def-fitted-model">
        <w:del w:id="34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from a set of candidate fitted models from different</w:delText>
        </w:r>
      </w:del>
      <w:del w:id="346" w:author="PR Preview" w:date="2026-01-01T00:00:00Z">
        <w:r>
          <w:delText xml:space="preserve"> </w:delText>
        </w:r>
      </w:del>
      <w:hyperlink w:anchor="def-model-family">
        <w:del w:id="347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using observations that were</w:delText>
        </w:r>
      </w:del>
      <w:del w:id="351" w:author="PR Preview" w:date="2026-01-01T00:00:00Z">
        <w:r>
          <w:delText xml:space="preserve"> </w:delText>
        </w:r>
      </w:del>
      <w:hyperlink w:anchor="def-held-out-set">
        <w:del w:id="352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from fitting.</w:delText>
        </w:r>
      </w:del>
    </w:p>
    <w:p>
      <w:pPr>
        <w:pStyle w:val="BodyText"/>
      </w:pPr>
      <w:del w:id="355" w:author="PR Preview" w:date="2026-01-01T00:00:00Z">
        <w:r>
          <w:rPr>
            <w:b/>
            <w:bCs/>
          </w:rPr>
          <w:delText xml:space="preserve">Example 17 (Choosing a polynomial degree)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In</w:delText>
        </w:r>
      </w:del>
      <w:del w:id="358" w:author="PR Preview" w:date="2026-01-01T00:00:00Z">
        <w:r>
          <w:delText xml:space="preserve"> </w:delText>
        </w:r>
      </w:del>
      <w:hyperlink w:anchor="exm-tuning-parameter">
        <w:del w:id="359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the candidates are the least-squares fitted models from four polynomial model families,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families of degree</w:delText>
        </w:r>
      </w:del>
      <w:del w:id="365" w:author="PR Preview" w:date="2026-01-01T00:00:00Z">
        <w:r>
          <w:delText xml:space="preserve"> </w:delText>
        </w:r>
      </w:del>
      <m:oMath>
        <m:r>
          <m:t>1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(</w:delText>
        </w:r>
      </w:del>
      <w:del w:id="368" w:author="PR Preview" w:date="2026-01-01T00:00:00Z">
        <w:r>
          <w:delText xml:space="preserve">“linear”</w:delText>
        </w:r>
      </w:del>
      <w:del w:id="369" w:author="PR Preview" w:date="2026-01-01T00:00:00Z">
        <w:r>
          <w:delText xml:space="preserve">),</w:delText>
        </w:r>
      </w:del>
      <w:del w:id="370" w:author="PR Preview" w:date="2026-01-01T00:00:00Z">
        <w:r>
          <w:delText xml:space="preserve"> </w:delText>
        </w:r>
      </w:del>
      <m:oMath>
        <m:r>
          <m:t>2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(</w:delText>
        </w:r>
      </w:del>
      <w:del w:id="373" w:author="PR Preview" w:date="2026-01-01T00:00:00Z">
        <w:r>
          <w:delText xml:space="preserve">“quadratic”</w:delText>
        </w:r>
      </w:del>
      <w:del w:id="374" w:author="PR Preview" w:date="2026-01-01T00:00:00Z">
        <w:r>
          <w:delText xml:space="preserve">),</w:delText>
        </w:r>
      </w:del>
      <w:del w:id="375" w:author="PR Preview" w:date="2026-01-01T00:00:00Z">
        <w:r>
          <w:delText xml:space="preserve"> </w:delText>
        </w:r>
      </w:del>
      <m:oMath>
        <m:r>
          <m:t>3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(</w:delText>
        </w:r>
      </w:del>
      <w:del w:id="378" w:author="PR Preview" w:date="2026-01-01T00:00:00Z">
        <w:r>
          <w:delText xml:space="preserve">“cubic”</w:delText>
        </w:r>
      </w:del>
      <w:del w:id="379" w:author="PR Preview" w:date="2026-01-01T00:00:00Z">
        <w:r>
          <w:delText xml:space="preserve">) and</w:delText>
        </w:r>
      </w:del>
      <w:del w:id="380" w:author="PR Preview" w:date="2026-01-01T00:00:00Z">
        <w:r>
          <w:delText xml:space="preserve"> </w:delText>
        </w:r>
      </w:del>
      <m:oMath>
        <m:r>
          <m:t>4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(</w:delText>
        </w:r>
      </w:del>
      <w:del w:id="383" w:author="PR Preview" w:date="2026-01-01T00:00:00Z">
        <w:r>
          <w:delText xml:space="preserve">“quartic”</w:delText>
        </w:r>
      </w:del>
      <w:del w:id="384" w:author="PR Preview" w:date="2026-01-01T00:00:00Z">
        <w:r>
          <w:delText xml:space="preserve">).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Choosing among these four fitted models is model selection,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389" w:author="PR Preview" w:date="2026-01-01T00:00:00Z">
        <w:r>
          <w:rPr>
            <w:b/>
            <w:bCs/>
          </w:rPr>
          <w:delText xml:space="preserve">Definition 33 (Validation set)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The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rPr>
            <w:b/>
            <w:bCs/>
          </w:rPr>
          <w:delText xml:space="preserve">validation set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of a</w:delText>
        </w:r>
      </w:del>
      <w:del w:id="396" w:author="PR Preview" w:date="2026-01-01T00:00:00Z">
        <w:r>
          <w:delText xml:space="preserve"> </w:delText>
        </w:r>
      </w:del>
      <w:hyperlink w:anchor="def-data-splits">
        <w:del w:id="39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is the</w:delText>
        </w:r>
      </w:del>
      <w:del w:id="400" w:author="PR Preview" w:date="2026-01-01T00:00:00Z">
        <w:r>
          <w:delText xml:space="preserve"> </w:delText>
        </w:r>
      </w:del>
      <w:hyperlink w:anchor="def-held-out-set">
        <w:del w:id="40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of observations indexed by</w:delText>
        </w:r>
      </w:del>
      <w:del w:id="40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used for</w:delText>
        </w:r>
      </w:del>
      <w:del w:id="408" w:author="PR Preview" w:date="2026-01-01T00:00:00Z">
        <w:r>
          <w:delText xml:space="preserve"> </w:delText>
        </w:r>
      </w:del>
      <w:hyperlink w:anchor="def-model-selection">
        <w:del w:id="409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among candidate</w:delText>
        </w:r>
      </w:del>
      <w:del w:id="412" w:author="PR Preview" w:date="2026-01-01T00:00:00Z">
        <w:r>
          <w:delText xml:space="preserve"> </w:delText>
        </w:r>
      </w:del>
      <w:hyperlink w:anchor="def-fitted-model">
        <w:del w:id="413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32 (Model selection)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rPr>
            <w:b/>
            <w:bCs/>
          </w:rPr>
          <w:t xml:space="preserve">Model selection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choosing one fitting procedure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from a set of candidate</w:t>
        </w:r>
      </w:ins>
      <w:ins w:id="423" w:author="PR Preview" w:date="2026-01-01T00:00:00Z">
        <w:r>
          <w:t xml:space="preserve"> </w:t>
        </w:r>
      </w:ins>
      <w:hyperlink w:anchor="def-fitting-procedure">
        <w:ins w:id="424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using observations that were</w:t>
        </w:r>
      </w:ins>
      <w:ins w:id="429" w:author="PR Preview" w:date="2026-01-01T00:00:00Z">
        <w:r>
          <w:t xml:space="preserve"> </w:t>
        </w:r>
      </w:ins>
      <w:hyperlink w:anchor="def-held-out-set">
        <w:ins w:id="430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from fitting.</w:t>
        </w:r>
      </w:ins>
    </w:p>
    <w:bookmarkEnd w:id="145"/>
    <w:bookmarkStart w:id="146" w:name="exm-model-selection"/>
    <w:p>
      <w:pPr>
        <w:pStyle w:val="BodyText"/>
      </w:pPr>
      <w:ins w:id="433" w:author="PR Preview" w:date="2026-01-01T00:00:00Z">
        <w:r>
          <w:rPr>
            <w:b/>
            <w:bCs/>
          </w:rPr>
          <w:t xml:space="preserve">Example 17 (Choosing a polynomial degree)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In</w:t>
        </w:r>
      </w:ins>
      <w:ins w:id="436" w:author="PR Preview" w:date="2026-01-01T00:00:00Z">
        <w:r>
          <w:t xml:space="preserve"> </w:t>
        </w:r>
      </w:ins>
      <w:hyperlink w:anchor="exm-tuning-parameter">
        <w:ins w:id="437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candidates are least-squares polynomial fits of degree</w:t>
        </w:r>
      </w:ins>
      <w:ins w:id="44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to the training cars.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Choosing among these four degrees is model selection,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 the observations it uses are cars held out from fitting.</w:t>
        </w:r>
      </w:ins>
    </w:p>
    <w:bookmarkEnd w:id="146"/>
    <w:bookmarkStart w:id="148" w:name="def-validation-set"/>
    <w:p>
      <w:pPr>
        <w:pStyle w:val="BodyText"/>
      </w:pPr>
      <w:ins w:id="448" w:author="PR Preview" w:date="2026-01-01T00:00:00Z">
        <w:r>
          <w:rPr>
            <w:b/>
            <w:bCs/>
          </w:rPr>
          <w:t xml:space="preserve">Definition 33 (Validation set)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rPr>
            <w:b/>
            <w:bCs/>
          </w:rPr>
          <w:t xml:space="preserve">validation set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of a</w:t>
        </w:r>
      </w:ins>
      <w:ins w:id="455" w:author="PR Preview" w:date="2026-01-01T00:00:00Z">
        <w:r>
          <w:t xml:space="preserve"> </w:t>
        </w:r>
      </w:ins>
      <w:hyperlink w:anchor="def-data-splits">
        <w:ins w:id="456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the</w:t>
        </w:r>
      </w:ins>
      <w:ins w:id="459" w:author="PR Preview" w:date="2026-01-01T00:00:00Z">
        <w:r>
          <w:t xml:space="preserve"> </w:t>
        </w:r>
      </w:ins>
      <w:hyperlink w:anchor="def-held-out-set">
        <w:ins w:id="46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of observations indexed by</w:t>
        </w:r>
      </w:ins>
      <w:ins w:id="46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used to choose among candidate</w:t>
        </w:r>
      </w:ins>
      <w:ins w:id="467" w:author="PR Preview" w:date="2026-01-01T00:00:00Z">
        <w:r>
          <w:t xml:space="preserve"> </w:t>
        </w:r>
      </w:ins>
      <w:hyperlink w:anchor="def-fitting-procedure">
        <w:ins w:id="46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471" w:author="PR Preview" w:date="2026-01-01T00:00:00Z">
        <w:r>
          <w:rPr>
            <w:b/>
            <w:bCs/>
          </w:rPr>
          <w:delText xml:space="preserve">Bias.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Each rule in</w:delText>
        </w:r>
      </w:del>
      <w:del w:id="474" w:author="PR Preview" w:date="2026-01-01T00:00:00Z">
        <w:r>
          <w:delText xml:space="preserve"> </w:delText>
        </w:r>
      </w:del>
      <w:hyperlink w:anchor="eq-cv-estimate">
        <w:del w:id="475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is fitted to about</w:delText>
        </w:r>
      </w:del>
      <w:del w:id="4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observations.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 rule fitted to fewer observations usually predicts worse,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so</w:delText>
        </w:r>
      </w:del>
      <w:del w:id="4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tends to overstate the expected generalization error of a rule fitted to all</w:delText>
        </w:r>
      </w:del>
      <w:del w:id="488" w:author="PR Preview" w:date="2026-01-01T00:00:00Z">
        <w:r>
          <w:delText xml:space="preserve"> </w:delText>
        </w:r>
      </w:del>
      <m:oMath>
        <m:r>
          <m:t>n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The overstatement shrinks as</w:delText>
        </w:r>
      </w:del>
      <w:del w:id="492" w:author="PR Preview" w:date="2026-01-01T00:00:00Z">
        <w:r>
          <w:delText xml:space="preserve"> </w:delText>
        </w:r>
      </w:del>
      <m:oMath>
        <m:r>
          <m:t>k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495" w:author="PR Preview" w:date="2026-01-01T00:00:00Z">
        <w:r>
          <w:rPr>
            <w:b/>
            <w:bCs/>
          </w:rPr>
          <w:t xml:space="preserve">Bias.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Each rule in</w:t>
        </w:r>
      </w:ins>
      <w:ins w:id="498" w:author="PR Preview" w:date="2026-01-01T00:00:00Z">
        <w:r>
          <w:t xml:space="preserve"> </w:t>
        </w:r>
      </w:ins>
      <w:hyperlink w:anchor="eq-cv-estimate">
        <w:ins w:id="499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is fitted to about</w:t>
        </w:r>
      </w:ins>
      <w:ins w:id="5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observations.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 rule fitted to fewer observations usually predicts worse,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so</w:t>
        </w:r>
      </w:ins>
      <w:ins w:id="5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tends to overstate the error of a rule fitted to all</w:t>
        </w:r>
      </w:ins>
      <w:ins w:id="512" w:author="PR Preview" w:date="2026-01-01T00:00:00Z">
        <w:r>
          <w:t xml:space="preserve"> </w:t>
        </w:r>
      </w:ins>
      <m:oMath>
        <m:r>
          <m:t>n</m:t>
        </m:r>
      </m:oMath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 overstatement shrinks as</w:t>
        </w:r>
      </w:ins>
      <w:ins w:id="516" w:author="PR Preview" w:date="2026-01-01T00:00:00Z">
        <w:r>
          <w:t xml:space="preserve"> </w:t>
        </w:r>
      </w:ins>
      <m:oMath>
        <m:r>
          <m:t>k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del w:id="519" w:author="PR Preview" w:date="2026-01-01T00:00:00Z">
        <w:r>
          <w:delText xml:space="preserve">Part of that gap is expected: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by</w:delText>
        </w:r>
      </w:del>
      <w:del w:id="522" w:author="PR Preview" w:date="2026-01-01T00:00:00Z">
        <w:r>
          <w:delText xml:space="preserve"> </w:delText>
        </w:r>
      </w:del>
      <w:hyperlink w:anchor="rem-cv-estimate">
        <w:del w:id="523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524" w:author="PR Preview" w:date="2026-01-01T00:00:00Z">
        <w:r>
          <w:delText xml:space="preserve">,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with</w:delText>
        </w:r>
      </w:del>
      <w:del w:id="527" w:author="PR Preview" w:date="2026-01-01T00:00:00Z">
        <w:r>
          <w:delText xml:space="preserve"> </w:delText>
        </w:r>
      </w:del>
      <m:oMath>
        <m:r>
          <m:t>g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least-squares fit of a degree-10 polynomial,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the cross-validation estimate targets</w:delText>
        </w:r>
      </w:del>
      <w:del w:id="5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not the expected generalization error of a fit to 30 points.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 simulation of many training sets of each size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shows how much the size alone matters at this degree.</w:delText>
        </w:r>
      </w:del>
    </w:p>
    <w:p>
      <w:pPr>
        <w:pStyle w:val="BodyText"/>
      </w:pPr>
      <w:ins w:id="540" w:author="PR Preview" w:date="2026-01-01T00:00:00Z">
        <w:r>
          <w:t xml:space="preserve">Part of that gap is expected: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by</w:t>
        </w:r>
      </w:ins>
      <w:ins w:id="543" w:author="PR Preview" w:date="2026-01-01T00:00:00Z">
        <w:r>
          <w:t xml:space="preserve"> </w:t>
        </w:r>
      </w:ins>
      <w:hyperlink w:anchor="rem-cv-estimate">
        <w:ins w:id="544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with</w:t>
        </w:r>
      </w:ins>
      <w:ins w:id="548" w:author="PR Preview" w:date="2026-01-01T00:00:00Z">
        <w:r>
          <w:t xml:space="preserve"> </w:t>
        </w:r>
      </w:ins>
      <m:oMath>
        <m:r>
          <m:t>g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 least-squares fit of a degree-10 polynomial,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the cross-validation estimate targets</w:t>
        </w:r>
      </w:ins>
      <w:ins w:id="55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not the error of a fit to 30 points.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 simulation of many training sets of each size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61" w:author="PR Preview" w:date="2026-01-01T00:00:00Z">
        <w:r>
          <w:rPr>
            <w:rStyle w:val="NormalTok"/>
          </w:rPr>
          <w:delText xml:space="preserve">loocv_max_diff </w:delText>
        </w:r>
      </w:del>
      <w:del w:id="562" w:author="PR Preview" w:date="2026-01-01T00:00:00Z">
        <w:r>
          <w:rPr>
            <w:rStyle w:val="OtherTok"/>
          </w:rPr>
          <w:delText xml:space="preserve">&lt;-</w:delText>
        </w:r>
      </w:del>
      <w:del w:id="563" w:author="PR Preview" w:date="2026-01-01T00:00:00Z">
        <w:r>
          <w:rPr>
            <w:rStyle w:val="NormalTok"/>
          </w:rPr>
          <w:delText xml:space="preserve"> </w:delText>
        </w:r>
      </w:del>
      <w:del w:id="564" w:author="PR Preview" w:date="2026-01-01T00:00:00Z">
        <w:r>
          <w:rPr>
            <w:rStyle w:val="FunctionTok"/>
          </w:rPr>
          <w:delText xml:space="preserve">max</w:delText>
        </w:r>
      </w:del>
      <w:del w:id="565" w:author="PR Preview" w:date="2026-01-01T00:00:00Z">
        <w:r>
          <w:rPr>
            <w:rStyle w:val="NormalTok"/>
          </w:rPr>
          <w:delText xml:space="preserve">(</w:delText>
        </w:r>
      </w:del>
      <w:del w:id="566" w:author="PR Preview" w:date="2026-01-01T00:00:00Z">
        <w:r>
          <w:rPr>
            <w:rStyle w:val="FunctionTok"/>
          </w:rPr>
          <w:delText xml:space="preserve">abs</w:delText>
        </w:r>
      </w:del>
      <w:del w:id="567" w:author="PR Preview" w:date="2026-01-01T00:00:00Z">
        <w:r>
          <w:rPr>
            <w:rStyle w:val="NormalTok"/>
          </w:rPr>
          <w:delText xml:space="preserve">(mtcars_loocv</w:delText>
        </w:r>
      </w:del>
      <w:del w:id="568" w:author="PR Preview" w:date="2026-01-01T00:00:00Z">
        <w:r>
          <w:rPr>
            <w:rStyle w:val="SpecialCharTok"/>
          </w:rPr>
          <w:delText xml:space="preserve">$</w:delText>
        </w:r>
      </w:del>
      <w:del w:id="569" w:author="PR Preview" w:date="2026-01-01T00:00:00Z">
        <w:r>
          <w:rPr>
            <w:rStyle w:val="NormalTok"/>
          </w:rPr>
          <w:delText xml:space="preserve">refitting </w:delText>
        </w:r>
      </w:del>
      <w:del w:id="570" w:author="PR Preview" w:date="2026-01-01T00:00:00Z">
        <w:r>
          <w:rPr>
            <w:rStyle w:val="SpecialCharTok"/>
          </w:rPr>
          <w:delText xml:space="preserve">-</w:delText>
        </w:r>
      </w:del>
      <w:del w:id="571" w:author="PR Preview" w:date="2026-01-01T00:00:00Z">
        <w:r>
          <w:rPr>
            <w:rStyle w:val="NormalTok"/>
          </w:rPr>
          <w:delText xml:space="preserve"> mtcars_loocv</w:delText>
        </w:r>
      </w:del>
      <w:del w:id="572" w:author="PR Preview" w:date="2026-01-01T00:00:00Z">
        <w:r>
          <w:rPr>
            <w:rStyle w:val="SpecialCharTok"/>
          </w:rPr>
          <w:delText xml:space="preserve">$</w:delText>
        </w:r>
      </w:del>
      <w:del w:id="573" w:author="PR Preview" w:date="2026-01-01T00:00:00Z">
        <w:r>
          <w:rPr>
            <w:rStyle w:val="NormalTok"/>
          </w:rPr>
          <w:delText xml:space="preserve">formula))</w:delText>
        </w:r>
      </w:del>
      <w:del w:id="574" w:author="PR Preview" w:date="2026-01-01T00:00:00Z">
        <w:r>
          <w:br/>
        </w:r>
      </w:del>
      <w:del w:id="575" w:author="PR Preview" w:date="2026-01-01T00:00:00Z">
        <w:r>
          <w:rPr>
            <w:rStyle w:val="NormalTok"/>
          </w:rPr>
          <w:delText xml:space="preserve">mtcars_best_loocv </w:delText>
        </w:r>
      </w:del>
      <w:del w:id="576" w:author="PR Preview" w:date="2026-01-01T00:00:00Z">
        <w:r>
          <w:rPr>
            <w:rStyle w:val="OtherTok"/>
          </w:rPr>
          <w:delText xml:space="preserve">&lt;-</w:delText>
        </w:r>
      </w:del>
      <w:del w:id="577" w:author="PR Preview" w:date="2026-01-01T00:00:00Z">
        <w:r>
          <w:br/>
        </w:r>
      </w:del>
      <w:del w:id="578" w:author="PR Preview" w:date="2026-01-01T00:00:00Z">
        <w:r>
          <w:rPr>
            <w:rStyle w:val="NormalTok"/>
          </w:rPr>
          <w:delText xml:space="preserve">  mtcars_loocv</w:delText>
        </w:r>
      </w:del>
      <w:del w:id="579" w:author="PR Preview" w:date="2026-01-01T00:00:00Z">
        <w:r>
          <w:rPr>
            <w:rStyle w:val="SpecialCharTok"/>
          </w:rPr>
          <w:delText xml:space="preserve">$</w:delText>
        </w:r>
      </w:del>
      <w:del w:id="580" w:author="PR Preview" w:date="2026-01-01T00:00:00Z">
        <w:r>
          <w:rPr>
            <w:rStyle w:val="NormalTok"/>
          </w:rPr>
          <w:delText xml:space="preserve">degree[</w:delText>
        </w:r>
      </w:del>
      <w:del w:id="581" w:author="PR Preview" w:date="2026-01-01T00:00:00Z">
        <w:r>
          <w:rPr>
            <w:rStyle w:val="FunctionTok"/>
          </w:rPr>
          <w:delText xml:space="preserve">which.min</w:delText>
        </w:r>
      </w:del>
      <w:del w:id="582" w:author="PR Preview" w:date="2026-01-01T00:00:00Z">
        <w:r>
          <w:rPr>
            <w:rStyle w:val="NormalTok"/>
          </w:rPr>
          <w:delText xml:space="preserve">(mtcars_loocv</w:delText>
        </w:r>
      </w:del>
      <w:del w:id="583" w:author="PR Preview" w:date="2026-01-01T00:00:00Z">
        <w:r>
          <w:rPr>
            <w:rStyle w:val="SpecialCharTok"/>
          </w:rPr>
          <w:delText xml:space="preserve">$</w:delText>
        </w:r>
      </w:del>
      <w:del w:id="584" w:author="PR Preview" w:date="2026-01-01T00:00:00Z">
        <w:r>
          <w:rPr>
            <w:rStyle w:val="NormalTok"/>
          </w:rPr>
          <w:delText xml:space="preserve">formula)]</w:delText>
        </w:r>
      </w:del>
      <w:del w:id="585" w:author="PR Preview" w:date="2026-01-01T00:00:00Z">
        <w:r>
          <w:br/>
        </w:r>
      </w:del>
      <w:del w:id="586" w:author="PR Preview" w:date="2026-01-01T00:00:00Z">
        <w:r>
          <w:rPr>
            <w:rStyle w:val="FunctionTok"/>
          </w:rPr>
          <w:delText xml:space="preserve">c</w:delText>
        </w:r>
      </w:del>
      <w:del w:id="587" w:author="PR Preview" w:date="2026-01-01T00:00:00Z">
        <w:r>
          <w:rPr>
            <w:rStyle w:val="NormalTok"/>
          </w:rPr>
          <w:delText xml:space="preserve">(</w:delText>
        </w:r>
      </w:del>
      <w:del w:id="588" w:author="PR Preview" w:date="2026-01-01T00:00:00Z">
        <w:r>
          <w:rPr>
            <w:rStyle w:val="AttributeTok"/>
          </w:rPr>
          <w:delText xml:space="preserve">max_difference =</w:delText>
        </w:r>
      </w:del>
      <w:del w:id="589" w:author="PR Preview" w:date="2026-01-01T00:00:00Z">
        <w:r>
          <w:rPr>
            <w:rStyle w:val="NormalTok"/>
          </w:rPr>
          <w:delText xml:space="preserve"> loocv_max_diff, </w:delText>
        </w:r>
      </w:del>
      <w:del w:id="590" w:author="PR Preview" w:date="2026-01-01T00:00:00Z">
        <w:r>
          <w:rPr>
            <w:rStyle w:val="AttributeTok"/>
          </w:rPr>
          <w:delText xml:space="preserve">best_degree =</w:delText>
        </w:r>
      </w:del>
      <w:del w:id="591" w:author="PR Preview" w:date="2026-01-01T00:00:00Z">
        <w:r>
          <w:rPr>
            <w:rStyle w:val="NormalTok"/>
          </w:rPr>
          <w:delText xml:space="preserve"> mtcars_best_loocv)</w:delText>
        </w:r>
      </w:del>
      <w:del w:id="592" w:author="PR Preview" w:date="2026-01-01T00:00:00Z">
        <w:r>
          <w:br/>
        </w:r>
      </w:del>
      <w:del w:id="593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94" w:author="PR Preview" w:date="2026-01-01T00:00:00Z">
        <w:r>
          <w:br/>
        </w:r>
      </w:del>
      <w:del w:id="595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596" w:author="PR Preview" w:date="2026-01-01T00:00:00Z">
        <w:r>
          <w:delText xml:space="preserve">The two columns differ by at most 7.1e-15,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which is rounding error.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The single-fit formula needs one fit per model instead of 32.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LOOCV picks degree 2,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and because LOOCV is not random (</w:delText>
        </w:r>
      </w:del>
      <w:hyperlink w:anchor="lem-loocv-not-random">
        <w:del w:id="60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606" w:author="PR Preview" w:date="2026-01-01T00:00:00Z">
        <w:r>
          <w:delText xml:space="preserve">),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609" w:author="PR Preview" w:date="2026-01-01T00:00:00Z">
        <w:r>
          <w:rPr>
            <w:rStyle w:val="NormalTok"/>
          </w:rPr>
          <w:t xml:space="preserve">loocv_max_diff </w:t>
        </w:r>
      </w:ins>
      <w:ins w:id="610" w:author="PR Preview" w:date="2026-01-01T00:00:00Z">
        <w:r>
          <w:rPr>
            <w:rStyle w:val="OtherTok"/>
          </w:rPr>
          <w:t xml:space="preserve">&lt;-</w:t>
        </w:r>
      </w:ins>
      <w:ins w:id="611" w:author="PR Preview" w:date="2026-01-01T00:00:00Z">
        <w:r>
          <w:rPr>
            <w:rStyle w:val="NormalTok"/>
          </w:rPr>
          <w:t xml:space="preserve"> </w:t>
        </w:r>
      </w:ins>
      <w:ins w:id="612" w:author="PR Preview" w:date="2026-01-01T00:00:00Z">
        <w:r>
          <w:rPr>
            <w:rStyle w:val="FunctionTok"/>
          </w:rPr>
          <w:t xml:space="preserve">max</w:t>
        </w:r>
      </w:ins>
      <w:ins w:id="613" w:author="PR Preview" w:date="2026-01-01T00:00:00Z">
        <w:r>
          <w:rPr>
            <w:rStyle w:val="NormalTok"/>
          </w:rPr>
          <w:t xml:space="preserve">(</w:t>
        </w:r>
      </w:ins>
      <w:ins w:id="614" w:author="PR Preview" w:date="2026-01-01T00:00:00Z">
        <w:r>
          <w:rPr>
            <w:rStyle w:val="FunctionTok"/>
          </w:rPr>
          <w:t xml:space="preserve">abs</w:t>
        </w:r>
      </w:ins>
      <w:ins w:id="615" w:author="PR Preview" w:date="2026-01-01T00:00:00Z">
        <w:r>
          <w:rPr>
            <w:rStyle w:val="NormalTok"/>
          </w:rPr>
          <w:t xml:space="preserve">(mtcars_loocv</w:t>
        </w:r>
      </w:ins>
      <w:ins w:id="616" w:author="PR Preview" w:date="2026-01-01T00:00:00Z">
        <w:r>
          <w:rPr>
            <w:rStyle w:val="SpecialCharTok"/>
          </w:rPr>
          <w:t xml:space="preserve">$</w:t>
        </w:r>
      </w:ins>
      <w:ins w:id="617" w:author="PR Preview" w:date="2026-01-01T00:00:00Z">
        <w:r>
          <w:rPr>
            <w:rStyle w:val="NormalTok"/>
          </w:rPr>
          <w:t xml:space="preserve">refitting </w:t>
        </w:r>
      </w:ins>
      <w:ins w:id="618" w:author="PR Preview" w:date="2026-01-01T00:00:00Z">
        <w:r>
          <w:rPr>
            <w:rStyle w:val="SpecialCharTok"/>
          </w:rPr>
          <w:t xml:space="preserve">-</w:t>
        </w:r>
      </w:ins>
      <w:ins w:id="619" w:author="PR Preview" w:date="2026-01-01T00:00:00Z">
        <w:r>
          <w:rPr>
            <w:rStyle w:val="NormalTok"/>
          </w:rPr>
          <w:t xml:space="preserve"> mtcars_loocv</w:t>
        </w:r>
      </w:ins>
      <w:ins w:id="620" w:author="PR Preview" w:date="2026-01-01T00:00:00Z">
        <w:r>
          <w:rPr>
            <w:rStyle w:val="SpecialCharTok"/>
          </w:rPr>
          <w:t xml:space="preserve">$</w:t>
        </w:r>
      </w:ins>
      <w:ins w:id="621" w:author="PR Preview" w:date="2026-01-01T00:00:00Z">
        <w:r>
          <w:rPr>
            <w:rStyle w:val="NormalTok"/>
          </w:rPr>
          <w:t xml:space="preserve">formula))</w:t>
        </w:r>
      </w:ins>
      <w:ins w:id="622" w:author="PR Preview" w:date="2026-01-01T00:00:00Z">
        <w:r>
          <w:br/>
        </w:r>
      </w:ins>
      <w:ins w:id="623" w:author="PR Preview" w:date="2026-01-01T00:00:00Z">
        <w:r>
          <w:rPr>
            <w:rStyle w:val="NormalTok"/>
          </w:rPr>
          <w:t xml:space="preserve">mtcars_best_loocv </w:t>
        </w:r>
      </w:ins>
      <w:ins w:id="624" w:author="PR Preview" w:date="2026-01-01T00:00:00Z">
        <w:r>
          <w:rPr>
            <w:rStyle w:val="OtherTok"/>
          </w:rPr>
          <w:t xml:space="preserve">&lt;-</w:t>
        </w:r>
      </w:ins>
      <w:ins w:id="625" w:author="PR Preview" w:date="2026-01-01T00:00:00Z">
        <w:r>
          <w:br/>
        </w:r>
      </w:ins>
      <w:ins w:id="626" w:author="PR Preview" w:date="2026-01-01T00:00:00Z">
        <w:r>
          <w:rPr>
            <w:rStyle w:val="NormalTok"/>
          </w:rPr>
          <w:t xml:space="preserve">  mtcars_loocv</w:t>
        </w:r>
      </w:ins>
      <w:ins w:id="627" w:author="PR Preview" w:date="2026-01-01T00:00:00Z">
        <w:r>
          <w:rPr>
            <w:rStyle w:val="SpecialCharTok"/>
          </w:rPr>
          <w:t xml:space="preserve">$</w:t>
        </w:r>
      </w:ins>
      <w:ins w:id="628" w:author="PR Preview" w:date="2026-01-01T00:00:00Z">
        <w:r>
          <w:rPr>
            <w:rStyle w:val="NormalTok"/>
          </w:rPr>
          <w:t xml:space="preserve">degree[</w:t>
        </w:r>
      </w:ins>
      <w:ins w:id="629" w:author="PR Preview" w:date="2026-01-01T00:00:00Z">
        <w:r>
          <w:rPr>
            <w:rStyle w:val="FunctionTok"/>
          </w:rPr>
          <w:t xml:space="preserve">which.min</w:t>
        </w:r>
      </w:ins>
      <w:ins w:id="630" w:author="PR Preview" w:date="2026-01-01T00:00:00Z">
        <w:r>
          <w:rPr>
            <w:rStyle w:val="NormalTok"/>
          </w:rPr>
          <w:t xml:space="preserve">(mtcars_loocv</w:t>
        </w:r>
      </w:ins>
      <w:ins w:id="631" w:author="PR Preview" w:date="2026-01-01T00:00:00Z">
        <w:r>
          <w:rPr>
            <w:rStyle w:val="SpecialCharTok"/>
          </w:rPr>
          <w:t xml:space="preserve">$</w:t>
        </w:r>
      </w:ins>
      <w:ins w:id="632" w:author="PR Preview" w:date="2026-01-01T00:00:00Z">
        <w:r>
          <w:rPr>
            <w:rStyle w:val="NormalTok"/>
          </w:rPr>
          <w:t xml:space="preserve">formula)]</w:t>
        </w:r>
      </w:ins>
      <w:ins w:id="633" w:author="PR Preview" w:date="2026-01-01T00:00:00Z">
        <w:r>
          <w:br/>
        </w:r>
      </w:ins>
      <w:ins w:id="634" w:author="PR Preview" w:date="2026-01-01T00:00:00Z">
        <w:r>
          <w:rPr>
            <w:rStyle w:val="FunctionTok"/>
          </w:rPr>
          <w:t xml:space="preserve">c</w:t>
        </w:r>
      </w:ins>
      <w:ins w:id="635" w:author="PR Preview" w:date="2026-01-01T00:00:00Z">
        <w:r>
          <w:rPr>
            <w:rStyle w:val="NormalTok"/>
          </w:rPr>
          <w:t xml:space="preserve">(</w:t>
        </w:r>
      </w:ins>
      <w:ins w:id="636" w:author="PR Preview" w:date="2026-01-01T00:00:00Z">
        <w:r>
          <w:rPr>
            <w:rStyle w:val="AttributeTok"/>
          </w:rPr>
          <w:t xml:space="preserve">max_difference =</w:t>
        </w:r>
      </w:ins>
      <w:ins w:id="637" w:author="PR Preview" w:date="2026-01-01T00:00:00Z">
        <w:r>
          <w:rPr>
            <w:rStyle w:val="NormalTok"/>
          </w:rPr>
          <w:t xml:space="preserve"> loocv_max_diff, </w:t>
        </w:r>
      </w:ins>
      <w:ins w:id="638" w:author="PR Preview" w:date="2026-01-01T00:00:00Z">
        <w:r>
          <w:rPr>
            <w:rStyle w:val="AttributeTok"/>
          </w:rPr>
          <w:t xml:space="preserve">best_degree =</w:t>
        </w:r>
      </w:ins>
      <w:ins w:id="639" w:author="PR Preview" w:date="2026-01-01T00:00:00Z">
        <w:r>
          <w:rPr>
            <w:rStyle w:val="NormalTok"/>
          </w:rPr>
          <w:t xml:space="preserve"> mtcars_best_loocv)</w:t>
        </w:r>
      </w:ins>
      <w:ins w:id="640" w:author="PR Preview" w:date="2026-01-01T00:00:00Z">
        <w:r>
          <w:br/>
        </w:r>
      </w:ins>
      <w:ins w:id="641" w:author="PR Preview" w:date="2026-01-01T00:00:00Z">
        <w:r>
          <w:rPr>
            <w:rStyle w:val="CommentTok"/>
          </w:rPr>
          <w:t xml:space="preserve">#&gt; max_difference    best_degree 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644" w:author="PR Preview" w:date="2026-01-01T00:00:00Z">
        <w:r>
          <w:t xml:space="preserve">The two columns differ by at most 8.9e-15,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which is rounding error.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single-fit formula needs one fit per model instead of 32.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LOOCV picks degree 2,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 because LOOCV is not random (</w:t>
        </w:r>
      </w:ins>
      <w:hyperlink w:anchor="lem-loocv-not-random">
        <w:ins w:id="65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54" w:author="PR Preview" w:date="2026-01-01T00:00:00Z">
        <w:r>
          <w:t xml:space="preserve">),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rerunning it always gives the same choice.</w:t>
        </w:r>
      </w:ins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2026-10-17T09:10:24Z</dcterms:created>
  <dcterms:modified xsi:type="dcterms:W3CDTF">2026-10-17T09:10:24Z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