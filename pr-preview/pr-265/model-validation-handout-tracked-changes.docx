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del w:id="3" w:author="PR Preview" w:date="2026-01-01T00:00:00Z">
        <w:r>
          <w:delText xml:space="preserve">The index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names the new observation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so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12" w:author="PR Preview" w:date="2026-01-01T00:00:00Z">
        <w:r>
          <w:delText xml:space="preserve">.</w:delText>
        </w:r>
      </w:del>
    </w:p>
    <w:p>
      <w:pPr>
        <w:pStyle w:val="FirstParagraph"/>
      </w:pPr>
      <w:ins w:id="13" w:author="PR Preview" w:date="2026-01-01T00:00:00Z">
        <w:r>
          <w:t xml:space="preserve">The subscript names the observation, a member of a family of losses,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the parentheses hold the prediction rule the loss is evaluated at.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 index</w:t>
        </w:r>
      </w:ins>
      <w:ins w:id="18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names the new observation</w:t>
        </w:r>
      </w:ins>
      <w:ins w:id="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so</w:t>
        </w:r>
      </w:ins>
      <w:ins w:id="2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When the rule is clear from context, we write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33" w:author="PR Preview" w:date="2026-01-01T00:00:00Z">
        <w:r>
          <w:t xml:space="preserve">.</w:t>
        </w:r>
      </w:ins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9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del w:id="34" w:author="PR Preview" w:date="2026-01-01T00:00:00Z">
        <w:r>
          <w:rPr>
            <w:b/>
            <w:bCs/>
          </w:rPr>
          <w:delText xml:space="preserve">Definition 16 (Expected prediction loss at a covariate value)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The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b/>
            <w:bCs/>
          </w:rPr>
          <w:delText xml:space="preserve">expected prediction loss at</w:delText>
        </w:r>
      </w:del>
      <w:del w:id="3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 a</w:delText>
        </w:r>
      </w:del>
      <w:del w:id="42" w:author="PR Preview" w:date="2026-01-01T00:00:00Z">
        <w:r>
          <w:delText xml:space="preserve"> </w:delText>
        </w:r>
      </w:del>
      <w:hyperlink w:anchor="def-fitting-procedure">
        <w:del w:id="4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4" w:author="PR Preview" w:date="2026-01-01T00:00:00Z">
        <w:r>
          <w:delText xml:space="preserve"> </w:delText>
        </w:r>
      </w:del>
      <m:oMath>
        <m:r>
          <m:t>g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at training-set size</w:delText>
        </w:r>
      </w:del>
      <w:del w:id="47" w:author="PR Preview" w:date="2026-01-01T00:00:00Z">
        <w:r>
          <w:delText xml:space="preserve"> </w:delText>
        </w:r>
      </w:del>
      <m:oMath>
        <m:r>
          <m:t>n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the expected</w:delText>
        </w:r>
      </w:del>
      <w:del w:id="50" w:author="PR Preview" w:date="2026-01-01T00:00:00Z">
        <w:r>
          <w:delText xml:space="preserve"> </w:delText>
        </w:r>
      </w:del>
      <w:hyperlink w:anchor="def-observation-loss">
        <w:del w:id="5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 its prediction</w:delText>
        </w:r>
      </w:del>
      <w:del w:id="5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 a new outcome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with</w:delText>
        </w:r>
      </w:del>
      <w:del w:id="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averaged over random</w:delText>
        </w:r>
      </w:del>
      <w:del w:id="65" w:author="PR Preview" w:date="2026-01-01T00:00:00Z">
        <w:r>
          <w:delText xml:space="preserve"> </w:delText>
        </w:r>
      </w:del>
      <w:hyperlink w:anchor="def-training-set">
        <w:del w:id="66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of</w:delText>
        </w:r>
      </w:del>
      <w:del w:id="70" w:author="PR Preview" w:date="2026-01-01T00:00:00Z">
        <w:r>
          <w:delText xml:space="preserve"> </w:delText>
        </w:r>
      </w:del>
      <m:oMath>
        <m:r>
          <m:t>n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observations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drawn independently of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 over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80" w:author="PR Preview" w:date="2026-01-01T00:00:00Z">
        <w:r>
          <w:delText xml:space="preserve">:</w:delText>
        </w:r>
      </w:del>
    </w:p>
    <w:p>
      <w:pPr>
        <w:pStyle w:val="FirstParagraph"/>
      </w:pPr>
      <w:ins w:id="81" w:author="PR Preview" w:date="2026-01-01T00:00:00Z">
        <w:r>
          <w:rPr>
            <w:b/>
            <w:bCs/>
          </w:rPr>
          <w:t xml:space="preserve">Definition 16 (Expected prediction loss at a covariate value)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b/>
            <w:bCs/>
          </w:rPr>
          <w:t xml:space="preserve">expected prediction loss at</w:t>
        </w:r>
      </w:ins>
      <w:ins w:id="8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a</w:t>
        </w:r>
      </w:ins>
      <w:ins w:id="89" w:author="PR Preview" w:date="2026-01-01T00:00:00Z">
        <w:r>
          <w:t xml:space="preserve"> </w:t>
        </w:r>
      </w:ins>
      <w:hyperlink w:anchor="def-fitting-procedure">
        <w:ins w:id="9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91" w:author="PR Preview" w:date="2026-01-01T00:00:00Z">
        <w:r>
          <w:t xml:space="preserve"> </w:t>
        </w:r>
      </w:ins>
      <m:oMath>
        <m:r>
          <m:t>g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at training-set size</w:t>
        </w:r>
      </w:ins>
      <w:ins w:id="94" w:author="PR Preview" w:date="2026-01-01T00:00:00Z">
        <w:r>
          <w:t xml:space="preserve"> </w:t>
        </w:r>
      </w:ins>
      <m:oMath>
        <m:r>
          <m:t>n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the expected</w:t>
        </w:r>
      </w:ins>
      <w:ins w:id="97" w:author="PR Preview" w:date="2026-01-01T00:00:00Z">
        <w:r>
          <w:t xml:space="preserve"> </w:t>
        </w:r>
      </w:ins>
      <w:hyperlink w:anchor="def-observation-loss">
        <w:ins w:id="9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 the</w:t>
        </w:r>
      </w:ins>
      <w:ins w:id="102" w:author="PR Preview" w:date="2026-01-01T00:00:00Z">
        <w:r>
          <w:t xml:space="preserve"> </w:t>
        </w:r>
      </w:ins>
      <w:hyperlink w:anchor="def-prediction-rule">
        <w:ins w:id="10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:</m:t>
        </m:r>
        <m:r>
          <m:t>x</m:t>
        </m:r>
        <m:r>
          <m:rPr>
            <m:sty m:val="p"/>
          </m:rPr>
          <m:t>↦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that</w:t>
        </w:r>
      </w:ins>
      <w:ins w:id="107" w:author="PR Preview" w:date="2026-01-01T00:00:00Z">
        <w:r>
          <w:t xml:space="preserve"> </w:t>
        </w:r>
      </w:ins>
      <m:oMath>
        <m:r>
          <m:t>g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produces from</w:t>
        </w:r>
      </w:ins>
      <w:ins w:id="1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on a new outcome</w:t>
        </w:r>
      </w:ins>
      <w:ins w:id="11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with</w:t>
        </w:r>
      </w:ins>
      <w:ins w:id="1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averaged over random</w:t>
        </w:r>
      </w:ins>
      <w:ins w:id="121" w:author="PR Preview" w:date="2026-01-01T00:00:00Z">
        <w:r>
          <w:t xml:space="preserve"> </w:t>
        </w:r>
      </w:ins>
      <w:hyperlink w:anchor="def-training-set">
        <w:ins w:id="12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</w:t>
        </w:r>
      </w:ins>
      <w:ins w:id="126" w:author="PR Preview" w:date="2026-01-01T00:00:00Z">
        <w:r>
          <w:t xml:space="preserve"> </w:t>
        </w:r>
      </w:ins>
      <m:oMath>
        <m:r>
          <m:t>n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observations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drawn independently of</w:t>
        </w:r>
      </w:ins>
      <w:ins w:id="1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over</w:t>
        </w:r>
      </w:ins>
      <w:ins w:id="13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6" w:author="PR Preview" w:date="2026-01-01T00:00:00Z">
        <w:r>
          <w:t xml:space="preserve">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The rule</w:t>
        </w:r>
      </w:ins>
      <w:ins w:id="13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 random because</w:t>
        </w:r>
      </w:ins>
      <w:ins w:id="1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is:</w:t>
        </w:r>
      </w:ins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del w:id="145" w:author="PR Preview" w:date="2026-01-01T00:00:00Z">
        <w:r>
          <w:rPr>
            <w:b/>
            <w:bCs/>
          </w:rPr>
          <w:delText xml:space="preserve">Definition 17 (Expected prediction error at a covariate value)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rPr>
            <w:b/>
            <w:bCs/>
          </w:rPr>
          <w:delText xml:space="preserve">expected prediction error at</w:delText>
        </w:r>
      </w:del>
      <w:del w:id="150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(</w:delText>
        </w:r>
      </w:del>
      <w:del w:id="153" w:author="PR Preview" w:date="2026-01-01T00:00:00Z">
        <w:r>
          <w:rPr>
            <w:b/>
            <w:bCs/>
          </w:rPr>
          <w:delText xml:space="preserve">EPE</w:delText>
        </w:r>
      </w:del>
      <w:del w:id="154" w:author="PR Preview" w:date="2026-01-01T00:00:00Z">
        <w:r>
          <w:delText xml:space="preserve">; also the expected squared prediction error)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 a</w:delText>
        </w:r>
      </w:del>
      <w:del w:id="157" w:author="PR Preview" w:date="2026-01-01T00:00:00Z">
        <w:r>
          <w:delText xml:space="preserve"> </w:delText>
        </w:r>
      </w:del>
      <w:hyperlink w:anchor="def-fitting-procedure">
        <w:del w:id="15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9" w:author="PR Preview" w:date="2026-01-01T00:00:00Z">
        <w:r>
          <w:delText xml:space="preserve"> </w:delText>
        </w:r>
      </w:del>
      <m:oMath>
        <m:r>
          <m:t>g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at training-set size</w:delText>
        </w:r>
      </w:del>
      <w:del w:id="162" w:author="PR Preview" w:date="2026-01-01T00:00:00Z">
        <w:r>
          <w:delText xml:space="preserve"> </w:delText>
        </w:r>
      </w:del>
      <m:oMath>
        <m:r>
          <m:t>n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its</w:delText>
        </w:r>
      </w:del>
      <w:del w:id="165" w:author="PR Preview" w:date="2026-01-01T00:00:00Z">
        <w:r>
          <w:delText xml:space="preserve"> </w:delText>
        </w:r>
      </w:del>
      <w:hyperlink w:anchor="def-epl">
        <w:del w:id="166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under</w:delText>
        </w:r>
      </w:del>
      <w:del w:id="169" w:author="PR Preview" w:date="2026-01-01T00:00:00Z">
        <w:r>
          <w:delText xml:space="preserve"> </w:delText>
        </w:r>
      </w:del>
      <w:hyperlink w:anchor="rem-squared-error-loss">
        <w:del w:id="170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71" w:author="PR Preview" w:date="2026-01-01T00:00:00Z">
        <w:r>
          <w:delText xml:space="preserve">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the expected square of the</w:delText>
        </w:r>
      </w:del>
      <w:del w:id="174" w:author="PR Preview" w:date="2026-01-01T00:00:00Z">
        <w:r>
          <w:delText xml:space="preserve"> </w:delText>
        </w:r>
      </w:del>
      <w:hyperlink r:id="rId35">
        <w:del w:id="17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7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7" w:author="PR Preview" w:date="2026-01-01T00:00:00Z">
        <w:r>
          <w:delText xml:space="preserve">:</w:delText>
        </w:r>
      </w:del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del w:id="178" w:author="PR Preview" w:date="2026-01-01T00:00:00Z">
        <w:r>
          <w:rPr>
            <w:i/>
            <w:iCs/>
          </w:rPr>
          <w:delText xml:space="preserve">Remark 10</w:delText>
        </w:r>
      </w:del>
      <w:del w:id="179" w:author="PR Preview" w:date="2026-01-01T00:00:00Z">
        <w:r>
          <w:delText xml:space="preserve"> (The expected prediction error is a population mean squared error). </w:delText>
        </w:r>
      </w:del>
      <w:del w:id="180" w:author="PR Preview" w:date="2026-01-01T00:00:00Z">
        <w:r>
          <w:delText xml:space="preserve">The expected prediction error is the</w:delText>
        </w:r>
      </w:del>
      <w:del w:id="181" w:author="PR Preview" w:date="2026-01-01T00:00:00Z">
        <w:r>
          <w:delText xml:space="preserve"> </w:delText>
        </w:r>
      </w:del>
      <w:hyperlink r:id="rId43">
        <w:del w:id="182" w:author="PR Preview" w:date="2026-01-01T00:00:00Z">
          <w:r>
            <w:rPr>
              <w:rStyle w:val="Hyperlink"/>
            </w:rPr>
            <w:delText xml:space="preserve">sMSE of predictions</w:delText>
          </w:r>
        </w:del>
      </w:hyperlink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with the average over observations replaced by an expectation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over training sets and new outcomes: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 pMSE of the prediction</w:delText>
        </w:r>
      </w:del>
      <w:del w:id="189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as a prediction of the new outcome</w:delText>
        </w:r>
      </w:del>
      <w:del w:id="19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93" w:author="PR Preview" w:date="2026-01-01T00:00:00Z">
        <w:r>
          <w:delText xml:space="preserve">.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With squared-error loss,</w:delText>
        </w:r>
      </w:del>
      <w:del w:id="19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7" w:author="PR Preview" w:date="2026-01-01T00:00:00Z">
        <w:r>
          <w:delText xml:space="preserve">.</w:delText>
        </w:r>
      </w:del>
    </w:p>
    <w:p>
      <w:pPr>
        <w:pStyle w:val="BodyText"/>
      </w:pPr>
      <w:del w:id="198" w:author="PR Preview" w:date="2026-01-01T00:00:00Z">
        <w:r>
          <w:delText xml:space="preserve">It is not the</w:delText>
        </w:r>
      </w:del>
      <w:del w:id="199" w:author="PR Preview" w:date="2026-01-01T00:00:00Z">
        <w:r>
          <w:delText xml:space="preserve"> </w:delText>
        </w:r>
      </w:del>
      <w:hyperlink r:id="rId67">
        <w:del w:id="200" w:author="PR Preview" w:date="2026-01-01T00:00:00Z">
          <w:r>
            <w:rPr>
              <w:rStyle w:val="Hyperlink"/>
            </w:rPr>
            <w:delText xml:space="preserve">pMSE of an estimator</w:delText>
          </w:r>
        </w:del>
      </w:hyperlink>
      <w:del w:id="201" w:author="PR Preview" w:date="2026-01-01T00:00:00Z">
        <w:r>
          <w:delText xml:space="preserve">:</w:delText>
        </w:r>
      </w:del>
      <w:del w:id="202" w:author="PR Preview" w:date="2026-01-01T00:00:00Z">
        <w:r>
          <w:delText xml:space="preserve"> </w:delText>
        </w:r>
      </w:del>
      <w:hyperlink w:anchor="thm-epe-decomposition">
        <w:del w:id="20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shows that it exceeds the pMSE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of the prediction as an estimator of the</w:delText>
        </w:r>
      </w:del>
      <w:del w:id="208" w:author="PR Preview" w:date="2026-01-01T00:00:00Z">
        <w:r>
          <w:delText xml:space="preserve"> </w:delText>
        </w:r>
      </w:del>
      <w:hyperlink w:anchor="def-mean-function">
        <w:del w:id="20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value</w:delText>
        </w:r>
      </w:del>
      <w:del w:id="21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by the noise variance.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The acronym omits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“squared”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because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“error”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already means squared error here.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Another loss gives an expected prediction loss, not an EPE.</w:delText>
        </w:r>
      </w:del>
    </w:p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Definition 17 (Expected prediction error at a covariate value)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expected prediction error at</w:t>
        </w:r>
      </w:ins>
      <w:ins w:id="23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(</w:t>
        </w:r>
      </w:ins>
      <w:ins w:id="235" w:author="PR Preview" w:date="2026-01-01T00:00:00Z">
        <w:r>
          <w:rPr>
            <w:b/>
            <w:bCs/>
          </w:rPr>
          <w:t xml:space="preserve">EPE</w:t>
        </w:r>
      </w:ins>
      <w:ins w:id="236" w:author="PR Preview" w:date="2026-01-01T00:00:00Z">
        <w:r>
          <w:t xml:space="preserve">; also the expected squared prediction error)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of a</w:t>
        </w:r>
      </w:ins>
      <w:ins w:id="239" w:author="PR Preview" w:date="2026-01-01T00:00:00Z">
        <w:r>
          <w:t xml:space="preserve"> </w:t>
        </w:r>
      </w:ins>
      <w:hyperlink w:anchor="def-fitting-procedure">
        <w:ins w:id="24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1" w:author="PR Preview" w:date="2026-01-01T00:00:00Z">
        <w:r>
          <w:t xml:space="preserve"> </w:t>
        </w:r>
      </w:ins>
      <m:oMath>
        <m:r>
          <m:t>g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at training-set size</w:t>
        </w:r>
      </w:ins>
      <w:ins w:id="244" w:author="PR Preview" w:date="2026-01-01T00:00:00Z">
        <w:r>
          <w:t xml:space="preserve"> </w:t>
        </w:r>
      </w:ins>
      <m:oMath>
        <m:r>
          <m:t>n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its</w:t>
        </w:r>
      </w:ins>
      <w:ins w:id="247" w:author="PR Preview" w:date="2026-01-01T00:00:00Z">
        <w:r>
          <w:t xml:space="preserve"> </w:t>
        </w:r>
      </w:ins>
      <w:hyperlink w:anchor="def-epl">
        <w:ins w:id="248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under</w:t>
        </w:r>
      </w:ins>
      <w:ins w:id="251" w:author="PR Preview" w:date="2026-01-01T00:00:00Z">
        <w:r>
          <w:t xml:space="preserve"> </w:t>
        </w:r>
      </w:ins>
      <w:hyperlink w:anchor="rem-squared-error-loss">
        <w:ins w:id="252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the expected square of the</w:t>
        </w:r>
      </w:ins>
      <w:ins w:id="256" w:author="PR Preview" w:date="2026-01-01T00:00:00Z">
        <w:r>
          <w:t xml:space="preserve"> </w:t>
        </w:r>
      </w:ins>
      <w:hyperlink r:id="rId35">
        <w:ins w:id="257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58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of the</w:t>
        </w:r>
      </w:ins>
      <w:ins w:id="261" w:author="PR Preview" w:date="2026-01-01T00:00:00Z">
        <w:r>
          <w:t xml:space="preserve"> </w:t>
        </w:r>
      </w:ins>
      <w:hyperlink w:anchor="def-prediction-rule">
        <w:ins w:id="26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6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:</m:t>
        </m:r>
        <m:r>
          <m:t>x</m:t>
        </m:r>
        <m:r>
          <m:rPr>
            <m:sty m:val="p"/>
          </m:rPr>
          <m:t>↦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that</w:t>
        </w:r>
      </w:ins>
      <w:ins w:id="266" w:author="PR Preview" w:date="2026-01-01T00:00:00Z">
        <w:r>
          <w:t xml:space="preserve"> </w:t>
        </w:r>
      </w:ins>
      <m:oMath>
        <m:r>
          <m:t>g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produces from</w:t>
        </w:r>
      </w:ins>
      <w:ins w:id="2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0" w:author="PR Preview" w:date="2026-01-01T00:00:00Z">
        <w:r>
          <w:t xml:space="preserve">:</w:t>
        </w:r>
      </w:ins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ins w:id="271" w:author="PR Preview" w:date="2026-01-01T00:00:00Z">
        <w:r>
          <w:rPr>
            <w:i/>
            <w:iCs/>
          </w:rPr>
          <w:t xml:space="preserve">Remark 10</w:t>
        </w:r>
      </w:ins>
      <w:ins w:id="272" w:author="PR Preview" w:date="2026-01-01T00:00:00Z">
        <w:r>
          <w:t xml:space="preserve"> (The expected prediction error is a population mean squared error). </w:t>
        </w:r>
      </w:ins>
      <w:ins w:id="273" w:author="PR Preview" w:date="2026-01-01T00:00:00Z">
        <w:r>
          <w:t xml:space="preserve">The expected prediction error is the</w:t>
        </w:r>
      </w:ins>
      <w:ins w:id="274" w:author="PR Preview" w:date="2026-01-01T00:00:00Z">
        <w:r>
          <w:t xml:space="preserve"> </w:t>
        </w:r>
      </w:ins>
      <w:hyperlink r:id="rId67">
        <w:ins w:id="275" w:author="PR Preview" w:date="2026-01-01T00:00:00Z">
          <w:r>
            <w:rPr>
              <w:rStyle w:val="Hyperlink"/>
            </w:rPr>
            <w:t xml:space="preserve">pMSE</w:t>
          </w:r>
        </w:ins>
      </w:hyperlink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of the prediction</w:t>
        </w:r>
      </w:ins>
      <w:ins w:id="27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as a prediction of the new outcome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With squared-error loss,</w:t>
        </w:r>
      </w:ins>
      <w:ins w:id="28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6" w:author="PR Preview" w:date="2026-01-01T00:00:00Z">
        <w:r>
          <w:t xml:space="preserve">.</w:t>
        </w:r>
      </w:ins>
    </w:p>
    <w:p>
      <w:pPr>
        <w:pStyle w:val="BodyText"/>
      </w:pPr>
      <w:ins w:id="287" w:author="PR Preview" w:date="2026-01-01T00:00:00Z">
        <w:r>
          <w:t xml:space="preserve">It differs from the pMSE of the same prediction as an estimator of the</w:t>
        </w:r>
      </w:ins>
      <w:ins w:id="288" w:author="PR Preview" w:date="2026-01-01T00:00:00Z">
        <w:r>
          <w:t xml:space="preserve"> </w:t>
        </w:r>
      </w:ins>
      <w:hyperlink w:anchor="def-mean-function">
        <w:ins w:id="28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value</w:t>
        </w:r>
      </w:ins>
      <w:ins w:id="29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:</w:t>
        </w:r>
      </w:ins>
      <w:ins w:id="294" w:author="PR Preview" w:date="2026-01-01T00:00:00Z">
        <w:r>
          <w:t xml:space="preserve"> </w:t>
        </w:r>
      </w:ins>
      <w:hyperlink w:anchor="thm-epe-decomposition">
        <w:ins w:id="29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shows that it exceeds that pMSE by the noise variance.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 acronym omits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“squared”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because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“error”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already means squared error here.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Another loss gives an expected prediction loss, not an EPE.</w:t>
        </w:r>
      </w:ins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310" w:author="PR Preview" w:date="2026-01-01T00:00:00Z">
        <w:r>
          <w:delText xml:space="preserve">The steps labeled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“definition”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apply</w:delText>
        </w:r>
      </w:del>
      <w:del w:id="315" w:author="PR Preview" w:date="2026-01-01T00:00:00Z">
        <w:r>
          <w:delText xml:space="preserve"> </w:delText>
        </w:r>
      </w:del>
      <w:hyperlink w:anchor="eq-expected-generalization-error">
        <w:del w:id="316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317" w:author="PR Preview" w:date="2026-01-01T00:00:00Z">
        <w:r>
          <w:delText xml:space="preserve">,</w:delText>
        </w:r>
      </w:del>
      <w:del w:id="318" w:author="PR Preview" w:date="2026-01-01T00:00:00Z">
        <w:r>
          <w:delText xml:space="preserve"> </w:delText>
        </w:r>
      </w:del>
      <w:hyperlink w:anchor="eq-generalization-error">
        <w:del w:id="319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and</w:delText>
        </w:r>
      </w:del>
      <w:del w:id="322" w:author="PR Preview" w:date="2026-01-01T00:00:00Z">
        <w:r>
          <w:delText xml:space="preserve"> </w:delText>
        </w:r>
      </w:del>
      <w:hyperlink w:anchor="eq-epl">
        <w:del w:id="323" w:author="PR Preview" w:date="2026-01-01T00:00:00Z">
          <w:r>
            <w:rPr>
              <w:rStyle w:val="Hyperlink"/>
            </w:rPr>
            <w:delText xml:space="preserve">Equation 14</w:delText>
          </w:r>
        </w:del>
      </w:hyperlink>
      <w:del w:id="324" w:author="PR Preview" w:date="2026-01-01T00:00:00Z">
        <w:r>
          <w:delText xml:space="preserve">, in that order.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Here</w:delText>
        </w:r>
      </w:del>
      <w:del w:id="32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is the</w:delText>
        </w:r>
      </w:del>
      <w:del w:id="330" w:author="PR Preview" w:date="2026-01-01T00:00:00Z">
        <w:r>
          <w:delText xml:space="preserve"> </w:delText>
        </w:r>
      </w:del>
      <w:hyperlink w:anchor="def-observation-loss">
        <w:del w:id="33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of the prediction rule</w:delText>
        </w:r>
      </w:del>
      <w:del w:id="3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(</w:delText>
        </w:r>
      </w:del>
      <w:hyperlink w:anchor="eq-prediction-rule">
        <w:del w:id="337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338" w:author="PR Preview" w:date="2026-01-01T00:00:00Z">
        <w:r>
          <w:delText xml:space="preserve">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on the new observation.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The two steps labeled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“iterated expectations”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use the</w:delText>
        </w:r>
      </w:del>
      <w:del w:id="347" w:author="PR Preview" w:date="2026-01-01T00:00:00Z">
        <w:r>
          <w:delText xml:space="preserve"> </w:delText>
        </w:r>
      </w:del>
      <w:hyperlink r:id="rId71">
        <w:del w:id="348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349" w:author="PR Preview" w:date="2026-01-01T00:00:00Z">
        <w:r>
          <w:delText xml:space="preserve">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the first conditioning on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 the second on</w:delText>
        </w:r>
      </w:del>
      <w:del w:id="3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356" w:author="PR Preview" w:date="2026-01-01T00:00:00Z">
        <w:r>
          <w:delText xml:space="preserve">.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 last line needs</w:delText>
        </w:r>
      </w:del>
      <w:del w:id="3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to be independent of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63" w:author="PR Preview" w:date="2026-01-01T00:00:00Z">
        <w:r>
          <w:delText xml:space="preserve">: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then, given</w:delText>
        </w:r>
      </w:del>
      <w:del w:id="3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367" w:author="PR Preview" w:date="2026-01-01T00:00:00Z">
        <w:r>
          <w:delText xml:space="preserve">,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still has its unconditional distribution,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as</w:delText>
        </w:r>
      </w:del>
      <w:del w:id="373" w:author="PR Preview" w:date="2026-01-01T00:00:00Z">
        <w:r>
          <w:delText xml:space="preserve"> </w:delText>
        </w:r>
      </w:del>
      <w:hyperlink w:anchor="def-epl">
        <w:del w:id="37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requires.</w:delText>
        </w:r>
      </w:del>
    </w:p>
    <w:p>
      <w:pPr>
        <w:pStyle w:val="FirstParagraph"/>
      </w:pPr>
      <w:ins w:id="377" w:author="PR Preview" w:date="2026-01-01T00:00:00Z">
        <w:r>
          <w:t xml:space="preserve">The steps labeled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“definition”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apply</w:t>
        </w:r>
      </w:ins>
      <w:ins w:id="382" w:author="PR Preview" w:date="2026-01-01T00:00:00Z">
        <w:r>
          <w:t xml:space="preserve"> </w:t>
        </w:r>
      </w:ins>
      <w:hyperlink w:anchor="eq-expected-generalization-error">
        <w:ins w:id="383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384" w:author="PR Preview" w:date="2026-01-01T00:00:00Z">
        <w:r>
          <w:t xml:space="preserve">,</w:t>
        </w:r>
      </w:ins>
      <w:ins w:id="385" w:author="PR Preview" w:date="2026-01-01T00:00:00Z">
        <w:r>
          <w:t xml:space="preserve"> </w:t>
        </w:r>
      </w:ins>
      <w:hyperlink w:anchor="eq-generalization-error">
        <w:ins w:id="386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</w:t>
        </w:r>
      </w:ins>
      <w:ins w:id="389" w:author="PR Preview" w:date="2026-01-01T00:00:00Z">
        <w:r>
          <w:t xml:space="preserve"> </w:t>
        </w:r>
      </w:ins>
      <w:hyperlink w:anchor="eq-epl">
        <w:ins w:id="390" w:author="PR Preview" w:date="2026-01-01T00:00:00Z">
          <w:r>
            <w:rPr>
              <w:rStyle w:val="Hyperlink"/>
            </w:rPr>
            <w:t xml:space="preserve">Equation 14</w:t>
          </w:r>
        </w:ins>
      </w:hyperlink>
      <w:ins w:id="391" w:author="PR Preview" w:date="2026-01-01T00:00:00Z">
        <w:r>
          <w:t xml:space="preserve">, in that order.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Here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abbreviates</w:t>
        </w:r>
      </w:ins>
      <w:ins w:id="39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398" w:author="PR Preview" w:date="2026-01-01T00:00:00Z">
        <w:r>
          <w:t xml:space="preserve">, the</w:t>
        </w:r>
      </w:ins>
      <w:ins w:id="399" w:author="PR Preview" w:date="2026-01-01T00:00:00Z">
        <w:r>
          <w:t xml:space="preserve"> </w:t>
        </w:r>
      </w:ins>
      <w:hyperlink w:anchor="def-observation-loss">
        <w:ins w:id="40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 the prediction rule</w:t>
        </w:r>
      </w:ins>
      <w:ins w:id="4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(</w:t>
        </w:r>
      </w:ins>
      <w:hyperlink w:anchor="eq-prediction-rule">
        <w:ins w:id="406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407" w:author="PR Preview" w:date="2026-01-01T00:00:00Z">
        <w:r>
          <w:t xml:space="preserve">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on the new observation.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two steps labeled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“iterated expectations”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use the</w:t>
        </w:r>
      </w:ins>
      <w:ins w:id="416" w:author="PR Preview" w:date="2026-01-01T00:00:00Z">
        <w:r>
          <w:t xml:space="preserve"> </w:t>
        </w:r>
      </w:ins>
      <w:hyperlink r:id="rId71">
        <w:ins w:id="417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the first conditioning on</w:t>
        </w:r>
      </w:ins>
      <w:ins w:id="4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the second on</w:t>
        </w:r>
      </w:ins>
      <w:ins w:id="4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425" w:author="PR Preview" w:date="2026-01-01T00:00:00Z">
        <w:r>
          <w:t xml:space="preserve">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The last line needs</w:t>
        </w:r>
      </w:ins>
      <w:ins w:id="4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to be independent of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32" w:author="PR Preview" w:date="2026-01-01T00:00:00Z">
        <w:r>
          <w:t xml:space="preserve">: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then, given</w:t>
        </w:r>
      </w:ins>
      <w:ins w:id="4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still has its unconditional distribution,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as</w:t>
        </w:r>
      </w:ins>
      <w:ins w:id="442" w:author="PR Preview" w:date="2026-01-01T00:00:00Z">
        <w:r>
          <w:t xml:space="preserve"> </w:t>
        </w:r>
      </w:ins>
      <w:hyperlink w:anchor="def-epl">
        <w:ins w:id="443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requires.</w:t>
        </w:r>
      </w:ins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7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1" w:name="thm-epe-split-noise"/>
    <w:p>
      <w:pPr>
        <w:pStyle w:val="BodyText"/>
      </w:pPr>
      <w:ins w:id="446" w:author="PR Preview" w:date="2026-01-01T00:00:00Z">
        <w:r>
          <w:rPr>
            <w:b/>
            <w:bCs/>
          </w:rPr>
          <w:t xml:space="preserve">Theorem 2 (The pMSE of a prediction is the pMSE of the mean estimate plus the noise variance)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Suppose that, given</w:t>
        </w:r>
      </w:ins>
      <w:ins w:id="4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 new outcome is</w:t>
        </w:r>
      </w:ins>
      <w:ins w:id="4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454" w:author="PR Preview" w:date="2026-01-01T00:00:00Z">
        <w:r>
          <w:t xml:space="preserve">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where the noise</w:t>
        </w:r>
      </w:ins>
      <w:ins w:id="457" w:author="PR Preview" w:date="2026-01-01T00:00:00Z">
        <w:r>
          <w:t xml:space="preserve"> </w:t>
        </w:r>
      </w:ins>
      <m:oMath>
        <m:r>
          <m:t>ε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has mean</w:t>
        </w:r>
      </w:ins>
      <w:ins w:id="460" w:author="PR Preview" w:date="2026-01-01T00:00:00Z">
        <w:r>
          <w:t xml:space="preserve"> </w:t>
        </w:r>
      </w:ins>
      <m:oMath>
        <m:r>
          <m:t>0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and variance</w:t>
        </w:r>
      </w:ins>
      <w:ins w:id="46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and that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is independent of the random</w:t>
        </w:r>
      </w:ins>
      <w:ins w:id="470" w:author="PR Preview" w:date="2026-01-01T00:00:00Z">
        <w:r>
          <w:t xml:space="preserve"> </w:t>
        </w:r>
      </w:ins>
      <w:hyperlink w:anchor="def-training-set">
        <w:ins w:id="47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Then, given</w:t>
        </w:r>
      </w:ins>
      <w:ins w:id="4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the</w:t>
        </w:r>
      </w:ins>
      <w:ins w:id="480" w:author="PR Preview" w:date="2026-01-01T00:00:00Z">
        <w:r>
          <w:t xml:space="preserve"> </w:t>
        </w:r>
      </w:ins>
      <w:hyperlink w:anchor="def-epe">
        <w:ins w:id="481" w:author="PR Preview" w:date="2026-01-01T00:00:00Z">
          <w:r>
            <w:rPr>
              <w:rStyle w:val="Hyperlink"/>
            </w:rPr>
            <w:t xml:space="preserve">expected prediction error</w:t>
          </w:r>
        </w:ins>
      </w:hyperlink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of</w:t>
        </w:r>
      </w:ins>
      <w:ins w:id="484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is the</w:t>
        </w:r>
      </w:ins>
      <w:ins w:id="487" w:author="PR Preview" w:date="2026-01-01T00:00:00Z">
        <w:r>
          <w:t xml:space="preserve"> </w:t>
        </w:r>
      </w:ins>
      <w:hyperlink w:anchor="def-irreducible-error">
        <w:ins w:id="488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48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plus the pMSE of</w:t>
        </w:r>
      </w:ins>
      <w:ins w:id="49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as an</w:t>
        </w:r>
      </w:ins>
      <w:ins w:id="495" w:author="PR Preview" w:date="2026-01-01T00:00:00Z">
        <w:r>
          <w:t xml:space="preserve"> </w:t>
        </w:r>
      </w:ins>
      <w:hyperlink r:id="rId79">
        <w:ins w:id="496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of</w:t>
        </w:r>
      </w:ins>
      <w:ins w:id="49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00" w:author="PR Preview" w:date="2026-01-01T00:00:00Z">
        <w:r>
          <w:t xml:space="preserve">:</w:t>
        </w:r>
      </w:ins>
    </w:p>
    <w:p>
      <w:pPr>
        <w:pStyle w:val="BodyText"/>
      </w:pPr>
      <w:bookmarkStart w:id="90" w:name="eq-epe-split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ins w:id="501" w:author="PR Preview" w:date="2026-01-01T00:00:00Z">
        <w:r>
          <w:rPr>
            <w:i/>
            <w:iCs/>
          </w:rPr>
          <w:t xml:space="preserve">Proof</w:t>
        </w:r>
      </w:ins>
      <w:ins w:id="502" w:author="PR Preview" w:date="2026-01-01T00:00:00Z">
        <w:r>
          <w:t xml:space="preserve">. </w:t>
        </w:r>
      </w:ins>
      <w:ins w:id="503" w:author="PR Preview" w:date="2026-01-01T00:00:00Z">
        <w:r>
          <w:t xml:space="preserve">This is</w:t>
        </w:r>
      </w:ins>
      <w:ins w:id="504" w:author="PR Preview" w:date="2026-01-01T00:00:00Z">
        <w:r>
          <w:t xml:space="preserve"> </w:t>
        </w:r>
      </w:ins>
      <w:hyperlink w:anchor="sol-epe-split-noise">
        <w:ins w:id="505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506" w:author="PR Preview" w:date="2026-01-01T00:00:00Z">
        <w:r>
          <w:t xml:space="preserve">.</w:t>
        </w:r>
      </w:ins>
    </w:p>
    <w:bookmarkStart w:id="92" w:name="exm-epe-split-noise"/>
    <w:p>
      <w:pPr>
        <w:pStyle w:val="BodyText"/>
      </w:pPr>
      <w:ins w:id="507" w:author="PR Preview" w:date="2026-01-01T00:00:00Z">
        <w:r>
          <w:rPr>
            <w:b/>
            <w:bCs/>
          </w:rPr>
          <w:t xml:space="preserve">Example 6 (The two pMSEs differ by the noise variance)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Take a population whose mean function is known:</w:t>
        </w:r>
      </w:ins>
      <w:ins w:id="51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with</w:t>
        </w:r>
      </w:ins>
      <w:ins w:id="51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Fix</w:t>
        </w:r>
      </w:ins>
      <w:ins w:id="5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518" w:author="PR Preview" w:date="2026-01-01T00:00:00Z">
        <w:r>
          <w:t xml:space="preserve">, where</w:t>
        </w:r>
      </w:ins>
      <w:ins w:id="51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 let</w:t>
        </w:r>
      </w:ins>
      <w:ins w:id="523" w:author="PR Preview" w:date="2026-01-01T00:00:00Z">
        <w:r>
          <w:t xml:space="preserve"> </w:t>
        </w:r>
      </w:ins>
      <m:oMath>
        <m:r>
          <m:t>g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fit a cubic polynomial by least squares to</w:t>
        </w:r>
      </w:ins>
      <w:ins w:id="5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observations.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We draw</w:t>
        </w:r>
      </w:ins>
      <w:ins w:id="53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training sets,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each with its own new outcome at</w:t>
        </w:r>
      </w:ins>
      <w:ins w:id="536" w:author="PR Preview" w:date="2026-01-01T00:00:00Z">
        <w:r>
          <w:t xml:space="preserve"> </w:t>
        </w:r>
      </w:ins>
      <m:oMath>
        <m:r>
          <m:t>x</m:t>
        </m:r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ins w:id="540" w:author="PR Preview" w:date="2026-01-01T00:00:00Z">
        <w:r>
          <w:rPr>
            <w:rStyle w:val="NormalTok"/>
          </w:rPr>
          <w:t xml:space="preserve">split_x0 </w:t>
        </w:r>
      </w:ins>
      <w:ins w:id="541" w:author="PR Preview" w:date="2026-01-01T00:00:00Z">
        <w:r>
          <w:rPr>
            <w:rStyle w:val="OtherTok"/>
          </w:rPr>
          <w:t xml:space="preserve">&lt;-</w:t>
        </w:r>
      </w:ins>
      <w:ins w:id="542" w:author="PR Preview" w:date="2026-01-01T00:00:00Z">
        <w:r>
          <w:rPr>
            <w:rStyle w:val="NormalTok"/>
          </w:rPr>
          <w:t xml:space="preserve"> </w:t>
        </w:r>
      </w:ins>
      <w:ins w:id="543" w:author="PR Preview" w:date="2026-01-01T00:00:00Z">
        <w:r>
          <w:rPr>
            <w:rStyle w:val="FloatTok"/>
          </w:rPr>
          <w:t xml:space="preserve">0.25</w:t>
        </w:r>
      </w:ins>
      <w:ins w:id="544" w:author="PR Preview" w:date="2026-01-01T00:00:00Z">
        <w:r>
          <w:br/>
        </w:r>
      </w:ins>
      <w:ins w:id="545" w:author="PR Preview" w:date="2026-01-01T00:00:00Z">
        <w:r>
          <w:rPr>
            <w:rStyle w:val="NormalTok"/>
          </w:rPr>
          <w:t xml:space="preserve">split_reps </w:t>
        </w:r>
      </w:ins>
      <w:ins w:id="546" w:author="PR Preview" w:date="2026-01-01T00:00:00Z">
        <w:r>
          <w:rPr>
            <w:rStyle w:val="OtherTok"/>
          </w:rPr>
          <w:t xml:space="preserve">&lt;-</w:t>
        </w:r>
      </w:ins>
      <w:ins w:id="547" w:author="PR Preview" w:date="2026-01-01T00:00:00Z">
        <w:r>
          <w:rPr>
            <w:rStyle w:val="NormalTok"/>
          </w:rPr>
          <w:t xml:space="preserve"> </w:t>
        </w:r>
      </w:ins>
      <w:ins w:id="548" w:author="PR Preview" w:date="2026-01-01T00:00:00Z">
        <w:r>
          <w:rPr>
            <w:rStyle w:val="DecValTok"/>
          </w:rPr>
          <w:t xml:space="preserve">5000</w:t>
        </w:r>
      </w:ins>
      <w:ins w:id="549" w:author="PR Preview" w:date="2026-01-01T00:00:00Z">
        <w:r>
          <w:br/>
        </w:r>
      </w:ins>
      <w:ins w:id="550" w:author="PR Preview" w:date="2026-01-01T00:00:00Z">
        <w:r>
          <w:rPr>
            <w:rStyle w:val="NormalTok"/>
          </w:rPr>
          <w:t xml:space="preserve">split_sigma </w:t>
        </w:r>
      </w:ins>
      <w:ins w:id="551" w:author="PR Preview" w:date="2026-01-01T00:00:00Z">
        <w:r>
          <w:rPr>
            <w:rStyle w:val="OtherTok"/>
          </w:rPr>
          <w:t xml:space="preserve">&lt;-</w:t>
        </w:r>
      </w:ins>
      <w:ins w:id="552" w:author="PR Preview" w:date="2026-01-01T00:00:00Z">
        <w:r>
          <w:rPr>
            <w:rStyle w:val="NormalTok"/>
          </w:rPr>
          <w:t xml:space="preserve"> </w:t>
        </w:r>
      </w:ins>
      <w:ins w:id="553" w:author="PR Preview" w:date="2026-01-01T00:00:00Z">
        <w:r>
          <w:rPr>
            <w:rStyle w:val="FloatTok"/>
          </w:rPr>
          <w:t xml:space="preserve">0.3</w:t>
        </w:r>
      </w:ins>
      <w:ins w:id="554" w:author="PR Preview" w:date="2026-01-01T00:00:00Z">
        <w:r>
          <w:br/>
        </w:r>
      </w:ins>
      <w:ins w:id="555" w:author="PR Preview" w:date="2026-01-01T00:00:00Z">
        <w:r>
          <w:rPr>
            <w:rStyle w:val="NormalTok"/>
          </w:rPr>
          <w:t xml:space="preserve">split_truth </w:t>
        </w:r>
      </w:ins>
      <w:ins w:id="556" w:author="PR Preview" w:date="2026-01-01T00:00:00Z">
        <w:r>
          <w:rPr>
            <w:rStyle w:val="OtherTok"/>
          </w:rPr>
          <w:t xml:space="preserve">&lt;-</w:t>
        </w:r>
      </w:ins>
      <w:ins w:id="557" w:author="PR Preview" w:date="2026-01-01T00:00:00Z">
        <w:r>
          <w:rPr>
            <w:rStyle w:val="NormalTok"/>
          </w:rPr>
          <w:t xml:space="preserve"> </w:t>
        </w:r>
      </w:ins>
      <w:ins w:id="558" w:author="PR Preview" w:date="2026-01-01T00:00:00Z">
        <w:r>
          <w:rPr>
            <w:rStyle w:val="ControlFlowTok"/>
          </w:rPr>
          <w:t xml:space="preserve">function</w:t>
        </w:r>
      </w:ins>
      <w:ins w:id="559" w:author="PR Preview" w:date="2026-01-01T00:00:00Z">
        <w:r>
          <w:rPr>
            <w:rStyle w:val="NormalTok"/>
          </w:rPr>
          <w:t xml:space="preserve">(x) </w:t>
        </w:r>
      </w:ins>
      <w:ins w:id="560" w:author="PR Preview" w:date="2026-01-01T00:00:00Z">
        <w:r>
          <w:rPr>
            <w:rStyle w:val="FunctionTok"/>
          </w:rPr>
          <w:t xml:space="preserve">sin</w:t>
        </w:r>
      </w:ins>
      <w:ins w:id="561" w:author="PR Preview" w:date="2026-01-01T00:00:00Z">
        <w:r>
          <w:rPr>
            <w:rStyle w:val="NormalTok"/>
          </w:rPr>
          <w:t xml:space="preserve">(</w:t>
        </w:r>
      </w:ins>
      <w:ins w:id="562" w:author="PR Preview" w:date="2026-01-01T00:00:00Z">
        <w:r>
          <w:rPr>
            <w:rStyle w:val="DecValTok"/>
          </w:rPr>
          <w:t xml:space="preserve">2</w:t>
        </w:r>
      </w:ins>
      <w:ins w:id="563" w:author="PR Preview" w:date="2026-01-01T00:00:00Z">
        <w:r>
          <w:rPr>
            <w:rStyle w:val="NormalTok"/>
          </w:rPr>
          <w:t xml:space="preserve"> </w:t>
        </w:r>
      </w:ins>
      <w:ins w:id="564" w:author="PR Preview" w:date="2026-01-01T00:00:00Z">
        <w:r>
          <w:rPr>
            <w:rStyle w:val="SpecialCharTok"/>
          </w:rPr>
          <w:t xml:space="preserve">*</w:t>
        </w:r>
      </w:ins>
      <w:ins w:id="565" w:author="PR Preview" w:date="2026-01-01T00:00:00Z">
        <w:r>
          <w:rPr>
            <w:rStyle w:val="NormalTok"/>
          </w:rPr>
          <w:t xml:space="preserve"> pi </w:t>
        </w:r>
      </w:ins>
      <w:ins w:id="566" w:author="PR Preview" w:date="2026-01-01T00:00:00Z">
        <w:r>
          <w:rPr>
            <w:rStyle w:val="SpecialCharTok"/>
          </w:rPr>
          <w:t xml:space="preserve">*</w:t>
        </w:r>
      </w:ins>
      <w:ins w:id="567" w:author="PR Preview" w:date="2026-01-01T00:00:00Z">
        <w:r>
          <w:rPr>
            <w:rStyle w:val="NormalTok"/>
          </w:rPr>
          <w:t xml:space="preserve"> x)</w:t>
        </w:r>
      </w:ins>
      <w:ins w:id="568" w:author="PR Preview" w:date="2026-01-01T00:00:00Z">
        <w:r>
          <w:br/>
        </w:r>
      </w:ins>
      <w:ins w:id="569" w:author="PR Preview" w:date="2026-01-01T00:00:00Z">
        <w:r>
          <w:rPr>
            <w:rStyle w:val="NormalTok"/>
          </w:rPr>
          <w:t xml:space="preserve">split_draw </w:t>
        </w:r>
      </w:ins>
      <w:ins w:id="570" w:author="PR Preview" w:date="2026-01-01T00:00:00Z">
        <w:r>
          <w:rPr>
            <w:rStyle w:val="OtherTok"/>
          </w:rPr>
          <w:t xml:space="preserve">&lt;-</w:t>
        </w:r>
      </w:ins>
      <w:ins w:id="571" w:author="PR Preview" w:date="2026-01-01T00:00:00Z">
        <w:r>
          <w:rPr>
            <w:rStyle w:val="NormalTok"/>
          </w:rPr>
          <w:t xml:space="preserve"> </w:t>
        </w:r>
      </w:ins>
      <w:ins w:id="572" w:author="PR Preview" w:date="2026-01-01T00:00:00Z">
        <w:r>
          <w:rPr>
            <w:rStyle w:val="ControlFlowTok"/>
          </w:rPr>
          <w:t xml:space="preserve">function</w:t>
        </w:r>
      </w:ins>
      <w:ins w:id="573" w:author="PR Preview" w:date="2026-01-01T00:00:00Z">
        <w:r>
          <w:rPr>
            <w:rStyle w:val="NormalTok"/>
          </w:rPr>
          <w:t xml:space="preserve">(n) {</w:t>
        </w:r>
      </w:ins>
      <w:ins w:id="574" w:author="PR Preview" w:date="2026-01-01T00:00:00Z">
        <w:r>
          <w:br/>
        </w:r>
      </w:ins>
      <w:ins w:id="575" w:author="PR Preview" w:date="2026-01-01T00:00:00Z">
        <w:r>
          <w:rPr>
            <w:rStyle w:val="NormalTok"/>
          </w:rPr>
          <w:t xml:space="preserve">  x </w:t>
        </w:r>
      </w:ins>
      <w:ins w:id="576" w:author="PR Preview" w:date="2026-01-01T00:00:00Z">
        <w:r>
          <w:rPr>
            <w:rStyle w:val="OtherTok"/>
          </w:rPr>
          <w:t xml:space="preserve">&lt;-</w:t>
        </w:r>
      </w:ins>
      <w:ins w:id="577" w:author="PR Preview" w:date="2026-01-01T00:00:00Z">
        <w:r>
          <w:rPr>
            <w:rStyle w:val="NormalTok"/>
          </w:rPr>
          <w:t xml:space="preserve"> stats</w:t>
        </w:r>
      </w:ins>
      <w:ins w:id="578" w:author="PR Preview" w:date="2026-01-01T00:00:00Z">
        <w:r>
          <w:rPr>
            <w:rStyle w:val="SpecialCharTok"/>
          </w:rPr>
          <w:t xml:space="preserve">::</w:t>
        </w:r>
      </w:ins>
      <w:ins w:id="579" w:author="PR Preview" w:date="2026-01-01T00:00:00Z">
        <w:r>
          <w:rPr>
            <w:rStyle w:val="FunctionTok"/>
          </w:rPr>
          <w:t xml:space="preserve">runif</w:t>
        </w:r>
      </w:ins>
      <w:ins w:id="580" w:author="PR Preview" w:date="2026-01-01T00:00:00Z">
        <w:r>
          <w:rPr>
            <w:rStyle w:val="NormalTok"/>
          </w:rPr>
          <w:t xml:space="preserve">(n)</w:t>
        </w:r>
      </w:ins>
      <w:ins w:id="581" w:author="PR Preview" w:date="2026-01-01T00:00:00Z">
        <w:r>
          <w:br/>
        </w:r>
      </w:ins>
      <w:ins w:id="582" w:author="PR Preview" w:date="2026-01-01T00:00:00Z">
        <w:r>
          <w:rPr>
            <w:rStyle w:val="NormalTok"/>
          </w:rPr>
          <w:t xml:space="preserve">  tibble</w:t>
        </w:r>
      </w:ins>
      <w:ins w:id="583" w:author="PR Preview" w:date="2026-01-01T00:00:00Z">
        <w:r>
          <w:rPr>
            <w:rStyle w:val="SpecialCharTok"/>
          </w:rPr>
          <w:t xml:space="preserve">::</w:t>
        </w:r>
      </w:ins>
      <w:ins w:id="584" w:author="PR Preview" w:date="2026-01-01T00:00:00Z">
        <w:r>
          <w:rPr>
            <w:rStyle w:val="FunctionTok"/>
          </w:rPr>
          <w:t xml:space="preserve">tibble</w:t>
        </w:r>
      </w:ins>
      <w:ins w:id="585" w:author="PR Preview" w:date="2026-01-01T00:00:00Z">
        <w:r>
          <w:rPr>
            <w:rStyle w:val="NormalTok"/>
          </w:rPr>
          <w:t xml:space="preserve">(</w:t>
        </w:r>
      </w:ins>
      <w:ins w:id="586" w:author="PR Preview" w:date="2026-01-01T00:00:00Z">
        <w:r>
          <w:rPr>
            <w:rStyle w:val="AttributeTok"/>
          </w:rPr>
          <w:t xml:space="preserve">x =</w:t>
        </w:r>
      </w:ins>
      <w:ins w:id="587" w:author="PR Preview" w:date="2026-01-01T00:00:00Z">
        <w:r>
          <w:rPr>
            <w:rStyle w:val="NormalTok"/>
          </w:rPr>
          <w:t xml:space="preserve"> x, </w:t>
        </w:r>
      </w:ins>
      <w:ins w:id="588" w:author="PR Preview" w:date="2026-01-01T00:00:00Z">
        <w:r>
          <w:rPr>
            <w:rStyle w:val="AttributeTok"/>
          </w:rPr>
          <w:t xml:space="preserve">y =</w:t>
        </w:r>
      </w:ins>
      <w:ins w:id="589" w:author="PR Preview" w:date="2026-01-01T00:00:00Z">
        <w:r>
          <w:rPr>
            <w:rStyle w:val="NormalTok"/>
          </w:rPr>
          <w:t xml:space="preserve"> </w:t>
        </w:r>
      </w:ins>
      <w:ins w:id="590" w:author="PR Preview" w:date="2026-01-01T00:00:00Z">
        <w:r>
          <w:rPr>
            <w:rStyle w:val="FunctionTok"/>
          </w:rPr>
          <w:t xml:space="preserve">split_truth</w:t>
        </w:r>
      </w:ins>
      <w:ins w:id="591" w:author="PR Preview" w:date="2026-01-01T00:00:00Z">
        <w:r>
          <w:rPr>
            <w:rStyle w:val="NormalTok"/>
          </w:rPr>
          <w:t xml:space="preserve">(x) </w:t>
        </w:r>
      </w:ins>
      <w:ins w:id="592" w:author="PR Preview" w:date="2026-01-01T00:00:00Z">
        <w:r>
          <w:rPr>
            <w:rStyle w:val="SpecialCharTok"/>
          </w:rPr>
          <w:t xml:space="preserve">+</w:t>
        </w:r>
      </w:ins>
      <w:ins w:id="593" w:author="PR Preview" w:date="2026-01-01T00:00:00Z">
        <w:r>
          <w:rPr>
            <w:rStyle w:val="NormalTok"/>
          </w:rPr>
          <w:t xml:space="preserve"> stats</w:t>
        </w:r>
      </w:ins>
      <w:ins w:id="594" w:author="PR Preview" w:date="2026-01-01T00:00:00Z">
        <w:r>
          <w:rPr>
            <w:rStyle w:val="SpecialCharTok"/>
          </w:rPr>
          <w:t xml:space="preserve">::</w:t>
        </w:r>
      </w:ins>
      <w:ins w:id="595" w:author="PR Preview" w:date="2026-01-01T00:00:00Z">
        <w:r>
          <w:rPr>
            <w:rStyle w:val="FunctionTok"/>
          </w:rPr>
          <w:t xml:space="preserve">rnorm</w:t>
        </w:r>
      </w:ins>
      <w:ins w:id="596" w:author="PR Preview" w:date="2026-01-01T00:00:00Z">
        <w:r>
          <w:rPr>
            <w:rStyle w:val="NormalTok"/>
          </w:rPr>
          <w:t xml:space="preserve">(n, </w:t>
        </w:r>
      </w:ins>
      <w:ins w:id="597" w:author="PR Preview" w:date="2026-01-01T00:00:00Z">
        <w:r>
          <w:rPr>
            <w:rStyle w:val="AttributeTok"/>
          </w:rPr>
          <w:t xml:space="preserve">sd =</w:t>
        </w:r>
      </w:ins>
      <w:ins w:id="598" w:author="PR Preview" w:date="2026-01-01T00:00:00Z">
        <w:r>
          <w:rPr>
            <w:rStyle w:val="NormalTok"/>
          </w:rPr>
          <w:t xml:space="preserve"> split_sigma))</w:t>
        </w:r>
      </w:ins>
      <w:ins w:id="599" w:author="PR Preview" w:date="2026-01-01T00:00:00Z">
        <w:r>
          <w:br/>
        </w:r>
      </w:ins>
      <w:ins w:id="600" w:author="PR Preview" w:date="2026-01-01T00:00:00Z">
        <w:r>
          <w:rPr>
            <w:rStyle w:val="NormalTok"/>
          </w:rPr>
          <w:t xml:space="preserve">}</w:t>
        </w:r>
      </w:ins>
      <w:ins w:id="601" w:author="PR Preview" w:date="2026-01-01T00:00:00Z">
        <w:r>
          <w:br/>
        </w:r>
      </w:ins>
      <w:ins w:id="602" w:author="PR Preview" w:date="2026-01-01T00:00:00Z">
        <w:r>
          <w:br/>
        </w:r>
      </w:ins>
      <w:ins w:id="603" w:author="PR Preview" w:date="2026-01-01T00:00:00Z">
        <w:r>
          <w:rPr>
            <w:rStyle w:val="FunctionTok"/>
          </w:rPr>
          <w:t xml:space="preserve">set.seed</w:t>
        </w:r>
      </w:ins>
      <w:ins w:id="604" w:author="PR Preview" w:date="2026-01-01T00:00:00Z">
        <w:r>
          <w:rPr>
            <w:rStyle w:val="NormalTok"/>
          </w:rPr>
          <w:t xml:space="preserve">(</w:t>
        </w:r>
      </w:ins>
      <w:ins w:id="605" w:author="PR Preview" w:date="2026-01-01T00:00:00Z">
        <w:r>
          <w:rPr>
            <w:rStyle w:val="DecValTok"/>
          </w:rPr>
          <w:t xml:space="preserve">2</w:t>
        </w:r>
      </w:ins>
      <w:ins w:id="606" w:author="PR Preview" w:date="2026-01-01T00:00:00Z">
        <w:r>
          <w:rPr>
            <w:rStyle w:val="NormalTok"/>
          </w:rPr>
          <w:t xml:space="preserve">)</w:t>
        </w:r>
      </w:ins>
      <w:ins w:id="607" w:author="PR Preview" w:date="2026-01-01T00:00:00Z">
        <w:r>
          <w:br/>
        </w:r>
      </w:ins>
      <w:ins w:id="608" w:author="PR Preview" w:date="2026-01-01T00:00:00Z">
        <w:r>
          <w:rPr>
            <w:rStyle w:val="NormalTok"/>
          </w:rPr>
          <w:t xml:space="preserve">split_errors </w:t>
        </w:r>
      </w:ins>
      <w:ins w:id="609" w:author="PR Preview" w:date="2026-01-01T00:00:00Z">
        <w:r>
          <w:rPr>
            <w:rStyle w:val="OtherTok"/>
          </w:rPr>
          <w:t xml:space="preserve">&lt;-</w:t>
        </w:r>
      </w:ins>
      <w:ins w:id="610" w:author="PR Preview" w:date="2026-01-01T00:00:00Z">
        <w:r>
          <w:rPr>
            <w:rStyle w:val="NormalTok"/>
          </w:rPr>
          <w:t xml:space="preserve"> purrr</w:t>
        </w:r>
      </w:ins>
      <w:ins w:id="611" w:author="PR Preview" w:date="2026-01-01T00:00:00Z">
        <w:r>
          <w:rPr>
            <w:rStyle w:val="SpecialCharTok"/>
          </w:rPr>
          <w:t xml:space="preserve">::</w:t>
        </w:r>
      </w:ins>
      <w:ins w:id="612" w:author="PR Preview" w:date="2026-01-01T00:00:00Z">
        <w:r>
          <w:rPr>
            <w:rStyle w:val="FunctionTok"/>
          </w:rPr>
          <w:t xml:space="preserve">map</w:t>
        </w:r>
      </w:ins>
      <w:ins w:id="613" w:author="PR Preview" w:date="2026-01-01T00:00:00Z">
        <w:r>
          <w:rPr>
            <w:rStyle w:val="NormalTok"/>
          </w:rPr>
          <w:t xml:space="preserve">(</w:t>
        </w:r>
      </w:ins>
      <w:ins w:id="614" w:author="PR Preview" w:date="2026-01-01T00:00:00Z">
        <w:r>
          <w:rPr>
            <w:rStyle w:val="FunctionTok"/>
          </w:rPr>
          <w:t xml:space="preserve">seq_len</w:t>
        </w:r>
      </w:ins>
      <w:ins w:id="615" w:author="PR Preview" w:date="2026-01-01T00:00:00Z">
        <w:r>
          <w:rPr>
            <w:rStyle w:val="NormalTok"/>
          </w:rPr>
          <w:t xml:space="preserve">(split_reps), \(i) {</w:t>
        </w:r>
      </w:ins>
      <w:ins w:id="616" w:author="PR Preview" w:date="2026-01-01T00:00:00Z">
        <w:r>
          <w:br/>
        </w:r>
      </w:ins>
      <w:ins w:id="617" w:author="PR Preview" w:date="2026-01-01T00:00:00Z">
        <w:r>
          <w:rPr>
            <w:rStyle w:val="NormalTok"/>
          </w:rPr>
          <w:t xml:space="preserve">  train </w:t>
        </w:r>
      </w:ins>
      <w:ins w:id="618" w:author="PR Preview" w:date="2026-01-01T00:00:00Z">
        <w:r>
          <w:rPr>
            <w:rStyle w:val="OtherTok"/>
          </w:rPr>
          <w:t xml:space="preserve">&lt;-</w:t>
        </w:r>
      </w:ins>
      <w:ins w:id="619" w:author="PR Preview" w:date="2026-01-01T00:00:00Z">
        <w:r>
          <w:rPr>
            <w:rStyle w:val="NormalTok"/>
          </w:rPr>
          <w:t xml:space="preserve"> </w:t>
        </w:r>
      </w:ins>
      <w:ins w:id="620" w:author="PR Preview" w:date="2026-01-01T00:00:00Z">
        <w:r>
          <w:rPr>
            <w:rStyle w:val="FunctionTok"/>
          </w:rPr>
          <w:t xml:space="preserve">split_draw</w:t>
        </w:r>
      </w:ins>
      <w:ins w:id="621" w:author="PR Preview" w:date="2026-01-01T00:00:00Z">
        <w:r>
          <w:rPr>
            <w:rStyle w:val="NormalTok"/>
          </w:rPr>
          <w:t xml:space="preserve">(</w:t>
        </w:r>
      </w:ins>
      <w:ins w:id="622" w:author="PR Preview" w:date="2026-01-01T00:00:00Z">
        <w:r>
          <w:rPr>
            <w:rStyle w:val="DecValTok"/>
          </w:rPr>
          <w:t xml:space="preserve">30</w:t>
        </w:r>
      </w:ins>
      <w:ins w:id="623" w:author="PR Preview" w:date="2026-01-01T00:00:00Z">
        <w:r>
          <w:rPr>
            <w:rStyle w:val="NormalTok"/>
          </w:rPr>
          <w:t xml:space="preserve">)</w:t>
        </w:r>
      </w:ins>
      <w:ins w:id="624" w:author="PR Preview" w:date="2026-01-01T00:00:00Z">
        <w:r>
          <w:br/>
        </w:r>
      </w:ins>
      <w:ins w:id="625" w:author="PR Preview" w:date="2026-01-01T00:00:00Z">
        <w:r>
          <w:rPr>
            <w:rStyle w:val="NormalTok"/>
          </w:rPr>
          <w:t xml:space="preserve">  fit </w:t>
        </w:r>
      </w:ins>
      <w:ins w:id="626" w:author="PR Preview" w:date="2026-01-01T00:00:00Z">
        <w:r>
          <w:rPr>
            <w:rStyle w:val="OtherTok"/>
          </w:rPr>
          <w:t xml:space="preserve">&lt;-</w:t>
        </w:r>
      </w:ins>
      <w:ins w:id="627" w:author="PR Preview" w:date="2026-01-01T00:00:00Z">
        <w:r>
          <w:rPr>
            <w:rStyle w:val="NormalTok"/>
          </w:rPr>
          <w:t xml:space="preserve"> </w:t>
        </w:r>
      </w:ins>
      <w:ins w:id="628" w:author="PR Preview" w:date="2026-01-01T00:00:00Z">
        <w:r>
          <w:rPr>
            <w:rStyle w:val="FunctionTok"/>
          </w:rPr>
          <w:t xml:space="preserve">predict</w:t>
        </w:r>
      </w:ins>
      <w:ins w:id="629" w:author="PR Preview" w:date="2026-01-01T00:00:00Z">
        <w:r>
          <w:rPr>
            <w:rStyle w:val="NormalTok"/>
          </w:rPr>
          <w:t xml:space="preserve">(</w:t>
        </w:r>
      </w:ins>
      <w:ins w:id="630" w:author="PR Preview" w:date="2026-01-01T00:00:00Z">
        <w:r>
          <w:rPr>
            <w:rStyle w:val="FunctionTok"/>
          </w:rPr>
          <w:t xml:space="preserve">lm</w:t>
        </w:r>
      </w:ins>
      <w:ins w:id="631" w:author="PR Preview" w:date="2026-01-01T00:00:00Z">
        <w:r>
          <w:rPr>
            <w:rStyle w:val="NormalTok"/>
          </w:rPr>
          <w:t xml:space="preserve">(y </w:t>
        </w:r>
      </w:ins>
      <w:ins w:id="632" w:author="PR Preview" w:date="2026-01-01T00:00:00Z">
        <w:r>
          <w:rPr>
            <w:rStyle w:val="SpecialCharTok"/>
          </w:rPr>
          <w:t xml:space="preserve">~</w:t>
        </w:r>
      </w:ins>
      <w:ins w:id="633" w:author="PR Preview" w:date="2026-01-01T00:00:00Z">
        <w:r>
          <w:rPr>
            <w:rStyle w:val="NormalTok"/>
          </w:rPr>
          <w:t xml:space="preserve"> </w:t>
        </w:r>
      </w:ins>
      <w:ins w:id="634" w:author="PR Preview" w:date="2026-01-01T00:00:00Z">
        <w:r>
          <w:rPr>
            <w:rStyle w:val="FunctionTok"/>
          </w:rPr>
          <w:t xml:space="preserve">poly</w:t>
        </w:r>
      </w:ins>
      <w:ins w:id="635" w:author="PR Preview" w:date="2026-01-01T00:00:00Z">
        <w:r>
          <w:rPr>
            <w:rStyle w:val="NormalTok"/>
          </w:rPr>
          <w:t xml:space="preserve">(x, </w:t>
        </w:r>
      </w:ins>
      <w:ins w:id="636" w:author="PR Preview" w:date="2026-01-01T00:00:00Z">
        <w:r>
          <w:rPr>
            <w:rStyle w:val="DecValTok"/>
          </w:rPr>
          <w:t xml:space="preserve">3</w:t>
        </w:r>
      </w:ins>
      <w:ins w:id="637" w:author="PR Preview" w:date="2026-01-01T00:00:00Z">
        <w:r>
          <w:rPr>
            <w:rStyle w:val="NormalTok"/>
          </w:rPr>
          <w:t xml:space="preserve">), </w:t>
        </w:r>
      </w:ins>
      <w:ins w:id="638" w:author="PR Preview" w:date="2026-01-01T00:00:00Z">
        <w:r>
          <w:rPr>
            <w:rStyle w:val="AttributeTok"/>
          </w:rPr>
          <w:t xml:space="preserve">data =</w:t>
        </w:r>
      </w:ins>
      <w:ins w:id="639" w:author="PR Preview" w:date="2026-01-01T00:00:00Z">
        <w:r>
          <w:rPr>
            <w:rStyle w:val="NormalTok"/>
          </w:rPr>
          <w:t xml:space="preserve"> train), tibble</w:t>
        </w:r>
      </w:ins>
      <w:ins w:id="640" w:author="PR Preview" w:date="2026-01-01T00:00:00Z">
        <w:r>
          <w:rPr>
            <w:rStyle w:val="SpecialCharTok"/>
          </w:rPr>
          <w:t xml:space="preserve">::</w:t>
        </w:r>
      </w:ins>
      <w:ins w:id="641" w:author="PR Preview" w:date="2026-01-01T00:00:00Z">
        <w:r>
          <w:rPr>
            <w:rStyle w:val="FunctionTok"/>
          </w:rPr>
          <w:t xml:space="preserve">tibble</w:t>
        </w:r>
      </w:ins>
      <w:ins w:id="642" w:author="PR Preview" w:date="2026-01-01T00:00:00Z">
        <w:r>
          <w:rPr>
            <w:rStyle w:val="NormalTok"/>
          </w:rPr>
          <w:t xml:space="preserve">(</w:t>
        </w:r>
      </w:ins>
      <w:ins w:id="643" w:author="PR Preview" w:date="2026-01-01T00:00:00Z">
        <w:r>
          <w:rPr>
            <w:rStyle w:val="AttributeTok"/>
          </w:rPr>
          <w:t xml:space="preserve">x =</w:t>
        </w:r>
      </w:ins>
      <w:ins w:id="644" w:author="PR Preview" w:date="2026-01-01T00:00:00Z">
        <w:r>
          <w:rPr>
            <w:rStyle w:val="NormalTok"/>
          </w:rPr>
          <w:t xml:space="preserve"> split_x0))</w:t>
        </w:r>
      </w:ins>
      <w:ins w:id="645" w:author="PR Preview" w:date="2026-01-01T00:00:00Z">
        <w:r>
          <w:br/>
        </w:r>
      </w:ins>
      <w:ins w:id="646" w:author="PR Preview" w:date="2026-01-01T00:00:00Z">
        <w:r>
          <w:rPr>
            <w:rStyle w:val="NormalTok"/>
          </w:rPr>
          <w:t xml:space="preserve">  new_y </w:t>
        </w:r>
      </w:ins>
      <w:ins w:id="647" w:author="PR Preview" w:date="2026-01-01T00:00:00Z">
        <w:r>
          <w:rPr>
            <w:rStyle w:val="OtherTok"/>
          </w:rPr>
          <w:t xml:space="preserve">&lt;-</w:t>
        </w:r>
      </w:ins>
      <w:ins w:id="648" w:author="PR Preview" w:date="2026-01-01T00:00:00Z">
        <w:r>
          <w:rPr>
            <w:rStyle w:val="NormalTok"/>
          </w:rPr>
          <w:t xml:space="preserve"> </w:t>
        </w:r>
      </w:ins>
      <w:ins w:id="649" w:author="PR Preview" w:date="2026-01-01T00:00:00Z">
        <w:r>
          <w:rPr>
            <w:rStyle w:val="FunctionTok"/>
          </w:rPr>
          <w:t xml:space="preserve">split_truth</w:t>
        </w:r>
      </w:ins>
      <w:ins w:id="650" w:author="PR Preview" w:date="2026-01-01T00:00:00Z">
        <w:r>
          <w:rPr>
            <w:rStyle w:val="NormalTok"/>
          </w:rPr>
          <w:t xml:space="preserve">(split_x0) </w:t>
        </w:r>
      </w:ins>
      <w:ins w:id="651" w:author="PR Preview" w:date="2026-01-01T00:00:00Z">
        <w:r>
          <w:rPr>
            <w:rStyle w:val="SpecialCharTok"/>
          </w:rPr>
          <w:t xml:space="preserve">+</w:t>
        </w:r>
      </w:ins>
      <w:ins w:id="652" w:author="PR Preview" w:date="2026-01-01T00:00:00Z">
        <w:r>
          <w:rPr>
            <w:rStyle w:val="NormalTok"/>
          </w:rPr>
          <w:t xml:space="preserve"> stats</w:t>
        </w:r>
      </w:ins>
      <w:ins w:id="653" w:author="PR Preview" w:date="2026-01-01T00:00:00Z">
        <w:r>
          <w:rPr>
            <w:rStyle w:val="SpecialCharTok"/>
          </w:rPr>
          <w:t xml:space="preserve">::</w:t>
        </w:r>
      </w:ins>
      <w:ins w:id="654" w:author="PR Preview" w:date="2026-01-01T00:00:00Z">
        <w:r>
          <w:rPr>
            <w:rStyle w:val="FunctionTok"/>
          </w:rPr>
          <w:t xml:space="preserve">rnorm</w:t>
        </w:r>
      </w:ins>
      <w:ins w:id="655" w:author="PR Preview" w:date="2026-01-01T00:00:00Z">
        <w:r>
          <w:rPr>
            <w:rStyle w:val="NormalTok"/>
          </w:rPr>
          <w:t xml:space="preserve">(</w:t>
        </w:r>
      </w:ins>
      <w:ins w:id="656" w:author="PR Preview" w:date="2026-01-01T00:00:00Z">
        <w:r>
          <w:rPr>
            <w:rStyle w:val="DecValTok"/>
          </w:rPr>
          <w:t xml:space="preserve">1</w:t>
        </w:r>
      </w:ins>
      <w:ins w:id="657" w:author="PR Preview" w:date="2026-01-01T00:00:00Z">
        <w:r>
          <w:rPr>
            <w:rStyle w:val="NormalTok"/>
          </w:rPr>
          <w:t xml:space="preserve">, </w:t>
        </w:r>
      </w:ins>
      <w:ins w:id="658" w:author="PR Preview" w:date="2026-01-01T00:00:00Z">
        <w:r>
          <w:rPr>
            <w:rStyle w:val="AttributeTok"/>
          </w:rPr>
          <w:t xml:space="preserve">sd =</w:t>
        </w:r>
      </w:ins>
      <w:ins w:id="659" w:author="PR Preview" w:date="2026-01-01T00:00:00Z">
        <w:r>
          <w:rPr>
            <w:rStyle w:val="NormalTok"/>
          </w:rPr>
          <w:t xml:space="preserve"> split_sigma)</w:t>
        </w:r>
      </w:ins>
      <w:ins w:id="660" w:author="PR Preview" w:date="2026-01-01T00:00:00Z">
        <w:r>
          <w:br/>
        </w:r>
      </w:ins>
      <w:ins w:id="661" w:author="PR Preview" w:date="2026-01-01T00:00:00Z">
        <w:r>
          <w:rPr>
            <w:rStyle w:val="NormalTok"/>
          </w:rPr>
          <w:t xml:space="preserve">  tibble</w:t>
        </w:r>
      </w:ins>
      <w:ins w:id="662" w:author="PR Preview" w:date="2026-01-01T00:00:00Z">
        <w:r>
          <w:rPr>
            <w:rStyle w:val="SpecialCharTok"/>
          </w:rPr>
          <w:t xml:space="preserve">::</w:t>
        </w:r>
      </w:ins>
      <w:ins w:id="663" w:author="PR Preview" w:date="2026-01-01T00:00:00Z">
        <w:r>
          <w:rPr>
            <w:rStyle w:val="FunctionTok"/>
          </w:rPr>
          <w:t xml:space="preserve">tibble</w:t>
        </w:r>
      </w:ins>
      <w:ins w:id="664" w:author="PR Preview" w:date="2026-01-01T00:00:00Z">
        <w:r>
          <w:rPr>
            <w:rStyle w:val="NormalTok"/>
          </w:rPr>
          <w:t xml:space="preserve">(</w:t>
        </w:r>
      </w:ins>
      <w:ins w:id="665" w:author="PR Preview" w:date="2026-01-01T00:00:00Z">
        <w:r>
          <w:br/>
        </w:r>
      </w:ins>
      <w:ins w:id="666" w:author="PR Preview" w:date="2026-01-01T00:00:00Z">
        <w:r>
          <w:rPr>
            <w:rStyle w:val="NormalTok"/>
          </w:rPr>
          <w:t xml:space="preserve">    </w:t>
        </w:r>
      </w:ins>
      <w:ins w:id="667" w:author="PR Preview" w:date="2026-01-01T00:00:00Z">
        <w:r>
          <w:rPr>
            <w:rStyle w:val="AttributeTok"/>
          </w:rPr>
          <w:t xml:space="preserve">new_outcome =</w:t>
        </w:r>
      </w:ins>
      <w:ins w:id="668" w:author="PR Preview" w:date="2026-01-01T00:00:00Z">
        <w:r>
          <w:rPr>
            <w:rStyle w:val="NormalTok"/>
          </w:rPr>
          <w:t xml:space="preserve"> (new_y </w:t>
        </w:r>
      </w:ins>
      <w:ins w:id="669" w:author="PR Preview" w:date="2026-01-01T00:00:00Z">
        <w:r>
          <w:rPr>
            <w:rStyle w:val="SpecialCharTok"/>
          </w:rPr>
          <w:t xml:space="preserve">-</w:t>
        </w:r>
      </w:ins>
      <w:ins w:id="670" w:author="PR Preview" w:date="2026-01-01T00:00:00Z">
        <w:r>
          <w:rPr>
            <w:rStyle w:val="NormalTok"/>
          </w:rPr>
          <w:t xml:space="preserve"> fit)</w:t>
        </w:r>
      </w:ins>
      <w:ins w:id="671" w:author="PR Preview" w:date="2026-01-01T00:00:00Z">
        <w:r>
          <w:rPr>
            <w:rStyle w:val="SpecialCharTok"/>
          </w:rPr>
          <w:t xml:space="preserve">^</w:t>
        </w:r>
      </w:ins>
      <w:ins w:id="672" w:author="PR Preview" w:date="2026-01-01T00:00:00Z">
        <w:r>
          <w:rPr>
            <w:rStyle w:val="DecValTok"/>
          </w:rPr>
          <w:t xml:space="preserve">2</w:t>
        </w:r>
      </w:ins>
      <w:ins w:id="673" w:author="PR Preview" w:date="2026-01-01T00:00:00Z">
        <w:r>
          <w:rPr>
            <w:rStyle w:val="NormalTok"/>
          </w:rPr>
          <w:t xml:space="preserve">,</w:t>
        </w:r>
      </w:ins>
      <w:ins w:id="674" w:author="PR Preview" w:date="2026-01-01T00:00:00Z">
        <w:r>
          <w:br/>
        </w:r>
      </w:ins>
      <w:ins w:id="675" w:author="PR Preview" w:date="2026-01-01T00:00:00Z">
        <w:r>
          <w:rPr>
            <w:rStyle w:val="NormalTok"/>
          </w:rPr>
          <w:t xml:space="preserve">    </w:t>
        </w:r>
      </w:ins>
      <w:ins w:id="676" w:author="PR Preview" w:date="2026-01-01T00:00:00Z">
        <w:r>
          <w:rPr>
            <w:rStyle w:val="AttributeTok"/>
          </w:rPr>
          <w:t xml:space="preserve">mean_estimate =</w:t>
        </w:r>
      </w:ins>
      <w:ins w:id="677" w:author="PR Preview" w:date="2026-01-01T00:00:00Z">
        <w:r>
          <w:rPr>
            <w:rStyle w:val="NormalTok"/>
          </w:rPr>
          <w:t xml:space="preserve"> (</w:t>
        </w:r>
      </w:ins>
      <w:ins w:id="678" w:author="PR Preview" w:date="2026-01-01T00:00:00Z">
        <w:r>
          <w:rPr>
            <w:rStyle w:val="FunctionTok"/>
          </w:rPr>
          <w:t xml:space="preserve">split_truth</w:t>
        </w:r>
      </w:ins>
      <w:ins w:id="679" w:author="PR Preview" w:date="2026-01-01T00:00:00Z">
        <w:r>
          <w:rPr>
            <w:rStyle w:val="NormalTok"/>
          </w:rPr>
          <w:t xml:space="preserve">(split_x0) </w:t>
        </w:r>
      </w:ins>
      <w:ins w:id="680" w:author="PR Preview" w:date="2026-01-01T00:00:00Z">
        <w:r>
          <w:rPr>
            <w:rStyle w:val="SpecialCharTok"/>
          </w:rPr>
          <w:t xml:space="preserve">-</w:t>
        </w:r>
      </w:ins>
      <w:ins w:id="681" w:author="PR Preview" w:date="2026-01-01T00:00:00Z">
        <w:r>
          <w:rPr>
            <w:rStyle w:val="NormalTok"/>
          </w:rPr>
          <w:t xml:space="preserve"> fit)</w:t>
        </w:r>
      </w:ins>
      <w:ins w:id="682" w:author="PR Preview" w:date="2026-01-01T00:00:00Z">
        <w:r>
          <w:rPr>
            <w:rStyle w:val="SpecialCharTok"/>
          </w:rPr>
          <w:t xml:space="preserve">^</w:t>
        </w:r>
      </w:ins>
      <w:ins w:id="683" w:author="PR Preview" w:date="2026-01-01T00:00:00Z">
        <w:r>
          <w:rPr>
            <w:rStyle w:val="DecValTok"/>
          </w:rPr>
          <w:t xml:space="preserve">2</w:t>
        </w:r>
      </w:ins>
      <w:ins w:id="684" w:author="PR Preview" w:date="2026-01-01T00:00:00Z">
        <w:r>
          <w:br/>
        </w:r>
      </w:ins>
      <w:ins w:id="685" w:author="PR Preview" w:date="2026-01-01T00:00:00Z">
        <w:r>
          <w:rPr>
            <w:rStyle w:val="NormalTok"/>
          </w:rPr>
          <w:t xml:space="preserve">  )</w:t>
        </w:r>
      </w:ins>
      <w:ins w:id="686" w:author="PR Preview" w:date="2026-01-01T00:00:00Z">
        <w:r>
          <w:br/>
        </w:r>
      </w:ins>
      <w:ins w:id="687" w:author="PR Preview" w:date="2026-01-01T00:00:00Z">
        <w:r>
          <w:rPr>
            <w:rStyle w:val="NormalTok"/>
          </w:rPr>
          <w:t xml:space="preserve">}) </w:t>
        </w:r>
      </w:ins>
      <w:ins w:id="688" w:author="PR Preview" w:date="2026-01-01T00:00:00Z">
        <w:r>
          <w:rPr>
            <w:rStyle w:val="SpecialCharTok"/>
          </w:rPr>
          <w:t xml:space="preserve">|&gt;</w:t>
        </w:r>
      </w:ins>
      <w:ins w:id="689" w:author="PR Preview" w:date="2026-01-01T00:00:00Z">
        <w:r>
          <w:br/>
        </w:r>
      </w:ins>
      <w:ins w:id="690" w:author="PR Preview" w:date="2026-01-01T00:00:00Z">
        <w:r>
          <w:rPr>
            <w:rStyle w:val="NormalTok"/>
          </w:rPr>
          <w:t xml:space="preserve">  dplyr</w:t>
        </w:r>
      </w:ins>
      <w:ins w:id="691" w:author="PR Preview" w:date="2026-01-01T00:00:00Z">
        <w:r>
          <w:rPr>
            <w:rStyle w:val="SpecialCharTok"/>
          </w:rPr>
          <w:t xml:space="preserve">::</w:t>
        </w:r>
      </w:ins>
      <w:ins w:id="692" w:author="PR Preview" w:date="2026-01-01T00:00:00Z">
        <w:r>
          <w:rPr>
            <w:rStyle w:val="FunctionTok"/>
          </w:rPr>
          <w:t xml:space="preserve">bind_rows</w:t>
        </w:r>
      </w:ins>
      <w:ins w:id="693" w:author="PR Preview" w:date="2026-01-01T00:00:00Z">
        <w:r>
          <w:rPr>
            <w:rStyle w:val="NormalTok"/>
          </w:rPr>
          <w:t xml:space="preserve">()</w:t>
        </w:r>
      </w:ins>
      <w:ins w:id="694" w:author="PR Preview" w:date="2026-01-01T00:00:00Z">
        <w:r>
          <w:br/>
        </w:r>
      </w:ins>
      <w:ins w:id="695" w:author="PR Preview" w:date="2026-01-01T00:00:00Z">
        <w:r>
          <w:br/>
        </w:r>
      </w:ins>
      <w:ins w:id="696" w:author="PR Preview" w:date="2026-01-01T00:00:00Z">
        <w:r>
          <w:rPr>
            <w:rStyle w:val="NormalTok"/>
          </w:rPr>
          <w:t xml:space="preserve">split_pmse </w:t>
        </w:r>
      </w:ins>
      <w:ins w:id="697" w:author="PR Preview" w:date="2026-01-01T00:00:00Z">
        <w:r>
          <w:rPr>
            <w:rStyle w:val="OtherTok"/>
          </w:rPr>
          <w:t xml:space="preserve">&lt;-</w:t>
        </w:r>
      </w:ins>
      <w:ins w:id="698" w:author="PR Preview" w:date="2026-01-01T00:00:00Z">
        <w:r>
          <w:rPr>
            <w:rStyle w:val="NormalTok"/>
          </w:rPr>
          <w:t xml:space="preserve"> </w:t>
        </w:r>
      </w:ins>
      <w:ins w:id="699" w:author="PR Preview" w:date="2026-01-01T00:00:00Z">
        <w:r>
          <w:rPr>
            <w:rStyle w:val="FunctionTok"/>
          </w:rPr>
          <w:t xml:space="preserve">colMeans</w:t>
        </w:r>
      </w:ins>
      <w:ins w:id="700" w:author="PR Preview" w:date="2026-01-01T00:00:00Z">
        <w:r>
          <w:rPr>
            <w:rStyle w:val="NormalTok"/>
          </w:rPr>
          <w:t xml:space="preserve">(split_errors)</w:t>
        </w:r>
      </w:ins>
    </w:p>
    <w:p>
      <w:pPr>
        <w:pStyle w:val="FirstParagraph"/>
      </w:pPr>
      <w:ins w:id="701" w:author="PR Preview" w:date="2026-01-01T00:00:00Z">
        <w:r>
          <w:t xml:space="preserve">The pMSE of the prediction of the new outcome is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0.099.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 pMSE of the prediction as an estimate of the mean is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0.011.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Their difference, 0.087,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is close to</w:t>
        </w:r>
      </w:ins>
      <w:ins w:id="71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0.09,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as</w:t>
        </w:r>
      </w:ins>
      <w:ins w:id="717" w:author="PR Preview" w:date="2026-01-01T00:00:00Z">
        <w:r>
          <w:t xml:space="preserve"> </w:t>
        </w:r>
      </w:ins>
      <w:hyperlink w:anchor="thm-epe-split-noise">
        <w:ins w:id="71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says.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It is not exactly equal because</w:t>
        </w:r>
      </w:ins>
      <w:ins w:id="72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training sets give only a Monte Carlo approximation to each expectation.</w:t>
        </w:r>
      </w:ins>
    </w:p>
    <w:bookmarkEnd w:id="92"/>
    <w:bookmarkStart w:id="93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3"/>
    <w:bookmarkStart w:id="96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5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6"/>
    <w:bookmarkStart w:id="98" w:name="thm-epe-decomposition"/>
    <w:p>
      <w:pPr>
        <w:pStyle w:val="BodyText"/>
      </w:pPr>
      <w:del w:id="726" w:author="PR Preview" w:date="2026-01-01T00:00:00Z">
        <w:r>
          <w:rPr>
            <w:b/>
            <w:bCs/>
          </w:rPr>
          <w:delText xml:space="preserve">Theorem 2 (Bias, variance and noise)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Let</w:delText>
        </w:r>
      </w:del>
      <w:del w:id="729" w:author="PR Preview" w:date="2026-01-01T00:00:00Z">
        <w:r>
          <w:delText xml:space="preserve"> </w:delText>
        </w:r>
      </w:del>
      <m:oMath>
        <m:r>
          <m:t>μ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be the</w:delText>
        </w:r>
      </w:del>
      <w:del w:id="732" w:author="PR Preview" w:date="2026-01-01T00:00:00Z">
        <w:r>
          <w:delText xml:space="preserve"> </w:delText>
        </w:r>
      </w:del>
      <w:hyperlink w:anchor="def-mean-function">
        <w:del w:id="73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of the outcome given the covariate.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Suppose that, given</w:delText>
        </w:r>
      </w:del>
      <w:del w:id="7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the new outcome is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743" w:author="PR Preview" w:date="2026-01-01T00:00:00Z">
        <w:r>
          <w:delText xml:space="preserve">,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where</w:delText>
        </w:r>
      </w:del>
      <w:del w:id="746" w:author="PR Preview" w:date="2026-01-01T00:00:00Z">
        <w:r>
          <w:delText xml:space="preserve"> </w:delText>
        </w:r>
      </w:del>
      <m:oMath>
        <m:r>
          <m:t>ε</m:t>
        </m:r>
      </m:oMath>
      <w:del w:id="747" w:author="PR Preview" w:date="2026-01-01T00:00:00Z">
        <w:r>
          <w:delText xml:space="preserve">, the noise in the outcome at</w:delText>
        </w:r>
      </w:del>
      <w:del w:id="748" w:author="PR Preview" w:date="2026-01-01T00:00:00Z">
        <w:r>
          <w:delText xml:space="preserve"> </w:delText>
        </w:r>
      </w:del>
      <m:oMath>
        <m:r>
          <m:t>x</m:t>
        </m:r>
      </m:oMath>
      <w:del w:id="749" w:author="PR Preview" w:date="2026-01-01T00:00:00Z">
        <w:r>
          <w:delText xml:space="preserve">, has mean</w:delText>
        </w:r>
      </w:del>
      <w:del w:id="750" w:author="PR Preview" w:date="2026-01-01T00:00:00Z">
        <w:r>
          <w:delText xml:space="preserve"> </w:delText>
        </w:r>
      </w:del>
      <m:oMath>
        <m:r>
          <m:t>0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 variance</w:delText>
        </w:r>
      </w:del>
      <w:del w:id="75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54" w:author="PR Preview" w:date="2026-01-01T00:00:00Z">
        <w:r>
          <w:delText xml:space="preserve">,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and that</w:delText>
        </w:r>
      </w:del>
      <w:del w:id="75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is independent of the random training set</w:delText>
        </w:r>
      </w:del>
      <w:del w:id="7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61" w:author="PR Preview" w:date="2026-01-01T00:00:00Z">
        <w:r>
          <w:delText xml:space="preserve">,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and that</w:delText>
        </w:r>
      </w:del>
      <w:del w:id="76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765" w:author="PR Preview" w:date="2026-01-01T00:00:00Z">
        <w:r>
          <w:delText xml:space="preserve">.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Then the</w:delText>
        </w:r>
      </w:del>
      <w:del w:id="768" w:author="PR Preview" w:date="2026-01-01T00:00:00Z">
        <w:r>
          <w:delText xml:space="preserve"> </w:delText>
        </w:r>
      </w:del>
      <w:hyperlink w:anchor="def-epe">
        <w:del w:id="769" w:author="PR Preview" w:date="2026-01-01T00:00:00Z">
          <w:r>
            <w:rPr>
              <w:rStyle w:val="Hyperlink"/>
            </w:rPr>
            <w:delText xml:space="preserve">expected prediction error at</w:delText>
          </w:r>
        </w:del>
        <w:del w:id="77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is the squared</w:delText>
        </w:r>
      </w:del>
      <w:del w:id="773" w:author="PR Preview" w:date="2026-01-01T00:00:00Z">
        <w:r>
          <w:delText xml:space="preserve"> </w:delText>
        </w:r>
      </w:del>
      <w:hyperlink w:anchor="def-prediction-bias">
        <w:del w:id="774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of the prediction</w:delText>
        </w:r>
      </w:del>
      <w:del w:id="77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778" w:author="PR Preview" w:date="2026-01-01T00:00:00Z">
        <w:r>
          <w:delText xml:space="preserve">, used as an</w:delText>
        </w:r>
      </w:del>
      <w:del w:id="779" w:author="PR Preview" w:date="2026-01-01T00:00:00Z">
        <w:r>
          <w:delText xml:space="preserve"> </w:delText>
        </w:r>
      </w:del>
      <w:hyperlink r:id="rId79">
        <w:del w:id="780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of</w:delText>
        </w:r>
      </w:del>
      <w:del w:id="78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plus its</w:delText>
        </w:r>
      </w:del>
      <w:del w:id="787" w:author="PR Preview" w:date="2026-01-01T00:00:00Z">
        <w:r>
          <w:delText xml:space="preserve"> </w:delText>
        </w:r>
      </w:del>
      <w:hyperlink r:id="rId94">
        <w:del w:id="788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789" w:author="PR Preview" w:date="2026-01-01T00:00:00Z">
        <w:r>
          <w:delText xml:space="preserve">,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plus</w:delText>
        </w:r>
      </w:del>
      <w:del w:id="79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93" w:author="PR Preview" w:date="2026-01-01T00:00:00Z">
        <w:r>
          <w:delText xml:space="preserve">:</w:delText>
        </w:r>
      </w:del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del w:id="794" w:author="PR Preview" w:date="2026-01-01T00:00:00Z">
        <w:r>
          <w:rPr>
            <w:i/>
            <w:iCs/>
          </w:rPr>
          <w:delText xml:space="preserve">Proof</w:delText>
        </w:r>
      </w:del>
      <w:del w:id="795" w:author="PR Preview" w:date="2026-01-01T00:00:00Z">
        <w:r>
          <w:delText xml:space="preserve">. </w:delText>
        </w:r>
      </w:del>
      <w:del w:id="796" w:author="PR Preview" w:date="2026-01-01T00:00:00Z">
        <w:r>
          <w:delText xml:space="preserve">Every expectation below is conditional on</w:delText>
        </w:r>
      </w:del>
      <w:del w:id="79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798" w:author="PR Preview" w:date="2026-01-01T00:00:00Z">
        <w:r>
          <w:delText xml:space="preserve">, as in the exercises.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By</w:delText>
        </w:r>
      </w:del>
      <w:del w:id="801" w:author="PR Preview" w:date="2026-01-01T00:00:00Z">
        <w:r>
          <w:delText xml:space="preserve"> </w:delText>
        </w:r>
      </w:del>
      <w:hyperlink w:anchor="sol-epe-split-noise">
        <w:del w:id="802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803" w:author="PR Preview" w:date="2026-01-01T00:00:00Z">
        <w:r>
          <w:delText xml:space="preserve">, the expected squared prediction error is the noise variance plus the pMSE of the prediction, used as an</w:delText>
        </w:r>
      </w:del>
      <w:del w:id="804" w:author="PR Preview" w:date="2026-01-01T00:00:00Z">
        <w:r>
          <w:delText xml:space="preserve"> </w:delText>
        </w:r>
      </w:del>
      <w:hyperlink r:id="rId79">
        <w:del w:id="80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of</w:delText>
        </w:r>
      </w:del>
      <w:del w:id="80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09" w:author="PR Preview" w:date="2026-01-01T00:00:00Z">
        <w:r>
          <w:delText xml:space="preserve">.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By</w:delText>
        </w:r>
      </w:del>
      <w:del w:id="812" w:author="PR Preview" w:date="2026-01-01T00:00:00Z">
        <w:r>
          <w:delText xml:space="preserve"> </w:delText>
        </w:r>
      </w:del>
      <w:hyperlink w:anchor="sol-epe-split-bias">
        <w:del w:id="813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814" w:author="PR Preview" w:date="2026-01-01T00:00:00Z">
        <w:r>
          <w:delText xml:space="preserve">, that pMSE is the squared bias plus the variance.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Substituting</w:delText>
        </w:r>
      </w:del>
      <w:del w:id="817" w:author="PR Preview" w:date="2026-01-01T00:00:00Z">
        <w:r>
          <w:delText xml:space="preserve"> </w:delText>
        </w:r>
      </w:del>
      <w:hyperlink w:anchor="eq-epe-after-bias">
        <w:del w:id="818" w:author="PR Preview" w:date="2026-01-01T00:00:00Z">
          <w:r>
            <w:rPr>
              <w:rStyle w:val="Hyperlink"/>
            </w:rPr>
            <w:delText xml:space="preserve">Equation 20</w:delText>
          </w:r>
        </w:del>
      </w:hyperlink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into</w:delText>
        </w:r>
      </w:del>
      <w:del w:id="821" w:author="PR Preview" w:date="2026-01-01T00:00:00Z">
        <w:r>
          <w:delText xml:space="preserve"> </w:delText>
        </w:r>
      </w:del>
      <w:hyperlink w:anchor="eq-epe-after-noise">
        <w:del w:id="822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82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824" w:author="PR Preview" w:date="2026-01-01T00:00:00Z">
        <w:r>
          <w:rPr>
            <w:b/>
            <w:bCs/>
          </w:rPr>
          <w:delText xml:space="preserve">Definition 20 (Irreducible error)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In</w:delText>
        </w:r>
      </w:del>
      <w:del w:id="827" w:author="PR Preview" w:date="2026-01-01T00:00:00Z">
        <w:r>
          <w:delText xml:space="preserve"> </w:delText>
        </w:r>
      </w:del>
      <w:hyperlink w:anchor="thm-epe-decomposition">
        <w:del w:id="82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29" w:author="PR Preview" w:date="2026-01-01T00:00:00Z">
        <w:r>
          <w:delText xml:space="preserve">,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the term</w:delText>
        </w:r>
      </w:del>
      <w:del w:id="83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 the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rPr>
            <w:b/>
            <w:bCs/>
          </w:rPr>
          <w:delText xml:space="preserve">irreducible error</w:delText>
        </w:r>
      </w:del>
      <w:del w:id="837" w:author="PR Preview" w:date="2026-01-01T00:00:00Z">
        <w:r>
          <w:delText xml:space="preserve">.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It does not depend on the fitting procedure</w:delText>
        </w:r>
      </w:del>
      <w:del w:id="840" w:author="PR Preview" w:date="2026-01-01T00:00:00Z">
        <w:r>
          <w:delText xml:space="preserve"> </w:delText>
        </w:r>
      </w:del>
      <m:oMath>
        <m:r>
          <m:t>g</m:t>
        </m:r>
      </m:oMath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so no choice of prediction can remove it.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The theorem concerns the single covariate value</w:delText>
        </w:r>
      </w:del>
      <w:del w:id="846" w:author="PR Preview" w:date="2026-01-01T00:00:00Z">
        <w:r>
          <w:delText xml:space="preserve"> </w:delText>
        </w:r>
      </w:del>
      <m:oMath>
        <m:r>
          <m:t>x</m:t>
        </m:r>
      </m:oMath>
      <w:del w:id="847" w:author="PR Preview" w:date="2026-01-01T00:00:00Z">
        <w:r>
          <w:delText xml:space="preserve">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so</w:delText>
        </w:r>
      </w:del>
      <w:del w:id="85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may differ from one covariate value to another: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it does not assume constant noise variance across covariate values.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For example, in</w:delText>
        </w:r>
      </w:del>
      <w:del w:id="857" w:author="PR Preview" w:date="2026-01-01T00:00:00Z">
        <w:r>
          <w:delText xml:space="preserve"> </w:delText>
        </w:r>
      </w:del>
      <w:hyperlink w:anchor="exr-epe-three-sources">
        <w:del w:id="858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861" w:author="PR Preview" w:date="2026-01-01T00:00:00Z">
        <w:r>
          <w:delText xml:space="preserve">,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so every prediction there has expected squared error at least</w:delText>
        </w:r>
      </w:del>
      <w:del w:id="864" w:author="PR Preview" w:date="2026-01-01T00:00:00Z">
        <w:r>
          <w:delText xml:space="preserve"> </w:delText>
        </w:r>
      </w:del>
      <m:oMath>
        <m:r>
          <m:t>3</m:t>
        </m:r>
      </m:oMath>
      <w:del w:id="865" w:author="PR Preview" w:date="2026-01-01T00:00:00Z">
        <w:r>
          <w:delText xml:space="preserve">.</w:delText>
        </w:r>
      </w:del>
    </w:p>
    <w:p>
      <w:pPr>
        <w:pStyle w:val="BodyText"/>
      </w:pPr>
      <w:ins w:id="866" w:author="PR Preview" w:date="2026-01-01T00:00:00Z">
        <w:r>
          <w:rPr>
            <w:b/>
            <w:bCs/>
          </w:rPr>
          <w:t xml:space="preserve">Theorem 3 (Bias, variance and noise)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Let</w:t>
        </w:r>
      </w:ins>
      <w:ins w:id="869" w:author="PR Preview" w:date="2026-01-01T00:00:00Z">
        <w:r>
          <w:t xml:space="preserve"> </w:t>
        </w:r>
      </w:ins>
      <m:oMath>
        <m:r>
          <m:t>μ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be the</w:t>
        </w:r>
      </w:ins>
      <w:ins w:id="872" w:author="PR Preview" w:date="2026-01-01T00:00:00Z">
        <w:r>
          <w:t xml:space="preserve"> </w:t>
        </w:r>
      </w:ins>
      <w:hyperlink w:anchor="def-mean-function">
        <w:ins w:id="87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 the outcome given the covariate.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Suppose that, given</w:t>
        </w:r>
      </w:ins>
      <w:ins w:id="8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879" w:author="PR Preview" w:date="2026-01-01T00:00:00Z">
        <w:r>
          <w:t xml:space="preserve">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the new outcome is</w:t>
        </w:r>
      </w:ins>
      <w:ins w:id="88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883" w:author="PR Preview" w:date="2026-01-01T00:00:00Z">
        <w:r>
          <w:t xml:space="preserve">,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where</w:t>
        </w:r>
      </w:ins>
      <w:ins w:id="886" w:author="PR Preview" w:date="2026-01-01T00:00:00Z">
        <w:r>
          <w:t xml:space="preserve"> </w:t>
        </w:r>
      </w:ins>
      <m:oMath>
        <m:r>
          <m:t>ε</m:t>
        </m:r>
      </m:oMath>
      <w:ins w:id="887" w:author="PR Preview" w:date="2026-01-01T00:00:00Z">
        <w:r>
          <w:t xml:space="preserve">, the noise in the outcome at</w:t>
        </w:r>
      </w:ins>
      <w:ins w:id="888" w:author="PR Preview" w:date="2026-01-01T00:00:00Z">
        <w:r>
          <w:t xml:space="preserve"> </w:t>
        </w:r>
      </w:ins>
      <m:oMath>
        <m:r>
          <m:t>x</m:t>
        </m:r>
      </m:oMath>
      <w:ins w:id="889" w:author="PR Preview" w:date="2026-01-01T00:00:00Z">
        <w:r>
          <w:t xml:space="preserve">, has mean</w:t>
        </w:r>
      </w:ins>
      <w:ins w:id="890" w:author="PR Preview" w:date="2026-01-01T00:00:00Z">
        <w:r>
          <w:t xml:space="preserve"> </w:t>
        </w:r>
      </w:ins>
      <m:oMath>
        <m:r>
          <m:t>0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 variance</w:t>
        </w:r>
      </w:ins>
      <w:ins w:id="89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 that</w:t>
        </w:r>
      </w:ins>
      <w:ins w:id="89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is independent of the random training set</w:t>
        </w:r>
      </w:ins>
      <w:ins w:id="9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that</w:t>
        </w:r>
      </w:ins>
      <w:ins w:id="90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905" w:author="PR Preview" w:date="2026-01-01T00:00:00Z">
        <w:r>
          <w:t xml:space="preserve">.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Then the</w:t>
        </w:r>
      </w:ins>
      <w:ins w:id="908" w:author="PR Preview" w:date="2026-01-01T00:00:00Z">
        <w:r>
          <w:t xml:space="preserve"> </w:t>
        </w:r>
      </w:ins>
      <w:hyperlink w:anchor="def-epe">
        <w:ins w:id="909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91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is the squared</w:t>
        </w:r>
      </w:ins>
      <w:ins w:id="913" w:author="PR Preview" w:date="2026-01-01T00:00:00Z">
        <w:r>
          <w:t xml:space="preserve"> </w:t>
        </w:r>
      </w:ins>
      <w:hyperlink w:anchor="def-prediction-bias">
        <w:ins w:id="91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of the prediction</w:t>
        </w:r>
      </w:ins>
      <w:ins w:id="91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18" w:author="PR Preview" w:date="2026-01-01T00:00:00Z">
        <w:r>
          <w:t xml:space="preserve">, used as an</w:t>
        </w:r>
      </w:ins>
      <w:ins w:id="919" w:author="PR Preview" w:date="2026-01-01T00:00:00Z">
        <w:r>
          <w:t xml:space="preserve"> </w:t>
        </w:r>
      </w:ins>
      <w:hyperlink r:id="rId79">
        <w:ins w:id="92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of</w:t>
        </w:r>
      </w:ins>
      <w:ins w:id="92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plus its</w:t>
        </w:r>
      </w:ins>
      <w:ins w:id="927" w:author="PR Preview" w:date="2026-01-01T00:00:00Z">
        <w:r>
          <w:t xml:space="preserve"> </w:t>
        </w:r>
      </w:ins>
      <w:hyperlink r:id="rId94">
        <w:ins w:id="928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929" w:author="PR Preview" w:date="2026-01-01T00:00:00Z">
        <w:r>
          <w:t xml:space="preserve">,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plus</w:t>
        </w:r>
      </w:ins>
      <w:ins w:id="93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33" w:author="PR Preview" w:date="2026-01-01T00:00:00Z">
        <w:r>
          <w:t xml:space="preserve">:</w:t>
        </w:r>
      </w:ins>
    </w:p>
    <w:p>
      <w:pPr>
        <w:pStyle w:val="BodyText"/>
      </w:pPr>
      <w:bookmarkStart w:id="9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ins w:id="934" w:author="PR Preview" w:date="2026-01-01T00:00:00Z">
        <w:r>
          <w:rPr>
            <w:i/>
            <w:iCs/>
          </w:rPr>
          <w:t xml:space="preserve">Proof</w:t>
        </w:r>
      </w:ins>
      <w:ins w:id="935" w:author="PR Preview" w:date="2026-01-01T00:00:00Z">
        <w:r>
          <w:t xml:space="preserve">. </w:t>
        </w:r>
      </w:ins>
      <w:ins w:id="936" w:author="PR Preview" w:date="2026-01-01T00:00:00Z">
        <w:r>
          <w:t xml:space="preserve">Every expectation below is conditional on</w:t>
        </w:r>
      </w:ins>
      <w:ins w:id="9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938" w:author="PR Preview" w:date="2026-01-01T00:00:00Z">
        <w:r>
          <w:t xml:space="preserve">, as in the exercises.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By</w:t>
        </w:r>
      </w:ins>
      <w:ins w:id="941" w:author="PR Preview" w:date="2026-01-01T00:00:00Z">
        <w:r>
          <w:t xml:space="preserve"> </w:t>
        </w:r>
      </w:ins>
      <w:hyperlink w:anchor="sol-epe-split-noise">
        <w:ins w:id="942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943" w:author="PR Preview" w:date="2026-01-01T00:00:00Z">
        <w:r>
          <w:t xml:space="preserve">, the expected squared prediction error is the noise variance plus the pMSE of the prediction, used as an</w:t>
        </w:r>
      </w:ins>
      <w:ins w:id="944" w:author="PR Preview" w:date="2026-01-01T00:00:00Z">
        <w:r>
          <w:t xml:space="preserve"> </w:t>
        </w:r>
      </w:ins>
      <w:hyperlink r:id="rId79">
        <w:ins w:id="94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of</w:t>
        </w:r>
      </w:ins>
      <w:ins w:id="94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49" w:author="PR Preview" w:date="2026-01-01T00:00:00Z">
        <w:r>
          <w:t xml:space="preserve">.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By</w:t>
        </w:r>
      </w:ins>
      <w:ins w:id="952" w:author="PR Preview" w:date="2026-01-01T00:00:00Z">
        <w:r>
          <w:t xml:space="preserve"> </w:t>
        </w:r>
      </w:ins>
      <w:hyperlink w:anchor="sol-epe-split-bias">
        <w:ins w:id="953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954" w:author="PR Preview" w:date="2026-01-01T00:00:00Z">
        <w:r>
          <w:t xml:space="preserve">, that pMSE is the squared bias plus the variance.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Substituting</w:t>
        </w:r>
      </w:ins>
      <w:ins w:id="957" w:author="PR Preview" w:date="2026-01-01T00:00:00Z">
        <w:r>
          <w:t xml:space="preserve"> </w:t>
        </w:r>
      </w:ins>
      <w:hyperlink w:anchor="eq-epe-after-bias">
        <w:ins w:id="958" w:author="PR Preview" w:date="2026-01-01T00:00:00Z">
          <w:r>
            <w:rPr>
              <w:rStyle w:val="Hyperlink"/>
            </w:rPr>
            <w:t xml:space="preserve">Equation 21</w:t>
          </w:r>
        </w:ins>
      </w:hyperlink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into</w:t>
        </w:r>
      </w:ins>
      <w:ins w:id="961" w:author="PR Preview" w:date="2026-01-01T00:00:00Z">
        <w:r>
          <w:t xml:space="preserve"> </w:t>
        </w:r>
      </w:ins>
      <w:hyperlink w:anchor="eq-epe-after-noise">
        <w:ins w:id="962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9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9" w:name="def-irreducible-error"/>
    <w:p>
      <w:pPr>
        <w:pStyle w:val="FirstParagraph"/>
      </w:pPr>
      <w:ins w:id="964" w:author="PR Preview" w:date="2026-01-01T00:00:00Z">
        <w:r>
          <w:rPr>
            <w:b/>
            <w:bCs/>
          </w:rPr>
          <w:t xml:space="preserve">Definition 20 (Irreducible error)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In</w:t>
        </w:r>
      </w:ins>
      <w:ins w:id="967" w:author="PR Preview" w:date="2026-01-01T00:00:00Z">
        <w:r>
          <w:t xml:space="preserve"> </w:t>
        </w:r>
      </w:ins>
      <w:hyperlink w:anchor="thm-epe-decomposition">
        <w:ins w:id="96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69" w:author="PR Preview" w:date="2026-01-01T00:00:00Z">
        <w:r>
          <w:t xml:space="preserve">,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the term</w:t>
        </w:r>
      </w:ins>
      <w:ins w:id="97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is the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rPr>
            <w:b/>
            <w:bCs/>
          </w:rPr>
          <w:t xml:space="preserve">irreducible error</w:t>
        </w:r>
      </w:ins>
      <w:ins w:id="977" w:author="PR Preview" w:date="2026-01-01T00:00:00Z">
        <w:r>
          <w:t xml:space="preserve">.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It does not depend on the fitting procedure</w:t>
        </w:r>
      </w:ins>
      <w:ins w:id="980" w:author="PR Preview" w:date="2026-01-01T00:00:00Z">
        <w:r>
          <w:t xml:space="preserve"> </w:t>
        </w:r>
      </w:ins>
      <m:oMath>
        <m:r>
          <m:t>g</m:t>
        </m:r>
      </m:oMath>
      <w:ins w:id="981" w:author="PR Preview" w:date="2026-01-01T00:00:00Z">
        <w:r>
          <w:t xml:space="preserve">,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so no choice of prediction can remove it.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The theorem concerns the single covariate value</w:t>
        </w:r>
      </w:ins>
      <w:ins w:id="986" w:author="PR Preview" w:date="2026-01-01T00:00:00Z">
        <w:r>
          <w:t xml:space="preserve"> </w:t>
        </w:r>
      </w:ins>
      <m:oMath>
        <m:r>
          <m:t>x</m:t>
        </m:r>
      </m:oMath>
      <w:ins w:id="987" w:author="PR Preview" w:date="2026-01-01T00:00:00Z">
        <w:r>
          <w:t xml:space="preserve">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so</w:t>
        </w:r>
      </w:ins>
      <w:ins w:id="99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may differ from one covariate value to another: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it does not assume constant noise variance across covariate values.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For example, in</w:t>
        </w:r>
      </w:ins>
      <w:ins w:id="997" w:author="PR Preview" w:date="2026-01-01T00:00:00Z">
        <w:r>
          <w:t xml:space="preserve"> </w:t>
        </w:r>
      </w:ins>
      <w:hyperlink w:anchor="exr-epe-three-sources">
        <w:ins w:id="998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001" w:author="PR Preview" w:date="2026-01-01T00:00:00Z">
        <w:r>
          <w:t xml:space="preserve">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so every prediction there has expected squared error at least</w:t>
        </w:r>
      </w:ins>
      <w:ins w:id="1004" w:author="PR Preview" w:date="2026-01-01T00:00:00Z">
        <w:r>
          <w:t xml:space="preserve"> </w:t>
        </w:r>
      </w:ins>
      <m:oMath>
        <m:r>
          <m:t>3</m:t>
        </m:r>
      </m:oMath>
      <w:ins w:id="1005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01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0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del w:id="1006" w:author="PR Preview" w:date="2026-01-01T00:00:00Z">
        <w:r>
          <w:delText xml:space="preserve">The argument</w:delText>
        </w:r>
      </w:del>
      <w:del w:id="1007" w:author="PR Preview" w:date="2026-01-01T00:00:00Z">
        <w:r>
          <w:delText xml:space="preserve"> </w:delText>
        </w:r>
      </w:del>
      <m:oMath>
        <m:r>
          <m:t>n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of the</w:delText>
        </w:r>
      </w:del>
      <w:del w:id="1010" w:author="PR Preview" w:date="2026-01-01T00:00:00Z">
        <w:r>
          <w:delText xml:space="preserve"> </w:delText>
        </w:r>
      </w:del>
      <w:hyperlink w:anchor="def-expected-generalization-error">
        <w:del w:id="101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01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of a fitting procedure</w:delText>
        </w:r>
      </w:del>
      <w:del w:id="1015" w:author="PR Preview" w:date="2026-01-01T00:00:00Z">
        <w:r>
          <w:delText xml:space="preserve"> </w:delText>
        </w:r>
      </w:del>
      <m:oMath>
        <m:r>
          <m:t>g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records that it depends on how many observations each training set has.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By</w:delText>
        </w:r>
      </w:del>
      <w:del w:id="1020" w:author="PR Preview" w:date="2026-01-01T00:00:00Z">
        <w:r>
          <w:delText xml:space="preserve"> </w:delText>
        </w:r>
      </w:del>
      <w:hyperlink w:anchor="thm-expected-error-epe">
        <w:del w:id="102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022" w:author="PR Preview" w:date="2026-01-01T00:00:00Z">
        <w:r>
          <w:delText xml:space="preserve">,</w:delText>
        </w:r>
      </w:del>
      <w:del w:id="102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averages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the expected prediction error at each covariate value,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and</w:delText>
        </w:r>
      </w:del>
      <w:del w:id="1030" w:author="PR Preview" w:date="2026-01-01T00:00:00Z">
        <w:r>
          <w:delText xml:space="preserve"> </w:delText>
        </w:r>
      </w:del>
      <w:hyperlink w:anchor="thm-epe-decomposition">
        <w:del w:id="103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splits that error, under squared-error loss,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into a squared bias, a variance and a noise variance.</w:delText>
        </w:r>
      </w:del>
    </w:p>
    <w:p>
      <w:pPr>
        <w:pStyle w:val="BodyText"/>
      </w:pPr>
      <w:ins w:id="1036" w:author="PR Preview" w:date="2026-01-01T00:00:00Z">
        <w:r>
          <w:t xml:space="preserve">The argument</w:t>
        </w:r>
      </w:ins>
      <w:ins w:id="1037" w:author="PR Preview" w:date="2026-01-01T00:00:00Z">
        <w:r>
          <w:t xml:space="preserve"> </w:t>
        </w:r>
      </w:ins>
      <m:oMath>
        <m:r>
          <m:t>n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of the</w:t>
        </w:r>
      </w:ins>
      <w:ins w:id="1040" w:author="PR Preview" w:date="2026-01-01T00:00:00Z">
        <w:r>
          <w:t xml:space="preserve"> </w:t>
        </w:r>
      </w:ins>
      <w:hyperlink w:anchor="def-expected-generalization-error">
        <w:ins w:id="104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04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of a fitting procedure</w:t>
        </w:r>
      </w:ins>
      <w:ins w:id="1045" w:author="PR Preview" w:date="2026-01-01T00:00:00Z">
        <w:r>
          <w:t xml:space="preserve"> </w:t>
        </w:r>
      </w:ins>
      <m:oMath>
        <m:r>
          <m:t>g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records that it depends on how many observations each training set has.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By</w:t>
        </w:r>
      </w:ins>
      <w:ins w:id="1050" w:author="PR Preview" w:date="2026-01-01T00:00:00Z">
        <w:r>
          <w:t xml:space="preserve"> </w:t>
        </w:r>
      </w:ins>
      <w:hyperlink w:anchor="thm-expected-error-epe">
        <w:ins w:id="105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052" w:author="PR Preview" w:date="2026-01-01T00:00:00Z">
        <w:r>
          <w:t xml:space="preserve">,</w:t>
        </w:r>
      </w:ins>
      <w:ins w:id="105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averages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the expected prediction error at each covariate value,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and</w:t>
        </w:r>
      </w:ins>
      <w:ins w:id="1060" w:author="PR Preview" w:date="2026-01-01T00:00:00Z">
        <w:r>
          <w:t xml:space="preserve"> </w:t>
        </w:r>
      </w:ins>
      <w:hyperlink w:anchor="thm-epe-decomposition">
        <w:ins w:id="106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splits that error, under squared-error loss,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into a squared bias, a variance and a noise variance.</w:t>
        </w:r>
      </w:ins>
    </w:p>
    <w:bookmarkEnd w:id="101"/>
    <w:bookmarkStart w:id="103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4"/>
    <w:bookmarkStart w:id="105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5"/>
    <w:bookmarkStart w:id="107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7"/>
    <w:bookmarkStart w:id="108" w:name="rem-overfitting-tradeoff"/>
    <w:p>
      <w:pPr>
        <w:pStyle w:val="BodyText"/>
      </w:pPr>
      <w:del w:id="1066" w:author="PR Preview" w:date="2026-01-01T00:00:00Z">
        <w:r>
          <w:rPr>
            <w:i/>
            <w:iCs/>
          </w:rPr>
          <w:delText xml:space="preserve">Remark 15</w:delText>
        </w:r>
      </w:del>
      <w:del w:id="1067" w:author="PR Preview" w:date="2026-01-01T00:00:00Z">
        <w:r>
          <w:delText xml:space="preserve"> (Overfitting and the trade-off). </w:delText>
        </w:r>
      </w:del>
      <w:del w:id="1068" w:author="PR Preview" w:date="2026-01-01T00:00:00Z">
        <w:r>
          <w:delText xml:space="preserve">By</w:delText>
        </w:r>
      </w:del>
      <w:del w:id="1069" w:author="PR Preview" w:date="2026-01-01T00:00:00Z">
        <w:r>
          <w:delText xml:space="preserve"> </w:delText>
        </w:r>
      </w:del>
      <w:hyperlink w:anchor="thm-epe-decomposition">
        <w:del w:id="107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071" w:author="PR Preview" w:date="2026-01-01T00:00:00Z">
        <w:r>
          <w:delText xml:space="preserve">,</w:delText>
        </w:r>
      </w:del>
      <w:del w:id="107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 the squared bias plus the variance plus</w:delText>
        </w:r>
      </w:del>
      <w:del w:id="107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076" w:author="PR Preview" w:date="2026-01-01T00:00:00Z">
        <w:r>
          <w:delText xml:space="preserve">.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Under a</w:delText>
        </w:r>
      </w:del>
      <w:del w:id="1079" w:author="PR Preview" w:date="2026-01-01T00:00:00Z">
        <w:r>
          <w:delText xml:space="preserve"> </w:delText>
        </w:r>
      </w:del>
      <w:hyperlink w:anchor="def-bias-variance-tradeoff">
        <w:del w:id="1080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among</w:delText>
        </w:r>
      </w:del>
      <w:del w:id="108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084" w:author="PR Preview" w:date="2026-01-01T00:00:00Z">
        <w:r>
          <w:delText xml:space="preserve">,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moving from</w:delText>
        </w:r>
      </w:del>
      <w:del w:id="10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to</w:delText>
        </w:r>
      </w:del>
      <w:del w:id="10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lowers the expected squared prediction error at</w:delText>
        </w:r>
      </w:del>
      <w:del w:id="1093" w:author="PR Preview" w:date="2026-01-01T00:00:00Z">
        <w:r>
          <w:delText xml:space="preserve"> </w:delText>
        </w:r>
      </w:del>
      <m:oMath>
        <m:r>
          <m:t>x</m:t>
        </m:r>
      </m:oMath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when the squared bias falls by more than the variance rises,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and raises it otherwise.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The smallest of</w:delText>
        </w:r>
      </w:del>
      <w:del w:id="110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is often at some</w:delText>
        </w:r>
      </w:del>
      <w:del w:id="110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with</w:delText>
        </w:r>
      </w:del>
      <w:del w:id="11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(James et al. 2021, sec. 2.2.2)</w:delText>
        </w:r>
      </w:del>
      <w:del w:id="1109" w:author="PR Preview" w:date="2026-01-01T00:00:00Z">
        <w:r>
          <w:delText xml:space="preserve">,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but not always: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if the mean function</w:delText>
        </w:r>
      </w:del>
      <w:del w:id="1114" w:author="PR Preview" w:date="2026-01-01T00:00:00Z">
        <w:r>
          <w:delText xml:space="preserve"> </w:delText>
        </w:r>
      </w:del>
      <m:oMath>
        <m:r>
          <m:t>μ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is a candidate of</w:delText>
        </w:r>
      </w:del>
      <w:del w:id="111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118" w:author="PR Preview" w:date="2026-01-01T00:00:00Z">
        <w:r>
          <w:delText xml:space="preserve">,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the squared bias of</w:delText>
        </w:r>
      </w:del>
      <w:del w:id="11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can be zero,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and then no later</w:delText>
        </w:r>
      </w:del>
      <w:del w:id="112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has a smaller squared bias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and, under the trade-off, none has a smaller variance,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so none has a smaller expected squared prediction error.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The procedures past the smallest error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have lowered their squared bias by less than they have raised their variance,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and the rules they produce tend to</w:delText>
        </w:r>
      </w:del>
      <w:del w:id="1139" w:author="PR Preview" w:date="2026-01-01T00:00:00Z">
        <w:r>
          <w:delText xml:space="preserve"> </w:delText>
        </w:r>
      </w:del>
      <w:hyperlink w:anchor="def-overfitting">
        <w:del w:id="1140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1141" w:author="PR Preview" w:date="2026-01-01T00:00:00Z">
        <w:r>
          <w:delText xml:space="preserve">: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they fit their training sets more closely than the procedure with the smallest error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ins w:id="1146" w:author="PR Preview" w:date="2026-01-01T00:00:00Z">
        <w:r>
          <w:rPr>
            <w:i/>
            <w:iCs/>
          </w:rPr>
          <w:t xml:space="preserve">Remark 15</w:t>
        </w:r>
      </w:ins>
      <w:ins w:id="1147" w:author="PR Preview" w:date="2026-01-01T00:00:00Z">
        <w:r>
          <w:t xml:space="preserve"> (Overfitting and the trade-off). </w:t>
        </w:r>
      </w:ins>
      <w:ins w:id="1148" w:author="PR Preview" w:date="2026-01-01T00:00:00Z">
        <w:r>
          <w:t xml:space="preserve">By</w:t>
        </w:r>
      </w:ins>
      <w:ins w:id="1149" w:author="PR Preview" w:date="2026-01-01T00:00:00Z">
        <w:r>
          <w:t xml:space="preserve"> </w:t>
        </w:r>
      </w:ins>
      <w:hyperlink w:anchor="thm-epe-decomposition">
        <w:ins w:id="115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is the squared bias plus the variance plus</w:t>
        </w:r>
      </w:ins>
      <w:ins w:id="115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56" w:author="PR Preview" w:date="2026-01-01T00:00:00Z">
        <w:r>
          <w:t xml:space="preserve">.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Under a</w:t>
        </w:r>
      </w:ins>
      <w:ins w:id="1159" w:author="PR Preview" w:date="2026-01-01T00:00:00Z">
        <w:r>
          <w:t xml:space="preserve"> </w:t>
        </w:r>
      </w:ins>
      <w:hyperlink w:anchor="def-bias-variance-tradeoff">
        <w:ins w:id="1160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among</w:t>
        </w:r>
      </w:ins>
      <w:ins w:id="116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164" w:author="PR Preview" w:date="2026-01-01T00:00:00Z">
        <w:r>
          <w:t xml:space="preserve">,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moving from</w:t>
        </w:r>
      </w:ins>
      <w:ins w:id="116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to</w:t>
        </w:r>
      </w:ins>
      <w:ins w:id="11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lowers the expected squared prediction error at</w:t>
        </w:r>
      </w:ins>
      <w:ins w:id="1173" w:author="PR Preview" w:date="2026-01-01T00:00:00Z">
        <w:r>
          <w:t xml:space="preserve"> </w:t>
        </w:r>
      </w:ins>
      <m:oMath>
        <m:r>
          <m:t>x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when the squared bias falls by more than the variance rises,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and raises it otherwise.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The smallest of</w:t>
        </w:r>
      </w:ins>
      <w:ins w:id="118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is often at some</w:t>
        </w:r>
      </w:ins>
      <w:ins w:id="118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with</w:t>
        </w:r>
      </w:ins>
      <w:ins w:id="118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(James et al. 2021, sec. 2.2.2)</w:t>
        </w:r>
      </w:ins>
      <w:ins w:id="1189" w:author="PR Preview" w:date="2026-01-01T00:00:00Z">
        <w:r>
          <w:t xml:space="preserve">,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but not always: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if the mean function</w:t>
        </w:r>
      </w:ins>
      <w:ins w:id="1194" w:author="PR Preview" w:date="2026-01-01T00:00:00Z">
        <w:r>
          <w:t xml:space="preserve"> </w:t>
        </w:r>
      </w:ins>
      <m:oMath>
        <m:r>
          <m:t>μ</m:t>
        </m:r>
      </m:oMath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is a candidate of</w:t>
        </w:r>
      </w:ins>
      <w:ins w:id="119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198" w:author="PR Preview" w:date="2026-01-01T00:00:00Z">
        <w:r>
          <w:t xml:space="preserve">,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the squared bias of</w:t>
        </w:r>
      </w:ins>
      <w:ins w:id="120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can be zero,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and then no later</w:t>
        </w:r>
      </w:ins>
      <w:ins w:id="120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has a smaller squared bias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and, under the trade-off, none has a smaller variance,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so none has a smaller expected squared prediction error.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The procedures past the smallest error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have lowered their squared bias by less than they have raised their variance,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and the rules they produce tend to</w:t>
        </w:r>
      </w:ins>
      <w:ins w:id="1219" w:author="PR Preview" w:date="2026-01-01T00:00:00Z">
        <w:r>
          <w:t xml:space="preserve"> </w:t>
        </w:r>
      </w:ins>
      <w:hyperlink w:anchor="def-overfitting">
        <w:ins w:id="1220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1221" w:author="PR Preview" w:date="2026-01-01T00:00:00Z">
        <w:r>
          <w:t xml:space="preserve">: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they fit their training sets more closely than the procedure with the smallest error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but predict new observations worse.</w:t>
        </w:r>
      </w:ins>
    </w:p>
    <w:bookmarkEnd w:id="108"/>
    <w:bookmarkStart w:id="109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9"/>
    <w:bookmarkStart w:id="110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0"/>
    <w:bookmarkStart w:id="111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11"/>
    <w:bookmarkStart w:id="112" w:name="thm-held-out-unbiased"/>
    <w:p>
      <w:pPr>
        <w:pStyle w:val="BodyText"/>
      </w:pPr>
      <w:del w:id="1226" w:author="PR Preview" w:date="2026-01-01T00:00:00Z">
        <w:r>
          <w:rPr>
            <w:b/>
            <w:bCs/>
          </w:rPr>
          <w:delText xml:space="preserve">Theorem 3 (The held-out sample mean loss estimates the generalization error)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Let a</w:delText>
        </w:r>
      </w:del>
      <w:del w:id="1229" w:author="PR Preview" w:date="2026-01-01T00:00:00Z">
        <w:r>
          <w:delText xml:space="preserve"> </w:delText>
        </w:r>
      </w:del>
      <w:hyperlink w:anchor="def-prediction-rule">
        <w:del w:id="123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3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be fitted to a</w:delText>
        </w:r>
      </w:del>
      <w:del w:id="1234" w:author="PR Preview" w:date="2026-01-01T00:00:00Z">
        <w:r>
          <w:delText xml:space="preserve"> </w:delText>
        </w:r>
      </w:del>
      <w:hyperlink w:anchor="def-training-set">
        <w:del w:id="123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37" w:author="PR Preview" w:date="2026-01-01T00:00:00Z">
        <w:r>
          <w:delText xml:space="preserve">,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and let a</w:delText>
        </w:r>
      </w:del>
      <w:del w:id="1240" w:author="PR Preview" w:date="2026-01-01T00:00:00Z">
        <w:r>
          <w:delText xml:space="preserve"> </w:delText>
        </w:r>
      </w:del>
      <w:hyperlink w:anchor="def-held-out-set">
        <w:del w:id="124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of</w:delText>
        </w:r>
      </w:del>
      <w:del w:id="1244" w:author="PR Preview" w:date="2026-01-01T00:00:00Z">
        <w:r>
          <w:delText xml:space="preserve"> </w:delText>
        </w:r>
      </w:del>
      <m:oMath>
        <m:r>
          <m:t>m</m:t>
        </m:r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observations</w:delText>
        </w:r>
      </w:del>
      <w:del w:id="12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be drawn from the same population as</w:delText>
        </w:r>
      </w:del>
      <w:del w:id="12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51" w:author="PR Preview" w:date="2026-01-01T00:00:00Z">
        <w:r>
          <w:delText xml:space="preserve">,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each independently of</w:delText>
        </w:r>
      </w:del>
      <w:del w:id="12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55" w:author="PR Preview" w:date="2026-01-01T00:00:00Z">
        <w:r>
          <w:delText xml:space="preserve">.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Write</w:delText>
        </w:r>
      </w:del>
      <w:del w:id="125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for the</w:delText>
        </w:r>
      </w:del>
      <w:del w:id="1261" w:author="PR Preview" w:date="2026-01-01T00:00:00Z">
        <w:r>
          <w:delText xml:space="preserve"> </w:delText>
        </w:r>
      </w:del>
      <w:hyperlink w:anchor="def-observation-loss">
        <w:del w:id="126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of</w:delText>
        </w:r>
      </w:del>
      <w:del w:id="126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on held-out observation</w:delText>
        </w:r>
      </w:del>
      <w:del w:id="1268" w:author="PR Preview" w:date="2026-01-01T00:00:00Z">
        <w:r>
          <w:delText xml:space="preserve"> </w:delText>
        </w:r>
      </w:del>
      <m:oMath>
        <m:r>
          <m:t>j</m:t>
        </m:r>
      </m:oMath>
      <w:del w:id="1269" w:author="PR Preview" w:date="2026-01-01T00:00:00Z">
        <w:r>
          <w:delText xml:space="preserve">.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Then, given</w:delText>
        </w:r>
      </w:del>
      <w:del w:id="12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73" w:author="PR Preview" w:date="2026-01-01T00:00:00Z">
        <w:r>
          <w:delText xml:space="preserve">,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the expected sample mean loss of the held-out predictions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is the</w:delText>
        </w:r>
      </w:del>
      <w:del w:id="1278" w:author="PR Preview" w:date="2026-01-01T00:00:00Z">
        <w:r>
          <w:delText xml:space="preserve"> </w:delText>
        </w:r>
      </w:del>
      <w:hyperlink w:anchor="def-generalization-error">
        <w:del w:id="1279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280" w:author="PR Preview" w:date="2026-01-01T00:00:00Z">
        <w:r>
          <w:delText xml:space="preserve">:</w:delText>
        </w:r>
      </w:del>
    </w:p>
    <w:p>
      <w:pPr>
        <w:pStyle w:val="BodyText"/>
      </w:pPr>
      <w:ins w:id="1281" w:author="PR Preview" w:date="2026-01-01T00:00:00Z">
        <w:r>
          <w:rPr>
            <w:b/>
            <w:bCs/>
          </w:rPr>
          <w:t xml:space="preserve">Theorem 4 (The held-out sample mean loss estimates the generalization error)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Let a</w:t>
        </w:r>
      </w:ins>
      <w:ins w:id="1284" w:author="PR Preview" w:date="2026-01-01T00:00:00Z">
        <w:r>
          <w:t xml:space="preserve"> </w:t>
        </w:r>
      </w:ins>
      <w:hyperlink w:anchor="def-prediction-rule">
        <w:ins w:id="128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28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be fitted to a</w:t>
        </w:r>
      </w:ins>
      <w:ins w:id="1289" w:author="PR Preview" w:date="2026-01-01T00:00:00Z">
        <w:r>
          <w:t xml:space="preserve"> </w:t>
        </w:r>
      </w:ins>
      <w:hyperlink w:anchor="def-training-set">
        <w:ins w:id="129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92" w:author="PR Preview" w:date="2026-01-01T00:00:00Z">
        <w:r>
          <w:t xml:space="preserve">,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and let a</w:t>
        </w:r>
      </w:ins>
      <w:ins w:id="1295" w:author="PR Preview" w:date="2026-01-01T00:00:00Z">
        <w:r>
          <w:t xml:space="preserve"> </w:t>
        </w:r>
      </w:ins>
      <w:hyperlink w:anchor="def-held-out-set">
        <w:ins w:id="129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of</w:t>
        </w:r>
      </w:ins>
      <w:ins w:id="1299" w:author="PR Preview" w:date="2026-01-01T00:00:00Z">
        <w:r>
          <w:t xml:space="preserve"> </w:t>
        </w:r>
      </w:ins>
      <m:oMath>
        <m:r>
          <m:t>m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observations</w:t>
        </w:r>
      </w:ins>
      <w:ins w:id="13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be drawn from the same population as</w:t>
        </w:r>
      </w:ins>
      <w:ins w:id="1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06" w:author="PR Preview" w:date="2026-01-01T00:00:00Z">
        <w:r>
          <w:t xml:space="preserve">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each independently of</w:t>
        </w:r>
      </w:ins>
      <w:ins w:id="13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10" w:author="PR Preview" w:date="2026-01-01T00:00:00Z">
        <w:r>
          <w:t xml:space="preserve">.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Write</w:t>
        </w:r>
      </w:ins>
      <w:ins w:id="131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for the</w:t>
        </w:r>
      </w:ins>
      <w:ins w:id="1316" w:author="PR Preview" w:date="2026-01-01T00:00:00Z">
        <w:r>
          <w:t xml:space="preserve"> </w:t>
        </w:r>
      </w:ins>
      <w:hyperlink w:anchor="def-observation-loss">
        <w:ins w:id="131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of</w:t>
        </w:r>
      </w:ins>
      <w:ins w:id="13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on held-out observation</w:t>
        </w:r>
      </w:ins>
      <w:ins w:id="1323" w:author="PR Preview" w:date="2026-01-01T00:00:00Z">
        <w:r>
          <w:t xml:space="preserve"> </w:t>
        </w:r>
      </w:ins>
      <m:oMath>
        <m:r>
          <m:t>j</m:t>
        </m:r>
      </m:oMath>
      <w:ins w:id="1324" w:author="PR Preview" w:date="2026-01-01T00:00:00Z">
        <w:r>
          <w:t xml:space="preserve">.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Then, given</w:t>
        </w:r>
      </w:ins>
      <w:ins w:id="13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the expected sample mean loss of the held-out predictions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is the</w:t>
        </w:r>
      </w:ins>
      <w:ins w:id="1333" w:author="PR Preview" w:date="2026-01-01T00:00:00Z">
        <w:r>
          <w:t xml:space="preserve"> </w:t>
        </w:r>
      </w:ins>
      <w:hyperlink w:anchor="def-generalization-error">
        <w:ins w:id="1334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3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3" w:name="rem-training-mse-optimistic"/>
    <w:p>
      <w:pPr>
        <w:pStyle w:val="BodyText"/>
      </w:pPr>
      <w:del w:id="1336" w:author="PR Preview" w:date="2026-01-01T00:00:00Z">
        <w:r>
          <w:rPr>
            <w:i/>
            <w:iCs/>
          </w:rPr>
          <w:delText xml:space="preserve">Remark 17</w:delText>
        </w:r>
      </w:del>
      <w:del w:id="1337" w:author="PR Preview" w:date="2026-01-01T00:00:00Z">
        <w:r>
          <w:delText xml:space="preserve"> (Training error is optimistic). </w:delText>
        </w:r>
      </w:del>
      <w:del w:id="1338" w:author="PR Preview" w:date="2026-01-01T00:00:00Z">
        <w:r>
          <w:delText xml:space="preserve">The same argument fails for the training set.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The training pairs are not independent of</w:delText>
        </w:r>
      </w:del>
      <w:del w:id="13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42" w:author="PR Preview" w:date="2026-01-01T00:00:00Z">
        <w:r>
          <w:delText xml:space="preserve">: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they are</w:delText>
        </w:r>
      </w:del>
      <w:del w:id="13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46" w:author="PR Preview" w:date="2026-01-01T00:00:00Z">
        <w:r>
          <w:delText xml:space="preserve">,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and</w:delText>
        </w:r>
      </w:del>
      <w:del w:id="13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was fitted to make their prediction errors small.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So the argument of</w:delText>
        </w:r>
      </w:del>
      <w:del w:id="1354" w:author="PR Preview" w:date="2026-01-01T00:00:00Z">
        <w:r>
          <w:delText xml:space="preserve"> </w:delText>
        </w:r>
      </w:del>
      <w:hyperlink w:anchor="thm-held-out-unbiased">
        <w:del w:id="135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356" w:author="PR Preview" w:date="2026-01-01T00:00:00Z">
        <w:r>
          <w:delText xml:space="preserve">,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that each loss has conditional expectation</w:delText>
        </w:r>
      </w:del>
      <w:del w:id="13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60" w:author="PR Preview" w:date="2026-01-01T00:00:00Z">
        <w:r>
          <w:delText xml:space="preserve">,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does not hold for them,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and the</w:delText>
        </w:r>
      </w:del>
      <w:del w:id="1365" w:author="PR Preview" w:date="2026-01-01T00:00:00Z">
        <w:r>
          <w:delText xml:space="preserve"> </w:delText>
        </w:r>
      </w:del>
      <w:hyperlink w:anchor="def-training-mse">
        <w:del w:id="1366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367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is typically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rPr>
            <w:i/>
            <w:iCs/>
          </w:rPr>
          <w:delText xml:space="preserve">smaller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than</w:delText>
        </w:r>
      </w:del>
      <w:del w:id="137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(Hastie et al. 2009, sec. 7.4)</w:delText>
        </w:r>
      </w:del>
      <w:del w:id="1377" w:author="PR Preview" w:date="2026-01-01T00:00:00Z">
        <w:r>
          <w:delText xml:space="preserve">.</w:delText>
        </w:r>
      </w:del>
      <w:del w:id="1378" w:author="PR Preview" w:date="2026-01-01T00:00:00Z">
        <w:r>
          <w:delText xml:space="preserve"> </w:delText>
        </w:r>
      </w:del>
      <w:hyperlink w:anchor="exr-overfitting">
        <w:del w:id="137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shows the pattern: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training sRMSE keeps falling as the degree grows,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1386" w:author="PR Preview" w:date="2026-01-01T00:00:00Z">
        <w:r>
          <w:rPr>
            <w:b/>
            <w:bCs/>
          </w:rPr>
          <w:delText xml:space="preserve">Example 6 (Training error and generalization error by degree)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Real data never reveal</w:delText>
        </w:r>
      </w:del>
      <w:del w:id="138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90" w:author="PR Preview" w:date="2026-01-01T00:00:00Z">
        <w:r>
          <w:delText xml:space="preserve">,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but a simulation can,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because it can draw as many new observations as we like.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Here the population is known:</w:delText>
        </w:r>
      </w:del>
      <w:del w:id="139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and</w:delText>
        </w:r>
      </w:del>
      <w:del w:id="140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401" w:author="PR Preview" w:date="2026-01-01T00:00:00Z">
        <w:r>
          <w:delText xml:space="preserve">,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with</w:delText>
        </w:r>
      </w:del>
      <w:del w:id="140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405" w:author="PR Preview" w:date="2026-01-01T00:00:00Z">
        <w:r>
          <w:delText xml:space="preserve">.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We draw one training set of</w:delText>
        </w:r>
      </w:del>
      <w:del w:id="140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observations,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fit a polynomial in</w:delText>
        </w:r>
      </w:del>
      <w:del w:id="1413" w:author="PR Preview" w:date="2026-01-01T00:00:00Z">
        <w:r>
          <w:delText xml:space="preserve"> </w:delText>
        </w:r>
      </w:del>
      <m:oMath>
        <m:r>
          <m:t>x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of each degree from 1 to 10 by least squares,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and score each fit on the training set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and on</w:delText>
        </w:r>
      </w:del>
      <w:del w:id="142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new observations.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By</w:delText>
        </w:r>
      </w:del>
      <w:del w:id="1425" w:author="PR Preview" w:date="2026-01-01T00:00:00Z">
        <w:r>
          <w:delText xml:space="preserve"> </w:delText>
        </w:r>
      </w:del>
      <w:hyperlink w:anchor="thm-held-out-unbiased">
        <w:del w:id="142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427" w:author="PR Preview" w:date="2026-01-01T00:00:00Z">
        <w:r>
          <w:delText xml:space="preserve">,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the second score has expectation</w:delText>
        </w:r>
      </w:del>
      <w:del w:id="143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given the training set,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and with</w:delText>
        </w:r>
      </w:del>
      <w:del w:id="143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438" w:author="PR Preview" w:date="2026-01-01T00:00:00Z">
        <w:r>
          <w:rPr>
            <w:i/>
            <w:iCs/>
          </w:rPr>
          <w:t xml:space="preserve">Remark 17</w:t>
        </w:r>
      </w:ins>
      <w:ins w:id="1439" w:author="PR Preview" w:date="2026-01-01T00:00:00Z">
        <w:r>
          <w:t xml:space="preserve"> (Training error is optimistic). </w:t>
        </w:r>
      </w:ins>
      <w:ins w:id="1440" w:author="PR Preview" w:date="2026-01-01T00:00:00Z">
        <w:r>
          <w:t xml:space="preserve">The same argument fails for the training set.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The training pairs are not independent of</w:t>
        </w:r>
      </w:ins>
      <w:ins w:id="14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44" w:author="PR Preview" w:date="2026-01-01T00:00:00Z">
        <w:r>
          <w:t xml:space="preserve">: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they are</w:t>
        </w:r>
      </w:ins>
      <w:ins w:id="14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48" w:author="PR Preview" w:date="2026-01-01T00:00:00Z">
        <w:r>
          <w:t xml:space="preserve">,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and</w:t>
        </w:r>
      </w:ins>
      <w:ins w:id="14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was fitted to make their prediction errors small.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So the argument of</w:t>
        </w:r>
      </w:ins>
      <w:ins w:id="1456" w:author="PR Preview" w:date="2026-01-01T00:00:00Z">
        <w:r>
          <w:t xml:space="preserve"> </w:t>
        </w:r>
      </w:ins>
      <w:hyperlink w:anchor="thm-held-out-unbiased">
        <w:ins w:id="145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58" w:author="PR Preview" w:date="2026-01-01T00:00:00Z">
        <w:r>
          <w:t xml:space="preserve">,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that each loss has conditional expectation</w:t>
        </w:r>
      </w:ins>
      <w:ins w:id="146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62" w:author="PR Preview" w:date="2026-01-01T00:00:00Z">
        <w:r>
          <w:t xml:space="preserve">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does not hold for them,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and the</w:t>
        </w:r>
      </w:ins>
      <w:ins w:id="1467" w:author="PR Preview" w:date="2026-01-01T00:00:00Z">
        <w:r>
          <w:t xml:space="preserve"> </w:t>
        </w:r>
      </w:ins>
      <w:hyperlink w:anchor="def-training-mse">
        <w:ins w:id="1468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469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is typically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rPr>
            <w:i/>
            <w:iCs/>
          </w:rPr>
          <w:t xml:space="preserve">smaller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than</w:t>
        </w:r>
      </w:ins>
      <w:ins w:id="147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(Hastie et al. 2009, sec. 7.4)</w:t>
        </w:r>
      </w:ins>
      <w:ins w:id="1479" w:author="PR Preview" w:date="2026-01-01T00:00:00Z">
        <w:r>
          <w:t xml:space="preserve">.</w:t>
        </w:r>
      </w:ins>
      <w:ins w:id="1480" w:author="PR Preview" w:date="2026-01-01T00:00:00Z">
        <w:r>
          <w:t xml:space="preserve"> </w:t>
        </w:r>
      </w:ins>
      <w:hyperlink w:anchor="exr-overfitting">
        <w:ins w:id="148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shows the pattern: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training sRMSE keeps falling as the degree grows,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while held-out sRMSE does not.</w:t>
        </w:r>
      </w:ins>
    </w:p>
    <w:bookmarkEnd w:id="113"/>
    <w:bookmarkStart w:id="118" w:name="exm-train-test-error-simulated"/>
    <w:p>
      <w:pPr>
        <w:pStyle w:val="BodyText"/>
      </w:pPr>
      <w:ins w:id="1488" w:author="PR Preview" w:date="2026-01-01T00:00:00Z">
        <w:r>
          <w:rPr>
            <w:b/>
            <w:bCs/>
          </w:rPr>
          <w:t xml:space="preserve">Example 7 (Training error and generalization error by degree)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Real data never reveal</w:t>
        </w:r>
      </w:ins>
      <w:ins w:id="14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but a simulation can,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because it can draw as many new observations as we like.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Here the population is known:</w:t>
        </w:r>
      </w:ins>
      <w:ins w:id="14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and</w:t>
        </w:r>
      </w:ins>
      <w:ins w:id="150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503" w:author="PR Preview" w:date="2026-01-01T00:00:00Z">
        <w:r>
          <w:t xml:space="preserve">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with</w:t>
        </w:r>
      </w:ins>
      <w:ins w:id="150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507" w:author="PR Preview" w:date="2026-01-01T00:00:00Z">
        <w:r>
          <w:t xml:space="preserve">.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We draw one training set of</w:t>
        </w:r>
      </w:ins>
      <w:ins w:id="15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observations,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fit a polynomial in</w:t>
        </w:r>
      </w:ins>
      <w:ins w:id="1515" w:author="PR Preview" w:date="2026-01-01T00:00:00Z">
        <w:r>
          <w:t xml:space="preserve"> </w:t>
        </w:r>
      </w:ins>
      <m:oMath>
        <m:r>
          <m:t>x</m:t>
        </m:r>
      </m:oMath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of each degree from 1 to 10 by least squares,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and score each fit on the training set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and on</w:t>
        </w:r>
      </w:ins>
      <w:ins w:id="152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new observations.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By</w:t>
        </w:r>
      </w:ins>
      <w:ins w:id="1527" w:author="PR Preview" w:date="2026-01-01T00:00:00Z">
        <w:r>
          <w:t xml:space="preserve"> </w:t>
        </w:r>
      </w:ins>
      <w:hyperlink w:anchor="thm-held-out-unbiased">
        <w:ins w:id="152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29" w:author="PR Preview" w:date="2026-01-01T00:00:00Z">
        <w:r>
          <w:t xml:space="preserve">,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the second score has expectation</w:t>
        </w:r>
      </w:ins>
      <w:ins w:id="153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given the training set,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and with</w:t>
        </w:r>
      </w:ins>
      <w:ins w:id="1537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8"/>
    <w:bookmarkEnd w:id="119"/>
    <w:bookmarkStart w:id="166" w:name="sec-data-splits"/>
    <w:p>
      <w:pPr>
        <w:pStyle w:val="Heading2"/>
      </w:pPr>
      <w:r>
        <w:t xml:space="preserve">5 Training, validation, and test sets</w:t>
      </w:r>
    </w:p>
    <w:bookmarkStart w:id="120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20"/>
    <w:bookmarkStart w:id="121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21"/>
    <w:bookmarkStart w:id="123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3"/>
    <w:bookmarkStart w:id="124" w:name="exm-data-splits-sizes"/>
    <w:p>
      <w:pPr>
        <w:pStyle w:val="BodyText"/>
      </w:pPr>
      <w:del w:id="1540" w:author="PR Preview" w:date="2026-01-01T00:00:00Z">
        <w:r>
          <w:rPr>
            <w:b/>
            <w:bCs/>
          </w:rPr>
          <w:delText xml:space="preserve">Example 7 (Split sizes for 32 cars)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In</w:delText>
        </w:r>
      </w:del>
      <w:del w:id="1543" w:author="PR Preview" w:date="2026-01-01T00:00:00Z">
        <w:r>
          <w:delText xml:space="preserve"> </w:delText>
        </w:r>
      </w:del>
      <w:hyperlink w:anchor="exr-data-splits">
        <w:del w:id="1544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545" w:author="PR Preview" w:date="2026-01-01T00:00:00Z">
        <w:r>
          <w:delText xml:space="preserve">,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a rule of 60% / 20% / 20% on</w:delText>
        </w:r>
      </w:del>
      <w:del w:id="154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cars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gives sets of 19, 6, and 7 cars,</w:delText>
        </w:r>
      </w:del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ins w:id="1555" w:author="PR Preview" w:date="2026-01-01T00:00:00Z">
        <w:r>
          <w:rPr>
            <w:b/>
            <w:bCs/>
          </w:rPr>
          <w:t xml:space="preserve">Example 8 (Split sizes for 32 cars)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In</w:t>
        </w:r>
      </w:ins>
      <w:ins w:id="1558" w:author="PR Preview" w:date="2026-01-01T00:00:00Z">
        <w:r>
          <w:t xml:space="preserve"> </w:t>
        </w:r>
      </w:ins>
      <w:hyperlink w:anchor="exr-data-splits">
        <w:ins w:id="1559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560" w:author="PR Preview" w:date="2026-01-01T00:00:00Z">
        <w:r>
          <w:t xml:space="preserve">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a rule of 60% / 20% / 20% on</w:t>
        </w:r>
      </w:ins>
      <w:ins w:id="15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cars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gives sets of 19, 6, and 7 cars,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and the 7 test cars are used only once, after the model is chosen.</w:t>
        </w:r>
      </w:ins>
    </w:p>
    <w:bookmarkEnd w:id="124"/>
    <w:bookmarkStart w:id="126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5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tuning-parameter"/>
    <w:p>
      <w:pPr>
        <w:pStyle w:val="FirstParagraph"/>
      </w:pPr>
      <w:del w:id="1570" w:author="PR Preview" w:date="2026-01-01T00:00:00Z">
        <w:r>
          <w:rPr>
            <w:b/>
            <w:bCs/>
          </w:rPr>
          <w:delText xml:space="preserve">Example 8 (Polynomial degree)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In</w:delText>
        </w:r>
      </w:del>
      <w:del w:id="1573" w:author="PR Preview" w:date="2026-01-01T00:00:00Z">
        <w:r>
          <w:delText xml:space="preserve"> </w:delText>
        </w:r>
      </w:del>
      <w:hyperlink w:anchor="exr-overfitting">
        <w:del w:id="157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575" w:author="PR Preview" w:date="2026-01-01T00:00:00Z">
        <w:r>
          <w:delText xml:space="preserve">,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least squares computes the coefficients of each polynomial from the 20 training cars,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but the degree</w:delText>
        </w:r>
      </w:del>
      <w:del w:id="1580" w:author="PR Preview" w:date="2026-01-01T00:00:00Z">
        <w:r>
          <w:delText xml:space="preserve"> </w:delText>
        </w:r>
      </w:del>
      <m:oMath>
        <m:r>
          <m:t>d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is fixed before the fit.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So the degree is a</w:delText>
        </w:r>
      </w:del>
      <w:del w:id="1585" w:author="PR Preview" w:date="2026-01-01T00:00:00Z">
        <w:r>
          <w:delText xml:space="preserve"> </w:delText>
        </w:r>
      </w:del>
      <w:hyperlink w:anchor="def-tuning-parameter">
        <w:del w:id="1586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of least-squares polynomial fitting,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and the four fits are</w:delText>
        </w:r>
      </w:del>
      <w:del w:id="159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with</w:delText>
        </w:r>
      </w:del>
      <w:del w:id="159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595" w:author="PR Preview" w:date="2026-01-01T00:00:00Z">
        <w:r>
          <w:delText xml:space="preserve">.</w:delText>
        </w:r>
      </w:del>
    </w:p>
    <w:p>
      <w:pPr>
        <w:pStyle w:val="FirstParagraph"/>
      </w:pPr>
      <w:ins w:id="1596" w:author="PR Preview" w:date="2026-01-01T00:00:00Z">
        <w:r>
          <w:rPr>
            <w:b/>
            <w:bCs/>
          </w:rPr>
          <w:t xml:space="preserve">Example 9 (Polynomial degree)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In</w:t>
        </w:r>
      </w:ins>
      <w:ins w:id="1599" w:author="PR Preview" w:date="2026-01-01T00:00:00Z">
        <w:r>
          <w:t xml:space="preserve"> </w:t>
        </w:r>
      </w:ins>
      <w:hyperlink w:anchor="exr-overfitting">
        <w:ins w:id="160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01" w:author="PR Preview" w:date="2026-01-01T00:00:00Z">
        <w:r>
          <w:t xml:space="preserve">,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least squares computes the coefficients of each polynomial from the 20 training cars,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but the degree</w:t>
        </w:r>
      </w:ins>
      <w:ins w:id="1606" w:author="PR Preview" w:date="2026-01-01T00:00:00Z">
        <w:r>
          <w:t xml:space="preserve"> </w:t>
        </w:r>
      </w:ins>
      <m:oMath>
        <m:r>
          <m:t>d</m:t>
        </m:r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is fixed before the fit.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So the degree is a</w:t>
        </w:r>
      </w:ins>
      <w:ins w:id="1611" w:author="PR Preview" w:date="2026-01-01T00:00:00Z">
        <w:r>
          <w:t xml:space="preserve"> </w:t>
        </w:r>
      </w:ins>
      <w:hyperlink w:anchor="def-tuning-parameter">
        <w:ins w:id="1612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of least-squares polynomial fitting,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and the four fits are</w:t>
        </w:r>
      </w:ins>
      <w:ins w:id="161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with</w:t>
        </w:r>
      </w:ins>
      <w:ins w:id="162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621" w:author="PR Preview" w:date="2026-01-01T00:00:00Z">
        <w:r>
          <w:t xml:space="preserve">.</w:t>
        </w:r>
      </w:ins>
    </w:p>
    <w:bookmarkEnd w:id="127"/>
    <w:bookmarkStart w:id="129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bookmarkStart w:id="135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41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41"/>
    <w:bookmarkStart w:id="142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42"/>
    <w:bookmarkStart w:id="165" w:name="exm-train-validation-test-split"/>
    <w:p>
      <w:pPr>
        <w:pStyle w:val="BodyText"/>
      </w:pPr>
      <w:del w:id="1622" w:author="PR Preview" w:date="2026-01-01T00:00:00Z">
        <w:r>
          <w:rPr>
            <w:b/>
            <w:bCs/>
          </w:rPr>
          <w:delText xml:space="preserve">Example 9 (Numerical example)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This example (</w:delText>
        </w:r>
      </w:del>
      <w:hyperlink w:anchor="exm-train-validation-test-split">
        <w:del w:id="1625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1626" w:author="PR Preview" w:date="2026-01-01T00:00:00Z">
        <w:r>
          <w:delText xml:space="preserve">)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uses R’s built-in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rPr>
            <w:rStyle w:val="VerbatimChar"/>
          </w:rPr>
          <w:delText xml:space="preserve">mtcars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dataset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cars)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to predict fuel efficiency (</w:delText>
        </w:r>
      </w:del>
      <w:del w:id="1639" w:author="PR Preview" w:date="2026-01-01T00:00:00Z">
        <w:r>
          <w:rPr>
            <w:rStyle w:val="VerbatimChar"/>
          </w:rPr>
          <w:delText xml:space="preserve">mpg</w:delText>
        </w:r>
      </w:del>
      <w:del w:id="1640" w:author="PR Preview" w:date="2026-01-01T00:00:00Z">
        <w:r>
          <w:delText xml:space="preserve">)</w:delText>
        </w:r>
      </w:del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from vehicle weight (</w:delText>
        </w:r>
      </w:del>
      <w:del w:id="1643" w:author="PR Preview" w:date="2026-01-01T00:00:00Z">
        <w:r>
          <w:rPr>
            <w:rStyle w:val="VerbatimChar"/>
          </w:rPr>
          <w:delText xml:space="preserve">wt</w:delText>
        </w:r>
      </w:del>
      <w:del w:id="1644" w:author="PR Preview" w:date="2026-01-01T00:00:00Z">
        <w:r>
          <w:delText xml:space="preserve">).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It uses one random split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to compare linear,</w:delText>
        </w:r>
      </w:del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quadratic,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cubic,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and quartic models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(</w:delText>
        </w:r>
      </w:del>
      <w:del w:id="1657" w:author="PR Preview" w:date="2026-01-01T00:00:00Z">
        <w:r>
          <w:rPr>
            <w:rStyle w:val="VerbatimChar"/>
          </w:rPr>
          <w:delText xml:space="preserve">mpg ~ wt</w:delText>
        </w:r>
      </w:del>
      <w:del w:id="1658" w:author="PR Preview" w:date="2026-01-01T00:00:00Z">
        <w:r>
          <w:delText xml:space="preserve">,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rPr>
            <w:rStyle w:val="VerbatimChar"/>
          </w:rPr>
          <w:delText xml:space="preserve">mpg ~ wt + I(wt^2)</w:delText>
        </w:r>
      </w:del>
      <w:del w:id="1661" w:author="PR Preview" w:date="2026-01-01T00:00:00Z">
        <w:r>
          <w:delText xml:space="preserve">,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664" w:author="PR Preview" w:date="2026-01-01T00:00:00Z">
        <w:r>
          <w:delText xml:space="preserve">,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and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669" w:author="PR Preview" w:date="2026-01-01T00:00:00Z">
        <w:r>
          <w:delText xml:space="preserve">)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on a validation set,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then reports the chosen model’s test sRMSE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on untouched test data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(James et al. 2021, 213)</w:delText>
        </w:r>
      </w:del>
      <w:del w:id="1678" w:author="PR Preview" w:date="2026-01-01T00:00:00Z">
        <w:r>
          <w:delText xml:space="preserve">.</w:delText>
        </w:r>
      </w:del>
    </w:p>
    <w:p>
      <w:pPr>
        <w:pStyle w:val="BodyText"/>
      </w:pPr>
      <w:ins w:id="1679" w:author="PR Preview" w:date="2026-01-01T00:00:00Z">
        <w:r>
          <w:rPr>
            <w:b/>
            <w:bCs/>
          </w:rPr>
          <w:t xml:space="preserve">Example 10 (Numerical example)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This example (</w:t>
        </w:r>
      </w:ins>
      <w:hyperlink w:anchor="exm-train-validation-test-split">
        <w:ins w:id="1682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683" w:author="PR Preview" w:date="2026-01-01T00:00:00Z">
        <w:r>
          <w:t xml:space="preserve">)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uses R’s built-in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rPr>
            <w:rStyle w:val="VerbatimChar"/>
          </w:rPr>
          <w:t xml:space="preserve">mtcars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dataset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cars)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to predict fuel efficiency (</w:t>
        </w:r>
      </w:ins>
      <w:ins w:id="1696" w:author="PR Preview" w:date="2026-01-01T00:00:00Z">
        <w:r>
          <w:rPr>
            <w:rStyle w:val="VerbatimChar"/>
          </w:rPr>
          <w:t xml:space="preserve">mpg</w:t>
        </w:r>
      </w:ins>
      <w:ins w:id="1697" w:author="PR Preview" w:date="2026-01-01T00:00:00Z">
        <w:r>
          <w:t xml:space="preserve">)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from vehicle weight (</w:t>
        </w:r>
      </w:ins>
      <w:ins w:id="1700" w:author="PR Preview" w:date="2026-01-01T00:00:00Z">
        <w:r>
          <w:rPr>
            <w:rStyle w:val="VerbatimChar"/>
          </w:rPr>
          <w:t xml:space="preserve">wt</w:t>
        </w:r>
      </w:ins>
      <w:ins w:id="1701" w:author="PR Preview" w:date="2026-01-01T00:00:00Z">
        <w:r>
          <w:t xml:space="preserve">).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It uses one random split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to compare linear,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quadratic,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cubic,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and quartic models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(</w:t>
        </w:r>
      </w:ins>
      <w:ins w:id="1714" w:author="PR Preview" w:date="2026-01-01T00:00:00Z">
        <w:r>
          <w:rPr>
            <w:rStyle w:val="VerbatimChar"/>
          </w:rPr>
          <w:t xml:space="preserve">mpg ~ wt</w:t>
        </w:r>
      </w:ins>
      <w:ins w:id="1715" w:author="PR Preview" w:date="2026-01-01T00:00:00Z">
        <w:r>
          <w:t xml:space="preserve">,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rPr>
            <w:rStyle w:val="VerbatimChar"/>
          </w:rPr>
          <w:t xml:space="preserve">mpg ~ wt + I(wt^2)</w:t>
        </w:r>
      </w:ins>
      <w:ins w:id="1718" w:author="PR Preview" w:date="2026-01-01T00:00:00Z">
        <w:r>
          <w:t xml:space="preserve">,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rPr>
            <w:rStyle w:val="VerbatimChar"/>
          </w:rPr>
          <w:t xml:space="preserve">mpg ~ wt + I(wt^2) + I(wt^3)</w:t>
        </w:r>
      </w:ins>
      <w:ins w:id="1721" w:author="PR Preview" w:date="2026-01-01T00:00:00Z">
        <w:r>
          <w:t xml:space="preserve">,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and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726" w:author="PR Preview" w:date="2026-01-01T00:00:00Z">
        <w:r>
          <w:t xml:space="preserve">)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on a validation set,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then reports the chosen model’s test sRMSE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on untouched test data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(James et al. 2021, 213)</w:t>
        </w:r>
      </w:ins>
      <w:ins w:id="1735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6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6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5"/>
    <w:bookmarkEnd w:id="166"/>
    <w:bookmarkStart w:id="20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7"/>
    <w:bookmarkStart w:id="16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8"/>
    <w:bookmarkStart w:id="170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71"/>
    <w:bookmarkStart w:id="173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7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5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6"/>
    <w:bookmarkStart w:id="178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9"/>
    <w:bookmarkStart w:id="180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80"/>
    <w:bookmarkStart w:id="181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81"/>
    <w:bookmarkStart w:id="183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8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4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4"/>
    <w:bookmarkStart w:id="185" w:name="exr-cv-estimate-by-fold"/>
    <w:p>
      <w:pPr>
        <w:pStyle w:val="BodyText"/>
      </w:pPr>
      <w:del w:id="1736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Rewrite the</w:delText>
        </w:r>
      </w:del>
      <w:del w:id="1739" w:author="PR Preview" w:date="2026-01-01T00:00:00Z">
        <w:r>
          <w:delText xml:space="preserve"> </w:delText>
        </w:r>
      </w:del>
      <w:hyperlink w:anchor="def-cv-estimate">
        <w:del w:id="174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741" w:author="PR Preview" w:date="2026-01-01T00:00:00Z">
        <w:r>
          <w:delText xml:space="preserve"> </w:delText>
        </w:r>
      </w:del>
      <w:hyperlink w:anchor="eq-cv-estimate">
        <w:del w:id="1742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as</w:delText>
        </w:r>
      </w:del>
      <w:del w:id="174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times a double sum: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an outer sum over the fold numbers</w:delText>
        </w:r>
      </w:del>
      <w:del w:id="1750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and an inner sum over the observations</w:delText>
        </w:r>
      </w:del>
      <w:del w:id="1753" w:author="PR Preview" w:date="2026-01-01T00:00:00Z">
        <w:r>
          <w:delText xml:space="preserve"> </w:delText>
        </w:r>
      </w:del>
      <m:oMath>
        <m:r>
          <m:t>i</m:t>
        </m:r>
      </m:oMath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in</w:delText>
        </w:r>
      </w:del>
      <w:del w:id="1756" w:author="PR Preview" w:date="2026-01-01T00:00:00Z">
        <w:r>
          <w:delText xml:space="preserve"> </w:delText>
        </w:r>
      </w:del>
      <w:hyperlink w:anchor="def-folds">
        <w:del w:id="175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7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59" w:author="PR Preview" w:date="2026-01-01T00:00:00Z">
        <w:r>
          <w:delText xml:space="preserve">.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Then simplify the summand, so that it no longer uses the fold assignment</w:delText>
        </w:r>
      </w:del>
      <w:del w:id="176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763" w:author="PR Preview" w:date="2026-01-01T00:00:00Z">
        <w:r>
          <w:delText xml:space="preserve">.</w:delText>
        </w:r>
      </w:del>
    </w:p>
    <w:p>
      <w:pPr>
        <w:pStyle w:val="BodyText"/>
      </w:pPr>
      <w:del w:id="1764" w:author="PR Preview" w:date="2026-01-01T00:00:00Z">
        <w:r>
          <w:rPr>
            <w:i/>
            <w:iCs/>
          </w:rPr>
          <w:delText xml:space="preserve">Solution 10</w:delText>
        </w:r>
      </w:del>
      <w:del w:id="1765" w:author="PR Preview" w:date="2026-01-01T00:00:00Z">
        <w:r>
          <w:delText xml:space="preserve">. </w:delText>
        </w:r>
      </w:del>
      <w:del w:id="1766" w:author="PR Preview" w:date="2026-01-01T00:00:00Z">
        <w:r>
          <w:delText xml:space="preserve">The folds</w:delText>
        </w:r>
      </w:del>
      <w:del w:id="17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partition</w:delText>
        </w:r>
      </w:del>
      <w:del w:id="1770" w:author="PR Preview" w:date="2026-01-01T00:00:00Z">
        <w:r>
          <w:delText xml:space="preserve"> </w:delText>
        </w:r>
      </w:del>
      <m:oMath>
        <m:r>
          <m:t>I</m:t>
        </m:r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(</w:delText>
        </w:r>
      </w:del>
      <w:hyperlink w:anchor="def-folds">
        <w:del w:id="1773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774" w:author="PR Preview" w:date="2026-01-01T00:00:00Z">
        <w:r>
          <w:delText xml:space="preserve">),</w:delText>
        </w:r>
      </w:del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so summing over the observations of each fold and then over the folds</w:delText>
        </w:r>
      </w:del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adds each term of</w:delText>
        </w:r>
      </w:del>
      <w:del w:id="1779" w:author="PR Preview" w:date="2026-01-01T00:00:00Z">
        <w:r>
          <w:delText xml:space="preserve"> </w:delText>
        </w:r>
      </w:del>
      <w:hyperlink w:anchor="eq-cv-estimate">
        <w:del w:id="178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exactly once.</w:delText>
        </w:r>
      </w:del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For</w:delText>
        </w:r>
      </w:del>
      <w:del w:id="178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86" w:author="PR Preview" w:date="2026-01-01T00:00:00Z">
        <w:r>
          <w:delText xml:space="preserve">,</w:delText>
        </w:r>
      </w:del>
      <w:del w:id="1787" w:author="PR Preview" w:date="2026-01-01T00:00:00Z">
        <w:r>
          <w:delText xml:space="preserve"> </w:delText>
        </w:r>
      </w:del>
      <w:hyperlink w:anchor="eq-fold-assignment">
        <w:del w:id="1788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also puts</w:delText>
        </w:r>
      </w:del>
      <w:del w:id="1791" w:author="PR Preview" w:date="2026-01-01T00:00:00Z">
        <w:r>
          <w:delText xml:space="preserve"> </w:delText>
        </w:r>
      </w:del>
      <m:oMath>
        <m:r>
          <m:t>i</m:t>
        </m:r>
      </m:oMath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in</w:delText>
        </w:r>
      </w:del>
      <w:del w:id="17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795" w:author="PR Preview" w:date="2026-01-01T00:00:00Z">
        <w:r>
          <w:delText xml:space="preserve">,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and the folds are disjoint,</w:delText>
        </w:r>
      </w:del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so</w:delText>
        </w:r>
      </w:del>
      <w:del w:id="180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1801" w:author="PR Preview" w:date="2026-01-01T00:00:00Z">
        <w:r>
          <w:delText xml:space="preserve">.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Then</w:delText>
        </w:r>
      </w:del>
    </w:p>
    <w:p>
      <w:pPr>
        <w:pStyle w:val="BodyText"/>
      </w:pPr>
      <w:ins w:id="1804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Rewrite the</w:t>
        </w:r>
      </w:ins>
      <w:ins w:id="1807" w:author="PR Preview" w:date="2026-01-01T00:00:00Z">
        <w:r>
          <w:t xml:space="preserve"> </w:t>
        </w:r>
      </w:ins>
      <w:hyperlink w:anchor="def-cv-estimate">
        <w:ins w:id="180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809" w:author="PR Preview" w:date="2026-01-01T00:00:00Z">
        <w:r>
          <w:t xml:space="preserve"> </w:t>
        </w:r>
      </w:ins>
      <w:hyperlink w:anchor="eq-cv-estimate">
        <w:ins w:id="1810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as</w:t>
        </w:r>
      </w:ins>
      <w:ins w:id="18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times a double sum: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an outer sum over the fold numbers</w:t>
        </w:r>
      </w:ins>
      <w:ins w:id="181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and an inner sum over the observations</w:t>
        </w:r>
      </w:ins>
      <w:ins w:id="1821" w:author="PR Preview" w:date="2026-01-01T00:00:00Z">
        <w:r>
          <w:t xml:space="preserve"> </w:t>
        </w:r>
      </w:ins>
      <m:oMath>
        <m:r>
          <m:t>i</m:t>
        </m:r>
      </m:oMath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in</w:t>
        </w:r>
      </w:ins>
      <w:ins w:id="1824" w:author="PR Preview" w:date="2026-01-01T00:00:00Z">
        <w:r>
          <w:t xml:space="preserve"> </w:t>
        </w:r>
      </w:ins>
      <w:hyperlink w:anchor="def-folds">
        <w:ins w:id="182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8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827" w:author="PR Preview" w:date="2026-01-01T00:00:00Z">
        <w:r>
          <w:t xml:space="preserve">.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Then simplify the summand, so that it no longer uses the fold assignment</w:t>
        </w:r>
      </w:ins>
      <w:ins w:id="183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831" w:author="PR Preview" w:date="2026-01-01T00:00:00Z">
        <w:r>
          <w:t xml:space="preserve">.</w:t>
        </w:r>
      </w:ins>
    </w:p>
    <w:bookmarkEnd w:id="185"/>
    <w:bookmarkStart w:id="186" w:name="sol-cv-estimate-by-fold"/>
    <w:p>
      <w:pPr>
        <w:pStyle w:val="BodyText"/>
      </w:pPr>
      <w:ins w:id="1832" w:author="PR Preview" w:date="2026-01-01T00:00:00Z">
        <w:r>
          <w:rPr>
            <w:i/>
            <w:iCs/>
          </w:rPr>
          <w:t xml:space="preserve">Solution 10</w:t>
        </w:r>
      </w:ins>
      <w:ins w:id="1833" w:author="PR Preview" w:date="2026-01-01T00:00:00Z">
        <w:r>
          <w:t xml:space="preserve">. </w:t>
        </w:r>
      </w:ins>
      <w:ins w:id="1834" w:author="PR Preview" w:date="2026-01-01T00:00:00Z">
        <w:r>
          <w:t xml:space="preserve">The folds</w:t>
        </w:r>
      </w:ins>
      <w:ins w:id="18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partition</w:t>
        </w:r>
      </w:ins>
      <w:ins w:id="1838" w:author="PR Preview" w:date="2026-01-01T00:00:00Z">
        <w:r>
          <w:t xml:space="preserve"> </w:t>
        </w:r>
      </w:ins>
      <m:oMath>
        <m:r>
          <m:t>I</m:t>
        </m:r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(</w:t>
        </w:r>
      </w:ins>
      <w:hyperlink w:anchor="def-folds">
        <w:ins w:id="184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842" w:author="PR Preview" w:date="2026-01-01T00:00:00Z">
        <w:r>
          <w:t xml:space="preserve">),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so summing over the observations of each fold and then over the folds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adds each term of</w:t>
        </w:r>
      </w:ins>
      <w:ins w:id="1847" w:author="PR Preview" w:date="2026-01-01T00:00:00Z">
        <w:r>
          <w:t xml:space="preserve"> </w:t>
        </w:r>
      </w:ins>
      <w:hyperlink w:anchor="eq-cv-estimate">
        <w:ins w:id="1848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exactly once.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For</w:t>
        </w:r>
      </w:ins>
      <w:ins w:id="185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854" w:author="PR Preview" w:date="2026-01-01T00:00:00Z">
        <w:r>
          <w:t xml:space="preserve">,</w:t>
        </w:r>
      </w:ins>
      <w:ins w:id="1855" w:author="PR Preview" w:date="2026-01-01T00:00:00Z">
        <w:r>
          <w:t xml:space="preserve"> </w:t>
        </w:r>
      </w:ins>
      <w:hyperlink w:anchor="eq-fold-assignment">
        <w:ins w:id="1856" w:author="PR Preview" w:date="2026-01-01T00:00:00Z">
          <w:r>
            <w:rPr>
              <w:rStyle w:val="Hyperlink"/>
            </w:rPr>
            <w:t xml:space="preserve">Equation 34</w:t>
          </w:r>
        </w:ins>
      </w:hyperlink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also puts</w:t>
        </w:r>
      </w:ins>
      <w:ins w:id="1859" w:author="PR Preview" w:date="2026-01-01T00:00:00Z">
        <w:r>
          <w:t xml:space="preserve"> </w:t>
        </w:r>
      </w:ins>
      <m:oMath>
        <m:r>
          <m:t>i</m:t>
        </m:r>
      </m:oMath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in</w:t>
        </w:r>
      </w:ins>
      <w:ins w:id="18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1863" w:author="PR Preview" w:date="2026-01-01T00:00:00Z">
        <w:r>
          <w:t xml:space="preserve">,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and the folds are disjoint,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so</w:t>
        </w:r>
      </w:ins>
      <w:ins w:id="186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1869" w:author="PR Preview" w:date="2026-01-01T00:00:00Z">
        <w:r>
          <w:t xml:space="preserve">.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6"/>
    <w:bookmarkStart w:id="188" w:name="thm-cv-estimate-by-fold"/>
    <w:p>
      <w:pPr>
        <w:pStyle w:val="BodyText"/>
      </w:pPr>
      <w:del w:id="1872" w:author="PR Preview" w:date="2026-01-01T00:00:00Z">
        <w:r>
          <w:rPr>
            <w:b/>
            <w:bCs/>
          </w:rPr>
          <w:delText xml:space="preserve">Theorem 4 (The cross-validation estimate, fold by fold)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The</w:delText>
        </w:r>
      </w:del>
      <w:del w:id="1875" w:author="PR Preview" w:date="2026-01-01T00:00:00Z">
        <w:r>
          <w:delText xml:space="preserve"> </w:delText>
        </w:r>
      </w:del>
      <w:hyperlink w:anchor="def-cv-estimate">
        <w:del w:id="187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sums,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fold by fold,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the squared errors of each fold’s observations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under the rule fitted without that</w:delText>
        </w:r>
      </w:del>
      <w:del w:id="1885" w:author="PR Preview" w:date="2026-01-01T00:00:00Z">
        <w:r>
          <w:delText xml:space="preserve"> </w:delText>
        </w:r>
      </w:del>
      <w:hyperlink w:anchor="def-folds">
        <w:del w:id="188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887" w:author="PR Preview" w:date="2026-01-01T00:00:00Z">
        <w:r>
          <w:delText xml:space="preserve">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and divides the total by</w:delText>
        </w:r>
      </w:del>
      <w:del w:id="1890" w:author="PR Preview" w:date="2026-01-01T00:00:00Z">
        <w:r>
          <w:delText xml:space="preserve"> </w:delText>
        </w:r>
      </w:del>
      <m:oMath>
        <m:r>
          <m:t>n</m:t>
        </m:r>
      </m:oMath>
      <w:del w:id="1891" w:author="PR Preview" w:date="2026-01-01T00:00:00Z">
        <w:r>
          <w:delText xml:space="preserve">:</w:delText>
        </w:r>
      </w:del>
    </w:p>
    <w:p>
      <w:pPr>
        <w:pStyle w:val="BodyText"/>
      </w:pPr>
      <w:ins w:id="1892" w:author="PR Preview" w:date="2026-01-01T00:00:00Z">
        <w:r>
          <w:rPr>
            <w:b/>
            <w:bCs/>
          </w:rPr>
          <w:t xml:space="preserve">Theorem 5 (The cross-validation estimate, fold by fold)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The</w:t>
        </w:r>
      </w:ins>
      <w:ins w:id="1895" w:author="PR Preview" w:date="2026-01-01T00:00:00Z">
        <w:r>
          <w:t xml:space="preserve"> </w:t>
        </w:r>
      </w:ins>
      <w:hyperlink w:anchor="def-cv-estimate">
        <w:ins w:id="189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sums,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fold by fold,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the squared errors of each fold’s observations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under the rule fitted without that</w:t>
        </w:r>
      </w:ins>
      <w:ins w:id="1905" w:author="PR Preview" w:date="2026-01-01T00:00:00Z">
        <w:r>
          <w:t xml:space="preserve"> </w:t>
        </w:r>
      </w:ins>
      <w:hyperlink w:anchor="def-folds">
        <w:ins w:id="190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907" w:author="PR Preview" w:date="2026-01-01T00:00:00Z">
        <w:r>
          <w:t xml:space="preserve">,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and divides the total by</w:t>
        </w:r>
      </w:ins>
      <w:ins w:id="1910" w:author="PR Preview" w:date="2026-01-01T00:00:00Z">
        <w:r>
          <w:t xml:space="preserve"> </w:t>
        </w:r>
      </w:ins>
      <m:oMath>
        <m:r>
          <m:t>n</m:t>
        </m:r>
      </m:oMath>
      <w:ins w:id="1911" w:author="PR Preview" w:date="2026-01-01T00:00:00Z">
        <w:r>
          <w:t xml:space="preserve">:</w:t>
        </w:r>
      </w:ins>
    </w:p>
    <w:p>
      <w:pPr>
        <w:pStyle w:val="BodyText"/>
      </w:pPr>
      <w:bookmarkStart w:id="18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90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bookmarkStart w:id="191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91"/>
    <w:bookmarkStart w:id="192" w:name="rem-cv-estimate"/>
    <w:p>
      <w:pPr>
        <w:pStyle w:val="BodyText"/>
      </w:pPr>
      <w:del w:id="1912" w:author="PR Preview" w:date="2026-01-01T00:00:00Z">
        <w:r>
          <w:rPr>
            <w:i/>
            <w:iCs/>
          </w:rPr>
          <w:delText xml:space="preserve">Remark 26</w:delText>
        </w:r>
      </w:del>
      <w:del w:id="1913" w:author="PR Preview" w:date="2026-01-01T00:00:00Z">
        <w:r>
          <w:delText xml:space="preserve"> (What the cross-validation estimate estimates). </w:delText>
        </w:r>
      </w:del>
      <w:del w:id="1914" w:author="PR Preview" w:date="2026-01-01T00:00:00Z">
        <w:r>
          <w:delText xml:space="preserve">Each prediction in</w:delText>
        </w:r>
      </w:del>
      <w:del w:id="1915" w:author="PR Preview" w:date="2026-01-01T00:00:00Z">
        <w:r>
          <w:delText xml:space="preserve"> </w:delText>
        </w:r>
      </w:del>
      <w:hyperlink w:anchor="eq-cv-estimate">
        <w:del w:id="1916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comes from a rule</w:delText>
        </w:r>
      </w:del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that did not see the observation it predicts,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so each squared error is scored as in</w:delText>
        </w:r>
      </w:del>
      <w:del w:id="1923" w:author="PR Preview" w:date="2026-01-01T00:00:00Z">
        <w:r>
          <w:delText xml:space="preserve"> </w:delText>
        </w:r>
      </w:del>
      <w:hyperlink w:anchor="thm-held-out-unbiased">
        <w:del w:id="192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925" w:author="PR Preview" w:date="2026-01-01T00:00:00Z">
        <w:r>
          <w:delText xml:space="preserve">.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But the rule for fold</w:delText>
        </w:r>
      </w:del>
      <w:del w:id="19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was fitted to</w:delText>
        </w:r>
      </w:del>
      <w:del w:id="19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observations,</w:delText>
        </w:r>
      </w:del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not</w:delText>
        </w:r>
      </w:del>
      <w:del w:id="1936" w:author="PR Preview" w:date="2026-01-01T00:00:00Z">
        <w:r>
          <w:delText xml:space="preserve"> </w:delText>
        </w:r>
      </w:del>
      <m:oMath>
        <m:r>
          <m:t>n</m:t>
        </m:r>
      </m:oMath>
      <w:del w:id="1937" w:author="PR Preview" w:date="2026-01-01T00:00:00Z">
        <w:r>
          <w:delText xml:space="preserve">,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and the</w:delText>
        </w:r>
      </w:del>
      <w:del w:id="1940" w:author="PR Preview" w:date="2026-01-01T00:00:00Z">
        <w:r>
          <w:delText xml:space="preserve"> </w:delText>
        </w:r>
      </w:del>
      <m:oMath>
        <m:r>
          <m:t>k</m:t>
        </m:r>
      </m:oMath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rules differ from one another and from the rule fitted to all</w:delText>
        </w:r>
      </w:del>
      <w:del w:id="1943" w:author="PR Preview" w:date="2026-01-01T00:00:00Z">
        <w:r>
          <w:delText xml:space="preserve"> </w:delText>
        </w:r>
      </w:del>
      <m:oMath>
        <m:r>
          <m:t>n</m:t>
        </m:r>
      </m:oMath>
      <w:del w:id="1944" w:author="PR Preview" w:date="2026-01-01T00:00:00Z">
        <w:r>
          <w:delText xml:space="preserve">.</w:delText>
        </w:r>
      </w:del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So</w:delText>
        </w:r>
      </w:del>
      <w:del w:id="19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estimates the</w:delText>
        </w:r>
      </w:del>
      <w:del w:id="1950" w:author="PR Preview" w:date="2026-01-01T00:00:00Z">
        <w:r>
          <w:delText xml:space="preserve"> </w:delText>
        </w:r>
      </w:del>
      <w:hyperlink w:anchor="def-expected-generalization-error">
        <w:del w:id="195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of the fitting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rPr>
            <w:i/>
            <w:iCs/>
          </w:rPr>
          <w:delText xml:space="preserve">procedure</w:delText>
        </w:r>
      </w:del>
      <w:del w:id="1956" w:author="PR Preview" w:date="2026-01-01T00:00:00Z">
        <w:r>
          <w:delText xml:space="preserve"> </w:delText>
        </w:r>
      </w:del>
      <m:oMath>
        <m:r>
          <m:t>g</m:t>
        </m:r>
      </m:oMath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at the smaller training-set sizes</w:delText>
        </w:r>
      </w:del>
      <w:del w:id="195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960" w:author="PR Preview" w:date="2026-01-01T00:00:00Z">
        <w:r>
          <w:delText xml:space="preserve">,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which is</w:delText>
        </w:r>
      </w:del>
      <w:del w:id="196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when every fold has</w:delText>
        </w:r>
      </w:del>
      <w:del w:id="19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observations,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rather than</w:delText>
        </w:r>
      </w:del>
      <w:del w:id="197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for the one rule fitted to all the data</w:delText>
        </w:r>
      </w:del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(Hastie et al. 2009, sec. 7.12)</w:delText>
        </w:r>
      </w:del>
      <w:del w:id="1976" w:author="PR Preview" w:date="2026-01-01T00:00:00Z">
        <w:r>
          <w:delText xml:space="preserve">.</w:delText>
        </w:r>
      </w:del>
    </w:p>
    <w:p>
      <w:pPr>
        <w:pStyle w:val="BodyText"/>
      </w:pPr>
      <w:ins w:id="1977" w:author="PR Preview" w:date="2026-01-01T00:00:00Z">
        <w:r>
          <w:rPr>
            <w:i/>
            <w:iCs/>
          </w:rPr>
          <w:t xml:space="preserve">Remark 26</w:t>
        </w:r>
      </w:ins>
      <w:ins w:id="1978" w:author="PR Preview" w:date="2026-01-01T00:00:00Z">
        <w:r>
          <w:t xml:space="preserve"> (What the cross-validation estimate estimates). </w:t>
        </w:r>
      </w:ins>
      <w:ins w:id="1979" w:author="PR Preview" w:date="2026-01-01T00:00:00Z">
        <w:r>
          <w:t xml:space="preserve">Each prediction in</w:t>
        </w:r>
      </w:ins>
      <w:ins w:id="1980" w:author="PR Preview" w:date="2026-01-01T00:00:00Z">
        <w:r>
          <w:t xml:space="preserve"> </w:t>
        </w:r>
      </w:ins>
      <w:hyperlink w:anchor="eq-cv-estimate">
        <w:ins w:id="1981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comes from a rule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that did not see the observation it predicts,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so each squared error is scored as in</w:t>
        </w:r>
      </w:ins>
      <w:ins w:id="1988" w:author="PR Preview" w:date="2026-01-01T00:00:00Z">
        <w:r>
          <w:t xml:space="preserve"> </w:t>
        </w:r>
      </w:ins>
      <w:hyperlink w:anchor="thm-held-out-unbiased">
        <w:ins w:id="198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990" w:author="PR Preview" w:date="2026-01-01T00:00:00Z">
        <w:r>
          <w:t xml:space="preserve">.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But the rule for fold</w:t>
        </w:r>
      </w:ins>
      <w:ins w:id="19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was fitted to</w:t>
        </w:r>
      </w:ins>
      <w:ins w:id="199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observations,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not</w:t>
        </w:r>
      </w:ins>
      <w:ins w:id="2001" w:author="PR Preview" w:date="2026-01-01T00:00:00Z">
        <w:r>
          <w:t xml:space="preserve"> </w:t>
        </w:r>
      </w:ins>
      <m:oMath>
        <m:r>
          <m:t>n</m:t>
        </m:r>
      </m:oMath>
      <w:ins w:id="2002" w:author="PR Preview" w:date="2026-01-01T00:00:00Z">
        <w:r>
          <w:t xml:space="preserve">,</w:t>
        </w:r>
      </w:ins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and the</w:t>
        </w:r>
      </w:ins>
      <w:ins w:id="2005" w:author="PR Preview" w:date="2026-01-01T00:00:00Z">
        <w:r>
          <w:t xml:space="preserve"> </w:t>
        </w:r>
      </w:ins>
      <m:oMath>
        <m:r>
          <m:t>k</m:t>
        </m:r>
      </m:oMath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rules differ from one another and from the rule fitted to all</w:t>
        </w:r>
      </w:ins>
      <w:ins w:id="2008" w:author="PR Preview" w:date="2026-01-01T00:00:00Z">
        <w:r>
          <w:t xml:space="preserve"> </w:t>
        </w:r>
      </w:ins>
      <m:oMath>
        <m:r>
          <m:t>n</m:t>
        </m:r>
      </m:oMath>
      <w:ins w:id="2009" w:author="PR Preview" w:date="2026-01-01T00:00:00Z">
        <w:r>
          <w:t xml:space="preserve">.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So</w:t>
        </w:r>
      </w:ins>
      <w:ins w:id="201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estimates the</w:t>
        </w:r>
      </w:ins>
      <w:ins w:id="2015" w:author="PR Preview" w:date="2026-01-01T00:00:00Z">
        <w:r>
          <w:t xml:space="preserve"> </w:t>
        </w:r>
      </w:ins>
      <w:hyperlink w:anchor="def-expected-generalization-error">
        <w:ins w:id="2016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of the fitting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rPr>
            <w:i/>
            <w:iCs/>
          </w:rPr>
          <w:t xml:space="preserve">procedure</w:t>
        </w:r>
      </w:ins>
      <w:ins w:id="2021" w:author="PR Preview" w:date="2026-01-01T00:00:00Z">
        <w:r>
          <w:t xml:space="preserve"> </w:t>
        </w:r>
      </w:ins>
      <m:oMath>
        <m:r>
          <m:t>g</m:t>
        </m:r>
      </m:oMath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at the smaller training-set sizes</w:t>
        </w:r>
      </w:ins>
      <w:ins w:id="20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025" w:author="PR Preview" w:date="2026-01-01T00:00:00Z">
        <w:r>
          <w:t xml:space="preserve">,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which is</w:t>
        </w:r>
      </w:ins>
      <w:ins w:id="20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when every fold has</w:t>
        </w:r>
      </w:ins>
      <w:ins w:id="20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observations,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rather than</w:t>
        </w:r>
      </w:ins>
      <w:ins w:id="203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for the one rule fitted to all the data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(Hastie et al. 2009, sec. 7.12)</w:t>
        </w:r>
      </w:ins>
      <w:ins w:id="2041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92"/>
    <w:bookmarkStart w:id="193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del w:id="2042" w:author="PR Preview" w:date="2026-01-01T00:00:00Z">
        <w:r>
          <w:rPr>
            <w:b/>
            <w:bCs/>
          </w:rPr>
          <w:delText xml:space="preserve">Bias.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Each rule in</w:delText>
        </w:r>
      </w:del>
      <w:del w:id="2045" w:author="PR Preview" w:date="2026-01-01T00:00:00Z">
        <w:r>
          <w:delText xml:space="preserve"> </w:delText>
        </w:r>
      </w:del>
      <w:hyperlink w:anchor="eq-cv-estimate">
        <w:del w:id="2046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is fitted to about</w:delText>
        </w:r>
      </w:del>
      <w:del w:id="204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observations.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A rule fitted to fewer observations usually predicts worse,</w:delText>
        </w:r>
      </w:del>
      <w:del w:id="2054" w:author="PR Preview" w:date="2026-01-01T00:00:00Z">
        <w:r>
          <w:delText xml:space="preserve"> </w:delText>
        </w:r>
      </w:del>
      <w:del w:id="2055" w:author="PR Preview" w:date="2026-01-01T00:00:00Z">
        <w:r>
          <w:delText xml:space="preserve">so</w:delText>
        </w:r>
      </w:del>
      <w:del w:id="20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tends to overstate the error of a rule fitted to all</w:delText>
        </w:r>
      </w:del>
      <w:del w:id="2059" w:author="PR Preview" w:date="2026-01-01T00:00:00Z">
        <w:r>
          <w:delText xml:space="preserve"> </w:delText>
        </w:r>
      </w:del>
      <m:oMath>
        <m:r>
          <m:t>n</m:t>
        </m:r>
      </m:oMath>
      <w:del w:id="2060" w:author="PR Preview" w:date="2026-01-01T00:00:00Z">
        <w:r>
          <w:delText xml:space="preserve">.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The overstatement shrinks as</w:delText>
        </w:r>
      </w:del>
      <w:del w:id="2063" w:author="PR Preview" w:date="2026-01-01T00:00:00Z">
        <w:r>
          <w:delText xml:space="preserve"> </w:delText>
        </w:r>
      </w:del>
      <m:oMath>
        <m:r>
          <m:t>k</m:t>
        </m:r>
      </m:oMath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2"/>
        </w:numPr>
      </w:pPr>
      <w:ins w:id="2066" w:author="PR Preview" w:date="2026-01-01T00:00:00Z">
        <w:r>
          <w:rPr>
            <w:b/>
            <w:bCs/>
          </w:rPr>
          <w:t xml:space="preserve">Bias.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Each rule in</w:t>
        </w:r>
      </w:ins>
      <w:ins w:id="2069" w:author="PR Preview" w:date="2026-01-01T00:00:00Z">
        <w:r>
          <w:t xml:space="preserve"> </w:t>
        </w:r>
      </w:ins>
      <w:hyperlink w:anchor="eq-cv-estimate">
        <w:ins w:id="2070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is fitted to about</w:t>
        </w:r>
      </w:ins>
      <w:ins w:id="20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observations.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 rule fitted to fewer observations usually predicts worse,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so</w:t>
        </w:r>
      </w:ins>
      <w:ins w:id="20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tends to overstate the error of a rule fitted to all</w:t>
        </w:r>
      </w:ins>
      <w:ins w:id="2083" w:author="PR Preview" w:date="2026-01-01T00:00:00Z">
        <w:r>
          <w:t xml:space="preserve"> </w:t>
        </w:r>
      </w:ins>
      <m:oMath>
        <m:r>
          <m:t>n</m:t>
        </m:r>
      </m:oMath>
      <w:ins w:id="2084" w:author="PR Preview" w:date="2026-01-01T00:00:00Z">
        <w:r>
          <w:t xml:space="preserve">.</w:t>
        </w:r>
      </w:ins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The overstatement shrinks as</w:t>
        </w:r>
      </w:ins>
      <w:ins w:id="2087" w:author="PR Preview" w:date="2026-01-01T00:00:00Z">
        <w:r>
          <w:t xml:space="preserve"> </w:t>
        </w:r>
      </w:ins>
      <m:oMath>
        <m:r>
          <m:t>k</m:t>
        </m:r>
      </m:oMath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3"/>
    <w:bookmarkStart w:id="198" w:name="exm-kfold-simulated"/>
    <w:p>
      <w:pPr>
        <w:pStyle w:val="BodyText"/>
      </w:pPr>
      <w:del w:id="2090" w:author="PR Preview" w:date="2026-01-01T00:00:00Z">
        <w:r>
          <w:rPr>
            <w:b/>
            <w:bCs/>
          </w:rPr>
          <w:delText xml:space="preserve">Example 10 (Cross-validation versus the generalization error)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This example applies</w:delText>
        </w:r>
      </w:del>
      <w:del w:id="209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09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with</w:delText>
        </w:r>
      </w:del>
      <w:del w:id="209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to the simulated training set of</w:delText>
        </w:r>
      </w:del>
      <w:del w:id="2100" w:author="PR Preview" w:date="2026-01-01T00:00:00Z">
        <w:r>
          <w:delText xml:space="preserve"> </w:delText>
        </w:r>
      </w:del>
      <w:hyperlink w:anchor="exm-train-test-error-simulated">
        <w:del w:id="210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102" w:author="PR Preview" w:date="2026-01-01T00:00:00Z">
        <w:r>
          <w:delText xml:space="preserve">,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using only those 30 observations.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The function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rPr>
            <w:rStyle w:val="VerbatimChar"/>
          </w:rPr>
          <w:delText xml:space="preserve">assign_folds()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assigns each observation to a fold at random,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rPr>
            <w:rStyle w:val="VerbatimChar"/>
          </w:rPr>
          <w:delText xml:space="preserve">cv_squared_errors()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fits the model once per fold without that fold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and returns each observation’s squared prediction error,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and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rPr>
            <w:rStyle w:val="VerbatimChar"/>
          </w:rPr>
          <w:delText xml:space="preserve">cv_mse()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averages them, which is</w:delText>
        </w:r>
      </w:del>
      <w:del w:id="2123" w:author="PR Preview" w:date="2026-01-01T00:00:00Z">
        <w:r>
          <w:delText xml:space="preserve"> </w:delText>
        </w:r>
      </w:del>
      <w:hyperlink w:anchor="eq-cv-estimate">
        <w:del w:id="2124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125" w:author="PR Preview" w:date="2026-01-01T00:00:00Z">
        <w:r>
          <w:delText xml:space="preserve">.</w:delText>
        </w:r>
      </w:del>
    </w:p>
    <w:p>
      <w:pPr>
        <w:pStyle w:val="BodyText"/>
      </w:pPr>
      <w:ins w:id="2126" w:author="PR Preview" w:date="2026-01-01T00:00:00Z">
        <w:r>
          <w:rPr>
            <w:b/>
            <w:bCs/>
          </w:rPr>
          <w:t xml:space="preserve">Example 11 (Cross-validation versus the generalization error)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This example applies</w:t>
        </w:r>
      </w:ins>
      <w:ins w:id="212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13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with</w:t>
        </w:r>
      </w:ins>
      <w:ins w:id="21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to the simulated training set of</w:t>
        </w:r>
      </w:ins>
      <w:ins w:id="2136" w:author="PR Preview" w:date="2026-01-01T00:00:00Z">
        <w:r>
          <w:t xml:space="preserve"> </w:t>
        </w:r>
      </w:ins>
      <w:hyperlink w:anchor="exm-train-test-error-simulated">
        <w:ins w:id="213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138" w:author="PR Preview" w:date="2026-01-01T00:00:00Z">
        <w:r>
          <w:t xml:space="preserve">,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using only those 30 observations.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The function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rPr>
            <w:rStyle w:val="VerbatimChar"/>
          </w:rPr>
          <w:t xml:space="preserve">assign_folds()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assigns each observation to a fold at random,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rPr>
            <w:rStyle w:val="VerbatimChar"/>
          </w:rPr>
          <w:t xml:space="preserve">cv_squared_errors()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fits the model once per fold without that fold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and returns each observation’s squared prediction error,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and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rPr>
            <w:rStyle w:val="VerbatimChar"/>
          </w:rPr>
          <w:t xml:space="preserve">cv_mse()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averages them, which is</w:t>
        </w:r>
      </w:ins>
      <w:ins w:id="2159" w:author="PR Preview" w:date="2026-01-01T00:00:00Z">
        <w:r>
          <w:t xml:space="preserve"> </w:t>
        </w:r>
      </w:ins>
      <w:hyperlink w:anchor="eq-cv-estimate">
        <w:ins w:id="2160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16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2162" w:author="PR Preview" w:date="2026-01-01T00:00:00Z">
        <w:r>
          <w:delText xml:space="preserve">The same fold assignment is used for every degree,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so the degrees are compared on the same splits.</w:delText>
        </w:r>
      </w:del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The table and figure report the square root of each cross-validation estimate,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so that it is in the same unit as the training sRMSE and generalization pRMSE of</w:delText>
        </w:r>
      </w:del>
      <w:del w:id="2169" w:author="PR Preview" w:date="2026-01-01T00:00:00Z">
        <w:r>
          <w:delText xml:space="preserve"> </w:delText>
        </w:r>
      </w:del>
      <w:hyperlink w:anchor="exm-train-test-error-simulated">
        <w:del w:id="217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171" w:author="PR Preview" w:date="2026-01-01T00:00:00Z">
        <w:r>
          <w:delText xml:space="preserve">.</w:delText>
        </w:r>
      </w:del>
    </w:p>
    <w:p>
      <w:pPr>
        <w:pStyle w:val="FirstParagraph"/>
      </w:pPr>
      <w:ins w:id="2172" w:author="PR Preview" w:date="2026-01-01T00:00:00Z">
        <w:r>
          <w:t xml:space="preserve">The same fold assignment is used for every degree,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so the degrees are compared on the same splits.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The table and figure report the square root of each cross-validation estimate,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so that it is in the same unit as the training sRMSE and generalization pRMSE of</w:t>
        </w:r>
      </w:ins>
      <w:ins w:id="2179" w:author="PR Preview" w:date="2026-01-01T00:00:00Z">
        <w:r>
          <w:t xml:space="preserve"> </w:t>
        </w:r>
      </w:ins>
      <w:hyperlink w:anchor="exm-train-test-error-simulated">
        <w:ins w:id="218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18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8"/>
    <w:bookmarkStart w:id="201" w:name="exm-kfold-mtcars"/>
    <w:p>
      <w:pPr>
        <w:pStyle w:val="BodyText"/>
      </w:pPr>
      <w:del w:id="2182" w:author="PR Preview" w:date="2026-01-01T00:00:00Z">
        <w:r>
          <w:rPr>
            <w:b/>
            <w:bCs/>
          </w:rPr>
          <w:delText xml:space="preserve">Example 11 (Four-fold cross-validation of the</w:delText>
        </w:r>
      </w:del>
      <w:del w:id="2183" w:author="PR Preview" w:date="2026-01-01T00:00:00Z">
        <w:r>
          <w:rPr>
            <w:b/>
            <w:bCs/>
          </w:rPr>
          <w:delText xml:space="preserve"> </w:delText>
        </w:r>
      </w:del>
      <w:del w:id="218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185" w:author="PR Preview" w:date="2026-01-01T00:00:00Z">
        <w:r>
          <w:rPr>
            <w:b/>
            <w:bCs/>
          </w:rPr>
          <w:delText xml:space="preserve"> </w:delText>
        </w:r>
      </w:del>
      <w:del w:id="2186" w:author="PR Preview" w:date="2026-01-01T00:00:00Z">
        <w:r>
          <w:rPr>
            <w:b/>
            <w:bCs/>
          </w:rPr>
          <w:delText xml:space="preserve">polynomials)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This example applies the</w:delText>
        </w:r>
      </w:del>
      <w:del w:id="218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folds of</w:delText>
        </w:r>
      </w:del>
      <w:del w:id="2192" w:author="PR Preview" w:date="2026-01-01T00:00:00Z">
        <w:r>
          <w:delText xml:space="preserve"> </w:delText>
        </w:r>
      </w:del>
      <w:hyperlink w:anchor="exr-kfold">
        <w:del w:id="2193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to the four polynomial models of</w:delText>
        </w:r>
      </w:del>
      <w:del w:id="2196" w:author="PR Preview" w:date="2026-01-01T00:00:00Z">
        <w:r>
          <w:delText xml:space="preserve"> </w:delText>
        </w:r>
      </w:del>
      <w:hyperlink w:anchor="exr-overfitting">
        <w:del w:id="219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198" w:author="PR Preview" w:date="2026-01-01T00:00:00Z">
        <w:r>
          <w:delText xml:space="preserve">,</w:delText>
        </w:r>
      </w:del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now using all</w:delText>
        </w:r>
      </w:del>
      <w:del w:id="220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cars</w:delText>
        </w:r>
      </w:del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and the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rPr>
            <w:rStyle w:val="VerbatimChar"/>
          </w:rPr>
          <w:delText xml:space="preserve">cv_mse()</w:delText>
        </w:r>
      </w:del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function of</w:delText>
        </w:r>
      </w:del>
      <w:del w:id="2210" w:author="PR Preview" w:date="2026-01-01T00:00:00Z">
        <w:r>
          <w:delText xml:space="preserve"> </w:delText>
        </w:r>
      </w:del>
      <w:hyperlink w:anchor="exm-kfold-simulated">
        <w:del w:id="2211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2212" w:author="PR Preview" w:date="2026-01-01T00:00:00Z">
        <w:r>
          <w:delText xml:space="preserve">.</w:delText>
        </w:r>
      </w:del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The fold assignment is random,</w:delText>
        </w:r>
      </w:del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so the estimate is too;</w:delText>
        </w:r>
      </w:del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to show how much,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221" w:author="PR Preview" w:date="2026-01-01T00:00:00Z">
        <w:r>
          <w:rPr>
            <w:b/>
            <w:bCs/>
          </w:rPr>
          <w:t xml:space="preserve">Example 12 (Four-fold cross-validation of the</w:t>
        </w:r>
      </w:ins>
      <w:ins w:id="2222" w:author="PR Preview" w:date="2026-01-01T00:00:00Z">
        <w:r>
          <w:rPr>
            <w:b/>
            <w:bCs/>
          </w:rPr>
          <w:t xml:space="preserve"> </w:t>
        </w:r>
      </w:ins>
      <w:ins w:id="2223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224" w:author="PR Preview" w:date="2026-01-01T00:00:00Z">
        <w:r>
          <w:rPr>
            <w:b/>
            <w:bCs/>
          </w:rPr>
          <w:t xml:space="preserve"> </w:t>
        </w:r>
      </w:ins>
      <w:ins w:id="2225" w:author="PR Preview" w:date="2026-01-01T00:00:00Z">
        <w:r>
          <w:rPr>
            <w:b/>
            <w:bCs/>
          </w:rPr>
          <w:t xml:space="preserve">polynomials)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This example applies the</w:t>
        </w:r>
      </w:ins>
      <w:ins w:id="22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folds of</w:t>
        </w:r>
      </w:ins>
      <w:ins w:id="2231" w:author="PR Preview" w:date="2026-01-01T00:00:00Z">
        <w:r>
          <w:t xml:space="preserve"> </w:t>
        </w:r>
      </w:ins>
      <w:hyperlink w:anchor="exr-kfold">
        <w:ins w:id="2232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to the four polynomial models of</w:t>
        </w:r>
      </w:ins>
      <w:ins w:id="2235" w:author="PR Preview" w:date="2026-01-01T00:00:00Z">
        <w:r>
          <w:t xml:space="preserve"> </w:t>
        </w:r>
      </w:ins>
      <w:hyperlink w:anchor="exr-overfitting">
        <w:ins w:id="223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37" w:author="PR Preview" w:date="2026-01-01T00:00:00Z">
        <w:r>
          <w:t xml:space="preserve">,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now using all</w:t>
        </w:r>
      </w:ins>
      <w:ins w:id="22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cars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and the</w:t>
        </w:r>
      </w:ins>
      <w:ins w:id="2245" w:author="PR Preview" w:date="2026-01-01T00:00:00Z">
        <w:r>
          <w:t xml:space="preserve"> </w:t>
        </w:r>
      </w:ins>
      <w:ins w:id="2246" w:author="PR Preview" w:date="2026-01-01T00:00:00Z">
        <w:r>
          <w:rPr>
            <w:rStyle w:val="VerbatimChar"/>
          </w:rPr>
          <w:t xml:space="preserve">cv_mse()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function of</w:t>
        </w:r>
      </w:ins>
      <w:ins w:id="2249" w:author="PR Preview" w:date="2026-01-01T00:00:00Z">
        <w:r>
          <w:t xml:space="preserve"> </w:t>
        </w:r>
      </w:ins>
      <w:hyperlink w:anchor="exm-kfold-simulated">
        <w:ins w:id="225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251" w:author="PR Preview" w:date="2026-01-01T00:00:00Z">
        <w:r>
          <w:t xml:space="preserve">.</w:t>
        </w:r>
      </w:ins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The fold assignment is random,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so the estimate is too;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to show how much,</w:t>
        </w:r>
      </w:ins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0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260" w:author="PR Preview" w:date="2026-01-01T00:00:00Z">
        <w:r>
          <w:delText xml:space="preserve">Each row of</w:delText>
        </w:r>
      </w:del>
      <w:del w:id="2261" w:author="PR Preview" w:date="2026-01-01T00:00:00Z">
        <w:r>
          <w:delText xml:space="preserve"> </w:delText>
        </w:r>
      </w:del>
      <w:hyperlink w:anchor="tbl-cv-mtcars-repeats">
        <w:del w:id="2262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holds, for each degree,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the square root of</w:delText>
        </w:r>
      </w:del>
      <w:del w:id="22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(</w:delText>
        </w:r>
      </w:del>
      <w:hyperlink w:anchor="eq-cv-estimate">
        <w:del w:id="227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271" w:author="PR Preview" w:date="2026-01-01T00:00:00Z">
        <w:r>
          <w:delText xml:space="preserve">) for one fold assignment.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Across fold assignments,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the estimate for one degree varied by as much as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0.32 mpg,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but every assignment chose degree 2: the estimates moved, and the winner did not.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A single run of</w:delText>
        </w:r>
      </w:del>
      <w:del w:id="2282" w:author="PR Preview" w:date="2026-01-01T00:00:00Z">
        <w:r>
          <w:delText xml:space="preserve"> </w:delText>
        </w:r>
      </w:del>
      <m:oMath>
        <m:r>
          <m:t>k</m:t>
        </m:r>
      </m:oMath>
      <w:del w:id="2283" w:author="PR Preview" w:date="2026-01-01T00:00:00Z">
        <w:r>
          <w:delText xml:space="preserve">-fold cross-validation</w:delText>
        </w:r>
      </w:del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delText xml:space="preserve">reports one of these rows,</w:delText>
        </w:r>
      </w:del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so a small difference between two models’ estimates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290" w:author="PR Preview" w:date="2026-01-01T00:00:00Z">
        <w:r>
          <w:t xml:space="preserve">Each row of</w:t>
        </w:r>
      </w:ins>
      <w:ins w:id="2291" w:author="PR Preview" w:date="2026-01-01T00:00:00Z">
        <w:r>
          <w:t xml:space="preserve"> </w:t>
        </w:r>
      </w:ins>
      <w:hyperlink w:anchor="tbl-cv-mtcars-repeats">
        <w:ins w:id="2292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holds, for each degree,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the square root of</w:t>
        </w:r>
      </w:ins>
      <w:ins w:id="229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(</w:t>
        </w:r>
      </w:ins>
      <w:hyperlink w:anchor="eq-cv-estimate">
        <w:ins w:id="2300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301" w:author="PR Preview" w:date="2026-01-01T00:00:00Z">
        <w:r>
          <w:t xml:space="preserve">) for one fold assignment.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Across fold assignments,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the estimate for one degree varied by as much as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0.32 mpg,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but every assignment chose degree 2: the estimates moved, and the winner did not.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 single run of</w:t>
        </w:r>
      </w:ins>
      <w:ins w:id="2312" w:author="PR Preview" w:date="2026-01-01T00:00:00Z">
        <w:r>
          <w:t xml:space="preserve"> </w:t>
        </w:r>
      </w:ins>
      <m:oMath>
        <m:r>
          <m:t>k</m:t>
        </m:r>
      </m:oMath>
      <w:ins w:id="2313" w:author="PR Preview" w:date="2026-01-01T00:00:00Z">
        <w:r>
          <w:t xml:space="preserve">-fold cross-validation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reports one of these rows,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so a small difference between two models’ estimates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may not survive a different split.</w:t>
        </w:r>
      </w:ins>
    </w:p>
    <w:bookmarkEnd w:id="201"/>
    <w:bookmarkEnd w:id="202"/>
    <w:bookmarkStart w:id="230" w:name="sec-loocv"/>
    <w:p>
      <w:pPr>
        <w:pStyle w:val="Heading2"/>
      </w:pPr>
      <w:r>
        <w:t xml:space="preserve">7 Leave-one-out cross-validation</w:t>
      </w:r>
    </w:p>
    <w:bookmarkStart w:id="20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del w:id="2320" w:author="PR Preview" w:date="2026-01-01T00:00:00Z">
        <w:r>
          <w:delText xml:space="preserve">If we run the procedure twice,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with two different random fold assignments,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can the two values of</w:delText>
        </w:r>
      </w:del>
      <w:del w:id="23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(</w:delText>
        </w:r>
      </w:del>
      <w:hyperlink w:anchor="eq-cv-estimate">
        <w:del w:id="232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329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3"/>
        </w:numPr>
      </w:pPr>
      <w:ins w:id="2330" w:author="PR Preview" w:date="2026-01-01T00:00:00Z">
        <w:r>
          <w:t xml:space="preserve">If we run the procedure twice,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with two different random fold assignments,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can the two values of</w:t>
        </w:r>
      </w:ins>
      <w:ins w:id="23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(</w:t>
        </w:r>
      </w:ins>
      <w:hyperlink w:anchor="eq-cv-estimate">
        <w:ins w:id="2338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339" w:author="PR Preview" w:date="2026-01-01T00:00:00Z">
        <w:r>
          <w:t xml:space="preserve">) differ?</w:t>
        </w:r>
      </w:ins>
    </w:p>
    <w:bookmarkEnd w:id="203"/>
    <w:bookmarkStart w:id="20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2340" w:author="PR Preview" w:date="2026-01-01T00:00:00Z">
        <w:r>
          <w:delText xml:space="preserve">No.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With one car per fold,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every assignment of cars to folds produces the same 32 fits,</w:delText>
        </w:r>
      </w:del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only numbered differently,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and</w:delText>
        </w:r>
      </w:del>
      <w:del w:id="2349" w:author="PR Preview" w:date="2026-01-01T00:00:00Z">
        <w:r>
          <w:delText xml:space="preserve"> </w:delText>
        </w:r>
      </w:del>
      <w:hyperlink w:anchor="eq-cv-estimate">
        <w:del w:id="235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does not depend on the numbering.</w:delText>
        </w:r>
      </w:del>
      <w:del w:id="2353" w:author="PR Preview" w:date="2026-01-01T00:00:00Z">
        <w:r>
          <w:delText xml:space="preserve"> </w:delText>
        </w:r>
      </w:del>
      <w:del w:id="2354" w:author="PR Preview" w:date="2026-01-01T00:00:00Z">
        <w:r>
          <w:delText xml:space="preserve">Unlike</w:delText>
        </w:r>
      </w:del>
      <w:del w:id="2355" w:author="PR Preview" w:date="2026-01-01T00:00:00Z">
        <w:r>
          <w:delText xml:space="preserve"> </w:delText>
        </w:r>
      </w:del>
      <w:hyperlink w:anchor="exm-kfold-mtcars">
        <w:del w:id="2356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2357" w:author="PR Preview" w:date="2026-01-01T00:00:00Z">
        <w:r>
          <w:delText xml:space="preserve">,</w:delText>
        </w:r>
      </w:del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360" w:author="PR Preview" w:date="2026-01-01T00:00:00Z">
        <w:r>
          <w:rPr>
            <w:b/>
            <w:bCs/>
          </w:rPr>
          <w:delText xml:space="preserve">Definition 37 (Leave-one-out cross-validation)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is</w:delText>
        </w:r>
      </w:del>
      <w:del w:id="236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36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with</w:delText>
        </w:r>
      </w:del>
      <w:del w:id="236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370" w:author="PR Preview" w:date="2026-01-01T00:00:00Z">
        <w:r>
          <w:delText xml:space="preserve">,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so that each of the</w:delText>
        </w:r>
      </w:del>
      <w:del w:id="2373" w:author="PR Preview" w:date="2026-01-01T00:00:00Z">
        <w:r>
          <w:delText xml:space="preserve"> </w:delText>
        </w:r>
      </w:del>
      <m:oMath>
        <m:r>
          <m:t>n</m:t>
        </m:r>
      </m:oMath>
      <w:del w:id="2374" w:author="PR Preview" w:date="2026-01-01T00:00:00Z">
        <w:r>
          <w:delText xml:space="preserve"> </w:delText>
        </w:r>
      </w:del>
      <w:hyperlink w:anchor="def-folds">
        <w:del w:id="237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holds one observation,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and the</w:delText>
        </w:r>
      </w:del>
      <w:del w:id="2380" w:author="PR Preview" w:date="2026-01-01T00:00:00Z">
        <w:r>
          <w:delText xml:space="preserve"> </w:delText>
        </w:r>
      </w:del>
      <w:hyperlink w:anchor="def-fold-out-rule">
        <w:del w:id="238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38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of observation</w:delText>
        </w:r>
      </w:del>
      <w:del w:id="2385" w:author="PR Preview" w:date="2026-01-01T00:00:00Z">
        <w:r>
          <w:delText xml:space="preserve"> </w:delText>
        </w:r>
      </w:del>
      <m:oMath>
        <m:r>
          <m:t>i</m:t>
        </m:r>
      </m:oMath>
      <w:del w:id="2386" w:author="PR Preview" w:date="2026-01-01T00:00:00Z">
        <w:r>
          <w:delText xml:space="preserve">’s</w:delText>
        </w:r>
      </w:del>
      <w:del w:id="2387" w:author="PR Preview" w:date="2026-01-01T00:00:00Z">
        <w:r>
          <w:delText xml:space="preserve"> </w:delText>
        </w:r>
      </w:del>
      <w:hyperlink w:anchor="def-fold-assignment">
        <w:del w:id="238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is fitted to all observations except observation</w:delText>
        </w:r>
      </w:del>
      <w:del w:id="2391" w:author="PR Preview" w:date="2026-01-01T00:00:00Z">
        <w:r>
          <w:delText xml:space="preserve"> </w:delText>
        </w:r>
      </w:del>
      <m:oMath>
        <m:r>
          <m:t>i</m:t>
        </m:r>
      </m:oMath>
      <w:del w:id="2392" w:author="PR Preview" w:date="2026-01-01T00:00:00Z">
        <w:r>
          <w:delText xml:space="preserve">.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Its</w:delText>
        </w:r>
      </w:del>
      <w:del w:id="2395" w:author="PR Preview" w:date="2026-01-01T00:00:00Z">
        <w:r>
          <w:delText xml:space="preserve"> </w:delText>
        </w:r>
      </w:del>
      <w:hyperlink w:anchor="def-cv-estimate">
        <w:del w:id="239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(</w:delText>
        </w:r>
      </w:del>
      <w:hyperlink w:anchor="eq-cv-estimate">
        <w:del w:id="2399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with</w:delText>
        </w:r>
      </w:del>
      <w:del w:id="240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403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4"/>
        </w:numPr>
      </w:pPr>
      <w:ins w:id="2404" w:author="PR Preview" w:date="2026-01-01T00:00:00Z">
        <w:r>
          <w:t xml:space="preserve">No.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With one car per fold,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every assignment of cars to folds produces the same 32 fits,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only numbered differently,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and</w:t>
        </w:r>
      </w:ins>
      <w:ins w:id="2413" w:author="PR Preview" w:date="2026-01-01T00:00:00Z">
        <w:r>
          <w:t xml:space="preserve"> </w:t>
        </w:r>
      </w:ins>
      <w:hyperlink w:anchor="eq-cv-estimate">
        <w:ins w:id="2414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does not depend on the numbering.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Unlike</w:t>
        </w:r>
      </w:ins>
      <w:ins w:id="2419" w:author="PR Preview" w:date="2026-01-01T00:00:00Z">
        <w:r>
          <w:t xml:space="preserve"> </w:t>
        </w:r>
      </w:ins>
      <w:hyperlink w:anchor="exm-kfold-mtcars">
        <w:ins w:id="2420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421" w:author="PR Preview" w:date="2026-01-01T00:00:00Z">
        <w:r>
          <w:t xml:space="preserve">,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the estimate is not random.</w:t>
        </w:r>
      </w:ins>
    </w:p>
    <w:bookmarkEnd w:id="204"/>
    <w:bookmarkStart w:id="206" w:name="def-loocv"/>
    <w:p>
      <w:pPr>
        <w:pStyle w:val="FirstParagraph"/>
      </w:pPr>
      <w:ins w:id="2424" w:author="PR Preview" w:date="2026-01-01T00:00:00Z">
        <w:r>
          <w:rPr>
            <w:b/>
            <w:bCs/>
          </w:rPr>
          <w:t xml:space="preserve">Definition 37 (Leave-one-out cross-validation)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rPr>
            <w:b/>
            <w:bCs/>
          </w:rPr>
          <w:t xml:space="preserve">Leave-one-out cross-validation (LOOCV)</w:t>
        </w:r>
      </w:ins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is</w:t>
        </w:r>
      </w:ins>
      <w:ins w:id="242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43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with</w:t>
        </w:r>
      </w:ins>
      <w:ins w:id="24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434" w:author="PR Preview" w:date="2026-01-01T00:00:00Z">
        <w:r>
          <w:t xml:space="preserve">,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so that each of the</w:t>
        </w:r>
      </w:ins>
      <w:ins w:id="2437" w:author="PR Preview" w:date="2026-01-01T00:00:00Z">
        <w:r>
          <w:t xml:space="preserve"> </w:t>
        </w:r>
      </w:ins>
      <m:oMath>
        <m:r>
          <m:t>n</m:t>
        </m:r>
      </m:oMath>
      <w:ins w:id="2438" w:author="PR Preview" w:date="2026-01-01T00:00:00Z">
        <w:r>
          <w:t xml:space="preserve"> </w:t>
        </w:r>
      </w:ins>
      <w:hyperlink w:anchor="def-folds">
        <w:ins w:id="243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holds one observation,</w:t>
        </w:r>
      </w:ins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 the</w:t>
        </w:r>
      </w:ins>
      <w:ins w:id="2444" w:author="PR Preview" w:date="2026-01-01T00:00:00Z">
        <w:r>
          <w:t xml:space="preserve"> </w:t>
        </w:r>
      </w:ins>
      <w:hyperlink w:anchor="def-fold-out-rule">
        <w:ins w:id="244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44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of observation</w:t>
        </w:r>
      </w:ins>
      <w:ins w:id="2449" w:author="PR Preview" w:date="2026-01-01T00:00:00Z">
        <w:r>
          <w:t xml:space="preserve"> </w:t>
        </w:r>
      </w:ins>
      <m:oMath>
        <m:r>
          <m:t>i</m:t>
        </m:r>
      </m:oMath>
      <w:ins w:id="2450" w:author="PR Preview" w:date="2026-01-01T00:00:00Z">
        <w:r>
          <w:t xml:space="preserve">’s</w:t>
        </w:r>
      </w:ins>
      <w:ins w:id="2451" w:author="PR Preview" w:date="2026-01-01T00:00:00Z">
        <w:r>
          <w:t xml:space="preserve"> </w:t>
        </w:r>
      </w:ins>
      <w:hyperlink w:anchor="def-fold-assignment">
        <w:ins w:id="245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is fitted to all observations except observation</w:t>
        </w:r>
      </w:ins>
      <w:ins w:id="2455" w:author="PR Preview" w:date="2026-01-01T00:00:00Z">
        <w:r>
          <w:t xml:space="preserve"> </w:t>
        </w:r>
      </w:ins>
      <m:oMath>
        <m:r>
          <m:t>i</m:t>
        </m:r>
      </m:oMath>
      <w:ins w:id="2456" w:author="PR Preview" w:date="2026-01-01T00:00:00Z">
        <w:r>
          <w:t xml:space="preserve">.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Its</w:t>
        </w:r>
      </w:ins>
      <w:ins w:id="2459" w:author="PR Preview" w:date="2026-01-01T00:00:00Z">
        <w:r>
          <w:t xml:space="preserve"> </w:t>
        </w:r>
      </w:ins>
      <w:hyperlink w:anchor="def-cv-estimate">
        <w:ins w:id="246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(</w:t>
        </w:r>
      </w:ins>
      <w:hyperlink w:anchor="eq-cv-estimate">
        <w:ins w:id="2463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with</w:t>
        </w:r>
      </w:ins>
      <w:ins w:id="246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467" w:author="PR Preview" w:date="2026-01-01T00:00:00Z">
        <w:r>
          <w:t xml:space="preserve">) is</w:t>
        </w:r>
      </w:ins>
    </w:p>
    <w:p>
      <w:pPr>
        <w:pStyle w:val="BodyText"/>
      </w:pPr>
      <w:bookmarkStart w:id="20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6"/>
    <w:bookmarkStart w:id="20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7"/>
    <w:p>
      <w:pPr>
        <w:pStyle w:val="BodyText"/>
      </w:pPr>
      <w:del w:id="2468" w:author="PR Preview" w:date="2026-01-01T00:00:00Z">
        <w:r>
          <w:rPr>
            <w:i/>
            <w:iCs/>
          </w:rPr>
          <w:delText xml:space="preserve">Proof</w:delText>
        </w:r>
      </w:del>
      <w:del w:id="2469" w:author="PR Preview" w:date="2026-01-01T00:00:00Z">
        <w:r>
          <w:delText xml:space="preserve">. </w:delText>
        </w:r>
      </w:del>
      <w:del w:id="2470" w:author="PR Preview" w:date="2026-01-01T00:00:00Z">
        <w:r>
          <w:delText xml:space="preserve">This is the solution to</w:delText>
        </w:r>
      </w:del>
      <w:del w:id="2471" w:author="PR Preview" w:date="2026-01-01T00:00:00Z">
        <w:r>
          <w:delText xml:space="preserve"> </w:delText>
        </w:r>
      </w:del>
      <w:hyperlink w:anchor="exr-loocv">
        <w:del w:id="2472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2473" w:author="PR Preview" w:date="2026-01-01T00:00:00Z">
        <w:r>
          <w:delText xml:space="preserve">, part 3, worked in</w:delText>
        </w:r>
      </w:del>
      <w:del w:id="2474" w:author="PR Preview" w:date="2026-01-01T00:00:00Z">
        <w:r>
          <w:delText xml:space="preserve"> </w:delText>
        </w:r>
      </w:del>
      <w:hyperlink w:anchor="sol-loocv">
        <w:del w:id="2475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2476" w:author="PR Preview" w:date="2026-01-01T00:00:00Z">
        <w:r>
          <w:delText xml:space="preserve">.</w:delText>
        </w:r>
      </w:del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It uses</w:delText>
        </w:r>
      </w:del>
      <w:del w:id="2479" w:author="PR Preview" w:date="2026-01-01T00:00:00Z">
        <w:r>
          <w:delText xml:space="preserve"> </w:delText>
        </w:r>
      </w:del>
      <w:hyperlink w:anchor="eq-cv-estimate">
        <w:del w:id="248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and</w:delText>
        </w:r>
      </w:del>
      <w:del w:id="2483" w:author="PR Preview" w:date="2026-01-01T00:00:00Z">
        <w:r>
          <w:delText xml:space="preserve"> </w:delText>
        </w:r>
      </w:del>
      <w:hyperlink w:anchor="eq-fold-out-rule">
        <w:del w:id="2484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2485" w:author="PR Preview" w:date="2026-01-01T00:00:00Z">
        <w:r>
          <w:delText xml:space="preserve">.</w:delText>
        </w:r>
      </w:del>
    </w:p>
    <w:p>
      <w:pPr>
        <w:pStyle w:val="BodyText"/>
      </w:pPr>
      <w:ins w:id="2486" w:author="PR Preview" w:date="2026-01-01T00:00:00Z">
        <w:r>
          <w:rPr>
            <w:i/>
            <w:iCs/>
          </w:rPr>
          <w:t xml:space="preserve">Proof</w:t>
        </w:r>
      </w:ins>
      <w:ins w:id="2487" w:author="PR Preview" w:date="2026-01-01T00:00:00Z">
        <w:r>
          <w:t xml:space="preserve">. </w:t>
        </w:r>
      </w:ins>
      <w:ins w:id="2488" w:author="PR Preview" w:date="2026-01-01T00:00:00Z">
        <w:r>
          <w:t xml:space="preserve">This is the solution to</w:t>
        </w:r>
      </w:ins>
      <w:ins w:id="2489" w:author="PR Preview" w:date="2026-01-01T00:00:00Z">
        <w:r>
          <w:t xml:space="preserve"> </w:t>
        </w:r>
      </w:ins>
      <w:hyperlink w:anchor="exr-loocv">
        <w:ins w:id="2490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2491" w:author="PR Preview" w:date="2026-01-01T00:00:00Z">
        <w:r>
          <w:t xml:space="preserve">, part 3, worked in</w:t>
        </w:r>
      </w:ins>
      <w:ins w:id="2492" w:author="PR Preview" w:date="2026-01-01T00:00:00Z">
        <w:r>
          <w:t xml:space="preserve"> </w:t>
        </w:r>
      </w:ins>
      <w:hyperlink w:anchor="sol-loocv">
        <w:ins w:id="2493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2494" w:author="PR Preview" w:date="2026-01-01T00:00:00Z">
        <w:r>
          <w:t xml:space="preserve">.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It uses</w:t>
        </w:r>
      </w:ins>
      <w:ins w:id="2497" w:author="PR Preview" w:date="2026-01-01T00:00:00Z">
        <w:r>
          <w:t xml:space="preserve"> </w:t>
        </w:r>
      </w:ins>
      <w:hyperlink w:anchor="eq-cv-estimate">
        <w:ins w:id="2498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and</w:t>
        </w:r>
      </w:ins>
      <w:ins w:id="2501" w:author="PR Preview" w:date="2026-01-01T00:00:00Z">
        <w:r>
          <w:t xml:space="preserve"> </w:t>
        </w:r>
      </w:ins>
      <w:hyperlink w:anchor="eq-fold-out-rule">
        <w:ins w:id="2502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2503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del w:id="2504" w:author="PR Preview" w:date="2026-01-01T00:00:00Z">
        <w:r>
          <w:delText xml:space="preserve">With</w:delText>
        </w:r>
      </w:del>
      <w:del w:id="250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506" w:author="PR Preview" w:date="2026-01-01T00:00:00Z">
        <w:r>
          <w:delText xml:space="preserve">, the</w:delText>
        </w:r>
      </w:del>
      <w:del w:id="2507" w:author="PR Preview" w:date="2026-01-01T00:00:00Z">
        <w:r>
          <w:delText xml:space="preserve"> </w:delText>
        </w:r>
      </w:del>
      <m:oMath>
        <m:r>
          <m:t>n</m:t>
        </m:r>
      </m:oMath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nonempty, disjoint</w:delText>
        </w:r>
      </w:del>
      <w:del w:id="2510" w:author="PR Preview" w:date="2026-01-01T00:00:00Z">
        <w:r>
          <w:delText xml:space="preserve"> </w:delText>
        </w:r>
      </w:del>
      <w:hyperlink w:anchor="def-folds">
        <w:del w:id="251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of</w:delText>
        </w:r>
      </w:del>
      <w:del w:id="2514" w:author="PR Preview" w:date="2026-01-01T00:00:00Z">
        <w:r>
          <w:delText xml:space="preserve"> </w:delText>
        </w:r>
      </w:del>
      <w:hyperlink w:anchor="eq-folds">
        <w:del w:id="2515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partition the</w:delText>
        </w:r>
      </w:del>
      <w:del w:id="2518" w:author="PR Preview" w:date="2026-01-01T00:00:00Z">
        <w:r>
          <w:delText xml:space="preserve"> </w:delText>
        </w:r>
      </w:del>
      <m:oMath>
        <m:r>
          <m:t>n</m:t>
        </m:r>
      </m:oMath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indices of</w:delText>
        </w:r>
      </w:del>
      <w:del w:id="2521" w:author="PR Preview" w:date="2026-01-01T00:00:00Z">
        <w:r>
          <w:delText xml:space="preserve"> </w:delText>
        </w:r>
      </w:del>
      <m:oMath>
        <m:r>
          <m:t>I</m:t>
        </m:r>
      </m:oMath>
      <w:del w:id="2522" w:author="PR Preview" w:date="2026-01-01T00:00:00Z">
        <w:r>
          <w:delText xml:space="preserve">,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so each fold holds exactly one index.</w:delText>
        </w:r>
      </w:del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(A partition of</w:delText>
        </w:r>
      </w:del>
      <w:del w:id="2527" w:author="PR Preview" w:date="2026-01-01T00:00:00Z">
        <w:r>
          <w:delText xml:space="preserve"> </w:delText>
        </w:r>
      </w:del>
      <m:oMath>
        <m:r>
          <m:t>n</m:t>
        </m:r>
      </m:oMath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indices into</w:delText>
        </w:r>
      </w:del>
      <w:del w:id="2530" w:author="PR Preview" w:date="2026-01-01T00:00:00Z">
        <w:r>
          <w:delText xml:space="preserve"> </w:delText>
        </w:r>
      </w:del>
      <m:oMath>
        <m:r>
          <m:t>n</m:t>
        </m:r>
      </m:oMath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5"/>
        </w:numPr>
      </w:pPr>
      <w:del w:id="2533" w:author="PR Preview" w:date="2026-01-01T00:00:00Z">
        <w:r>
          <w:delText xml:space="preserve">For observation</w:delText>
        </w:r>
      </w:del>
      <w:del w:id="2534" w:author="PR Preview" w:date="2026-01-01T00:00:00Z">
        <w:r>
          <w:delText xml:space="preserve"> </w:delText>
        </w:r>
      </w:del>
      <m:oMath>
        <m:r>
          <m:t>i</m:t>
        </m:r>
      </m:oMath>
      <w:del w:id="2535" w:author="PR Preview" w:date="2026-01-01T00:00:00Z">
        <w:r>
          <w:delText xml:space="preserve">,</w:delText>
        </w:r>
      </w:del>
      <w:del w:id="2536" w:author="PR Preview" w:date="2026-01-01T00:00:00Z">
        <w:r>
          <w:delText xml:space="preserve"> </w:delText>
        </w:r>
      </w:del>
      <w:hyperlink w:anchor="eq-fold-assignment">
        <w:del w:id="2537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gives</w:delText>
        </w:r>
      </w:del>
      <w:del w:id="254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541" w:author="PR Preview" w:date="2026-01-01T00:00:00Z">
        <w:r>
          <w:delText xml:space="preserve">,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so</w:delText>
        </w:r>
      </w:del>
      <w:del w:id="25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545" w:author="PR Preview" w:date="2026-01-01T00:00:00Z">
        <w:r>
          <w:delText xml:space="preserve">.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(Fold</w:delText>
        </w:r>
      </w:del>
      <w:del w:id="254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holds one index, and that index is</w:delText>
        </w:r>
      </w:del>
      <w:del w:id="2551" w:author="PR Preview" w:date="2026-01-01T00:00:00Z">
        <w:r>
          <w:delText xml:space="preserve"> </w:delText>
        </w:r>
      </w:del>
      <m:oMath>
        <m:r>
          <m:t>i</m:t>
        </m:r>
      </m:oMath>
      <w:del w:id="2552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2553" w:author="PR Preview" w:date="2026-01-01T00:00:00Z">
        <w:r>
          <w:delText xml:space="preserve">Let</w:delText>
        </w:r>
      </w:del>
      <w:del w:id="2554" w:author="PR Preview" w:date="2026-01-01T00:00:00Z">
        <w:r>
          <w:delText xml:space="preserve"> </w:delText>
        </w:r>
      </w:del>
      <m:oMath>
        <m:r>
          <m:t>g</m:t>
        </m:r>
      </m:oMath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be the</w:delText>
        </w:r>
      </w:del>
      <w:del w:id="2557" w:author="PR Preview" w:date="2026-01-01T00:00:00Z">
        <w:r>
          <w:delText xml:space="preserve"> </w:delText>
        </w:r>
      </w:del>
      <w:hyperlink w:anchor="def-fitting-procedure">
        <w:del w:id="255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559" w:author="PR Preview" w:date="2026-01-01T00:00:00Z">
        <w:r>
          <w:delText xml:space="preserve">,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the rule that maps a training set to a fitted prediction rule.</w:delText>
        </w:r>
      </w:del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The</w:delText>
        </w:r>
      </w:del>
      <w:del w:id="2564" w:author="PR Preview" w:date="2026-01-01T00:00:00Z">
        <w:r>
          <w:delText xml:space="preserve"> </w:delText>
        </w:r>
      </w:del>
      <w:hyperlink w:anchor="def-fold-out-rule">
        <w:del w:id="256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of observation</w:delText>
        </w:r>
      </w:del>
      <w:del w:id="2568" w:author="PR Preview" w:date="2026-01-01T00:00:00Z">
        <w:r>
          <w:delText xml:space="preserve"> </w:delText>
        </w:r>
      </w:del>
      <m:oMath>
        <m:r>
          <m:t>i</m:t>
        </m:r>
      </m:oMath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is then</w:delText>
        </w:r>
      </w:del>
      <w:del w:id="257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del w:id="2572" w:author="PR Preview" w:date="2026-01-01T00:00:00Z">
        <w:r>
          <w:delText xml:space="preserve">.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(</w:delText>
        </w:r>
      </w:del>
      <w:hyperlink w:anchor="eq-fold-out-rule">
        <w:del w:id="2575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with</w:delText>
        </w:r>
      </w:del>
      <w:del w:id="25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579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ins w:id="2580" w:author="PR Preview" w:date="2026-01-01T00:00:00Z">
        <w:r>
          <w:t xml:space="preserve">With</w:t>
        </w:r>
      </w:ins>
      <w:ins w:id="258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582" w:author="PR Preview" w:date="2026-01-01T00:00:00Z">
        <w:r>
          <w:t xml:space="preserve">, the</w:t>
        </w:r>
      </w:ins>
      <w:ins w:id="2583" w:author="PR Preview" w:date="2026-01-01T00:00:00Z">
        <w:r>
          <w:t xml:space="preserve"> </w:t>
        </w:r>
      </w:ins>
      <m:oMath>
        <m:r>
          <m:t>n</m:t>
        </m:r>
      </m:oMath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nonempty, disjoint</w:t>
        </w:r>
      </w:ins>
      <w:ins w:id="2586" w:author="PR Preview" w:date="2026-01-01T00:00:00Z">
        <w:r>
          <w:t xml:space="preserve"> </w:t>
        </w:r>
      </w:ins>
      <w:hyperlink w:anchor="def-folds">
        <w:ins w:id="258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of</w:t>
        </w:r>
      </w:ins>
      <w:ins w:id="2590" w:author="PR Preview" w:date="2026-01-01T00:00:00Z">
        <w:r>
          <w:t xml:space="preserve"> </w:t>
        </w:r>
      </w:ins>
      <w:hyperlink w:anchor="eq-folds">
        <w:ins w:id="2591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partition the</w:t>
        </w:r>
      </w:ins>
      <w:ins w:id="2594" w:author="PR Preview" w:date="2026-01-01T00:00:00Z">
        <w:r>
          <w:t xml:space="preserve"> </w:t>
        </w:r>
      </w:ins>
      <m:oMath>
        <m:r>
          <m:t>n</m:t>
        </m:r>
      </m:oMath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indices of</w:t>
        </w:r>
      </w:ins>
      <w:ins w:id="2597" w:author="PR Preview" w:date="2026-01-01T00:00:00Z">
        <w:r>
          <w:t xml:space="preserve"> </w:t>
        </w:r>
      </w:ins>
      <m:oMath>
        <m:r>
          <m:t>I</m:t>
        </m:r>
      </m:oMath>
      <w:ins w:id="2598" w:author="PR Preview" w:date="2026-01-01T00:00:00Z">
        <w:r>
          <w:t xml:space="preserve">,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so each fold holds exactly one index.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(A partition of</w:t>
        </w:r>
      </w:ins>
      <w:ins w:id="2603" w:author="PR Preview" w:date="2026-01-01T00:00:00Z">
        <w:r>
          <w:t xml:space="preserve"> </w:t>
        </w:r>
      </w:ins>
      <m:oMath>
        <m:r>
          <m:t>n</m:t>
        </m:r>
      </m:oMath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indices into</w:t>
        </w:r>
      </w:ins>
      <w:ins w:id="2606" w:author="PR Preview" w:date="2026-01-01T00:00:00Z">
        <w:r>
          <w:t xml:space="preserve"> </w:t>
        </w:r>
      </w:ins>
      <m:oMath>
        <m:r>
          <m:t>n</m:t>
        </m:r>
      </m:oMath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5"/>
        </w:numPr>
      </w:pPr>
      <w:ins w:id="2609" w:author="PR Preview" w:date="2026-01-01T00:00:00Z">
        <w:r>
          <w:t xml:space="preserve">For observation</w:t>
        </w:r>
      </w:ins>
      <w:ins w:id="2610" w:author="PR Preview" w:date="2026-01-01T00:00:00Z">
        <w:r>
          <w:t xml:space="preserve"> </w:t>
        </w:r>
      </w:ins>
      <m:oMath>
        <m:r>
          <m:t>i</m:t>
        </m:r>
      </m:oMath>
      <w:ins w:id="2611" w:author="PR Preview" w:date="2026-01-01T00:00:00Z">
        <w:r>
          <w:t xml:space="preserve">,</w:t>
        </w:r>
      </w:ins>
      <w:ins w:id="2612" w:author="PR Preview" w:date="2026-01-01T00:00:00Z">
        <w:r>
          <w:t xml:space="preserve"> </w:t>
        </w:r>
      </w:ins>
      <w:hyperlink w:anchor="eq-fold-assignment">
        <w:ins w:id="2613" w:author="PR Preview" w:date="2026-01-01T00:00:00Z">
          <w:r>
            <w:rPr>
              <w:rStyle w:val="Hyperlink"/>
            </w:rPr>
            <w:t xml:space="preserve">Equation 34</w:t>
          </w:r>
        </w:ins>
      </w:hyperlink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gives</w:t>
        </w:r>
      </w:ins>
      <w:ins w:id="26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617" w:author="PR Preview" w:date="2026-01-01T00:00:00Z">
        <w:r>
          <w:t xml:space="preserve">,</w:t>
        </w:r>
      </w:ins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so</w:t>
        </w:r>
      </w:ins>
      <w:ins w:id="26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621" w:author="PR Preview" w:date="2026-01-01T00:00:00Z">
        <w:r>
          <w:t xml:space="preserve">.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(Fold</w:t>
        </w:r>
      </w:ins>
      <w:ins w:id="262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holds one index, and that index is</w:t>
        </w:r>
      </w:ins>
      <w:ins w:id="2627" w:author="PR Preview" w:date="2026-01-01T00:00:00Z">
        <w:r>
          <w:t xml:space="preserve"> </w:t>
        </w:r>
      </w:ins>
      <m:oMath>
        <m:r>
          <m:t>i</m:t>
        </m:r>
      </m:oMath>
      <w:ins w:id="2628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2629" w:author="PR Preview" w:date="2026-01-01T00:00:00Z">
        <w:r>
          <w:t xml:space="preserve">Let</w:t>
        </w:r>
      </w:ins>
      <w:ins w:id="2630" w:author="PR Preview" w:date="2026-01-01T00:00:00Z">
        <w:r>
          <w:t xml:space="preserve"> </w:t>
        </w:r>
      </w:ins>
      <m:oMath>
        <m:r>
          <m:t>g</m:t>
        </m:r>
      </m:oMath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be the</w:t>
        </w:r>
      </w:ins>
      <w:ins w:id="2633" w:author="PR Preview" w:date="2026-01-01T00:00:00Z">
        <w:r>
          <w:t xml:space="preserve"> </w:t>
        </w:r>
      </w:ins>
      <w:hyperlink w:anchor="def-fitting-procedure">
        <w:ins w:id="263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635" w:author="PR Preview" w:date="2026-01-01T00:00:00Z">
        <w:r>
          <w:t xml:space="preserve">,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the rule that maps a training set to a fitted prediction rule.</w:t>
        </w:r>
      </w:ins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The</w:t>
        </w:r>
      </w:ins>
      <w:ins w:id="2640" w:author="PR Preview" w:date="2026-01-01T00:00:00Z">
        <w:r>
          <w:t xml:space="preserve"> </w:t>
        </w:r>
      </w:ins>
      <w:hyperlink w:anchor="def-fold-out-rule">
        <w:ins w:id="2641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of observation</w:t>
        </w:r>
      </w:ins>
      <w:ins w:id="2644" w:author="PR Preview" w:date="2026-01-01T00:00:00Z">
        <w:r>
          <w:t xml:space="preserve"> </w:t>
        </w:r>
      </w:ins>
      <m:oMath>
        <m:r>
          <m:t>i</m:t>
        </m:r>
      </m:oMath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is then</w:t>
        </w:r>
      </w:ins>
      <w:ins w:id="264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2648" w:author="PR Preview" w:date="2026-01-01T00:00:00Z">
        <w:r>
          <w:t xml:space="preserve">.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(</w:t>
        </w:r>
      </w:ins>
      <w:hyperlink w:anchor="eq-fold-out-rule">
        <w:ins w:id="2651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with</w:t>
        </w:r>
      </w:ins>
      <w:ins w:id="26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655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del w:id="2656" w:author="PR Preview" w:date="2026-01-01T00:00:00Z">
        <w:r>
          <w:delText xml:space="preserve">Hence each term</w:delText>
        </w:r>
      </w:del>
      <w:del w:id="2657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of</w:delText>
        </w:r>
      </w:del>
      <w:del w:id="2660" w:author="PR Preview" w:date="2026-01-01T00:00:00Z">
        <w:r>
          <w:delText xml:space="preserve"> </w:delText>
        </w:r>
      </w:del>
      <w:hyperlink w:anchor="eq-cv-estimate">
        <w:del w:id="2661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is the same</w:delText>
        </w:r>
      </w:del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for every fold assignment.</w:delText>
        </w:r>
      </w:del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(Each term is a function of the rule in step 4,</w:delText>
        </w:r>
      </w:del>
      <w:del w:id="26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and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672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2673" w:author="PR Preview" w:date="2026-01-01T00:00:00Z">
        <w:r>
          <w:delText xml:space="preserve">Therefore the sum over</w:delText>
        </w:r>
      </w:del>
      <w:del w:id="267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in</w:delText>
        </w:r>
      </w:del>
      <w:del w:id="2677" w:author="PR Preview" w:date="2026-01-01T00:00:00Z">
        <w:r>
          <w:delText xml:space="preserve"> </w:delText>
        </w:r>
      </w:del>
      <w:hyperlink w:anchor="eq-cv-estimate">
        <w:del w:id="267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679" w:author="PR Preview" w:date="2026-01-01T00:00:00Z">
        <w:r>
          <w:delText xml:space="preserve">,</w:delText>
        </w:r>
      </w:del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and its factor</w:delText>
        </w:r>
      </w:del>
      <w:del w:id="268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683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5"/>
        </w:numPr>
      </w:pPr>
      <w:ins w:id="2684" w:author="PR Preview" w:date="2026-01-01T00:00:00Z">
        <w:r>
          <w:t xml:space="preserve">Hence each term</w:t>
        </w:r>
      </w:ins>
      <w:ins w:id="268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of</w:t>
        </w:r>
      </w:ins>
      <w:ins w:id="2688" w:author="PR Preview" w:date="2026-01-01T00:00:00Z">
        <w:r>
          <w:t xml:space="preserve"> </w:t>
        </w:r>
      </w:ins>
      <w:hyperlink w:anchor="eq-cv-estimate">
        <w:ins w:id="2689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is the same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for every fold assignment.</w:t>
        </w:r>
      </w:ins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(Each term is a function of the rule in step 4,</w:t>
        </w:r>
      </w:ins>
      <w:ins w:id="26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and</w:t>
        </w:r>
      </w:ins>
      <w:ins w:id="26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00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2701" w:author="PR Preview" w:date="2026-01-01T00:00:00Z">
        <w:r>
          <w:t xml:space="preserve">Therefore the sum over</w:t>
        </w:r>
      </w:ins>
      <w:ins w:id="270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in</w:t>
        </w:r>
      </w:ins>
      <w:ins w:id="2705" w:author="PR Preview" w:date="2026-01-01T00:00:00Z">
        <w:r>
          <w:t xml:space="preserve"> </w:t>
        </w:r>
      </w:ins>
      <w:hyperlink w:anchor="eq-cv-estimate">
        <w:ins w:id="2706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707" w:author="PR Preview" w:date="2026-01-01T00:00:00Z">
        <w:r>
          <w:t xml:space="preserve">,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and its factor</w:t>
        </w:r>
      </w:ins>
      <w:ins w:id="271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711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9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8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1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1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11"/>
    <w:bookmarkStart w:id="213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5"/>
    <w:bookmarkStart w:id="218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8"/>
    <w:bookmarkStart w:id="221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2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2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3"/>
    <w:bookmarkStart w:id="226" w:name="thm-loocv-shortcut"/>
    <w:p>
      <w:pPr>
        <w:pStyle w:val="BodyText"/>
      </w:pPr>
      <w:del w:id="2712" w:author="PR Preview" w:date="2026-01-01T00:00:00Z">
        <w:r>
          <w:rPr>
            <w:b/>
            <w:bCs/>
          </w:rPr>
          <w:delText xml:space="preserve">Theorem 5 (Leave-one-out cross-validation for least squares)</w:delText>
        </w:r>
      </w:del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For a linear model fitted by</w:delText>
        </w:r>
      </w:del>
      <w:del w:id="2715" w:author="PR Preview" w:date="2026-01-01T00:00:00Z">
        <w:r>
          <w:delText xml:space="preserve"> </w:delText>
        </w:r>
      </w:del>
      <w:hyperlink r:id="rId219">
        <w:del w:id="2716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717" w:author="PR Preview" w:date="2026-01-01T00:00:00Z">
        <w:r>
          <w:delText xml:space="preserve"> </w:delText>
        </w:r>
      </w:del>
      <w:del w:id="2718" w:author="PR Preview" w:date="2026-01-01T00:00:00Z">
        <w:r>
          <w:delText xml:space="preserve">with every</w:delText>
        </w:r>
      </w:del>
      <w:del w:id="2719" w:author="PR Preview" w:date="2026-01-01T00:00:00Z">
        <w:r>
          <w:delText xml:space="preserve"> </w:delText>
        </w:r>
      </w:del>
      <w:hyperlink w:anchor="def-leverage">
        <w:del w:id="2720" w:author="PR Preview" w:date="2026-01-01T00:00:00Z">
          <w:r>
            <w:rPr>
              <w:rStyle w:val="Hyperlink"/>
            </w:rPr>
            <w:delText xml:space="preserve">leverage</w:delText>
          </w:r>
        </w:del>
      </w:hyperlink>
      <w:del w:id="272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del w:id="2722" w:author="PR Preview" w:date="2026-01-01T00:00:00Z">
        <w:r>
          <w:delText xml:space="preserve">,</w:delText>
        </w:r>
      </w:del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the</w:delText>
        </w:r>
      </w:del>
      <w:del w:id="2725" w:author="PR Preview" w:date="2026-01-01T00:00:00Z">
        <w:r>
          <w:delText xml:space="preserve"> </w:delText>
        </w:r>
      </w:del>
      <w:hyperlink w:anchor="def-loocv">
        <w:del w:id="2726" w:author="PR Preview" w:date="2026-01-01T00:00:00Z">
          <w:r>
            <w:rPr>
              <w:rStyle w:val="Hyperlink"/>
            </w:rPr>
            <w:delText xml:space="preserve">leave-one-out estimate</w:delText>
          </w:r>
        </w:del>
      </w:hyperlink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can be computed from the single fit to all</w:delText>
        </w:r>
      </w:del>
      <w:del w:id="2729" w:author="PR Preview" w:date="2026-01-01T00:00:00Z">
        <w:r>
          <w:delText xml:space="preserve"> </w:delText>
        </w:r>
      </w:del>
      <m:oMath>
        <m:r>
          <m:t>n</m:t>
        </m:r>
      </m:oMath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observations,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from its</w:delText>
        </w:r>
      </w:del>
      <w:del w:id="2734" w:author="PR Preview" w:date="2026-01-01T00:00:00Z">
        <w:r>
          <w:delText xml:space="preserve"> </w:delText>
        </w:r>
      </w:del>
      <w:hyperlink r:id="rId224">
        <w:del w:id="2735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27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2737" w:author="PR Preview" w:date="2026-01-01T00:00:00Z">
        <w:r>
          <w:delText xml:space="preserve">,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their</w:delText>
        </w:r>
      </w:del>
      <w:del w:id="2740" w:author="PR Preview" w:date="2026-01-01T00:00:00Z">
        <w:r>
          <w:delText xml:space="preserve"> </w:delText>
        </w:r>
      </w:del>
      <w:hyperlink r:id="rId35">
        <w:del w:id="2741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274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del w:id="2743" w:author="PR Preview" w:date="2026-01-01T00:00:00Z">
        <w:r>
          <w:delText xml:space="preserve">,</w:delText>
        </w:r>
      </w:del>
      <w:del w:id="2744" w:author="PR Preview" w:date="2026-01-01T00:00:00Z">
        <w:r>
          <w:delText xml:space="preserve"> </w:delText>
        </w:r>
      </w:del>
      <w:del w:id="2745" w:author="PR Preview" w:date="2026-01-01T00:00:00Z">
        <w:r>
          <w:delText xml:space="preserve">and the leverages:</w:delText>
        </w:r>
      </w:del>
    </w:p>
    <w:p>
      <w:pPr>
        <w:pStyle w:val="BodyText"/>
      </w:pPr>
      <w:ins w:id="2746" w:author="PR Preview" w:date="2026-01-01T00:00:00Z">
        <w:r>
          <w:rPr>
            <w:b/>
            <w:bCs/>
          </w:rPr>
          <w:t xml:space="preserve">Theorem 6 (Leave-one-out cross-validation for least squares)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For a linear model fitted by</w:t>
        </w:r>
      </w:ins>
      <w:ins w:id="2749" w:author="PR Preview" w:date="2026-01-01T00:00:00Z">
        <w:r>
          <w:t xml:space="preserve"> </w:t>
        </w:r>
      </w:ins>
      <w:hyperlink r:id="rId219">
        <w:ins w:id="2750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with every</w:t>
        </w:r>
      </w:ins>
      <w:ins w:id="2753" w:author="PR Preview" w:date="2026-01-01T00:00:00Z">
        <w:r>
          <w:t xml:space="preserve"> </w:t>
        </w:r>
      </w:ins>
      <w:hyperlink w:anchor="def-leverage">
        <w:ins w:id="2754" w:author="PR Preview" w:date="2026-01-01T00:00:00Z">
          <w:r>
            <w:rPr>
              <w:rStyle w:val="Hyperlink"/>
            </w:rPr>
            <w:t xml:space="preserve">leverage</w:t>
          </w:r>
        </w:ins>
      </w:hyperlink>
      <w:ins w:id="275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ins w:id="2756" w:author="PR Preview" w:date="2026-01-01T00:00:00Z">
        <w:r>
          <w:t xml:space="preserve">,</w:t>
        </w:r>
      </w:ins>
      <w:ins w:id="2757" w:author="PR Preview" w:date="2026-01-01T00:00:00Z">
        <w:r>
          <w:t xml:space="preserve"> </w:t>
        </w:r>
      </w:ins>
      <w:ins w:id="2758" w:author="PR Preview" w:date="2026-01-01T00:00:00Z">
        <w:r>
          <w:t xml:space="preserve">the</w:t>
        </w:r>
      </w:ins>
      <w:ins w:id="2759" w:author="PR Preview" w:date="2026-01-01T00:00:00Z">
        <w:r>
          <w:t xml:space="preserve"> </w:t>
        </w:r>
      </w:ins>
      <w:hyperlink w:anchor="def-loocv">
        <w:ins w:id="2760" w:author="PR Preview" w:date="2026-01-01T00:00:00Z">
          <w:r>
            <w:rPr>
              <w:rStyle w:val="Hyperlink"/>
            </w:rPr>
            <w:t xml:space="preserve">leave-one-out estimate</w:t>
          </w:r>
        </w:ins>
      </w:hyperlink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can be computed from the single fit to all</w:t>
        </w:r>
      </w:ins>
      <w:ins w:id="2763" w:author="PR Preview" w:date="2026-01-01T00:00:00Z">
        <w:r>
          <w:t xml:space="preserve"> </w:t>
        </w:r>
      </w:ins>
      <m:oMath>
        <m:r>
          <m:t>n</m:t>
        </m:r>
      </m:oMath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observations,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from its</w:t>
        </w:r>
      </w:ins>
      <w:ins w:id="2768" w:author="PR Preview" w:date="2026-01-01T00:00:00Z">
        <w:r>
          <w:t xml:space="preserve"> </w:t>
        </w:r>
      </w:ins>
      <w:hyperlink r:id="rId224">
        <w:ins w:id="2769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277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2771" w:author="PR Preview" w:date="2026-01-01T00:00:00Z">
        <w:r>
          <w:t xml:space="preserve">,</w:t>
        </w:r>
      </w:ins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their</w:t>
        </w:r>
      </w:ins>
      <w:ins w:id="2774" w:author="PR Preview" w:date="2026-01-01T00:00:00Z">
        <w:r>
          <w:t xml:space="preserve"> </w:t>
        </w:r>
      </w:ins>
      <w:hyperlink r:id="rId35">
        <w:ins w:id="2775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2776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2777" w:author="PR Preview" w:date="2026-01-01T00:00:00Z">
        <w:r>
          <w:t xml:space="preserve">,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and the leverages:</w:t>
        </w:r>
      </w:ins>
    </w:p>
    <w:p>
      <w:pPr>
        <w:pStyle w:val="BodyText"/>
      </w:pPr>
      <w:bookmarkStart w:id="22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7"/>
    <w:bookmarkStart w:id="228" w:name="exm-loocv-shortcut"/>
    <w:p>
      <w:pPr>
        <w:pStyle w:val="BodyText"/>
      </w:pPr>
      <w:del w:id="2780" w:author="PR Preview" w:date="2026-01-01T00:00:00Z">
        <w:r>
          <w:rPr>
            <w:b/>
            <w:bCs/>
          </w:rPr>
          <w:delText xml:space="preserve">Example 12 (Leave-one-out cross-validation of the</w:delText>
        </w:r>
      </w:del>
      <w:del w:id="2781" w:author="PR Preview" w:date="2026-01-01T00:00:00Z">
        <w:r>
          <w:rPr>
            <w:b/>
            <w:bCs/>
          </w:rPr>
          <w:delText xml:space="preserve"> </w:delText>
        </w:r>
      </w:del>
      <w:del w:id="278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783" w:author="PR Preview" w:date="2026-01-01T00:00:00Z">
        <w:r>
          <w:rPr>
            <w:b/>
            <w:bCs/>
          </w:rPr>
          <w:delText xml:space="preserve"> </w:delText>
        </w:r>
      </w:del>
      <w:del w:id="2784" w:author="PR Preview" w:date="2026-01-01T00:00:00Z">
        <w:r>
          <w:rPr>
            <w:b/>
            <w:bCs/>
          </w:rPr>
          <w:delText xml:space="preserve">polynomials)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This example computes</w:delText>
        </w:r>
      </w:del>
      <w:del w:id="27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for the four</w:delText>
        </w:r>
      </w:del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rPr>
            <w:rStyle w:val="VerbatimChar"/>
          </w:rPr>
          <w:delText xml:space="preserve">mtcars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polynomials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of</w:delText>
        </w:r>
      </w:del>
      <w:del w:id="2796" w:author="PR Preview" w:date="2026-01-01T00:00:00Z">
        <w:r>
          <w:delText xml:space="preserve"> </w:delText>
        </w:r>
      </w:del>
      <w:hyperlink w:anchor="exr-overfitting">
        <w:del w:id="279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in two ways:</w:delText>
        </w:r>
      </w:del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by fitting each model 32 times, as in</w:delText>
        </w:r>
      </w:del>
      <w:del w:id="2802" w:author="PR Preview" w:date="2026-01-01T00:00:00Z">
        <w:r>
          <w:delText xml:space="preserve"> </w:delText>
        </w:r>
      </w:del>
      <w:hyperlink w:anchor="eq-loocv">
        <w:del w:id="2803" w:author="PR Preview" w:date="2026-01-01T00:00:00Z">
          <w:r>
            <w:rPr>
              <w:rStyle w:val="Hyperlink"/>
            </w:rPr>
            <w:delText xml:space="preserve">Equation 38</w:delText>
          </w:r>
        </w:del>
      </w:hyperlink>
      <w:del w:id="2804" w:author="PR Preview" w:date="2026-01-01T00:00:00Z">
        <w:r>
          <w:delText xml:space="preserve">,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and by the single-fit formula of</w:delText>
        </w:r>
      </w:del>
      <w:del w:id="2807" w:author="PR Preview" w:date="2026-01-01T00:00:00Z">
        <w:r>
          <w:delText xml:space="preserve"> </w:delText>
        </w:r>
      </w:del>
      <w:hyperlink w:anchor="thm-loocv-shortcut">
        <w:del w:id="280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809" w:author="PR Preview" w:date="2026-01-01T00:00:00Z">
        <w:r>
          <w:delText xml:space="preserve">,</w:delText>
        </w:r>
      </w:del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with the leverages from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rPr>
            <w:rStyle w:val="VerbatimChar"/>
          </w:rPr>
          <w:delText xml:space="preserve">hatvalues()</w:delText>
        </w:r>
      </w:del>
      <w:del w:id="2814" w:author="PR Preview" w:date="2026-01-01T00:00:00Z">
        <w:r>
          <w:delText xml:space="preserve">.</w:delText>
        </w:r>
      </w:del>
    </w:p>
    <w:p>
      <w:pPr>
        <w:pStyle w:val="BodyText"/>
      </w:pPr>
      <w:ins w:id="2815" w:author="PR Preview" w:date="2026-01-01T00:00:00Z">
        <w:r>
          <w:rPr>
            <w:b/>
            <w:bCs/>
          </w:rPr>
          <w:t xml:space="preserve">Example 13 (Leave-one-out cross-validation of the</w:t>
        </w:r>
      </w:ins>
      <w:ins w:id="2816" w:author="PR Preview" w:date="2026-01-01T00:00:00Z">
        <w:r>
          <w:rPr>
            <w:b/>
            <w:bCs/>
          </w:rPr>
          <w:t xml:space="preserve"> </w:t>
        </w:r>
      </w:ins>
      <w:ins w:id="2817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818" w:author="PR Preview" w:date="2026-01-01T00:00:00Z">
        <w:r>
          <w:rPr>
            <w:b/>
            <w:bCs/>
          </w:rPr>
          <w:t xml:space="preserve"> </w:t>
        </w:r>
      </w:ins>
      <w:ins w:id="2819" w:author="PR Preview" w:date="2026-01-01T00:00:00Z">
        <w:r>
          <w:rPr>
            <w:b/>
            <w:bCs/>
          </w:rPr>
          <w:t xml:space="preserve">polynomials)</w:t>
        </w:r>
      </w:ins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This example computes</w:t>
        </w:r>
      </w:ins>
      <w:ins w:id="28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for the four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rPr>
            <w:rStyle w:val="VerbatimChar"/>
          </w:rPr>
          <w:t xml:space="preserve">mtcars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polynomials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of</w:t>
        </w:r>
      </w:ins>
      <w:ins w:id="2831" w:author="PR Preview" w:date="2026-01-01T00:00:00Z">
        <w:r>
          <w:t xml:space="preserve"> </w:t>
        </w:r>
      </w:ins>
      <w:hyperlink w:anchor="exr-overfitting">
        <w:ins w:id="283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in two ways: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by fitting each model 32 times, as in</w:t>
        </w:r>
      </w:ins>
      <w:ins w:id="2837" w:author="PR Preview" w:date="2026-01-01T00:00:00Z">
        <w:r>
          <w:t xml:space="preserve"> </w:t>
        </w:r>
      </w:ins>
      <w:hyperlink w:anchor="eq-loocv">
        <w:ins w:id="2838" w:author="PR Preview" w:date="2026-01-01T00:00:00Z">
          <w:r>
            <w:rPr>
              <w:rStyle w:val="Hyperlink"/>
            </w:rPr>
            <w:t xml:space="preserve">Equation 39</w:t>
          </w:r>
        </w:ins>
      </w:hyperlink>
      <w:ins w:id="2839" w:author="PR Preview" w:date="2026-01-01T00:00:00Z">
        <w:r>
          <w:t xml:space="preserve">,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and by the single-fit formula of</w:t>
        </w:r>
      </w:ins>
      <w:ins w:id="2842" w:author="PR Preview" w:date="2026-01-01T00:00:00Z">
        <w:r>
          <w:t xml:space="preserve"> </w:t>
        </w:r>
      </w:ins>
      <w:hyperlink w:anchor="thm-loocv-shortcut">
        <w:ins w:id="284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844" w:author="PR Preview" w:date="2026-01-01T00:00:00Z">
        <w:r>
          <w:t xml:space="preserve">,</w:t>
        </w:r>
      </w:ins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with the leverages from</w:t>
        </w:r>
      </w:ins>
      <w:ins w:id="2847" w:author="PR Preview" w:date="2026-01-01T00:00:00Z">
        <w:r>
          <w:t xml:space="preserve"> </w:t>
        </w:r>
      </w:ins>
      <w:ins w:id="2848" w:author="PR Preview" w:date="2026-01-01T00:00:00Z">
        <w:r>
          <w:rPr>
            <w:rStyle w:val="VerbatimChar"/>
          </w:rPr>
          <w:t xml:space="preserve">hatvalues()</w:t>
        </w:r>
      </w:ins>
      <w:ins w:id="284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850" w:author="PR Preview" w:date="2026-01-01T00:00:00Z">
        <w:r>
          <w:rPr>
            <w:rStyle w:val="NormalTok"/>
          </w:rPr>
          <w:delText xml:space="preserve">loocv_max_diff </w:delText>
        </w:r>
      </w:del>
      <w:del w:id="2851" w:author="PR Preview" w:date="2026-01-01T00:00:00Z">
        <w:r>
          <w:rPr>
            <w:rStyle w:val="OtherTok"/>
          </w:rPr>
          <w:delText xml:space="preserve">&lt;-</w:delText>
        </w:r>
      </w:del>
      <w:del w:id="2852" w:author="PR Preview" w:date="2026-01-01T00:00:00Z">
        <w:r>
          <w:rPr>
            <w:rStyle w:val="NormalTok"/>
          </w:rPr>
          <w:delText xml:space="preserve"> </w:delText>
        </w:r>
      </w:del>
      <w:del w:id="2853" w:author="PR Preview" w:date="2026-01-01T00:00:00Z">
        <w:r>
          <w:rPr>
            <w:rStyle w:val="FunctionTok"/>
          </w:rPr>
          <w:delText xml:space="preserve">max</w:delText>
        </w:r>
      </w:del>
      <w:del w:id="2854" w:author="PR Preview" w:date="2026-01-01T00:00:00Z">
        <w:r>
          <w:rPr>
            <w:rStyle w:val="NormalTok"/>
          </w:rPr>
          <w:delText xml:space="preserve">(</w:delText>
        </w:r>
      </w:del>
      <w:del w:id="2855" w:author="PR Preview" w:date="2026-01-01T00:00:00Z">
        <w:r>
          <w:rPr>
            <w:rStyle w:val="FunctionTok"/>
          </w:rPr>
          <w:delText xml:space="preserve">abs</w:delText>
        </w:r>
      </w:del>
      <w:del w:id="2856" w:author="PR Preview" w:date="2026-01-01T00:00:00Z">
        <w:r>
          <w:rPr>
            <w:rStyle w:val="NormalTok"/>
          </w:rPr>
          <w:delText xml:space="preserve">(mtcars_loocv</w:delText>
        </w:r>
      </w:del>
      <w:del w:id="2857" w:author="PR Preview" w:date="2026-01-01T00:00:00Z">
        <w:r>
          <w:rPr>
            <w:rStyle w:val="SpecialCharTok"/>
          </w:rPr>
          <w:delText xml:space="preserve">$</w:delText>
        </w:r>
      </w:del>
      <w:del w:id="2858" w:author="PR Preview" w:date="2026-01-01T00:00:00Z">
        <w:r>
          <w:rPr>
            <w:rStyle w:val="NormalTok"/>
          </w:rPr>
          <w:delText xml:space="preserve">refitting </w:delText>
        </w:r>
      </w:del>
      <w:del w:id="2859" w:author="PR Preview" w:date="2026-01-01T00:00:00Z">
        <w:r>
          <w:rPr>
            <w:rStyle w:val="SpecialCharTok"/>
          </w:rPr>
          <w:delText xml:space="preserve">-</w:delText>
        </w:r>
      </w:del>
      <w:del w:id="2860" w:author="PR Preview" w:date="2026-01-01T00:00:00Z">
        <w:r>
          <w:rPr>
            <w:rStyle w:val="NormalTok"/>
          </w:rPr>
          <w:delText xml:space="preserve"> mtcars_loocv</w:delText>
        </w:r>
      </w:del>
      <w:del w:id="2861" w:author="PR Preview" w:date="2026-01-01T00:00:00Z">
        <w:r>
          <w:rPr>
            <w:rStyle w:val="SpecialCharTok"/>
          </w:rPr>
          <w:delText xml:space="preserve">$</w:delText>
        </w:r>
      </w:del>
      <w:del w:id="2862" w:author="PR Preview" w:date="2026-01-01T00:00:00Z">
        <w:r>
          <w:rPr>
            <w:rStyle w:val="NormalTok"/>
          </w:rPr>
          <w:delText xml:space="preserve">formula))</w:delText>
        </w:r>
      </w:del>
      <w:del w:id="2863" w:author="PR Preview" w:date="2026-01-01T00:00:00Z">
        <w:r>
          <w:br/>
        </w:r>
      </w:del>
      <w:del w:id="2864" w:author="PR Preview" w:date="2026-01-01T00:00:00Z">
        <w:r>
          <w:rPr>
            <w:rStyle w:val="NormalTok"/>
          </w:rPr>
          <w:delText xml:space="preserve">mtcars_best_loocv </w:delText>
        </w:r>
      </w:del>
      <w:del w:id="2865" w:author="PR Preview" w:date="2026-01-01T00:00:00Z">
        <w:r>
          <w:rPr>
            <w:rStyle w:val="OtherTok"/>
          </w:rPr>
          <w:delText xml:space="preserve">&lt;-</w:delText>
        </w:r>
      </w:del>
      <w:del w:id="2866" w:author="PR Preview" w:date="2026-01-01T00:00:00Z">
        <w:r>
          <w:br/>
        </w:r>
      </w:del>
      <w:del w:id="2867" w:author="PR Preview" w:date="2026-01-01T00:00:00Z">
        <w:r>
          <w:rPr>
            <w:rStyle w:val="NormalTok"/>
          </w:rPr>
          <w:delText xml:space="preserve">  mtcars_loocv</w:delText>
        </w:r>
      </w:del>
      <w:del w:id="2868" w:author="PR Preview" w:date="2026-01-01T00:00:00Z">
        <w:r>
          <w:rPr>
            <w:rStyle w:val="SpecialCharTok"/>
          </w:rPr>
          <w:delText xml:space="preserve">$</w:delText>
        </w:r>
      </w:del>
      <w:del w:id="2869" w:author="PR Preview" w:date="2026-01-01T00:00:00Z">
        <w:r>
          <w:rPr>
            <w:rStyle w:val="NormalTok"/>
          </w:rPr>
          <w:delText xml:space="preserve">degree[</w:delText>
        </w:r>
      </w:del>
      <w:del w:id="2870" w:author="PR Preview" w:date="2026-01-01T00:00:00Z">
        <w:r>
          <w:rPr>
            <w:rStyle w:val="FunctionTok"/>
          </w:rPr>
          <w:delText xml:space="preserve">which.min</w:delText>
        </w:r>
      </w:del>
      <w:del w:id="2871" w:author="PR Preview" w:date="2026-01-01T00:00:00Z">
        <w:r>
          <w:rPr>
            <w:rStyle w:val="NormalTok"/>
          </w:rPr>
          <w:delText xml:space="preserve">(mtcars_loocv</w:delText>
        </w:r>
      </w:del>
      <w:del w:id="2872" w:author="PR Preview" w:date="2026-01-01T00:00:00Z">
        <w:r>
          <w:rPr>
            <w:rStyle w:val="SpecialCharTok"/>
          </w:rPr>
          <w:delText xml:space="preserve">$</w:delText>
        </w:r>
      </w:del>
      <w:del w:id="2873" w:author="PR Preview" w:date="2026-01-01T00:00:00Z">
        <w:r>
          <w:rPr>
            <w:rStyle w:val="NormalTok"/>
          </w:rPr>
          <w:delText xml:space="preserve">formula)]</w:delText>
        </w:r>
      </w:del>
      <w:del w:id="2874" w:author="PR Preview" w:date="2026-01-01T00:00:00Z">
        <w:r>
          <w:br/>
        </w:r>
      </w:del>
      <w:del w:id="2875" w:author="PR Preview" w:date="2026-01-01T00:00:00Z">
        <w:r>
          <w:rPr>
            <w:rStyle w:val="FunctionTok"/>
          </w:rPr>
          <w:delText xml:space="preserve">c</w:delText>
        </w:r>
      </w:del>
      <w:del w:id="2876" w:author="PR Preview" w:date="2026-01-01T00:00:00Z">
        <w:r>
          <w:rPr>
            <w:rStyle w:val="NormalTok"/>
          </w:rPr>
          <w:delText xml:space="preserve">(</w:delText>
        </w:r>
      </w:del>
      <w:del w:id="2877" w:author="PR Preview" w:date="2026-01-01T00:00:00Z">
        <w:r>
          <w:rPr>
            <w:rStyle w:val="AttributeTok"/>
          </w:rPr>
          <w:delText xml:space="preserve">max_difference =</w:delText>
        </w:r>
      </w:del>
      <w:del w:id="2878" w:author="PR Preview" w:date="2026-01-01T00:00:00Z">
        <w:r>
          <w:rPr>
            <w:rStyle w:val="NormalTok"/>
          </w:rPr>
          <w:delText xml:space="preserve"> loocv_max_diff, </w:delText>
        </w:r>
      </w:del>
      <w:del w:id="2879" w:author="PR Preview" w:date="2026-01-01T00:00:00Z">
        <w:r>
          <w:rPr>
            <w:rStyle w:val="AttributeTok"/>
          </w:rPr>
          <w:delText xml:space="preserve">best_degree =</w:delText>
        </w:r>
      </w:del>
      <w:del w:id="2880" w:author="PR Preview" w:date="2026-01-01T00:00:00Z">
        <w:r>
          <w:rPr>
            <w:rStyle w:val="NormalTok"/>
          </w:rPr>
          <w:delText xml:space="preserve"> mtcars_best_loocv)</w:delText>
        </w:r>
      </w:del>
      <w:del w:id="2881" w:author="PR Preview" w:date="2026-01-01T00:00:00Z">
        <w:r>
          <w:br/>
        </w:r>
      </w:del>
      <w:del w:id="2882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883" w:author="PR Preview" w:date="2026-01-01T00:00:00Z">
        <w:r>
          <w:br/>
        </w:r>
      </w:del>
      <w:del w:id="2884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885" w:author="PR Preview" w:date="2026-01-01T00:00:00Z">
        <w:r>
          <w:delText xml:space="preserve">The two columns differ by at most 7.1e-15,</w:delText>
        </w:r>
      </w:del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which is rounding error.</w:delText>
        </w:r>
      </w:del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The single-fit formula needs one fit per model instead of 32.</w:delText>
        </w:r>
      </w:del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LOOCV picks degree 2,</w:delText>
        </w:r>
      </w:del>
      <w:del w:id="2892" w:author="PR Preview" w:date="2026-01-01T00:00:00Z">
        <w:r>
          <w:delText xml:space="preserve"> </w:delText>
        </w:r>
      </w:del>
      <w:del w:id="2893" w:author="PR Preview" w:date="2026-01-01T00:00:00Z">
        <w:r>
          <w:delText xml:space="preserve">and because LOOCV is not random (</w:delText>
        </w:r>
      </w:del>
      <w:hyperlink w:anchor="lem-loocv-not-random">
        <w:del w:id="289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895" w:author="PR Preview" w:date="2026-01-01T00:00:00Z">
        <w:r>
          <w:delText xml:space="preserve">),</w:delText>
        </w:r>
      </w:del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2898" w:author="PR Preview" w:date="2026-01-01T00:00:00Z">
        <w:r>
          <w:rPr>
            <w:i/>
            <w:iCs/>
          </w:rPr>
          <w:delText xml:space="preserve">Remark 33</w:delText>
        </w:r>
      </w:del>
      <w:del w:id="2899" w:author="PR Preview" w:date="2026-01-01T00:00:00Z">
        <w:r>
          <w:delText xml:space="preserve"> (When to use leave-one-out cross-validation). </w:delText>
        </w:r>
      </w:del>
      <w:del w:id="2900" w:author="PR Preview" w:date="2026-01-01T00:00:00Z">
        <w:r>
          <w:delText xml:space="preserve">LOOCV is the</w:delText>
        </w:r>
      </w:del>
      <w:del w:id="290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end of</w:delText>
        </w:r>
      </w:del>
      <w:del w:id="2904" w:author="PR Preview" w:date="2026-01-01T00:00:00Z">
        <w:r>
          <w:delText xml:space="preserve"> </w:delText>
        </w:r>
      </w:del>
      <w:hyperlink w:anchor="rem-choosing-k">
        <w:del w:id="2905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906" w:author="PR Preview" w:date="2026-01-01T00:00:00Z">
        <w:r>
          <w:delText xml:space="preserve">.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By</w:delText>
        </w:r>
      </w:del>
      <w:del w:id="2909" w:author="PR Preview" w:date="2026-01-01T00:00:00Z">
        <w:r>
          <w:delText xml:space="preserve"> </w:delText>
        </w:r>
      </w:del>
      <w:hyperlink w:anchor="rem-cv-estimate">
        <w:del w:id="2910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2911" w:author="PR Preview" w:date="2026-01-01T00:00:00Z">
        <w:r>
          <w:delText xml:space="preserve">,</w:delText>
        </w:r>
      </w:del>
      <w:del w:id="29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estimates</w:delText>
        </w:r>
      </w:del>
      <w:del w:id="291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for the fitting procedure</w:delText>
        </w:r>
      </w:del>
      <w:del w:id="2918" w:author="PR Preview" w:date="2026-01-01T00:00:00Z">
        <w:r>
          <w:delText xml:space="preserve"> </w:delText>
        </w:r>
      </w:del>
      <m:oMath>
        <m:r>
          <m:t>g</m:t>
        </m:r>
      </m:oMath>
      <w:del w:id="2919" w:author="PR Preview" w:date="2026-01-01T00:00:00Z">
        <w:r>
          <w:delText xml:space="preserve">:</w:delText>
        </w:r>
      </w:del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each rule is fitted to</w:delText>
        </w:r>
      </w:del>
      <w:del w:id="29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observations,</w:delText>
        </w:r>
      </w:del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so the bias of</w:delText>
        </w:r>
      </w:del>
      <w:del w:id="29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as an estimate of</w:delText>
        </w:r>
      </w:del>
      <w:del w:id="293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931" w:author="PR Preview" w:date="2026-01-01T00:00:00Z">
        <w:r>
          <w:delText xml:space="preserve"> </w:delText>
        </w:r>
      </w:del>
      <w:del w:id="2932" w:author="PR Preview" w:date="2026-01-01T00:00:00Z">
        <w:r>
          <w:delText xml:space="preserve">is the smallest of any</w:delText>
        </w:r>
      </w:del>
      <w:del w:id="2933" w:author="PR Preview" w:date="2026-01-01T00:00:00Z">
        <w:r>
          <w:delText xml:space="preserve"> </w:delText>
        </w:r>
      </w:del>
      <m:oMath>
        <m:r>
          <m:t>k</m:t>
        </m:r>
      </m:oMath>
      <w:del w:id="2934" w:author="PR Preview" w:date="2026-01-01T00:00:00Z">
        <w:r>
          <w:delText xml:space="preserve">.</w:delText>
        </w:r>
      </w:del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But the</w:delText>
        </w:r>
      </w:del>
      <w:del w:id="2937" w:author="PR Preview" w:date="2026-01-01T00:00:00Z">
        <w:r>
          <w:delText xml:space="preserve"> </w:delText>
        </w:r>
      </w:del>
      <m:oMath>
        <m:r>
          <m:t>n</m:t>
        </m:r>
      </m:oMath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delText xml:space="preserve">training sets are nearly identical,</w:delText>
        </w:r>
      </w:del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so the variance of</w:delText>
        </w:r>
      </w:del>
      <w:del w:id="29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can be larger than that of 5- or 10-fold cross-validation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(James et al. 2021, sec. 5.1.4)</w:delText>
        </w:r>
      </w:del>
      <w:del w:id="2947" w:author="PR Preview" w:date="2026-01-01T00:00:00Z">
        <w:r>
          <w:delText xml:space="preserve">.</w:delText>
        </w:r>
      </w:del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delText xml:space="preserve">For least squares fits,</w:delText>
        </w:r>
      </w:del>
      <w:del w:id="2950" w:author="PR Preview" w:date="2026-01-01T00:00:00Z">
        <w:r>
          <w:delText xml:space="preserve"> </w:delText>
        </w:r>
      </w:del>
      <w:hyperlink w:anchor="thm-loocv-shortcut">
        <w:del w:id="295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computes LOOCV from a single fit;</w:delText>
        </w:r>
      </w:del>
      <w:del w:id="2954" w:author="PR Preview" w:date="2026-01-01T00:00:00Z">
        <w:r>
          <w:delText xml:space="preserve"> </w:delText>
        </w:r>
      </w:del>
      <w:del w:id="2955" w:author="PR Preview" w:date="2026-01-01T00:00:00Z">
        <w:r>
          <w:delText xml:space="preserve">for most other fitting methods,</w:delText>
        </w:r>
      </w:del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LOOCV requires</w:delText>
        </w:r>
      </w:del>
      <w:del w:id="2958" w:author="PR Preview" w:date="2026-01-01T00:00:00Z">
        <w:r>
          <w:delText xml:space="preserve"> </w:delText>
        </w:r>
      </w:del>
      <m:oMath>
        <m:r>
          <m:t>n</m:t>
        </m:r>
      </m:oMath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fits.</w:delText>
        </w:r>
      </w:del>
    </w:p>
    <w:p>
      <w:pPr>
        <w:pStyle w:val="SourceCode"/>
      </w:pPr>
      <w:ins w:id="2961" w:author="PR Preview" w:date="2026-01-01T00:00:00Z">
        <w:r>
          <w:rPr>
            <w:rStyle w:val="NormalTok"/>
          </w:rPr>
          <w:t xml:space="preserve">loocv_max_diff </w:t>
        </w:r>
      </w:ins>
      <w:ins w:id="2962" w:author="PR Preview" w:date="2026-01-01T00:00:00Z">
        <w:r>
          <w:rPr>
            <w:rStyle w:val="OtherTok"/>
          </w:rPr>
          <w:t xml:space="preserve">&lt;-</w:t>
        </w:r>
      </w:ins>
      <w:ins w:id="2963" w:author="PR Preview" w:date="2026-01-01T00:00:00Z">
        <w:r>
          <w:rPr>
            <w:rStyle w:val="NormalTok"/>
          </w:rPr>
          <w:t xml:space="preserve"> </w:t>
        </w:r>
      </w:ins>
      <w:ins w:id="2964" w:author="PR Preview" w:date="2026-01-01T00:00:00Z">
        <w:r>
          <w:rPr>
            <w:rStyle w:val="FunctionTok"/>
          </w:rPr>
          <w:t xml:space="preserve">max</w:t>
        </w:r>
      </w:ins>
      <w:ins w:id="2965" w:author="PR Preview" w:date="2026-01-01T00:00:00Z">
        <w:r>
          <w:rPr>
            <w:rStyle w:val="NormalTok"/>
          </w:rPr>
          <w:t xml:space="preserve">(</w:t>
        </w:r>
      </w:ins>
      <w:ins w:id="2966" w:author="PR Preview" w:date="2026-01-01T00:00:00Z">
        <w:r>
          <w:rPr>
            <w:rStyle w:val="FunctionTok"/>
          </w:rPr>
          <w:t xml:space="preserve">abs</w:t>
        </w:r>
      </w:ins>
      <w:ins w:id="2967" w:author="PR Preview" w:date="2026-01-01T00:00:00Z">
        <w:r>
          <w:rPr>
            <w:rStyle w:val="NormalTok"/>
          </w:rPr>
          <w:t xml:space="preserve">(mtcars_loocv</w:t>
        </w:r>
      </w:ins>
      <w:ins w:id="2968" w:author="PR Preview" w:date="2026-01-01T00:00:00Z">
        <w:r>
          <w:rPr>
            <w:rStyle w:val="SpecialCharTok"/>
          </w:rPr>
          <w:t xml:space="preserve">$</w:t>
        </w:r>
      </w:ins>
      <w:ins w:id="2969" w:author="PR Preview" w:date="2026-01-01T00:00:00Z">
        <w:r>
          <w:rPr>
            <w:rStyle w:val="NormalTok"/>
          </w:rPr>
          <w:t xml:space="preserve">refitting </w:t>
        </w:r>
      </w:ins>
      <w:ins w:id="2970" w:author="PR Preview" w:date="2026-01-01T00:00:00Z">
        <w:r>
          <w:rPr>
            <w:rStyle w:val="SpecialCharTok"/>
          </w:rPr>
          <w:t xml:space="preserve">-</w:t>
        </w:r>
      </w:ins>
      <w:ins w:id="2971" w:author="PR Preview" w:date="2026-01-01T00:00:00Z">
        <w:r>
          <w:rPr>
            <w:rStyle w:val="NormalTok"/>
          </w:rPr>
          <w:t xml:space="preserve"> mtcars_loocv</w:t>
        </w:r>
      </w:ins>
      <w:ins w:id="2972" w:author="PR Preview" w:date="2026-01-01T00:00:00Z">
        <w:r>
          <w:rPr>
            <w:rStyle w:val="SpecialCharTok"/>
          </w:rPr>
          <w:t xml:space="preserve">$</w:t>
        </w:r>
      </w:ins>
      <w:ins w:id="2973" w:author="PR Preview" w:date="2026-01-01T00:00:00Z">
        <w:r>
          <w:rPr>
            <w:rStyle w:val="NormalTok"/>
          </w:rPr>
          <w:t xml:space="preserve">formula))</w:t>
        </w:r>
      </w:ins>
      <w:ins w:id="2974" w:author="PR Preview" w:date="2026-01-01T00:00:00Z">
        <w:r>
          <w:br/>
        </w:r>
      </w:ins>
      <w:ins w:id="2975" w:author="PR Preview" w:date="2026-01-01T00:00:00Z">
        <w:r>
          <w:rPr>
            <w:rStyle w:val="NormalTok"/>
          </w:rPr>
          <w:t xml:space="preserve">mtcars_best_loocv </w:t>
        </w:r>
      </w:ins>
      <w:ins w:id="2976" w:author="PR Preview" w:date="2026-01-01T00:00:00Z">
        <w:r>
          <w:rPr>
            <w:rStyle w:val="OtherTok"/>
          </w:rPr>
          <w:t xml:space="preserve">&lt;-</w:t>
        </w:r>
      </w:ins>
      <w:ins w:id="2977" w:author="PR Preview" w:date="2026-01-01T00:00:00Z">
        <w:r>
          <w:br/>
        </w:r>
      </w:ins>
      <w:ins w:id="2978" w:author="PR Preview" w:date="2026-01-01T00:00:00Z">
        <w:r>
          <w:rPr>
            <w:rStyle w:val="NormalTok"/>
          </w:rPr>
          <w:t xml:space="preserve">  mtcars_loocv</w:t>
        </w:r>
      </w:ins>
      <w:ins w:id="2979" w:author="PR Preview" w:date="2026-01-01T00:00:00Z">
        <w:r>
          <w:rPr>
            <w:rStyle w:val="SpecialCharTok"/>
          </w:rPr>
          <w:t xml:space="preserve">$</w:t>
        </w:r>
      </w:ins>
      <w:ins w:id="2980" w:author="PR Preview" w:date="2026-01-01T00:00:00Z">
        <w:r>
          <w:rPr>
            <w:rStyle w:val="NormalTok"/>
          </w:rPr>
          <w:t xml:space="preserve">degree[</w:t>
        </w:r>
      </w:ins>
      <w:ins w:id="2981" w:author="PR Preview" w:date="2026-01-01T00:00:00Z">
        <w:r>
          <w:rPr>
            <w:rStyle w:val="FunctionTok"/>
          </w:rPr>
          <w:t xml:space="preserve">which.min</w:t>
        </w:r>
      </w:ins>
      <w:ins w:id="2982" w:author="PR Preview" w:date="2026-01-01T00:00:00Z">
        <w:r>
          <w:rPr>
            <w:rStyle w:val="NormalTok"/>
          </w:rPr>
          <w:t xml:space="preserve">(mtcars_loocv</w:t>
        </w:r>
      </w:ins>
      <w:ins w:id="2983" w:author="PR Preview" w:date="2026-01-01T00:00:00Z">
        <w:r>
          <w:rPr>
            <w:rStyle w:val="SpecialCharTok"/>
          </w:rPr>
          <w:t xml:space="preserve">$</w:t>
        </w:r>
      </w:ins>
      <w:ins w:id="2984" w:author="PR Preview" w:date="2026-01-01T00:00:00Z">
        <w:r>
          <w:rPr>
            <w:rStyle w:val="NormalTok"/>
          </w:rPr>
          <w:t xml:space="preserve">formula)]</w:t>
        </w:r>
      </w:ins>
      <w:ins w:id="2985" w:author="PR Preview" w:date="2026-01-01T00:00:00Z">
        <w:r>
          <w:br/>
        </w:r>
      </w:ins>
      <w:ins w:id="2986" w:author="PR Preview" w:date="2026-01-01T00:00:00Z">
        <w:r>
          <w:rPr>
            <w:rStyle w:val="FunctionTok"/>
          </w:rPr>
          <w:t xml:space="preserve">c</w:t>
        </w:r>
      </w:ins>
      <w:ins w:id="2987" w:author="PR Preview" w:date="2026-01-01T00:00:00Z">
        <w:r>
          <w:rPr>
            <w:rStyle w:val="NormalTok"/>
          </w:rPr>
          <w:t xml:space="preserve">(</w:t>
        </w:r>
      </w:ins>
      <w:ins w:id="2988" w:author="PR Preview" w:date="2026-01-01T00:00:00Z">
        <w:r>
          <w:rPr>
            <w:rStyle w:val="AttributeTok"/>
          </w:rPr>
          <w:t xml:space="preserve">max_difference =</w:t>
        </w:r>
      </w:ins>
      <w:ins w:id="2989" w:author="PR Preview" w:date="2026-01-01T00:00:00Z">
        <w:r>
          <w:rPr>
            <w:rStyle w:val="NormalTok"/>
          </w:rPr>
          <w:t xml:space="preserve"> loocv_max_diff, </w:t>
        </w:r>
      </w:ins>
      <w:ins w:id="2990" w:author="PR Preview" w:date="2026-01-01T00:00:00Z">
        <w:r>
          <w:rPr>
            <w:rStyle w:val="AttributeTok"/>
          </w:rPr>
          <w:t xml:space="preserve">best_degree =</w:t>
        </w:r>
      </w:ins>
      <w:ins w:id="2991" w:author="PR Preview" w:date="2026-01-01T00:00:00Z">
        <w:r>
          <w:rPr>
            <w:rStyle w:val="NormalTok"/>
          </w:rPr>
          <w:t xml:space="preserve"> mtcars_best_loocv)</w:t>
        </w:r>
      </w:ins>
      <w:ins w:id="2992" w:author="PR Preview" w:date="2026-01-01T00:00:00Z">
        <w:r>
          <w:br/>
        </w:r>
      </w:ins>
      <w:ins w:id="2993" w:author="PR Preview" w:date="2026-01-01T00:00:00Z">
        <w:r>
          <w:rPr>
            <w:rStyle w:val="CommentTok"/>
          </w:rPr>
          <w:t xml:space="preserve">#&gt; max_difference    best_degree </w:t>
        </w:r>
      </w:ins>
      <w:ins w:id="2994" w:author="PR Preview" w:date="2026-01-01T00:00:00Z">
        <w:r>
          <w:br/>
        </w:r>
      </w:ins>
      <w:ins w:id="299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996" w:author="PR Preview" w:date="2026-01-01T00:00:00Z">
        <w:r>
          <w:t xml:space="preserve">The two columns differ by at most 8.9e-15,</w:t>
        </w:r>
      </w:ins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which is rounding error.</w:t>
        </w:r>
      </w:ins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The single-fit formula needs one fit per model instead of 32.</w:t>
        </w:r>
      </w:ins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LOOCV picks degree 2,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and because LOOCV is not random (</w:t>
        </w:r>
      </w:ins>
      <w:hyperlink w:anchor="lem-loocv-not-random">
        <w:ins w:id="300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006" w:author="PR Preview" w:date="2026-01-01T00:00:00Z">
        <w:r>
          <w:t xml:space="preserve">),</w:t>
        </w:r>
      </w:ins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rerunning it always gives the same choice.</w:t>
        </w:r>
      </w:ins>
    </w:p>
    <w:bookmarkEnd w:id="228"/>
    <w:bookmarkStart w:id="229" w:name="rem-loocv"/>
    <w:p>
      <w:pPr>
        <w:pStyle w:val="BodyText"/>
      </w:pPr>
      <w:ins w:id="3009" w:author="PR Preview" w:date="2026-01-01T00:00:00Z">
        <w:r>
          <w:rPr>
            <w:i/>
            <w:iCs/>
          </w:rPr>
          <w:t xml:space="preserve">Remark 33</w:t>
        </w:r>
      </w:ins>
      <w:ins w:id="3010" w:author="PR Preview" w:date="2026-01-01T00:00:00Z">
        <w:r>
          <w:t xml:space="preserve"> (When to use leave-one-out cross-validation). </w:t>
        </w:r>
      </w:ins>
      <w:ins w:id="3011" w:author="PR Preview" w:date="2026-01-01T00:00:00Z">
        <w:r>
          <w:t xml:space="preserve">LOOCV is the</w:t>
        </w:r>
      </w:ins>
      <w:ins w:id="301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end of</w:t>
        </w:r>
      </w:ins>
      <w:ins w:id="3015" w:author="PR Preview" w:date="2026-01-01T00:00:00Z">
        <w:r>
          <w:t xml:space="preserve"> </w:t>
        </w:r>
      </w:ins>
      <w:hyperlink w:anchor="rem-choosing-k">
        <w:ins w:id="3016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3017" w:author="PR Preview" w:date="2026-01-01T00:00:00Z">
        <w:r>
          <w:t xml:space="preserve">.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t xml:space="preserve">By</w:t>
        </w:r>
      </w:ins>
      <w:ins w:id="3020" w:author="PR Preview" w:date="2026-01-01T00:00:00Z">
        <w:r>
          <w:t xml:space="preserve"> </w:t>
        </w:r>
      </w:ins>
      <w:hyperlink w:anchor="rem-cv-estimate">
        <w:ins w:id="3021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022" w:author="PR Preview" w:date="2026-01-01T00:00:00Z">
        <w:r>
          <w:t xml:space="preserve">,</w:t>
        </w:r>
      </w:ins>
      <w:ins w:id="30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estimates</w:t>
        </w:r>
      </w:ins>
      <w:ins w:id="302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for the fitting procedure</w:t>
        </w:r>
      </w:ins>
      <w:ins w:id="3029" w:author="PR Preview" w:date="2026-01-01T00:00:00Z">
        <w:r>
          <w:t xml:space="preserve"> </w:t>
        </w:r>
      </w:ins>
      <m:oMath>
        <m:r>
          <m:t>g</m:t>
        </m:r>
      </m:oMath>
      <w:ins w:id="3030" w:author="PR Preview" w:date="2026-01-01T00:00:00Z">
        <w:r>
          <w:t xml:space="preserve">: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each rule is fitted to</w:t>
        </w:r>
      </w:ins>
      <w:ins w:id="30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observations,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so the bias of</w:t>
        </w:r>
      </w:ins>
      <w:ins w:id="30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as an estimate of</w:t>
        </w:r>
      </w:ins>
      <w:ins w:id="304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is the smallest of any</w:t>
        </w:r>
      </w:ins>
      <w:ins w:id="3044" w:author="PR Preview" w:date="2026-01-01T00:00:00Z">
        <w:r>
          <w:t xml:space="preserve"> </w:t>
        </w:r>
      </w:ins>
      <m:oMath>
        <m:r>
          <m:t>k</m:t>
        </m:r>
      </m:oMath>
      <w:ins w:id="3045" w:author="PR Preview" w:date="2026-01-01T00:00:00Z">
        <w:r>
          <w:t xml:space="preserve">.</w:t>
        </w:r>
      </w:ins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But the</w:t>
        </w:r>
      </w:ins>
      <w:ins w:id="3048" w:author="PR Preview" w:date="2026-01-01T00:00:00Z">
        <w:r>
          <w:t xml:space="preserve"> </w:t>
        </w:r>
      </w:ins>
      <m:oMath>
        <m:r>
          <m:t>n</m:t>
        </m:r>
      </m:oMath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training sets are nearly identical,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so the variance of</w:t>
        </w:r>
      </w:ins>
      <w:ins w:id="30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can be larger than that of 5- or 10-fold cross-validation</w:t>
        </w:r>
      </w:ins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(James et al. 2021, sec. 5.1.4)</w:t>
        </w:r>
      </w:ins>
      <w:ins w:id="3058" w:author="PR Preview" w:date="2026-01-01T00:00:00Z">
        <w:r>
          <w:t xml:space="preserve">.</w:t>
        </w:r>
      </w:ins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For least squares fits,</w:t>
        </w:r>
      </w:ins>
      <w:ins w:id="3061" w:author="PR Preview" w:date="2026-01-01T00:00:00Z">
        <w:r>
          <w:t xml:space="preserve"> </w:t>
        </w:r>
      </w:ins>
      <w:hyperlink w:anchor="thm-loocv-shortcut">
        <w:ins w:id="306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computes LOOCV from a single fit;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for most other fitting methods,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LOOCV requires</w:t>
        </w:r>
      </w:ins>
      <w:ins w:id="3069" w:author="PR Preview" w:date="2026-01-01T00:00:00Z">
        <w:r>
          <w:t xml:space="preserve"> </w:t>
        </w:r>
      </w:ins>
      <m:oMath>
        <m:r>
          <m:t>n</m:t>
        </m:r>
      </m:oMath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fits.</w:t>
        </w:r>
      </w:ins>
    </w:p>
    <w:bookmarkEnd w:id="229"/>
    <w:bookmarkEnd w:id="230"/>
    <w:bookmarkStart w:id="259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4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5"/>
    <w:bookmarkStart w:id="247" w:name="rem-cv-se"/>
    <w:p>
      <w:pPr>
        <w:pStyle w:val="BodyText"/>
      </w:pPr>
      <w:del w:id="3072" w:author="PR Preview" w:date="2026-01-01T00:00:00Z">
        <w:r>
          <w:rPr>
            <w:i/>
            <w:iCs/>
          </w:rPr>
          <w:delText xml:space="preserve">Remark 38</w:delText>
        </w:r>
      </w:del>
      <w:del w:id="3073" w:author="PR Preview" w:date="2026-01-01T00:00:00Z">
        <w:r>
          <w:delText xml:space="preserve"> (The fold-based standard error is only a rough guide). </w:delText>
        </w:r>
      </w:del>
      <w:del w:id="3074" w:author="PR Preview" w:date="2026-01-01T00:00:00Z">
        <w:r>
          <w:delText xml:space="preserve">Hastie et al. (2009, sec. 7.10.1)</w:delText>
        </w:r>
      </w:del>
      <w:del w:id="3075" w:author="PR Preview" w:date="2026-01-01T00:00:00Z">
        <w:r>
          <w:delText xml:space="preserve"> </w:delText>
        </w:r>
      </w:del>
      <w:del w:id="3076" w:author="PR Preview" w:date="2026-01-01T00:00:00Z">
        <w:r>
          <w:delText xml:space="preserve">draw standard-error bars</w:delText>
        </w:r>
      </w:del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computed from the per-fold errors as in</w:delText>
        </w:r>
      </w:del>
      <w:del w:id="3079" w:author="PR Preview" w:date="2026-01-01T00:00:00Z">
        <w:r>
          <w:delText xml:space="preserve"> </w:delText>
        </w:r>
      </w:del>
      <w:hyperlink w:anchor="eq-cv-se">
        <w:del w:id="3080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3081" w:author="PR Preview" w:date="2026-01-01T00:00:00Z">
        <w:r>
          <w:delText xml:space="preserve">.</w:delText>
        </w:r>
      </w:del>
      <w:del w:id="3082" w:author="PR Preview" w:date="2026-01-01T00:00:00Z">
        <w:r>
          <w:delText xml:space="preserve"> </w:delText>
        </w:r>
      </w:del>
      <w:del w:id="3083" w:author="PR Preview" w:date="2026-01-01T00:00:00Z">
        <w:r>
          <w:delText xml:space="preserve">That formula treats the</w:delText>
        </w:r>
      </w:del>
      <w:del w:id="3084" w:author="PR Preview" w:date="2026-01-01T00:00:00Z">
        <w:r>
          <w:delText xml:space="preserve"> </w:delText>
        </w:r>
      </w:del>
      <m:oMath>
        <m:r>
          <m:t>k</m:t>
        </m:r>
      </m:oMath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fold errors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as if they were independent,</w:delText>
        </w:r>
      </w:del>
      <w:del w:id="3089" w:author="PR Preview" w:date="2026-01-01T00:00:00Z">
        <w:r>
          <w:delText xml:space="preserve"> </w:delText>
        </w:r>
      </w:del>
      <w:del w:id="3090" w:author="PR Preview" w:date="2026-01-01T00:00:00Z">
        <w:r>
          <w:delText xml:space="preserve">which they are not:</w:delText>
        </w:r>
      </w:del>
      <w:del w:id="3091" w:author="PR Preview" w:date="2026-01-01T00:00:00Z">
        <w:r>
          <w:delText xml:space="preserve"> </w:delText>
        </w:r>
      </w:del>
      <w:del w:id="3092" w:author="PR Preview" w:date="2026-01-01T00:00:00Z">
        <w:r>
          <w:delText xml:space="preserve">every pair of folds shares</w:delText>
        </w:r>
      </w:del>
      <w:del w:id="30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folds of training data.</w:delText>
        </w:r>
      </w:del>
      <w:del w:id="3096" w:author="PR Preview" w:date="2026-01-01T00:00:00Z">
        <w:r>
          <w:delText xml:space="preserve"> </w:delText>
        </w:r>
      </w:del>
      <w:del w:id="3097" w:author="PR Preview" w:date="2026-01-01T00:00:00Z">
        <w:r>
          <w:delText xml:space="preserve">So</w:delText>
        </w:r>
      </w:del>
      <w:del w:id="309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is a rough indication</w:delText>
        </w:r>
      </w:del>
      <w:del w:id="3101" w:author="PR Preview" w:date="2026-01-01T00:00:00Z">
        <w:r>
          <w:delText xml:space="preserve"> </w:delText>
        </w:r>
      </w:del>
      <w:del w:id="3102" w:author="PR Preview" w:date="2026-01-01T00:00:00Z">
        <w:r>
          <w:delText xml:space="preserve">of how much</w:delText>
        </w:r>
      </w:del>
      <w:del w:id="31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might change with a different sample,</w:delText>
        </w:r>
      </w:del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not a</w:delText>
        </w:r>
      </w:del>
      <w:del w:id="3108" w:author="PR Preview" w:date="2026-01-01T00:00:00Z">
        <w:r>
          <w:delText xml:space="preserve"> </w:delText>
        </w:r>
      </w:del>
      <w:hyperlink r:id="rId246">
        <w:del w:id="3109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110" w:author="PR Preview" w:date="2026-01-01T00:00:00Z">
        <w:r>
          <w:delText xml:space="preserve"> </w:delText>
        </w:r>
      </w:del>
      <w:del w:id="3111" w:author="PR Preview" w:date="2026-01-01T00:00:00Z">
        <w:r>
          <w:delText xml:space="preserve">of</w:delText>
        </w:r>
      </w:del>
      <w:del w:id="31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113" w:author="PR Preview" w:date="2026-01-01T00:00:00Z">
        <w:r>
          <w:delText xml:space="preserve">.</w:delText>
        </w:r>
      </w:del>
    </w:p>
    <w:p>
      <w:pPr>
        <w:pStyle w:val="BodyText"/>
      </w:pPr>
      <w:ins w:id="3114" w:author="PR Preview" w:date="2026-01-01T00:00:00Z">
        <w:r>
          <w:rPr>
            <w:i/>
            <w:iCs/>
          </w:rPr>
          <w:t xml:space="preserve">Remark 38</w:t>
        </w:r>
      </w:ins>
      <w:ins w:id="3115" w:author="PR Preview" w:date="2026-01-01T00:00:00Z">
        <w:r>
          <w:t xml:space="preserve"> (The fold-based standard error is only a rough guide). </w:t>
        </w:r>
      </w:ins>
      <w:ins w:id="3116" w:author="PR Preview" w:date="2026-01-01T00:00:00Z">
        <w:r>
          <w:t xml:space="preserve">Hastie et al. (2009, sec. 7.10.1)</w:t>
        </w:r>
      </w:ins>
      <w:ins w:id="3117" w:author="PR Preview" w:date="2026-01-01T00:00:00Z">
        <w:r>
          <w:t xml:space="preserve"> </w:t>
        </w:r>
      </w:ins>
      <w:ins w:id="3118" w:author="PR Preview" w:date="2026-01-01T00:00:00Z">
        <w:r>
          <w:t xml:space="preserve">draw standard-error bars</w:t>
        </w:r>
      </w:ins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computed from the per-fold errors as in</w:t>
        </w:r>
      </w:ins>
      <w:ins w:id="3121" w:author="PR Preview" w:date="2026-01-01T00:00:00Z">
        <w:r>
          <w:t xml:space="preserve"> </w:t>
        </w:r>
      </w:ins>
      <w:hyperlink w:anchor="eq-cv-se">
        <w:ins w:id="3122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123" w:author="PR Preview" w:date="2026-01-01T00:00:00Z">
        <w:r>
          <w:t xml:space="preserve">.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That formula treats the</w:t>
        </w:r>
      </w:ins>
      <w:ins w:id="3126" w:author="PR Preview" w:date="2026-01-01T00:00:00Z">
        <w:r>
          <w:t xml:space="preserve"> </w:t>
        </w:r>
      </w:ins>
      <m:oMath>
        <m:r>
          <m:t>k</m:t>
        </m:r>
      </m:oMath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fold errors</w:t>
        </w:r>
      </w:ins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as if they were independent,</w:t>
        </w:r>
      </w:ins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which they are not:</w:t>
        </w:r>
      </w:ins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every pair of folds shares</w:t>
        </w:r>
      </w:ins>
      <w:ins w:id="313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folds of training data.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So</w:t>
        </w:r>
      </w:ins>
      <w:ins w:id="314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is a rough indication</w:t>
        </w:r>
      </w:ins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of how much</w:t>
        </w:r>
      </w:ins>
      <w:ins w:id="314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146" w:author="PR Preview" w:date="2026-01-01T00:00:00Z">
        <w:r>
          <w:t xml:space="preserve"> </w:t>
        </w:r>
      </w:ins>
      <w:ins w:id="3147" w:author="PR Preview" w:date="2026-01-01T00:00:00Z">
        <w:r>
          <w:t xml:space="preserve">might change with a different sample,</w:t>
        </w:r>
      </w:ins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not a</w:t>
        </w:r>
      </w:ins>
      <w:ins w:id="3150" w:author="PR Preview" w:date="2026-01-01T00:00:00Z">
        <w:r>
          <w:t xml:space="preserve"> </w:t>
        </w:r>
      </w:ins>
      <w:hyperlink r:id="rId246">
        <w:ins w:id="3151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152" w:author="PR Preview" w:date="2026-01-01T00:00:00Z">
        <w:r>
          <w:t xml:space="preserve"> </w:t>
        </w:r>
      </w:ins>
      <w:ins w:id="3153" w:author="PR Preview" w:date="2026-01-01T00:00:00Z">
        <w:r>
          <w:t xml:space="preserve">of</w:t>
        </w:r>
      </w:ins>
      <w:ins w:id="31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155" w:author="PR Preview" w:date="2026-01-01T00:00:00Z">
        <w:r>
          <w:t xml:space="preserve">.</w:t>
        </w:r>
      </w:ins>
    </w:p>
    <w:bookmarkEnd w:id="247"/>
    <w:bookmarkStart w:id="249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8"/>
    </w:p>
    <w:bookmarkEnd w:id="249"/>
    <w:bookmarkStart w:id="251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3"/>
    <w:bookmarkStart w:id="258" w:name="exm-one-se-rule"/>
    <w:p>
      <w:pPr>
        <w:pStyle w:val="BodyText"/>
      </w:pPr>
      <w:del w:id="3156" w:author="PR Preview" w:date="2026-01-01T00:00:00Z">
        <w:r>
          <w:rPr>
            <w:b/>
            <w:bCs/>
          </w:rPr>
          <w:delText xml:space="preserve">Example 13 (The one-standard-error rule for the simulated polynomials)</w:delText>
        </w:r>
      </w:del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This example applies 10-fold cross-validation</w:delText>
        </w:r>
      </w:del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delText xml:space="preserve">to the simulated training set of</w:delText>
        </w:r>
      </w:del>
      <w:del w:id="3161" w:author="PR Preview" w:date="2026-01-01T00:00:00Z">
        <w:r>
          <w:delText xml:space="preserve"> </w:delText>
        </w:r>
      </w:del>
      <w:hyperlink w:anchor="exm-train-test-error-simulated">
        <w:del w:id="316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163" w:author="PR Preview" w:date="2026-01-01T00:00:00Z">
        <w:r>
          <w:delText xml:space="preserve">,</w:delText>
        </w:r>
      </w:del>
      <w:del w:id="3164" w:author="PR Preview" w:date="2026-01-01T00:00:00Z">
        <w:r>
          <w:delText xml:space="preserve"> </w:delText>
        </w:r>
      </w:del>
      <w:del w:id="3165" w:author="PR Preview" w:date="2026-01-01T00:00:00Z">
        <w:r>
          <w:delText xml:space="preserve">records the sMSE in each fold,</w:delText>
        </w:r>
      </w:del>
      <w:del w:id="3166" w:author="PR Preview" w:date="2026-01-01T00:00:00Z">
        <w:r>
          <w:delText xml:space="preserve"> </w:delText>
        </w:r>
      </w:del>
      <w:del w:id="3167" w:author="PR Preview" w:date="2026-01-01T00:00:00Z">
        <w:r>
          <w:delText xml:space="preserve">and applies</w:delText>
        </w:r>
      </w:del>
      <w:del w:id="3168" w:author="PR Preview" w:date="2026-01-01T00:00:00Z">
        <w:r>
          <w:delText xml:space="preserve"> </w:delText>
        </w:r>
      </w:del>
      <w:hyperlink w:anchor="def-one-se-rule">
        <w:del w:id="3169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delText xml:space="preserve">to the ten degrees.</w:delText>
        </w:r>
      </w:del>
    </w:p>
    <w:p>
      <w:pPr>
        <w:pStyle w:val="BodyText"/>
      </w:pPr>
      <w:ins w:id="3172" w:author="PR Preview" w:date="2026-01-01T00:00:00Z">
        <w:r>
          <w:rPr>
            <w:b/>
            <w:bCs/>
          </w:rPr>
          <w:t xml:space="preserve">Example 14 (The one-standard-error rule for the simulated polynomials)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This example applies 10-fold cross-validation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to the simulated training set of</w:t>
        </w:r>
      </w:ins>
      <w:ins w:id="3177" w:author="PR Preview" w:date="2026-01-01T00:00:00Z">
        <w:r>
          <w:t xml:space="preserve"> </w:t>
        </w:r>
      </w:ins>
      <w:hyperlink w:anchor="exm-train-test-error-simulated">
        <w:ins w:id="3178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3179" w:author="PR Preview" w:date="2026-01-01T00:00:00Z">
        <w:r>
          <w:t xml:space="preserve">,</w:t>
        </w:r>
      </w:ins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records the sMSE in each fold,</w:t>
        </w:r>
      </w:ins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and applies</w:t>
        </w:r>
      </w:ins>
      <w:ins w:id="3184" w:author="PR Preview" w:date="2026-01-01T00:00:00Z">
        <w:r>
          <w:t xml:space="preserve"> </w:t>
        </w:r>
      </w:ins>
      <w:hyperlink w:anchor="def-one-se-rule">
        <w:ins w:id="3185" w:author="PR Preview" w:date="2026-01-01T00:00:00Z">
          <w:r>
            <w:rPr>
              <w:rStyle w:val="Hyperlink"/>
            </w:rPr>
            <w:t xml:space="preserve">Definition 47</w:t>
          </w:r>
        </w:ins>
      </w:hyperlink>
      <w:ins w:id="3186" w:author="PR Preview" w:date="2026-01-01T00:00:00Z">
        <w:r>
          <w:t xml:space="preserve"> </w:t>
        </w:r>
      </w:ins>
      <w:ins w:id="3187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7"/>
        </w:tc>
      </w:tr>
    </w:tbl>
    <w:p>
      <w:pPr>
        <w:pStyle w:val="BodyText"/>
      </w:pPr>
      <w:del w:id="3188" w:author="PR Preview" w:date="2026-01-01T00:00:00Z">
        <w:r>
          <w:delText xml:space="preserve">The smallest estimate is at degree 8.</w:delText>
        </w:r>
      </w:del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The lowest degree within one fold-based standard error of it</w:delText>
        </w:r>
      </w:del>
      <w:del w:id="3191" w:author="PR Preview" w:date="2026-01-01T00:00:00Z">
        <w:r>
          <w:delText xml:space="preserve"> </w:delText>
        </w:r>
      </w:del>
      <w:del w:id="3192" w:author="PR Preview" w:date="2026-01-01T00:00:00Z">
        <w:r>
          <w:delText xml:space="preserve">is degree 3,</w:delText>
        </w:r>
      </w:del>
      <w:del w:id="3193" w:author="PR Preview" w:date="2026-01-01T00:00:00Z">
        <w:r>
          <w:delText xml:space="preserve"> </w:delText>
        </w:r>
      </w:del>
      <w:del w:id="3194" w:author="PR Preview" w:date="2026-01-01T00:00:00Z">
        <w:r>
          <w:delText xml:space="preserve">which is the one-standard-error rule’s choice.</w:delText>
        </w:r>
      </w:del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The rule prefers the simpler model</w:delText>
        </w:r>
      </w:del>
      <w:del w:id="3197" w:author="PR Preview" w:date="2026-01-01T00:00:00Z">
        <w:r>
          <w:delText xml:space="preserve"> </w:delText>
        </w:r>
      </w:del>
      <w:del w:id="3198" w:author="PR Preview" w:date="2026-01-01T00:00:00Z">
        <w:r>
          <w:delText xml:space="preserve">when the data cannot clearly tell it apart from the degree with the smallest estimate.</w:delText>
        </w:r>
      </w:del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Because the data are simulated,</w:delText>
        </w:r>
      </w:del>
      <w:del w:id="3201" w:author="PR Preview" w:date="2026-01-01T00:00:00Z">
        <w:r>
          <w:delText xml:space="preserve"> </w:delText>
        </w:r>
      </w:del>
      <w:del w:id="3202" w:author="PR Preview" w:date="2026-01-01T00:00:00Z">
        <w:r>
          <w:delText xml:space="preserve">we can check both choices against</w:delText>
        </w:r>
      </w:del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the estimated generalization pRMSE of</w:delText>
        </w:r>
      </w:del>
      <w:del w:id="3205" w:author="PR Preview" w:date="2026-01-01T00:00:00Z">
        <w:r>
          <w:delText xml:space="preserve"> </w:delText>
        </w:r>
      </w:del>
      <w:hyperlink w:anchor="exm-train-test-error-simulated">
        <w:del w:id="320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for each:</w:delText>
        </w:r>
      </w:del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0.335 for degree 8</w:delText>
        </w:r>
      </w:del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3213" w:author="PR Preview" w:date="2026-01-01T00:00:00Z">
        <w:r>
          <w:t xml:space="preserve">The smallest estimate is at degree 8.</w:t>
        </w:r>
      </w:ins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The lowest degree within one fold-based standard error of it</w:t>
        </w:r>
      </w:ins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is degree 3,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which is the one-standard-error rule’s choice.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The rule prefers the simpler model</w:t>
        </w:r>
      </w:ins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when the data cannot clearly tell it apart from the degree with the smallest estimate.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Because the data are simulated,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we can check both choices against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the estimated generalization pRMSE of</w:t>
        </w:r>
      </w:ins>
      <w:ins w:id="3230" w:author="PR Preview" w:date="2026-01-01T00:00:00Z">
        <w:r>
          <w:t xml:space="preserve"> </w:t>
        </w:r>
      </w:ins>
      <w:hyperlink w:anchor="exm-train-test-error-simulated">
        <w:ins w:id="3231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for each:</w:t>
        </w:r>
      </w:ins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0.335 for degree 8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and 0.315 for degree 3.</w:t>
        </w:r>
      </w:ins>
    </w:p>
    <w:bookmarkEnd w:id="258"/>
    <w:bookmarkEnd w:id="259"/>
    <w:bookmarkStart w:id="266" w:name="sec-cv-whole-procedure"/>
    <w:p>
      <w:pPr>
        <w:pStyle w:val="Heading2"/>
      </w:pPr>
      <w:r>
        <w:t xml:space="preserve">9 Cross-validating the whole procedure</w:t>
      </w:r>
    </w:p>
    <w:bookmarkStart w:id="26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2"/>
    <w:bookmarkStart w:id="26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del w:id="3238" w:author="PR Preview" w:date="2026-01-01T00:00:00Z">
        <w:r>
          <w:delText xml:space="preserve">The 10 predictors chosen from all 50 observations</w:delText>
        </w:r>
      </w:del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were chosen</w:delText>
        </w:r>
      </w:del>
      <w:del w:id="3241" w:author="PR Preview" w:date="2026-01-01T00:00:00Z">
        <w:r>
          <w:delText xml:space="preserve"> </w:delText>
        </w:r>
      </w:del>
      <w:del w:id="3242" w:author="PR Preview" w:date="2026-01-01T00:00:00Z">
        <w:r>
          <w:rPr>
            <w:i/>
            <w:iCs/>
          </w:rPr>
          <w:delText xml:space="preserve">because</w:delText>
        </w:r>
      </w:del>
      <w:del w:id="3243" w:author="PR Preview" w:date="2026-01-01T00:00:00Z">
        <w:r>
          <w:delText xml:space="preserve"> </w:delText>
        </w:r>
      </w:del>
      <w:del w:id="3244" w:author="PR Preview" w:date="2026-01-01T00:00:00Z">
        <w:r>
          <w:delText xml:space="preserve">they happen to correlate with</w:delText>
        </w:r>
      </w:del>
      <w:del w:id="3245" w:author="PR Preview" w:date="2026-01-01T00:00:00Z">
        <w:r>
          <w:delText xml:space="preserve"> </w:delText>
        </w:r>
      </w:del>
      <m:oMath>
        <m:r>
          <m:t>Y</m:t>
        </m:r>
      </m:oMath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in the very observations that later serve as held-out folds.</w:delText>
        </w:r>
      </w:del>
      <w:del w:id="3248" w:author="PR Preview" w:date="2026-01-01T00:00:00Z">
        <w:r>
          <w:delText xml:space="preserve"> </w:delText>
        </w:r>
      </w:del>
      <w:del w:id="3249" w:author="PR Preview" w:date="2026-01-01T00:00:00Z">
        <w:r>
          <w:delText xml:space="preserve">Those observations were not held out from the whole fitting procedure,</w:delText>
        </w:r>
      </w:del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so the independence that</w:delText>
        </w:r>
      </w:del>
      <w:del w:id="3252" w:author="PR Preview" w:date="2026-01-01T00:00:00Z">
        <w:r>
          <w:delText xml:space="preserve"> </w:delText>
        </w:r>
      </w:del>
      <w:hyperlink w:anchor="thm-held-out-unbiased">
        <w:del w:id="3253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254" w:author="PR Preview" w:date="2026-01-01T00:00:00Z">
        <w:r>
          <w:delText xml:space="preserve"> </w:delText>
        </w:r>
      </w:del>
      <w:del w:id="3255" w:author="PR Preview" w:date="2026-01-01T00:00:00Z">
        <w:r>
          <w:delText xml:space="preserve">needs fails.</w:delText>
        </w:r>
      </w:del>
    </w:p>
    <w:p>
      <w:pPr>
        <w:pStyle w:val="FirstParagraph"/>
      </w:pPr>
      <w:ins w:id="3256" w:author="PR Preview" w:date="2026-01-01T00:00:00Z">
        <w:r>
          <w:t xml:space="preserve">The 10 predictors chosen from all 50 observations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were chosen</w:t>
        </w:r>
      </w:ins>
      <w:ins w:id="3259" w:author="PR Preview" w:date="2026-01-01T00:00:00Z">
        <w:r>
          <w:t xml:space="preserve"> </w:t>
        </w:r>
      </w:ins>
      <w:ins w:id="3260" w:author="PR Preview" w:date="2026-01-01T00:00:00Z">
        <w:r>
          <w:rPr>
            <w:i/>
            <w:iCs/>
          </w:rPr>
          <w:t xml:space="preserve">because</w:t>
        </w:r>
      </w:ins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they happen to correlate with</w:t>
        </w:r>
      </w:ins>
      <w:ins w:id="3263" w:author="PR Preview" w:date="2026-01-01T00:00:00Z">
        <w:r>
          <w:t xml:space="preserve"> </w:t>
        </w:r>
      </w:ins>
      <m:oMath>
        <m:r>
          <m:t>Y</m:t>
        </m:r>
      </m:oMath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in the very observations that later serve as held-out folds.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Those observations were not held out from the whole fitting procedure,</w:t>
        </w:r>
      </w:ins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so the independence that</w:t>
        </w:r>
      </w:ins>
      <w:ins w:id="3270" w:author="PR Preview" w:date="2026-01-01T00:00:00Z">
        <w:r>
          <w:t xml:space="preserve"> </w:t>
        </w:r>
      </w:ins>
      <w:hyperlink w:anchor="thm-held-out-unbiased">
        <w:ins w:id="327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needs fails.</w:t>
        </w:r>
      </w:ins>
    </w:p>
    <w:bookmarkEnd w:id="263"/>
    <w:bookmarkStart w:id="265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5"/>
    <w:bookmarkEnd w:id="266"/>
    <w:bookmarkStart w:id="26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7"/>
    <w:bookmarkStart w:id="275" w:name="references"/>
    <w:p>
      <w:pPr>
        <w:pStyle w:val="Heading2"/>
      </w:pPr>
      <w:r>
        <w:t xml:space="preserve">References</w:t>
      </w:r>
    </w:p>
    <w:bookmarkStart w:id="274" w:name="refs"/>
    <w:bookmarkStart w:id="2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9"/>
    <w:bookmarkStart w:id="27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1"/>
    <w:bookmarkStart w:id="273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2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3"/>
    <w:bookmarkEnd w:id="274"/>
    <w:bookmarkEnd w:id="2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2" Type="http://schemas.openxmlformats.org/officeDocument/2006/relationships/image" Target="media/rId162.png"/><Relationship Id="rId194" Type="http://schemas.openxmlformats.org/officeDocument/2006/relationships/image" Target="media/rId194.png"/><Relationship Id="rId254" Type="http://schemas.openxmlformats.org/officeDocument/2006/relationships/image" Target="media/rId254.png"/><Relationship Id="rId114" Type="http://schemas.openxmlformats.org/officeDocument/2006/relationships/image" Target="media/rId114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219" Type="http://schemas.openxmlformats.org/officeDocument/2006/relationships/hyperlink" Target="correlation-regression.qmd#def-ols" TargetMode="External"/><Relationship Id="rId210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6" Type="http://schemas.openxmlformats.org/officeDocument/2006/relationships/hyperlink" Target="estimation.qmd#def-SE" TargetMode="External"/><Relationship Id="rId78" Type="http://schemas.openxmlformats.org/officeDocument/2006/relationships/hyperlink" Target="estimation.qmd#def-estimation-error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42" Type="http://schemas.openxmlformats.org/officeDocument/2006/relationships/hyperlink" Target="exploratory-descriptive.qmd#def-sample-sd" TargetMode="External"/><Relationship Id="rId264" Type="http://schemas.openxmlformats.org/officeDocument/2006/relationships/hyperlink" Target="exploratory-descriptive.qmd#def-standardization" TargetMode="External"/><Relationship Id="rId268" Type="http://schemas.openxmlformats.org/officeDocument/2006/relationships/hyperlink" Target="https://doi.org/10.1007/978-0-387-84858-7" TargetMode="External"/><Relationship Id="rId270" Type="http://schemas.openxmlformats.org/officeDocument/2006/relationships/hyperlink" Target="https://doi.org/10.1007/978-1-0716-1418-1" TargetMode="External"/><Relationship Id="rId140" Type="http://schemas.openxmlformats.org/officeDocument/2006/relationships/hyperlink" Target="https://morrison-lab.github.io/lds/chapters/big-ideas.html#def-test-set" TargetMode="External"/><Relationship Id="rId138" Type="http://schemas.openxmlformats.org/officeDocument/2006/relationships/hyperlink" Target="https://morrison-lab.github.io/lds/chapters/big-ideas.html#def-training-set" TargetMode="External"/><Relationship Id="rId139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100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4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72" Type="http://schemas.openxmlformats.org/officeDocument/2006/relationships/hyperlink" Target="https://www.gastonsanchez.com/matrix4sl/" TargetMode="External"/><Relationship Id="rId214" Type="http://schemas.openxmlformats.org/officeDocument/2006/relationships/hyperlink" Target="https://www.gastonsanchez.com/matrix4sl/cross-products.html#cross-products" TargetMode="External"/><Relationship Id="rId22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9" Type="http://schemas.openxmlformats.org/officeDocument/2006/relationships/hyperlink" Target="correlation-regression.qmd#def-ols" TargetMode="External"/><Relationship Id="rId210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6" Type="http://schemas.openxmlformats.org/officeDocument/2006/relationships/hyperlink" Target="estimation.qmd#def-SE" TargetMode="External"/><Relationship Id="rId78" Type="http://schemas.openxmlformats.org/officeDocument/2006/relationships/hyperlink" Target="estimation.qmd#def-estimation-error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42" Type="http://schemas.openxmlformats.org/officeDocument/2006/relationships/hyperlink" Target="exploratory-descriptive.qmd#def-sample-sd" TargetMode="External"/><Relationship Id="rId264" Type="http://schemas.openxmlformats.org/officeDocument/2006/relationships/hyperlink" Target="exploratory-descriptive.qmd#def-standardization" TargetMode="External"/><Relationship Id="rId268" Type="http://schemas.openxmlformats.org/officeDocument/2006/relationships/hyperlink" Target="https://doi.org/10.1007/978-0-387-84858-7" TargetMode="External"/><Relationship Id="rId270" Type="http://schemas.openxmlformats.org/officeDocument/2006/relationships/hyperlink" Target="https://doi.org/10.1007/978-1-0716-1418-1" TargetMode="External"/><Relationship Id="rId140" Type="http://schemas.openxmlformats.org/officeDocument/2006/relationships/hyperlink" Target="https://morrison-lab.github.io/lds/chapters/big-ideas.html#def-test-set" TargetMode="External"/><Relationship Id="rId138" Type="http://schemas.openxmlformats.org/officeDocument/2006/relationships/hyperlink" Target="https://morrison-lab.github.io/lds/chapters/big-ideas.html#def-training-set" TargetMode="External"/><Relationship Id="rId139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100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4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72" Type="http://schemas.openxmlformats.org/officeDocument/2006/relationships/hyperlink" Target="https://www.gastonsanchez.com/matrix4sl/" TargetMode="External"/><Relationship Id="rId214" Type="http://schemas.openxmlformats.org/officeDocument/2006/relationships/hyperlink" Target="https://www.gastonsanchez.com/matrix4sl/cross-products.html#cross-products" TargetMode="External"/><Relationship Id="rId22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2026-10-16T23:31:26Z</dcterms:created>
  <dcterms:modified xsi:type="dcterms:W3CDTF">2026-10-16T23:31:26Z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