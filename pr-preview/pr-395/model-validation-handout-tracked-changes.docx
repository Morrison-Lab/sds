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2026-10-19 13:11:59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13:16:15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3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8" w:name="def-fitted-model"/>
    <w:p>
      <w:pPr>
        <w:pStyle w:val="BodyText"/>
      </w:pPr>
      <w:r>
        <w:rPr>
          <w:b/>
          <w:bCs/>
        </w:rPr>
        <w:t xml:space="preserve">Definition 10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A fitted model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outcomes is also called a</w:t>
      </w:r>
      <w:r>
        <w:t xml:space="preserve"> </w:t>
      </w:r>
      <w:bookmarkStart w:id="37" w:name="def-prediction-rule"/>
      <w:r>
        <w:rPr>
          <w:i/>
          <w:iCs/>
        </w:rPr>
        <w:t xml:space="preserve">prediction rule</w:t>
      </w:r>
      <w:bookmarkEnd w:id="37"/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\qquad(7)$$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13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14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7" w:name="def-predictive-model"/>
    <w:p>
      <w:pPr>
        <w:pStyle w:val="BodyText"/>
      </w:pPr>
      <w:r>
        <w:rPr>
          <w:b/>
          <w:bCs/>
        </w:rPr>
        <w:t xml:space="preserve">Definition 15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57"/>
    <w:bookmarkStart w:id="59" w:name="exm-predictive-model"/>
    <w:p>
      <w:pPr>
        <w:pStyle w:val="BodyText"/>
      </w:pPr>
      <w:r>
        <w:rPr>
          <w:b/>
          <w:bCs/>
        </w:rPr>
        <w:t xml:space="preserve">Example 12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58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59"/>
    <w:bookmarkStart w:id="63" w:name="def-noise"/>
    <w:p>
      <w:pPr>
        <w:pStyle w:val="BodyText"/>
      </w:pPr>
      <w:r>
        <w:rPr>
          <w:b/>
          <w:bCs/>
        </w:rPr>
        <w:t xml:space="preserve">Definition 16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1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2" w:name="eq-noise"/>
      <m:oMathPara>
        <m:oMathParaPr>
          <m:jc m:val="center"/>
        </m:oMathParaPr>
        <m:oMath>
          <m:r>
            <m:t>u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4" w:name="exm-noise"/>
    <w:p>
      <w:pPr>
        <w:pStyle w:val="FirstParagraph"/>
      </w:pPr>
      <w:r>
        <w:rPr>
          <w:b/>
          <w:bCs/>
        </w:rPr>
        <w:t xml:space="preserve">Example 13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4"/>
    <w:bookmarkStart w:id="67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6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noise-mean-zero"/>
    <w:p>
      <w:pPr>
        <w:pStyle w:val="FirstParagraph"/>
      </w:pPr>
      <w:r>
        <w:rPr>
          <w:b/>
          <w:bCs/>
        </w:rPr>
        <w:t xml:space="preserve">Example 14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0"/>
    <w:bookmarkStart w:id="73" w:name="def-observation-loss"/>
    <w:p>
      <w:pPr>
        <w:pStyle w:val="BodyText"/>
      </w:pPr>
      <w:r>
        <w:rPr>
          <w:b/>
          <w:bCs/>
        </w:rPr>
        <w:t xml:space="preserve">Definition 17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1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2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3"/>
    <w:bookmarkStart w:id="74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4"/>
    <w:bookmarkStart w:id="76" w:name="def-generalization-error"/>
    <w:p>
      <w:pPr>
        <w:pStyle w:val="BodyText"/>
      </w:pPr>
      <w:r>
        <w:rPr>
          <w:b/>
          <w:bCs/>
        </w:rPr>
        <w:t xml:space="preserve">Definition 18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5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6"/>
    <w:bookmarkStart w:id="77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7"/>
    <w:bookmarkStart w:id="79" w:name="def-held-out-set"/>
    <w:p>
      <w:pPr>
        <w:pStyle w:val="BodyText"/>
      </w:pPr>
      <w:r>
        <w:rPr>
          <w:b/>
          <w:bCs/>
        </w:rPr>
        <w:t xml:space="preserve">Definition 19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8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80"/>
    <w:bookmarkStart w:id="83" w:name="def-prediction-rmse"/>
    <w:p>
      <w:pPr>
        <w:pStyle w:val="BodyText"/>
      </w:pPr>
      <w:r>
        <w:rPr>
          <w:b/>
          <w:bCs/>
        </w:rPr>
        <w:t xml:space="preserve">Definition 20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2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7" w:name="def-empirical-risk"/>
    <w:p>
      <w:pPr>
        <w:pStyle w:val="FirstParagraph"/>
      </w:pPr>
      <w:r>
        <w:rPr>
          <w:b/>
          <w:bCs/>
        </w:rPr>
        <w:t xml:space="preserve">Definition 21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6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87"/>
    <w:bookmarkStart w:id="89" w:name="exm-empirical-risk"/>
    <w:p>
      <w:pPr>
        <w:pStyle w:val="BodyText"/>
      </w:pPr>
      <w:r>
        <w:rPr>
          <w:b/>
          <w:bCs/>
        </w:rPr>
        <w:t xml:space="preserve">Example 15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88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89"/>
    <w:bookmarkStart w:id="91" w:name="def-training-mse"/>
    <w:p>
      <w:pPr>
        <w:pStyle w:val="BodyText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2"/>
    <w:bookmarkEnd w:id="93"/>
    <w:bookmarkStart w:id="98" w:name="overfitting"/>
    <w:p>
      <w:pPr>
        <w:pStyle w:val="Heading2"/>
      </w:pPr>
      <w:r>
        <w:t xml:space="preserve">3 Overfitting</w:t>
      </w:r>
    </w:p>
    <w:bookmarkStart w:id="9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4"/>
    <w:bookmarkStart w:id="9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5"/>
    <w:bookmarkStart w:id="9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6"/>
    <w:bookmarkStart w:id="97" w:name="exm-overfitting-polynomial-cars"/>
    <w:p>
      <w:pPr>
        <w:pStyle w:val="BodyText"/>
      </w:pPr>
      <w:r>
        <w:rPr>
          <w:b/>
          <w:bCs/>
        </w:rPr>
        <w:t xml:space="preserve">Example 16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97"/>
    <w:bookmarkEnd w:id="98"/>
    <w:bookmarkStart w:id="194" w:name="sec-generalization-error"/>
    <w:p>
      <w:pPr>
        <w:pStyle w:val="Heading2"/>
      </w:pPr>
      <w:r>
        <w:t xml:space="preserve">4 Generalization error</w:t>
      </w:r>
    </w:p>
    <w:bookmarkStart w:id="9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99"/>
    <w:bookmarkStart w:id="101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0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1"/>
    <w:bookmarkStart w:id="103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2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4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4"/>
    <w:bookmarkStart w:id="107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1" w:name="exm-distribution-model"/>
    <w:p>
      <w:pPr>
        <w:pStyle w:val="FirstParagraph"/>
      </w:pPr>
      <w:r>
        <w:rPr>
          <w:b/>
          <w:bCs/>
        </w:rPr>
        <w:t xml:space="preserve">Example 17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1"/>
    <w:bookmarkStart w:id="113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4" w:name="exm-distribution-model-family"/>
    <w:p>
      <w:pPr>
        <w:pStyle w:val="FirstParagraph"/>
      </w:pPr>
      <w:r>
        <w:rPr>
          <w:b/>
          <w:bCs/>
        </w:rPr>
        <w:t xml:space="preserve">Example 18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4"/>
    <w:bookmarkStart w:id="115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5"/>
    <w:bookmarkStart w:id="116" w:name="exm-fitted-distribution-model"/>
    <w:p>
      <w:pPr>
        <w:pStyle w:val="BodyText"/>
      </w:pPr>
      <w:r>
        <w:rPr>
          <w:b/>
          <w:bCs/>
        </w:rPr>
        <w:t xml:space="preserve">Example 19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6"/>
    <w:bookmarkStart w:id="118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5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7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bookmarkEnd w:id="118"/>
    <w:bookmarkStart w:id="121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9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0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0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1"/>
    <w:bookmarkStart w:id="123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2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4"/>
    <w:bookmarkStart w:id="125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5"/>
    <w:bookmarkStart w:id="126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6"/>
    <w:bookmarkStart w:id="128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27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29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29"/>
    <w:bookmarkStart w:id="131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0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0"/>
    </w:p>
    <w:bookmarkEnd w:id="131"/>
    <w:bookmarkStart w:id="133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2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3"/>
    <w:bookmarkStart w:id="134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4"/>
    <w:bookmarkStart w:id="13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5"/>
    <w:bookmarkStart w:id="13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8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3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37"/>
    <w:bookmarkStart w:id="139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3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8"/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1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0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2" w:name="exm-average-fit"/>
    <w:p>
      <w:pPr>
        <w:pStyle w:val="BodyText"/>
      </w:pPr>
      <w:r>
        <w:rPr>
          <w:b/>
          <w:bCs/>
        </w:rPr>
        <w:t xml:space="preserve">Example 23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2"/>
    <w:bookmarkStart w:id="146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43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45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5"/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47" w:name="exm-prediction-bias"/>
    <w:p>
      <w:pPr>
        <w:pStyle w:val="BodyText"/>
      </w:pPr>
      <w:r>
        <w:rPr>
          <w:b/>
          <w:bCs/>
        </w:rPr>
        <w:t xml:space="preserve">Example 24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47"/>
    <w:bookmarkStart w:id="150" w:name="def-irreducible-error"/>
    <w:p>
      <w:pPr>
        <w:pStyle w:val="BodyText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49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;</w:t>
      </w:r>
      <w:r>
        <w:t xml:space="preserve"> </w:t>
      </w:r>
      <w:r>
        <w:t xml:space="preserve">James et al. [5, Sec. 2.2.2]</w:t>
      </w:r>
      <w:r>
        <w:t xml:space="preserve">.</w:t>
      </w:r>
    </w:p>
    <w:bookmarkEnd w:id="150"/>
    <w:bookmarkStart w:id="151" w:name="exm-irreducible-error"/>
    <w:p>
      <w:pPr>
        <w:pStyle w:val="BodyText"/>
      </w:pPr>
      <w:r>
        <w:rPr>
          <w:b/>
          <w:bCs/>
        </w:rPr>
        <w:t xml:space="preserve">Example 25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48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51"/>
    <w:bookmarkStart w:id="153" w:name="rem-irreducible-error"/>
    <w:p>
      <w:pPr>
        <w:pStyle w:val="BodyText"/>
      </w:pPr>
      <w:r>
        <w:rPr>
          <w:i/>
          <w:iCs/>
        </w:rPr>
        <w:t xml:space="preserve">Remark 12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53"/>
    <w:bookmarkStart w:id="154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54"/>
    <w:bookmarkStart w:id="155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55"/>
    <w:bookmarkStart w:id="156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56"/>
    <w:bookmarkStart w:id="157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57"/>
    <w:bookmarkStart w:id="158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58"/>
    <w:bookmarkStart w:id="159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u</m:t>
        </m:r>
      </m:oMath>
      <w:r>
        <w:t xml:space="preserve"> </w:t>
      </w:r>
      <w:r>
        <w:t xml:space="preserve">in the new outcome.</w:t>
      </w:r>
    </w:p>
    <w:bookmarkEnd w:id="159"/>
    <w:bookmarkStart w:id="160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60"/>
    <w:bookmarkStart w:id="166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6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u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6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u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u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6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The noise has</w:t>
      </w:r>
      <w:r>
        <w:t xml:space="preserve"> </w:t>
      </w:r>
      <w:hyperlink r:id="rId65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6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66"/>
    <w:bookmarkStart w:id="168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2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9" w:name="exm-epe-split-noise"/>
    <w:p>
      <w:pPr>
        <w:pStyle w:val="BodyText"/>
      </w:pPr>
      <w:r>
        <w:rPr>
          <w:b/>
          <w:bCs/>
        </w:rPr>
        <w:t xml:space="preserve">Example 26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69"/>
    <w:bookmarkStart w:id="170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70"/>
    <w:bookmarkStart w:id="172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71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72"/>
    <w:bookmarkStart w:id="174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u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52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7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8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34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75" w:name="rem-generalization-error"/>
    <w:p>
      <w:pPr>
        <w:pStyle w:val="FirstParagraph"/>
      </w:pPr>
      <w:r>
        <w:rPr>
          <w:i/>
          <w:iCs/>
        </w:rPr>
        <w:t xml:space="preserve">Remark 13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5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1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75"/>
    <w:bookmarkStart w:id="177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0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7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76"/>
    </w:p>
    <w:bookmarkEnd w:id="177"/>
    <w:bookmarkStart w:id="178" w:name="rem-source-flexibility"/>
    <w:p>
      <w:pPr>
        <w:pStyle w:val="FirstParagraph"/>
      </w:pPr>
      <w:r>
        <w:rPr>
          <w:i/>
          <w:iCs/>
        </w:rPr>
        <w:t xml:space="preserve">Remark 14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78"/>
    <w:bookmarkStart w:id="179" w:name="rem-flexibility"/>
    <w:p>
      <w:pPr>
        <w:pStyle w:val="BodyText"/>
      </w:pPr>
      <w:r>
        <w:rPr>
          <w:i/>
          <w:iCs/>
        </w:rPr>
        <w:t xml:space="preserve">Remark 15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79"/>
    <w:bookmarkStart w:id="181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4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5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18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1"/>
    <w:bookmarkStart w:id="182" w:name="rem-overfitting-tradeoff"/>
    <w:p>
      <w:pPr>
        <w:pStyle w:val="BodyText"/>
      </w:pPr>
      <w:r>
        <w:rPr>
          <w:i/>
          <w:iCs/>
        </w:rPr>
        <w:t xml:space="preserve">Remark 16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82"/>
    <w:bookmarkStart w:id="183" w:name="rem-overfitting-causes"/>
    <w:p>
      <w:pPr>
        <w:pStyle w:val="BodyText"/>
      </w:pPr>
      <w:r>
        <w:rPr>
          <w:i/>
          <w:iCs/>
        </w:rPr>
        <w:t xml:space="preserve">Remark 17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83"/>
    <w:bookmarkStart w:id="184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84"/>
    <w:bookmarkStart w:id="185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85"/>
    <w:bookmarkStart w:id="186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187" w:name="rem-training-mse-optimistic"/>
    <w:p>
      <w:pPr>
        <w:pStyle w:val="BodyText"/>
      </w:pPr>
      <w:r>
        <w:rPr>
          <w:i/>
          <w:iCs/>
        </w:rPr>
        <w:t xml:space="preserve">Remark 18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87"/>
    <w:bookmarkStart w:id="193" w:name="exm-train-test-error-simulated"/>
    <w:p>
      <w:pPr>
        <w:pStyle w:val="BodyText"/>
      </w:pPr>
      <w:r>
        <w:rPr>
          <w:b/>
          <w:bCs/>
        </w:rPr>
        <w:t xml:space="preserve">Example 27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9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192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93"/>
    <w:bookmarkEnd w:id="194"/>
    <w:bookmarkStart w:id="249" w:name="sec-data-splits"/>
    <w:p>
      <w:pPr>
        <w:pStyle w:val="Heading2"/>
      </w:pPr>
      <w:r>
        <w:t xml:space="preserve">5 Training, validation, and test sets</w:t>
      </w:r>
    </w:p>
    <w:bookmarkStart w:id="195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95"/>
    <w:bookmarkStart w:id="196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96"/>
    <w:bookmarkStart w:id="198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9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8"/>
    <w:bookmarkStart w:id="199" w:name="exm-data-splits-sizes"/>
    <w:p>
      <w:pPr>
        <w:pStyle w:val="BodyText"/>
      </w:pPr>
      <w:r>
        <w:rPr>
          <w:b/>
          <w:bCs/>
        </w:rPr>
        <w:t xml:space="preserve">Example 28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99"/>
    <w:bookmarkStart w:id="201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0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01"/>
    <w:bookmarkStart w:id="202" w:name="exm-tuning-parameter"/>
    <w:p>
      <w:pPr>
        <w:pStyle w:val="BodyText"/>
      </w:pPr>
      <w:r>
        <w:rPr>
          <w:b/>
          <w:bCs/>
        </w:rPr>
        <w:t xml:space="preserve">Example 29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202"/>
    <w:bookmarkStart w:id="203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3"/>
    <w:bookmarkStart w:id="204" w:name="exm-model-selection"/>
    <w:p>
      <w:pPr>
        <w:pStyle w:val="BodyText"/>
      </w:pPr>
      <w:r>
        <w:rPr>
          <w:b/>
          <w:bCs/>
        </w:rPr>
        <w:t xml:space="preserve">Example 30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04"/>
    <w:bookmarkStart w:id="206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0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06"/>
    <w:bookmarkStart w:id="208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07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7"/>
    </w:p>
    <w:bookmarkEnd w:id="208"/>
    <w:bookmarkStart w:id="210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09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11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212"/>
    <w:bookmarkStart w:id="214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13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6" w:name="def-error-rate"/>
    <w:p>
      <w:pPr>
        <w:pStyle w:val="FirstParagraph"/>
      </w:pPr>
      <w:r>
        <w:rPr>
          <w:b/>
          <w:bCs/>
        </w:rPr>
        <w:t xml:space="preserve">Definition 46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15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16"/>
    <w:bookmarkStart w:id="217" w:name="def-training-error-rate"/>
    <w:p>
      <w:pPr>
        <w:pStyle w:val="BodyText"/>
      </w:pPr>
      <w:r>
        <w:rPr>
          <w:b/>
          <w:bCs/>
        </w:rPr>
        <w:t xml:space="preserve">Definition 47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7"/>
    <w:bookmarkStart w:id="218" w:name="def-test-error-rate"/>
    <w:p>
      <w:pPr>
        <w:pStyle w:val="BodyText"/>
      </w:pPr>
      <w:r>
        <w:rPr>
          <w:b/>
          <w:bCs/>
        </w:rPr>
        <w:t xml:space="preserve">Definition 48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18"/>
    <w:bookmarkStart w:id="220" w:name="exm-error-rate"/>
    <w:p>
      <w:pPr>
        <w:pStyle w:val="BodyText"/>
      </w:pPr>
      <w:r>
        <w:rPr>
          <w:b/>
          <w:bCs/>
        </w:rPr>
        <w:t xml:space="preserve">Example 31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19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6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20"/>
    <w:bookmarkStart w:id="224" w:name="rem-data-splits"/>
    <w:p>
      <w:pPr>
        <w:pStyle w:val="BodyText"/>
      </w:pPr>
      <w:r>
        <w:rPr>
          <w:i/>
          <w:iCs/>
        </w:rPr>
        <w:t xml:space="preserve">Remark 19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2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2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24"/>
    <w:bookmarkStart w:id="225" w:name="rem-validation-test-error"/>
    <w:p>
      <w:pPr>
        <w:pStyle w:val="BodyText"/>
      </w:pPr>
      <w:r>
        <w:rPr>
          <w:i/>
          <w:iCs/>
        </w:rPr>
        <w:t xml:space="preserve">Remark 20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0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25"/>
    <w:bookmarkStart w:id="248" w:name="exm-train-validation-test-split"/>
    <w:p>
      <w:pPr>
        <w:pStyle w:val="BodyText"/>
      </w:pPr>
      <w:r>
        <w:rPr>
          <w:b/>
          <w:bCs/>
        </w:rPr>
        <w:t xml:space="preserve">Example 32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32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48"/>
    <w:bookmarkEnd w:id="249"/>
    <w:bookmarkStart w:id="285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50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50"/>
    <w:bookmarkStart w:id="251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51"/>
    <w:bookmarkStart w:id="253" w:name="def-folds"/>
    <w:p>
      <w:pPr>
        <w:pStyle w:val="FirstParagraph"/>
      </w:pPr>
      <w:r>
        <w:rPr>
          <w:b/>
          <w:bCs/>
        </w:rPr>
        <w:t xml:space="preserve">Definition 49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52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2"/>
    </w:p>
    <w:bookmarkEnd w:id="253"/>
    <w:bookmarkStart w:id="254" w:name="rem-source-folds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54"/>
    <w:bookmarkStart w:id="256" w:name="def-fold-size"/>
    <w:p>
      <w:pPr>
        <w:pStyle w:val="BodyText"/>
      </w:pPr>
      <w:r>
        <w:rPr>
          <w:b/>
          <w:bCs/>
        </w:rPr>
        <w:t xml:space="preserve">Definition 50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55"/>
    </w:p>
    <w:bookmarkEnd w:id="256"/>
    <w:bookmarkStart w:id="258" w:name="def-fold-assignment"/>
    <w:p>
      <w:pPr>
        <w:pStyle w:val="FirstParagraph"/>
      </w:pPr>
      <w:r>
        <w:rPr>
          <w:b/>
          <w:bCs/>
        </w:rPr>
        <w:t xml:space="preserve">Definition 51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57"/>
    </w:p>
    <w:bookmarkEnd w:id="258"/>
    <w:bookmarkStart w:id="259" w:name="rem-source-fold-assignment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59"/>
    <w:p>
      <w:pPr>
        <w:pStyle w:val="BodyText"/>
      </w:pPr>
      <w:r>
        <w:t xml:space="preserve"> </w:t>
      </w:r>
    </w:p>
    <w:bookmarkStart w:id="261" w:name="def-fold-out-fitted-model"/>
    <w:p>
      <w:pPr>
        <w:pStyle w:val="BodyText"/>
      </w:pPr>
      <w:r>
        <w:rPr>
          <w:b/>
          <w:bCs/>
        </w:rPr>
        <w:t xml:space="preserve">Definition 52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60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60"/>
    </w:p>
    <w:bookmarkEnd w:id="261"/>
    <w:bookmarkStart w:id="262" w:name="rem-source-fold-out-fitted-model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Fold-out fitted model).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62"/>
    <w:bookmarkStart w:id="263" w:name="def-kfold"/>
    <w:p>
      <w:pPr>
        <w:pStyle w:val="BodyText"/>
      </w:pPr>
      <w:r>
        <w:rPr>
          <w:b/>
          <w:bCs/>
        </w:rPr>
        <w:t xml:space="preserve">Definition 53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63"/>
    <w:bookmarkStart w:id="264" w:name="rem-kfold-vs-validation-set"/>
    <w:p>
      <w:pPr>
        <w:pStyle w:val="BodyText"/>
      </w:pPr>
      <w:r>
        <w:rPr>
          <w:i/>
          <w:iCs/>
        </w:rPr>
        <w:t xml:space="preserve">Remark 24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64"/>
    <w:bookmarkStart w:id="266" w:name="def-cv-estimate"/>
    <w:p>
      <w:pPr>
        <w:pStyle w:val="BodyText"/>
      </w:pPr>
      <w:r>
        <w:rPr>
          <w:b/>
          <w:bCs/>
        </w:rPr>
        <w:t xml:space="preserve">Definition 54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65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65"/>
    </w:p>
    <w:bookmarkEnd w:id="266"/>
    <w:bookmarkStart w:id="267" w:name="rem-source-cv-estimate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bookmarkStart w:id="268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8"/>
    <w:bookmarkStart w:id="269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69"/>
    <w:bookmarkStart w:id="271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70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0"/>
    </w:p>
    <w:bookmarkEnd w:id="2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.</w:t>
      </w:r>
    </w:p>
    <w:bookmarkStart w:id="273" w:name="def-fold-mse"/>
    <w:p>
      <w:pPr>
        <w:pStyle w:val="BodyText"/>
      </w:pPr>
      <w:r>
        <w:rPr>
          <w:b/>
          <w:bCs/>
        </w:rPr>
        <w:t xml:space="preserve">Definition 55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1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72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72"/>
    </w:p>
    <w:bookmarkEnd w:id="273"/>
    <w:bookmarkStart w:id="274" w:name="rem-source-fold-mse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74"/>
    <w:bookmarkStart w:id="275" w:name="rem-cv-estimate"/>
    <w:p>
      <w:pPr>
        <w:pStyle w:val="BodyText"/>
      </w:pPr>
      <w:r>
        <w:rPr>
          <w:i/>
          <w:iCs/>
        </w:rPr>
        <w:t xml:space="preserve">Remark 27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75"/>
    <w:bookmarkStart w:id="276" w:name="rem-choosing-k"/>
    <w:p>
      <w:pPr>
        <w:pStyle w:val="BodyText"/>
      </w:pPr>
      <w:r>
        <w:rPr>
          <w:i/>
          <w:iCs/>
        </w:rPr>
        <w:t xml:space="preserve">Remark 28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76"/>
    <w:bookmarkStart w:id="281" w:name="exm-kfold-simulated"/>
    <w:p>
      <w:pPr>
        <w:pStyle w:val="BodyText"/>
      </w:pPr>
      <w:r>
        <w:rPr>
          <w:b/>
          <w:bCs/>
        </w:rPr>
        <w:t xml:space="preserve">Example 33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80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81"/>
    <w:bookmarkStart w:id="284" w:name="exm-kfold-mtcars"/>
    <w:p>
      <w:pPr>
        <w:pStyle w:val="BodyText"/>
      </w:pPr>
      <w:r>
        <w:rPr>
          <w:b/>
          <w:bCs/>
        </w:rPr>
        <w:t xml:space="preserve">Example 34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33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2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8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3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83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84"/>
    <w:bookmarkEnd w:id="285"/>
    <w:bookmarkStart w:id="313" w:name="sec-loocv"/>
    <w:p>
      <w:pPr>
        <w:pStyle w:val="Heading2"/>
      </w:pPr>
      <w:r>
        <w:t xml:space="preserve">7 Leave-one-out cross-validation</w:t>
      </w:r>
    </w:p>
    <w:bookmarkStart w:id="286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) differ?</w:t>
      </w:r>
    </w:p>
    <w:bookmarkEnd w:id="286"/>
    <w:bookmarkStart w:id="287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87"/>
    <w:bookmarkStart w:id="289" w:name="def-loocv"/>
    <w:p>
      <w:pPr>
        <w:pStyle w:val="FirstParagraph"/>
      </w:pPr>
      <w:r>
        <w:rPr>
          <w:b/>
          <w:bCs/>
        </w:rPr>
        <w:t xml:space="preserve">Definition 56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88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9"/>
    <w:bookmarkStart w:id="290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45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49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92" w:name="def-term-vector"/>
    <w:p>
      <w:pPr>
        <w:pStyle w:val="FirstParagraph"/>
      </w:pPr>
      <w:r>
        <w:rPr>
          <w:b/>
          <w:bCs/>
        </w:rPr>
        <w:t xml:space="preserve">Definition 57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91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\qquad(53)$$</w:t>
      </w:r>
      <w:bookmarkEnd w:id="291"/>
    </w:p>
    <w:bookmarkEnd w:id="292"/>
    <w:bookmarkStart w:id="294" w:name="rem-term-vector"/>
    <w:p>
      <w:pPr>
        <w:pStyle w:val="FirstParagraph"/>
      </w:pPr>
      <w:r>
        <w:rPr>
          <w:i/>
          <w:iCs/>
        </w:rPr>
        <w:t xml:space="preserve">Remark 29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93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94"/>
    <w:bookmarkStart w:id="296" w:name="def-cross-product-matrix"/>
    <w:p>
      <w:pPr>
        <w:pStyle w:val="BodyText"/>
      </w:pPr>
      <w:r>
        <w:rPr>
          <w:b/>
          <w:bCs/>
        </w:rPr>
        <w:t xml:space="preserve">Definition 58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95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\qquad(54)$$</w:t>
      </w:r>
      <w:bookmarkEnd w:id="295"/>
    </w:p>
    <w:bookmarkEnd w:id="296"/>
    <w:bookmarkStart w:id="298" w:name="rem-source-cross-product-matrix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[13],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97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98"/>
    <w:bookmarkStart w:id="301" w:name="rem-cross-product-matrix"/>
    <w:p>
      <w:pPr>
        <w:pStyle w:val="BodyText"/>
      </w:pPr>
      <w:r>
        <w:rPr>
          <w:i/>
          <w:iCs/>
        </w:rPr>
        <w:t xml:space="preserve">Remark 31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[13],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97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01"/>
    <w:bookmarkStart w:id="304" w:name="def-leverage"/>
    <w:p>
      <w:pPr>
        <w:pStyle w:val="BodyText"/>
      </w:pPr>
      <w:r>
        <w:rPr>
          <w:b/>
          <w:bCs/>
        </w:rPr>
        <w:t xml:space="preserve">Definition 59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[14]</w:t>
      </w:r>
    </w:p>
    <w:p>
      <w:pPr>
        <w:pStyle w:val="BodyText"/>
      </w:pPr>
      <w:bookmarkStart w:id="303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\qquad(55)$$</w:t>
      </w:r>
      <w:bookmarkEnd w:id="30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04"/>
    <w:bookmarkStart w:id="306" w:name="rem-source-leverage"/>
    <w:p>
      <w:pPr>
        <w:pStyle w:val="BodyText"/>
      </w:pPr>
      <w:r>
        <w:rPr>
          <w:i/>
          <w:iCs/>
        </w:rPr>
        <w:t xml:space="preserve">Remark 32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05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06"/>
    <w:bookmarkStart w:id="309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02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0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6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308"/>
    </w:p>
    <w:bookmarkEnd w:id="3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10" w:name="rem-source-loocv-shortcut"/>
    <w:p>
      <w:pPr>
        <w:pStyle w:val="BodyText"/>
      </w:pPr>
      <w:r>
        <w:rPr>
          <w:i/>
          <w:iCs/>
        </w:rPr>
        <w:t xml:space="preserve">Remark 33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310"/>
    <w:bookmarkStart w:id="311" w:name="exm-loocv-shortcut"/>
    <w:p>
      <w:pPr>
        <w:pStyle w:val="BodyText"/>
      </w:pPr>
      <w:r>
        <w:rPr>
          <w:b/>
          <w:bCs/>
        </w:rPr>
        <w:t xml:space="preserve">Example 35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7.1e-15,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8.9e-15,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11"/>
    <w:bookmarkStart w:id="312" w:name="rem-loocv"/>
    <w:p>
      <w:pPr>
        <w:pStyle w:val="BodyText"/>
      </w:pPr>
      <w:r>
        <w:rPr>
          <w:i/>
          <w:iCs/>
        </w:rPr>
        <w:t xml:space="preserve">Remark 34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28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12"/>
    <w:bookmarkEnd w:id="313"/>
    <w:bookmarkStart w:id="343" w:name="sec-cv-model-choice"/>
    <w:p>
      <w:pPr>
        <w:pStyle w:val="Heading2"/>
      </w:pPr>
      <w:r>
        <w:t xml:space="preserve">8 Choosing a model by cross-validation</w:t>
      </w:r>
    </w:p>
    <w:bookmarkStart w:id="315" w:name="def-cv-estimate-indexed"/>
    <w:p>
      <w:pPr>
        <w:pStyle w:val="FirstParagraph"/>
      </w:pPr>
      <w:r>
        <w:rPr>
          <w:b/>
          <w:bCs/>
        </w:rPr>
        <w:t xml:space="preserve">Definition 60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314"/>
    </w:p>
    <w:bookmarkEnd w:id="315"/>
    <w:bookmarkStart w:id="317" w:name="def-cv-choice"/>
    <w:p>
      <w:pPr>
        <w:pStyle w:val="FirstParagraph"/>
      </w:pPr>
      <w:r>
        <w:rPr>
          <w:b/>
          <w:bCs/>
        </w:rPr>
        <w:t xml:space="preserve">Definition 61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316"/>
    </w:p>
    <w:bookmarkEnd w:id="317"/>
    <w:bookmarkStart w:id="318" w:name="exm-cv-choice-inputs"/>
    <w:p>
      <w:pPr>
        <w:pStyle w:val="FirstParagraph"/>
      </w:pPr>
      <w:r>
        <w:rPr>
          <w:b/>
          <w:bCs/>
        </w:rPr>
        <w:t xml:space="preserve">Example 36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318"/>
    <w:bookmarkStart w:id="320" w:name="def-nested-cv"/>
    <w:p>
      <w:pPr>
        <w:pStyle w:val="FirstParagraph"/>
      </w:pPr>
      <w:r>
        <w:rPr>
          <w:b/>
          <w:bCs/>
        </w:rPr>
        <w:t xml:space="preserve">Definition 62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19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19"/>
    </w:p>
    <w:bookmarkEnd w:id="320"/>
    <w:bookmarkStart w:id="321" w:name="rem-source-nested-cv"/>
    <w:p>
      <w:pPr>
        <w:pStyle w:val="FirstParagraph"/>
      </w:pPr>
      <w:r>
        <w:rPr>
          <w:i/>
          <w:iCs/>
        </w:rPr>
        <w:t xml:space="preserve">Remark 35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21"/>
    <w:bookmarkStart w:id="322" w:name="rem-nested-cv"/>
    <w:p>
      <w:pPr>
        <w:pStyle w:val="BodyText"/>
      </w:pPr>
      <w:r>
        <w:rPr>
          <w:i/>
          <w:iCs/>
        </w:rPr>
        <w:t xml:space="preserve">Remark 36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22"/>
    <w:bookmarkStart w:id="325" w:name="rem-cv-winner-optimistic"/>
    <w:p>
      <w:pPr>
        <w:pStyle w:val="BodyText"/>
      </w:pPr>
      <w:r>
        <w:rPr>
          <w:i/>
          <w:iCs/>
        </w:rPr>
        <w:t xml:space="preserve">Remark 37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25"/>
    <w:bookmarkStart w:id="328" w:name="def-cv-se"/>
    <w:p>
      <w:pPr>
        <w:pStyle w:val="BodyText"/>
      </w:pPr>
      <w:r>
        <w:rPr>
          <w:b/>
          <w:bCs/>
        </w:rPr>
        <w:t xml:space="preserve">Definition 63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26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27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27"/>
    </w:p>
    <w:bookmarkEnd w:id="328"/>
    <w:bookmarkStart w:id="329" w:name="rem-source-cv-se"/>
    <w:p>
      <w:pPr>
        <w:pStyle w:val="FirstParagraph"/>
      </w:pPr>
      <w:r>
        <w:rPr>
          <w:i/>
          <w:iCs/>
        </w:rPr>
        <w:t xml:space="preserve">Remark 38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29"/>
    <w:bookmarkStart w:id="331" w:name="rem-cv-se"/>
    <w:p>
      <w:pPr>
        <w:pStyle w:val="BodyText"/>
      </w:pPr>
      <w:r>
        <w:rPr>
          <w:i/>
          <w:iCs/>
        </w:rPr>
        <w:t xml:space="preserve">Remark 39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60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3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31"/>
    <w:bookmarkStart w:id="333" w:name="def-fold-mse-indexed"/>
    <w:p>
      <w:pPr>
        <w:pStyle w:val="BodyText"/>
      </w:pPr>
      <w:r>
        <w:rPr>
          <w:b/>
          <w:bCs/>
        </w:rPr>
        <w:t xml:space="preserve">Definition 64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32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2"/>
    </w:p>
    <w:bookmarkEnd w:id="333"/>
    <w:bookmarkStart w:id="335" w:name="def-cv-se-indexed"/>
    <w:p>
      <w:pPr>
        <w:pStyle w:val="FirstParagraph"/>
      </w:pPr>
      <w:r>
        <w:rPr>
          <w:b/>
          <w:bCs/>
        </w:rPr>
        <w:t xml:space="preserve">Definition 65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34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34"/>
    </w:p>
    <w:bookmarkEnd w:id="335"/>
    <w:bookmarkStart w:id="337" w:name="def-one-se-rule"/>
    <w:p>
      <w:pPr>
        <w:pStyle w:val="FirstParagraph"/>
      </w:pPr>
      <w:r>
        <w:rPr>
          <w:b/>
          <w:bCs/>
        </w:rPr>
        <w:t xml:space="preserve">Definition 66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36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37"/>
    <w:bookmarkStart w:id="342" w:name="exm-one-se-rule"/>
    <w:p>
      <w:pPr>
        <w:pStyle w:val="BodyText"/>
      </w:pPr>
      <w:r>
        <w:rPr>
          <w:b/>
          <w:bCs/>
        </w:rPr>
        <w:t xml:space="preserve">Example 37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60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4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42"/>
    <w:bookmarkEnd w:id="343"/>
    <w:bookmarkStart w:id="359" w:name="sec-information-criteria"/>
    <w:p>
      <w:pPr>
        <w:pStyle w:val="Heading2"/>
      </w:pPr>
      <w:del w:id="281" w:author="PR Preview" w:date="2026-01-01T00:00:00Z">
        <w:r>
          <w:delText xml:space="preserve">9 Cross-validating the whole procedure</w:delText>
        </w:r>
      </w:del>
    </w:p>
    <w:p>
      <w:pPr>
        <w:pStyle w:val="Heading2"/>
      </w:pPr>
      <w:ins w:id="282" w:author="PR Preview" w:date="2026-01-01T00:00:00Z">
        <w:r>
          <w:t xml:space="preserve">9 Criteria that adjust the training error</w:t>
        </w:r>
      </w:ins>
    </w:p>
    <w:bookmarkStart w:id="345" w:name="def-adjusted-r-squared"/>
    <w:p>
      <w:pPr>
        <w:pStyle w:val="FirstParagraph"/>
      </w:pPr>
      <w:ins w:id="283" w:author="PR Preview" w:date="2026-01-01T00:00:00Z">
        <w:r>
          <w:rPr>
            <w:b/>
            <w:bCs/>
          </w:rPr>
          <w:t xml:space="preserve">Definition 67 (Adjusted coefficient of determination)</w:t>
        </w:r>
      </w:ins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Let a regression model with</w:t>
        </w:r>
      </w:ins>
      <w:ins w:id="286" w:author="PR Preview" w:date="2026-01-01T00:00:00Z">
        <w:r>
          <w:t xml:space="preserve"> </w:t>
        </w:r>
      </w:ins>
      <m:oMath>
        <m:r>
          <m:t>p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predictors and a constant term be fitted to</w:t>
        </w:r>
      </w:ins>
      <w:ins w:id="289" w:author="PR Preview" w:date="2026-01-01T00:00:00Z">
        <w:r>
          <w:t xml:space="preserve"> </w:t>
        </w:r>
      </w:ins>
      <m:oMath>
        <m:r>
          <m:t>n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observations, with</w:t>
        </w:r>
      </w:ins>
      <w:ins w:id="29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ins w:id="293" w:author="PR Preview" w:date="2026-01-01T00:00:00Z">
        <w:r>
          <w:t xml:space="preserve">.</w:t>
        </w:r>
      </w:ins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The</w:t>
        </w:r>
      </w:ins>
      <w:ins w:id="296" w:author="PR Preview" w:date="2026-01-01T00:00:00Z">
        <w:r>
          <w:t xml:space="preserve"> </w:t>
        </w:r>
      </w:ins>
      <w:ins w:id="297" w:author="PR Preview" w:date="2026-01-01T00:00:00Z">
        <w:r>
          <w:rPr>
            <w:b/>
            <w:bCs/>
          </w:rPr>
          <w:t xml:space="preserve">adjusted coefficient of determination</w:t>
        </w:r>
      </w:ins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of the</w:t>
        </w:r>
      </w:ins>
      <w:ins w:id="300" w:author="PR Preview" w:date="2026-01-01T00:00:00Z">
        <w:r>
          <w:t xml:space="preserve"> </w:t>
        </w:r>
      </w:ins>
      <w:hyperlink w:anchor="def-fitted-model">
        <w:ins w:id="301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is</w:t>
        </w:r>
      </w:ins>
    </w:p>
    <w:p>
      <w:pPr>
        <w:pStyle w:val="BodyText"/>
      </w:pPr>
      <w:ins w:id="304" w:author="PR Preview" w:date="2026-01-01T00:00:00Z">
        <w:r>
          <w:t xml:space="preserve">$$
    R^2_{\text{adj}} \stackrel{\text{def}}{=}1 - \frac{\text{RSS}(\hat{\mathord{\smash[b]{\underset{\raise.3ex\hbox{$\scriptstyle\sim$}}{\theta}}\vphantom{\theta}}}) / (n- p- 1)}{\text{TSS} / (n- 1)},
    $$</w:t>
        </w:r>
      </w:ins>
    </w:p>
    <w:p>
      <w:pPr>
        <w:pStyle w:val="FirstParagraph"/>
      </w:pPr>
      <w:ins w:id="305" w:author="PR Preview" w:date="2026-01-01T00:00:00Z">
        <w:r>
          <w:t xml:space="preserve">one minus the</w:t>
        </w:r>
      </w:ins>
      <w:ins w:id="306" w:author="PR Preview" w:date="2026-01-01T00:00:00Z">
        <w:r>
          <w:t xml:space="preserve"> </w:t>
        </w:r>
      </w:ins>
      <w:hyperlink r:id="rId27">
        <w:ins w:id="307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per degree of freedom,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divided by the</w:t>
        </w:r>
      </w:ins>
      <w:ins w:id="312" w:author="PR Preview" w:date="2026-01-01T00:00:00Z">
        <w:r>
          <w:t xml:space="preserve"> </w:t>
        </w:r>
      </w:ins>
      <w:hyperlink r:id="rId344">
        <w:ins w:id="313" w:author="PR Preview" w:date="2026-01-01T00:00:00Z">
          <w:r>
            <w:rPr>
              <w:rStyle w:val="Hyperlink"/>
            </w:rPr>
            <w:t xml:space="preserve">total sum of squares</w:t>
          </w:r>
        </w:ins>
      </w:hyperlink>
      <w:ins w:id="314" w:author="PR Preview" w:date="2026-01-01T00:00:00Z">
        <w:r>
          <w:t xml:space="preserve"> </w:t>
        </w:r>
      </w:ins>
      <w:ins w:id="315" w:author="PR Preview" w:date="2026-01-01T00:00:00Z">
        <w:r>
          <w:t xml:space="preserve">per degree of freedom.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A larger value is better.</w:t>
        </w:r>
      </w:ins>
    </w:p>
    <w:p>
      <w:pPr>
        <w:pStyle w:val="BodyText"/>
      </w:pPr>
      <w:ins w:id="318" w:author="PR Preview" w:date="2026-01-01T00:00:00Z">
        <w:r>
          <w:t xml:space="preserve">Source: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James et al. [5, Sec. 6.1.3]</w:t>
        </w:r>
      </w:ins>
      <w:ins w:id="321" w:author="PR Preview" w:date="2026-01-01T00:00:00Z">
        <w:r>
          <w:t xml:space="preserve">.</w:t>
        </w:r>
      </w:ins>
    </w:p>
    <w:bookmarkEnd w:id="345"/>
    <w:bookmarkStart w:id="348" w:name="exm-adjusted-r-squared"/>
    <w:p>
      <w:pPr>
        <w:pStyle w:val="BodyText"/>
      </w:pPr>
      <w:ins w:id="322" w:author="PR Preview" w:date="2026-01-01T00:00:00Z">
        <w:r>
          <w:rPr>
            <w:b/>
            <w:bCs/>
          </w:rPr>
          <w:t xml:space="preserve">Example 38 (Adjusted coefficient of determination of nested</w:t>
        </w:r>
      </w:ins>
      <w:ins w:id="323" w:author="PR Preview" w:date="2026-01-01T00:00:00Z">
        <w:r>
          <w:rPr>
            <w:b/>
            <w:bCs/>
          </w:rPr>
          <w:t xml:space="preserve"> </w:t>
        </w:r>
      </w:ins>
      <w:ins w:id="324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325" w:author="PR Preview" w:date="2026-01-01T00:00:00Z">
        <w:r>
          <w:rPr>
            <w:b/>
            <w:bCs/>
          </w:rPr>
          <w:t xml:space="preserve"> </w:t>
        </w:r>
      </w:ins>
      <w:ins w:id="326" w:author="PR Preview" w:date="2026-01-01T00:00:00Z">
        <w:r>
          <w:rPr>
            <w:b/>
            <w:bCs/>
          </w:rPr>
          <w:t xml:space="preserve">models)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The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rPr>
            <w:rStyle w:val="VerbatimChar"/>
          </w:rPr>
          <w:t xml:space="preserve">mtcars</w:t>
        </w:r>
      </w:ins>
      <w:ins w:id="331" w:author="PR Preview" w:date="2026-01-01T00:00:00Z">
        <w:r>
          <w:t xml:space="preserve"> </w:t>
        </w:r>
      </w:ins>
      <w:hyperlink w:anchor="def-data-set">
        <w:ins w:id="332" w:author="PR Preview" w:date="2026-01-01T00:00:00Z">
          <w:r>
            <w:rPr>
              <w:rStyle w:val="Hyperlink"/>
            </w:rPr>
            <w:t xml:space="preserve">data set</w:t>
          </w:r>
        </w:ins>
      </w:hyperlink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has the fuel economy</w:t>
        </w:r>
      </w:ins>
      <w:ins w:id="335" w:author="PR Preview" w:date="2026-01-01T00:00:00Z">
        <w:r>
          <w:t xml:space="preserve"> </w:t>
        </w:r>
      </w:ins>
      <w:ins w:id="336" w:author="PR Preview" w:date="2026-01-01T00:00:00Z">
        <w:r>
          <w:rPr>
            <w:rStyle w:val="VerbatimChar"/>
          </w:rPr>
          <w:t xml:space="preserve">mpg</w:t>
        </w:r>
      </w:ins>
      <w:ins w:id="337" w:author="PR Preview" w:date="2026-01-01T00:00:00Z">
        <w:r>
          <w:t xml:space="preserve"> </w:t>
        </w:r>
      </w:ins>
      <w:ins w:id="338" w:author="PR Preview" w:date="2026-01-01T00:00:00Z">
        <w:r>
          <w:t xml:space="preserve">of 32 cars from the 1974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rPr>
            <w:i/>
            <w:iCs/>
          </w:rPr>
          <w:t xml:space="preserve">Motor Trend</w:t>
        </w:r>
      </w:ins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magazine.</w:t>
        </w:r>
      </w:ins>
      <w:ins w:id="343" w:author="PR Preview" w:date="2026-01-01T00:00:00Z">
        <w:r>
          <w:t xml:space="preserve"> </w:t>
        </w:r>
      </w:ins>
      <w:ins w:id="344" w:author="PR Preview" w:date="2026-01-01T00:00:00Z">
        <w:r>
          <w:t xml:space="preserve">This example fits four</w:t>
        </w:r>
      </w:ins>
      <w:ins w:id="345" w:author="PR Preview" w:date="2026-01-01T00:00:00Z">
        <w:r>
          <w:t xml:space="preserve"> </w:t>
        </w:r>
      </w:ins>
      <w:hyperlink r:id="rId346">
        <w:ins w:id="346" w:author="PR Preview" w:date="2026-01-01T00:00:00Z">
          <w:r>
            <w:rPr>
              <w:rStyle w:val="Hyperlink"/>
            </w:rPr>
            <w:t xml:space="preserve">nested</w:t>
          </w:r>
        </w:ins>
      </w:hyperlink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linear models of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rPr>
            <w:rStyle w:val="VerbatimChar"/>
          </w:rPr>
          <w:t xml:space="preserve">mpg</w:t>
        </w:r>
      </w:ins>
      <w:ins w:id="351" w:author="PR Preview" w:date="2026-01-01T00:00:00Z">
        <w:r>
          <w:t xml:space="preserve">,</w:t>
        </w:r>
      </w:ins>
      <w:ins w:id="352" w:author="PR Preview" w:date="2026-01-01T00:00:00Z">
        <w:r>
          <w:t xml:space="preserve"> </w:t>
        </w:r>
      </w:ins>
      <w:ins w:id="353" w:author="PR Preview" w:date="2026-01-01T00:00:00Z">
        <w:r>
          <w:t xml:space="preserve">each adding one predictor to the one before,</w:t>
        </w:r>
      </w:ins>
      <w:ins w:id="354" w:author="PR Preview" w:date="2026-01-01T00:00:00Z">
        <w:r>
          <w:t xml:space="preserve"> </w:t>
        </w:r>
      </w:ins>
      <w:ins w:id="355" w:author="PR Preview" w:date="2026-01-01T00:00:00Z">
        <w:r>
          <w:t xml:space="preserve">and computes</w:t>
        </w:r>
      </w:ins>
      <w:ins w:id="356" w:author="PR Preview" w:date="2026-01-01T00:00:00Z">
        <w:r>
          <w:t xml:space="preserve"> </w:t>
        </w:r>
      </w:ins>
      <w:hyperlink w:anchor="def-adjusted-r-squared">
        <w:ins w:id="357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358" w:author="PR Preview" w:date="2026-01-01T00:00:00Z">
        <w:r>
          <w:t xml:space="preserve"> </w:t>
        </w:r>
      </w:ins>
      <w:ins w:id="359" w:author="PR Preview" w:date="2026-01-01T00:00:00Z">
        <w:r>
          <w:t xml:space="preserve">from its formula.</w:t>
        </w:r>
      </w:ins>
    </w:p>
    <w:p>
      <w:pPr>
        <w:pStyle w:val="SourceCode"/>
      </w:pPr>
      <w:ins w:id="360" w:author="PR Preview" w:date="2026-01-01T00:00:00Z">
        <w:r>
          <w:rPr>
            <w:rStyle w:val="NormalTok"/>
          </w:rPr>
          <w:t xml:space="preserve">mtcars_formulas </w:t>
        </w:r>
      </w:ins>
      <w:ins w:id="361" w:author="PR Preview" w:date="2026-01-01T00:00:00Z">
        <w:r>
          <w:rPr>
            <w:rStyle w:val="OtherTok"/>
          </w:rPr>
          <w:t xml:space="preserve">&lt;-</w:t>
        </w:r>
      </w:ins>
      <w:ins w:id="362" w:author="PR Preview" w:date="2026-01-01T00:00:00Z">
        <w:r>
          <w:rPr>
            <w:rStyle w:val="NormalTok"/>
          </w:rPr>
          <w:t xml:space="preserve"> </w:t>
        </w:r>
      </w:ins>
      <w:ins w:id="363" w:author="PR Preview" w:date="2026-01-01T00:00:00Z">
        <w:r>
          <w:rPr>
            <w:rStyle w:val="FunctionTok"/>
          </w:rPr>
          <w:t xml:space="preserve">list</w:t>
        </w:r>
      </w:ins>
      <w:ins w:id="364" w:author="PR Preview" w:date="2026-01-01T00:00:00Z">
        <w:r>
          <w:rPr>
            <w:rStyle w:val="NormalTok"/>
          </w:rPr>
          <w:t xml:space="preserve">(</w:t>
        </w:r>
      </w:ins>
      <w:ins w:id="365" w:author="PR Preview" w:date="2026-01-01T00:00:00Z">
        <w:r>
          <w:br/>
        </w:r>
      </w:ins>
      <w:ins w:id="366" w:author="PR Preview" w:date="2026-01-01T00:00:00Z">
        <w:r>
          <w:rPr>
            <w:rStyle w:val="NormalTok"/>
          </w:rPr>
          <w:t xml:space="preserve">  mpg </w:t>
        </w:r>
      </w:ins>
      <w:ins w:id="367" w:author="PR Preview" w:date="2026-01-01T00:00:00Z">
        <w:r>
          <w:rPr>
            <w:rStyle w:val="SpecialCharTok"/>
          </w:rPr>
          <w:t xml:space="preserve">~</w:t>
        </w:r>
      </w:ins>
      <w:ins w:id="368" w:author="PR Preview" w:date="2026-01-01T00:00:00Z">
        <w:r>
          <w:rPr>
            <w:rStyle w:val="NormalTok"/>
          </w:rPr>
          <w:t xml:space="preserve"> wt,</w:t>
        </w:r>
      </w:ins>
      <w:ins w:id="369" w:author="PR Preview" w:date="2026-01-01T00:00:00Z">
        <w:r>
          <w:br/>
        </w:r>
      </w:ins>
      <w:ins w:id="370" w:author="PR Preview" w:date="2026-01-01T00:00:00Z">
        <w:r>
          <w:rPr>
            <w:rStyle w:val="NormalTok"/>
          </w:rPr>
          <w:t xml:space="preserve">  mpg </w:t>
        </w:r>
      </w:ins>
      <w:ins w:id="371" w:author="PR Preview" w:date="2026-01-01T00:00:00Z">
        <w:r>
          <w:rPr>
            <w:rStyle w:val="SpecialCharTok"/>
          </w:rPr>
          <w:t xml:space="preserve">~</w:t>
        </w:r>
      </w:ins>
      <w:ins w:id="372" w:author="PR Preview" w:date="2026-01-01T00:00:00Z">
        <w:r>
          <w:rPr>
            <w:rStyle w:val="NormalTok"/>
          </w:rPr>
          <w:t xml:space="preserve"> wt </w:t>
        </w:r>
      </w:ins>
      <w:ins w:id="373" w:author="PR Preview" w:date="2026-01-01T00:00:00Z">
        <w:r>
          <w:rPr>
            <w:rStyle w:val="SpecialCharTok"/>
          </w:rPr>
          <w:t xml:space="preserve">+</w:t>
        </w:r>
      </w:ins>
      <w:ins w:id="374" w:author="PR Preview" w:date="2026-01-01T00:00:00Z">
        <w:r>
          <w:rPr>
            <w:rStyle w:val="NormalTok"/>
          </w:rPr>
          <w:t xml:space="preserve"> hp,</w:t>
        </w:r>
      </w:ins>
      <w:ins w:id="375" w:author="PR Preview" w:date="2026-01-01T00:00:00Z">
        <w:r>
          <w:br/>
        </w:r>
      </w:ins>
      <w:ins w:id="376" w:author="PR Preview" w:date="2026-01-01T00:00:00Z">
        <w:r>
          <w:rPr>
            <w:rStyle w:val="NormalTok"/>
          </w:rPr>
          <w:t xml:space="preserve">  mpg </w:t>
        </w:r>
      </w:ins>
      <w:ins w:id="377" w:author="PR Preview" w:date="2026-01-01T00:00:00Z">
        <w:r>
          <w:rPr>
            <w:rStyle w:val="SpecialCharTok"/>
          </w:rPr>
          <w:t xml:space="preserve">~</w:t>
        </w:r>
      </w:ins>
      <w:ins w:id="378" w:author="PR Preview" w:date="2026-01-01T00:00:00Z">
        <w:r>
          <w:rPr>
            <w:rStyle w:val="NormalTok"/>
          </w:rPr>
          <w:t xml:space="preserve"> wt </w:t>
        </w:r>
      </w:ins>
      <w:ins w:id="379" w:author="PR Preview" w:date="2026-01-01T00:00:00Z">
        <w:r>
          <w:rPr>
            <w:rStyle w:val="SpecialCharTok"/>
          </w:rPr>
          <w:t xml:space="preserve">+</w:t>
        </w:r>
      </w:ins>
      <w:ins w:id="380" w:author="PR Preview" w:date="2026-01-01T00:00:00Z">
        <w:r>
          <w:rPr>
            <w:rStyle w:val="NormalTok"/>
          </w:rPr>
          <w:t xml:space="preserve"> hp </w:t>
        </w:r>
      </w:ins>
      <w:ins w:id="381" w:author="PR Preview" w:date="2026-01-01T00:00:00Z">
        <w:r>
          <w:rPr>
            <w:rStyle w:val="SpecialCharTok"/>
          </w:rPr>
          <w:t xml:space="preserve">+</w:t>
        </w:r>
      </w:ins>
      <w:ins w:id="382" w:author="PR Preview" w:date="2026-01-01T00:00:00Z">
        <w:r>
          <w:rPr>
            <w:rStyle w:val="NormalTok"/>
          </w:rPr>
          <w:t xml:space="preserve"> qsec,</w:t>
        </w:r>
      </w:ins>
      <w:ins w:id="383" w:author="PR Preview" w:date="2026-01-01T00:00:00Z">
        <w:r>
          <w:br/>
        </w:r>
      </w:ins>
      <w:ins w:id="384" w:author="PR Preview" w:date="2026-01-01T00:00:00Z">
        <w:r>
          <w:rPr>
            <w:rStyle w:val="NormalTok"/>
          </w:rPr>
          <w:t xml:space="preserve">  mpg </w:t>
        </w:r>
      </w:ins>
      <w:ins w:id="385" w:author="PR Preview" w:date="2026-01-01T00:00:00Z">
        <w:r>
          <w:rPr>
            <w:rStyle w:val="SpecialCharTok"/>
          </w:rPr>
          <w:t xml:space="preserve">~</w:t>
        </w:r>
      </w:ins>
      <w:ins w:id="386" w:author="PR Preview" w:date="2026-01-01T00:00:00Z">
        <w:r>
          <w:rPr>
            <w:rStyle w:val="NormalTok"/>
          </w:rPr>
          <w:t xml:space="preserve"> wt </w:t>
        </w:r>
      </w:ins>
      <w:ins w:id="387" w:author="PR Preview" w:date="2026-01-01T00:00:00Z">
        <w:r>
          <w:rPr>
            <w:rStyle w:val="SpecialCharTok"/>
          </w:rPr>
          <w:t xml:space="preserve">+</w:t>
        </w:r>
      </w:ins>
      <w:ins w:id="388" w:author="PR Preview" w:date="2026-01-01T00:00:00Z">
        <w:r>
          <w:rPr>
            <w:rStyle w:val="NormalTok"/>
          </w:rPr>
          <w:t xml:space="preserve"> hp </w:t>
        </w:r>
      </w:ins>
      <w:ins w:id="389" w:author="PR Preview" w:date="2026-01-01T00:00:00Z">
        <w:r>
          <w:rPr>
            <w:rStyle w:val="SpecialCharTok"/>
          </w:rPr>
          <w:t xml:space="preserve">+</w:t>
        </w:r>
      </w:ins>
      <w:ins w:id="390" w:author="PR Preview" w:date="2026-01-01T00:00:00Z">
        <w:r>
          <w:rPr>
            <w:rStyle w:val="NormalTok"/>
          </w:rPr>
          <w:t xml:space="preserve"> qsec </w:t>
        </w:r>
      </w:ins>
      <w:ins w:id="391" w:author="PR Preview" w:date="2026-01-01T00:00:00Z">
        <w:r>
          <w:rPr>
            <w:rStyle w:val="SpecialCharTok"/>
          </w:rPr>
          <w:t xml:space="preserve">+</w:t>
        </w:r>
      </w:ins>
      <w:ins w:id="392" w:author="PR Preview" w:date="2026-01-01T00:00:00Z">
        <w:r>
          <w:rPr>
            <w:rStyle w:val="NormalTok"/>
          </w:rPr>
          <w:t xml:space="preserve"> drat</w:t>
        </w:r>
      </w:ins>
      <w:ins w:id="393" w:author="PR Preview" w:date="2026-01-01T00:00:00Z">
        <w:r>
          <w:br/>
        </w:r>
      </w:ins>
      <w:ins w:id="394" w:author="PR Preview" w:date="2026-01-01T00:00:00Z">
        <w:r>
          <w:rPr>
            <w:rStyle w:val="NormalTok"/>
          </w:rPr>
          <w:t xml:space="preserve">)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mtcars_fits </w:t>
        </w:r>
      </w:ins>
      <w:ins w:id="397" w:author="PR Preview" w:date="2026-01-01T00:00:00Z">
        <w:r>
          <w:rPr>
            <w:rStyle w:val="OtherTok"/>
          </w:rPr>
          <w:t xml:space="preserve">&lt;-</w:t>
        </w:r>
      </w:ins>
      <w:ins w:id="398" w:author="PR Preview" w:date="2026-01-01T00:00:00Z">
        <w:r>
          <w:rPr>
            <w:rStyle w:val="NormalTok"/>
          </w:rPr>
          <w:t xml:space="preserve"> </w:t>
        </w:r>
      </w:ins>
      <w:ins w:id="399" w:author="PR Preview" w:date="2026-01-01T00:00:00Z">
        <w:r>
          <w:rPr>
            <w:rStyle w:val="FunctionTok"/>
          </w:rPr>
          <w:t xml:space="preserve">lapply</w:t>
        </w:r>
      </w:ins>
      <w:ins w:id="400" w:author="PR Preview" w:date="2026-01-01T00:00:00Z">
        <w:r>
          <w:rPr>
            <w:rStyle w:val="NormalTok"/>
          </w:rPr>
          <w:t xml:space="preserve">(mtcars_formulas, lm, </w:t>
        </w:r>
      </w:ins>
      <w:ins w:id="401" w:author="PR Preview" w:date="2026-01-01T00:00:00Z">
        <w:r>
          <w:rPr>
            <w:rStyle w:val="AttributeTok"/>
          </w:rPr>
          <w:t xml:space="preserve">data =</w:t>
        </w:r>
      </w:ins>
      <w:ins w:id="402" w:author="PR Preview" w:date="2026-01-01T00:00:00Z">
        <w:r>
          <w:rPr>
            <w:rStyle w:val="NormalTok"/>
          </w:rPr>
          <w:t xml:space="preserve"> mtcars)</w:t>
        </w:r>
      </w:ins>
      <w:ins w:id="403" w:author="PR Preview" w:date="2026-01-01T00:00:00Z">
        <w:r>
          <w:br/>
        </w:r>
      </w:ins>
      <w:ins w:id="404" w:author="PR Preview" w:date="2026-01-01T00:00:00Z">
        <w:r>
          <w:rPr>
            <w:rStyle w:val="NormalTok"/>
          </w:rPr>
          <w:t xml:space="preserve">mtcars_full_sigma2 </w:t>
        </w:r>
      </w:ins>
      <w:ins w:id="405" w:author="PR Preview" w:date="2026-01-01T00:00:00Z">
        <w:r>
          <w:rPr>
            <w:rStyle w:val="OtherTok"/>
          </w:rPr>
          <w:t xml:space="preserve">&lt;-</w:t>
        </w:r>
      </w:ins>
      <w:ins w:id="406" w:author="PR Preview" w:date="2026-01-01T00:00:00Z">
        <w:r>
          <w:rPr>
            <w:rStyle w:val="NormalTok"/>
          </w:rPr>
          <w:t xml:space="preserve"> </w:t>
        </w:r>
      </w:ins>
      <w:ins w:id="407" w:author="PR Preview" w:date="2026-01-01T00:00:00Z">
        <w:r>
          <w:rPr>
            <w:rStyle w:val="FunctionTok"/>
          </w:rPr>
          <w:t xml:space="preserve">summary</w:t>
        </w:r>
      </w:ins>
      <w:ins w:id="408" w:author="PR Preview" w:date="2026-01-01T00:00:00Z">
        <w:r>
          <w:rPr>
            <w:rStyle w:val="NormalTok"/>
          </w:rPr>
          <w:t xml:space="preserve">(mtcars_fits[[</w:t>
        </w:r>
      </w:ins>
      <w:ins w:id="409" w:author="PR Preview" w:date="2026-01-01T00:00:00Z">
        <w:r>
          <w:rPr>
            <w:rStyle w:val="DecValTok"/>
          </w:rPr>
          <w:t xml:space="preserve">4</w:t>
        </w:r>
      </w:ins>
      <w:ins w:id="410" w:author="PR Preview" w:date="2026-01-01T00:00:00Z">
        <w:r>
          <w:rPr>
            <w:rStyle w:val="NormalTok"/>
          </w:rPr>
          <w:t xml:space="preserve">]])</w:t>
        </w:r>
      </w:ins>
      <w:ins w:id="411" w:author="PR Preview" w:date="2026-01-01T00:00:00Z">
        <w:r>
          <w:rPr>
            <w:rStyle w:val="SpecialCharTok"/>
          </w:rPr>
          <w:t xml:space="preserve">$</w:t>
        </w:r>
      </w:ins>
      <w:ins w:id="412" w:author="PR Preview" w:date="2026-01-01T00:00:00Z">
        <w:r>
          <w:rPr>
            <w:rStyle w:val="NormalTok"/>
          </w:rPr>
          <w:t xml:space="preserve">sigma</w:t>
        </w:r>
      </w:ins>
      <w:ins w:id="413" w:author="PR Preview" w:date="2026-01-01T00:00:00Z">
        <w:r>
          <w:rPr>
            <w:rStyle w:val="SpecialCharTok"/>
          </w:rPr>
          <w:t xml:space="preserve">^</w:t>
        </w:r>
      </w:ins>
      <w:ins w:id="414" w:author="PR Preview" w:date="2026-01-01T00:00:00Z">
        <w:r>
          <w:rPr>
            <w:rStyle w:val="DecValTok"/>
          </w:rPr>
          <w:t xml:space="preserve">2</w:t>
        </w:r>
      </w:ins>
      <w:ins w:id="415" w:author="PR Preview" w:date="2026-01-01T00:00:00Z">
        <w:r>
          <w:br/>
        </w:r>
      </w:ins>
      <w:ins w:id="416" w:author="PR Preview" w:date="2026-01-01T00:00:00Z">
        <w:r>
          <w:br/>
        </w:r>
      </w:ins>
      <w:ins w:id="417" w:author="PR Preview" w:date="2026-01-01T00:00:00Z">
        <w:r>
          <w:rPr>
            <w:rStyle w:val="NormalTok"/>
          </w:rPr>
          <w:t xml:space="preserve">mtcars_tss </w:t>
        </w:r>
      </w:ins>
      <w:ins w:id="418" w:author="PR Preview" w:date="2026-01-01T00:00:00Z">
        <w:r>
          <w:rPr>
            <w:rStyle w:val="OtherTok"/>
          </w:rPr>
          <w:t xml:space="preserve">&lt;-</w:t>
        </w:r>
      </w:ins>
      <w:ins w:id="419" w:author="PR Preview" w:date="2026-01-01T00:00:00Z">
        <w:r>
          <w:rPr>
            <w:rStyle w:val="NormalTok"/>
          </w:rPr>
          <w:t xml:space="preserve"> </w:t>
        </w:r>
      </w:ins>
      <w:ins w:id="420" w:author="PR Preview" w:date="2026-01-01T00:00:00Z">
        <w:r>
          <w:rPr>
            <w:rStyle w:val="FunctionTok"/>
          </w:rPr>
          <w:t xml:space="preserve">sum</w:t>
        </w:r>
      </w:ins>
      <w:ins w:id="421" w:author="PR Preview" w:date="2026-01-01T00:00:00Z">
        <w:r>
          <w:rPr>
            <w:rStyle w:val="NormalTok"/>
          </w:rPr>
          <w:t xml:space="preserve">((mtcars</w:t>
        </w:r>
      </w:ins>
      <w:ins w:id="422" w:author="PR Preview" w:date="2026-01-01T00:00:00Z">
        <w:r>
          <w:rPr>
            <w:rStyle w:val="SpecialCharTok"/>
          </w:rPr>
          <w:t xml:space="preserve">$</w:t>
        </w:r>
      </w:ins>
      <w:ins w:id="423" w:author="PR Preview" w:date="2026-01-01T00:00:00Z">
        <w:r>
          <w:rPr>
            <w:rStyle w:val="NormalTok"/>
          </w:rPr>
          <w:t xml:space="preserve">mpg </w:t>
        </w:r>
      </w:ins>
      <w:ins w:id="424" w:author="PR Preview" w:date="2026-01-01T00:00:00Z">
        <w:r>
          <w:rPr>
            <w:rStyle w:val="SpecialCharTok"/>
          </w:rPr>
          <w:t xml:space="preserve">-</w:t>
        </w:r>
      </w:ins>
      <w:ins w:id="425" w:author="PR Preview" w:date="2026-01-01T00:00:00Z">
        <w:r>
          <w:rPr>
            <w:rStyle w:val="NormalTok"/>
          </w:rPr>
          <w:t xml:space="preserve"> </w:t>
        </w:r>
      </w:ins>
      <w:ins w:id="426" w:author="PR Preview" w:date="2026-01-01T00:00:00Z">
        <w:r>
          <w:rPr>
            <w:rStyle w:val="FunctionTok"/>
          </w:rPr>
          <w:t xml:space="preserve">mean</w:t>
        </w:r>
      </w:ins>
      <w:ins w:id="427" w:author="PR Preview" w:date="2026-01-01T00:00:00Z">
        <w:r>
          <w:rPr>
            <w:rStyle w:val="NormalTok"/>
          </w:rPr>
          <w:t xml:space="preserve">(mtcars</w:t>
        </w:r>
      </w:ins>
      <w:ins w:id="428" w:author="PR Preview" w:date="2026-01-01T00:00:00Z">
        <w:r>
          <w:rPr>
            <w:rStyle w:val="SpecialCharTok"/>
          </w:rPr>
          <w:t xml:space="preserve">$</w:t>
        </w:r>
      </w:ins>
      <w:ins w:id="429" w:author="PR Preview" w:date="2026-01-01T00:00:00Z">
        <w:r>
          <w:rPr>
            <w:rStyle w:val="NormalTok"/>
          </w:rPr>
          <w:t xml:space="preserve">mpg))</w:t>
        </w:r>
      </w:ins>
      <w:ins w:id="430" w:author="PR Preview" w:date="2026-01-01T00:00:00Z">
        <w:r>
          <w:rPr>
            <w:rStyle w:val="SpecialCharTok"/>
          </w:rPr>
          <w:t xml:space="preserve">^</w:t>
        </w:r>
      </w:ins>
      <w:ins w:id="431" w:author="PR Preview" w:date="2026-01-01T00:00:00Z">
        <w:r>
          <w:rPr>
            <w:rStyle w:val="DecValTok"/>
          </w:rPr>
          <w:t xml:space="preserve">2</w:t>
        </w:r>
      </w:ins>
      <w:ins w:id="432" w:author="PR Preview" w:date="2026-01-01T00:00:00Z">
        <w:r>
          <w:rPr>
            <w:rStyle w:val="NormalTok"/>
          </w:rPr>
          <w:t xml:space="preserve">)</w:t>
        </w:r>
      </w:ins>
      <w:ins w:id="433" w:author="PR Preview" w:date="2026-01-01T00:00:00Z">
        <w:r>
          <w:br/>
        </w:r>
      </w:ins>
      <w:ins w:id="434" w:author="PR Preview" w:date="2026-01-01T00:00:00Z">
        <w:r>
          <w:rPr>
            <w:rStyle w:val="NormalTok"/>
          </w:rPr>
          <w:t xml:space="preserve">mtcars_criteria </w:t>
        </w:r>
      </w:ins>
      <w:ins w:id="435" w:author="PR Preview" w:date="2026-01-01T00:00:00Z">
        <w:r>
          <w:rPr>
            <w:rStyle w:val="OtherTok"/>
          </w:rPr>
          <w:t xml:space="preserve">&lt;-</w:t>
        </w:r>
      </w:ins>
      <w:ins w:id="436" w:author="PR Preview" w:date="2026-01-01T00:00:00Z">
        <w:r>
          <w:rPr>
            <w:rStyle w:val="NormalTok"/>
          </w:rPr>
          <w:t xml:space="preserve"> tibble</w:t>
        </w:r>
      </w:ins>
      <w:ins w:id="437" w:author="PR Preview" w:date="2026-01-01T00:00:00Z">
        <w:r>
          <w:rPr>
            <w:rStyle w:val="SpecialCharTok"/>
          </w:rPr>
          <w:t xml:space="preserve">::</w:t>
        </w:r>
      </w:ins>
      <w:ins w:id="438" w:author="PR Preview" w:date="2026-01-01T00:00:00Z">
        <w:r>
          <w:rPr>
            <w:rStyle w:val="FunctionTok"/>
          </w:rPr>
          <w:t xml:space="preserve">tibble</w:t>
        </w:r>
      </w:ins>
      <w:ins w:id="439" w:author="PR Preview" w:date="2026-01-01T00:00:00Z">
        <w:r>
          <w:rPr>
            <w:rStyle w:val="NormalTok"/>
          </w:rPr>
          <w:t xml:space="preserve">(</w:t>
        </w:r>
      </w:ins>
      <w:ins w:id="440" w:author="PR Preview" w:date="2026-01-01T00:00:00Z">
        <w:r>
          <w:br/>
        </w:r>
      </w:ins>
      <w:ins w:id="441" w:author="PR Preview" w:date="2026-01-01T00:00:00Z">
        <w:r>
          <w:rPr>
            <w:rStyle w:val="NormalTok"/>
          </w:rPr>
          <w:t xml:space="preserve">  </w:t>
        </w:r>
      </w:ins>
      <w:ins w:id="442" w:author="PR Preview" w:date="2026-01-01T00:00:00Z">
        <w:r>
          <w:rPr>
            <w:rStyle w:val="AttributeTok"/>
          </w:rPr>
          <w:t xml:space="preserve">predictors =</w:t>
        </w:r>
      </w:ins>
      <w:ins w:id="443" w:author="PR Preview" w:date="2026-01-01T00:00:00Z">
        <w:r>
          <w:rPr>
            <w:rStyle w:val="NormalTok"/>
          </w:rPr>
          <w:t xml:space="preserve"> </w:t>
        </w:r>
      </w:ins>
      <w:ins w:id="444" w:author="PR Preview" w:date="2026-01-01T00:00:00Z">
        <w:r>
          <w:rPr>
            <w:rStyle w:val="DecValTok"/>
          </w:rPr>
          <w:t xml:space="preserve">1</w:t>
        </w:r>
      </w:ins>
      <w:ins w:id="445" w:author="PR Preview" w:date="2026-01-01T00:00:00Z">
        <w:r>
          <w:rPr>
            <w:rStyle w:val="SpecialCharTok"/>
          </w:rPr>
          <w:t xml:space="preserve">:</w:t>
        </w:r>
      </w:ins>
      <w:ins w:id="446" w:author="PR Preview" w:date="2026-01-01T00:00:00Z">
        <w:r>
          <w:rPr>
            <w:rStyle w:val="DecValTok"/>
          </w:rPr>
          <w:t xml:space="preserve">4</w:t>
        </w:r>
      </w:ins>
      <w:ins w:id="447" w:author="PR Preview" w:date="2026-01-01T00:00:00Z">
        <w:r>
          <w:rPr>
            <w:rStyle w:val="NormalTok"/>
          </w:rPr>
          <w:t xml:space="preserve">,</w:t>
        </w:r>
      </w:ins>
      <w:ins w:id="448" w:author="PR Preview" w:date="2026-01-01T00:00:00Z">
        <w:r>
          <w:br/>
        </w:r>
      </w:ins>
      <w:ins w:id="449" w:author="PR Preview" w:date="2026-01-01T00:00:00Z">
        <w:r>
          <w:rPr>
            <w:rStyle w:val="NormalTok"/>
          </w:rPr>
          <w:t xml:space="preserve">  </w:t>
        </w:r>
      </w:ins>
      <w:ins w:id="450" w:author="PR Preview" w:date="2026-01-01T00:00:00Z">
        <w:r>
          <w:rPr>
            <w:rStyle w:val="AttributeTok"/>
          </w:rPr>
          <w:t xml:space="preserve">r_squared =</w:t>
        </w:r>
      </w:ins>
      <w:ins w:id="451" w:author="PR Preview" w:date="2026-01-01T00:00:00Z">
        <w:r>
          <w:rPr>
            <w:rStyle w:val="NormalTok"/>
          </w:rPr>
          <w:t xml:space="preserve"> </w:t>
        </w:r>
      </w:ins>
      <w:ins w:id="452" w:author="PR Preview" w:date="2026-01-01T00:00:00Z">
        <w:r>
          <w:rPr>
            <w:rStyle w:val="FunctionTok"/>
          </w:rPr>
          <w:t xml:space="preserve">vapply</w:t>
        </w:r>
      </w:ins>
      <w:ins w:id="453" w:author="PR Preview" w:date="2026-01-01T00:00:00Z">
        <w:r>
          <w:rPr>
            <w:rStyle w:val="NormalTok"/>
          </w:rPr>
          <w:t xml:space="preserve">(mtcars_fits, \(f) </w:t>
        </w:r>
      </w:ins>
      <w:ins w:id="454" w:author="PR Preview" w:date="2026-01-01T00:00:00Z">
        <w:r>
          <w:rPr>
            <w:rStyle w:val="FunctionTok"/>
          </w:rPr>
          <w:t xml:space="preserve">summary</w:t>
        </w:r>
      </w:ins>
      <w:ins w:id="455" w:author="PR Preview" w:date="2026-01-01T00:00:00Z">
        <w:r>
          <w:rPr>
            <w:rStyle w:val="NormalTok"/>
          </w:rPr>
          <w:t xml:space="preserve">(f)</w:t>
        </w:r>
      </w:ins>
      <w:ins w:id="456" w:author="PR Preview" w:date="2026-01-01T00:00:00Z">
        <w:r>
          <w:rPr>
            <w:rStyle w:val="SpecialCharTok"/>
          </w:rPr>
          <w:t xml:space="preserve">$</w:t>
        </w:r>
      </w:ins>
      <w:ins w:id="457" w:author="PR Preview" w:date="2026-01-01T00:00:00Z">
        <w:r>
          <w:rPr>
            <w:rStyle w:val="NormalTok"/>
          </w:rPr>
          <w:t xml:space="preserve">r.squared, </w:t>
        </w:r>
      </w:ins>
      <w:ins w:id="458" w:author="PR Preview" w:date="2026-01-01T00:00:00Z">
        <w:r>
          <w:rPr>
            <w:rStyle w:val="FunctionTok"/>
          </w:rPr>
          <w:t xml:space="preserve">numeric</w:t>
        </w:r>
      </w:ins>
      <w:ins w:id="459" w:author="PR Preview" w:date="2026-01-01T00:00:00Z">
        <w:r>
          <w:rPr>
            <w:rStyle w:val="NormalTok"/>
          </w:rPr>
          <w:t xml:space="preserve">(</w:t>
        </w:r>
      </w:ins>
      <w:ins w:id="460" w:author="PR Preview" w:date="2026-01-01T00:00:00Z">
        <w:r>
          <w:rPr>
            <w:rStyle w:val="DecValTok"/>
          </w:rPr>
          <w:t xml:space="preserve">1</w:t>
        </w:r>
      </w:ins>
      <w:ins w:id="461" w:author="PR Preview" w:date="2026-01-01T00:00:00Z">
        <w:r>
          <w:rPr>
            <w:rStyle w:val="NormalTok"/>
          </w:rPr>
          <w:t xml:space="preserve">)),</w:t>
        </w:r>
      </w:ins>
      <w:ins w:id="462" w:author="PR Preview" w:date="2026-01-01T00:00:00Z">
        <w:r>
          <w:br/>
        </w:r>
      </w:ins>
      <w:ins w:id="463" w:author="PR Preview" w:date="2026-01-01T00:00:00Z">
        <w:r>
          <w:rPr>
            <w:rStyle w:val="NormalTok"/>
          </w:rPr>
          <w:t xml:space="preserve">  </w:t>
        </w:r>
      </w:ins>
      <w:ins w:id="464" w:author="PR Preview" w:date="2026-01-01T00:00:00Z">
        <w:r>
          <w:rPr>
            <w:rStyle w:val="AttributeTok"/>
          </w:rPr>
          <w:t xml:space="preserve">adj_r_squared =</w:t>
        </w:r>
      </w:ins>
      <w:ins w:id="465" w:author="PR Preview" w:date="2026-01-01T00:00:00Z">
        <w:r>
          <w:rPr>
            <w:rStyle w:val="NormalTok"/>
          </w:rPr>
          <w:t xml:space="preserve"> </w:t>
        </w:r>
      </w:ins>
      <w:ins w:id="466" w:author="PR Preview" w:date="2026-01-01T00:00:00Z">
        <w:r>
          <w:rPr>
            <w:rStyle w:val="FunctionTok"/>
          </w:rPr>
          <w:t xml:space="preserve">vapply</w:t>
        </w:r>
      </w:ins>
      <w:ins w:id="467" w:author="PR Preview" w:date="2026-01-01T00:00:00Z">
        <w:r>
          <w:rPr>
            <w:rStyle w:val="NormalTok"/>
          </w:rPr>
          <w:t xml:space="preserve">(</w:t>
        </w:r>
      </w:ins>
      <w:ins w:id="468" w:author="PR Preview" w:date="2026-01-01T00:00:00Z">
        <w:r>
          <w:br/>
        </w:r>
      </w:ins>
      <w:ins w:id="469" w:author="PR Preview" w:date="2026-01-01T00:00:00Z">
        <w:r>
          <w:rPr>
            <w:rStyle w:val="NormalTok"/>
          </w:rPr>
          <w:t xml:space="preserve">    mtcars_fits,</w:t>
        </w:r>
      </w:ins>
      <w:ins w:id="470" w:author="PR Preview" w:date="2026-01-01T00:00:00Z">
        <w:r>
          <w:br/>
        </w:r>
      </w:ins>
      <w:ins w:id="471" w:author="PR Preview" w:date="2026-01-01T00:00:00Z">
        <w:r>
          <w:rPr>
            <w:rStyle w:val="NormalTok"/>
          </w:rPr>
          <w:t xml:space="preserve">    \(f) {</w:t>
        </w:r>
      </w:ins>
      <w:ins w:id="472" w:author="PR Preview" w:date="2026-01-01T00:00:00Z">
        <w:r>
          <w:br/>
        </w:r>
      </w:ins>
      <w:ins w:id="473" w:author="PR Preview" w:date="2026-01-01T00:00:00Z">
        <w:r>
          <w:rPr>
            <w:rStyle w:val="NormalTok"/>
          </w:rPr>
          <w:t xml:space="preserve">      df </w:t>
        </w:r>
      </w:ins>
      <w:ins w:id="474" w:author="PR Preview" w:date="2026-01-01T00:00:00Z">
        <w:r>
          <w:rPr>
            <w:rStyle w:val="OtherTok"/>
          </w:rPr>
          <w:t xml:space="preserve">&lt;-</w:t>
        </w:r>
      </w:ins>
      <w:ins w:id="475" w:author="PR Preview" w:date="2026-01-01T00:00:00Z">
        <w:r>
          <w:rPr>
            <w:rStyle w:val="NormalTok"/>
          </w:rPr>
          <w:t xml:space="preserve"> </w:t>
        </w:r>
      </w:ins>
      <w:ins w:id="476" w:author="PR Preview" w:date="2026-01-01T00:00:00Z">
        <w:r>
          <w:rPr>
            <w:rStyle w:val="FunctionTok"/>
          </w:rPr>
          <w:t xml:space="preserve">nrow</w:t>
        </w:r>
      </w:ins>
      <w:ins w:id="477" w:author="PR Preview" w:date="2026-01-01T00:00:00Z">
        <w:r>
          <w:rPr>
            <w:rStyle w:val="NormalTok"/>
          </w:rPr>
          <w:t xml:space="preserve">(mtcars) </w:t>
        </w:r>
      </w:ins>
      <w:ins w:id="478" w:author="PR Preview" w:date="2026-01-01T00:00:00Z">
        <w:r>
          <w:rPr>
            <w:rStyle w:val="SpecialCharTok"/>
          </w:rPr>
          <w:t xml:space="preserve">-</w:t>
        </w:r>
      </w:ins>
      <w:ins w:id="479" w:author="PR Preview" w:date="2026-01-01T00:00:00Z">
        <w:r>
          <w:rPr>
            <w:rStyle w:val="NormalTok"/>
          </w:rPr>
          <w:t xml:space="preserve"> </w:t>
        </w:r>
      </w:ins>
      <w:ins w:id="480" w:author="PR Preview" w:date="2026-01-01T00:00:00Z">
        <w:r>
          <w:rPr>
            <w:rStyle w:val="FunctionTok"/>
          </w:rPr>
          <w:t xml:space="preserve">length</w:t>
        </w:r>
      </w:ins>
      <w:ins w:id="481" w:author="PR Preview" w:date="2026-01-01T00:00:00Z">
        <w:r>
          <w:rPr>
            <w:rStyle w:val="NormalTok"/>
          </w:rPr>
          <w:t xml:space="preserve">(</w:t>
        </w:r>
      </w:ins>
      <w:ins w:id="482" w:author="PR Preview" w:date="2026-01-01T00:00:00Z">
        <w:r>
          <w:rPr>
            <w:rStyle w:val="FunctionTok"/>
          </w:rPr>
          <w:t xml:space="preserve">coef</w:t>
        </w:r>
      </w:ins>
      <w:ins w:id="483" w:author="PR Preview" w:date="2026-01-01T00:00:00Z">
        <w:r>
          <w:rPr>
            <w:rStyle w:val="NormalTok"/>
          </w:rPr>
          <w:t xml:space="preserve">(f))</w:t>
        </w:r>
      </w:ins>
      <w:ins w:id="484" w:author="PR Preview" w:date="2026-01-01T00:00:00Z">
        <w:r>
          <w:br/>
        </w:r>
      </w:ins>
      <w:ins w:id="485" w:author="PR Preview" w:date="2026-01-01T00:00:00Z">
        <w:r>
          <w:rPr>
            <w:rStyle w:val="NormalTok"/>
          </w:rPr>
          <w:t xml:space="preserve">      </w:t>
        </w:r>
      </w:ins>
      <w:ins w:id="486" w:author="PR Preview" w:date="2026-01-01T00:00:00Z">
        <w:r>
          <w:rPr>
            <w:rStyle w:val="DecValTok"/>
          </w:rPr>
          <w:t xml:space="preserve">1</w:t>
        </w:r>
      </w:ins>
      <w:ins w:id="487" w:author="PR Preview" w:date="2026-01-01T00:00:00Z">
        <w:r>
          <w:rPr>
            <w:rStyle w:val="NormalTok"/>
          </w:rPr>
          <w:t xml:space="preserve"> </w:t>
        </w:r>
      </w:ins>
      <w:ins w:id="488" w:author="PR Preview" w:date="2026-01-01T00:00:00Z">
        <w:r>
          <w:rPr>
            <w:rStyle w:val="SpecialCharTok"/>
          </w:rPr>
          <w:t xml:space="preserve">-</w:t>
        </w:r>
      </w:ins>
      <w:ins w:id="489" w:author="PR Preview" w:date="2026-01-01T00:00:00Z">
        <w:r>
          <w:rPr>
            <w:rStyle w:val="NormalTok"/>
          </w:rPr>
          <w:t xml:space="preserve"> (</w:t>
        </w:r>
      </w:ins>
      <w:ins w:id="490" w:author="PR Preview" w:date="2026-01-01T00:00:00Z">
        <w:r>
          <w:rPr>
            <w:rStyle w:val="FunctionTok"/>
          </w:rPr>
          <w:t xml:space="preserve">sum</w:t>
        </w:r>
      </w:ins>
      <w:ins w:id="491" w:author="PR Preview" w:date="2026-01-01T00:00:00Z">
        <w:r>
          <w:rPr>
            <w:rStyle w:val="NormalTok"/>
          </w:rPr>
          <w:t xml:space="preserve">(</w:t>
        </w:r>
      </w:ins>
      <w:ins w:id="492" w:author="PR Preview" w:date="2026-01-01T00:00:00Z">
        <w:r>
          <w:rPr>
            <w:rStyle w:val="FunctionTok"/>
          </w:rPr>
          <w:t xml:space="preserve">resid</w:t>
        </w:r>
      </w:ins>
      <w:ins w:id="493" w:author="PR Preview" w:date="2026-01-01T00:00:00Z">
        <w:r>
          <w:rPr>
            <w:rStyle w:val="NormalTok"/>
          </w:rPr>
          <w:t xml:space="preserve">(f)</w:t>
        </w:r>
      </w:ins>
      <w:ins w:id="494" w:author="PR Preview" w:date="2026-01-01T00:00:00Z">
        <w:r>
          <w:rPr>
            <w:rStyle w:val="SpecialCharTok"/>
          </w:rPr>
          <w:t xml:space="preserve">^</w:t>
        </w:r>
      </w:ins>
      <w:ins w:id="495" w:author="PR Preview" w:date="2026-01-01T00:00:00Z">
        <w:r>
          <w:rPr>
            <w:rStyle w:val="DecValTok"/>
          </w:rPr>
          <w:t xml:space="preserve">2</w:t>
        </w:r>
      </w:ins>
      <w:ins w:id="496" w:author="PR Preview" w:date="2026-01-01T00:00:00Z">
        <w:r>
          <w:rPr>
            <w:rStyle w:val="NormalTok"/>
          </w:rPr>
          <w:t xml:space="preserve">) </w:t>
        </w:r>
      </w:ins>
      <w:ins w:id="497" w:author="PR Preview" w:date="2026-01-01T00:00:00Z">
        <w:r>
          <w:rPr>
            <w:rStyle w:val="SpecialCharTok"/>
          </w:rPr>
          <w:t xml:space="preserve">/</w:t>
        </w:r>
      </w:ins>
      <w:ins w:id="498" w:author="PR Preview" w:date="2026-01-01T00:00:00Z">
        <w:r>
          <w:rPr>
            <w:rStyle w:val="NormalTok"/>
          </w:rPr>
          <w:t xml:space="preserve"> df) </w:t>
        </w:r>
      </w:ins>
      <w:ins w:id="499" w:author="PR Preview" w:date="2026-01-01T00:00:00Z">
        <w:r>
          <w:rPr>
            <w:rStyle w:val="SpecialCharTok"/>
          </w:rPr>
          <w:t xml:space="preserve">/</w:t>
        </w:r>
      </w:ins>
      <w:ins w:id="500" w:author="PR Preview" w:date="2026-01-01T00:00:00Z">
        <w:r>
          <w:rPr>
            <w:rStyle w:val="NormalTok"/>
          </w:rPr>
          <w:t xml:space="preserve"> (mtcars_tss </w:t>
        </w:r>
      </w:ins>
      <w:ins w:id="501" w:author="PR Preview" w:date="2026-01-01T00:00:00Z">
        <w:r>
          <w:rPr>
            <w:rStyle w:val="SpecialCharTok"/>
          </w:rPr>
          <w:t xml:space="preserve">/</w:t>
        </w:r>
      </w:ins>
      <w:ins w:id="502" w:author="PR Preview" w:date="2026-01-01T00:00:00Z">
        <w:r>
          <w:rPr>
            <w:rStyle w:val="NormalTok"/>
          </w:rPr>
          <w:t xml:space="preserve"> (</w:t>
        </w:r>
      </w:ins>
      <w:ins w:id="503" w:author="PR Preview" w:date="2026-01-01T00:00:00Z">
        <w:r>
          <w:rPr>
            <w:rStyle w:val="FunctionTok"/>
          </w:rPr>
          <w:t xml:space="preserve">nrow</w:t>
        </w:r>
      </w:ins>
      <w:ins w:id="504" w:author="PR Preview" w:date="2026-01-01T00:00:00Z">
        <w:r>
          <w:rPr>
            <w:rStyle w:val="NormalTok"/>
          </w:rPr>
          <w:t xml:space="preserve">(mtcars) </w:t>
        </w:r>
      </w:ins>
      <w:ins w:id="505" w:author="PR Preview" w:date="2026-01-01T00:00:00Z">
        <w:r>
          <w:rPr>
            <w:rStyle w:val="SpecialCharTok"/>
          </w:rPr>
          <w:t xml:space="preserve">-</w:t>
        </w:r>
      </w:ins>
      <w:ins w:id="506" w:author="PR Preview" w:date="2026-01-01T00:00:00Z">
        <w:r>
          <w:rPr>
            <w:rStyle w:val="NormalTok"/>
          </w:rPr>
          <w:t xml:space="preserve"> </w:t>
        </w:r>
      </w:ins>
      <w:ins w:id="507" w:author="PR Preview" w:date="2026-01-01T00:00:00Z">
        <w:r>
          <w:rPr>
            <w:rStyle w:val="DecValTok"/>
          </w:rPr>
          <w:t xml:space="preserve">1</w:t>
        </w:r>
      </w:ins>
      <w:ins w:id="508" w:author="PR Preview" w:date="2026-01-01T00:00:00Z">
        <w:r>
          <w:rPr>
            <w:rStyle w:val="NormalTok"/>
          </w:rPr>
          <w:t xml:space="preserve">))</w:t>
        </w:r>
      </w:ins>
      <w:ins w:id="509" w:author="PR Preview" w:date="2026-01-01T00:00:00Z">
        <w:r>
          <w:br/>
        </w:r>
      </w:ins>
      <w:ins w:id="510" w:author="PR Preview" w:date="2026-01-01T00:00:00Z">
        <w:r>
          <w:rPr>
            <w:rStyle w:val="NormalTok"/>
          </w:rPr>
          <w:t xml:space="preserve">    },</w:t>
        </w:r>
      </w:ins>
      <w:ins w:id="511" w:author="PR Preview" w:date="2026-01-01T00:00:00Z">
        <w:r>
          <w:br/>
        </w:r>
      </w:ins>
      <w:ins w:id="512" w:author="PR Preview" w:date="2026-01-01T00:00:00Z">
        <w:r>
          <w:rPr>
            <w:rStyle w:val="NormalTok"/>
          </w:rPr>
          <w:t xml:space="preserve">    </w:t>
        </w:r>
      </w:ins>
      <w:ins w:id="513" w:author="PR Preview" w:date="2026-01-01T00:00:00Z">
        <w:r>
          <w:rPr>
            <w:rStyle w:val="FunctionTok"/>
          </w:rPr>
          <w:t xml:space="preserve">numeric</w:t>
        </w:r>
      </w:ins>
      <w:ins w:id="514" w:author="PR Preview" w:date="2026-01-01T00:00:00Z">
        <w:r>
          <w:rPr>
            <w:rStyle w:val="NormalTok"/>
          </w:rPr>
          <w:t xml:space="preserve">(</w:t>
        </w:r>
      </w:ins>
      <w:ins w:id="515" w:author="PR Preview" w:date="2026-01-01T00:00:00Z">
        <w:r>
          <w:rPr>
            <w:rStyle w:val="DecValTok"/>
          </w:rPr>
          <w:t xml:space="preserve">1</w:t>
        </w:r>
      </w:ins>
      <w:ins w:id="516" w:author="PR Preview" w:date="2026-01-01T00:00:00Z">
        <w:r>
          <w:rPr>
            <w:rStyle w:val="NormalTok"/>
          </w:rPr>
          <w:t xml:space="preserve">)</w:t>
        </w:r>
      </w:ins>
      <w:ins w:id="517" w:author="PR Preview" w:date="2026-01-01T00:00:00Z">
        <w:r>
          <w:br/>
        </w:r>
      </w:ins>
      <w:ins w:id="518" w:author="PR Preview" w:date="2026-01-01T00:00:00Z">
        <w:r>
          <w:rPr>
            <w:rStyle w:val="NormalTok"/>
          </w:rPr>
          <w:t xml:space="preserve">  )</w:t>
        </w:r>
      </w:ins>
      <w:ins w:id="519" w:author="PR Preview" w:date="2026-01-01T00:00:00Z">
        <w:r>
          <w:br/>
        </w:r>
      </w:ins>
      <w:ins w:id="520" w:author="PR Preview" w:date="2026-01-01T00:00:00Z">
        <w:r>
          <w:rPr>
            <w:rStyle w:val="NormalTok"/>
          </w:rPr>
          <w:t xml:space="preserve">)</w:t>
        </w:r>
      </w:ins>
      <w:ins w:id="521" w:author="PR Preview" w:date="2026-01-01T00:00:00Z">
        <w:r>
          <w:br/>
        </w:r>
      </w:ins>
      <w:ins w:id="522" w:author="PR Preview" w:date="2026-01-01T00:00:00Z">
        <w:r>
          <w:rPr>
            <w:rStyle w:val="NormalTok"/>
          </w:rPr>
          <w:t xml:space="preserve">mtcars_criteria</w:t>
        </w:r>
      </w:ins>
      <w:ins w:id="523" w:author="PR Preview" w:date="2026-01-01T00:00:00Z">
        <w:r>
          <w:br/>
        </w:r>
      </w:ins>
      <w:ins w:id="524" w:author="PR Preview" w:date="2026-01-01T00:00:00Z">
        <w:r>
          <w:rPr>
            <w:rStyle w:val="CommentTok"/>
          </w:rPr>
          <w:t xml:space="preserve">#&gt; # A tibble: 4 × 3</w:t>
        </w:r>
      </w:ins>
      <w:ins w:id="525" w:author="PR Preview" w:date="2026-01-01T00:00:00Z">
        <w:r>
          <w:br/>
        </w:r>
      </w:ins>
      <w:ins w:id="526" w:author="PR Preview" w:date="2026-01-01T00:00:00Z">
        <w:r>
          <w:rPr>
            <w:rStyle w:val="CommentTok"/>
          </w:rPr>
          <w:t xml:space="preserve">#&gt;   predictors r_squared adj_r_squared</w:t>
        </w:r>
      </w:ins>
      <w:ins w:id="527" w:author="PR Preview" w:date="2026-01-01T00:00:00Z">
        <w:r>
          <w:br/>
        </w:r>
      </w:ins>
      <w:ins w:id="528" w:author="PR Preview" w:date="2026-01-01T00:00:00Z">
        <w:r>
          <w:rPr>
            <w:rStyle w:val="CommentTok"/>
          </w:rPr>
          <w:t xml:space="preserve">#&gt;        &lt;int&gt;     &lt;dbl&gt;         &lt;dbl&gt;</w:t>
        </w:r>
      </w:ins>
      <w:ins w:id="529" w:author="PR Preview" w:date="2026-01-01T00:00:00Z">
        <w:r>
          <w:br/>
        </w:r>
      </w:ins>
      <w:ins w:id="530" w:author="PR Preview" w:date="2026-01-01T00:00:00Z">
        <w:r>
          <w:rPr>
            <w:rStyle w:val="CommentTok"/>
          </w:rPr>
          <w:t xml:space="preserve">#&gt; 1          1     0.753         0.745</w:t>
        </w:r>
      </w:ins>
      <w:ins w:id="531" w:author="PR Preview" w:date="2026-01-01T00:00:00Z">
        <w:r>
          <w:br/>
        </w:r>
      </w:ins>
      <w:ins w:id="532" w:author="PR Preview" w:date="2026-01-01T00:00:00Z">
        <w:r>
          <w:rPr>
            <w:rStyle w:val="CommentTok"/>
          </w:rPr>
          <w:t xml:space="preserve">#&gt; 2          2     0.827         0.815</w:t>
        </w:r>
      </w:ins>
      <w:ins w:id="533" w:author="PR Preview" w:date="2026-01-01T00:00:00Z">
        <w:r>
          <w:br/>
        </w:r>
      </w:ins>
      <w:ins w:id="534" w:author="PR Preview" w:date="2026-01-01T00:00:00Z">
        <w:r>
          <w:rPr>
            <w:rStyle w:val="CommentTok"/>
          </w:rPr>
          <w:t xml:space="preserve">#&gt; 3          3     0.835         0.817</w:t>
        </w:r>
      </w:ins>
      <w:ins w:id="535" w:author="PR Preview" w:date="2026-01-01T00:00:00Z">
        <w:r>
          <w:br/>
        </w:r>
      </w:ins>
      <w:ins w:id="536" w:author="PR Preview" w:date="2026-01-01T00:00:00Z">
        <w:r>
          <w:rPr>
            <w:rStyle w:val="CommentTok"/>
          </w:rPr>
          <w:t xml:space="preserve">#&gt; 4          4     0.845         0.822</w:t>
        </w:r>
      </w:ins>
    </w:p>
    <w:p>
      <w:pPr>
        <w:pStyle w:val="FirstParagraph"/>
      </w:pPr>
      <w:ins w:id="537" w:author="PR Preview" w:date="2026-01-01T00:00:00Z">
        <w:r>
          <w:t xml:space="preserve">The</w:t>
        </w:r>
      </w:ins>
      <w:ins w:id="538" w:author="PR Preview" w:date="2026-01-01T00:00:00Z">
        <w:r>
          <w:t xml:space="preserve"> </w:t>
        </w:r>
      </w:ins>
      <w:hyperlink r:id="rId347">
        <w:ins w:id="539" w:author="PR Preview" w:date="2026-01-01T00:00:00Z">
          <w:r>
            <w:rPr>
              <w:rStyle w:val="Hyperlink"/>
            </w:rPr>
            <w:t xml:space="preserve">coefficient of determination</w:t>
          </w:r>
        </w:ins>
      </w:hyperlink>
      <w:ins w:id="540" w:author="PR Preview" w:date="2026-01-01T00:00:00Z">
        <w:r>
          <w:t xml:space="preserve"> </w:t>
        </w:r>
      </w:ins>
      <m:oMath>
        <m:sSup>
          <m:e>
            <m:r>
              <m:t>R</m:t>
            </m:r>
          </m:e>
          <m:sup>
            <m:r>
              <m:t>2</m:t>
            </m:r>
          </m:sup>
        </m:sSup>
      </m:oMath>
      <w:ins w:id="541" w:author="PR Preview" w:date="2026-01-01T00:00:00Z">
        <w:r>
          <w:t xml:space="preserve"> </w:t>
        </w:r>
      </w:ins>
      <w:ins w:id="542" w:author="PR Preview" w:date="2026-01-01T00:00:00Z">
        <w:r>
          <w:t xml:space="preserve">never falls as a predictor is added,</w:t>
        </w:r>
      </w:ins>
      <w:ins w:id="543" w:author="PR Preview" w:date="2026-01-01T00:00:00Z">
        <w:r>
          <w:t xml:space="preserve"> </w:t>
        </w:r>
      </w:ins>
      <w:ins w:id="544" w:author="PR Preview" w:date="2026-01-01T00:00:00Z">
        <w:r>
          <w:t xml:space="preserve">and here it rises from 0.753 to 0.845.</w:t>
        </w:r>
      </w:ins>
      <w:ins w:id="545" w:author="PR Preview" w:date="2026-01-01T00:00:00Z">
        <w:r>
          <w:t xml:space="preserve"> </w:t>
        </w:r>
      </w:ins>
      <w:ins w:id="546" w:author="PR Preview" w:date="2026-01-01T00:00:00Z">
        <w:r>
          <w:t xml:space="preserve">The</w:t>
        </w:r>
      </w:ins>
      <w:ins w:id="547" w:author="PR Preview" w:date="2026-01-01T00:00:00Z">
        <w:r>
          <w:t xml:space="preserve"> </w:t>
        </w:r>
      </w:ins>
      <w:hyperlink w:anchor="def-adjusted-r-squared">
        <w:ins w:id="548" w:author="PR Preview" w:date="2026-01-01T00:00:00Z">
          <w:r>
            <w:rPr>
              <w:rStyle w:val="Hyperlink"/>
            </w:rPr>
            <w:t xml:space="preserve">adjusted coefficient of determination</w:t>
          </w:r>
        </w:ins>
      </w:hyperlink>
      <w:ins w:id="549" w:author="PR Preview" w:date="2026-01-01T00:00:00Z">
        <w:r>
          <w:t xml:space="preserve"> </w:t>
        </w:r>
      </w:ins>
      <w:ins w:id="550" w:author="PR Preview" w:date="2026-01-01T00:00:00Z">
        <w:r>
          <w:t xml:space="preserve">rises more slowly,</w:t>
        </w:r>
      </w:ins>
      <w:ins w:id="551" w:author="PR Preview" w:date="2026-01-01T00:00:00Z">
        <w:r>
          <w:t xml:space="preserve"> </w:t>
        </w:r>
      </w:ins>
      <w:ins w:id="552" w:author="PR Preview" w:date="2026-01-01T00:00:00Z">
        <w:r>
          <w:t xml:space="preserve">from 0.745 to 0.822,</w:t>
        </w:r>
      </w:ins>
      <w:ins w:id="553" w:author="PR Preview" w:date="2026-01-01T00:00:00Z">
        <w:r>
          <w:t xml:space="preserve"> </w:t>
        </w:r>
      </w:ins>
      <w:ins w:id="554" w:author="PR Preview" w:date="2026-01-01T00:00:00Z">
        <w:r>
          <w:t xml:space="preserve">because each added predictor costs a degree of freedom.</w:t>
        </w:r>
      </w:ins>
      <w:ins w:id="555" w:author="PR Preview" w:date="2026-01-01T00:00:00Z">
        <w:r>
          <w:t xml:space="preserve"> </w:t>
        </w:r>
      </w:ins>
      <w:ins w:id="556" w:author="PR Preview" w:date="2026-01-01T00:00:00Z">
        <w:r>
          <w:t xml:space="preserve">It is largest for the model with 4 predictors.</w:t>
        </w:r>
      </w:ins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Its formula matches the</w:t>
        </w:r>
      </w:ins>
      <w:ins w:id="559" w:author="PR Preview" w:date="2026-01-01T00:00:00Z">
        <w:r>
          <w:t xml:space="preserve"> </w:t>
        </w:r>
      </w:ins>
      <w:ins w:id="560" w:author="PR Preview" w:date="2026-01-01T00:00:00Z">
        <w:r>
          <w:rPr>
            <w:rStyle w:val="VerbatimChar"/>
          </w:rPr>
          <w:t xml:space="preserve">adj.r.squared</w:t>
        </w:r>
      </w:ins>
      <w:ins w:id="561" w:author="PR Preview" w:date="2026-01-01T00:00:00Z">
        <w:r>
          <w:t xml:space="preserve"> </w:t>
        </w:r>
      </w:ins>
      <w:ins w:id="562" w:author="PR Preview" w:date="2026-01-01T00:00:00Z">
        <w:r>
          <w:t xml:space="preserve">that</w:t>
        </w:r>
      </w:ins>
      <w:ins w:id="563" w:author="PR Preview" w:date="2026-01-01T00:00:00Z">
        <w:r>
          <w:t xml:space="preserve"> </w:t>
        </w:r>
      </w:ins>
      <w:ins w:id="564" w:author="PR Preview" w:date="2026-01-01T00:00:00Z">
        <w:r>
          <w:rPr>
            <w:rStyle w:val="VerbatimChar"/>
          </w:rPr>
          <w:t xml:space="preserve">summary()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reports:</w:t>
        </w:r>
      </w:ins>
      <w:ins w:id="567" w:author="PR Preview" w:date="2026-01-01T00:00:00Z">
        <w:r>
          <w:t xml:space="preserve"> </w:t>
        </w:r>
      </w:ins>
      <w:ins w:id="568" w:author="PR Preview" w:date="2026-01-01T00:00:00Z">
        <w:r>
          <w:t xml:space="preserve">TRUE.</w:t>
        </w:r>
      </w:ins>
    </w:p>
    <w:bookmarkEnd w:id="348"/>
    <w:bookmarkStart w:id="350" w:name="def-mallows-cp"/>
    <w:p>
      <w:pPr>
        <w:pStyle w:val="BodyText"/>
      </w:pPr>
      <w:ins w:id="569" w:author="PR Preview" w:date="2026-01-01T00:00:00Z">
        <w:r>
          <w:rPr>
            <w:b/>
            <w:bCs/>
          </w:rPr>
          <w:t xml:space="preserve">Definition 68 (Mallows’</w:t>
        </w:r>
      </w:ins>
      <w:ins w:id="570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571" w:author="PR Preview" w:date="2026-01-01T00:00:00Z">
        <w:r>
          <w:rPr>
            <w:b/>
            <w:bCs/>
          </w:rPr>
          <w:t xml:space="preserve">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Let a least squares regression model with</w:t>
        </w:r>
      </w:ins>
      <w:ins w:id="574" w:author="PR Preview" w:date="2026-01-01T00:00:00Z">
        <w:r>
          <w:t xml:space="preserve"> </w:t>
        </w:r>
      </w:ins>
      <m:oMath>
        <m:r>
          <m:t>p</m:t>
        </m:r>
      </m:oMath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predictors be fitted to</w:t>
        </w:r>
      </w:ins>
      <w:ins w:id="577" w:author="PR Preview" w:date="2026-01-01T00:00:00Z">
        <w:r>
          <w:t xml:space="preserve"> </w:t>
        </w:r>
      </w:ins>
      <m:oMath>
        <m:r>
          <m:t>n</m:t>
        </m:r>
      </m:oMath>
      <w:ins w:id="578" w:author="PR Preview" w:date="2026-01-01T00:00:00Z">
        <w:r>
          <w:t xml:space="preserve"> </w:t>
        </w:r>
      </w:ins>
      <w:ins w:id="579" w:author="PR Preview" w:date="2026-01-01T00:00:00Z">
        <w:r>
          <w:t xml:space="preserve">observations,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and let</w:t>
        </w:r>
      </w:ins>
      <w:ins w:id="582" w:author="PR Preview" w:date="2026-01-01T00:00:00Z">
        <w:r>
          <w:t xml:space="preserve"> </w:t>
        </w:r>
      </w:ins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583" w:author="PR Preview" w:date="2026-01-01T00:00:00Z">
        <w:r>
          <w:t xml:space="preserve"> </w:t>
        </w:r>
      </w:ins>
      <w:ins w:id="584" w:author="PR Preview" w:date="2026-01-01T00:00:00Z">
        <w:r>
          <w:t xml:space="preserve">be an</w:t>
        </w:r>
      </w:ins>
      <w:ins w:id="585" w:author="PR Preview" w:date="2026-01-01T00:00:00Z">
        <w:r>
          <w:t xml:space="preserve"> </w:t>
        </w:r>
      </w:ins>
      <w:hyperlink r:id="rId100">
        <w:ins w:id="586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of the</w:t>
        </w:r>
      </w:ins>
      <w:ins w:id="589" w:author="PR Preview" w:date="2026-01-01T00:00:00Z">
        <w:r>
          <w:t xml:space="preserve"> </w:t>
        </w:r>
      </w:ins>
      <w:hyperlink w:anchor="def-noise">
        <w:ins w:id="59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591" w:author="PR Preview" w:date="2026-01-01T00:00:00Z">
        <w:r>
          <w:t xml:space="preserve"> </w:t>
        </w:r>
      </w:ins>
      <w:hyperlink r:id="rId152">
        <w:ins w:id="592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59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</m:oMath>
      <w:ins w:id="594" w:author="PR Preview" w:date="2026-01-01T00:00:00Z">
        <w:r>
          <w:t xml:space="preserve">,</w:t>
        </w:r>
      </w:ins>
      <w:ins w:id="595" w:author="PR Preview" w:date="2026-01-01T00:00:00Z">
        <w:r>
          <w:t xml:space="preserve"> </w:t>
        </w:r>
      </w:ins>
      <w:ins w:id="596" w:author="PR Preview" w:date="2026-01-01T00:00:00Z">
        <w:r>
          <w:t xml:space="preserve">usually the</w:t>
        </w:r>
      </w:ins>
      <w:ins w:id="597" w:author="PR Preview" w:date="2026-01-01T00:00:00Z">
        <w:r>
          <w:t xml:space="preserve"> </w:t>
        </w:r>
      </w:ins>
      <w:hyperlink r:id="rId349">
        <w:ins w:id="598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variance of the model with all the predictors under consideration.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rPr>
            <w:b/>
            <w:bCs/>
          </w:rPr>
          <w:t xml:space="preserve">Mallows’</w:t>
        </w:r>
      </w:ins>
      <w:ins w:id="603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of the</w:t>
        </w:r>
      </w:ins>
      <w:ins w:id="606" w:author="PR Preview" w:date="2026-01-01T00:00:00Z">
        <w:r>
          <w:t xml:space="preserve"> </w:t>
        </w:r>
      </w:ins>
      <w:hyperlink w:anchor="def-fitted-model">
        <w:ins w:id="607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is</w:t>
        </w:r>
      </w:ins>
    </w:p>
    <w:p>
      <w:pPr>
        <w:pStyle w:val="BodyText"/>
      </w:pPr>
      <w:ins w:id="610" w:author="PR Preview" w:date="2026-01-01T00:00:00Z">
        <w:r>
          <w:t xml:space="preserve">$$
    C_p \stackrel{\text{def}}{=}\frac{1}{n} \mathopen{}\left(\text{RSS}(\hat{\mathord{\smash[b]{\underset{\raise.3ex\hbox{$\scriptstyle\sim$}}{\theta}}\vphantom{\theta}}}) + 2 p\hat{\sigma^2}\right)\mathclose{},
    $$</w:t>
        </w:r>
      </w:ins>
    </w:p>
    <w:p>
      <w:pPr>
        <w:pStyle w:val="FirstParagraph"/>
      </w:pPr>
      <w:ins w:id="611" w:author="PR Preview" w:date="2026-01-01T00:00:00Z">
        <w:r>
          <w:t xml:space="preserve">the average of the</w:t>
        </w:r>
      </w:ins>
      <w:ins w:id="612" w:author="PR Preview" w:date="2026-01-01T00:00:00Z">
        <w:r>
          <w:t xml:space="preserve"> </w:t>
        </w:r>
      </w:ins>
      <w:hyperlink r:id="rId27">
        <w:ins w:id="613" w:author="PR Preview" w:date="2026-01-01T00:00:00Z">
          <w:r>
            <w:rPr>
              <w:rStyle w:val="Hyperlink"/>
            </w:rPr>
            <w:t xml:space="preserve">residual sum of squares</w:t>
          </w:r>
        </w:ins>
      </w:hyperlink>
      <w:ins w:id="614" w:author="PR Preview" w:date="2026-01-01T00:00:00Z">
        <w:r>
          <w:t xml:space="preserve"> </w:t>
        </w:r>
      </w:ins>
      <w:ins w:id="615" w:author="PR Preview" w:date="2026-01-01T00:00:00Z">
        <w:r>
          <w:t xml:space="preserve">plus a penalty of</w:t>
        </w:r>
      </w:ins>
      <w:ins w:id="616" w:author="PR Preview" w:date="2026-01-01T00:00:00Z">
        <w:r>
          <w:t xml:space="preserve"> </w:t>
        </w:r>
      </w:ins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617" w:author="PR Preview" w:date="2026-01-01T00:00:00Z">
        <w:r>
          <w:t xml:space="preserve"> </w:t>
        </w:r>
      </w:ins>
      <w:ins w:id="618" w:author="PR Preview" w:date="2026-01-01T00:00:00Z">
        <w:r>
          <w:t xml:space="preserve">for each predictor.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A smaller value is better.</w:t>
        </w:r>
      </w:ins>
    </w:p>
    <w:p>
      <w:pPr>
        <w:pStyle w:val="BodyText"/>
      </w:pPr>
      <w:ins w:id="621" w:author="PR Preview" w:date="2026-01-01T00:00:00Z">
        <w:r>
          <w:t xml:space="preserve">Source: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Mallows [15]</w:t>
        </w:r>
      </w:ins>
      <w:ins w:id="624" w:author="PR Preview" w:date="2026-01-01T00:00:00Z">
        <w:r>
          <w:t xml:space="preserve">.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This scaling is that of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James et al. [5, Sec. 6.1.3]</w:t>
        </w:r>
      </w:ins>
      <w:ins w:id="629" w:author="PR Preview" w:date="2026-01-01T00:00:00Z">
        <w:r>
          <w:t xml:space="preserve">.</w:t>
        </w:r>
      </w:ins>
    </w:p>
    <w:bookmarkEnd w:id="350"/>
    <w:bookmarkStart w:id="351" w:name="exm-mallows-cp"/>
    <w:p>
      <w:pPr>
        <w:pStyle w:val="BodyText"/>
      </w:pPr>
      <w:ins w:id="630" w:author="PR Preview" w:date="2026-01-01T00:00:00Z">
        <w:r>
          <w:rPr>
            <w:b/>
            <w:bCs/>
          </w:rPr>
          <w:t xml:space="preserve">Example 39 (Mallows’</w:t>
        </w:r>
      </w:ins>
      <w:ins w:id="631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632" w:author="PR Preview" w:date="2026-01-01T00:00:00Z">
        <w:r>
          <w:rPr>
            <w:b/>
            <w:bCs/>
          </w:rPr>
          <w:t xml:space="preserve"> </w:t>
        </w:r>
      </w:ins>
      <w:ins w:id="633" w:author="PR Preview" w:date="2026-01-01T00:00:00Z">
        <w:r>
          <w:rPr>
            <w:b/>
            <w:bCs/>
          </w:rPr>
          <w:t xml:space="preserve">of nested</w:t>
        </w:r>
      </w:ins>
      <w:ins w:id="634" w:author="PR Preview" w:date="2026-01-01T00:00:00Z">
        <w:r>
          <w:rPr>
            <w:b/>
            <w:bCs/>
          </w:rPr>
          <w:t xml:space="preserve"> </w:t>
        </w:r>
      </w:ins>
      <w:ins w:id="635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636" w:author="PR Preview" w:date="2026-01-01T00:00:00Z">
        <w:r>
          <w:rPr>
            <w:b/>
            <w:bCs/>
          </w:rPr>
          <w:t xml:space="preserve"> </w:t>
        </w:r>
      </w:ins>
      <w:ins w:id="637" w:author="PR Preview" w:date="2026-01-01T00:00:00Z">
        <w:r>
          <w:rPr>
            <w:b/>
            <w:bCs/>
          </w:rPr>
          <w:t xml:space="preserve">models)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This example computes</w:t>
        </w:r>
      </w:ins>
      <w:ins w:id="640" w:author="PR Preview" w:date="2026-01-01T00:00:00Z">
        <w:r>
          <w:t xml:space="preserve"> </w:t>
        </w:r>
      </w:ins>
      <w:hyperlink w:anchor="def-mallows-cp">
        <w:ins w:id="641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642" w:author="PR Preview" w:date="2026-01-01T00:00:00Z">
        <w:r>
          <w:t xml:space="preserve"> </w:t>
        </w:r>
      </w:ins>
      <w:ins w:id="643" w:author="PR Preview" w:date="2026-01-01T00:00:00Z">
        <w:r>
          <w:t xml:space="preserve">for the four models of</w:t>
        </w:r>
      </w:ins>
      <w:ins w:id="644" w:author="PR Preview" w:date="2026-01-01T00:00:00Z">
        <w:r>
          <w:t xml:space="preserve"> </w:t>
        </w:r>
      </w:ins>
      <w:hyperlink w:anchor="exm-adjusted-r-squared">
        <w:ins w:id="645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646" w:author="PR Preview" w:date="2026-01-01T00:00:00Z">
        <w:r>
          <w:t xml:space="preserve">.</w:t>
        </w:r>
      </w:ins>
      <w:ins w:id="647" w:author="PR Preview" w:date="2026-01-01T00:00:00Z">
        <w:r>
          <w:t xml:space="preserve"> </w:t>
        </w:r>
      </w:ins>
      <w:ins w:id="648" w:author="PR Preview" w:date="2026-01-01T00:00:00Z">
        <w:r>
          <w:t xml:space="preserve">The</w:t>
        </w:r>
      </w:ins>
      <w:ins w:id="649" w:author="PR Preview" w:date="2026-01-01T00:00:00Z">
        <w:r>
          <w:t xml:space="preserve"> </w:t>
        </w:r>
      </w:ins>
      <w:hyperlink r:id="rId100">
        <w:ins w:id="650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651" w:author="PR Preview" w:date="2026-01-01T00:00:00Z">
        <w:r>
          <w:t xml:space="preserve"> </w:t>
        </w:r>
      </w:ins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ins w:id="652" w:author="PR Preview" w:date="2026-01-01T00:00:00Z">
        <w:r>
          <w:t xml:space="preserve"> </w:t>
        </w:r>
      </w:ins>
      <w:ins w:id="653" w:author="PR Preview" w:date="2026-01-01T00:00:00Z">
        <w:r>
          <w:t xml:space="preserve">of the</w:t>
        </w:r>
      </w:ins>
      <w:ins w:id="654" w:author="PR Preview" w:date="2026-01-01T00:00:00Z">
        <w:r>
          <w:t xml:space="preserve"> </w:t>
        </w:r>
      </w:ins>
      <w:hyperlink w:anchor="def-noise">
        <w:ins w:id="655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656" w:author="PR Preview" w:date="2026-01-01T00:00:00Z">
        <w:r>
          <w:t xml:space="preserve"> </w:t>
        </w:r>
      </w:ins>
      <w:hyperlink r:id="rId152">
        <w:ins w:id="65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the</w:t>
        </w:r>
      </w:ins>
      <w:ins w:id="660" w:author="PR Preview" w:date="2026-01-01T00:00:00Z">
        <w:r>
          <w:t xml:space="preserve"> </w:t>
        </w:r>
      </w:ins>
      <w:hyperlink r:id="rId349">
        <w:ins w:id="661" w:author="PR Preview" w:date="2026-01-01T00:00:00Z">
          <w:r>
            <w:rPr>
              <w:rStyle w:val="Hyperlink"/>
            </w:rPr>
            <w:t xml:space="preserve">residual</w:t>
          </w:r>
        </w:ins>
      </w:hyperlink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variance of the model with all four predictors,</w:t>
        </w:r>
      </w:ins>
      <w:ins w:id="664" w:author="PR Preview" w:date="2026-01-01T00:00:00Z">
        <w:r>
          <w:t xml:space="preserve"> </w:t>
        </w:r>
      </w:ins>
      <w:ins w:id="665" w:author="PR Preview" w:date="2026-01-01T00:00:00Z">
        <w:r>
          <w:t xml:space="preserve">6.45.</w:t>
        </w:r>
      </w:ins>
    </w:p>
    <w:p>
      <w:pPr>
        <w:pStyle w:val="SourceCode"/>
      </w:pPr>
      <w:ins w:id="666" w:author="PR Preview" w:date="2026-01-01T00:00:00Z">
        <w:r>
          <w:rPr>
            <w:rStyle w:val="NormalTok"/>
          </w:rPr>
          <w:t xml:space="preserve">mtcars_cp </w:t>
        </w:r>
      </w:ins>
      <w:ins w:id="667" w:author="PR Preview" w:date="2026-01-01T00:00:00Z">
        <w:r>
          <w:rPr>
            <w:rStyle w:val="OtherTok"/>
          </w:rPr>
          <w:t xml:space="preserve">&lt;-</w:t>
        </w:r>
      </w:ins>
      <w:ins w:id="668" w:author="PR Preview" w:date="2026-01-01T00:00:00Z">
        <w:r>
          <w:rPr>
            <w:rStyle w:val="NormalTok"/>
          </w:rPr>
          <w:t xml:space="preserve"> </w:t>
        </w:r>
      </w:ins>
      <w:ins w:id="669" w:author="PR Preview" w:date="2026-01-01T00:00:00Z">
        <w:r>
          <w:rPr>
            <w:rStyle w:val="FunctionTok"/>
          </w:rPr>
          <w:t xml:space="preserve">vapply</w:t>
        </w:r>
      </w:ins>
      <w:ins w:id="670" w:author="PR Preview" w:date="2026-01-01T00:00:00Z">
        <w:r>
          <w:rPr>
            <w:rStyle w:val="NormalTok"/>
          </w:rPr>
          <w:t xml:space="preserve">(</w:t>
        </w:r>
      </w:ins>
      <w:ins w:id="671" w:author="PR Preview" w:date="2026-01-01T00:00:00Z">
        <w:r>
          <w:br/>
        </w:r>
      </w:ins>
      <w:ins w:id="672" w:author="PR Preview" w:date="2026-01-01T00:00:00Z">
        <w:r>
          <w:rPr>
            <w:rStyle w:val="NormalTok"/>
          </w:rPr>
          <w:t xml:space="preserve">  </w:t>
        </w:r>
      </w:ins>
      <w:ins w:id="673" w:author="PR Preview" w:date="2026-01-01T00:00:00Z">
        <w:r>
          <w:rPr>
            <w:rStyle w:val="FunctionTok"/>
          </w:rPr>
          <w:t xml:space="preserve">seq_along</w:t>
        </w:r>
      </w:ins>
      <w:ins w:id="674" w:author="PR Preview" w:date="2026-01-01T00:00:00Z">
        <w:r>
          <w:rPr>
            <w:rStyle w:val="NormalTok"/>
          </w:rPr>
          <w:t xml:space="preserve">(mtcars_fits),</w:t>
        </w:r>
      </w:ins>
      <w:ins w:id="675" w:author="PR Preview" w:date="2026-01-01T00:00:00Z">
        <w:r>
          <w:br/>
        </w:r>
      </w:ins>
      <w:ins w:id="676" w:author="PR Preview" w:date="2026-01-01T00:00:00Z">
        <w:r>
          <w:rPr>
            <w:rStyle w:val="NormalTok"/>
          </w:rPr>
          <w:t xml:space="preserve">  \(k) {</w:t>
        </w:r>
      </w:ins>
      <w:ins w:id="677" w:author="PR Preview" w:date="2026-01-01T00:00:00Z">
        <w:r>
          <w:br/>
        </w:r>
      </w:ins>
      <w:ins w:id="678" w:author="PR Preview" w:date="2026-01-01T00:00:00Z">
        <w:r>
          <w:rPr>
            <w:rStyle w:val="NormalTok"/>
          </w:rPr>
          <w:t xml:space="preserve">    rss </w:t>
        </w:r>
      </w:ins>
      <w:ins w:id="679" w:author="PR Preview" w:date="2026-01-01T00:00:00Z">
        <w:r>
          <w:rPr>
            <w:rStyle w:val="OtherTok"/>
          </w:rPr>
          <w:t xml:space="preserve">&lt;-</w:t>
        </w:r>
      </w:ins>
      <w:ins w:id="680" w:author="PR Preview" w:date="2026-01-01T00:00:00Z">
        <w:r>
          <w:rPr>
            <w:rStyle w:val="NormalTok"/>
          </w:rPr>
          <w:t xml:space="preserve"> </w:t>
        </w:r>
      </w:ins>
      <w:ins w:id="681" w:author="PR Preview" w:date="2026-01-01T00:00:00Z">
        <w:r>
          <w:rPr>
            <w:rStyle w:val="FunctionTok"/>
          </w:rPr>
          <w:t xml:space="preserve">sum</w:t>
        </w:r>
      </w:ins>
      <w:ins w:id="682" w:author="PR Preview" w:date="2026-01-01T00:00:00Z">
        <w:r>
          <w:rPr>
            <w:rStyle w:val="NormalTok"/>
          </w:rPr>
          <w:t xml:space="preserve">(</w:t>
        </w:r>
      </w:ins>
      <w:ins w:id="683" w:author="PR Preview" w:date="2026-01-01T00:00:00Z">
        <w:r>
          <w:rPr>
            <w:rStyle w:val="FunctionTok"/>
          </w:rPr>
          <w:t xml:space="preserve">resid</w:t>
        </w:r>
      </w:ins>
      <w:ins w:id="684" w:author="PR Preview" w:date="2026-01-01T00:00:00Z">
        <w:r>
          <w:rPr>
            <w:rStyle w:val="NormalTok"/>
          </w:rPr>
          <w:t xml:space="preserve">(mtcars_fits[[k]])</w:t>
        </w:r>
      </w:ins>
      <w:ins w:id="685" w:author="PR Preview" w:date="2026-01-01T00:00:00Z">
        <w:r>
          <w:rPr>
            <w:rStyle w:val="SpecialCharTok"/>
          </w:rPr>
          <w:t xml:space="preserve">^</w:t>
        </w:r>
      </w:ins>
      <w:ins w:id="686" w:author="PR Preview" w:date="2026-01-01T00:00:00Z">
        <w:r>
          <w:rPr>
            <w:rStyle w:val="DecValTok"/>
          </w:rPr>
          <w:t xml:space="preserve">2</w:t>
        </w:r>
      </w:ins>
      <w:ins w:id="687" w:author="PR Preview" w:date="2026-01-01T00:00:00Z">
        <w:r>
          <w:rPr>
            <w:rStyle w:val="NormalTok"/>
          </w:rPr>
          <w:t xml:space="preserve">)</w:t>
        </w:r>
      </w:ins>
      <w:ins w:id="688" w:author="PR Preview" w:date="2026-01-01T00:00:00Z">
        <w:r>
          <w:br/>
        </w:r>
      </w:ins>
      <w:ins w:id="689" w:author="PR Preview" w:date="2026-01-01T00:00:00Z">
        <w:r>
          <w:rPr>
            <w:rStyle w:val="NormalTok"/>
          </w:rPr>
          <w:t xml:space="preserve">    (rss </w:t>
        </w:r>
      </w:ins>
      <w:ins w:id="690" w:author="PR Preview" w:date="2026-01-01T00:00:00Z">
        <w:r>
          <w:rPr>
            <w:rStyle w:val="SpecialCharTok"/>
          </w:rPr>
          <w:t xml:space="preserve">+</w:t>
        </w:r>
      </w:ins>
      <w:ins w:id="691" w:author="PR Preview" w:date="2026-01-01T00:00:00Z">
        <w:r>
          <w:rPr>
            <w:rStyle w:val="NormalTok"/>
          </w:rPr>
          <w:t xml:space="preserve"> </w:t>
        </w:r>
      </w:ins>
      <w:ins w:id="692" w:author="PR Preview" w:date="2026-01-01T00:00:00Z">
        <w:r>
          <w:rPr>
            <w:rStyle w:val="DecValTok"/>
          </w:rPr>
          <w:t xml:space="preserve">2</w:t>
        </w:r>
      </w:ins>
      <w:ins w:id="693" w:author="PR Preview" w:date="2026-01-01T00:00:00Z">
        <w:r>
          <w:rPr>
            <w:rStyle w:val="NormalTok"/>
          </w:rPr>
          <w:t xml:space="preserve"> </w:t>
        </w:r>
      </w:ins>
      <w:ins w:id="694" w:author="PR Preview" w:date="2026-01-01T00:00:00Z">
        <w:r>
          <w:rPr>
            <w:rStyle w:val="SpecialCharTok"/>
          </w:rPr>
          <w:t xml:space="preserve">*</w:t>
        </w:r>
      </w:ins>
      <w:ins w:id="695" w:author="PR Preview" w:date="2026-01-01T00:00:00Z">
        <w:r>
          <w:rPr>
            <w:rStyle w:val="NormalTok"/>
          </w:rPr>
          <w:t xml:space="preserve"> k </w:t>
        </w:r>
      </w:ins>
      <w:ins w:id="696" w:author="PR Preview" w:date="2026-01-01T00:00:00Z">
        <w:r>
          <w:rPr>
            <w:rStyle w:val="SpecialCharTok"/>
          </w:rPr>
          <w:t xml:space="preserve">*</w:t>
        </w:r>
      </w:ins>
      <w:ins w:id="697" w:author="PR Preview" w:date="2026-01-01T00:00:00Z">
        <w:r>
          <w:rPr>
            <w:rStyle w:val="NormalTok"/>
          </w:rPr>
          <w:t xml:space="preserve"> mtcars_full_sigma2) </w:t>
        </w:r>
      </w:ins>
      <w:ins w:id="698" w:author="PR Preview" w:date="2026-01-01T00:00:00Z">
        <w:r>
          <w:rPr>
            <w:rStyle w:val="SpecialCharTok"/>
          </w:rPr>
          <w:t xml:space="preserve">/</w:t>
        </w:r>
      </w:ins>
      <w:ins w:id="699" w:author="PR Preview" w:date="2026-01-01T00:00:00Z">
        <w:r>
          <w:rPr>
            <w:rStyle w:val="NormalTok"/>
          </w:rPr>
          <w:t xml:space="preserve"> </w:t>
        </w:r>
      </w:ins>
      <w:ins w:id="700" w:author="PR Preview" w:date="2026-01-01T00:00:00Z">
        <w:r>
          <w:rPr>
            <w:rStyle w:val="FunctionTok"/>
          </w:rPr>
          <w:t xml:space="preserve">nrow</w:t>
        </w:r>
      </w:ins>
      <w:ins w:id="701" w:author="PR Preview" w:date="2026-01-01T00:00:00Z">
        <w:r>
          <w:rPr>
            <w:rStyle w:val="NormalTok"/>
          </w:rPr>
          <w:t xml:space="preserve">(mtcars)</w:t>
        </w:r>
      </w:ins>
      <w:ins w:id="702" w:author="PR Preview" w:date="2026-01-01T00:00:00Z">
        <w:r>
          <w:br/>
        </w:r>
      </w:ins>
      <w:ins w:id="703" w:author="PR Preview" w:date="2026-01-01T00:00:00Z">
        <w:r>
          <w:rPr>
            <w:rStyle w:val="NormalTok"/>
          </w:rPr>
          <w:t xml:space="preserve">  },</w:t>
        </w:r>
      </w:ins>
      <w:ins w:id="704" w:author="PR Preview" w:date="2026-01-01T00:00:00Z">
        <w:r>
          <w:br/>
        </w:r>
      </w:ins>
      <w:ins w:id="705" w:author="PR Preview" w:date="2026-01-01T00:00:00Z">
        <w:r>
          <w:rPr>
            <w:rStyle w:val="NormalTok"/>
          </w:rPr>
          <w:t xml:space="preserve">  </w:t>
        </w:r>
      </w:ins>
      <w:ins w:id="706" w:author="PR Preview" w:date="2026-01-01T00:00:00Z">
        <w:r>
          <w:rPr>
            <w:rStyle w:val="FunctionTok"/>
          </w:rPr>
          <w:t xml:space="preserve">numeric</w:t>
        </w:r>
      </w:ins>
      <w:ins w:id="707" w:author="PR Preview" w:date="2026-01-01T00:00:00Z">
        <w:r>
          <w:rPr>
            <w:rStyle w:val="NormalTok"/>
          </w:rPr>
          <w:t xml:space="preserve">(</w:t>
        </w:r>
      </w:ins>
      <w:ins w:id="708" w:author="PR Preview" w:date="2026-01-01T00:00:00Z">
        <w:r>
          <w:rPr>
            <w:rStyle w:val="DecValTok"/>
          </w:rPr>
          <w:t xml:space="preserve">1</w:t>
        </w:r>
      </w:ins>
      <w:ins w:id="709" w:author="PR Preview" w:date="2026-01-01T00:00:00Z">
        <w:r>
          <w:rPr>
            <w:rStyle w:val="NormalTok"/>
          </w:rPr>
          <w:t xml:space="preserve">)</w:t>
        </w:r>
      </w:ins>
      <w:ins w:id="710" w:author="PR Preview" w:date="2026-01-01T00:00:00Z">
        <w:r>
          <w:br/>
        </w:r>
      </w:ins>
      <w:ins w:id="711" w:author="PR Preview" w:date="2026-01-01T00:00:00Z">
        <w:r>
          <w:rPr>
            <w:rStyle w:val="NormalTok"/>
          </w:rPr>
          <w:t xml:space="preserve">)</w:t>
        </w:r>
      </w:ins>
      <w:ins w:id="712" w:author="PR Preview" w:date="2026-01-01T00:00:00Z">
        <w:r>
          <w:br/>
        </w:r>
      </w:ins>
      <w:ins w:id="713" w:author="PR Preview" w:date="2026-01-01T00:00:00Z">
        <w:r>
          <w:rPr>
            <w:rStyle w:val="NormalTok"/>
          </w:rPr>
          <w:t xml:space="preserve">tibble</w:t>
        </w:r>
      </w:ins>
      <w:ins w:id="714" w:author="PR Preview" w:date="2026-01-01T00:00:00Z">
        <w:r>
          <w:rPr>
            <w:rStyle w:val="SpecialCharTok"/>
          </w:rPr>
          <w:t xml:space="preserve">::</w:t>
        </w:r>
      </w:ins>
      <w:ins w:id="715" w:author="PR Preview" w:date="2026-01-01T00:00:00Z">
        <w:r>
          <w:rPr>
            <w:rStyle w:val="FunctionTok"/>
          </w:rPr>
          <w:t xml:space="preserve">tibble</w:t>
        </w:r>
      </w:ins>
      <w:ins w:id="716" w:author="PR Preview" w:date="2026-01-01T00:00:00Z">
        <w:r>
          <w:rPr>
            <w:rStyle w:val="NormalTok"/>
          </w:rPr>
          <w:t xml:space="preserve">(</w:t>
        </w:r>
      </w:ins>
      <w:ins w:id="717" w:author="PR Preview" w:date="2026-01-01T00:00:00Z">
        <w:r>
          <w:rPr>
            <w:rStyle w:val="AttributeTok"/>
          </w:rPr>
          <w:t xml:space="preserve">predictors =</w:t>
        </w:r>
      </w:ins>
      <w:ins w:id="718" w:author="PR Preview" w:date="2026-01-01T00:00:00Z">
        <w:r>
          <w:rPr>
            <w:rStyle w:val="NormalTok"/>
          </w:rPr>
          <w:t xml:space="preserve"> </w:t>
        </w:r>
      </w:ins>
      <w:ins w:id="719" w:author="PR Preview" w:date="2026-01-01T00:00:00Z">
        <w:r>
          <w:rPr>
            <w:rStyle w:val="DecValTok"/>
          </w:rPr>
          <w:t xml:space="preserve">1</w:t>
        </w:r>
      </w:ins>
      <w:ins w:id="720" w:author="PR Preview" w:date="2026-01-01T00:00:00Z">
        <w:r>
          <w:rPr>
            <w:rStyle w:val="SpecialCharTok"/>
          </w:rPr>
          <w:t xml:space="preserve">:</w:t>
        </w:r>
      </w:ins>
      <w:ins w:id="721" w:author="PR Preview" w:date="2026-01-01T00:00:00Z">
        <w:r>
          <w:rPr>
            <w:rStyle w:val="DecValTok"/>
          </w:rPr>
          <w:t xml:space="preserve">4</w:t>
        </w:r>
      </w:ins>
      <w:ins w:id="722" w:author="PR Preview" w:date="2026-01-01T00:00:00Z">
        <w:r>
          <w:rPr>
            <w:rStyle w:val="NormalTok"/>
          </w:rPr>
          <w:t xml:space="preserve">, </w:t>
        </w:r>
      </w:ins>
      <w:ins w:id="723" w:author="PR Preview" w:date="2026-01-01T00:00:00Z">
        <w:r>
          <w:rPr>
            <w:rStyle w:val="AttributeTok"/>
          </w:rPr>
          <w:t xml:space="preserve">cp =</w:t>
        </w:r>
      </w:ins>
      <w:ins w:id="724" w:author="PR Preview" w:date="2026-01-01T00:00:00Z">
        <w:r>
          <w:rPr>
            <w:rStyle w:val="NormalTok"/>
          </w:rPr>
          <w:t xml:space="preserve"> mtcars_cp)</w:t>
        </w:r>
      </w:ins>
      <w:ins w:id="725" w:author="PR Preview" w:date="2026-01-01T00:00:00Z">
        <w:r>
          <w:br/>
        </w:r>
      </w:ins>
      <w:ins w:id="726" w:author="PR Preview" w:date="2026-01-01T00:00:00Z">
        <w:r>
          <w:rPr>
            <w:rStyle w:val="CommentTok"/>
          </w:rPr>
          <w:t xml:space="preserve">#&gt; # A tibble: 4 × 2</w:t>
        </w:r>
      </w:ins>
      <w:ins w:id="727" w:author="PR Preview" w:date="2026-01-01T00:00:00Z">
        <w:r>
          <w:br/>
        </w:r>
      </w:ins>
      <w:ins w:id="728" w:author="PR Preview" w:date="2026-01-01T00:00:00Z">
        <w:r>
          <w:rPr>
            <w:rStyle w:val="CommentTok"/>
          </w:rPr>
          <w:t xml:space="preserve">#&gt;   predictors    cp</w:t>
        </w:r>
      </w:ins>
      <w:ins w:id="729" w:author="PR Preview" w:date="2026-01-01T00:00:00Z">
        <w:r>
          <w:br/>
        </w:r>
      </w:ins>
      <w:ins w:id="730" w:author="PR Preview" w:date="2026-01-01T00:00:00Z">
        <w:r>
          <w:rPr>
            <w:rStyle w:val="CommentTok"/>
          </w:rPr>
          <w:t xml:space="preserve">#&gt;        &lt;int&gt; &lt;dbl&gt;</w:t>
        </w:r>
      </w:ins>
      <w:ins w:id="731" w:author="PR Preview" w:date="2026-01-01T00:00:00Z">
        <w:r>
          <w:br/>
        </w:r>
      </w:ins>
      <w:ins w:id="732" w:author="PR Preview" w:date="2026-01-01T00:00:00Z">
        <w:r>
          <w:rPr>
            <w:rStyle w:val="CommentTok"/>
          </w:rPr>
          <w:t xml:space="preserve">#&gt; 1          1  9.10</w:t>
        </w:r>
      </w:ins>
      <w:ins w:id="733" w:author="PR Preview" w:date="2026-01-01T00:00:00Z">
        <w:r>
          <w:br/>
        </w:r>
      </w:ins>
      <w:ins w:id="734" w:author="PR Preview" w:date="2026-01-01T00:00:00Z">
        <w:r>
          <w:rPr>
            <w:rStyle w:val="CommentTok"/>
          </w:rPr>
          <w:t xml:space="preserve">#&gt; 2          2  6.90</w:t>
        </w:r>
      </w:ins>
      <w:ins w:id="735" w:author="PR Preview" w:date="2026-01-01T00:00:00Z">
        <w:r>
          <w:br/>
        </w:r>
      </w:ins>
      <w:ins w:id="736" w:author="PR Preview" w:date="2026-01-01T00:00:00Z">
        <w:r>
          <w:rPr>
            <w:rStyle w:val="CommentTok"/>
          </w:rPr>
          <w:t xml:space="preserve">#&gt; 3          3  7.02</w:t>
        </w:r>
      </w:ins>
      <w:ins w:id="737" w:author="PR Preview" w:date="2026-01-01T00:00:00Z">
        <w:r>
          <w:br/>
        </w:r>
      </w:ins>
      <w:ins w:id="738" w:author="PR Preview" w:date="2026-01-01T00:00:00Z">
        <w:r>
          <w:rPr>
            <w:rStyle w:val="CommentTok"/>
          </w:rPr>
          <w:t xml:space="preserve">#&gt; 4          4  7.05</w:t>
        </w:r>
      </w:ins>
    </w:p>
    <w:p>
      <w:pPr>
        <w:pStyle w:val="FirstParagraph"/>
      </w:pPr>
      <w:ins w:id="739" w:author="PR Preview" w:date="2026-01-01T00:00:00Z">
        <w:r>
          <w:t xml:space="preserve">The model with 2 predictors has the smallest</w:t>
        </w:r>
      </w:ins>
      <w:ins w:id="740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741" w:author="PR Preview" w:date="2026-01-01T00:00:00Z">
        <w:r>
          <w:t xml:space="preserve">.</w:t>
        </w:r>
      </w:ins>
    </w:p>
    <w:bookmarkEnd w:id="351"/>
    <w:bookmarkStart w:id="354" w:name="def-aic"/>
    <w:p>
      <w:pPr>
        <w:pStyle w:val="BodyText"/>
      </w:pPr>
      <w:ins w:id="742" w:author="PR Preview" w:date="2026-01-01T00:00:00Z">
        <w:r>
          <w:rPr>
            <w:b/>
            <w:bCs/>
          </w:rPr>
          <w:t xml:space="preserve">Definition 69 (Akaike information criterion (AIC))</w:t>
        </w:r>
      </w:ins>
      <w:ins w:id="743" w:author="PR Preview" w:date="2026-01-01T00:00:00Z">
        <w:r>
          <w:t xml:space="preserve"> </w:t>
        </w:r>
      </w:ins>
      <w:ins w:id="744" w:author="PR Preview" w:date="2026-01-01T00:00:00Z">
        <w:r>
          <w:t xml:space="preserve">Let a model with</w:t>
        </w:r>
      </w:ins>
      <w:ins w:id="745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746" w:author="PR Preview" w:date="2026-01-01T00:00:00Z">
        <w:r>
          <w:t xml:space="preserve"> </w:t>
        </w:r>
      </w:ins>
      <w:hyperlink r:id="rId100">
        <w:ins w:id="747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parameters be fitted by</w:t>
        </w:r>
      </w:ins>
      <w:ins w:id="750" w:author="PR Preview" w:date="2026-01-01T00:00:00Z">
        <w:r>
          <w:t xml:space="preserve"> </w:t>
        </w:r>
      </w:ins>
      <w:hyperlink r:id="rId352">
        <w:ins w:id="751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752" w:author="PR Preview" w:date="2026-01-01T00:00:00Z">
        <w:r>
          <w:t xml:space="preserve"> </w:t>
        </w:r>
      </w:ins>
      <w:ins w:id="753" w:author="PR Preview" w:date="2026-01-01T00:00:00Z">
        <w:r>
          <w:t xml:space="preserve">to</w:t>
        </w:r>
      </w:ins>
      <w:ins w:id="754" w:author="PR Preview" w:date="2026-01-01T00:00:00Z">
        <w:r>
          <w:t xml:space="preserve"> </w:t>
        </w:r>
      </w:ins>
      <m:oMath>
        <m:r>
          <m:t>n</m:t>
        </m:r>
      </m:oMath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observations,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and let</w:t>
        </w:r>
      </w:ins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${\ell\mathopen{}\left(\hat{\mathord{\smash[b]{\underset{\raise.3ex\hbox{$\scriptstyle\sim$}}{\theta}}\vphantom{\theta}}}\right)\mathclose{}}$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be the</w:t>
        </w:r>
      </w:ins>
      <w:ins w:id="763" w:author="PR Preview" w:date="2026-01-01T00:00:00Z">
        <w:r>
          <w:t xml:space="preserve"> </w:t>
        </w:r>
      </w:ins>
      <w:hyperlink r:id="rId353">
        <w:ins w:id="764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765" w:author="PR Preview" w:date="2026-01-01T00:00:00Z">
        <w:r>
          <w:t xml:space="preserve"> </w:t>
        </w:r>
      </w:ins>
      <w:ins w:id="766" w:author="PR Preview" w:date="2026-01-01T00:00:00Z">
        <w:r>
          <w:t xml:space="preserve">at the</w:t>
        </w:r>
      </w:ins>
      <w:ins w:id="767" w:author="PR Preview" w:date="2026-01-01T00:00:00Z">
        <w:r>
          <w:t xml:space="preserve"> </w:t>
        </w:r>
      </w:ins>
      <w:hyperlink r:id="rId352">
        <w:ins w:id="768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$\hat{\mathord{\smash[b]{\underset{\raise.3ex\hbox{$\scriptstyle\sim$}}{\theta}}\vphantom{\theta}}}$</w:t>
        </w:r>
      </w:ins>
      <w:ins w:id="771" w:author="PR Preview" w:date="2026-01-01T00:00:00Z">
        <w:r>
          <w:t xml:space="preserve">.</w:t>
        </w:r>
      </w:ins>
      <w:ins w:id="772" w:author="PR Preview" w:date="2026-01-01T00:00:00Z">
        <w:r>
          <w:t xml:space="preserve"> </w:t>
        </w:r>
      </w:ins>
      <w:ins w:id="773" w:author="PR Preview" w:date="2026-01-01T00:00:00Z">
        <w:r>
          <w:t xml:space="preserve">The</w:t>
        </w:r>
      </w:ins>
      <w:ins w:id="774" w:author="PR Preview" w:date="2026-01-01T00:00:00Z">
        <w:r>
          <w:t xml:space="preserve"> </w:t>
        </w:r>
      </w:ins>
      <w:ins w:id="775" w:author="PR Preview" w:date="2026-01-01T00:00:00Z">
        <w:r>
          <w:rPr>
            <w:b/>
            <w:bCs/>
          </w:rPr>
          <w:t xml:space="preserve">Akaike information criterion</w:t>
        </w:r>
      </w:ins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of the model is</w:t>
        </w:r>
      </w:ins>
    </w:p>
    <w:p>
      <w:pPr>
        <w:pStyle w:val="BodyText"/>
      </w:pPr>
      <w:ins w:id="778" w:author="PR Preview" w:date="2026-01-01T00:00:00Z">
        <w:r>
          <w:t xml:space="preserve">$$
    \text{AIC} \stackrel{\text{def}}{=}-2 {\ell\mathopen{}\left(\hat{\mathord{\smash[b]{\underset{\raise.3ex\hbox{$\scriptstyle\sim$}}{\theta}}\vphantom{\theta}}}\right)\mathclose{}} + 2 p^{*}.
    $$</w:t>
        </w:r>
      </w:ins>
    </w:p>
    <w:p>
      <w:pPr>
        <w:pStyle w:val="FirstParagraph"/>
      </w:pPr>
      <w:ins w:id="779" w:author="PR Preview" w:date="2026-01-01T00:00:00Z">
        <w:r>
          <w:t xml:space="preserve">It is minus twice the maximized log-likelihood, plus two for each estimated parameter.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For a Gaussian model,</w:t>
        </w:r>
      </w:ins>
      <w:ins w:id="782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includes the</w:t>
        </w:r>
      </w:ins>
      <w:ins w:id="785" w:author="PR Preview" w:date="2026-01-01T00:00:00Z">
        <w:r>
          <w:t xml:space="preserve"> </w:t>
        </w:r>
      </w:ins>
      <w:hyperlink w:anchor="def-noise">
        <w:ins w:id="786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787" w:author="PR Preview" w:date="2026-01-01T00:00:00Z">
        <w:r>
          <w:t xml:space="preserve"> </w:t>
        </w:r>
      </w:ins>
      <w:hyperlink r:id="rId152">
        <w:ins w:id="788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789" w:author="PR Preview" w:date="2026-01-01T00:00:00Z">
        <w:r>
          <w:t xml:space="preserve">.</w:t>
        </w:r>
      </w:ins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 smaller AIC is better.</w:t>
        </w:r>
      </w:ins>
    </w:p>
    <w:p>
      <w:pPr>
        <w:pStyle w:val="BodyText"/>
      </w:pPr>
      <w:ins w:id="792" w:author="PR Preview" w:date="2026-01-01T00:00:00Z">
        <w:r>
          <w:t xml:space="preserve">Source: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Akaike [16]</w:t>
        </w:r>
      </w:ins>
      <w:ins w:id="795" w:author="PR Preview" w:date="2026-01-01T00:00:00Z">
        <w:r>
          <w:t xml:space="preserve">.</w:t>
        </w:r>
      </w:ins>
    </w:p>
    <w:bookmarkEnd w:id="354"/>
    <w:bookmarkStart w:id="355" w:name="exm-aic"/>
    <w:p>
      <w:pPr>
        <w:pStyle w:val="BodyText"/>
      </w:pPr>
      <w:ins w:id="796" w:author="PR Preview" w:date="2026-01-01T00:00:00Z">
        <w:r>
          <w:rPr>
            <w:b/>
            <w:bCs/>
          </w:rPr>
          <w:t xml:space="preserve">Example 40 (AIC of nested</w:t>
        </w:r>
      </w:ins>
      <w:ins w:id="797" w:author="PR Preview" w:date="2026-01-01T00:00:00Z">
        <w:r>
          <w:rPr>
            <w:b/>
            <w:bCs/>
          </w:rPr>
          <w:t xml:space="preserve"> </w:t>
        </w:r>
      </w:ins>
      <w:ins w:id="798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799" w:author="PR Preview" w:date="2026-01-01T00:00:00Z">
        <w:r>
          <w:rPr>
            <w:b/>
            <w:bCs/>
          </w:rPr>
          <w:t xml:space="preserve"> </w:t>
        </w:r>
      </w:ins>
      <w:ins w:id="800" w:author="PR Preview" w:date="2026-01-01T00:00:00Z">
        <w:r>
          <w:rPr>
            <w:b/>
            <w:bCs/>
          </w:rPr>
          <w:t xml:space="preserve">models)</w:t>
        </w:r>
      </w:ins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This example computes</w:t>
        </w:r>
      </w:ins>
      <w:ins w:id="803" w:author="PR Preview" w:date="2026-01-01T00:00:00Z">
        <w:r>
          <w:t xml:space="preserve"> </w:t>
        </w:r>
      </w:ins>
      <w:hyperlink w:anchor="def-aic">
        <w:ins w:id="804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for the four models of</w:t>
        </w:r>
      </w:ins>
      <w:ins w:id="807" w:author="PR Preview" w:date="2026-01-01T00:00:00Z">
        <w:r>
          <w:t xml:space="preserve"> </w:t>
        </w:r>
      </w:ins>
      <w:hyperlink w:anchor="exm-adjusted-r-squared">
        <w:ins w:id="808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809" w:author="PR Preview" w:date="2026-01-01T00:00:00Z">
        <w:r>
          <w:t xml:space="preserve">,</w:t>
        </w:r>
      </w:ins>
      <w:ins w:id="810" w:author="PR Preview" w:date="2026-01-01T00:00:00Z">
        <w:r>
          <w:t xml:space="preserve"> </w:t>
        </w:r>
      </w:ins>
      <w:ins w:id="811" w:author="PR Preview" w:date="2026-01-01T00:00:00Z">
        <w:r>
          <w:t xml:space="preserve">each fitted by</w:t>
        </w:r>
      </w:ins>
      <w:ins w:id="812" w:author="PR Preview" w:date="2026-01-01T00:00:00Z">
        <w:r>
          <w:t xml:space="preserve"> </w:t>
        </w:r>
      </w:ins>
      <w:hyperlink r:id="rId352">
        <w:ins w:id="813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814" w:author="PR Preview" w:date="2026-01-01T00:00:00Z">
        <w:r>
          <w:t xml:space="preserve"> </w:t>
        </w:r>
      </w:ins>
      <w:ins w:id="815" w:author="PR Preview" w:date="2026-01-01T00:00:00Z">
        <w:r>
          <w:t xml:space="preserve">with Gaussian</w:t>
        </w:r>
      </w:ins>
      <w:ins w:id="816" w:author="PR Preview" w:date="2026-01-01T00:00:00Z">
        <w:r>
          <w:t xml:space="preserve"> </w:t>
        </w:r>
      </w:ins>
      <w:hyperlink w:anchor="def-noise">
        <w:ins w:id="817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818" w:author="PR Preview" w:date="2026-01-01T00:00:00Z">
        <w:r>
          <w:t xml:space="preserve">.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The number of</w:t>
        </w:r>
      </w:ins>
      <w:ins w:id="821" w:author="PR Preview" w:date="2026-01-01T00:00:00Z">
        <w:r>
          <w:t xml:space="preserve"> </w:t>
        </w:r>
      </w:ins>
      <w:hyperlink r:id="rId100">
        <w:ins w:id="822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parameters is the number of coefficients plus one for the noise</w:t>
        </w:r>
      </w:ins>
      <w:ins w:id="825" w:author="PR Preview" w:date="2026-01-01T00:00:00Z">
        <w:r>
          <w:t xml:space="preserve"> </w:t>
        </w:r>
      </w:ins>
      <w:hyperlink r:id="rId152">
        <w:ins w:id="826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827" w:author="PR Preview" w:date="2026-01-01T00:00:00Z">
        <w:r>
          <w:t xml:space="preserve">.</w:t>
        </w:r>
      </w:ins>
    </w:p>
    <w:p>
      <w:pPr>
        <w:pStyle w:val="SourceCode"/>
      </w:pPr>
      <w:ins w:id="828" w:author="PR Preview" w:date="2026-01-01T00:00:00Z">
        <w:r>
          <w:rPr>
            <w:rStyle w:val="NormalTok"/>
          </w:rPr>
          <w:t xml:space="preserve">mtcars_aic </w:t>
        </w:r>
      </w:ins>
      <w:ins w:id="829" w:author="PR Preview" w:date="2026-01-01T00:00:00Z">
        <w:r>
          <w:rPr>
            <w:rStyle w:val="OtherTok"/>
          </w:rPr>
          <w:t xml:space="preserve">&lt;-</w:t>
        </w:r>
      </w:ins>
      <w:ins w:id="830" w:author="PR Preview" w:date="2026-01-01T00:00:00Z">
        <w:r>
          <w:rPr>
            <w:rStyle w:val="NormalTok"/>
          </w:rPr>
          <w:t xml:space="preserve"> </w:t>
        </w:r>
      </w:ins>
      <w:ins w:id="831" w:author="PR Preview" w:date="2026-01-01T00:00:00Z">
        <w:r>
          <w:rPr>
            <w:rStyle w:val="FunctionTok"/>
          </w:rPr>
          <w:t xml:space="preserve">vapply</w:t>
        </w:r>
      </w:ins>
      <w:ins w:id="832" w:author="PR Preview" w:date="2026-01-01T00:00:00Z">
        <w:r>
          <w:rPr>
            <w:rStyle w:val="NormalTok"/>
          </w:rPr>
          <w:t xml:space="preserve">(</w:t>
        </w:r>
      </w:ins>
      <w:ins w:id="833" w:author="PR Preview" w:date="2026-01-01T00:00:00Z">
        <w:r>
          <w:br/>
        </w:r>
      </w:ins>
      <w:ins w:id="834" w:author="PR Preview" w:date="2026-01-01T00:00:00Z">
        <w:r>
          <w:rPr>
            <w:rStyle w:val="NormalTok"/>
          </w:rPr>
          <w:t xml:space="preserve">  mtcars_fits,</w:t>
        </w:r>
      </w:ins>
      <w:ins w:id="835" w:author="PR Preview" w:date="2026-01-01T00:00:00Z">
        <w:r>
          <w:br/>
        </w:r>
      </w:ins>
      <w:ins w:id="836" w:author="PR Preview" w:date="2026-01-01T00:00:00Z">
        <w:r>
          <w:rPr>
            <w:rStyle w:val="NormalTok"/>
          </w:rPr>
          <w:t xml:space="preserve">  \(f) </w:t>
        </w:r>
      </w:ins>
      <w:ins w:id="837" w:author="PR Preview" w:date="2026-01-01T00:00:00Z">
        <w:r>
          <w:rPr>
            <w:rStyle w:val="SpecialCharTok"/>
          </w:rPr>
          <w:t xml:space="preserve">-</w:t>
        </w:r>
      </w:ins>
      <w:ins w:id="838" w:author="PR Preview" w:date="2026-01-01T00:00:00Z">
        <w:r>
          <w:rPr>
            <w:rStyle w:val="DecValTok"/>
          </w:rPr>
          <w:t xml:space="preserve">2</w:t>
        </w:r>
      </w:ins>
      <w:ins w:id="839" w:author="PR Preview" w:date="2026-01-01T00:00:00Z">
        <w:r>
          <w:rPr>
            <w:rStyle w:val="NormalTok"/>
          </w:rPr>
          <w:t xml:space="preserve"> </w:t>
        </w:r>
      </w:ins>
      <w:ins w:id="840" w:author="PR Preview" w:date="2026-01-01T00:00:00Z">
        <w:r>
          <w:rPr>
            <w:rStyle w:val="SpecialCharTok"/>
          </w:rPr>
          <w:t xml:space="preserve">*</w:t>
        </w:r>
      </w:ins>
      <w:ins w:id="841" w:author="PR Preview" w:date="2026-01-01T00:00:00Z">
        <w:r>
          <w:rPr>
            <w:rStyle w:val="NormalTok"/>
          </w:rPr>
          <w:t xml:space="preserve"> </w:t>
        </w:r>
      </w:ins>
      <w:ins w:id="842" w:author="PR Preview" w:date="2026-01-01T00:00:00Z">
        <w:r>
          <w:rPr>
            <w:rStyle w:val="FunctionTok"/>
          </w:rPr>
          <w:t xml:space="preserve">as.numeric</w:t>
        </w:r>
      </w:ins>
      <w:ins w:id="843" w:author="PR Preview" w:date="2026-01-01T00:00:00Z">
        <w:r>
          <w:rPr>
            <w:rStyle w:val="NormalTok"/>
          </w:rPr>
          <w:t xml:space="preserve">(</w:t>
        </w:r>
      </w:ins>
      <w:ins w:id="844" w:author="PR Preview" w:date="2026-01-01T00:00:00Z">
        <w:r>
          <w:rPr>
            <w:rStyle w:val="FunctionTok"/>
          </w:rPr>
          <w:t xml:space="preserve">logLik</w:t>
        </w:r>
      </w:ins>
      <w:ins w:id="845" w:author="PR Preview" w:date="2026-01-01T00:00:00Z">
        <w:r>
          <w:rPr>
            <w:rStyle w:val="NormalTok"/>
          </w:rPr>
          <w:t xml:space="preserve">(f)) </w:t>
        </w:r>
      </w:ins>
      <w:ins w:id="846" w:author="PR Preview" w:date="2026-01-01T00:00:00Z">
        <w:r>
          <w:rPr>
            <w:rStyle w:val="SpecialCharTok"/>
          </w:rPr>
          <w:t xml:space="preserve">+</w:t>
        </w:r>
      </w:ins>
      <w:ins w:id="847" w:author="PR Preview" w:date="2026-01-01T00:00:00Z">
        <w:r>
          <w:rPr>
            <w:rStyle w:val="NormalTok"/>
          </w:rPr>
          <w:t xml:space="preserve"> </w:t>
        </w:r>
      </w:ins>
      <w:ins w:id="848" w:author="PR Preview" w:date="2026-01-01T00:00:00Z">
        <w:r>
          <w:rPr>
            <w:rStyle w:val="DecValTok"/>
          </w:rPr>
          <w:t xml:space="preserve">2</w:t>
        </w:r>
      </w:ins>
      <w:ins w:id="849" w:author="PR Preview" w:date="2026-01-01T00:00:00Z">
        <w:r>
          <w:rPr>
            <w:rStyle w:val="NormalTok"/>
          </w:rPr>
          <w:t xml:space="preserve"> </w:t>
        </w:r>
      </w:ins>
      <w:ins w:id="850" w:author="PR Preview" w:date="2026-01-01T00:00:00Z">
        <w:r>
          <w:rPr>
            <w:rStyle w:val="SpecialCharTok"/>
          </w:rPr>
          <w:t xml:space="preserve">*</w:t>
        </w:r>
      </w:ins>
      <w:ins w:id="851" w:author="PR Preview" w:date="2026-01-01T00:00:00Z">
        <w:r>
          <w:rPr>
            <w:rStyle w:val="NormalTok"/>
          </w:rPr>
          <w:t xml:space="preserve"> (</w:t>
        </w:r>
      </w:ins>
      <w:ins w:id="852" w:author="PR Preview" w:date="2026-01-01T00:00:00Z">
        <w:r>
          <w:rPr>
            <w:rStyle w:val="FunctionTok"/>
          </w:rPr>
          <w:t xml:space="preserve">length</w:t>
        </w:r>
      </w:ins>
      <w:ins w:id="853" w:author="PR Preview" w:date="2026-01-01T00:00:00Z">
        <w:r>
          <w:rPr>
            <w:rStyle w:val="NormalTok"/>
          </w:rPr>
          <w:t xml:space="preserve">(</w:t>
        </w:r>
      </w:ins>
      <w:ins w:id="854" w:author="PR Preview" w:date="2026-01-01T00:00:00Z">
        <w:r>
          <w:rPr>
            <w:rStyle w:val="FunctionTok"/>
          </w:rPr>
          <w:t xml:space="preserve">coef</w:t>
        </w:r>
      </w:ins>
      <w:ins w:id="855" w:author="PR Preview" w:date="2026-01-01T00:00:00Z">
        <w:r>
          <w:rPr>
            <w:rStyle w:val="NormalTok"/>
          </w:rPr>
          <w:t xml:space="preserve">(f)) </w:t>
        </w:r>
      </w:ins>
      <w:ins w:id="856" w:author="PR Preview" w:date="2026-01-01T00:00:00Z">
        <w:r>
          <w:rPr>
            <w:rStyle w:val="SpecialCharTok"/>
          </w:rPr>
          <w:t xml:space="preserve">+</w:t>
        </w:r>
      </w:ins>
      <w:ins w:id="857" w:author="PR Preview" w:date="2026-01-01T00:00:00Z">
        <w:r>
          <w:rPr>
            <w:rStyle w:val="NormalTok"/>
          </w:rPr>
          <w:t xml:space="preserve"> </w:t>
        </w:r>
      </w:ins>
      <w:ins w:id="858" w:author="PR Preview" w:date="2026-01-01T00:00:00Z">
        <w:r>
          <w:rPr>
            <w:rStyle w:val="DecValTok"/>
          </w:rPr>
          <w:t xml:space="preserve">1</w:t>
        </w:r>
      </w:ins>
      <w:ins w:id="859" w:author="PR Preview" w:date="2026-01-01T00:00:00Z">
        <w:r>
          <w:rPr>
            <w:rStyle w:val="NormalTok"/>
          </w:rPr>
          <w:t xml:space="preserve">),</w:t>
        </w:r>
      </w:ins>
      <w:ins w:id="860" w:author="PR Preview" w:date="2026-01-01T00:00:00Z">
        <w:r>
          <w:br/>
        </w:r>
      </w:ins>
      <w:ins w:id="861" w:author="PR Preview" w:date="2026-01-01T00:00:00Z">
        <w:r>
          <w:rPr>
            <w:rStyle w:val="NormalTok"/>
          </w:rPr>
          <w:t xml:space="preserve">  </w:t>
        </w:r>
      </w:ins>
      <w:ins w:id="862" w:author="PR Preview" w:date="2026-01-01T00:00:00Z">
        <w:r>
          <w:rPr>
            <w:rStyle w:val="FunctionTok"/>
          </w:rPr>
          <w:t xml:space="preserve">numeric</w:t>
        </w:r>
      </w:ins>
      <w:ins w:id="863" w:author="PR Preview" w:date="2026-01-01T00:00:00Z">
        <w:r>
          <w:rPr>
            <w:rStyle w:val="NormalTok"/>
          </w:rPr>
          <w:t xml:space="preserve">(</w:t>
        </w:r>
      </w:ins>
      <w:ins w:id="864" w:author="PR Preview" w:date="2026-01-01T00:00:00Z">
        <w:r>
          <w:rPr>
            <w:rStyle w:val="DecValTok"/>
          </w:rPr>
          <w:t xml:space="preserve">1</w:t>
        </w:r>
      </w:ins>
      <w:ins w:id="865" w:author="PR Preview" w:date="2026-01-01T00:00:00Z">
        <w:r>
          <w:rPr>
            <w:rStyle w:val="NormalTok"/>
          </w:rPr>
          <w:t xml:space="preserve">)</w:t>
        </w:r>
      </w:ins>
      <w:ins w:id="866" w:author="PR Preview" w:date="2026-01-01T00:00:00Z">
        <w:r>
          <w:br/>
        </w:r>
      </w:ins>
      <w:ins w:id="867" w:author="PR Preview" w:date="2026-01-01T00:00:00Z">
        <w:r>
          <w:rPr>
            <w:rStyle w:val="NormalTok"/>
          </w:rPr>
          <w:t xml:space="preserve">)</w:t>
        </w:r>
      </w:ins>
      <w:ins w:id="868" w:author="PR Preview" w:date="2026-01-01T00:00:00Z">
        <w:r>
          <w:br/>
        </w:r>
      </w:ins>
      <w:ins w:id="869" w:author="PR Preview" w:date="2026-01-01T00:00:00Z">
        <w:r>
          <w:rPr>
            <w:rStyle w:val="NormalTok"/>
          </w:rPr>
          <w:t xml:space="preserve">tibble</w:t>
        </w:r>
      </w:ins>
      <w:ins w:id="870" w:author="PR Preview" w:date="2026-01-01T00:00:00Z">
        <w:r>
          <w:rPr>
            <w:rStyle w:val="SpecialCharTok"/>
          </w:rPr>
          <w:t xml:space="preserve">::</w:t>
        </w:r>
      </w:ins>
      <w:ins w:id="871" w:author="PR Preview" w:date="2026-01-01T00:00:00Z">
        <w:r>
          <w:rPr>
            <w:rStyle w:val="FunctionTok"/>
          </w:rPr>
          <w:t xml:space="preserve">tibble</w:t>
        </w:r>
      </w:ins>
      <w:ins w:id="872" w:author="PR Preview" w:date="2026-01-01T00:00:00Z">
        <w:r>
          <w:rPr>
            <w:rStyle w:val="NormalTok"/>
          </w:rPr>
          <w:t xml:space="preserve">(</w:t>
        </w:r>
      </w:ins>
      <w:ins w:id="873" w:author="PR Preview" w:date="2026-01-01T00:00:00Z">
        <w:r>
          <w:br/>
        </w:r>
      </w:ins>
      <w:ins w:id="874" w:author="PR Preview" w:date="2026-01-01T00:00:00Z">
        <w:r>
          <w:rPr>
            <w:rStyle w:val="NormalTok"/>
          </w:rPr>
          <w:t xml:space="preserve">  </w:t>
        </w:r>
      </w:ins>
      <w:ins w:id="875" w:author="PR Preview" w:date="2026-01-01T00:00:00Z">
        <w:r>
          <w:rPr>
            <w:rStyle w:val="AttributeTok"/>
          </w:rPr>
          <w:t xml:space="preserve">predictors =</w:t>
        </w:r>
      </w:ins>
      <w:ins w:id="876" w:author="PR Preview" w:date="2026-01-01T00:00:00Z">
        <w:r>
          <w:rPr>
            <w:rStyle w:val="NormalTok"/>
          </w:rPr>
          <w:t xml:space="preserve"> </w:t>
        </w:r>
      </w:ins>
      <w:ins w:id="877" w:author="PR Preview" w:date="2026-01-01T00:00:00Z">
        <w:r>
          <w:rPr>
            <w:rStyle w:val="DecValTok"/>
          </w:rPr>
          <w:t xml:space="preserve">1</w:t>
        </w:r>
      </w:ins>
      <w:ins w:id="878" w:author="PR Preview" w:date="2026-01-01T00:00:00Z">
        <w:r>
          <w:rPr>
            <w:rStyle w:val="SpecialCharTok"/>
          </w:rPr>
          <w:t xml:space="preserve">:</w:t>
        </w:r>
      </w:ins>
      <w:ins w:id="879" w:author="PR Preview" w:date="2026-01-01T00:00:00Z">
        <w:r>
          <w:rPr>
            <w:rStyle w:val="DecValTok"/>
          </w:rPr>
          <w:t xml:space="preserve">4</w:t>
        </w:r>
      </w:ins>
      <w:ins w:id="880" w:author="PR Preview" w:date="2026-01-01T00:00:00Z">
        <w:r>
          <w:rPr>
            <w:rStyle w:val="NormalTok"/>
          </w:rPr>
          <w:t xml:space="preserve">,</w:t>
        </w:r>
      </w:ins>
      <w:ins w:id="881" w:author="PR Preview" w:date="2026-01-01T00:00:00Z">
        <w:r>
          <w:br/>
        </w:r>
      </w:ins>
      <w:ins w:id="882" w:author="PR Preview" w:date="2026-01-01T00:00:00Z">
        <w:r>
          <w:rPr>
            <w:rStyle w:val="NormalTok"/>
          </w:rPr>
          <w:t xml:space="preserve">  </w:t>
        </w:r>
      </w:ins>
      <w:ins w:id="883" w:author="PR Preview" w:date="2026-01-01T00:00:00Z">
        <w:r>
          <w:rPr>
            <w:rStyle w:val="AttributeTok"/>
          </w:rPr>
          <w:t xml:space="preserve">aic =</w:t>
        </w:r>
      </w:ins>
      <w:ins w:id="884" w:author="PR Preview" w:date="2026-01-01T00:00:00Z">
        <w:r>
          <w:rPr>
            <w:rStyle w:val="NormalTok"/>
          </w:rPr>
          <w:t xml:space="preserve"> mtcars_aic,</w:t>
        </w:r>
      </w:ins>
      <w:ins w:id="885" w:author="PR Preview" w:date="2026-01-01T00:00:00Z">
        <w:r>
          <w:br/>
        </w:r>
      </w:ins>
      <w:ins w:id="886" w:author="PR Preview" w:date="2026-01-01T00:00:00Z">
        <w:r>
          <w:rPr>
            <w:rStyle w:val="NormalTok"/>
          </w:rPr>
          <w:t xml:space="preserve">  </w:t>
        </w:r>
      </w:ins>
      <w:ins w:id="887" w:author="PR Preview" w:date="2026-01-01T00:00:00Z">
        <w:r>
          <w:rPr>
            <w:rStyle w:val="AttributeTok"/>
          </w:rPr>
          <w:t xml:space="preserve">r_aic =</w:t>
        </w:r>
      </w:ins>
      <w:ins w:id="888" w:author="PR Preview" w:date="2026-01-01T00:00:00Z">
        <w:r>
          <w:rPr>
            <w:rStyle w:val="NormalTok"/>
          </w:rPr>
          <w:t xml:space="preserve"> </w:t>
        </w:r>
      </w:ins>
      <w:ins w:id="889" w:author="PR Preview" w:date="2026-01-01T00:00:00Z">
        <w:r>
          <w:rPr>
            <w:rStyle w:val="FunctionTok"/>
          </w:rPr>
          <w:t xml:space="preserve">vapply</w:t>
        </w:r>
      </w:ins>
      <w:ins w:id="890" w:author="PR Preview" w:date="2026-01-01T00:00:00Z">
        <w:r>
          <w:rPr>
            <w:rStyle w:val="NormalTok"/>
          </w:rPr>
          <w:t xml:space="preserve">(mtcars_fits, AIC, </w:t>
        </w:r>
      </w:ins>
      <w:ins w:id="891" w:author="PR Preview" w:date="2026-01-01T00:00:00Z">
        <w:r>
          <w:rPr>
            <w:rStyle w:val="FunctionTok"/>
          </w:rPr>
          <w:t xml:space="preserve">numeric</w:t>
        </w:r>
      </w:ins>
      <w:ins w:id="892" w:author="PR Preview" w:date="2026-01-01T00:00:00Z">
        <w:r>
          <w:rPr>
            <w:rStyle w:val="NormalTok"/>
          </w:rPr>
          <w:t xml:space="preserve">(</w:t>
        </w:r>
      </w:ins>
      <w:ins w:id="893" w:author="PR Preview" w:date="2026-01-01T00:00:00Z">
        <w:r>
          <w:rPr>
            <w:rStyle w:val="DecValTok"/>
          </w:rPr>
          <w:t xml:space="preserve">1</w:t>
        </w:r>
      </w:ins>
      <w:ins w:id="894" w:author="PR Preview" w:date="2026-01-01T00:00:00Z">
        <w:r>
          <w:rPr>
            <w:rStyle w:val="NormalTok"/>
          </w:rPr>
          <w:t xml:space="preserve">))</w:t>
        </w:r>
      </w:ins>
      <w:ins w:id="895" w:author="PR Preview" w:date="2026-01-01T00:00:00Z">
        <w:r>
          <w:br/>
        </w:r>
      </w:ins>
      <w:ins w:id="896" w:author="PR Preview" w:date="2026-01-01T00:00:00Z">
        <w:r>
          <w:rPr>
            <w:rStyle w:val="NormalTok"/>
          </w:rPr>
          <w:t xml:space="preserve">)</w:t>
        </w:r>
      </w:ins>
      <w:ins w:id="897" w:author="PR Preview" w:date="2026-01-01T00:00:00Z">
        <w:r>
          <w:br/>
        </w:r>
      </w:ins>
      <w:ins w:id="898" w:author="PR Preview" w:date="2026-01-01T00:00:00Z">
        <w:r>
          <w:rPr>
            <w:rStyle w:val="CommentTok"/>
          </w:rPr>
          <w:t xml:space="preserve">#&gt; # A tibble: 4 × 3</w:t>
        </w:r>
      </w:ins>
      <w:ins w:id="899" w:author="PR Preview" w:date="2026-01-01T00:00:00Z">
        <w:r>
          <w:br/>
        </w:r>
      </w:ins>
      <w:ins w:id="900" w:author="PR Preview" w:date="2026-01-01T00:00:00Z">
        <w:r>
          <w:rPr>
            <w:rStyle w:val="CommentTok"/>
          </w:rPr>
          <w:t xml:space="preserve">#&gt;   predictors   aic r_aic</w:t>
        </w:r>
      </w:ins>
      <w:ins w:id="901" w:author="PR Preview" w:date="2026-01-01T00:00:00Z">
        <w:r>
          <w:br/>
        </w:r>
      </w:ins>
      <w:ins w:id="902" w:author="PR Preview" w:date="2026-01-01T00:00:00Z">
        <w:r>
          <w:rPr>
            <w:rStyle w:val="CommentTok"/>
          </w:rPr>
          <w:t xml:space="preserve">#&gt;        &lt;int&gt; &lt;dbl&gt; &lt;dbl&gt;</w:t>
        </w:r>
      </w:ins>
      <w:ins w:id="903" w:author="PR Preview" w:date="2026-01-01T00:00:00Z">
        <w:r>
          <w:br/>
        </w:r>
      </w:ins>
      <w:ins w:id="904" w:author="PR Preview" w:date="2026-01-01T00:00:00Z">
        <w:r>
          <w:rPr>
            <w:rStyle w:val="CommentTok"/>
          </w:rPr>
          <w:t xml:space="preserve">#&gt; 1          1  166.  166.</w:t>
        </w:r>
      </w:ins>
      <w:ins w:id="905" w:author="PR Preview" w:date="2026-01-01T00:00:00Z">
        <w:r>
          <w:br/>
        </w:r>
      </w:ins>
      <w:ins w:id="906" w:author="PR Preview" w:date="2026-01-01T00:00:00Z">
        <w:r>
          <w:rPr>
            <w:rStyle w:val="CommentTok"/>
          </w:rPr>
          <w:t xml:space="preserve">#&gt; 2          2  157.  157.</w:t>
        </w:r>
      </w:ins>
      <w:ins w:id="907" w:author="PR Preview" w:date="2026-01-01T00:00:00Z">
        <w:r>
          <w:br/>
        </w:r>
      </w:ins>
      <w:ins w:id="908" w:author="PR Preview" w:date="2026-01-01T00:00:00Z">
        <w:r>
          <w:rPr>
            <w:rStyle w:val="CommentTok"/>
          </w:rPr>
          <w:t xml:space="preserve">#&gt; 3          3  157.  157.</w:t>
        </w:r>
      </w:ins>
      <w:ins w:id="909" w:author="PR Preview" w:date="2026-01-01T00:00:00Z">
        <w:r>
          <w:br/>
        </w:r>
      </w:ins>
      <w:ins w:id="910" w:author="PR Preview" w:date="2026-01-01T00:00:00Z">
        <w:r>
          <w:rPr>
            <w:rStyle w:val="CommentTok"/>
          </w:rPr>
          <w:t xml:space="preserve">#&gt; 4          4  157.  157.</w:t>
        </w:r>
      </w:ins>
    </w:p>
    <w:p>
      <w:pPr>
        <w:pStyle w:val="FirstParagraph"/>
      </w:pPr>
      <w:ins w:id="911" w:author="PR Preview" w:date="2026-01-01T00:00:00Z">
        <w:r>
          <w:t xml:space="preserve">The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rPr>
            <w:rStyle w:val="VerbatimChar"/>
          </w:rPr>
          <w:t xml:space="preserve">aic</w:t>
        </w:r>
      </w:ins>
      <w:ins w:id="914" w:author="PR Preview" w:date="2026-01-01T00:00:00Z">
        <w:r>
          <w:t xml:space="preserve"> </w:t>
        </w:r>
      </w:ins>
      <w:ins w:id="915" w:author="PR Preview" w:date="2026-01-01T00:00:00Z">
        <w:r>
          <w:t xml:space="preserve">column matches the</w:t>
        </w:r>
      </w:ins>
      <w:ins w:id="916" w:author="PR Preview" w:date="2026-01-01T00:00:00Z">
        <w:r>
          <w:t xml:space="preserve"> </w:t>
        </w:r>
      </w:ins>
      <w:ins w:id="917" w:author="PR Preview" w:date="2026-01-01T00:00:00Z">
        <w:r>
          <w:rPr>
            <w:rStyle w:val="VerbatimChar"/>
          </w:rPr>
          <w:t xml:space="preserve">r_aic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column that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rPr>
            <w:rStyle w:val="VerbatimChar"/>
          </w:rPr>
          <w:t xml:space="preserve">AIC()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returns: TRUE.</w:t>
        </w:r>
      </w:ins>
      <w:ins w:id="924" w:author="PR Preview" w:date="2026-01-01T00:00:00Z">
        <w:r>
          <w:t xml:space="preserve"> </w:t>
        </w:r>
      </w:ins>
      <w:ins w:id="925" w:author="PR Preview" w:date="2026-01-01T00:00:00Z">
        <w:r>
          <w:t xml:space="preserve">The model with 2 predictors has the smallest AIC.</w:t>
        </w:r>
      </w:ins>
    </w:p>
    <w:bookmarkEnd w:id="355"/>
    <w:bookmarkStart w:id="356" w:name="def-bic"/>
    <w:p>
      <w:pPr>
        <w:pStyle w:val="BodyText"/>
      </w:pPr>
      <w:ins w:id="926" w:author="PR Preview" w:date="2026-01-01T00:00:00Z">
        <w:r>
          <w:rPr>
            <w:b/>
            <w:bCs/>
          </w:rPr>
          <w:t xml:space="preserve">Definition 70 (Bayesian information criterion (BIC))</w:t>
        </w:r>
      </w:ins>
      <w:ins w:id="927" w:author="PR Preview" w:date="2026-01-01T00:00:00Z">
        <w:r>
          <w:t xml:space="preserve"> </w:t>
        </w:r>
      </w:ins>
      <w:ins w:id="928" w:author="PR Preview" w:date="2026-01-01T00:00:00Z">
        <w:r>
          <w:t xml:space="preserve">Let a model with</w:t>
        </w:r>
      </w:ins>
      <w:ins w:id="929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930" w:author="PR Preview" w:date="2026-01-01T00:00:00Z">
        <w:r>
          <w:t xml:space="preserve"> </w:t>
        </w:r>
      </w:ins>
      <w:hyperlink r:id="rId100">
        <w:ins w:id="931" w:author="PR Preview" w:date="2026-01-01T00:00:00Z">
          <w:r>
            <w:rPr>
              <w:rStyle w:val="Hyperlink"/>
            </w:rPr>
            <w:t xml:space="preserve">estimated</w:t>
          </w:r>
        </w:ins>
      </w:hyperlink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parameters be fitted by</w:t>
        </w:r>
      </w:ins>
      <w:ins w:id="934" w:author="PR Preview" w:date="2026-01-01T00:00:00Z">
        <w:r>
          <w:t xml:space="preserve"> </w:t>
        </w:r>
      </w:ins>
      <w:hyperlink r:id="rId352">
        <w:ins w:id="935" w:author="PR Preview" w:date="2026-01-01T00:00:00Z">
          <w:r>
            <w:rPr>
              <w:rStyle w:val="Hyperlink"/>
            </w:rPr>
            <w:t xml:space="preserve">maximum likelihood</w:t>
          </w:r>
        </w:ins>
      </w:hyperlink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to</w:t>
        </w:r>
      </w:ins>
      <w:ins w:id="938" w:author="PR Preview" w:date="2026-01-01T00:00:00Z">
        <w:r>
          <w:t xml:space="preserve"> </w:t>
        </w:r>
      </w:ins>
      <m:oMath>
        <m:r>
          <m:t>n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observations,</w:t>
        </w:r>
      </w:ins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and let</w:t>
        </w:r>
      </w:ins>
      <w:ins w:id="943" w:author="PR Preview" w:date="2026-01-01T00:00:00Z">
        <w:r>
          <w:t xml:space="preserve"> </w:t>
        </w:r>
      </w:ins>
      <w:ins w:id="944" w:author="PR Preview" w:date="2026-01-01T00:00:00Z">
        <w:r>
          <w:t xml:space="preserve">${\ell\mathopen{}\left(\hat{\mathord{\smash[b]{\underset{\raise.3ex\hbox{$\scriptstyle\sim$}}{\theta}}\vphantom{\theta}}}\right)\mathclose{}}$</w:t>
        </w:r>
      </w:ins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be the</w:t>
        </w:r>
      </w:ins>
      <w:ins w:id="947" w:author="PR Preview" w:date="2026-01-01T00:00:00Z">
        <w:r>
          <w:t xml:space="preserve"> </w:t>
        </w:r>
      </w:ins>
      <w:hyperlink r:id="rId353">
        <w:ins w:id="948" w:author="PR Preview" w:date="2026-01-01T00:00:00Z">
          <w:r>
            <w:rPr>
              <w:rStyle w:val="Hyperlink"/>
            </w:rPr>
            <w:t xml:space="preserve">log-likelihood</w:t>
          </w:r>
        </w:ins>
      </w:hyperlink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at the</w:t>
        </w:r>
      </w:ins>
      <w:ins w:id="951" w:author="PR Preview" w:date="2026-01-01T00:00:00Z">
        <w:r>
          <w:t xml:space="preserve"> </w:t>
        </w:r>
      </w:ins>
      <w:hyperlink r:id="rId352">
        <w:ins w:id="952" w:author="PR Preview" w:date="2026-01-01T00:00:00Z">
          <w:r>
            <w:rPr>
              <w:rStyle w:val="Hyperlink"/>
            </w:rPr>
            <w:t xml:space="preserve">maximum likelihood estimate</w:t>
          </w:r>
        </w:ins>
      </w:hyperlink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$\hat{\mathord{\smash[b]{\underset{\raise.3ex\hbox{$\scriptstyle\sim$}}{\theta}}\vphantom{\theta}}}$</w:t>
        </w:r>
      </w:ins>
      <w:ins w:id="955" w:author="PR Preview" w:date="2026-01-01T00:00:00Z">
        <w:r>
          <w:t xml:space="preserve">.</w:t>
        </w:r>
      </w:ins>
      <w:ins w:id="956" w:author="PR Preview" w:date="2026-01-01T00:00:00Z">
        <w:r>
          <w:t xml:space="preserve"> </w:t>
        </w:r>
      </w:ins>
      <w:ins w:id="957" w:author="PR Preview" w:date="2026-01-01T00:00:00Z">
        <w:r>
          <w:t xml:space="preserve">The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rPr>
            <w:b/>
            <w:bCs/>
          </w:rPr>
          <w:t xml:space="preserve">Bayesian information criterion</w:t>
        </w:r>
      </w:ins>
      <w:ins w:id="960" w:author="PR Preview" w:date="2026-01-01T00:00:00Z">
        <w:r>
          <w:t xml:space="preserve"> </w:t>
        </w:r>
      </w:ins>
      <w:ins w:id="961" w:author="PR Preview" w:date="2026-01-01T00:00:00Z">
        <w:r>
          <w:t xml:space="preserve">of the model is</w:t>
        </w:r>
      </w:ins>
    </w:p>
    <w:p>
      <w:pPr>
        <w:pStyle w:val="BodyText"/>
      </w:pPr>
      <w:ins w:id="962" w:author="PR Preview" w:date="2026-01-01T00:00:00Z">
        <w:r>
  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  </w:r>
      </w:ins>
    </w:p>
    <w:p>
      <w:pPr>
        <w:pStyle w:val="FirstParagraph"/>
      </w:pPr>
      <w:ins w:id="963" w:author="PR Preview" w:date="2026-01-01T00:00:00Z">
        <w:r>
          <w:t xml:space="preserve">It is minus twice the maximized log-likelihood, plus</w:t>
        </w:r>
      </w:ins>
      <w:ins w:id="96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for each estimated parameter.</w:t>
        </w:r>
      </w:ins>
      <w:ins w:id="967" w:author="PR Preview" w:date="2026-01-01T00:00:00Z">
        <w:r>
          <w:t xml:space="preserve"> </w:t>
        </w:r>
      </w:ins>
      <w:ins w:id="968" w:author="PR Preview" w:date="2026-01-01T00:00:00Z">
        <w:r>
          <w:t xml:space="preserve">A smaller BIC is better.</w:t>
        </w:r>
      </w:ins>
    </w:p>
    <w:p>
      <w:pPr>
        <w:pStyle w:val="BodyText"/>
      </w:pPr>
      <w:ins w:id="969" w:author="PR Preview" w:date="2026-01-01T00:00:00Z">
        <w:r>
          <w:t xml:space="preserve">Source:</w:t>
        </w:r>
      </w:ins>
      <w:ins w:id="970" w:author="PR Preview" w:date="2026-01-01T00:00:00Z">
        <w:r>
          <w:t xml:space="preserve"> </w:t>
        </w:r>
      </w:ins>
      <w:ins w:id="971" w:author="PR Preview" w:date="2026-01-01T00:00:00Z">
        <w:r>
          <w:t xml:space="preserve">Schwarz [17]</w:t>
        </w:r>
      </w:ins>
      <w:ins w:id="972" w:author="PR Preview" w:date="2026-01-01T00:00:00Z">
        <w:r>
          <w:t xml:space="preserve">.</w:t>
        </w:r>
      </w:ins>
    </w:p>
    <w:bookmarkEnd w:id="356"/>
    <w:bookmarkStart w:id="357" w:name="exm-bic"/>
    <w:p>
      <w:pPr>
        <w:pStyle w:val="BodyText"/>
      </w:pPr>
      <w:ins w:id="973" w:author="PR Preview" w:date="2026-01-01T00:00:00Z">
        <w:r>
          <w:rPr>
            <w:b/>
            <w:bCs/>
          </w:rPr>
          <w:t xml:space="preserve">Example 41 (BIC of nested</w:t>
        </w:r>
      </w:ins>
      <w:ins w:id="974" w:author="PR Preview" w:date="2026-01-01T00:00:00Z">
        <w:r>
          <w:rPr>
            <w:b/>
            <w:bCs/>
          </w:rPr>
          <w:t xml:space="preserve"> </w:t>
        </w:r>
      </w:ins>
      <w:ins w:id="975" w:author="PR Preview" w:date="2026-01-01T00:00:00Z">
        <w:r>
          <w:rPr>
            <w:rStyle w:val="VerbatimChar"/>
            <w:b/>
            <w:bCs/>
          </w:rPr>
          <w:t xml:space="preserve">mtcars</w:t>
        </w:r>
      </w:ins>
      <w:ins w:id="976" w:author="PR Preview" w:date="2026-01-01T00:00:00Z">
        <w:r>
          <w:rPr>
            <w:b/>
            <w:bCs/>
          </w:rPr>
          <w:t xml:space="preserve"> </w:t>
        </w:r>
      </w:ins>
      <w:ins w:id="977" w:author="PR Preview" w:date="2026-01-01T00:00:00Z">
        <w:r>
          <w:rPr>
            <w:b/>
            <w:bCs/>
          </w:rPr>
          <w:t xml:space="preserve">models)</w:t>
        </w:r>
      </w:ins>
      <w:ins w:id="978" w:author="PR Preview" w:date="2026-01-01T00:00:00Z">
        <w:r>
          <w:t xml:space="preserve"> </w:t>
        </w:r>
      </w:ins>
      <w:ins w:id="979" w:author="PR Preview" w:date="2026-01-01T00:00:00Z">
        <w:r>
          <w:t xml:space="preserve">This example computes</w:t>
        </w:r>
      </w:ins>
      <w:ins w:id="980" w:author="PR Preview" w:date="2026-01-01T00:00:00Z">
        <w:r>
          <w:t xml:space="preserve"> </w:t>
        </w:r>
      </w:ins>
      <w:hyperlink w:anchor="def-bic">
        <w:ins w:id="981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for the four models of</w:t>
        </w:r>
      </w:ins>
      <w:ins w:id="984" w:author="PR Preview" w:date="2026-01-01T00:00:00Z">
        <w:r>
          <w:t xml:space="preserve"> </w:t>
        </w:r>
      </w:ins>
      <w:hyperlink w:anchor="exm-adjusted-r-squared">
        <w:ins w:id="985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986" w:author="PR Preview" w:date="2026-01-01T00:00:00Z">
        <w:r>
          <w:t xml:space="preserve">,</w:t>
        </w:r>
      </w:ins>
      <w:ins w:id="987" w:author="PR Preview" w:date="2026-01-01T00:00:00Z">
        <w:r>
          <w:t xml:space="preserve"> </w:t>
        </w:r>
      </w:ins>
      <w:ins w:id="988" w:author="PR Preview" w:date="2026-01-01T00:00:00Z">
        <w:r>
          <w:t xml:space="preserve">with</w:t>
        </w:r>
      </w:ins>
      <w:ins w:id="989" w:author="PR Preview" w:date="2026-01-01T00:00:00Z">
        <w:r>
          <w:t xml:space="preserve"> </w:t>
        </w:r>
      </w:ins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counted as in</w:t>
        </w:r>
      </w:ins>
      <w:ins w:id="992" w:author="PR Preview" w:date="2026-01-01T00:00:00Z">
        <w:r>
          <w:t xml:space="preserve"> </w:t>
        </w:r>
      </w:ins>
      <w:hyperlink w:anchor="exm-aic">
        <w:ins w:id="993" w:author="PR Preview" w:date="2026-01-01T00:00:00Z">
          <w:r>
            <w:rPr>
              <w:rStyle w:val="Hyperlink"/>
            </w:rPr>
            <w:t xml:space="preserve">Example 40</w:t>
          </w:r>
        </w:ins>
      </w:hyperlink>
      <w:ins w:id="994" w:author="PR Preview" w:date="2026-01-01T00:00:00Z">
        <w:r>
          <w:t xml:space="preserve">.</w:t>
        </w:r>
      </w:ins>
    </w:p>
    <w:p>
      <w:pPr>
        <w:pStyle w:val="SourceCode"/>
      </w:pPr>
      <w:ins w:id="995" w:author="PR Preview" w:date="2026-01-01T00:00:00Z">
        <w:r>
          <w:rPr>
            <w:rStyle w:val="NormalTok"/>
          </w:rPr>
          <w:t xml:space="preserve">mtcars_bic </w:t>
        </w:r>
      </w:ins>
      <w:ins w:id="996" w:author="PR Preview" w:date="2026-01-01T00:00:00Z">
        <w:r>
          <w:rPr>
            <w:rStyle w:val="OtherTok"/>
          </w:rPr>
          <w:t xml:space="preserve">&lt;-</w:t>
        </w:r>
      </w:ins>
      <w:ins w:id="997" w:author="PR Preview" w:date="2026-01-01T00:00:00Z">
        <w:r>
          <w:rPr>
            <w:rStyle w:val="NormalTok"/>
          </w:rPr>
          <w:t xml:space="preserve"> </w:t>
        </w:r>
      </w:ins>
      <w:ins w:id="998" w:author="PR Preview" w:date="2026-01-01T00:00:00Z">
        <w:r>
          <w:rPr>
            <w:rStyle w:val="FunctionTok"/>
          </w:rPr>
          <w:t xml:space="preserve">vapply</w:t>
        </w:r>
      </w:ins>
      <w:ins w:id="999" w:author="PR Preview" w:date="2026-01-01T00:00:00Z">
        <w:r>
          <w:rPr>
            <w:rStyle w:val="NormalTok"/>
          </w:rPr>
          <w:t xml:space="preserve">(</w:t>
        </w:r>
      </w:ins>
      <w:ins w:id="1000" w:author="PR Preview" w:date="2026-01-01T00:00:00Z">
        <w:r>
          <w:br/>
        </w:r>
      </w:ins>
      <w:ins w:id="1001" w:author="PR Preview" w:date="2026-01-01T00:00:00Z">
        <w:r>
          <w:rPr>
            <w:rStyle w:val="NormalTok"/>
          </w:rPr>
          <w:t xml:space="preserve">  mtcars_fits,</w:t>
        </w:r>
      </w:ins>
      <w:ins w:id="1002" w:author="PR Preview" w:date="2026-01-01T00:00:00Z">
        <w:r>
          <w:br/>
        </w:r>
      </w:ins>
      <w:ins w:id="1003" w:author="PR Preview" w:date="2026-01-01T00:00:00Z">
        <w:r>
          <w:rPr>
            <w:rStyle w:val="NormalTok"/>
          </w:rPr>
          <w:t xml:space="preserve">  \(f) {</w:t>
        </w:r>
      </w:ins>
      <w:ins w:id="1004" w:author="PR Preview" w:date="2026-01-01T00:00:00Z">
        <w:r>
          <w:br/>
        </w:r>
      </w:ins>
      <w:ins w:id="1005" w:author="PR Preview" w:date="2026-01-01T00:00:00Z">
        <w:r>
          <w:rPr>
            <w:rStyle w:val="NormalTok"/>
          </w:rPr>
          <w:t xml:space="preserve">    </w:t>
        </w:r>
      </w:ins>
      <w:ins w:id="1006" w:author="PR Preview" w:date="2026-01-01T00:00:00Z">
        <w:r>
          <w:rPr>
            <w:rStyle w:val="SpecialCharTok"/>
          </w:rPr>
          <w:t xml:space="preserve">-</w:t>
        </w:r>
      </w:ins>
      <w:ins w:id="1007" w:author="PR Preview" w:date="2026-01-01T00:00:00Z">
        <w:r>
          <w:rPr>
            <w:rStyle w:val="DecValTok"/>
          </w:rPr>
          <w:t xml:space="preserve">2</w:t>
        </w:r>
      </w:ins>
      <w:ins w:id="1008" w:author="PR Preview" w:date="2026-01-01T00:00:00Z">
        <w:r>
          <w:rPr>
            <w:rStyle w:val="NormalTok"/>
          </w:rPr>
          <w:t xml:space="preserve"> </w:t>
        </w:r>
      </w:ins>
      <w:ins w:id="1009" w:author="PR Preview" w:date="2026-01-01T00:00:00Z">
        <w:r>
          <w:rPr>
            <w:rStyle w:val="SpecialCharTok"/>
          </w:rPr>
          <w:t xml:space="preserve">*</w:t>
        </w:r>
      </w:ins>
      <w:ins w:id="1010" w:author="PR Preview" w:date="2026-01-01T00:00:00Z">
        <w:r>
          <w:rPr>
            <w:rStyle w:val="NormalTok"/>
          </w:rPr>
          <w:t xml:space="preserve"> </w:t>
        </w:r>
      </w:ins>
      <w:ins w:id="1011" w:author="PR Preview" w:date="2026-01-01T00:00:00Z">
        <w:r>
          <w:rPr>
            <w:rStyle w:val="FunctionTok"/>
          </w:rPr>
          <w:t xml:space="preserve">as.numeric</w:t>
        </w:r>
      </w:ins>
      <w:ins w:id="1012" w:author="PR Preview" w:date="2026-01-01T00:00:00Z">
        <w:r>
          <w:rPr>
            <w:rStyle w:val="NormalTok"/>
          </w:rPr>
          <w:t xml:space="preserve">(</w:t>
        </w:r>
      </w:ins>
      <w:ins w:id="1013" w:author="PR Preview" w:date="2026-01-01T00:00:00Z">
        <w:r>
          <w:rPr>
            <w:rStyle w:val="FunctionTok"/>
          </w:rPr>
          <w:t xml:space="preserve">logLik</w:t>
        </w:r>
      </w:ins>
      <w:ins w:id="1014" w:author="PR Preview" w:date="2026-01-01T00:00:00Z">
        <w:r>
          <w:rPr>
            <w:rStyle w:val="NormalTok"/>
          </w:rPr>
          <w:t xml:space="preserve">(f)) </w:t>
        </w:r>
      </w:ins>
      <w:ins w:id="1015" w:author="PR Preview" w:date="2026-01-01T00:00:00Z">
        <w:r>
          <w:rPr>
            <w:rStyle w:val="SpecialCharTok"/>
          </w:rPr>
          <w:t xml:space="preserve">+</w:t>
        </w:r>
      </w:ins>
      <w:ins w:id="1016" w:author="PR Preview" w:date="2026-01-01T00:00:00Z">
        <w:r>
          <w:br/>
        </w:r>
      </w:ins>
      <w:ins w:id="1017" w:author="PR Preview" w:date="2026-01-01T00:00:00Z">
        <w:r>
          <w:rPr>
            <w:rStyle w:val="NormalTok"/>
          </w:rPr>
          <w:t xml:space="preserve">      (</w:t>
        </w:r>
      </w:ins>
      <w:ins w:id="1018" w:author="PR Preview" w:date="2026-01-01T00:00:00Z">
        <w:r>
          <w:rPr>
            <w:rStyle w:val="FunctionTok"/>
          </w:rPr>
          <w:t xml:space="preserve">length</w:t>
        </w:r>
      </w:ins>
      <w:ins w:id="1019" w:author="PR Preview" w:date="2026-01-01T00:00:00Z">
        <w:r>
          <w:rPr>
            <w:rStyle w:val="NormalTok"/>
          </w:rPr>
          <w:t xml:space="preserve">(</w:t>
        </w:r>
      </w:ins>
      <w:ins w:id="1020" w:author="PR Preview" w:date="2026-01-01T00:00:00Z">
        <w:r>
          <w:rPr>
            <w:rStyle w:val="FunctionTok"/>
          </w:rPr>
          <w:t xml:space="preserve">coef</w:t>
        </w:r>
      </w:ins>
      <w:ins w:id="1021" w:author="PR Preview" w:date="2026-01-01T00:00:00Z">
        <w:r>
          <w:rPr>
            <w:rStyle w:val="NormalTok"/>
          </w:rPr>
          <w:t xml:space="preserve">(f)) </w:t>
        </w:r>
      </w:ins>
      <w:ins w:id="1022" w:author="PR Preview" w:date="2026-01-01T00:00:00Z">
        <w:r>
          <w:rPr>
            <w:rStyle w:val="SpecialCharTok"/>
          </w:rPr>
          <w:t xml:space="preserve">+</w:t>
        </w:r>
      </w:ins>
      <w:ins w:id="1023" w:author="PR Preview" w:date="2026-01-01T00:00:00Z">
        <w:r>
          <w:rPr>
            <w:rStyle w:val="NormalTok"/>
          </w:rPr>
          <w:t xml:space="preserve"> </w:t>
        </w:r>
      </w:ins>
      <w:ins w:id="1024" w:author="PR Preview" w:date="2026-01-01T00:00:00Z">
        <w:r>
          <w:rPr>
            <w:rStyle w:val="DecValTok"/>
          </w:rPr>
          <w:t xml:space="preserve">1</w:t>
        </w:r>
      </w:ins>
      <w:ins w:id="1025" w:author="PR Preview" w:date="2026-01-01T00:00:00Z">
        <w:r>
          <w:rPr>
            <w:rStyle w:val="NormalTok"/>
          </w:rPr>
          <w:t xml:space="preserve">) </w:t>
        </w:r>
      </w:ins>
      <w:ins w:id="1026" w:author="PR Preview" w:date="2026-01-01T00:00:00Z">
        <w:r>
          <w:rPr>
            <w:rStyle w:val="SpecialCharTok"/>
          </w:rPr>
          <w:t xml:space="preserve">*</w:t>
        </w:r>
      </w:ins>
      <w:ins w:id="1027" w:author="PR Preview" w:date="2026-01-01T00:00:00Z">
        <w:r>
          <w:rPr>
            <w:rStyle w:val="NormalTok"/>
          </w:rPr>
          <w:t xml:space="preserve"> </w:t>
        </w:r>
      </w:ins>
      <w:ins w:id="1028" w:author="PR Preview" w:date="2026-01-01T00:00:00Z">
        <w:r>
          <w:rPr>
            <w:rStyle w:val="FunctionTok"/>
          </w:rPr>
          <w:t xml:space="preserve">log</w:t>
        </w:r>
      </w:ins>
      <w:ins w:id="1029" w:author="PR Preview" w:date="2026-01-01T00:00:00Z">
        <w:r>
          <w:rPr>
            <w:rStyle w:val="NormalTok"/>
          </w:rPr>
          <w:t xml:space="preserve">(</w:t>
        </w:r>
      </w:ins>
      <w:ins w:id="1030" w:author="PR Preview" w:date="2026-01-01T00:00:00Z">
        <w:r>
          <w:rPr>
            <w:rStyle w:val="FunctionTok"/>
          </w:rPr>
          <w:t xml:space="preserve">nrow</w:t>
        </w:r>
      </w:ins>
      <w:ins w:id="1031" w:author="PR Preview" w:date="2026-01-01T00:00:00Z">
        <w:r>
          <w:rPr>
            <w:rStyle w:val="NormalTok"/>
          </w:rPr>
          <w:t xml:space="preserve">(mtcars))</w:t>
        </w:r>
      </w:ins>
      <w:ins w:id="1032" w:author="PR Preview" w:date="2026-01-01T00:00:00Z">
        <w:r>
          <w:br/>
        </w:r>
      </w:ins>
      <w:ins w:id="1033" w:author="PR Preview" w:date="2026-01-01T00:00:00Z">
        <w:r>
          <w:rPr>
            <w:rStyle w:val="NormalTok"/>
          </w:rPr>
          <w:t xml:space="preserve">  },</w:t>
        </w:r>
      </w:ins>
      <w:ins w:id="1034" w:author="PR Preview" w:date="2026-01-01T00:00:00Z">
        <w:r>
          <w:br/>
        </w:r>
      </w:ins>
      <w:ins w:id="1035" w:author="PR Preview" w:date="2026-01-01T00:00:00Z">
        <w:r>
          <w:rPr>
            <w:rStyle w:val="NormalTok"/>
          </w:rPr>
          <w:t xml:space="preserve">  </w:t>
        </w:r>
      </w:ins>
      <w:ins w:id="1036" w:author="PR Preview" w:date="2026-01-01T00:00:00Z">
        <w:r>
          <w:rPr>
            <w:rStyle w:val="FunctionTok"/>
          </w:rPr>
          <w:t xml:space="preserve">numeric</w:t>
        </w:r>
      </w:ins>
      <w:ins w:id="1037" w:author="PR Preview" w:date="2026-01-01T00:00:00Z">
        <w:r>
          <w:rPr>
            <w:rStyle w:val="NormalTok"/>
          </w:rPr>
          <w:t xml:space="preserve">(</w:t>
        </w:r>
      </w:ins>
      <w:ins w:id="1038" w:author="PR Preview" w:date="2026-01-01T00:00:00Z">
        <w:r>
          <w:rPr>
            <w:rStyle w:val="DecValTok"/>
          </w:rPr>
          <w:t xml:space="preserve">1</w:t>
        </w:r>
      </w:ins>
      <w:ins w:id="1039" w:author="PR Preview" w:date="2026-01-01T00:00:00Z">
        <w:r>
          <w:rPr>
            <w:rStyle w:val="NormalTok"/>
          </w:rPr>
          <w:t xml:space="preserve">)</w:t>
        </w:r>
      </w:ins>
      <w:ins w:id="1040" w:author="PR Preview" w:date="2026-01-01T00:00:00Z">
        <w:r>
          <w:br/>
        </w:r>
      </w:ins>
      <w:ins w:id="1041" w:author="PR Preview" w:date="2026-01-01T00:00:00Z">
        <w:r>
          <w:rPr>
            <w:rStyle w:val="NormalTok"/>
          </w:rPr>
          <w:t xml:space="preserve">)</w:t>
        </w:r>
      </w:ins>
      <w:ins w:id="1042" w:author="PR Preview" w:date="2026-01-01T00:00:00Z">
        <w:r>
          <w:br/>
        </w:r>
      </w:ins>
      <w:ins w:id="1043" w:author="PR Preview" w:date="2026-01-01T00:00:00Z">
        <w:r>
          <w:rPr>
            <w:rStyle w:val="NormalTok"/>
          </w:rPr>
          <w:t xml:space="preserve">tibble</w:t>
        </w:r>
      </w:ins>
      <w:ins w:id="1044" w:author="PR Preview" w:date="2026-01-01T00:00:00Z">
        <w:r>
          <w:rPr>
            <w:rStyle w:val="SpecialCharTok"/>
          </w:rPr>
          <w:t xml:space="preserve">::</w:t>
        </w:r>
      </w:ins>
      <w:ins w:id="1045" w:author="PR Preview" w:date="2026-01-01T00:00:00Z">
        <w:r>
          <w:rPr>
            <w:rStyle w:val="FunctionTok"/>
          </w:rPr>
          <w:t xml:space="preserve">tibble</w:t>
        </w:r>
      </w:ins>
      <w:ins w:id="1046" w:author="PR Preview" w:date="2026-01-01T00:00:00Z">
        <w:r>
          <w:rPr>
            <w:rStyle w:val="NormalTok"/>
          </w:rPr>
          <w:t xml:space="preserve">(</w:t>
        </w:r>
      </w:ins>
      <w:ins w:id="1047" w:author="PR Preview" w:date="2026-01-01T00:00:00Z">
        <w:r>
          <w:br/>
        </w:r>
      </w:ins>
      <w:ins w:id="1048" w:author="PR Preview" w:date="2026-01-01T00:00:00Z">
        <w:r>
          <w:rPr>
            <w:rStyle w:val="NormalTok"/>
          </w:rPr>
          <w:t xml:space="preserve">  </w:t>
        </w:r>
      </w:ins>
      <w:ins w:id="1049" w:author="PR Preview" w:date="2026-01-01T00:00:00Z">
        <w:r>
          <w:rPr>
            <w:rStyle w:val="AttributeTok"/>
          </w:rPr>
          <w:t xml:space="preserve">predictors =</w:t>
        </w:r>
      </w:ins>
      <w:ins w:id="1050" w:author="PR Preview" w:date="2026-01-01T00:00:00Z">
        <w:r>
          <w:rPr>
            <w:rStyle w:val="NormalTok"/>
          </w:rPr>
          <w:t xml:space="preserve"> </w:t>
        </w:r>
      </w:ins>
      <w:ins w:id="1051" w:author="PR Preview" w:date="2026-01-01T00:00:00Z">
        <w:r>
          <w:rPr>
            <w:rStyle w:val="DecValTok"/>
          </w:rPr>
          <w:t xml:space="preserve">1</w:t>
        </w:r>
      </w:ins>
      <w:ins w:id="1052" w:author="PR Preview" w:date="2026-01-01T00:00:00Z">
        <w:r>
          <w:rPr>
            <w:rStyle w:val="SpecialCharTok"/>
          </w:rPr>
          <w:t xml:space="preserve">:</w:t>
        </w:r>
      </w:ins>
      <w:ins w:id="1053" w:author="PR Preview" w:date="2026-01-01T00:00:00Z">
        <w:r>
          <w:rPr>
            <w:rStyle w:val="DecValTok"/>
          </w:rPr>
          <w:t xml:space="preserve">4</w:t>
        </w:r>
      </w:ins>
      <w:ins w:id="1054" w:author="PR Preview" w:date="2026-01-01T00:00:00Z">
        <w:r>
          <w:rPr>
            <w:rStyle w:val="NormalTok"/>
          </w:rPr>
          <w:t xml:space="preserve">,</w:t>
        </w:r>
      </w:ins>
      <w:ins w:id="1055" w:author="PR Preview" w:date="2026-01-01T00:00:00Z">
        <w:r>
          <w:br/>
        </w:r>
      </w:ins>
      <w:ins w:id="1056" w:author="PR Preview" w:date="2026-01-01T00:00:00Z">
        <w:r>
          <w:rPr>
            <w:rStyle w:val="NormalTok"/>
          </w:rPr>
          <w:t xml:space="preserve">  </w:t>
        </w:r>
      </w:ins>
      <w:ins w:id="1057" w:author="PR Preview" w:date="2026-01-01T00:00:00Z">
        <w:r>
          <w:rPr>
            <w:rStyle w:val="AttributeTok"/>
          </w:rPr>
          <w:t xml:space="preserve">bic =</w:t>
        </w:r>
      </w:ins>
      <w:ins w:id="1058" w:author="PR Preview" w:date="2026-01-01T00:00:00Z">
        <w:r>
          <w:rPr>
            <w:rStyle w:val="NormalTok"/>
          </w:rPr>
          <w:t xml:space="preserve"> mtcars_bic,</w:t>
        </w:r>
      </w:ins>
      <w:ins w:id="1059" w:author="PR Preview" w:date="2026-01-01T00:00:00Z">
        <w:r>
          <w:br/>
        </w:r>
      </w:ins>
      <w:ins w:id="1060" w:author="PR Preview" w:date="2026-01-01T00:00:00Z">
        <w:r>
          <w:rPr>
            <w:rStyle w:val="NormalTok"/>
          </w:rPr>
          <w:t xml:space="preserve">  </w:t>
        </w:r>
      </w:ins>
      <w:ins w:id="1061" w:author="PR Preview" w:date="2026-01-01T00:00:00Z">
        <w:r>
          <w:rPr>
            <w:rStyle w:val="AttributeTok"/>
          </w:rPr>
          <w:t xml:space="preserve">r_bic =</w:t>
        </w:r>
      </w:ins>
      <w:ins w:id="1062" w:author="PR Preview" w:date="2026-01-01T00:00:00Z">
        <w:r>
          <w:rPr>
            <w:rStyle w:val="NormalTok"/>
          </w:rPr>
          <w:t xml:space="preserve"> </w:t>
        </w:r>
      </w:ins>
      <w:ins w:id="1063" w:author="PR Preview" w:date="2026-01-01T00:00:00Z">
        <w:r>
          <w:rPr>
            <w:rStyle w:val="FunctionTok"/>
          </w:rPr>
          <w:t xml:space="preserve">vapply</w:t>
        </w:r>
      </w:ins>
      <w:ins w:id="1064" w:author="PR Preview" w:date="2026-01-01T00:00:00Z">
        <w:r>
          <w:rPr>
            <w:rStyle w:val="NormalTok"/>
          </w:rPr>
          <w:t xml:space="preserve">(mtcars_fits, BIC, </w:t>
        </w:r>
      </w:ins>
      <w:ins w:id="1065" w:author="PR Preview" w:date="2026-01-01T00:00:00Z">
        <w:r>
          <w:rPr>
            <w:rStyle w:val="FunctionTok"/>
          </w:rPr>
          <w:t xml:space="preserve">numeric</w:t>
        </w:r>
      </w:ins>
      <w:ins w:id="1066" w:author="PR Preview" w:date="2026-01-01T00:00:00Z">
        <w:r>
          <w:rPr>
            <w:rStyle w:val="NormalTok"/>
          </w:rPr>
          <w:t xml:space="preserve">(</w:t>
        </w:r>
      </w:ins>
      <w:ins w:id="1067" w:author="PR Preview" w:date="2026-01-01T00:00:00Z">
        <w:r>
          <w:rPr>
            <w:rStyle w:val="DecValTok"/>
          </w:rPr>
          <w:t xml:space="preserve">1</w:t>
        </w:r>
      </w:ins>
      <w:ins w:id="1068" w:author="PR Preview" w:date="2026-01-01T00:00:00Z">
        <w:r>
          <w:rPr>
            <w:rStyle w:val="NormalTok"/>
          </w:rPr>
          <w:t xml:space="preserve">))</w:t>
        </w:r>
      </w:ins>
      <w:ins w:id="1069" w:author="PR Preview" w:date="2026-01-01T00:00:00Z">
        <w:r>
          <w:br/>
        </w:r>
      </w:ins>
      <w:ins w:id="1070" w:author="PR Preview" w:date="2026-01-01T00:00:00Z">
        <w:r>
          <w:rPr>
            <w:rStyle w:val="NormalTok"/>
          </w:rPr>
          <w:t xml:space="preserve">)</w:t>
        </w:r>
      </w:ins>
      <w:ins w:id="1071" w:author="PR Preview" w:date="2026-01-01T00:00:00Z">
        <w:r>
          <w:br/>
        </w:r>
      </w:ins>
      <w:ins w:id="1072" w:author="PR Preview" w:date="2026-01-01T00:00:00Z">
        <w:r>
          <w:rPr>
            <w:rStyle w:val="CommentTok"/>
          </w:rPr>
          <w:t xml:space="preserve">#&gt; # A tibble: 4 × 3</w:t>
        </w:r>
      </w:ins>
      <w:ins w:id="1073" w:author="PR Preview" w:date="2026-01-01T00:00:00Z">
        <w:r>
          <w:br/>
        </w:r>
      </w:ins>
      <w:ins w:id="1074" w:author="PR Preview" w:date="2026-01-01T00:00:00Z">
        <w:r>
          <w:rPr>
            <w:rStyle w:val="CommentTok"/>
          </w:rPr>
          <w:t xml:space="preserve">#&gt;   predictors   bic r_bic</w:t>
        </w:r>
      </w:ins>
      <w:ins w:id="1075" w:author="PR Preview" w:date="2026-01-01T00:00:00Z">
        <w:r>
          <w:br/>
        </w:r>
      </w:ins>
      <w:ins w:id="1076" w:author="PR Preview" w:date="2026-01-01T00:00:00Z">
        <w:r>
          <w:rPr>
            <w:rStyle w:val="CommentTok"/>
          </w:rPr>
          <w:t xml:space="preserve">#&gt;        &lt;int&gt; &lt;dbl&gt; &lt;dbl&gt;</w:t>
        </w:r>
      </w:ins>
      <w:ins w:id="1077" w:author="PR Preview" w:date="2026-01-01T00:00:00Z">
        <w:r>
          <w:br/>
        </w:r>
      </w:ins>
      <w:ins w:id="1078" w:author="PR Preview" w:date="2026-01-01T00:00:00Z">
        <w:r>
          <w:rPr>
            <w:rStyle w:val="CommentTok"/>
          </w:rPr>
          <w:t xml:space="preserve">#&gt; 1          1  170.  170.</w:t>
        </w:r>
      </w:ins>
      <w:ins w:id="1079" w:author="PR Preview" w:date="2026-01-01T00:00:00Z">
        <w:r>
          <w:br/>
        </w:r>
      </w:ins>
      <w:ins w:id="1080" w:author="PR Preview" w:date="2026-01-01T00:00:00Z">
        <w:r>
          <w:rPr>
            <w:rStyle w:val="CommentTok"/>
          </w:rPr>
          <w:t xml:space="preserve">#&gt; 2          2  163.  163.</w:t>
        </w:r>
      </w:ins>
      <w:ins w:id="1081" w:author="PR Preview" w:date="2026-01-01T00:00:00Z">
        <w:r>
          <w:br/>
        </w:r>
      </w:ins>
      <w:ins w:id="1082" w:author="PR Preview" w:date="2026-01-01T00:00:00Z">
        <w:r>
          <w:rPr>
            <w:rStyle w:val="CommentTok"/>
          </w:rPr>
          <w:t xml:space="preserve">#&gt; 3          3  164.  164.</w:t>
        </w:r>
      </w:ins>
      <w:ins w:id="1083" w:author="PR Preview" w:date="2026-01-01T00:00:00Z">
        <w:r>
          <w:br/>
        </w:r>
      </w:ins>
      <w:ins w:id="1084" w:author="PR Preview" w:date="2026-01-01T00:00:00Z">
        <w:r>
          <w:rPr>
            <w:rStyle w:val="CommentTok"/>
          </w:rPr>
          <w:t xml:space="preserve">#&gt; 4          4  166.  166.</w:t>
        </w:r>
      </w:ins>
    </w:p>
    <w:p>
      <w:pPr>
        <w:pStyle w:val="FirstParagraph"/>
      </w:pPr>
      <w:ins w:id="1085" w:author="PR Preview" w:date="2026-01-01T00:00:00Z">
        <w:r>
          <w:t xml:space="preserve">The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rPr>
            <w:rStyle w:val="VerbatimChar"/>
          </w:rPr>
          <w:t xml:space="preserve">bic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column matches the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rPr>
            <w:rStyle w:val="VerbatimChar"/>
          </w:rPr>
          <w:t xml:space="preserve">r_bic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column that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rPr>
            <w:rStyle w:val="VerbatimChar"/>
          </w:rPr>
          <w:t xml:space="preserve">BIC()</w:t>
        </w:r>
      </w:ins>
      <w:ins w:id="1096" w:author="PR Preview" w:date="2026-01-01T00:00:00Z">
        <w:r>
          <w:t xml:space="preserve"> </w:t>
        </w:r>
      </w:ins>
      <w:ins w:id="1097" w:author="PR Preview" w:date="2026-01-01T00:00:00Z">
        <w:r>
          <w:t xml:space="preserve">returns: TRUE.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The model with 2 predictors has the smallest BIC.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With</w:t>
        </w:r>
      </w:ins>
      <w:ins w:id="110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</m:oMath>
      <w:ins w:id="1103" w:author="PR Preview" w:date="2026-01-01T00:00:00Z">
        <w:r>
          <w:t xml:space="preserve"> </w:t>
        </w:r>
      </w:ins>
      <w:ins w:id="1104" w:author="PR Preview" w:date="2026-01-01T00:00:00Z">
        <w:r>
          <w:t xml:space="preserve">32, each parameter costs</w:t>
        </w:r>
      </w:ins>
      <w:ins w:id="1105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3.47 in BIC against 2 in AIC,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so BIC penalizes each added parameter more heavily than AIC does.</w:t>
        </w:r>
      </w:ins>
    </w:p>
    <w:bookmarkEnd w:id="357"/>
    <w:bookmarkStart w:id="358" w:name="rem-criteria-training-error"/>
    <w:p>
      <w:pPr>
        <w:pStyle w:val="BodyText"/>
      </w:pPr>
      <w:ins w:id="1110" w:author="PR Preview" w:date="2026-01-01T00:00:00Z">
        <w:r>
          <w:rPr>
            <w:i/>
            <w:iCs/>
          </w:rPr>
          <w:t xml:space="preserve">Remark 40</w:t>
        </w:r>
      </w:ins>
      <w:ins w:id="1111" w:author="PR Preview" w:date="2026-01-01T00:00:00Z">
        <w:r>
          <w:t xml:space="preserve"> (Criteria that adjust the training error). </w:t>
        </w:r>
      </w:ins>
      <w:hyperlink w:anchor="def-adjusted-r-squared">
        <w:ins w:id="1112" w:author="PR Preview" w:date="2026-01-01T00:00:00Z">
          <w:r>
            <w:rPr>
              <w:rStyle w:val="Hyperlink"/>
            </w:rPr>
            <w:t xml:space="preserve">Definition 67</w:t>
          </w:r>
        </w:ins>
      </w:hyperlink>
      <w:ins w:id="1113" w:author="PR Preview" w:date="2026-01-01T00:00:00Z">
        <w:r>
          <w:t xml:space="preserve">,</w:t>
        </w:r>
      </w:ins>
      <w:ins w:id="1114" w:author="PR Preview" w:date="2026-01-01T00:00:00Z">
        <w:r>
          <w:t xml:space="preserve"> </w:t>
        </w:r>
      </w:ins>
      <w:hyperlink w:anchor="def-mallows-cp">
        <w:ins w:id="1115" w:author="PR Preview" w:date="2026-01-01T00:00:00Z">
          <w:r>
            <w:rPr>
              <w:rStyle w:val="Hyperlink"/>
            </w:rPr>
            <w:t xml:space="preserve">Definition 68</w:t>
          </w:r>
        </w:ins>
      </w:hyperlink>
      <w:ins w:id="1116" w:author="PR Preview" w:date="2026-01-01T00:00:00Z">
        <w:r>
          <w:t xml:space="preserve">,</w:t>
        </w:r>
      </w:ins>
      <w:ins w:id="1117" w:author="PR Preview" w:date="2026-01-01T00:00:00Z">
        <w:r>
          <w:t xml:space="preserve"> </w:t>
        </w:r>
      </w:ins>
      <w:hyperlink w:anchor="def-aic">
        <w:ins w:id="1118" w:author="PR Preview" w:date="2026-01-01T00:00:00Z">
          <w:r>
            <w:rPr>
              <w:rStyle w:val="Hyperlink"/>
            </w:rPr>
            <w:t xml:space="preserve">Definition 69</w:t>
          </w:r>
        </w:ins>
      </w:hyperlink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and</w:t>
        </w:r>
      </w:ins>
      <w:ins w:id="1121" w:author="PR Preview" w:date="2026-01-01T00:00:00Z">
        <w:r>
          <w:t xml:space="preserve"> </w:t>
        </w:r>
      </w:ins>
      <w:hyperlink w:anchor="def-bic">
        <w:ins w:id="1122" w:author="PR Preview" w:date="2026-01-01T00:00:00Z">
          <w:r>
            <w:rPr>
              <w:rStyle w:val="Hyperlink"/>
            </w:rPr>
            <w:t xml:space="preserve">Definition 70</w:t>
          </w:r>
        </w:ins>
      </w:hyperlink>
      <w:ins w:id="1123" w:author="PR Preview" w:date="2026-01-01T00:00:00Z">
        <w:r>
          <w:t xml:space="preserve"> </w:t>
        </w:r>
      </w:ins>
      <w:ins w:id="1124" w:author="PR Preview" w:date="2026-01-01T00:00:00Z">
        <w:r>
          <w:t xml:space="preserve">each correct a fit measure computed on the</w:t>
        </w:r>
      </w:ins>
      <w:ins w:id="1125" w:author="PR Preview" w:date="2026-01-01T00:00:00Z">
        <w:r>
          <w:t xml:space="preserve"> </w:t>
        </w:r>
      </w:ins>
      <w:hyperlink w:anchor="def-training-set">
        <w:ins w:id="1126" w:author="PR Preview" w:date="2026-01-01T00:00:00Z">
          <w:r>
            <w:rPr>
              <w:rStyle w:val="Hyperlink"/>
            </w:rPr>
            <w:t xml:space="preserve">training set</w:t>
          </w:r>
        </w:ins>
      </w:hyperlink>
      <w:ins w:id="1127" w:author="PR Preview" w:date="2026-01-01T00:00:00Z">
        <w:r>
          <w:t xml:space="preserve"> </w:t>
        </w:r>
      </w:ins>
      <w:ins w:id="1128" w:author="PR Preview" w:date="2026-01-01T00:00:00Z">
        <w:r>
          <w:t xml:space="preserve">for the number of parameters.</w:t>
        </w:r>
      </w:ins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They need no</w:t>
        </w:r>
      </w:ins>
      <w:ins w:id="1131" w:author="PR Preview" w:date="2026-01-01T00:00:00Z">
        <w:r>
          <w:t xml:space="preserve"> </w:t>
        </w:r>
      </w:ins>
      <w:hyperlink w:anchor="def-held-out-set">
        <w:ins w:id="1132" w:author="PR Preview" w:date="2026-01-01T00:00:00Z">
          <w:r>
            <w:rPr>
              <w:rStyle w:val="Hyperlink"/>
            </w:rPr>
            <w:t xml:space="preserve">held-out set</w:t>
          </w:r>
        </w:ins>
      </w:hyperlink>
      <w:ins w:id="1133" w:author="PR Preview" w:date="2026-01-01T00:00:00Z">
        <w:r>
          <w:t xml:space="preserve">, so they cost one fit per model, where</w:t>
        </w:r>
      </w:ins>
      <w:ins w:id="1134" w:author="PR Preview" w:date="2026-01-01T00:00:00Z">
        <w:r>
          <w:t xml:space="preserve"> </w:t>
        </w:r>
      </w:ins>
      <w:hyperlink w:anchor="def-kfold">
        <w:ins w:id="1135" w:author="PR Preview" w:date="2026-01-01T00:00:00Z">
          <w:r>
            <w:rPr>
              <w:rStyle w:val="Hyperlink"/>
            </w:rPr>
            <w:t xml:space="preserve">cross-validation</w:t>
          </w:r>
        </w:ins>
      </w:hyperlink>
      <w:ins w:id="1136" w:author="PR Preview" w:date="2026-01-01T00:00:00Z">
        <w:r>
          <w:t xml:space="preserve"> </w:t>
        </w:r>
      </w:ins>
      <w:ins w:id="1137" w:author="PR Preview" w:date="2026-01-01T00:00:00Z">
        <w:r>
          <w:t xml:space="preserve">costs several.</w:t>
        </w:r>
      </w:ins>
    </w:p>
    <w:p>
      <w:pPr>
        <w:pStyle w:val="BodyText"/>
      </w:pPr>
      <w:ins w:id="1138" w:author="PR Preview" w:date="2026-01-01T00:00:00Z">
        <w:r>
          <w:t xml:space="preserve">For a least squares model with Gaussian</w:t>
        </w:r>
      </w:ins>
      <w:ins w:id="1139" w:author="PR Preview" w:date="2026-01-01T00:00:00Z">
        <w:r>
          <w:t xml:space="preserve"> </w:t>
        </w:r>
      </w:ins>
      <w:hyperlink w:anchor="def-noise">
        <w:ins w:id="1140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1141" w:author="PR Preview" w:date="2026-01-01T00:00:00Z">
        <w:r>
          <w:t xml:space="preserve"> </w:t>
        </w:r>
      </w:ins>
      <w:ins w:id="1142" w:author="PR Preview" w:date="2026-01-01T00:00:00Z">
        <w:r>
          <w:t xml:space="preserve">of known</w:t>
        </w:r>
      </w:ins>
      <w:ins w:id="1143" w:author="PR Preview" w:date="2026-01-01T00:00:00Z">
        <w:r>
          <w:t xml:space="preserve"> </w:t>
        </w:r>
      </w:ins>
      <w:hyperlink r:id="rId152">
        <w:ins w:id="1144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1145" w:author="PR Preview" w:date="2026-01-01T00:00:00Z">
        <w:r>
          <w:t xml:space="preserve">,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t xml:space="preserve">$-2 {\ell\mathopen{}\left(\hat{\mathord{\smash[b]{\underset{\raise.3ex\hbox{$\scriptstyle\sim$}}{\theta}}\vphantom{\theta}}}\right)\mathclose{}}$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equals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$\text{RSS}(\hat{\mathord{\smash[b]{\underset{\raise.3ex\hbox{$\scriptstyle\sim$}}{\theta}}\vphantom{\theta}}}) / \sigma^2$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plus a constant that does not depend on the model.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AIC then equals</w:t>
        </w:r>
      </w:ins>
      <w:ins w:id="1156" w:author="PR Preview" w:date="2026-01-01T00:00:00Z">
        <w:r>
          <w:t xml:space="preserve"> </w:t>
        </w:r>
      </w:ins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157" w:author="PR Preview" w:date="2026-01-01T00:00:00Z">
        <w:r>
          <w:t xml:space="preserve"> </w:t>
        </w:r>
      </w:ins>
      <w:ins w:id="1158" w:author="PR Preview" w:date="2026-01-01T00:00:00Z">
        <w:r>
          <w:t xml:space="preserve">plus a constant, so the two criteria rank models the same way.</w:t>
        </w:r>
      </w:ins>
    </w:p>
    <w:p>
      <w:pPr>
        <w:pStyle w:val="BodyText"/>
      </w:pPr>
      <w:ins w:id="1159" w:author="PR Preview" w:date="2026-01-01T00:00:00Z">
        <w:r>
          <w:t xml:space="preserve">Each criterion assumes a</w:t>
        </w:r>
      </w:ins>
      <w:ins w:id="1160" w:author="PR Preview" w:date="2026-01-01T00:00:00Z">
        <w:r>
          <w:t xml:space="preserve"> </w:t>
        </w:r>
      </w:ins>
      <w:hyperlink w:anchor="def-model-family">
        <w:ins w:id="1161" w:author="PR Preview" w:date="2026-01-01T00:00:00Z">
          <w:r>
            <w:rPr>
              <w:rStyle w:val="Hyperlink"/>
            </w:rPr>
            <w:t xml:space="preserve">model family</w:t>
          </w:r>
        </w:ins>
      </w:hyperlink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whose parameter count measures its</w:t>
        </w:r>
      </w:ins>
      <w:ins w:id="1164" w:author="PR Preview" w:date="2026-01-01T00:00:00Z">
        <w:r>
          <w:t xml:space="preserve"> </w:t>
        </w:r>
      </w:ins>
      <w:hyperlink w:anchor="def-flexibility">
        <w:ins w:id="1165" w:author="PR Preview" w:date="2026-01-01T00:00:00Z">
          <w:r>
            <w:rPr>
              <w:rStyle w:val="Hyperlink"/>
            </w:rPr>
            <w:t xml:space="preserve">flexibility</w:t>
          </w:r>
        </w:ins>
      </w:hyperlink>
      <w:ins w:id="1166" w:author="PR Preview" w:date="2026-01-01T00:00:00Z">
        <w:r>
          <w:t xml:space="preserve">.</w:t>
        </w:r>
      </w:ins>
      <w:ins w:id="1167" w:author="PR Preview" w:date="2026-01-01T00:00:00Z">
        <w:r>
          <w:t xml:space="preserve"> </w:t>
        </w:r>
      </w:ins>
      <w:ins w:id="1168" w:author="PR Preview" w:date="2026-01-01T00:00:00Z">
        <w:r>
          <w:t xml:space="preserve">When the</w:t>
        </w:r>
      </w:ins>
      <w:ins w:id="1169" w:author="PR Preview" w:date="2026-01-01T00:00:00Z">
        <w:r>
          <w:t xml:space="preserve"> </w:t>
        </w:r>
      </w:ins>
      <w:hyperlink r:id="rId100">
        <w:ins w:id="1170" w:author="PR Preview" w:date="2026-01-01T00:00:00Z">
          <w:r>
            <w:rPr>
              <w:rStyle w:val="Hyperlink"/>
            </w:rPr>
            <w:t xml:space="preserve">estimate</w:t>
          </w:r>
        </w:ins>
      </w:hyperlink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of the noise variance comes from the</w:t>
        </w:r>
      </w:ins>
      <w:ins w:id="1173" w:author="PR Preview" w:date="2026-01-01T00:00:00Z">
        <w:r>
          <w:t xml:space="preserve"> </w:t>
        </w:r>
      </w:ins>
      <w:hyperlink w:anchor="def-fitted-model">
        <w:ins w:id="1174" w:author="PR Preview" w:date="2026-01-01T00:00:00Z">
          <w:r>
            <w:rPr>
              <w:rStyle w:val="Hyperlink"/>
            </w:rPr>
            <w:t xml:space="preserve">fitted model</w:t>
          </w:r>
        </w:ins>
      </w:hyperlink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itself, it can reach zero, and the criteria then fail.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Cross-validation makes no such assumption.</w:t>
        </w:r>
      </w:ins>
    </w:p>
    <w:bookmarkEnd w:id="358"/>
    <w:bookmarkEnd w:id="359"/>
    <w:bookmarkStart w:id="365" w:name="sec-cv-whole-procedure"/>
    <w:p>
      <w:pPr>
        <w:pStyle w:val="Heading2"/>
      </w:pPr>
      <w:ins w:id="1179" w:author="PR Preview" w:date="2026-01-01T00:00:00Z">
        <w:r>
          <w:t xml:space="preserve">10 Cross-validating the whole procedure</w:t>
        </w:r>
      </w:ins>
    </w:p>
    <w:bookmarkStart w:id="362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12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62"/>
    <w:bookmarkStart w:id="363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63"/>
    <w:bookmarkStart w:id="364" w:name="rem-cv-every-step"/>
    <w:p>
      <w:pPr>
        <w:pStyle w:val="BodyText"/>
      </w:pPr>
      <w:del w:id="1180" w:author="PR Preview" w:date="2026-01-01T00:00:00Z">
        <w:r>
          <w:rPr>
            <w:i/>
            <w:iCs/>
          </w:rPr>
          <w:delText xml:space="preserve">Remark 40</w:delText>
        </w:r>
      </w:del>
      <w:del w:id="1181" w:author="PR Preview" w:date="2026-01-01T00:00:00Z">
        <w:r>
          <w:delText xml:space="preserve"> (Cross-validate the whole procedure). </w:delText>
        </w:r>
      </w:del>
      <w:del w:id="1182" w:author="PR Preview" w:date="2026-01-01T00:00:00Z">
        <w:r>
          <w:delText xml:space="preserve">Every step that uses the outcome is part of fitting,</w:delText>
        </w:r>
      </w:del>
      <w:del w:id="1183" w:author="PR Preview" w:date="2026-01-01T00:00:00Z">
        <w:r>
          <w:delText xml:space="preserve"> </w:delText>
        </w:r>
      </w:del>
      <w:del w:id="1184" w:author="PR Preview" w:date="2026-01-01T00:00:00Z">
        <w:r>
          <w:delText xml:space="preserve">and must be repeated inside each fold</w:delText>
        </w:r>
      </w:del>
      <w:del w:id="1185" w:author="PR Preview" w:date="2026-01-01T00:00:00Z">
        <w:r>
          <w:delText xml:space="preserve"> </w:delText>
        </w:r>
      </w:del>
      <w:del w:id="1186" w:author="PR Preview" w:date="2026-01-01T00:00:00Z">
        <w:r>
          <w:delText xml:space="preserve">using only that fold’s training observations</w:delText>
        </w:r>
      </w:del>
      <w:del w:id="1187" w:author="PR Preview" w:date="2026-01-01T00:00:00Z">
        <w:r>
          <w:delText xml:space="preserve"> </w:delText>
        </w:r>
      </w:del>
      <w:del w:id="1188" w:author="PR Preview" w:date="2026-01-01T00:00:00Z">
        <w:r>
          <w:delText xml:space="preserve">[3, Sec. 7.10.2]</w:delText>
        </w:r>
      </w:del>
      <w:del w:id="1189" w:author="PR Preview" w:date="2026-01-01T00:00:00Z">
        <w:r>
          <w:delText xml:space="preserve">.</w:delText>
        </w:r>
      </w:del>
      <w:del w:id="1190" w:author="PR Preview" w:date="2026-01-01T00:00:00Z">
        <w:r>
          <w:delText xml:space="preserve"> </w:delText>
        </w:r>
      </w:del>
      <w:del w:id="1191" w:author="PR Preview" w:date="2026-01-01T00:00:00Z">
        <w:r>
          <w:delText xml:space="preserve">Such steps include:</w:delText>
        </w:r>
      </w:del>
    </w:p>
    <w:p>
      <w:pPr>
        <w:pStyle w:val="BodyText"/>
      </w:pPr>
      <w:ins w:id="1192" w:author="PR Preview" w:date="2026-01-01T00:00:00Z">
        <w:r>
          <w:rPr>
            <w:i/>
            <w:iCs/>
          </w:rPr>
          <w:t xml:space="preserve">Remark 41</w:t>
        </w:r>
      </w:ins>
      <w:ins w:id="1193" w:author="PR Preview" w:date="2026-01-01T00:00:00Z">
        <w:r>
          <w:t xml:space="preserve"> (Cross-validate the whole procedure). </w:t>
        </w:r>
      </w:ins>
      <w:ins w:id="1194" w:author="PR Preview" w:date="2026-01-01T00:00:00Z">
        <w:r>
          <w:t xml:space="preserve">Every step that uses the outcome is part of fitting,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and must be repeated inside each fold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using only that fold’s training observations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[3, Sec. 7.10.2]</w:t>
        </w:r>
      </w:ins>
      <w:ins w:id="1201" w:author="PR Preview" w:date="2026-01-01T00:00:00Z">
        <w:r>
          <w:t xml:space="preserve">.</w:t>
        </w:r>
      </w:ins>
      <w:ins w:id="1202" w:author="PR Preview" w:date="2026-01-01T00:00:00Z">
        <w:r>
          <w:t xml:space="preserve"> </w:t>
        </w:r>
      </w:ins>
      <w:ins w:id="1203" w:author="PR Preview" w:date="2026-01-01T00:00:00Z">
        <w:r>
          <w:t xml:space="preserve">Such steps include:</w:t>
        </w:r>
      </w:ins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64"/>
    <w:bookmarkEnd w:id="365"/>
    <w:bookmarkStart w:id="366" w:name="further-reading"/>
    <w:p>
      <w:pPr>
        <w:pStyle w:val="Heading2"/>
      </w:pPr>
      <w:del w:id="1204" w:author="PR Preview" w:date="2026-01-01T00:00:00Z">
        <w:r>
          <w:delText xml:space="preserve">10 Further reading</w:delText>
        </w:r>
      </w:del>
    </w:p>
    <w:p>
      <w:pPr>
        <w:pStyle w:val="Heading2"/>
      </w:pPr>
      <w:ins w:id="1205" w:author="PR Preview" w:date="2026-01-01T00:00:00Z">
        <w:r>
          <w:t xml:space="preserve">11 Further reading</w:t>
        </w:r>
      </w:ins>
    </w:p>
    <w:p>
      <w:pPr>
        <w:pStyle w:val="FirstParagraph"/>
      </w:pPr>
      <w:r>
        <w:t xml:space="preserve">Sanchez [13]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66"/>
    <w:bookmarkStart w:id="401" w:name="references"/>
    <w:p>
      <w:pPr>
        <w:pStyle w:val="Heading2"/>
      </w:pPr>
      <w:r>
        <w:t xml:space="preserve">References</w:t>
      </w:r>
    </w:p>
    <w:bookmarkStart w:id="400" w:name="refs"/>
    <w:bookmarkStart w:id="368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https://en.wikipedia.org/wiki/Random_seed</w:t>
        </w:r>
      </w:hyperlink>
    </w:p>
    <w:bookmarkEnd w:id="368"/>
    <w:bookmarkStart w:id="370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70"/>
    <w:bookmarkStart w:id="372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71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72"/>
    <w:bookmarkStart w:id="374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https://en.wikipedia.org/wiki/Generalization_error</w:t>
        </w:r>
      </w:hyperlink>
    </w:p>
    <w:bookmarkEnd w:id="374"/>
    <w:bookmarkStart w:id="376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75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76"/>
    <w:bookmarkStart w:id="377" w:name="ref-hosmer1989applie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377"/>
    <w:bookmarkStart w:id="379" w:name="ref-venables2002moder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378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379"/>
    <w:bookmarkStart w:id="381" w:name="ref-wikipedia_overfitting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https://en.wikipedia.org/wiki/Overfitting</w:t>
        </w:r>
      </w:hyperlink>
    </w:p>
    <w:bookmarkEnd w:id="381"/>
    <w:bookmarkStart w:id="383" w:name="ref-wikipedia_bias_variance_tradeoff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https://en.wikipedia.org/wiki/Bias%E2%80%93variance_tradeoff</w:t>
        </w:r>
      </w:hyperlink>
    </w:p>
    <w:bookmarkEnd w:id="383"/>
    <w:bookmarkStart w:id="385" w:name="Xf37f146c051effb839e1c8a6474af7649839077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85"/>
    <w:bookmarkStart w:id="387" w:name="ref-wikipedia_model_sele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https://en.wikipedia.org/wiki/Model_selection</w:t>
        </w:r>
      </w:hyperlink>
    </w:p>
    <w:bookmarkEnd w:id="387"/>
    <w:bookmarkStart w:id="389" w:name="X69e5f5a2cf8346a34db43eb05bbd9ce9d7949e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https://en.wikipedia.org/wiki/Cross-validation_%28statistics%29</w:t>
        </w:r>
      </w:hyperlink>
    </w:p>
    <w:bookmarkEnd w:id="389"/>
    <w:bookmarkStart w:id="391" w:name="ref-sanchez2020matrix4s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90">
        <w:r>
          <w:rPr>
            <w:rStyle w:val="Hyperlink"/>
          </w:rPr>
          <w:t xml:space="preserve">https://www.gastonsanchez.com/matrix4sl/</w:t>
        </w:r>
      </w:hyperlink>
    </w:p>
    <w:bookmarkEnd w:id="391"/>
    <w:bookmarkStart w:id="393" w:name="ref-wikipedia_leverage_statis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https://en.wikipedia.org/wiki/Leverage_%28statistics%29</w:t>
        </w:r>
      </w:hyperlink>
    </w:p>
    <w:bookmarkEnd w:id="393"/>
    <w:bookmarkStart w:id="395" w:name="ref-mallows1973some"/>
    <w:p>
      <w:pPr>
        <w:pStyle w:val="Bibliography"/>
      </w:pPr>
      <w:ins w:id="1206" w:author="PR Preview" w:date="2026-01-01T00:00:00Z">
        <w:r>
          <w:t xml:space="preserve">[15]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	</w:t>
        </w:r>
      </w:ins>
      <w:ins w:id="1209" w:author="PR Preview" w:date="2026-01-01T00:00:00Z">
        <w:r>
          <w:t xml:space="preserve">C. L. Mallows,</w:t>
        </w:r>
      </w:ins>
      <w:ins w:id="1210" w:author="PR Preview" w:date="2026-01-01T00:00:00Z">
        <w:r>
          <w:t xml:space="preserve"> </w:t>
        </w:r>
      </w:ins>
      <w:ins w:id="1211" w:author="PR Preview" w:date="2026-01-01T00:00:00Z">
        <w:r>
          <w:t xml:space="preserve">“Some comments on</w:t>
        </w:r>
      </w:ins>
      <w:ins w:id="1212" w:author="PR Preview" w:date="2026-01-01T00:00:00Z">
        <w:r>
          <w:t xml:space="preserve"> </w:t>
        </w:r>
      </w:ins>
      <m:oMath>
        <m:sSub>
          <m:e>
            <m:r>
              <m:t>C</m:t>
            </m:r>
          </m:e>
          <m:sub>
            <m:r>
              <m:t>p</m:t>
            </m:r>
          </m:sub>
        </m:sSub>
      </m:oMath>
      <w:ins w:id="1213" w:author="PR Preview" w:date="2026-01-01T00:00:00Z">
        <w:r>
          <w:t xml:space="preserve">,”</w:t>
        </w:r>
      </w:ins>
      <w:ins w:id="1214" w:author="PR Preview" w:date="2026-01-01T00:00:00Z">
        <w:r>
          <w:t xml:space="preserve"> </w:t>
        </w:r>
      </w:ins>
      <w:ins w:id="1215" w:author="PR Preview" w:date="2026-01-01T00:00:00Z">
        <w:r>
          <w:rPr>
            <w:i/>
            <w:iCs/>
          </w:rPr>
          <w:t xml:space="preserve">Technometrics</w:t>
        </w:r>
      </w:ins>
      <w:ins w:id="1216" w:author="PR Preview" w:date="2026-01-01T00:00:00Z">
        <w:r>
          <w:t xml:space="preserve">, vol. 15, no. 4, pp. 661–675, 1973, doi:</w:t>
        </w:r>
      </w:ins>
      <w:ins w:id="1217" w:author="PR Preview" w:date="2026-01-01T00:00:00Z">
        <w:r>
          <w:t xml:space="preserve"> </w:t>
        </w:r>
      </w:ins>
      <w:hyperlink r:id="rId394">
        <w:ins w:id="1218" w:author="PR Preview" w:date="2026-01-01T00:00:00Z">
          <w:r>
            <w:rPr>
              <w:rStyle w:val="Hyperlink"/>
            </w:rPr>
            <w:t xml:space="preserve">10.1080/00401706.1973.10489103</w:t>
          </w:r>
        </w:ins>
      </w:hyperlink>
      <w:ins w:id="1219" w:author="PR Preview" w:date="2026-01-01T00:00:00Z">
        <w:r>
          <w:t xml:space="preserve">.</w:t>
        </w:r>
      </w:ins>
    </w:p>
    <w:bookmarkEnd w:id="395"/>
    <w:bookmarkStart w:id="397" w:name="ref-akaike1974new"/>
    <w:p>
      <w:pPr>
        <w:pStyle w:val="Bibliography"/>
      </w:pPr>
      <w:ins w:id="1220" w:author="PR Preview" w:date="2026-01-01T00:00:00Z">
        <w:r>
          <w:t xml:space="preserve">[16]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	</w:t>
        </w:r>
      </w:ins>
      <w:ins w:id="1223" w:author="PR Preview" w:date="2026-01-01T00:00:00Z">
        <w:r>
          <w:t xml:space="preserve">H. Akaike,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“A new look at the statistical model identification,”</w:t>
        </w:r>
      </w:ins>
      <w:ins w:id="1226" w:author="PR Preview" w:date="2026-01-01T00:00:00Z">
        <w:r>
          <w:t xml:space="preserve"> </w:t>
        </w:r>
      </w:ins>
      <w:ins w:id="1227" w:author="PR Preview" w:date="2026-01-01T00:00:00Z">
        <w:r>
          <w:rPr>
            <w:i/>
            <w:iCs/>
          </w:rPr>
          <w:t xml:space="preserve">IEEE Transactions on Automatic Control</w:t>
        </w:r>
      </w:ins>
      <w:ins w:id="1228" w:author="PR Preview" w:date="2026-01-01T00:00:00Z">
        <w:r>
          <w:t xml:space="preserve">, vol. 19, no. 6, pp. 716–723, 1974, doi:</w:t>
        </w:r>
      </w:ins>
      <w:ins w:id="1229" w:author="PR Preview" w:date="2026-01-01T00:00:00Z">
        <w:r>
          <w:t xml:space="preserve"> </w:t>
        </w:r>
      </w:ins>
      <w:hyperlink r:id="rId396">
        <w:ins w:id="1230" w:author="PR Preview" w:date="2026-01-01T00:00:00Z">
          <w:r>
            <w:rPr>
              <w:rStyle w:val="Hyperlink"/>
            </w:rPr>
            <w:t xml:space="preserve">10.1109/TAC.1974.1100705</w:t>
          </w:r>
        </w:ins>
      </w:hyperlink>
      <w:ins w:id="1231" w:author="PR Preview" w:date="2026-01-01T00:00:00Z">
        <w:r>
          <w:t xml:space="preserve">.</w:t>
        </w:r>
      </w:ins>
    </w:p>
    <w:bookmarkEnd w:id="397"/>
    <w:bookmarkStart w:id="399" w:name="ref-schwarz1978estimating"/>
    <w:p>
      <w:pPr>
        <w:pStyle w:val="Bibliography"/>
      </w:pPr>
      <w:ins w:id="1232" w:author="PR Preview" w:date="2026-01-01T00:00:00Z">
        <w:r>
          <w:t xml:space="preserve">[17]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	</w:t>
        </w:r>
      </w:ins>
      <w:ins w:id="1235" w:author="PR Preview" w:date="2026-01-01T00:00:00Z">
        <w:r>
          <w:t xml:space="preserve">G. Schwarz,</w:t>
        </w:r>
      </w:ins>
      <w:ins w:id="1236" w:author="PR Preview" w:date="2026-01-01T00:00:00Z">
        <w:r>
          <w:t xml:space="preserve"> </w:t>
        </w:r>
      </w:ins>
      <w:ins w:id="1237" w:author="PR Preview" w:date="2026-01-01T00:00:00Z">
        <w:r>
          <w:t xml:space="preserve">“Estimating the dimension of a model,”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rPr>
            <w:i/>
            <w:iCs/>
          </w:rPr>
          <w:t xml:space="preserve">The Annals of Statistics</w:t>
        </w:r>
      </w:ins>
      <w:ins w:id="1240" w:author="PR Preview" w:date="2026-01-01T00:00:00Z">
        <w:r>
          <w:t xml:space="preserve">, vol. 6, no. 2, pp. 461–464, 1978, doi:</w:t>
        </w:r>
      </w:ins>
      <w:ins w:id="1241" w:author="PR Preview" w:date="2026-01-01T00:00:00Z">
        <w:r>
          <w:t xml:space="preserve"> </w:t>
        </w:r>
      </w:ins>
      <w:hyperlink r:id="rId398">
        <w:ins w:id="1242" w:author="PR Preview" w:date="2026-01-01T00:00:00Z">
          <w:r>
            <w:rPr>
              <w:rStyle w:val="Hyperlink"/>
            </w:rPr>
            <w:t xml:space="preserve">10.1214/aos/1176344136</w:t>
          </w:r>
        </w:ins>
      </w:hyperlink>
      <w:ins w:id="1243" w:author="PR Preview" w:date="2026-01-01T00:00:00Z">
        <w:r>
          <w:t xml:space="preserve">.</w:t>
        </w:r>
      </w:ins>
    </w:p>
    <w:bookmarkEnd w:id="399"/>
    <w:bookmarkEnd w:id="400"/>
    <w:bookmarkEnd w:id="4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5" Type="http://schemas.openxmlformats.org/officeDocument/2006/relationships/image" Target="media/rId245.png"/><Relationship Id="rId277" Type="http://schemas.openxmlformats.org/officeDocument/2006/relationships/image" Target="media/rId277.png"/><Relationship Id="rId338" Type="http://schemas.openxmlformats.org/officeDocument/2006/relationships/image" Target="media/rId338.png"/><Relationship Id="rId188" Type="http://schemas.openxmlformats.org/officeDocument/2006/relationships/image" Target="media/rId188.png"/><Relationship Id="rId227" Type="http://schemas.openxmlformats.org/officeDocument/2006/relationships/image" Target="media/rId227.png"/><Relationship Id="rId231" Type="http://schemas.openxmlformats.org/officeDocument/2006/relationships/image" Target="media/rId231.png"/><Relationship Id="rId235" Type="http://schemas.openxmlformats.org/officeDocument/2006/relationships/image" Target="media/rId235.png"/><Relationship Id="rId239" Type="http://schemas.openxmlformats.org/officeDocument/2006/relationships/image" Target="media/rId239.png"/><Relationship Id="rId88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78" Type="http://schemas.openxmlformats.org/officeDocument/2006/relationships/hyperlink" Target="https://doi.org/10.1007/978-0-387-21706-2" TargetMode="External"/><Relationship Id="rId371" Type="http://schemas.openxmlformats.org/officeDocument/2006/relationships/hyperlink" Target="https://doi.org/10.1007/978-0-387-84858-7" TargetMode="External"/><Relationship Id="rId375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2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3" Type="http://schemas.openxmlformats.org/officeDocument/2006/relationships/hyperlink" Target="https://en.wikipedia.org/wiki/Generalization_error" TargetMode="External"/><Relationship Id="rId384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0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69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basic-statistical-methods.qmd#def-linear-regression" TargetMode="External"/><Relationship Id="rId346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02" Type="http://schemas.openxmlformats.org/officeDocument/2006/relationships/hyperlink" Target="correlation-regression.qmd#def-ols" TargetMode="External"/><Relationship Id="rId347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293" Type="http://schemas.openxmlformats.org/officeDocument/2006/relationships/hyperlink" Target="correlation-regression.qmd#def-slr-covariate-vector" TargetMode="External"/><Relationship Id="rId344" Type="http://schemas.openxmlformats.org/officeDocument/2006/relationships/hyperlink" Target="correlation-regression.qmd#def-tss" TargetMode="External"/><Relationship Id="rId305" Type="http://schemas.openxmlformats.org/officeDocument/2006/relationships/hyperlink" Target="correlation-regression.qmd#thm-ols-slr-vector" TargetMode="External"/><Relationship Id="rId215" Type="http://schemas.openxmlformats.org/officeDocument/2006/relationships/hyperlink" Target="data.qmd#def-categorical-var" TargetMode="External"/><Relationship Id="rId330" Type="http://schemas.openxmlformats.org/officeDocument/2006/relationships/hyperlink" Target="estimation.qmd#def-SE" TargetMode="External"/><Relationship Id="rId165" Type="http://schemas.openxmlformats.org/officeDocument/2006/relationships/hyperlink" Target="estimation.qmd#def-bias" TargetMode="External"/><Relationship Id="rId100" Type="http://schemas.openxmlformats.org/officeDocument/2006/relationships/hyperlink" Target="estimation.qmd#def-estimate" TargetMode="External"/><Relationship Id="rId143" Type="http://schemas.openxmlformats.org/officeDocument/2006/relationships/hyperlink" Target="estimation.qmd#def-estimation-error" TargetMode="External"/><Relationship Id="rId144" Type="http://schemas.openxmlformats.org/officeDocument/2006/relationships/hyperlink" Target="estimation.qmd#def-estimator" TargetMode="External"/><Relationship Id="rId132" Type="http://schemas.openxmlformats.org/officeDocument/2006/relationships/hyperlink" Target="estimation.qmd#def-mse" TargetMode="External"/><Relationship Id="rId192" Type="http://schemas.openxmlformats.org/officeDocument/2006/relationships/hyperlink" Target="estimation.qmd#def-rmse" TargetMode="External"/><Relationship Id="rId58" Type="http://schemas.openxmlformats.org/officeDocument/2006/relationships/hyperlink" Target="estimation.qmd#def-scientific-model" TargetMode="External"/><Relationship Id="rId60" Type="http://schemas.openxmlformats.org/officeDocument/2006/relationships/hyperlink" Target="exploratory-descriptive.qmd#def-population" TargetMode="External"/><Relationship Id="rId164" Type="http://schemas.openxmlformats.org/officeDocument/2006/relationships/hyperlink" Target="exploratory-descriptive.qmd#def-population-distribution" TargetMode="External"/><Relationship Id="rId84" Type="http://schemas.openxmlformats.org/officeDocument/2006/relationships/hyperlink" Target="exploratory-descriptive.qmd#def-sample-mean" TargetMode="External"/><Relationship Id="rId326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378" Type="http://schemas.openxmlformats.org/officeDocument/2006/relationships/hyperlink" Target="https://doi.org/10.1007/978-0-387-21706-2" TargetMode="External"/><Relationship Id="rId371" Type="http://schemas.openxmlformats.org/officeDocument/2006/relationships/hyperlink" Target="https://doi.org/10.1007/978-0-387-84858-7" TargetMode="External"/><Relationship Id="rId375" Type="http://schemas.openxmlformats.org/officeDocument/2006/relationships/hyperlink" Target="https://doi.org/10.1007/978-1-0716-1418-1" TargetMode="External"/><Relationship Id="rId394" Type="http://schemas.openxmlformats.org/officeDocument/2006/relationships/hyperlink" Target="https://doi.org/10.1080/00401706.1973.10489103" TargetMode="External"/><Relationship Id="rId396" Type="http://schemas.openxmlformats.org/officeDocument/2006/relationships/hyperlink" Target="https://doi.org/10.1109/TAC.1974.1100705" TargetMode="External"/><Relationship Id="rId398" Type="http://schemas.openxmlformats.org/officeDocument/2006/relationships/hyperlink" Target="https://doi.org/10.1214/aos/1176344136" TargetMode="External"/><Relationship Id="rId382" Type="http://schemas.openxmlformats.org/officeDocument/2006/relationships/hyperlink" Target="https://en.wikipedia.org/wiki/Bias%E2%80%93variance_tradeoff" TargetMode="External"/><Relationship Id="rId388" Type="http://schemas.openxmlformats.org/officeDocument/2006/relationships/hyperlink" Target="https://en.wikipedia.org/wiki/Cross-validation_%28statistics%29" TargetMode="External"/><Relationship Id="rId373" Type="http://schemas.openxmlformats.org/officeDocument/2006/relationships/hyperlink" Target="https://en.wikipedia.org/wiki/Generalization_error" TargetMode="External"/><Relationship Id="rId384" Type="http://schemas.openxmlformats.org/officeDocument/2006/relationships/hyperlink" Target="https://en.wikipedia.org/wiki/Hyperparameter_%28machine_learning%29" TargetMode="External"/><Relationship Id="rId392" Type="http://schemas.openxmlformats.org/officeDocument/2006/relationships/hyperlink" Target="https://en.wikipedia.org/wiki/Leverage_%28statistics%29" TargetMode="External"/><Relationship Id="rId386" Type="http://schemas.openxmlformats.org/officeDocument/2006/relationships/hyperlink" Target="https://en.wikipedia.org/wiki/Model_selection" TargetMode="External"/><Relationship Id="rId380" Type="http://schemas.openxmlformats.org/officeDocument/2006/relationships/hyperlink" Target="https://en.wikipedia.org/wiki/Overfitting" TargetMode="External"/><Relationship Id="rId367" Type="http://schemas.openxmlformats.org/officeDocument/2006/relationships/hyperlink" Target="https://en.wikipedia.org/wiki/Random_seed" TargetMode="External"/><Relationship Id="rId369" Type="http://schemas.openxmlformats.org/officeDocument/2006/relationships/hyperlink" Target="https://en.wikipedia.org/wiki/Training,_validation,_and_test_data_sets" TargetMode="External"/><Relationship Id="rId223" Type="http://schemas.openxmlformats.org/officeDocument/2006/relationships/hyperlink" Target="https://morrison-lab.github.io/lds/chapters/big-ideas.html#def-test-set" TargetMode="External"/><Relationship Id="rId221" Type="http://schemas.openxmlformats.org/officeDocument/2006/relationships/hyperlink" Target="https://morrison-lab.github.io/lds/chapters/big-ideas.html#def-training-set" TargetMode="External"/><Relationship Id="rId222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68" Type="http://schemas.openxmlformats.org/officeDocument/2006/relationships/hyperlink" Target="https://morrison-lab.github.io/pds/expectation.html#def-cond-expectation" TargetMode="External"/><Relationship Id="rId65" Type="http://schemas.openxmlformats.org/officeDocument/2006/relationships/hyperlink" Target="https://morrison-lab.github.io/pds/expectation.html#def-expectation" TargetMode="External"/><Relationship Id="rId71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85" Type="http://schemas.openxmlformats.org/officeDocument/2006/relationships/hyperlink" Target="https://morrison-lab.github.io/pds/expectation.html#def-risk" TargetMode="External"/><Relationship Id="rId136" Type="http://schemas.openxmlformats.org/officeDocument/2006/relationships/hyperlink" Target="https://morrison-lab.github.io/pds/expectation.html#thm-lie" TargetMode="External"/><Relationship Id="rId16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9" Type="http://schemas.openxmlformats.org/officeDocument/2006/relationships/hyperlink" Target="https://morrison-lab.github.io/pds/probability-basics.html#def-probability" TargetMode="External"/><Relationship Id="rId105" Type="http://schemas.openxmlformats.org/officeDocument/2006/relationships/hyperlink" Target="https://morrison-lab.github.io/pds/random-variables.html#def-cdf" TargetMode="External"/><Relationship Id="rId108" Type="http://schemas.openxmlformats.org/officeDocument/2006/relationships/hyperlink" Target="https://morrison-lab.github.io/pds/random-variables.html#def-normal" TargetMode="External"/><Relationship Id="rId148" Type="http://schemas.openxmlformats.org/officeDocument/2006/relationships/hyperlink" Target="https://morrison-lab.github.io/pds/variance-covariance.html#def-cond-variance" TargetMode="External"/><Relationship Id="rId61" Type="http://schemas.openxmlformats.org/officeDocument/2006/relationships/hyperlink" Target="https://morrison-lab.github.io/pds/variance-covariance.html#def-deviation-pop-mean" TargetMode="External"/><Relationship Id="rId152" Type="http://schemas.openxmlformats.org/officeDocument/2006/relationships/hyperlink" Target="https://morrison-lab.github.io/pds/variance-covariance.html#def-variance" TargetMode="External"/><Relationship Id="rId162" Type="http://schemas.openxmlformats.org/officeDocument/2006/relationships/hyperlink" Target="https://morrison-lab.github.io/pds/variance-covariance.html#thm-variance" TargetMode="External"/><Relationship Id="rId390" Type="http://schemas.openxmlformats.org/officeDocument/2006/relationships/hyperlink" Target="https://www.gastonsanchez.com/matrix4sl/" TargetMode="External"/><Relationship Id="rId297" Type="http://schemas.openxmlformats.org/officeDocument/2006/relationships/hyperlink" Target="https://www.gastonsanchez.com/matrix4sl/cross-products.html#cross-products" TargetMode="External"/><Relationship Id="rId353" Type="http://schemas.openxmlformats.org/officeDocument/2006/relationships/hyperlink" Target="intro-MLEs.qmd#def-loglik" TargetMode="External"/><Relationship Id="rId352" Type="http://schemas.openxmlformats.org/officeDocument/2006/relationships/hyperlink" Target="intro-MLEs.qmd#def-mle" TargetMode="External"/><Relationship Id="rId219" Type="http://schemas.openxmlformats.org/officeDocument/2006/relationships/hyperlink" Target="logistic-inference.qmd#def-logistic-regression" TargetMode="External"/><Relationship Id="rId307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6" Type="http://schemas.openxmlformats.org/officeDocument/2006/relationships/hyperlink" Target="prediction.qmd#def-prediction-error" TargetMode="External"/><Relationship Id="rId81" Type="http://schemas.openxmlformats.org/officeDocument/2006/relationships/hyperlink" Target="prediction.qmd#def-prediction-mse" TargetMode="External"/><Relationship Id="rId349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2026-10-19T20:24:10Z</dcterms:created>
  <dcterms:modified xsi:type="dcterms:W3CDTF">2026-10-19T20:24:10Z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13:16:15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