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del w:id="3" w:author="PR Preview" w:date="2026-01-01T00:00:00Z">
        <w:r>
          <w:delText xml:space="preserve">It is a sample estimate of the</w:delText>
        </w:r>
      </w:del>
      <w:del w:id="4" w:author="PR Preview" w:date="2026-01-01T00:00:00Z">
        <w:r>
          <w:delText xml:space="preserve"> </w:delText>
        </w:r>
      </w:del>
      <w:hyperlink r:id="rId88">
        <w:del w:id="5" w:author="PR Preview" w:date="2026-01-01T00:00:00Z">
          <w:r>
            <w:rPr>
              <w:rStyle w:val="Hyperlink"/>
            </w:rPr>
            <w:delText xml:space="preserve">population correlation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It is defined when neither variable is constant,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so that both sums of squares are positive.</w:delText>
        </w:r>
      </w:del>
    </w:p>
    <w:p>
      <w:pPr>
        <w:pStyle w:val="FirstParagraph"/>
      </w:pPr>
      <w:ins w:id="11" w:author="PR Preview" w:date="2026-01-01T00:00:00Z">
        <w:r>
          <w:t xml:space="preserve">It is defined when neither variable is constant,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so that both sums of squares are positive.</w:t>
        </w:r>
      </w:ins>
    </w:p>
    <w:bookmarkEnd w:id="87"/>
    <w:bookmarkStart w:id="89" w:name="rem-pearson-r-estimates-population"/>
    <w:p>
      <w:pPr>
        <w:pStyle w:val="BodyText"/>
      </w:pPr>
      <w:ins w:id="14" w:author="PR Preview" w:date="2026-01-01T00:00:00Z">
        <w:r>
          <w:rPr>
            <w:i/>
            <w:iCs/>
          </w:rPr>
          <w:t xml:space="preserve">Remark 4</w:t>
        </w:r>
      </w:ins>
      <w:ins w:id="15" w:author="PR Preview" w:date="2026-01-01T00:00:00Z">
        <w:r>
          <w:t xml:space="preserve"> (The Pearson correlation coefficient estimates the population correlation). </w:t>
        </w:r>
      </w:ins>
      <w:ins w:id="16" w:author="PR Preview" w:date="2026-01-01T00:00:00Z">
        <w:r>
          <w:t xml:space="preserve">The Pearson correlation coefficient is a sample estimate of the</w:t>
        </w:r>
      </w:ins>
      <w:ins w:id="17" w:author="PR Preview" w:date="2026-01-01T00:00:00Z">
        <w:r>
          <w:t xml:space="preserve"> </w:t>
        </w:r>
      </w:ins>
      <w:hyperlink r:id="rId88">
        <w:ins w:id="18" w:author="PR Preview" w:date="2026-01-01T00:00:00Z">
          <w:r>
            <w:rPr>
              <w:rStyle w:val="Hyperlink"/>
            </w:rPr>
            <w:t xml:space="preserve">population correlation</w:t>
          </w:r>
        </w:ins>
      </w:hyperlink>
      <w:ins w:id="19" w:author="PR Preview" w:date="2026-01-01T00:00:00Z">
        <w:r>
          <w:t xml:space="preserve">.</w:t>
        </w:r>
      </w:ins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del w:id="20" w:author="PR Preview" w:date="2026-01-01T00:00:00Z">
        <w:r>
          <w:rPr>
            <w:i/>
            <w:iCs/>
          </w:rPr>
          <w:delText xml:space="preserve">Remark 4</w:delText>
        </w:r>
      </w:del>
      <w:del w:id="21" w:author="PR Preview" w:date="2026-01-01T00:00:00Z">
        <w:r>
          <w:delText xml:space="preserve"> (Standardized values have no units). </w:delText>
        </w:r>
      </w:del>
      <w:del w:id="22" w:author="PR Preview" w:date="2026-01-01T00:00:00Z">
        <w:r>
          <w:delText xml:space="preserve">In</w:delText>
        </w:r>
      </w:del>
      <w:del w:id="23" w:author="PR Preview" w:date="2026-01-01T00:00:00Z">
        <w:r>
          <w:delText xml:space="preserve"> </w:delText>
        </w:r>
      </w:del>
      <w:hyperlink w:anchor="exr-standardize">
        <w:del w:id="24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standardized value of a cholesterol of 250 mg/dL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the number of sample standard deviations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between 250 and the sample mean.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Standardizing puts variables measured in different units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on a comparable scale.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For example, a salary in dollars and an age in years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both become unitless numbers of standard deviations.</w:delText>
        </w:r>
      </w:del>
    </w:p>
    <w:p>
      <w:pPr>
        <w:pStyle w:val="BodyText"/>
      </w:pPr>
      <w:ins w:id="40" w:author="PR Preview" w:date="2026-01-01T00:00:00Z">
        <w:r>
          <w:rPr>
            <w:i/>
            <w:iCs/>
          </w:rPr>
          <w:t xml:space="preserve">Remark 5</w:t>
        </w:r>
      </w:ins>
      <w:ins w:id="41" w:author="PR Preview" w:date="2026-01-01T00:00:00Z">
        <w:r>
          <w:t xml:space="preserve"> (Standardized values have no units). </w:t>
        </w:r>
      </w:ins>
      <w:ins w:id="42" w:author="PR Preview" w:date="2026-01-01T00:00:00Z">
        <w:r>
          <w:t xml:space="preserve">In</w:t>
        </w:r>
      </w:ins>
      <w:ins w:id="43" w:author="PR Preview" w:date="2026-01-01T00:00:00Z">
        <w:r>
          <w:t xml:space="preserve"> </w:t>
        </w:r>
      </w:ins>
      <w:hyperlink w:anchor="exr-standardize">
        <w:ins w:id="4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standardized value of a cholesterol of 250 mg/dL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the number of sample standard deviations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between 250 and the sample mean.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Standardizing puts variables measured in different units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on a comparable scale.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 example, a salary in dollars and an age in years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both become unitless numbers of standard deviations.</w:t>
        </w:r>
      </w:ins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del w:id="60" w:author="PR Preview" w:date="2026-01-01T00:00:00Z">
        <w:r>
          <w:rPr>
            <w:i/>
            <w:iCs/>
          </w:rPr>
          <w:delText xml:space="preserve">Remark 5</w:delText>
        </w:r>
      </w:del>
      <w:del w:id="61" w:author="PR Preview" w:date="2026-01-01T00:00:00Z">
        <w:r>
          <w:delText xml:space="preserve"> (Min-max scaling and outliers). </w:delText>
        </w:r>
      </w:del>
      <w:del w:id="62" w:author="PR Preview" w:date="2026-01-01T00:00:00Z">
        <w:r>
          <w:delText xml:space="preserve">Every min-max scaled value lies in</w:delText>
        </w:r>
      </w:del>
      <w:del w:id="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4" w:author="PR Preview" w:date="2026-01-01T00:00:00Z">
        <w:r>
          <w:delText xml:space="preserve">: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 minimum maps to</w:delText>
        </w:r>
      </w:del>
      <w:del w:id="67" w:author="PR Preview" w:date="2026-01-01T00:00:00Z">
        <w:r>
          <w:delText xml:space="preserve"> </w:delText>
        </w:r>
      </w:del>
      <m:oMath>
        <m:r>
          <m:t>0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 the maximum maps to</w:delText>
        </w:r>
      </w:del>
      <w:del w:id="70" w:author="PR Preview" w:date="2026-01-01T00:00:00Z">
        <w:r>
          <w:delText xml:space="preserve"> </w:delText>
        </w:r>
      </w:del>
      <m:oMath>
        <m:r>
          <m:t>1</m:t>
        </m:r>
      </m:oMath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For example, if median incomes range from 0 to 15,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 income of 0 maps to</w:delText>
        </w:r>
      </w:del>
      <w:del w:id="76" w:author="PR Preview" w:date="2026-01-01T00:00:00Z">
        <w:r>
          <w:delText xml:space="preserve"> </w:delText>
        </w:r>
      </w:del>
      <m:oMath>
        <m:r>
          <m:t>0</m:t>
        </m:r>
      </m:oMath>
      <w:del w:id="77" w:author="PR Preview" w:date="2026-01-01T00:00:00Z">
        <w:r>
          <w:delText xml:space="preserve">, and an income of 15 maps to</w:delText>
        </w:r>
      </w:del>
      <w:del w:id="78" w:author="PR Preview" w:date="2026-01-01T00:00:00Z">
        <w:r>
          <w:delText xml:space="preserve"> </w:delText>
        </w:r>
      </w:del>
      <m:oMath>
        <m:r>
          <m:t>1</m:t>
        </m:r>
      </m:oMath>
      <w:del w:id="79" w:author="PR Preview" w:date="2026-01-01T00:00:00Z">
        <w:r>
          <w:delText xml:space="preserve">.</w:delText>
        </w:r>
      </w:del>
    </w:p>
    <w:p>
      <w:pPr>
        <w:pStyle w:val="BodyText"/>
      </w:pPr>
      <w:ins w:id="80" w:author="PR Preview" w:date="2026-01-01T00:00:00Z">
        <w:r>
          <w:rPr>
            <w:i/>
            <w:iCs/>
          </w:rPr>
          <w:t xml:space="preserve">Remark 6</w:t>
        </w:r>
      </w:ins>
      <w:ins w:id="81" w:author="PR Preview" w:date="2026-01-01T00:00:00Z">
        <w:r>
          <w:t xml:space="preserve"> (Min-max scaling and outliers). </w:t>
        </w:r>
      </w:ins>
      <w:ins w:id="82" w:author="PR Preview" w:date="2026-01-01T00:00:00Z">
        <w:r>
          <w:t xml:space="preserve">Every min-max scaled value lies in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4" w:author="PR Preview" w:date="2026-01-01T00:00:00Z">
        <w:r>
          <w:t xml:space="preserve">: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minimum maps to</w:t>
        </w:r>
      </w:ins>
      <w:ins w:id="87" w:author="PR Preview" w:date="2026-01-01T00:00:00Z">
        <w:r>
          <w:t xml:space="preserve"> </w:t>
        </w:r>
      </w:ins>
      <m:oMath>
        <m:r>
          <m:t>0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the maximum maps to</w:t>
        </w:r>
      </w:ins>
      <w:ins w:id="90" w:author="PR Preview" w:date="2026-01-01T00:00:00Z">
        <w:r>
          <w:t xml:space="preserve"> </w:t>
        </w:r>
      </w:ins>
      <m:oMath>
        <m:r>
          <m:t>1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For example, if median incomes range from 0 to 15,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 income of 0 maps to</w:t>
        </w:r>
      </w:ins>
      <w:ins w:id="96" w:author="PR Preview" w:date="2026-01-01T00:00:00Z">
        <w:r>
          <w:t xml:space="preserve"> </w:t>
        </w:r>
      </w:ins>
      <m:oMath>
        <m:r>
          <m:t>0</m:t>
        </m:r>
      </m:oMath>
      <w:ins w:id="97" w:author="PR Preview" w:date="2026-01-01T00:00:00Z">
        <w:r>
          <w:t xml:space="preserve">, and an income of 15 maps to</w:t>
        </w:r>
      </w:ins>
      <w:ins w:id="98" w:author="PR Preview" w:date="2026-01-01T00:00:00Z">
        <w:r>
          <w:t xml:space="preserve"> </w:t>
        </w:r>
      </w:ins>
      <m:oMath>
        <m:r>
          <m:t>1</m:t>
        </m:r>
      </m:oMath>
      <w:ins w:id="99" w:author="PR Preview" w:date="2026-01-01T00:00:00Z">
        <w:r>
          <w:t xml:space="preserve">.</w:t>
        </w:r>
      </w:ins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2026-10-14T04:34:06Z</dcterms:created>
  <dcterms:modified xsi:type="dcterms:W3CDTF">2026-10-14T04:34:06Z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