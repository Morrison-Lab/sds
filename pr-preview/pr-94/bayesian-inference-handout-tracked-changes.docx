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19:33:33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60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0.8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0.0512</m:t>
              </m:r>
            </m:num>
            <m:den>
              <m:r>
                <m:t>0.1637</m:t>
              </m:r>
            </m:den>
          </m:f>
          <m:r>
            <m:rPr>
              <m:sty m:val="p"/>
            </m:rPr>
            <m:t>≈</m:t>
          </m:r>
          <m:r>
            <m:t>0.313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6" w:name="exm-marginal-likelihood-uniform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Example 5 (Posterior for a coin’s probability of heads under a uniform prior)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As in</w:t>
        </w:r>
      </w:ins>
      <w:ins w:id="6" w:author="PR Preview" w:date="2026-01-01T00:00:00Z">
        <w:r>
          <w:t xml:space="preserve"> </w:t>
        </w:r>
      </w:ins>
      <w:hyperlink w:anchor="exm-posterior">
        <w:ins w:id="7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8" w:author="PR Preview" w:date="2026-01-01T00:00:00Z">
        <w:r>
          <w:t xml:space="preserve">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let</w:t>
        </w:r>
      </w:ins>
      <w:ins w:id="11" w:author="PR Preview" w:date="2026-01-01T00:00:00Z">
        <w:r>
          <w:t xml:space="preserve"> </w:t>
        </w:r>
      </w:ins>
      <m:oMath>
        <m:r>
          <m:t>θ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be a coin’s probability of heads,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now allowed to take any value in</w:t>
        </w:r>
      </w:ins>
      <w:ins w:id="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7" w:author="PR Preview" w:date="2026-01-01T00:00:00Z">
        <w:r>
          <w:t xml:space="preserve">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with the uniform prior density</w:t>
        </w:r>
      </w:ins>
      <w:ins w:id="2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for</w:t>
        </w:r>
      </w:ins>
      <w:ins w:id="23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4" w:author="PR Preview" w:date="2026-01-01T00:00:00Z">
        <w:r>
          <w:t xml:space="preserve">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One toss lands heads;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call that observation</w:t>
        </w:r>
      </w:ins>
      <w:ins w:id="2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30" w:author="PR Preview" w:date="2026-01-01T00:00:00Z">
        <w:r>
          <w:t xml:space="preserve">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so</w:t>
        </w:r>
      </w:ins>
      <w:ins w:id="3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ins w:id="34" w:author="PR Preview" w:date="2026-01-01T00:00:00Z">
        <w:r>
          <w:t xml:space="preserve">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</w:t>
        </w:r>
      </w:ins>
      <w:ins w:id="37" w:author="PR Preview" w:date="2026-01-01T00:00:00Z">
        <w:r>
          <w:t xml:space="preserve"> </w:t>
        </w:r>
      </w:ins>
      <w:hyperlink w:anchor="def-marginal-likelihood">
        <w:ins w:id="38" w:author="PR Preview" w:date="2026-01-01T00:00:00Z">
          <w:r>
            <w:rPr>
              <w:rStyle w:val="Hyperlink"/>
            </w:rPr>
            <w:t xml:space="preserve">marginal likelihood</w:t>
          </w:r>
        </w:ins>
      </w:hyperlink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 an integral over</w:t>
        </w:r>
      </w:ins>
      <w:ins w:id="41" w:author="PR Preview" w:date="2026-01-01T00:00:00Z">
        <w:r>
          <w:t xml:space="preserve"> </w:t>
        </w:r>
      </w:ins>
      <m:oMath>
        <m:r>
          <m:t>θ</m:t>
        </m:r>
      </m:oMath>
      <w:ins w:id="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43" w:author="PR Preview" w:date="2026-01-01T00:00:00Z">
        <w:r>
          <w:t xml:space="preserve">By</w:t>
        </w:r>
      </w:ins>
      <w:ins w:id="44" w:author="PR Preview" w:date="2026-01-01T00:00:00Z">
        <w:r>
          <w:t xml:space="preserve"> </w:t>
        </w:r>
      </w:ins>
      <w:hyperlink w:anchor="thm-bayes-posterior">
        <w:ins w:id="4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for</w:t>
        </w:r>
      </w:ins>
      <w:ins w:id="49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1" w:author="PR Preview" w:date="2026-01-01T00:00:00Z">
        <w:r>
          <w:t xml:space="preserve">One head moves the posterior density toward large values of</w:t>
        </w:r>
      </w:ins>
      <w:ins w:id="52" w:author="PR Preview" w:date="2026-01-01T00:00:00Z">
        <w:r>
          <w:t xml:space="preserve"> </w:t>
        </w:r>
      </w:ins>
      <m:oMath>
        <m:r>
          <m:t>θ</m:t>
        </m:r>
      </m:oMath>
      <w:ins w:id="53" w:author="PR Preview" w:date="2026-01-01T00:00:00Z">
        <w:r>
          <w:t xml:space="preserve">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 posterior mean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6" w:author="PR Preview" w:date="2026-01-01T00:00:00Z">
        <w:r>
          <w:t xml:space="preserve">up from the prior mean of</w:t>
        </w:r>
      </w:ins>
      <w:ins w:id="5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58" w:author="PR Preview" w:date="2026-01-01T00:00:00Z">
        <w:r>
          <w:t xml:space="preserve">.</w:t>
        </w:r>
      </w:ins>
    </w:p>
    <w:bookmarkEnd w:id="26"/>
    <w:bookmarkStart w:id="28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7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2" w:name="sec-bayes-normal-normal"/>
    <w:p>
      <w:pPr>
        <w:pStyle w:val="Heading3"/>
      </w:pPr>
      <w:r>
        <w:t xml:space="preserve">2.1 A Gaussian mean with a Gaussian prior</w:t>
      </w:r>
    </w:p>
    <w:bookmarkStart w:id="31" w:name="exm-normal-normal"/>
    <w:p>
      <w:pPr>
        <w:pStyle w:val="FirstParagraph"/>
      </w:pPr>
      <w:del w:id="59" w:author="PR Preview" w:date="2026-01-01T00:00:00Z">
        <w:r>
          <w:rPr>
            <w:b/>
            <w:bCs/>
          </w:rPr>
          <w:delText xml:space="preserve">Example 5 (Posterior for a Gaussian mean)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Suppose that, given the mean</w:delText>
        </w:r>
      </w:del>
      <w:del w:id="62" w:author="PR Preview" w:date="2026-01-01T00:00:00Z">
        <w:r>
          <w:delText xml:space="preserve"> </w:delText>
        </w:r>
      </w:del>
      <m:oMath>
        <m:r>
          <m:t>μ</m:t>
        </m:r>
      </m:oMath>
      <w:del w:id="63" w:author="PR Preview" w:date="2026-01-01T00:00:00Z">
        <w:r>
          <w:delText xml:space="preserve">,</w:delText>
        </w:r>
      </w:del>
      <w:del w:id="6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65" w:author="PR Preview" w:date="2026-01-01T00:00:00Z">
        <w:r>
          <w:delText xml:space="preserve">,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so the variance is known,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and that the prior for</w:delText>
        </w:r>
      </w:del>
      <w:del w:id="70" w:author="PR Preview" w:date="2026-01-01T00:00:00Z">
        <w:r>
          <w:delText xml:space="preserve"> </w:delText>
        </w:r>
      </w:del>
      <m:oMath>
        <m:r>
          <m:t>μ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is</w:delText>
        </w:r>
      </w:del>
      <w:del w:id="73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74" w:author="PR Preview" w:date="2026-01-01T00:00:00Z">
        <w:r>
          <w:delText xml:space="preserve">.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Let</w:delText>
        </w:r>
      </w:del>
      <w:del w:id="7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be the observed data,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with sample mean</w:delText>
        </w:r>
      </w:del>
      <w:del w:id="82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83" w:author="PR Preview" w:date="2026-01-01T00:00:00Z">
        <w:r>
          <w:delText xml:space="preserve">.</w:delText>
        </w:r>
      </w:del>
    </w:p>
    <w:p>
      <w:pPr>
        <w:pStyle w:val="FirstParagraph"/>
      </w:pPr>
      <w:ins w:id="84" w:author="PR Preview" w:date="2026-01-01T00:00:00Z">
        <w:r>
          <w:rPr>
            <w:b/>
            <w:bCs/>
          </w:rPr>
          <w:t xml:space="preserve">Example 6 (Posterior for a Gaussian mean)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Suppose that, given the mean</w:t>
        </w:r>
      </w:ins>
      <w:ins w:id="87" w:author="PR Preview" w:date="2026-01-01T00:00:00Z">
        <w:r>
          <w:t xml:space="preserve"> </w:t>
        </w:r>
      </w:ins>
      <m:oMath>
        <m:r>
          <m:t>μ</m:t>
        </m:r>
      </m:oMath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so the variance is known,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that the prior for</w:t>
        </w:r>
      </w:ins>
      <w:ins w:id="95" w:author="PR Preview" w:date="2026-01-01T00:00:00Z">
        <w:r>
          <w:t xml:space="preserve"> </w:t>
        </w:r>
      </w:ins>
      <m:oMath>
        <m:r>
          <m:t>μ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</w:t>
        </w:r>
      </w:ins>
      <w:ins w:id="98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99" w:author="PR Preview" w:date="2026-01-01T00:00:00Z">
        <w:r>
          <w:t xml:space="preserve">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Let</w:t>
        </w:r>
      </w:ins>
      <w:ins w:id="1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be the observed data,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with sample mean</w:t>
        </w:r>
      </w:ins>
      <w:ins w:id="10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08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1"/>
    <w:bookmarkEnd w:id="32"/>
    <w:bookmarkStart w:id="44" w:name="sec-bayes-map"/>
    <w:p>
      <w:pPr>
        <w:pStyle w:val="Heading3"/>
      </w:pPr>
      <w:r>
        <w:t xml:space="preserve">2.2 The posterior mode</w:t>
      </w:r>
    </w:p>
    <w:bookmarkStart w:id="34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3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MAP estimate is the mode of the posterior distribution.</w:t>
      </w:r>
    </w:p>
    <w:bookmarkEnd w:id="34"/>
    <w:bookmarkStart w:id="36" w:name="exm-map-beta-bernoulli"/>
    <w:p>
      <w:pPr>
        <w:pStyle w:val="BodyText"/>
      </w:pPr>
      <w:del w:id="109" w:author="PR Preview" w:date="2026-01-01T00:00:00Z">
        <w:r>
          <w:rPr>
            <w:b/>
            <w:bCs/>
          </w:rPr>
          <w:delText xml:space="preserve">Example 6 (The MAP estimate of a proportion)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In</w:delText>
        </w:r>
      </w:del>
      <w:del w:id="112" w:author="PR Preview" w:date="2026-01-01T00:00:00Z">
        <w:r>
          <w:delText xml:space="preserve"> </w:delText>
        </w:r>
      </w:del>
      <w:hyperlink r:id="rId35">
        <w:del w:id="113" w:author="PR Preview" w:date="2026-01-01T00:00:00Z">
          <w:r>
            <w:rPr>
              <w:rStyle w:val="Hyperlink"/>
            </w:rPr>
            <w:delText xml:space="preserve">the Beta-Bernoulli example</w:delText>
          </w:r>
        </w:del>
      </w:hyperlink>
      <w:del w:id="114" w:author="PR Preview" w:date="2026-01-01T00:00:00Z">
        <w:r>
          <w:delText xml:space="preserve">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the posterior of</w:delText>
        </w:r>
      </w:del>
      <w:del w:id="117" w:author="PR Preview" w:date="2026-01-01T00:00:00Z">
        <w:r>
          <w:delText xml:space="preserve"> </w:delText>
        </w:r>
      </w:del>
      <m:oMath>
        <m:r>
          <m:t>π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after</w:delText>
        </w:r>
      </w:del>
      <w:del w:id="120" w:author="PR Preview" w:date="2026-01-01T00:00:00Z">
        <w:r>
          <w:delText xml:space="preserve"> </w:delText>
        </w:r>
      </w:del>
      <m:oMath>
        <m:r>
          <m:t>r</m:t>
        </m:r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successes in</w:delText>
        </w:r>
      </w:del>
      <w:del w:id="123" w:author="PR Preview" w:date="2026-01-01T00:00:00Z">
        <w:r>
          <w:delText xml:space="preserve"> </w:delText>
        </w:r>
      </w:del>
      <m:oMath>
        <m:r>
          <m:t>n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trials is</w:delText>
        </w:r>
      </w:del>
      <w:del w:id="126" w:author="PR Preview" w:date="2026-01-01T00:00:00Z">
        <w:r>
          <w:delText xml:space="preserve"> </w:delText>
        </w:r>
      </w:del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del w:id="127" w:author="PR Preview" w:date="2026-01-01T00:00:00Z">
        <w:r>
          <w:delText xml:space="preserve">.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Write</w:delText>
        </w:r>
      </w:del>
      <w:del w:id="130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and</w:delText>
        </w:r>
      </w:del>
      <w:del w:id="133" w:author="PR Preview" w:date="2026-01-01T00:00:00Z">
        <w:r>
          <w:delText xml:space="preserve"> </w:delText>
        </w:r>
      </w:del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for its two parameters.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For</w:delText>
        </w:r>
      </w:del>
      <w:del w:id="138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del w:id="139" w:author="PR Preview" w:date="2026-01-01T00:00:00Z">
        <w:r>
          <w:delText xml:space="preserve">, the log of the posterior density, up to a constant, is</w:delText>
        </w:r>
      </w:del>
      <w:del w:id="1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141" w:author="PR Preview" w:date="2026-01-01T00:00:00Z">
        <w:r>
          <w:delText xml:space="preserve">.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Setting its derivative with respect to</w:delText>
        </w:r>
      </w:del>
      <w:del w:id="144" w:author="PR Preview" w:date="2026-01-01T00:00:00Z">
        <w:r>
          <w:delText xml:space="preserve"> </w:delText>
        </w:r>
      </w:del>
      <m:oMath>
        <m:r>
          <m:t>π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to zero gives</w:delText>
        </w:r>
      </w:del>
    </w:p>
    <w:p>
      <w:pPr>
        <w:pStyle w:val="BodyText"/>
      </w:pPr>
      <w:ins w:id="147" w:author="PR Preview" w:date="2026-01-01T00:00:00Z">
        <w:r>
          <w:rPr>
            <w:b/>
            <w:bCs/>
          </w:rPr>
          <w:t xml:space="preserve">Example 7 (The MAP estimate of a proportion)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In</w:t>
        </w:r>
      </w:ins>
      <w:ins w:id="150" w:author="PR Preview" w:date="2026-01-01T00:00:00Z">
        <w:r>
          <w:t xml:space="preserve"> </w:t>
        </w:r>
      </w:ins>
      <w:hyperlink r:id="rId35">
        <w:ins w:id="151" w:author="PR Preview" w:date="2026-01-01T00:00:00Z">
          <w:r>
            <w:rPr>
              <w:rStyle w:val="Hyperlink"/>
            </w:rPr>
            <w:t xml:space="preserve">the Beta-Bernoulli example</w:t>
          </w:r>
        </w:ins>
      </w:hyperlink>
      <w:ins w:id="152" w:author="PR Preview" w:date="2026-01-01T00:00:00Z">
        <w:r>
          <w:t xml:space="preserve">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the posterior of</w:t>
        </w:r>
      </w:ins>
      <w:ins w:id="155" w:author="PR Preview" w:date="2026-01-01T00:00:00Z">
        <w:r>
          <w:t xml:space="preserve"> </w:t>
        </w:r>
      </w:ins>
      <m:oMath>
        <m:r>
          <m:t>π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after</w:t>
        </w:r>
      </w:ins>
      <w:ins w:id="158" w:author="PR Preview" w:date="2026-01-01T00:00:00Z">
        <w:r>
          <w:t xml:space="preserve"> </w:t>
        </w:r>
      </w:ins>
      <m:oMath>
        <m:r>
          <m:t>r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successes in</w:t>
        </w:r>
      </w:ins>
      <w:ins w:id="161" w:author="PR Preview" w:date="2026-01-01T00:00:00Z">
        <w:r>
          <w:t xml:space="preserve"> </w:t>
        </w:r>
      </w:ins>
      <m:oMath>
        <m:r>
          <m:t>n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trials is</w:t>
        </w:r>
      </w:ins>
      <w:ins w:id="164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ins w:id="165" w:author="PR Preview" w:date="2026-01-01T00:00:00Z">
        <w:r>
          <w:t xml:space="preserve">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Write</w:t>
        </w:r>
      </w:ins>
      <w:ins w:id="168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and</w:t>
        </w:r>
      </w:ins>
      <w:ins w:id="171" w:author="PR Preview" w:date="2026-01-01T00:00:00Z">
        <w:r>
          <w:t xml:space="preserve"> </w:t>
        </w:r>
      </w:ins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for its two parameters.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For</w:t>
        </w:r>
      </w:ins>
      <w:ins w:id="176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ins w:id="177" w:author="PR Preview" w:date="2026-01-01T00:00:00Z">
        <w:r>
          <w:t xml:space="preserve">, the log of the posterior density, up to a constant, is</w:t>
        </w:r>
      </w:ins>
      <w:ins w:id="1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179" w:author="PR Preview" w:date="2026-01-01T00:00:00Z">
        <w:r>
          <w:t xml:space="preserve">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Setting its derivative with respect to</w:t>
        </w:r>
      </w:ins>
      <w:ins w:id="182" w:author="PR Preview" w:date="2026-01-01T00:00:00Z">
        <w:r>
          <w:t xml:space="preserve"> </w:t>
        </w:r>
      </w:ins>
      <m:oMath>
        <m:r>
          <m:t>π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to zero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8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7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3" w:name="exm-map-normal-normal"/>
    <w:p>
      <w:pPr>
        <w:pStyle w:val="BodyText"/>
      </w:pPr>
      <w:del w:id="185" w:author="PR Preview" w:date="2026-01-01T00:00:00Z">
        <w:r>
          <w:rPr>
            <w:b/>
            <w:bCs/>
          </w:rPr>
          <w:delText xml:space="preserve">Example 7 (The MAP estimate of a Gaussian mean)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In</w:delText>
        </w:r>
      </w:del>
      <w:del w:id="188" w:author="PR Preview" w:date="2026-01-01T00:00:00Z">
        <w:r>
          <w:delText xml:space="preserve"> </w:delText>
        </w:r>
      </w:del>
      <w:hyperlink w:anchor="exm-normal-normal">
        <w:del w:id="189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90" w:author="PR Preview" w:date="2026-01-01T00:00:00Z">
        <w:r>
          <w:delText xml:space="preserve">,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the posterior is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del w:id="194" w:author="PR Preview" w:date="2026-01-01T00:00:00Z">
        <w:r>
          <w:delText xml:space="preserve">.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A Gaussian density is largest at its mean,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so</w:delText>
        </w:r>
      </w:del>
    </w:p>
    <w:p>
      <w:pPr>
        <w:pStyle w:val="BodyText"/>
      </w:pPr>
      <w:ins w:id="199" w:author="PR Preview" w:date="2026-01-01T00:00:00Z">
        <w:r>
          <w:rPr>
            <w:b/>
            <w:bCs/>
          </w:rPr>
          <w:t xml:space="preserve">Example 8 (The MAP estimate of a Gaussian mean)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In</w:t>
        </w:r>
      </w:ins>
      <w:ins w:id="202" w:author="PR Preview" w:date="2026-01-01T00:00:00Z">
        <w:r>
          <w:t xml:space="preserve"> </w:t>
        </w:r>
      </w:ins>
      <w:hyperlink w:anchor="exm-normal-normal">
        <w:ins w:id="203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04" w:author="PR Preview" w:date="2026-01-01T00:00:00Z">
        <w:r>
          <w:t xml:space="preserve">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the posterior is</w:t>
        </w:r>
      </w:ins>
      <w:ins w:id="207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ins w:id="208" w:author="PR Preview" w:date="2026-01-01T00:00:00Z">
        <w:r>
          <w:t xml:space="preserve">.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 Gaussian density is largest at its mean,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2"/>
        </w:tc>
      </w:tr>
    </w:tbl>
    <w:bookmarkEnd w:id="43"/>
    <w:bookmarkEnd w:id="44"/>
    <w:bookmarkStart w:id="54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6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7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exm-equal-tailed-interval"/>
    <w:p>
      <w:pPr>
        <w:pStyle w:val="BodyText"/>
      </w:pPr>
      <w:del w:id="213" w:author="PR Preview" w:date="2026-01-01T00:00:00Z">
        <w:r>
          <w:rPr>
            <w:b/>
            <w:bCs/>
          </w:rPr>
          <w:delText xml:space="preserve">Example 8 (Equal-tailed interval for a Gaussian posterior)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In</w:delText>
        </w:r>
      </w:del>
      <w:del w:id="216" w:author="PR Preview" w:date="2026-01-01T00:00:00Z">
        <w:r>
          <w:delText xml:space="preserve"> </w:delText>
        </w:r>
      </w:del>
      <w:hyperlink w:anchor="exm-normal-normal">
        <w:del w:id="217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18" w:author="PR Preview" w:date="2026-01-01T00:00:00Z">
        <w:r>
          <w:delText xml:space="preserve">,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the posterior of</w:delText>
        </w:r>
      </w:del>
      <w:del w:id="221" w:author="PR Preview" w:date="2026-01-01T00:00:00Z">
        <w:r>
          <w:delText xml:space="preserve"> </w:delText>
        </w:r>
      </w:del>
      <m:oMath>
        <m:r>
          <m:t>μ</m:t>
        </m:r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is Gaussian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with mean</w:delText>
        </w:r>
      </w:del>
      <w:del w:id="22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standard deviation</w:delText>
        </w:r>
      </w:del>
      <w:del w:id="22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del w:id="230" w:author="PR Preview" w:date="2026-01-01T00:00:00Z">
        <w:r>
          <w:delText xml:space="preserve">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so the 95% equal-tailed credible interval is</w:delText>
        </w:r>
      </w:del>
      <w:del w:id="23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del w:id="234" w:author="PR Preview" w:date="2026-01-01T00:00:00Z">
        <w:r>
          <w:delText xml:space="preserve">.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With</w:delText>
        </w:r>
      </w:del>
      <w:del w:id="23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20</m:t>
        </m:r>
      </m:oMath>
      <w:del w:id="238" w:author="PR Preview" w:date="2026-01-01T00:00:00Z">
        <w:r>
          <w:delText xml:space="preserve">, the interval’s half-width is</w:delText>
        </w:r>
      </w:del>
      <w:del w:id="239" w:author="PR Preview" w:date="2026-01-01T00:00:00Z">
        <w:r>
          <w:delText xml:space="preserve"> </w:delText>
        </w:r>
      </w:del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del w:id="240" w:author="PR Preview" w:date="2026-01-01T00:00:00Z">
        <w:r>
          <w:delText xml:space="preserve">.</w:delText>
        </w:r>
      </w:del>
    </w:p>
    <w:p>
      <w:pPr>
        <w:pStyle w:val="BodyText"/>
      </w:pPr>
      <w:del w:id="241" w:author="PR Preview" w:date="2026-01-01T00:00:00Z">
        <w:r>
          <w:rPr>
            <w:b/>
            <w:bCs/>
          </w:rPr>
          <w:delText xml:space="preserve">Example 9 (Credible and confidence intervals for a Gaussian mean)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We simulate</w:delText>
        </w:r>
      </w:del>
      <w:del w:id="24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20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observations from the model of</w:delText>
        </w:r>
      </w:del>
      <w:del w:id="247" w:author="PR Preview" w:date="2026-01-01T00:00:00Z">
        <w:r>
          <w:delText xml:space="preserve"> </w:delText>
        </w:r>
      </w:del>
      <w:hyperlink w:anchor="exm-normal-normal">
        <w:del w:id="248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49" w:author="PR Preview" w:date="2026-01-01T00:00:00Z">
        <w:r>
          <w:delText xml:space="preserve">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with true mean</w:delText>
        </w:r>
      </w:del>
      <w:del w:id="25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t>2</m:t>
        </m:r>
      </m:oMath>
      <w:del w:id="253" w:author="PR Preview" w:date="2026-01-01T00:00:00Z">
        <w:r>
          <w:delText xml:space="preserve">,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and compute both a 95% confidence interval,</w:delText>
        </w:r>
      </w:del>
      <w:del w:id="25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(the variance is known to be 1),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and the equal-tailed 95% credible interval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from the</w:delText>
        </w:r>
      </w:del>
      <w:del w:id="263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posterior:</w:delText>
        </w:r>
      </w:del>
    </w:p>
    <w:p>
      <w:pPr>
        <w:pStyle w:val="BodyText"/>
      </w:pPr>
      <w:ins w:id="266" w:author="PR Preview" w:date="2026-01-01T00:00:00Z">
        <w:r>
          <w:rPr>
            <w:b/>
            <w:bCs/>
          </w:rPr>
          <w:t xml:space="preserve">Example 9 (Equal-tailed interval for a Gaussian posterior)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In</w:t>
        </w:r>
      </w:ins>
      <w:ins w:id="269" w:author="PR Preview" w:date="2026-01-01T00:00:00Z">
        <w:r>
          <w:t xml:space="preserve"> </w:t>
        </w:r>
      </w:ins>
      <w:hyperlink w:anchor="exm-normal-normal">
        <w:ins w:id="27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71" w:author="PR Preview" w:date="2026-01-01T00:00:00Z">
        <w:r>
          <w:t xml:space="preserve">,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the posterior of</w:t>
        </w:r>
      </w:ins>
      <w:ins w:id="274" w:author="PR Preview" w:date="2026-01-01T00:00:00Z">
        <w:r>
          <w:t xml:space="preserve"> </w:t>
        </w:r>
      </w:ins>
      <m:oMath>
        <m:r>
          <m:t>μ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is Gaussian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with mean</w:t>
        </w:r>
      </w:ins>
      <w:ins w:id="27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and standard deviation</w:t>
        </w:r>
      </w:ins>
      <w:ins w:id="28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ins w:id="283" w:author="PR Preview" w:date="2026-01-01T00:00:00Z">
        <w:r>
          <w:t xml:space="preserve">,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so the 95% equal-tailed credible interval is</w:t>
        </w:r>
      </w:ins>
      <w:ins w:id="28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ins w:id="287" w:author="PR Preview" w:date="2026-01-01T00:00:00Z">
        <w:r>
          <w:t xml:space="preserve">.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With</w:t>
        </w:r>
      </w:ins>
      <w:ins w:id="29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20</m:t>
        </m:r>
      </m:oMath>
      <w:ins w:id="291" w:author="PR Preview" w:date="2026-01-01T00:00:00Z">
        <w:r>
          <w:t xml:space="preserve">, the interval’s half-width is</w:t>
        </w:r>
      </w:ins>
      <w:ins w:id="292" w:author="PR Preview" w:date="2026-01-01T00:00:00Z">
        <w:r>
          <w:t xml:space="preserve"> </w:t>
        </w:r>
      </w:ins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ins w:id="293" w:author="PR Preview" w:date="2026-01-01T00:00:00Z">
        <w:r>
          <w:t xml:space="preserve">.</w:t>
        </w:r>
      </w:ins>
    </w:p>
    <w:bookmarkEnd w:id="48"/>
    <w:bookmarkStart w:id="53" w:name="exm-normal-credible-vs-confidence"/>
    <w:p>
      <w:pPr>
        <w:pStyle w:val="BodyText"/>
      </w:pPr>
      <w:ins w:id="294" w:author="PR Preview" w:date="2026-01-01T00:00:00Z">
        <w:r>
          <w:rPr>
            <w:b/>
            <w:bCs/>
          </w:rPr>
          <w:t xml:space="preserve">Example 10 (Credible and confidence intervals for a Gaussian mean)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We simulate</w:t>
        </w:r>
      </w:ins>
      <w:ins w:id="29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20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observations from the model of</w:t>
        </w:r>
      </w:ins>
      <w:ins w:id="300" w:author="PR Preview" w:date="2026-01-01T00:00:00Z">
        <w:r>
          <w:t xml:space="preserve"> </w:t>
        </w:r>
      </w:ins>
      <w:hyperlink w:anchor="exm-normal-normal">
        <w:ins w:id="301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302" w:author="PR Preview" w:date="2026-01-01T00:00:00Z">
        <w:r>
          <w:t xml:space="preserve">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with true mean</w:t>
        </w:r>
      </w:ins>
      <w:ins w:id="30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t>2</m:t>
        </m:r>
      </m:oMath>
      <w:ins w:id="306" w:author="PR Preview" w:date="2026-01-01T00:00:00Z">
        <w:r>
          <w:t xml:space="preserve">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 compute both a 95% confidence interval,</w:t>
        </w:r>
      </w:ins>
      <w:ins w:id="30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(the variance is known to be 1),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and the equal-tailed 95% credible interval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from the</w:t>
        </w:r>
      </w:ins>
      <w:ins w:id="316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posterior: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del w:id="319" w:author="PR Preview" w:date="2026-01-01T00:00:00Z">
          <w:r>
            <w:rPr>
              <w:rStyle w:val="Hyperlink"/>
            </w:rPr>
            <w:delText xml:space="preserve">Figure 2</w:delText>
          </w:r>
        </w:del>
      </w:hyperlink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shows how the posterior combines prior and data.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Completing the square in the likelihood of</w:delText>
        </w:r>
      </w:del>
      <w:del w:id="324" w:author="PR Preview" w:date="2026-01-01T00:00:00Z">
        <w:r>
          <w:delText xml:space="preserve"> </w:delText>
        </w:r>
      </w:del>
      <w:hyperlink w:anchor="exm-normal-normal">
        <w:del w:id="325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as a function of</w:delText>
        </w:r>
      </w:del>
      <w:del w:id="328" w:author="PR Preview" w:date="2026-01-01T00:00:00Z">
        <w:r>
          <w:delText xml:space="preserve"> </w:delText>
        </w:r>
      </w:del>
      <m:oMath>
        <m:r>
          <m:t>μ</m:t>
        </m:r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alone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shows that the likelihood is proportional to a</w:delText>
        </w:r>
      </w:del>
      <w:del w:id="333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density,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which is the curve drawn for it.</w:delText>
        </w:r>
      </w:del>
    </w:p>
    <w:p>
      <w:pPr>
        <w:pStyle w:val="BodyText"/>
      </w:pPr>
      <w:hyperlink w:anchor="fig-normal-prior-lik-post">
        <w:ins w:id="338" w:author="PR Preview" w:date="2026-01-01T00:00:00Z">
          <w:r>
            <w:rPr>
              <w:rStyle w:val="Hyperlink"/>
            </w:rPr>
            <w:t xml:space="preserve">Figure 2</w:t>
          </w:r>
        </w:ins>
      </w:hyperlink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shows how the posterior combines prior and data.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Completing the square in the likelihood of</w:t>
        </w:r>
      </w:ins>
      <w:ins w:id="343" w:author="PR Preview" w:date="2026-01-01T00:00:00Z">
        <w:r>
          <w:t xml:space="preserve"> </w:t>
        </w:r>
      </w:ins>
      <w:hyperlink w:anchor="exm-normal-normal">
        <w:ins w:id="344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as a function of</w:t>
        </w:r>
      </w:ins>
      <w:ins w:id="347" w:author="PR Preview" w:date="2026-01-01T00:00:00Z">
        <w:r>
          <w:t xml:space="preserve"> </w:t>
        </w:r>
      </w:ins>
      <m:oMath>
        <m:r>
          <m:t>μ</m:t>
        </m:r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alone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shows that the likelihood is proportional to a</w:t>
        </w:r>
      </w:ins>
      <w:ins w:id="352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density,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which is the curve drawn for it.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3"/>
    <w:bookmarkEnd w:id="54"/>
    <w:bookmarkStart w:id="59" w:name="sec-bayes-parameter-space"/>
    <w:p>
      <w:pPr>
        <w:pStyle w:val="Heading3"/>
      </w:pPr>
      <w:r>
        <w:t xml:space="preserve">2.4 The parameter space</w:t>
      </w:r>
    </w:p>
    <w:bookmarkStart w:id="55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5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6" w:name="exm-parameter-space"/>
    <w:p>
      <w:pPr>
        <w:pStyle w:val="BodyText"/>
      </w:pPr>
      <w:del w:id="357" w:author="PR Preview" w:date="2026-01-01T00:00:00Z">
        <w:r>
          <w:rPr>
            <w:b/>
            <w:bCs/>
          </w:rPr>
          <w:delText xml:space="preserve">Example 10 (Parameter spaces and priors that respect them)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 </w:delText>
        </w:r>
      </w:del>
    </w:p>
    <w:p>
      <w:pPr>
        <w:pStyle w:val="BodyText"/>
      </w:pPr>
      <w:ins w:id="360" w:author="PR Preview" w:date="2026-01-01T00:00:00Z">
        <w:r>
          <w:rPr>
            <w:b/>
            <w:bCs/>
          </w:rPr>
          <w:t xml:space="preserve">Example 11 (Parameter spaces and priors that respect them)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6"/>
    <w:bookmarkStart w:id="57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8" w:name="exm-prior-support"/>
    <w:p>
      <w:pPr>
        <w:pStyle w:val="BodyText"/>
      </w:pPr>
      <w:del w:id="363" w:author="PR Preview" w:date="2026-01-01T00:00:00Z">
        <w:r>
          <w:rPr>
            <w:b/>
            <w:bCs/>
          </w:rPr>
          <w:delText xml:space="preserve">Example 11 (A prior that rules out the truth)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An analyst sure that fewer than half of adults smoke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might put a uniform prior on</w:delText>
        </w:r>
      </w:del>
      <w:del w:id="36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for the smoking probability</w:delText>
        </w:r>
      </w:del>
      <w:del w:id="371" w:author="PR Preview" w:date="2026-01-01T00:00:00Z">
        <w:r>
          <w:delText xml:space="preserve"> </w:delText>
        </w:r>
      </w:del>
      <m:oMath>
        <m:r>
          <m:t>π</m:t>
        </m:r>
      </m:oMath>
      <w:del w:id="372" w:author="PR Preview" w:date="2026-01-01T00:00:00Z">
        <w:r>
          <w:delText xml:space="preserve">.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By</w:delText>
        </w:r>
      </w:del>
      <w:del w:id="375" w:author="PR Preview" w:date="2026-01-01T00:00:00Z">
        <w:r>
          <w:delText xml:space="preserve"> </w:delText>
        </w:r>
      </w:del>
      <w:hyperlink w:anchor="cor-prior-support">
        <w:del w:id="376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377" w:author="PR Preview" w:date="2026-01-01T00:00:00Z">
        <w:r>
          <w:delText xml:space="preserve">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the posterior then gives probability 0 to</w:delText>
        </w:r>
      </w:del>
      <w:del w:id="38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&gt;</m:t>
        </m:r>
        <m:r>
          <m:t>0.5</m:t>
        </m:r>
      </m:oMath>
      <w:del w:id="381" w:author="PR Preview" w:date="2026-01-01T00:00:00Z">
        <w:r>
          <w:delText xml:space="preserve">,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even if 90 of 100 sampled adults smoke.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The support of the prior is itself a modeling assumption,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and one that no amount of data can correct.</w:delText>
        </w:r>
      </w:del>
    </w:p>
    <w:p>
      <w:pPr>
        <w:pStyle w:val="BodyText"/>
      </w:pPr>
      <w:ins w:id="388" w:author="PR Preview" w:date="2026-01-01T00:00:00Z">
        <w:r>
          <w:rPr>
            <w:b/>
            <w:bCs/>
          </w:rPr>
          <w:t xml:space="preserve">Example 12 (A prior that rules out the truth)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An analyst sure that fewer than half of adults smoke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might put a uniform prior on</w:t>
        </w:r>
      </w:ins>
      <w:ins w:id="3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for the smoking probability</w:t>
        </w:r>
      </w:ins>
      <w:ins w:id="396" w:author="PR Preview" w:date="2026-01-01T00:00:00Z">
        <w:r>
          <w:t xml:space="preserve"> </w:t>
        </w:r>
      </w:ins>
      <m:oMath>
        <m:r>
          <m:t>π</m:t>
        </m:r>
      </m:oMath>
      <w:ins w:id="397" w:author="PR Preview" w:date="2026-01-01T00:00:00Z">
        <w:r>
          <w:t xml:space="preserve">.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By</w:t>
        </w:r>
      </w:ins>
      <w:ins w:id="400" w:author="PR Preview" w:date="2026-01-01T00:00:00Z">
        <w:r>
          <w:t xml:space="preserve"> </w:t>
        </w:r>
      </w:ins>
      <w:hyperlink w:anchor="cor-prior-support">
        <w:ins w:id="401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402" w:author="PR Preview" w:date="2026-01-01T00:00:00Z">
        <w:r>
          <w:t xml:space="preserve">,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the posterior then gives probability 0 to</w:t>
        </w:r>
      </w:ins>
      <w:ins w:id="40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&gt;</m:t>
        </m:r>
        <m:r>
          <m:t>0.5</m:t>
        </m:r>
      </m:oMath>
      <w:ins w:id="406" w:author="PR Preview" w:date="2026-01-01T00:00:00Z">
        <w:r>
          <w:t xml:space="preserve">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even if 90 of 100 sampled adults smoke.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The support of the prior is itself a modeling assumption,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and one that no amount of data can correct.</w:t>
        </w:r>
      </w:ins>
    </w:p>
    <w:bookmarkEnd w:id="58"/>
    <w:bookmarkEnd w:id="59"/>
    <w:bookmarkEnd w:id="60"/>
    <w:bookmarkStart w:id="90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sec-bayes-conjugate"/>
    <w:p>
      <w:pPr>
        <w:pStyle w:val="Heading3"/>
      </w:pPr>
      <w:r>
        <w:t xml:space="preserve">3.1 Conjugate priors</w:t>
      </w:r>
    </w:p>
    <w:bookmarkStart w:id="61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1"/>
    <w:p>
      <w:pPr>
        <w:pStyle w:val="BodyText"/>
      </w:pPr>
      <w:del w:id="413" w:author="PR Preview" w:date="2026-01-01T00:00:00Z">
        <w:r>
          <w:delText xml:space="preserve">A conjugate prior gives the posterior in closed form: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updating the prior only changes the family’s parameters.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In</w:delText>
        </w:r>
      </w:del>
      <w:del w:id="418" w:author="PR Preview" w:date="2026-01-01T00:00:00Z">
        <w:r>
          <w:delText xml:space="preserve"> </w:delText>
        </w:r>
      </w:del>
      <w:hyperlink w:anchor="exm-normal-normal">
        <w:del w:id="419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420" w:author="PR Preview" w:date="2026-01-01T00:00:00Z">
        <w:r>
          <w:delText xml:space="preserve">,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a Gaussian prior for a Gaussian mean gave a Gaussian posterior.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For a related video lecture, see Richard McElreath’s</w:delText>
        </w:r>
      </w:del>
      <w:del w:id="425" w:author="PR Preview" w:date="2026-01-01T00:00:00Z">
        <w:r>
          <w:delText xml:space="preserve"> </w:delText>
        </w:r>
      </w:del>
      <w:hyperlink r:id="rId62">
        <w:del w:id="426" w:author="PR Preview" w:date="2026-01-01T00:00:00Z">
          <w:r>
            <w:rPr>
              <w:rStyle w:val="Hyperlink"/>
              <w:i/>
              <w:iCs/>
            </w:rPr>
            <w:delText xml:space="preserve">Garden of Forking Data</w:delText>
          </w:r>
        </w:del>
      </w:hyperlink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(Statistical Rethinking 2026, Lecture A02).</w:delText>
        </w:r>
      </w:del>
    </w:p>
    <w:p>
      <w:pPr>
        <w:pStyle w:val="BodyText"/>
      </w:pPr>
      <w:del w:id="429" w:author="PR Preview" w:date="2026-01-01T00:00:00Z">
        <w:r>
          <w:rPr>
            <w:b/>
            <w:bCs/>
          </w:rPr>
          <w:delText xml:space="preserve">Example 12 (Beta-Bernoulli updating)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Let</w:delText>
        </w:r>
      </w:del>
      <w:del w:id="43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given</w:delText>
        </w:r>
      </w:del>
      <w:del w:id="435" w:author="PR Preview" w:date="2026-01-01T00:00:00Z">
        <w:r>
          <w:delText xml:space="preserve"> </w:delText>
        </w:r>
      </w:del>
      <m:oMath>
        <m:r>
          <m:t>π</m:t>
        </m:r>
      </m:oMath>
      <w:del w:id="436" w:author="PR Preview" w:date="2026-01-01T00:00:00Z">
        <w:r>
          <w:delText xml:space="preserve">,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with</w:delText>
        </w:r>
      </w:del>
      <w:del w:id="439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successes,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and let the prior for</w:delText>
        </w:r>
      </w:del>
      <w:del w:id="444" w:author="PR Preview" w:date="2026-01-01T00:00:00Z">
        <w:r>
          <w:delText xml:space="preserve"> </w:delText>
        </w:r>
      </w:del>
      <m:oMath>
        <m:r>
          <m:t>π</m:t>
        </m:r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be a</w:delText>
        </w:r>
      </w:del>
      <w:del w:id="447" w:author="PR Preview" w:date="2026-01-01T00:00:00Z">
        <w:r>
          <w:delText xml:space="preserve"> </w:delText>
        </w:r>
      </w:del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distribution,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whose density is proportional to</w:delText>
        </w:r>
      </w:del>
      <w:del w:id="452" w:author="PR Preview" w:date="2026-01-01T00:00:00Z">
        <w:r>
          <w:delText xml:space="preserve"> </w:delText>
        </w:r>
      </w:del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on</w:delText>
        </w:r>
      </w:del>
      <w:del w:id="45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56" w:author="PR Preview" w:date="2026-01-01T00:00:00Z">
        <w:r>
          <w:delText xml:space="preserve">.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The likelihood is</w:delText>
        </w:r>
      </w:del>
    </w:p>
    <w:p>
      <w:pPr>
        <w:pStyle w:val="BodyText"/>
      </w:pPr>
      <w:ins w:id="459" w:author="PR Preview" w:date="2026-01-01T00:00:00Z">
        <w:r>
          <w:t xml:space="preserve">A conjugate prior gives the posterior in closed form: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updating the prior only changes the family’s parameters.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In</w:t>
        </w:r>
      </w:ins>
      <w:ins w:id="464" w:author="PR Preview" w:date="2026-01-01T00:00:00Z">
        <w:r>
          <w:t xml:space="preserve"> </w:t>
        </w:r>
      </w:ins>
      <w:hyperlink w:anchor="exm-normal-normal">
        <w:ins w:id="465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466" w:author="PR Preview" w:date="2026-01-01T00:00:00Z">
        <w:r>
          <w:t xml:space="preserve">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 Gaussian prior for a Gaussian mean gave a Gaussian posterior.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For a related video lecture, see Richard McElreath’s</w:t>
        </w:r>
      </w:ins>
      <w:ins w:id="471" w:author="PR Preview" w:date="2026-01-01T00:00:00Z">
        <w:r>
          <w:t xml:space="preserve"> </w:t>
        </w:r>
      </w:ins>
      <w:hyperlink r:id="rId62">
        <w:ins w:id="472" w:author="PR Preview" w:date="2026-01-01T00:00:00Z">
          <w:r>
            <w:rPr>
              <w:rStyle w:val="Hyperlink"/>
              <w:i/>
              <w:iCs/>
            </w:rPr>
            <w:t xml:space="preserve">Garden of Forking Data</w:t>
          </w:r>
        </w:ins>
      </w:hyperlink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(Statistical Rethinking 2026, Lecture A02).</w:t>
        </w:r>
      </w:ins>
    </w:p>
    <w:bookmarkStart w:id="63" w:name="exm-beta-bernoulli"/>
    <w:p>
      <w:pPr>
        <w:pStyle w:val="BodyText"/>
      </w:pPr>
      <w:ins w:id="475" w:author="PR Preview" w:date="2026-01-01T00:00:00Z">
        <w:r>
          <w:rPr>
            <w:b/>
            <w:bCs/>
          </w:rPr>
          <w:t xml:space="preserve">Example 13 (Beta-Bernoulli updating)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Let</w:t>
        </w:r>
      </w:ins>
      <w:ins w:id="47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given</w:t>
        </w:r>
      </w:ins>
      <w:ins w:id="481" w:author="PR Preview" w:date="2026-01-01T00:00:00Z">
        <w:r>
          <w:t xml:space="preserve"> </w:t>
        </w:r>
      </w:ins>
      <m:oMath>
        <m:r>
          <m:t>π</m:t>
        </m:r>
      </m:oMath>
      <w:ins w:id="482" w:author="PR Preview" w:date="2026-01-01T00:00:00Z">
        <w:r>
          <w:t xml:space="preserve">,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with</w:t>
        </w:r>
      </w:ins>
      <w:ins w:id="485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successes,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and let the prior for</w:t>
        </w:r>
      </w:ins>
      <w:ins w:id="490" w:author="PR Preview" w:date="2026-01-01T00:00:00Z">
        <w:r>
          <w:t xml:space="preserve"> </w:t>
        </w:r>
      </w:ins>
      <m:oMath>
        <m:r>
          <m:t>π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be a</w:t>
        </w:r>
      </w:ins>
      <w:ins w:id="493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distribution,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whose density is proportional to</w:t>
        </w:r>
      </w:ins>
      <w:ins w:id="498" w:author="PR Preview" w:date="2026-01-01T00:00:00Z">
        <w:r>
          <w:t xml:space="preserve"> </w:t>
        </w:r>
      </w:ins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on</w:t>
        </w:r>
      </w:ins>
      <w:ins w:id="5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02" w:author="PR Preview" w:date="2026-01-01T00:00:00Z">
        <w:r>
          <w:t xml:space="preserve">.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The likelihood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del w:id="505" w:author="PR Preview" w:date="2026-01-01T00:00:00Z">
        <w:r>
          <w:rPr>
            <w:rStyle w:val="NormalTok"/>
          </w:rPr>
          <w:delText xml:space="preserve">a_post </w:delText>
        </w:r>
      </w:del>
      <w:del w:id="506" w:author="PR Preview" w:date="2026-01-01T00:00:00Z">
        <w:r>
          <w:rPr>
            <w:rStyle w:val="OtherTok"/>
          </w:rPr>
          <w:delText xml:space="preserve">&lt;-</w:delText>
        </w:r>
      </w:del>
      <w:del w:id="507" w:author="PR Preview" w:date="2026-01-01T00:00:00Z">
        <w:r>
          <w:rPr>
            <w:rStyle w:val="NormalTok"/>
          </w:rPr>
          <w:delText xml:space="preserve"> </w:delText>
        </w:r>
      </w:del>
      <w:del w:id="508" w:author="PR Preview" w:date="2026-01-01T00:00:00Z">
        <w:r>
          <w:rPr>
            <w:rStyle w:val="DecValTok"/>
          </w:rPr>
          <w:delText xml:space="preserve">1</w:delText>
        </w:r>
      </w:del>
      <w:del w:id="509" w:author="PR Preview" w:date="2026-01-01T00:00:00Z">
        <w:r>
          <w:rPr>
            <w:rStyle w:val="NormalTok"/>
          </w:rPr>
          <w:delText xml:space="preserve"> </w:delText>
        </w:r>
      </w:del>
      <w:del w:id="510" w:author="PR Preview" w:date="2026-01-01T00:00:00Z">
        <w:r>
          <w:rPr>
            <w:rStyle w:val="SpecialCharTok"/>
          </w:rPr>
          <w:delText xml:space="preserve">+</w:delText>
        </w:r>
      </w:del>
      <w:del w:id="511" w:author="PR Preview" w:date="2026-01-01T00:00:00Z">
        <w:r>
          <w:rPr>
            <w:rStyle w:val="NormalTok"/>
          </w:rPr>
          <w:delText xml:space="preserve"> </w:delText>
        </w:r>
      </w:del>
      <w:del w:id="512" w:author="PR Preview" w:date="2026-01-01T00:00:00Z">
        <w:r>
          <w:rPr>
            <w:rStyle w:val="DecValTok"/>
          </w:rPr>
          <w:delText xml:space="preserve">55</w:delText>
        </w:r>
      </w:del>
      <w:del w:id="513" w:author="PR Preview" w:date="2026-01-01T00:00:00Z">
        <w:r>
          <w:br/>
        </w:r>
      </w:del>
      <w:del w:id="514" w:author="PR Preview" w:date="2026-01-01T00:00:00Z">
        <w:r>
          <w:rPr>
            <w:rStyle w:val="NormalTok"/>
          </w:rPr>
          <w:delText xml:space="preserve">b_post </w:delText>
        </w:r>
      </w:del>
      <w:del w:id="515" w:author="PR Preview" w:date="2026-01-01T00:00:00Z">
        <w:r>
          <w:rPr>
            <w:rStyle w:val="OtherTok"/>
          </w:rPr>
          <w:delText xml:space="preserve">&lt;-</w:delText>
        </w:r>
      </w:del>
      <w:del w:id="516" w:author="PR Preview" w:date="2026-01-01T00:00:00Z">
        <w:r>
          <w:rPr>
            <w:rStyle w:val="NormalTok"/>
          </w:rPr>
          <w:delText xml:space="preserve"> </w:delText>
        </w:r>
      </w:del>
      <w:del w:id="517" w:author="PR Preview" w:date="2026-01-01T00:00:00Z">
        <w:r>
          <w:rPr>
            <w:rStyle w:val="DecValTok"/>
          </w:rPr>
          <w:delText xml:space="preserve">1</w:delText>
        </w:r>
      </w:del>
      <w:del w:id="518" w:author="PR Preview" w:date="2026-01-01T00:00:00Z">
        <w:r>
          <w:rPr>
            <w:rStyle w:val="NormalTok"/>
          </w:rPr>
          <w:delText xml:space="preserve"> </w:delText>
        </w:r>
      </w:del>
      <w:del w:id="519" w:author="PR Preview" w:date="2026-01-01T00:00:00Z">
        <w:r>
          <w:rPr>
            <w:rStyle w:val="SpecialCharTok"/>
          </w:rPr>
          <w:delText xml:space="preserve">+</w:delText>
        </w:r>
      </w:del>
      <w:del w:id="520" w:author="PR Preview" w:date="2026-01-01T00:00:00Z">
        <w:r>
          <w:rPr>
            <w:rStyle w:val="NormalTok"/>
          </w:rPr>
          <w:delText xml:space="preserve"> </w:delText>
        </w:r>
      </w:del>
      <w:del w:id="521" w:author="PR Preview" w:date="2026-01-01T00:00:00Z">
        <w:r>
          <w:rPr>
            <w:rStyle w:val="DecValTok"/>
          </w:rPr>
          <w:delText xml:space="preserve">91</w:delText>
        </w:r>
      </w:del>
      <w:del w:id="522" w:author="PR Preview" w:date="2026-01-01T00:00:00Z">
        <w:r>
          <w:rPr>
            <w:rStyle w:val="NormalTok"/>
          </w:rPr>
          <w:delText xml:space="preserve"> </w:delText>
        </w:r>
      </w:del>
      <w:del w:id="523" w:author="PR Preview" w:date="2026-01-01T00:00:00Z">
        <w:r>
          <w:rPr>
            <w:rStyle w:val="SpecialCharTok"/>
          </w:rPr>
          <w:delText xml:space="preserve">-</w:delText>
        </w:r>
      </w:del>
      <w:del w:id="524" w:author="PR Preview" w:date="2026-01-01T00:00:00Z">
        <w:r>
          <w:rPr>
            <w:rStyle w:val="NormalTok"/>
          </w:rPr>
          <w:delText xml:space="preserve"> </w:delText>
        </w:r>
      </w:del>
      <w:del w:id="525" w:author="PR Preview" w:date="2026-01-01T00:00:00Z">
        <w:r>
          <w:rPr>
            <w:rStyle w:val="DecValTok"/>
          </w:rPr>
          <w:delText xml:space="preserve">55</w:delText>
        </w:r>
      </w:del>
      <w:del w:id="526" w:author="PR Preview" w:date="2026-01-01T00:00:00Z">
        <w:r>
          <w:br/>
        </w:r>
      </w:del>
      <w:del w:id="527" w:author="PR Preview" w:date="2026-01-01T00:00:00Z">
        <w:r>
          <w:rPr>
            <w:rStyle w:val="FunctionTok"/>
          </w:rPr>
          <w:delText xml:space="preserve">c</w:delText>
        </w:r>
      </w:del>
      <w:del w:id="528" w:author="PR Preview" w:date="2026-01-01T00:00:00Z">
        <w:r>
          <w:rPr>
            <w:rStyle w:val="NormalTok"/>
          </w:rPr>
          <w:delText xml:space="preserve">(</w:delText>
        </w:r>
      </w:del>
      <w:del w:id="529" w:author="PR Preview" w:date="2026-01-01T00:00:00Z">
        <w:r>
          <w:br/>
        </w:r>
      </w:del>
      <w:del w:id="530" w:author="PR Preview" w:date="2026-01-01T00:00:00Z">
        <w:r>
          <w:rPr>
            <w:rStyle w:val="NormalTok"/>
          </w:rPr>
          <w:delText xml:space="preserve">  </w:delText>
        </w:r>
      </w:del>
      <w:del w:id="531" w:author="PR Preview" w:date="2026-01-01T00:00:00Z">
        <w:r>
          <w:rPr>
            <w:rStyle w:val="AttributeTok"/>
          </w:rPr>
          <w:delText xml:space="preserve">mean =</w:delText>
        </w:r>
      </w:del>
      <w:del w:id="532" w:author="PR Preview" w:date="2026-01-01T00:00:00Z">
        <w:r>
          <w:rPr>
            <w:rStyle w:val="NormalTok"/>
          </w:rPr>
          <w:delText xml:space="preserve"> a_post </w:delText>
        </w:r>
      </w:del>
      <w:del w:id="533" w:author="PR Preview" w:date="2026-01-01T00:00:00Z">
        <w:r>
          <w:rPr>
            <w:rStyle w:val="SpecialCharTok"/>
          </w:rPr>
          <w:delText xml:space="preserve">/</w:delText>
        </w:r>
      </w:del>
      <w:del w:id="534" w:author="PR Preview" w:date="2026-01-01T00:00:00Z">
        <w:r>
          <w:rPr>
            <w:rStyle w:val="NormalTok"/>
          </w:rPr>
          <w:delText xml:space="preserve"> (a_post </w:delText>
        </w:r>
      </w:del>
      <w:del w:id="535" w:author="PR Preview" w:date="2026-01-01T00:00:00Z">
        <w:r>
          <w:rPr>
            <w:rStyle w:val="SpecialCharTok"/>
          </w:rPr>
          <w:delText xml:space="preserve">+</w:delText>
        </w:r>
      </w:del>
      <w:del w:id="536" w:author="PR Preview" w:date="2026-01-01T00:00:00Z">
        <w:r>
          <w:rPr>
            <w:rStyle w:val="NormalTok"/>
          </w:rPr>
          <w:delText xml:space="preserve"> b_post),</w:delText>
        </w:r>
      </w:del>
      <w:del w:id="537" w:author="PR Preview" w:date="2026-01-01T00:00:00Z">
        <w:r>
          <w:br/>
        </w:r>
      </w:del>
      <w:del w:id="538" w:author="PR Preview" w:date="2026-01-01T00:00:00Z">
        <w:r>
          <w:rPr>
            <w:rStyle w:val="NormalTok"/>
          </w:rPr>
          <w:delText xml:space="preserve">  </w:delText>
        </w:r>
      </w:del>
      <w:del w:id="539" w:author="PR Preview" w:date="2026-01-01T00:00:00Z">
        <w:r>
          <w:rPr>
            <w:rStyle w:val="AttributeTok"/>
          </w:rPr>
          <w:delText xml:space="preserve">lower =</w:delText>
        </w:r>
      </w:del>
      <w:del w:id="540" w:author="PR Preview" w:date="2026-01-01T00:00:00Z">
        <w:r>
          <w:rPr>
            <w:rStyle w:val="NormalTok"/>
          </w:rPr>
          <w:delText xml:space="preserve"> stats</w:delText>
        </w:r>
      </w:del>
      <w:del w:id="541" w:author="PR Preview" w:date="2026-01-01T00:00:00Z">
        <w:r>
          <w:rPr>
            <w:rStyle w:val="SpecialCharTok"/>
          </w:rPr>
          <w:delText xml:space="preserve">::</w:delText>
        </w:r>
      </w:del>
      <w:del w:id="542" w:author="PR Preview" w:date="2026-01-01T00:00:00Z">
        <w:r>
          <w:rPr>
            <w:rStyle w:val="FunctionTok"/>
          </w:rPr>
          <w:delText xml:space="preserve">qbeta</w:delText>
        </w:r>
      </w:del>
      <w:del w:id="543" w:author="PR Preview" w:date="2026-01-01T00:00:00Z">
        <w:r>
          <w:rPr>
            <w:rStyle w:val="NormalTok"/>
          </w:rPr>
          <w:delText xml:space="preserve">(</w:delText>
        </w:r>
      </w:del>
      <w:del w:id="544" w:author="PR Preview" w:date="2026-01-01T00:00:00Z">
        <w:r>
          <w:rPr>
            <w:rStyle w:val="FloatTok"/>
          </w:rPr>
          <w:delText xml:space="preserve">0.025</w:delText>
        </w:r>
      </w:del>
      <w:del w:id="545" w:author="PR Preview" w:date="2026-01-01T00:00:00Z">
        <w:r>
          <w:rPr>
            <w:rStyle w:val="NormalTok"/>
          </w:rPr>
          <w:delText xml:space="preserve">, a_post, b_post),</w:delText>
        </w:r>
      </w:del>
      <w:del w:id="546" w:author="PR Preview" w:date="2026-01-01T00:00:00Z">
        <w:r>
          <w:br/>
        </w:r>
      </w:del>
      <w:del w:id="547" w:author="PR Preview" w:date="2026-01-01T00:00:00Z">
        <w:r>
          <w:rPr>
            <w:rStyle w:val="NormalTok"/>
          </w:rPr>
          <w:delText xml:space="preserve">  </w:delText>
        </w:r>
      </w:del>
      <w:del w:id="548" w:author="PR Preview" w:date="2026-01-01T00:00:00Z">
        <w:r>
          <w:rPr>
            <w:rStyle w:val="AttributeTok"/>
          </w:rPr>
          <w:delText xml:space="preserve">upper =</w:delText>
        </w:r>
      </w:del>
      <w:del w:id="549" w:author="PR Preview" w:date="2026-01-01T00:00:00Z">
        <w:r>
          <w:rPr>
            <w:rStyle w:val="NormalTok"/>
          </w:rPr>
          <w:delText xml:space="preserve"> stats</w:delText>
        </w:r>
      </w:del>
      <w:del w:id="550" w:author="PR Preview" w:date="2026-01-01T00:00:00Z">
        <w:r>
          <w:rPr>
            <w:rStyle w:val="SpecialCharTok"/>
          </w:rPr>
          <w:delText xml:space="preserve">::</w:delText>
        </w:r>
      </w:del>
      <w:del w:id="551" w:author="PR Preview" w:date="2026-01-01T00:00:00Z">
        <w:r>
          <w:rPr>
            <w:rStyle w:val="FunctionTok"/>
          </w:rPr>
          <w:delText xml:space="preserve">qbeta</w:delText>
        </w:r>
      </w:del>
      <w:del w:id="552" w:author="PR Preview" w:date="2026-01-01T00:00:00Z">
        <w:r>
          <w:rPr>
            <w:rStyle w:val="NormalTok"/>
          </w:rPr>
          <w:delText xml:space="preserve">(</w:delText>
        </w:r>
      </w:del>
      <w:del w:id="553" w:author="PR Preview" w:date="2026-01-01T00:00:00Z">
        <w:r>
          <w:rPr>
            <w:rStyle w:val="FloatTok"/>
          </w:rPr>
          <w:delText xml:space="preserve">0.975</w:delText>
        </w:r>
      </w:del>
      <w:del w:id="554" w:author="PR Preview" w:date="2026-01-01T00:00:00Z">
        <w:r>
          <w:rPr>
            <w:rStyle w:val="NormalTok"/>
          </w:rPr>
          <w:delText xml:space="preserve">, a_post, b_post)</w:delText>
        </w:r>
      </w:del>
      <w:del w:id="555" w:author="PR Preview" w:date="2026-01-01T00:00:00Z">
        <w:r>
          <w:br/>
        </w:r>
      </w:del>
      <w:del w:id="556" w:author="PR Preview" w:date="2026-01-01T00:00:00Z">
        <w:r>
          <w:rPr>
            <w:rStyle w:val="NormalTok"/>
          </w:rPr>
          <w:delText xml:space="preserve">) </w:delText>
        </w:r>
      </w:del>
      <w:del w:id="557" w:author="PR Preview" w:date="2026-01-01T00:00:00Z">
        <w:r>
          <w:rPr>
            <w:rStyle w:val="SpecialCharTok"/>
          </w:rPr>
          <w:delText xml:space="preserve">|&gt;</w:delText>
        </w:r>
      </w:del>
      <w:del w:id="558" w:author="PR Preview" w:date="2026-01-01T00:00:00Z">
        <w:r>
          <w:br/>
        </w:r>
      </w:del>
      <w:del w:id="559" w:author="PR Preview" w:date="2026-01-01T00:00:00Z">
        <w:r>
          <w:rPr>
            <w:rStyle w:val="NormalTok"/>
          </w:rPr>
          <w:delText xml:space="preserve">  </w:delText>
        </w:r>
      </w:del>
      <w:del w:id="560" w:author="PR Preview" w:date="2026-01-01T00:00:00Z">
        <w:r>
          <w:rPr>
            <w:rStyle w:val="FunctionTok"/>
          </w:rPr>
          <w:delText xml:space="preserve">round</w:delText>
        </w:r>
      </w:del>
      <w:del w:id="561" w:author="PR Preview" w:date="2026-01-01T00:00:00Z">
        <w:r>
          <w:rPr>
            <w:rStyle w:val="NormalTok"/>
          </w:rPr>
          <w:delText xml:space="preserve">(</w:delText>
        </w:r>
      </w:del>
      <w:del w:id="562" w:author="PR Preview" w:date="2026-01-01T00:00:00Z">
        <w:r>
          <w:rPr>
            <w:rStyle w:val="DecValTok"/>
          </w:rPr>
          <w:delText xml:space="preserve">3</w:delText>
        </w:r>
      </w:del>
      <w:del w:id="563" w:author="PR Preview" w:date="2026-01-01T00:00:00Z">
        <w:r>
          <w:rPr>
            <w:rStyle w:val="NormalTok"/>
          </w:rPr>
          <w:delText xml:space="preserve">)</w:delText>
        </w:r>
      </w:del>
      <w:del w:id="564" w:author="PR Preview" w:date="2026-01-01T00:00:00Z">
        <w:r>
          <w:br/>
        </w:r>
      </w:del>
      <w:del w:id="565" w:author="PR Preview" w:date="2026-01-01T00:00:00Z">
        <w:r>
          <w:rPr>
            <w:rStyle w:val="CommentTok"/>
          </w:rPr>
          <w:delText xml:space="preserve">#&gt;  mean lower upper </w:delText>
        </w:r>
      </w:del>
      <w:del w:id="566" w:author="PR Preview" w:date="2026-01-01T00:00:00Z">
        <w:r>
          <w:br/>
        </w:r>
      </w:del>
      <w:del w:id="567" w:author="PR Preview" w:date="2026-01-01T00:00:00Z">
        <w:r>
          <w:rPr>
            <w:rStyle w:val="CommentTok"/>
          </w:rPr>
          <w:delText xml:space="preserve">#&gt; 0.602 0.501 0.699</w:delText>
        </w:r>
      </w:del>
    </w:p>
    <w:p>
      <w:pPr>
        <w:pStyle w:val="FirstParagraph"/>
      </w:pPr>
      <w:del w:id="568" w:author="PR Preview" w:date="2026-01-01T00:00:00Z">
        <w:r>
          <w:delText xml:space="preserve">The mean uses the</w:delText>
        </w:r>
      </w:del>
      <w:del w:id="569" w:author="PR Preview" w:date="2026-01-01T00:00:00Z">
        <w:r>
          <w:delText xml:space="preserve"> </w:delText>
        </w:r>
      </w:del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mean</w:delText>
        </w:r>
      </w:del>
      <w:del w:id="57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(Casella and Berger 2002, sec. 3.3, p. 107)</w:delText>
        </w:r>
      </w:del>
      <w:del w:id="575" w:author="PR Preview" w:date="2026-01-01T00:00:00Z">
        <w:r>
          <w:delText xml:space="preserve">.</w:delText>
        </w:r>
      </w:del>
    </w:p>
    <w:p>
      <w:pPr>
        <w:pStyle w:val="BodyText"/>
      </w:pPr>
      <w:del w:id="576" w:author="PR Preview" w:date="2026-01-01T00:00:00Z">
        <w:r>
          <w:rPr>
            <w:b/>
            <w:bCs/>
          </w:rPr>
          <w:delText xml:space="preserve">Example 13 (Prior and posterior, with and without a known truth)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Plotting the prior and posterior densities together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shows how much the data moved our beliefs.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We use the Beta-Bernoulli model of</w:delText>
        </w:r>
      </w:del>
      <w:del w:id="583" w:author="PR Preview" w:date="2026-01-01T00:00:00Z">
        <w:r>
          <w:delText xml:space="preserve"> </w:delText>
        </w:r>
      </w:del>
      <w:hyperlink w:anchor="exm-beta-bernoulli">
        <w:del w:id="584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with the uniform</w:delText>
        </w:r>
      </w:del>
      <w:del w:id="587" w:author="PR Preview" w:date="2026-01-01T00:00:00Z">
        <w:r>
          <w:delText xml:space="preserve"> </w:delText>
        </w:r>
      </w:del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prior of</w:delText>
        </w:r>
      </w:del>
      <w:del w:id="590" w:author="PR Preview" w:date="2026-01-01T00:00:00Z">
        <w:r>
          <w:delText xml:space="preserve"> </w:delText>
        </w:r>
      </w:del>
      <w:hyperlink w:anchor="exm-prior">
        <w:del w:id="591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on two data sets:</w:delText>
        </w:r>
      </w:del>
    </w:p>
    <w:p>
      <w:pPr>
        <w:pStyle w:val="SourceCode"/>
      </w:pPr>
      <w:ins w:id="594" w:author="PR Preview" w:date="2026-01-01T00:00:00Z">
        <w:r>
          <w:rPr>
            <w:rStyle w:val="NormalTok"/>
          </w:rPr>
          <w:t xml:space="preserve">a_post </w:t>
        </w:r>
      </w:ins>
      <w:ins w:id="595" w:author="PR Preview" w:date="2026-01-01T00:00:00Z">
        <w:r>
          <w:rPr>
            <w:rStyle w:val="OtherTok"/>
          </w:rPr>
          <w:t xml:space="preserve">&lt;-</w:t>
        </w:r>
      </w:ins>
      <w:ins w:id="596" w:author="PR Preview" w:date="2026-01-01T00:00:00Z">
        <w:r>
          <w:rPr>
            <w:rStyle w:val="NormalTok"/>
          </w:rPr>
          <w:t xml:space="preserve"> </w:t>
        </w:r>
      </w:ins>
      <w:ins w:id="597" w:author="PR Preview" w:date="2026-01-01T00:00:00Z">
        <w:r>
          <w:rPr>
            <w:rStyle w:val="DecValTok"/>
          </w:rPr>
          <w:t xml:space="preserve">1</w:t>
        </w:r>
      </w:ins>
      <w:ins w:id="598" w:author="PR Preview" w:date="2026-01-01T00:00:00Z">
        <w:r>
          <w:rPr>
            <w:rStyle w:val="NormalTok"/>
          </w:rPr>
          <w:t xml:space="preserve"> </w:t>
        </w:r>
      </w:ins>
      <w:ins w:id="599" w:author="PR Preview" w:date="2026-01-01T00:00:00Z">
        <w:r>
          <w:rPr>
            <w:rStyle w:val="SpecialCharTok"/>
          </w:rPr>
          <w:t xml:space="preserve">+</w:t>
        </w:r>
      </w:ins>
      <w:ins w:id="600" w:author="PR Preview" w:date="2026-01-01T00:00:00Z">
        <w:r>
          <w:rPr>
            <w:rStyle w:val="NormalTok"/>
          </w:rPr>
          <w:t xml:space="preserve"> </w:t>
        </w:r>
      </w:ins>
      <w:ins w:id="601" w:author="PR Preview" w:date="2026-01-01T00:00:00Z">
        <w:r>
          <w:rPr>
            <w:rStyle w:val="DecValTok"/>
          </w:rPr>
          <w:t xml:space="preserve">55</w:t>
        </w:r>
      </w:ins>
      <w:ins w:id="602" w:author="PR Preview" w:date="2026-01-01T00:00:00Z">
        <w:r>
          <w:br/>
        </w:r>
      </w:ins>
      <w:ins w:id="603" w:author="PR Preview" w:date="2026-01-01T00:00:00Z">
        <w:r>
          <w:rPr>
            <w:rStyle w:val="NormalTok"/>
          </w:rPr>
          <w:t xml:space="preserve">b_post </w:t>
        </w:r>
      </w:ins>
      <w:ins w:id="604" w:author="PR Preview" w:date="2026-01-01T00:00:00Z">
        <w:r>
          <w:rPr>
            <w:rStyle w:val="OtherTok"/>
          </w:rPr>
          <w:t xml:space="preserve">&lt;-</w:t>
        </w:r>
      </w:ins>
      <w:ins w:id="605" w:author="PR Preview" w:date="2026-01-01T00:00:00Z">
        <w:r>
          <w:rPr>
            <w:rStyle w:val="NormalTok"/>
          </w:rPr>
          <w:t xml:space="preserve"> </w:t>
        </w:r>
      </w:ins>
      <w:ins w:id="606" w:author="PR Preview" w:date="2026-01-01T00:00:00Z">
        <w:r>
          <w:rPr>
            <w:rStyle w:val="DecValTok"/>
          </w:rPr>
          <w:t xml:space="preserve">1</w:t>
        </w:r>
      </w:ins>
      <w:ins w:id="607" w:author="PR Preview" w:date="2026-01-01T00:00:00Z">
        <w:r>
          <w:rPr>
            <w:rStyle w:val="NormalTok"/>
          </w:rPr>
          <w:t xml:space="preserve"> </w:t>
        </w:r>
      </w:ins>
      <w:ins w:id="608" w:author="PR Preview" w:date="2026-01-01T00:00:00Z">
        <w:r>
          <w:rPr>
            <w:rStyle w:val="SpecialCharTok"/>
          </w:rPr>
          <w:t xml:space="preserve">+</w:t>
        </w:r>
      </w:ins>
      <w:ins w:id="609" w:author="PR Preview" w:date="2026-01-01T00:00:00Z">
        <w:r>
          <w:rPr>
            <w:rStyle w:val="NormalTok"/>
          </w:rPr>
          <w:t xml:space="preserve"> </w:t>
        </w:r>
      </w:ins>
      <w:ins w:id="610" w:author="PR Preview" w:date="2026-01-01T00:00:00Z">
        <w:r>
          <w:rPr>
            <w:rStyle w:val="DecValTok"/>
          </w:rPr>
          <w:t xml:space="preserve">91</w:t>
        </w:r>
      </w:ins>
      <w:ins w:id="611" w:author="PR Preview" w:date="2026-01-01T00:00:00Z">
        <w:r>
          <w:rPr>
            <w:rStyle w:val="NormalTok"/>
          </w:rPr>
          <w:t xml:space="preserve"> </w:t>
        </w:r>
      </w:ins>
      <w:ins w:id="612" w:author="PR Preview" w:date="2026-01-01T00:00:00Z">
        <w:r>
          <w:rPr>
            <w:rStyle w:val="SpecialCharTok"/>
          </w:rPr>
          <w:t xml:space="preserve">-</w:t>
        </w:r>
      </w:ins>
      <w:ins w:id="613" w:author="PR Preview" w:date="2026-01-01T00:00:00Z">
        <w:r>
          <w:rPr>
            <w:rStyle w:val="NormalTok"/>
          </w:rPr>
          <w:t xml:space="preserve"> </w:t>
        </w:r>
      </w:ins>
      <w:ins w:id="614" w:author="PR Preview" w:date="2026-01-01T00:00:00Z">
        <w:r>
          <w:rPr>
            <w:rStyle w:val="DecValTok"/>
          </w:rPr>
          <w:t xml:space="preserve">55</w:t>
        </w:r>
      </w:ins>
      <w:ins w:id="615" w:author="PR Preview" w:date="2026-01-01T00:00:00Z">
        <w:r>
          <w:br/>
        </w:r>
      </w:ins>
      <w:ins w:id="616" w:author="PR Preview" w:date="2026-01-01T00:00:00Z">
        <w:r>
          <w:rPr>
            <w:rStyle w:val="NormalTok"/>
          </w:rPr>
          <w:t xml:space="preserve">post_summary </w:t>
        </w:r>
      </w:ins>
      <w:ins w:id="617" w:author="PR Preview" w:date="2026-01-01T00:00:00Z">
        <w:r>
          <w:rPr>
            <w:rStyle w:val="OtherTok"/>
          </w:rPr>
          <w:t xml:space="preserve">&lt;-</w:t>
        </w:r>
      </w:ins>
      <w:ins w:id="618" w:author="PR Preview" w:date="2026-01-01T00:00:00Z">
        <w:r>
          <w:rPr>
            <w:rStyle w:val="NormalTok"/>
          </w:rPr>
          <w:t xml:space="preserve"> </w:t>
        </w:r>
      </w:ins>
      <w:ins w:id="619" w:author="PR Preview" w:date="2026-01-01T00:00:00Z">
        <w:r>
          <w:rPr>
            <w:rStyle w:val="FunctionTok"/>
          </w:rPr>
          <w:t xml:space="preserve">c</w:t>
        </w:r>
      </w:ins>
      <w:ins w:id="620" w:author="PR Preview" w:date="2026-01-01T00:00:00Z">
        <w:r>
          <w:rPr>
            <w:rStyle w:val="NormalTok"/>
          </w:rPr>
          <w:t xml:space="preserve">(</w:t>
        </w:r>
      </w:ins>
      <w:ins w:id="621" w:author="PR Preview" w:date="2026-01-01T00:00:00Z">
        <w:r>
          <w:br/>
        </w:r>
      </w:ins>
      <w:ins w:id="622" w:author="PR Preview" w:date="2026-01-01T00:00:00Z">
        <w:r>
          <w:rPr>
            <w:rStyle w:val="NormalTok"/>
          </w:rPr>
          <w:t xml:space="preserve">  </w:t>
        </w:r>
      </w:ins>
      <w:ins w:id="623" w:author="PR Preview" w:date="2026-01-01T00:00:00Z">
        <w:r>
          <w:rPr>
            <w:rStyle w:val="AttributeTok"/>
          </w:rPr>
          <w:t xml:space="preserve">mean =</w:t>
        </w:r>
      </w:ins>
      <w:ins w:id="624" w:author="PR Preview" w:date="2026-01-01T00:00:00Z">
        <w:r>
          <w:rPr>
            <w:rStyle w:val="NormalTok"/>
          </w:rPr>
          <w:t xml:space="preserve"> a_post </w:t>
        </w:r>
      </w:ins>
      <w:ins w:id="625" w:author="PR Preview" w:date="2026-01-01T00:00:00Z">
        <w:r>
          <w:rPr>
            <w:rStyle w:val="SpecialCharTok"/>
          </w:rPr>
          <w:t xml:space="preserve">/</w:t>
        </w:r>
      </w:ins>
      <w:ins w:id="626" w:author="PR Preview" w:date="2026-01-01T00:00:00Z">
        <w:r>
          <w:rPr>
            <w:rStyle w:val="NormalTok"/>
          </w:rPr>
          <w:t xml:space="preserve"> (a_post </w:t>
        </w:r>
      </w:ins>
      <w:ins w:id="627" w:author="PR Preview" w:date="2026-01-01T00:00:00Z">
        <w:r>
          <w:rPr>
            <w:rStyle w:val="SpecialCharTok"/>
          </w:rPr>
          <w:t xml:space="preserve">+</w:t>
        </w:r>
      </w:ins>
      <w:ins w:id="628" w:author="PR Preview" w:date="2026-01-01T00:00:00Z">
        <w:r>
          <w:rPr>
            <w:rStyle w:val="NormalTok"/>
          </w:rPr>
          <w:t xml:space="preserve"> b_post),</w:t>
        </w:r>
      </w:ins>
      <w:ins w:id="629" w:author="PR Preview" w:date="2026-01-01T00:00:00Z">
        <w:r>
          <w:br/>
        </w:r>
      </w:ins>
      <w:ins w:id="630" w:author="PR Preview" w:date="2026-01-01T00:00:00Z">
        <w:r>
          <w:rPr>
            <w:rStyle w:val="NormalTok"/>
          </w:rPr>
          <w:t xml:space="preserve">  </w:t>
        </w:r>
      </w:ins>
      <w:ins w:id="631" w:author="PR Preview" w:date="2026-01-01T00:00:00Z">
        <w:r>
          <w:rPr>
            <w:rStyle w:val="AttributeTok"/>
          </w:rPr>
          <w:t xml:space="preserve">lower =</w:t>
        </w:r>
      </w:ins>
      <w:ins w:id="632" w:author="PR Preview" w:date="2026-01-01T00:00:00Z">
        <w:r>
          <w:rPr>
            <w:rStyle w:val="NormalTok"/>
          </w:rPr>
          <w:t xml:space="preserve"> stats</w:t>
        </w:r>
      </w:ins>
      <w:ins w:id="633" w:author="PR Preview" w:date="2026-01-01T00:00:00Z">
        <w:r>
          <w:rPr>
            <w:rStyle w:val="SpecialCharTok"/>
          </w:rPr>
          <w:t xml:space="preserve">::</w:t>
        </w:r>
      </w:ins>
      <w:ins w:id="634" w:author="PR Preview" w:date="2026-01-01T00:00:00Z">
        <w:r>
          <w:rPr>
            <w:rStyle w:val="FunctionTok"/>
          </w:rPr>
          <w:t xml:space="preserve">qbeta</w:t>
        </w:r>
      </w:ins>
      <w:ins w:id="635" w:author="PR Preview" w:date="2026-01-01T00:00:00Z">
        <w:r>
          <w:rPr>
            <w:rStyle w:val="NormalTok"/>
          </w:rPr>
          <w:t xml:space="preserve">(</w:t>
        </w:r>
      </w:ins>
      <w:ins w:id="636" w:author="PR Preview" w:date="2026-01-01T00:00:00Z">
        <w:r>
          <w:rPr>
            <w:rStyle w:val="FloatTok"/>
          </w:rPr>
          <w:t xml:space="preserve">0.025</w:t>
        </w:r>
      </w:ins>
      <w:ins w:id="637" w:author="PR Preview" w:date="2026-01-01T00:00:00Z">
        <w:r>
          <w:rPr>
            <w:rStyle w:val="NormalTok"/>
          </w:rPr>
          <w:t xml:space="preserve">, a_post, b_post),</w:t>
        </w:r>
      </w:ins>
      <w:ins w:id="638" w:author="PR Preview" w:date="2026-01-01T00:00:00Z">
        <w:r>
          <w:br/>
        </w:r>
      </w:ins>
      <w:ins w:id="639" w:author="PR Preview" w:date="2026-01-01T00:00:00Z">
        <w:r>
          <w:rPr>
            <w:rStyle w:val="NormalTok"/>
          </w:rPr>
          <w:t xml:space="preserve">  </w:t>
        </w:r>
      </w:ins>
      <w:ins w:id="640" w:author="PR Preview" w:date="2026-01-01T00:00:00Z">
        <w:r>
          <w:rPr>
            <w:rStyle w:val="AttributeTok"/>
          </w:rPr>
          <w:t xml:space="preserve">upper =</w:t>
        </w:r>
      </w:ins>
      <w:ins w:id="641" w:author="PR Preview" w:date="2026-01-01T00:00:00Z">
        <w:r>
          <w:rPr>
            <w:rStyle w:val="NormalTok"/>
          </w:rPr>
          <w:t xml:space="preserve"> stats</w:t>
        </w:r>
      </w:ins>
      <w:ins w:id="642" w:author="PR Preview" w:date="2026-01-01T00:00:00Z">
        <w:r>
          <w:rPr>
            <w:rStyle w:val="SpecialCharTok"/>
          </w:rPr>
          <w:t xml:space="preserve">::</w:t>
        </w:r>
      </w:ins>
      <w:ins w:id="643" w:author="PR Preview" w:date="2026-01-01T00:00:00Z">
        <w:r>
          <w:rPr>
            <w:rStyle w:val="FunctionTok"/>
          </w:rPr>
          <w:t xml:space="preserve">qbeta</w:t>
        </w:r>
      </w:ins>
      <w:ins w:id="644" w:author="PR Preview" w:date="2026-01-01T00:00:00Z">
        <w:r>
          <w:rPr>
            <w:rStyle w:val="NormalTok"/>
          </w:rPr>
          <w:t xml:space="preserve">(</w:t>
        </w:r>
      </w:ins>
      <w:ins w:id="645" w:author="PR Preview" w:date="2026-01-01T00:00:00Z">
        <w:r>
          <w:rPr>
            <w:rStyle w:val="FloatTok"/>
          </w:rPr>
          <w:t xml:space="preserve">0.975</w:t>
        </w:r>
      </w:ins>
      <w:ins w:id="646" w:author="PR Preview" w:date="2026-01-01T00:00:00Z">
        <w:r>
          <w:rPr>
            <w:rStyle w:val="NormalTok"/>
          </w:rPr>
          <w:t xml:space="preserve">, a_post, b_post)</w:t>
        </w:r>
      </w:ins>
      <w:ins w:id="647" w:author="PR Preview" w:date="2026-01-01T00:00:00Z">
        <w:r>
          <w:br/>
        </w:r>
      </w:ins>
      <w:ins w:id="648" w:author="PR Preview" w:date="2026-01-01T00:00:00Z">
        <w:r>
          <w:rPr>
            <w:rStyle w:val="NormalTok"/>
          </w:rPr>
          <w:t xml:space="preserve">) </w:t>
        </w:r>
      </w:ins>
      <w:ins w:id="649" w:author="PR Preview" w:date="2026-01-01T00:00:00Z">
        <w:r>
          <w:rPr>
            <w:rStyle w:val="SpecialCharTok"/>
          </w:rPr>
          <w:t xml:space="preserve">|&gt;</w:t>
        </w:r>
      </w:ins>
      <w:ins w:id="650" w:author="PR Preview" w:date="2026-01-01T00:00:00Z">
        <w:r>
          <w:br/>
        </w:r>
      </w:ins>
      <w:ins w:id="651" w:author="PR Preview" w:date="2026-01-01T00:00:00Z">
        <w:r>
          <w:rPr>
            <w:rStyle w:val="NormalTok"/>
          </w:rPr>
          <w:t xml:space="preserve">  </w:t>
        </w:r>
      </w:ins>
      <w:ins w:id="652" w:author="PR Preview" w:date="2026-01-01T00:00:00Z">
        <w:r>
          <w:rPr>
            <w:rStyle w:val="FunctionTok"/>
          </w:rPr>
          <w:t xml:space="preserve">round</w:t>
        </w:r>
      </w:ins>
      <w:ins w:id="653" w:author="PR Preview" w:date="2026-01-01T00:00:00Z">
        <w:r>
          <w:rPr>
            <w:rStyle w:val="NormalTok"/>
          </w:rPr>
          <w:t xml:space="preserve">(</w:t>
        </w:r>
      </w:ins>
      <w:ins w:id="654" w:author="PR Preview" w:date="2026-01-01T00:00:00Z">
        <w:r>
          <w:rPr>
            <w:rStyle w:val="DecValTok"/>
          </w:rPr>
          <w:t xml:space="preserve">3</w:t>
        </w:r>
      </w:ins>
      <w:ins w:id="655" w:author="PR Preview" w:date="2026-01-01T00:00:00Z">
        <w:r>
          <w:rPr>
            <w:rStyle w:val="NormalTok"/>
          </w:rPr>
          <w:t xml:space="preserve">)</w:t>
        </w:r>
      </w:ins>
      <w:ins w:id="656" w:author="PR Preview" w:date="2026-01-01T00:00:00Z">
        <w:r>
          <w:br/>
        </w:r>
      </w:ins>
      <w:ins w:id="657" w:author="PR Preview" w:date="2026-01-01T00:00:00Z">
        <w:r>
          <w:rPr>
            <w:rStyle w:val="NormalTok"/>
          </w:rPr>
          <w:t xml:space="preserve">post_summary</w:t>
        </w:r>
      </w:ins>
      <w:ins w:id="658" w:author="PR Preview" w:date="2026-01-01T00:00:00Z">
        <w:r>
          <w:br/>
        </w:r>
      </w:ins>
      <w:ins w:id="659" w:author="PR Preview" w:date="2026-01-01T00:00:00Z">
        <w:r>
          <w:rPr>
            <w:rStyle w:val="CommentTok"/>
          </w:rPr>
          <w:t xml:space="preserve">#&gt;  mean lower upper </w:t>
        </w:r>
      </w:ins>
      <w:ins w:id="660" w:author="PR Preview" w:date="2026-01-01T00:00:00Z">
        <w:r>
          <w:br/>
        </w:r>
      </w:ins>
      <w:ins w:id="661" w:author="PR Preview" w:date="2026-01-01T00:00:00Z">
        <w:r>
          <w:rPr>
            <w:rStyle w:val="CommentTok"/>
          </w:rPr>
          <w:t xml:space="preserve">#&gt; 0.602 0.501 0.699</w:t>
        </w:r>
      </w:ins>
    </w:p>
    <w:p>
      <w:pPr>
        <w:pStyle w:val="FirstParagraph"/>
      </w:pPr>
      <w:ins w:id="662" w:author="PR Preview" w:date="2026-01-01T00:00:00Z">
        <w:r>
          <w:t xml:space="preserve">The mean uses the</w:t>
        </w:r>
      </w:ins>
      <w:ins w:id="663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mean</w:t>
        </w:r>
      </w:ins>
      <w:ins w:id="6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(Casella and Berger 2002, sec. 3.3, p. 107)</w:t>
        </w:r>
      </w:ins>
      <w:ins w:id="669" w:author="PR Preview" w:date="2026-01-01T00:00:00Z">
        <w:r>
          <w:t xml:space="preserve">.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By</w:t>
        </w:r>
      </w:ins>
      <w:ins w:id="672" w:author="PR Preview" w:date="2026-01-01T00:00:00Z">
        <w:r>
          <w:t xml:space="preserve"> </w:t>
        </w:r>
      </w:ins>
      <w:hyperlink w:anchor="def-credible-interval">
        <w:ins w:id="67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74" w:author="PR Preview" w:date="2026-01-01T00:00:00Z">
        <w:r>
          <w:t xml:space="preserve">,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the interval is read as a probability statement about</w:t>
        </w:r>
      </w:ins>
      <w:ins w:id="677" w:author="PR Preview" w:date="2026-01-01T00:00:00Z">
        <w:r>
          <w:t xml:space="preserve"> </w:t>
        </w:r>
      </w:ins>
      <m:oMath>
        <m:r>
          <m:t>π</m:t>
        </m:r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itself: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given these 91 trials,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the posterior probability that</w:t>
        </w:r>
      </w:ins>
      <w:ins w:id="684" w:author="PR Preview" w:date="2026-01-01T00:00:00Z">
        <w:r>
          <w:t xml:space="preserve"> </w:t>
        </w:r>
      </w:ins>
      <m:oMath>
        <m:r>
          <m:t>π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lies between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0.501 and 0.699 is 0.95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(approximately, since those endpoints are rounded to three decimals).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A 95% confidence interval computed from the same data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supports no such statement,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as</w:t>
        </w:r>
      </w:ins>
      <w:ins w:id="697" w:author="PR Preview" w:date="2026-01-01T00:00:00Z">
        <w:r>
          <w:t xml:space="preserve"> </w:t>
        </w:r>
      </w:ins>
      <w:hyperlink w:anchor="sec-bayes-interval-interp">
        <w:ins w:id="698" w:author="PR Preview" w:date="2026-01-01T00:00:00Z">
          <w:r>
            <w:rPr>
              <w:rStyle w:val="Hyperlink"/>
            </w:rPr>
            <w:t xml:space="preserve">Section 2.3</w:t>
          </w:r>
        </w:ins>
      </w:hyperlink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explains: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its 0.95 describes the procedure over repeated samples,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and the realized interval either contains</w:t>
        </w:r>
      </w:ins>
      <w:ins w:id="705" w:author="PR Preview" w:date="2026-01-01T00:00:00Z">
        <w:r>
          <w:t xml:space="preserve"> </w:t>
        </w:r>
      </w:ins>
      <m:oMath>
        <m:r>
          <m:t>π</m:t>
        </m:r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or does not.</w:t>
        </w:r>
      </w:ins>
    </w:p>
    <w:bookmarkEnd w:id="63"/>
    <w:bookmarkStart w:id="72" w:name="exm-prior-posterior-figure"/>
    <w:p>
      <w:pPr>
        <w:pStyle w:val="BodyText"/>
      </w:pPr>
      <w:ins w:id="708" w:author="PR Preview" w:date="2026-01-01T00:00:00Z">
        <w:r>
          <w:rPr>
            <w:b/>
            <w:bCs/>
          </w:rPr>
          <w:t xml:space="preserve">Example 14 (Prior and posterior, with and without a known truth)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Plotting the prior and posterior densities together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shows how much the data moved our beliefs.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We use the Beta-Bernoulli model of</w:t>
        </w:r>
      </w:ins>
      <w:ins w:id="715" w:author="PR Preview" w:date="2026-01-01T00:00:00Z">
        <w:r>
          <w:t xml:space="preserve"> </w:t>
        </w:r>
      </w:ins>
      <w:hyperlink w:anchor="exm-beta-bernoulli">
        <w:ins w:id="716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with the uniform</w:t>
        </w:r>
      </w:ins>
      <w:ins w:id="719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prior of</w:t>
        </w:r>
      </w:ins>
      <w:ins w:id="722" w:author="PR Preview" w:date="2026-01-01T00:00:00Z">
        <w:r>
          <w:t xml:space="preserve"> </w:t>
        </w:r>
      </w:ins>
      <w:hyperlink w:anchor="exm-prior">
        <w:ins w:id="723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on two data sets:</w:t>
        </w:r>
      </w:ins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4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1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2"/>
    <w:bookmarkEnd w:id="73"/>
    <w:bookmarkStart w:id="85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4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4"/>
    <w:bookmarkStart w:id="75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5"/>
    <w:bookmarkStart w:id="76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6"/>
    <w:bookmarkStart w:id="77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7"/>
    <w:bookmarkStart w:id="78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8"/>
    <w:bookmarkStart w:id="79" w:name="exm-prior-spectrum"/>
    <w:p>
      <w:pPr>
        <w:pStyle w:val="BodyText"/>
      </w:pPr>
      <w:del w:id="726" w:author="PR Preview" w:date="2026-01-01T00:00:00Z">
        <w:r>
          <w:rPr>
            <w:b/>
            <w:bCs/>
          </w:rPr>
          <w:delText xml:space="preserve">Example 14 (Three priors for a log odds ratio)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Let</w:delText>
        </w:r>
      </w:del>
      <w:del w:id="729" w:author="PR Preview" w:date="2026-01-01T00:00:00Z">
        <w:r>
          <w:delText xml:space="preserve"> </w:delText>
        </w:r>
      </w:del>
      <m:oMath>
        <m:r>
          <m:t>β</m:t>
        </m:r>
      </m:oMath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be the log odds ratio of disease for exposed versus unexposed people,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so the odds ratio is</w:delText>
        </w:r>
      </w:del>
      <w:del w:id="734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r>
              <m:t>β</m:t>
            </m:r>
          </m:sup>
        </m:sSup>
      </m:oMath>
      <w:del w:id="735" w:author="PR Preview" w:date="2026-01-01T00:00:00Z">
        <w:r>
          <w:delText xml:space="preserve">,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and</w:delText>
        </w:r>
      </w:del>
      <w:del w:id="738" w:author="PR Preview" w:date="2026-01-01T00:00:00Z">
        <w:r>
          <w:delText xml:space="preserve"> </w:delText>
        </w:r>
      </w:del>
      <m:oMath>
        <m:r>
          <m:t>β</m:t>
        </m:r>
      </m:oMath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can be any real number.</w:delText>
        </w:r>
      </w:del>
    </w:p>
    <w:p>
      <w:pPr>
        <w:pStyle w:val="BodyText"/>
      </w:pPr>
      <w:ins w:id="741" w:author="PR Preview" w:date="2026-01-01T00:00:00Z">
        <w:r>
          <w:rPr>
            <w:b/>
            <w:bCs/>
          </w:rPr>
          <w:t xml:space="preserve">Example 15 (Three priors for a log odds ratio)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Let</w:t>
        </w:r>
      </w:ins>
      <w:ins w:id="744" w:author="PR Preview" w:date="2026-01-01T00:00:00Z">
        <w:r>
          <w:t xml:space="preserve"> </w:t>
        </w:r>
      </w:ins>
      <m:oMath>
        <m:r>
          <m:t>β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be the log odds ratio of disease for exposed versus unexposed people,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so the odds ratio is</w:t>
        </w:r>
      </w:ins>
      <w:ins w:id="749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β</m:t>
            </m:r>
          </m:sup>
        </m:sSup>
      </m:oMath>
      <w:ins w:id="750" w:author="PR Preview" w:date="2026-01-01T00:00:00Z">
        <w:r>
          <w:t xml:space="preserve">,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and</w:t>
        </w:r>
      </w:ins>
      <w:ins w:id="753" w:author="PR Preview" w:date="2026-01-01T00:00:00Z">
        <w:r>
          <w:t xml:space="preserve"> </w:t>
        </w:r>
      </w:ins>
      <m:oMath>
        <m:r>
          <m:t>β</m:t>
        </m:r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can be any real number.</w:t>
        </w:r>
      </w:ins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9"/>
    <w:bookmarkStart w:id="80" w:name="exm-flat-prior-reparam"/>
    <w:p>
      <w:pPr>
        <w:pStyle w:val="BodyText"/>
      </w:pPr>
      <w:del w:id="756" w:author="PR Preview" w:date="2026-01-01T00:00:00Z">
        <w:r>
          <w:rPr>
            <w:b/>
            <w:bCs/>
          </w:rPr>
          <w:delText xml:space="preserve">Example 15 (A flat prior on a probability is not flat on its log-odds)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A</w:delText>
        </w:r>
      </w:del>
      <w:del w:id="759" w:author="PR Preview" w:date="2026-01-01T00:00:00Z">
        <w:r>
          <w:delText xml:space="preserve"> </w:delText>
        </w:r>
      </w:del>
      <w:hyperlink w:anchor="def-flat-prior">
        <w:del w:id="760" w:author="PR Preview" w:date="2026-01-01T00:00:00Z">
          <w:r>
            <w:rPr>
              <w:rStyle w:val="Hyperlink"/>
            </w:rPr>
            <w:delText xml:space="preserve">flat prior</w:delText>
          </w:r>
        </w:del>
      </w:hyperlink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is flat only on the scale on which it is stated.</w:delText>
        </w:r>
      </w:del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Let</w:delText>
        </w:r>
      </w:del>
      <w:del w:id="765" w:author="PR Preview" w:date="2026-01-01T00:00:00Z">
        <w:r>
          <w:delText xml:space="preserve"> </w:delText>
        </w:r>
      </w:del>
      <m:oMath>
        <m:r>
          <m:t>π</m:t>
        </m:r>
      </m:oMath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have the uniform prior of</w:delText>
        </w:r>
      </w:del>
      <w:del w:id="768" w:author="PR Preview" w:date="2026-01-01T00:00:00Z">
        <w:r>
          <w:delText xml:space="preserve"> </w:delText>
        </w:r>
      </w:del>
      <w:hyperlink w:anchor="exm-prior">
        <w:del w:id="769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770" w:author="PR Preview" w:date="2026-01-01T00:00:00Z">
        <w:r>
          <w:delText xml:space="preserve">,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and let</w:delText>
        </w:r>
      </w:del>
      <w:del w:id="773" w:author="PR Preview" w:date="2026-01-01T00:00:00Z">
        <w:r>
          <w:delText xml:space="preserve"> </w:delText>
        </w:r>
      </w:del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be its log-odds,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so that</w:delText>
        </w:r>
      </w:del>
      <w:del w:id="778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del w:id="779" w:author="PR Preview" w:date="2026-01-01T00:00:00Z">
        <w:r>
          <w:delText xml:space="preserve">.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The derivative of</w:delText>
        </w:r>
      </w:del>
      <w:del w:id="782" w:author="PR Preview" w:date="2026-01-01T00:00:00Z">
        <w:r>
          <w:delText xml:space="preserve"> </w:delText>
        </w:r>
      </w:del>
      <m:oMath>
        <m:r>
          <m:rPr>
            <m:sty m:val="p"/>
          </m:rPr>
          <m:t>expit</m:t>
        </m:r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is</w:delText>
        </w:r>
      </w:del>
    </w:p>
    <w:p>
      <w:pPr>
        <w:pStyle w:val="BodyText"/>
      </w:pPr>
      <w:ins w:id="785" w:author="PR Preview" w:date="2026-01-01T00:00:00Z">
        <w:r>
          <w:rPr>
            <w:b/>
            <w:bCs/>
          </w:rPr>
          <w:t xml:space="preserve">Example 16 (A flat prior on a probability is not flat on its log-odds)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A</w:t>
        </w:r>
      </w:ins>
      <w:ins w:id="788" w:author="PR Preview" w:date="2026-01-01T00:00:00Z">
        <w:r>
          <w:t xml:space="preserve"> </w:t>
        </w:r>
      </w:ins>
      <w:hyperlink w:anchor="def-flat-prior">
        <w:ins w:id="789" w:author="PR Preview" w:date="2026-01-01T00:00:00Z">
          <w:r>
            <w:rPr>
              <w:rStyle w:val="Hyperlink"/>
            </w:rPr>
            <w:t xml:space="preserve">flat prior</w:t>
          </w:r>
        </w:ins>
      </w:hyperlink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is flat only on the scale on which it is stated.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Let</w:t>
        </w:r>
      </w:ins>
      <w:ins w:id="794" w:author="PR Preview" w:date="2026-01-01T00:00:00Z">
        <w:r>
          <w:t xml:space="preserve"> </w:t>
        </w:r>
      </w:ins>
      <m:oMath>
        <m:r>
          <m:t>π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have the uniform prior of</w:t>
        </w:r>
      </w:ins>
      <w:ins w:id="797" w:author="PR Preview" w:date="2026-01-01T00:00:00Z">
        <w:r>
          <w:t xml:space="preserve"> </w:t>
        </w:r>
      </w:ins>
      <w:hyperlink w:anchor="exm-prior">
        <w:ins w:id="798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799" w:author="PR Preview" w:date="2026-01-01T00:00:00Z">
        <w:r>
          <w:t xml:space="preserve">,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and let</w:t>
        </w:r>
      </w:ins>
      <w:ins w:id="802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be its log-odds,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so that</w:t>
        </w:r>
      </w:ins>
      <w:ins w:id="80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ins w:id="808" w:author="PR Preview" w:date="2026-01-01T00:00:00Z">
        <w:r>
          <w:t xml:space="preserve">.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The derivative of</w:t>
        </w:r>
      </w:ins>
      <w:ins w:id="811" w:author="PR Preview" w:date="2026-01-01T00:00:00Z">
        <w:r>
          <w:t xml:space="preserve"> </w:t>
        </w:r>
      </w:ins>
      <m:oMath>
        <m:r>
          <m:rPr>
            <m:sty m:val="p"/>
          </m:rPr>
          <m:t>expit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80"/>
    <w:bookmarkStart w:id="82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3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3"/>
    <w:bookmarkStart w:id="84" w:name="exm-flat-prior-posterior"/>
    <w:p>
      <w:pPr>
        <w:pStyle w:val="BodyText"/>
      </w:pPr>
      <w:del w:id="814" w:author="PR Preview" w:date="2026-01-01T00:00:00Z">
        <w:r>
          <w:rPr>
            <w:b/>
            <w:bCs/>
          </w:rPr>
          <w:delText xml:space="preserve">Example 16 (Posterior mode and maximum likelihood estimate for a probability)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In</w:delText>
        </w:r>
      </w:del>
      <w:del w:id="817" w:author="PR Preview" w:date="2026-01-01T00:00:00Z">
        <w:r>
          <w:delText xml:space="preserve"> </w:delText>
        </w:r>
      </w:del>
      <w:hyperlink w:anchor="exm-beta-bernoulli">
        <w:del w:id="818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the prior is uniform on</w:delText>
        </w:r>
      </w:del>
      <w:del w:id="8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22" w:author="PR Preview" w:date="2026-01-01T00:00:00Z">
        <w:r>
          <w:delText xml:space="preserve">,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so by</w:delText>
        </w:r>
      </w:del>
      <w:del w:id="825" w:author="PR Preview" w:date="2026-01-01T00:00:00Z">
        <w:r>
          <w:delText xml:space="preserve"> </w:delText>
        </w:r>
      </w:del>
      <w:hyperlink w:anchor="cor-flat-prior-posterior">
        <w:del w:id="826" w:author="PR Preview" w:date="2026-01-01T00:00:00Z">
          <w:r>
            <w:rPr>
              <w:rStyle w:val="Hyperlink"/>
            </w:rPr>
            <w:delText xml:space="preserve">Corollary 4</w:delText>
          </w:r>
        </w:del>
      </w:hyperlink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the posterior density,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proportional to</w:delText>
        </w:r>
      </w:del>
      <w:del w:id="831" w:author="PR Preview" w:date="2026-01-01T00:00:00Z">
        <w:r>
          <w:delText xml:space="preserve"> </w:delText>
        </w:r>
      </w:del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del w:id="832" w:author="PR Preview" w:date="2026-01-01T00:00:00Z">
        <w:r>
          <w:delText xml:space="preserve">,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is maximized at the maximum likelihood estimate.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Setting the derivative of the log-likelihood</w:delText>
        </w:r>
      </w:del>
      <w:del w:id="837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838" w:author="PR Preview" w:date="2026-01-01T00:00:00Z">
        <w:r>
          <w:delText xml:space="preserve">,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which is</w:delText>
        </w:r>
      </w:del>
      <w:del w:id="841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842" w:author="PR Preview" w:date="2026-01-01T00:00:00Z">
        <w:r>
          <w:delText xml:space="preserve">,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to zero gives</w:delText>
        </w:r>
      </w:del>
      <w:del w:id="84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del w:id="846" w:author="PR Preview" w:date="2026-01-01T00:00:00Z">
        <w:r>
          <w:delText xml:space="preserve">.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The posterior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rPr>
            <w:i/>
            <w:iCs/>
          </w:rPr>
          <w:delText xml:space="preserve">mean</w:delText>
        </w:r>
      </w:del>
      <w:del w:id="851" w:author="PR Preview" w:date="2026-01-01T00:00:00Z">
        <w:r>
          <w:delText xml:space="preserve">,</w:delText>
        </w:r>
      </w:del>
      <w:del w:id="852" w:author="PR Preview" w:date="2026-01-01T00:00:00Z">
        <w:r>
          <w:delText xml:space="preserve"> </w:delText>
        </w:r>
      </w:del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del w:id="853" w:author="PR Preview" w:date="2026-01-01T00:00:00Z">
        <w:r>
          <w:delText xml:space="preserve">,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is not the maximum likelihood estimate:</w:delText>
        </w:r>
      </w:del>
      <w:del w:id="856" w:author="PR Preview" w:date="2026-01-01T00:00:00Z">
        <w:r>
          <w:delText xml:space="preserve"> </w:delText>
        </w:r>
      </w:del>
      <w:hyperlink w:anchor="cor-flat-prior-posterior">
        <w:del w:id="857" w:author="PR Preview" w:date="2026-01-01T00:00:00Z">
          <w:r>
            <w:rPr>
              <w:rStyle w:val="Hyperlink"/>
            </w:rPr>
            <w:delText xml:space="preserve">Corollary 4</w:delText>
          </w:r>
        </w:del>
      </w:hyperlink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concerns the posterior’s shape,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and so its mode, but a mean depends on the whole distribution.</w:delText>
        </w:r>
      </w:del>
    </w:p>
    <w:p>
      <w:pPr>
        <w:pStyle w:val="BodyText"/>
      </w:pPr>
      <w:ins w:id="862" w:author="PR Preview" w:date="2026-01-01T00:00:00Z">
        <w:r>
          <w:rPr>
            <w:b/>
            <w:bCs/>
          </w:rPr>
          <w:t xml:space="preserve">Example 17 (Posterior mode and maximum likelihood estimate for a probability)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In</w:t>
        </w:r>
      </w:ins>
      <w:ins w:id="865" w:author="PR Preview" w:date="2026-01-01T00:00:00Z">
        <w:r>
          <w:t xml:space="preserve"> </w:t>
        </w:r>
      </w:ins>
      <w:hyperlink w:anchor="exm-beta-bernoulli">
        <w:ins w:id="866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the prior is uniform on</w:t>
        </w:r>
      </w:ins>
      <w:ins w:id="8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70" w:author="PR Preview" w:date="2026-01-01T00:00:00Z">
        <w:r>
          <w:t xml:space="preserve">,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so by</w:t>
        </w:r>
      </w:ins>
      <w:ins w:id="873" w:author="PR Preview" w:date="2026-01-01T00:00:00Z">
        <w:r>
          <w:t xml:space="preserve"> </w:t>
        </w:r>
      </w:ins>
      <w:hyperlink w:anchor="cor-flat-prior-posterior">
        <w:ins w:id="874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the posterior density,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proportional to</w:t>
        </w:r>
      </w:ins>
      <w:ins w:id="879" w:author="PR Preview" w:date="2026-01-01T00:00:00Z">
        <w:r>
          <w:t xml:space="preserve"> </w:t>
        </w:r>
      </w:ins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ins w:id="880" w:author="PR Preview" w:date="2026-01-01T00:00:00Z">
        <w:r>
          <w:t xml:space="preserve">,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is maximized at the maximum likelihood estimate.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Setting the derivative of the log-likelihood</w:t>
        </w:r>
      </w:ins>
      <w:ins w:id="885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886" w:author="PR Preview" w:date="2026-01-01T00:00:00Z">
        <w:r>
          <w:t xml:space="preserve">,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which is</w:t>
        </w:r>
      </w:ins>
      <w:ins w:id="88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890" w:author="PR Preview" w:date="2026-01-01T00:00:00Z">
        <w:r>
          <w:t xml:space="preserve">,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to zero gives</w:t>
        </w:r>
      </w:ins>
      <w:ins w:id="89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ins w:id="894" w:author="PR Preview" w:date="2026-01-01T00:00:00Z">
        <w:r>
          <w:t xml:space="preserve">.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The posterior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rPr>
            <w:i/>
            <w:iCs/>
          </w:rPr>
          <w:t xml:space="preserve">mean</w:t>
        </w:r>
      </w:ins>
      <w:ins w:id="899" w:author="PR Preview" w:date="2026-01-01T00:00:00Z">
        <w:r>
          <w:t xml:space="preserve">,</w:t>
        </w:r>
      </w:ins>
      <w:ins w:id="900" w:author="PR Preview" w:date="2026-01-01T00:00:00Z">
        <w:r>
          <w:t xml:space="preserve"> </w:t>
        </w:r>
      </w:ins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ins w:id="901" w:author="PR Preview" w:date="2026-01-01T00:00:00Z">
        <w:r>
          <w:t xml:space="preserve">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is not the maximum likelihood estimate:</w:t>
        </w:r>
      </w:ins>
      <w:ins w:id="904" w:author="PR Preview" w:date="2026-01-01T00:00:00Z">
        <w:r>
          <w:t xml:space="preserve"> </w:t>
        </w:r>
      </w:ins>
      <w:hyperlink w:anchor="cor-flat-prior-posterior">
        <w:ins w:id="905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concerns the posterior’s shape,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and so its mode, but a mean depends on the whole distribution.</w:t>
        </w:r>
      </w:ins>
    </w:p>
    <w:bookmarkEnd w:id="84"/>
    <w:bookmarkEnd w:id="85"/>
    <w:bookmarkStart w:id="89" w:name="sec-bayes-skeptical"/>
    <w:p>
      <w:pPr>
        <w:pStyle w:val="Heading3"/>
      </w:pPr>
      <w:r>
        <w:t xml:space="preserve">3.3 A skeptical prior</w:t>
      </w:r>
    </w:p>
    <w:bookmarkStart w:id="86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6"/>
    <w:bookmarkStart w:id="87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7"/>
    <w:bookmarkStart w:id="88" w:name="exm-skeptical-prior"/>
    <w:p>
      <w:pPr>
        <w:pStyle w:val="BodyText"/>
      </w:pPr>
      <w:del w:id="910" w:author="PR Preview" w:date="2026-01-01T00:00:00Z">
        <w:r>
          <w:rPr>
            <w:b/>
            <w:bCs/>
          </w:rPr>
          <w:delText xml:space="preserve">Example 17 (A skeptical prior for a Gaussian mean)</w:delText>
        </w:r>
      </w:del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In the model of</w:delText>
        </w:r>
      </w:del>
      <w:del w:id="913" w:author="PR Preview" w:date="2026-01-01T00:00:00Z">
        <w:r>
          <w:delText xml:space="preserve"> </w:delText>
        </w:r>
      </w:del>
      <w:hyperlink w:anchor="exm-normal-normal">
        <w:del w:id="914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915" w:author="PR Preview" w:date="2026-01-01T00:00:00Z">
        <w:r>
          <w:delText xml:space="preserve">,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replace the</w:delText>
        </w:r>
      </w:del>
      <w:del w:id="918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prior by the</w:delText>
        </w:r>
      </w:del>
      <w:del w:id="921" w:author="PR Preview" w:date="2026-01-01T00:00:00Z">
        <w:r>
          <w:delText xml:space="preserve"> </w:delText>
        </w:r>
      </w:del>
      <w:hyperlink w:anchor="def-skeptical-prior">
        <w:del w:id="922" w:author="PR Preview" w:date="2026-01-01T00:00:00Z">
          <w:r>
            <w:rPr>
              <w:rStyle w:val="Hyperlink"/>
            </w:rPr>
            <w:delText xml:space="preserve">skeptical prior</w:delText>
          </w:r>
        </w:del>
      </w:hyperlink>
      <w:del w:id="92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924" w:author="PR Preview" w:date="2026-01-01T00:00:00Z">
        <w:r>
          <w:delText xml:space="preserve">,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whose standard deviation</w:delText>
        </w:r>
      </w:del>
      <w:del w:id="927" w:author="PR Preview" w:date="2026-01-01T00:00:00Z">
        <w:r>
          <w:delText xml:space="preserve"> </w:delText>
        </w:r>
      </w:del>
      <m:oMath>
        <m:r>
          <m:t>τ</m:t>
        </m:r>
      </m:oMath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sets how skeptical it is.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Its density is proportional to</w:delText>
        </w:r>
      </w:del>
      <w:del w:id="932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933" w:author="PR Preview" w:date="2026-01-01T00:00:00Z">
        <w:r>
          <w:delText xml:space="preserve">.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Let</w:delText>
        </w:r>
      </w:del>
      <w:del w:id="936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del w:id="937" w:author="PR Preview" w:date="2026-01-01T00:00:00Z">
        <w:r>
          <w:delText xml:space="preserve">.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Reusing the likelihood from</w:delText>
        </w:r>
      </w:del>
      <w:del w:id="940" w:author="PR Preview" w:date="2026-01-01T00:00:00Z">
        <w:r>
          <w:delText xml:space="preserve"> </w:delText>
        </w:r>
      </w:del>
      <w:hyperlink w:anchor="exm-normal-normal">
        <w:del w:id="941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94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943" w:author="PR Preview" w:date="2026-01-01T00:00:00Z">
        <w:r>
          <w:delText xml:space="preserve">So</w:delText>
        </w:r>
      </w:del>
      <w:del w:id="94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del w:id="945" w:author="PR Preview" w:date="2026-01-01T00:00:00Z">
        <w:r>
          <w:delText xml:space="preserve">,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and</w:delText>
        </w:r>
      </w:del>
      <w:del w:id="948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</m:oMath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recovers</w:delText>
        </w:r>
      </w:del>
      <w:del w:id="951" w:author="PR Preview" w:date="2026-01-01T00:00:00Z">
        <w:r>
          <w:delText xml:space="preserve"> </w:delText>
        </w:r>
      </w:del>
      <w:hyperlink w:anchor="exm-normal-normal">
        <w:del w:id="952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953" w:author="PR Preview" w:date="2026-01-01T00:00:00Z">
        <w:r>
          <w:delText xml:space="preserve">.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The posterior mean</w:delText>
        </w:r>
      </w:del>
    </w:p>
    <w:p>
      <w:pPr>
        <w:pStyle w:val="BodyText"/>
      </w:pPr>
      <w:ins w:id="956" w:author="PR Preview" w:date="2026-01-01T00:00:00Z">
        <w:r>
          <w:rPr>
            <w:b/>
            <w:bCs/>
          </w:rPr>
          <w:t xml:space="preserve">Example 18 (A skeptical prior for a Gaussian mean)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In the model of</w:t>
        </w:r>
      </w:ins>
      <w:ins w:id="959" w:author="PR Preview" w:date="2026-01-01T00:00:00Z">
        <w:r>
          <w:t xml:space="preserve"> </w:t>
        </w:r>
      </w:ins>
      <w:hyperlink w:anchor="exm-normal-normal">
        <w:ins w:id="96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961" w:author="PR Preview" w:date="2026-01-01T00:00:00Z">
        <w:r>
          <w:t xml:space="preserve">,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replace the</w:t>
        </w:r>
      </w:ins>
      <w:ins w:id="964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prior by the</w:t>
        </w:r>
      </w:ins>
      <w:ins w:id="967" w:author="PR Preview" w:date="2026-01-01T00:00:00Z">
        <w:r>
          <w:t xml:space="preserve"> </w:t>
        </w:r>
      </w:ins>
      <w:hyperlink w:anchor="def-skeptical-prior">
        <w:ins w:id="968" w:author="PR Preview" w:date="2026-01-01T00:00:00Z">
          <w:r>
            <w:rPr>
              <w:rStyle w:val="Hyperlink"/>
            </w:rPr>
            <w:t xml:space="preserve">skeptical prior</w:t>
          </w:r>
        </w:ins>
      </w:hyperlink>
      <w:ins w:id="96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970" w:author="PR Preview" w:date="2026-01-01T00:00:00Z">
        <w:r>
          <w:t xml:space="preserve">,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whose standard deviation</w:t>
        </w:r>
      </w:ins>
      <w:ins w:id="973" w:author="PR Preview" w:date="2026-01-01T00:00:00Z">
        <w:r>
          <w:t xml:space="preserve"> </w:t>
        </w:r>
      </w:ins>
      <m:oMath>
        <m:r>
          <m:t>τ</m:t>
        </m:r>
      </m:oMath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sets how skeptical it is.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Its density is proportional to</w:t>
        </w:r>
      </w:ins>
      <w:ins w:id="97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979" w:author="PR Preview" w:date="2026-01-01T00:00:00Z">
        <w:r>
          <w:t xml:space="preserve">.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Let</w:t>
        </w:r>
      </w:ins>
      <w:ins w:id="982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ins w:id="983" w:author="PR Preview" w:date="2026-01-01T00:00:00Z">
        <w:r>
          <w:t xml:space="preserve">.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Reusing the likelihood from</w:t>
        </w:r>
      </w:ins>
      <w:ins w:id="986" w:author="PR Preview" w:date="2026-01-01T00:00:00Z">
        <w:r>
          <w:t xml:space="preserve"> </w:t>
        </w:r>
      </w:ins>
      <w:hyperlink w:anchor="exm-normal-normal">
        <w:ins w:id="987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98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989" w:author="PR Preview" w:date="2026-01-01T00:00:00Z">
        <w:r>
          <w:t xml:space="preserve">So</w:t>
        </w:r>
      </w:ins>
      <w:ins w:id="99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ins w:id="991" w:author="PR Preview" w:date="2026-01-01T00:00:00Z">
        <w:r>
          <w:t xml:space="preserve">,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and</w:t>
        </w:r>
      </w:ins>
      <w:ins w:id="994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</m:oMath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recovers</w:t>
        </w:r>
      </w:ins>
      <w:ins w:id="997" w:author="PR Preview" w:date="2026-01-01T00:00:00Z">
        <w:r>
          <w:t xml:space="preserve"> </w:t>
        </w:r>
      </w:ins>
      <w:hyperlink w:anchor="exm-normal-normal">
        <w:ins w:id="998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999" w:author="PR Preview" w:date="2026-01-01T00:00:00Z">
        <w:r>
          <w:t xml:space="preserve">.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The posterior mean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End w:id="89"/>
    <w:bookmarkEnd w:id="90"/>
    <w:bookmarkStart w:id="119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1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2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2"/>
    <w:bookmarkStart w:id="93" w:name="exm-prior-predictive"/>
    <w:p>
      <w:pPr>
        <w:pStyle w:val="BodyText"/>
      </w:pPr>
      <w:del w:id="1002" w:author="PR Preview" w:date="2026-01-01T00:00:00Z">
        <w:r>
          <w:rPr>
            <w:b/>
            <w:bCs/>
          </w:rPr>
          <w:delText xml:space="preserve">Example 18 (Prior predictive distribution of a count)</w:delText>
        </w:r>
      </w:del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In the Beta-Bernoulli model of</w:delText>
        </w:r>
      </w:del>
      <w:del w:id="1005" w:author="PR Preview" w:date="2026-01-01T00:00:00Z">
        <w:r>
          <w:delText xml:space="preserve"> </w:delText>
        </w:r>
      </w:del>
      <w:hyperlink w:anchor="exm-beta-bernoulli">
        <w:del w:id="1006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007" w:author="PR Preview" w:date="2026-01-01T00:00:00Z">
        <w:r>
          <w:delText xml:space="preserve">,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the number of successes</w:delText>
        </w:r>
      </w:del>
      <w:del w:id="101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given</w:delText>
        </w:r>
      </w:del>
      <w:del w:id="1013" w:author="PR Preview" w:date="2026-01-01T00:00:00Z">
        <w:r>
          <w:delText xml:space="preserve"> </w:delText>
        </w:r>
      </w:del>
      <m:oMath>
        <m:r>
          <m:t>π</m:t>
        </m:r>
      </m:oMath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is</w:delText>
        </w:r>
      </w:del>
      <w:del w:id="1016" w:author="PR Preview" w:date="2026-01-01T00:00:00Z">
        <w:r>
          <w:delText xml:space="preserve"> </w:delText>
        </w:r>
      </w:del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del w:id="1017" w:author="PR Preview" w:date="2026-01-01T00:00:00Z">
        <w:r>
          <w:delText xml:space="preserve">.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Under the uniform</w:delText>
        </w:r>
      </w:del>
      <w:del w:id="1020" w:author="PR Preview" w:date="2026-01-01T00:00:00Z">
        <w:r>
          <w:delText xml:space="preserve"> </w:delText>
        </w:r>
      </w:del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prior,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its prior predictive probabilities are</w:delText>
        </w:r>
      </w:del>
    </w:p>
    <w:p>
      <w:pPr>
        <w:pStyle w:val="BodyText"/>
      </w:pPr>
      <w:ins w:id="1025" w:author="PR Preview" w:date="2026-01-01T00:00:00Z">
        <w:r>
          <w:rPr>
            <w:b/>
            <w:bCs/>
          </w:rPr>
          <w:t xml:space="preserve">Example 19 (Prior predictive distribution of a count)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In the Beta-Bernoulli model of</w:t>
        </w:r>
      </w:ins>
      <w:ins w:id="1028" w:author="PR Preview" w:date="2026-01-01T00:00:00Z">
        <w:r>
          <w:t xml:space="preserve"> </w:t>
        </w:r>
      </w:ins>
      <w:hyperlink w:anchor="exm-beta-bernoulli">
        <w:ins w:id="1029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030" w:author="PR Preview" w:date="2026-01-01T00:00:00Z">
        <w:r>
          <w:t xml:space="preserve">,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the number of successes</w:t>
        </w:r>
      </w:ins>
      <w:ins w:id="103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given</w:t>
        </w:r>
      </w:ins>
      <w:ins w:id="1036" w:author="PR Preview" w:date="2026-01-01T00:00:00Z">
        <w:r>
          <w:t xml:space="preserve"> </w:t>
        </w:r>
      </w:ins>
      <m:oMath>
        <m:r>
          <m:t>π</m:t>
        </m:r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is</w:t>
        </w:r>
      </w:ins>
      <w:ins w:id="1039" w:author="PR Preview" w:date="2026-01-01T00:00:00Z">
        <w:r>
          <w:t xml:space="preserve"> </w:t>
        </w:r>
      </w:ins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1040" w:author="PR Preview" w:date="2026-01-01T00:00:00Z">
        <w:r>
          <w:t xml:space="preserve">.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Under the uniform</w:t>
        </w:r>
      </w:ins>
      <w:ins w:id="1043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prior,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its prior predictive probabilities are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3"/>
    <w:bookmarkStart w:id="94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4"/>
    <w:bookmarkStart w:id="95" w:name="exm-posterior-predictive"/>
    <w:p>
      <w:pPr>
        <w:pStyle w:val="BodyText"/>
      </w:pPr>
      <w:del w:id="1048" w:author="PR Preview" w:date="2026-01-01T00:00:00Z">
        <w:r>
          <w:rPr>
            <w:b/>
            <w:bCs/>
          </w:rPr>
          <w:delText xml:space="preserve">Example 19 (Will the next mother smoke?)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Let</w:delText>
        </w:r>
      </w:del>
      <w:del w:id="1051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if one more mother from the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rPr>
            <w:rStyle w:val="VerbatimChar"/>
          </w:rPr>
          <w:delText xml:space="preserve">birthwt</w:delText>
        </w:r>
      </w:del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population smoked during pregnancy,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and</w:delText>
        </w:r>
      </w:del>
      <w:del w:id="1060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if she did not.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Given</w:delText>
        </w:r>
      </w:del>
      <w:del w:id="1065" w:author="PR Preview" w:date="2026-01-01T00:00:00Z">
        <w:r>
          <w:delText xml:space="preserve"> </w:delText>
        </w:r>
      </w:del>
      <m:oMath>
        <m:r>
          <m:t>π</m:t>
        </m:r>
      </m:oMath>
      <w:del w:id="1066" w:author="PR Preview" w:date="2026-01-01T00:00:00Z">
        <w:r>
          <w:delText xml:space="preserve">,</w:delText>
        </w:r>
      </w:del>
      <w:del w:id="1067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del w:id="1068" w:author="PR Preview" w:date="2026-01-01T00:00:00Z">
        <w:r>
          <w:delText xml:space="preserve">.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With the posterior</w:delText>
        </w:r>
      </w:del>
      <w:del w:id="107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of</w:delText>
        </w:r>
      </w:del>
      <w:del w:id="1074" w:author="PR Preview" w:date="2026-01-01T00:00:00Z">
        <w:r>
          <w:delText xml:space="preserve"> </w:delText>
        </w:r>
      </w:del>
      <w:hyperlink w:anchor="exm-prior-posterior-figure">
        <w:del w:id="1075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1076" w:author="PR Preview" w:date="2026-01-01T00:00:00Z">
        <w:r>
          <w:delText xml:space="preserve">,</w:delText>
        </w:r>
      </w:del>
    </w:p>
    <w:p>
      <w:pPr>
        <w:pStyle w:val="BodyText"/>
      </w:pPr>
      <w:ins w:id="1077" w:author="PR Preview" w:date="2026-01-01T00:00:00Z">
        <w:r>
          <w:rPr>
            <w:b/>
            <w:bCs/>
          </w:rPr>
          <w:t xml:space="preserve">Example 20 (Will the next mother smoke?)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Let</w:t>
        </w:r>
      </w:ins>
      <w:ins w:id="1080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if one more mother from the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rPr>
            <w:rStyle w:val="VerbatimChar"/>
          </w:rPr>
          <w:t xml:space="preserve">birthwt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population smoked during pregnancy,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and</w:t>
        </w:r>
      </w:ins>
      <w:ins w:id="1089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if she did not.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Given</w:t>
        </w:r>
      </w:ins>
      <w:ins w:id="1094" w:author="PR Preview" w:date="2026-01-01T00:00:00Z">
        <w:r>
          <w:t xml:space="preserve"> </w:t>
        </w:r>
      </w:ins>
      <m:oMath>
        <m:r>
          <m:t>π</m:t>
        </m:r>
      </m:oMath>
      <w:ins w:id="1095" w:author="PR Preview" w:date="2026-01-01T00:00:00Z">
        <w:r>
          <w:t xml:space="preserve">,</w:t>
        </w:r>
      </w:ins>
      <w:ins w:id="109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ins w:id="1097" w:author="PR Preview" w:date="2026-01-01T00:00:00Z">
        <w:r>
          <w:t xml:space="preserve">.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With the posterior</w:t>
        </w:r>
      </w:ins>
      <w:ins w:id="110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of</w:t>
        </w:r>
      </w:ins>
      <w:ins w:id="1103" w:author="PR Preview" w:date="2026-01-01T00:00:00Z">
        <w:r>
          <w:t xml:space="preserve"> </w:t>
        </w:r>
      </w:ins>
      <w:hyperlink w:anchor="exm-prior-posterior-figure">
        <w:ins w:id="1104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110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5"/>
    <w:bookmarkStart w:id="96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6"/>
    <w:bookmarkStart w:id="97" w:name="exm-test-quantity"/>
    <w:p>
      <w:pPr>
        <w:pStyle w:val="BodyText"/>
      </w:pPr>
      <w:del w:id="1106" w:author="PR Preview" w:date="2026-01-01T00:00:00Z">
        <w:r>
          <w:rPr>
            <w:b/>
            <w:bCs/>
          </w:rPr>
          <w:delText xml:space="preserve">Example 20 (Two test quantities for the smoking data)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The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rPr>
            <w:rStyle w:val="VerbatimChar"/>
          </w:rPr>
          <w:delText xml:space="preserve">birthwt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data also record each mother’s race,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coded as white, Black, or other.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The Beta-Bernoulli model gives every mother the same probability</w:delText>
        </w:r>
      </w:del>
      <w:del w:id="1117" w:author="PR Preview" w:date="2026-01-01T00:00:00Z">
        <w:r>
          <w:delText xml:space="preserve"> </w:delText>
        </w:r>
      </w:del>
      <m:oMath>
        <m:r>
          <m:t>π</m:t>
        </m:r>
      </m:oMath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of smoking,</w:delText>
        </w:r>
      </w:del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whatever her race.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Two test quantities for these data are:</w:delText>
        </w:r>
      </w:del>
    </w:p>
    <w:p>
      <w:pPr>
        <w:pStyle w:val="BodyText"/>
      </w:pPr>
      <w:ins w:id="1124" w:author="PR Preview" w:date="2026-01-01T00:00:00Z">
        <w:r>
          <w:rPr>
            <w:b/>
            <w:bCs/>
          </w:rPr>
          <w:t xml:space="preserve">Example 21 (Two test quantities for the smoking data)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The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rPr>
            <w:rStyle w:val="VerbatimChar"/>
          </w:rPr>
          <w:t xml:space="preserve">birthwt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data also record each mother’s race,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coded as white, Black, or other.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The Beta-Bernoulli model gives every mother the same probability</w:t>
        </w:r>
      </w:ins>
      <w:ins w:id="1135" w:author="PR Preview" w:date="2026-01-01T00:00:00Z">
        <w:r>
          <w:t xml:space="preserve"> </w:t>
        </w:r>
      </w:ins>
      <m:oMath>
        <m:r>
          <m:t>π</m:t>
        </m:r>
      </m:oMath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of smoking,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whatever her race.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Two test quantities for these data are:</w:t>
        </w:r>
      </w:ins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7"/>
    <w:bookmarkStart w:id="98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8"/>
    <w:bookmarkStart w:id="106" w:name="exm-prior-predictive-check"/>
    <w:p>
      <w:pPr>
        <w:pStyle w:val="BodyText"/>
      </w:pPr>
      <w:del w:id="1142" w:author="PR Preview" w:date="2026-01-01T00:00:00Z">
        <w:r>
          <w:rPr>
            <w:b/>
            <w:bCs/>
          </w:rPr>
          <w:delText xml:space="preserve">Example 21 (Checking two priors for the smoking probability)</w:delText>
        </w:r>
      </w:del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We compare two priors for</w:delText>
        </w:r>
      </w:del>
      <w:del w:id="1145" w:author="PR Preview" w:date="2026-01-01T00:00:00Z">
        <w:r>
          <w:delText xml:space="preserve"> </w:delText>
        </w:r>
      </w:del>
      <m:oMath>
        <m:r>
          <m:t>π</m:t>
        </m:r>
      </m:oMath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in the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rPr>
            <w:rStyle w:val="VerbatimChar"/>
          </w:rPr>
          <w:delText xml:space="preserve">birthwt</w:delText>
        </w:r>
      </w:del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data:</w:delText>
        </w:r>
      </w:del>
    </w:p>
    <w:p>
      <w:pPr>
        <w:pStyle w:val="BodyText"/>
      </w:pPr>
      <w:ins w:id="1152" w:author="PR Preview" w:date="2026-01-01T00:00:00Z">
        <w:r>
          <w:rPr>
            <w:b/>
            <w:bCs/>
          </w:rPr>
          <w:t xml:space="preserve">Example 22 (Checking two priors for the smoking probability)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We compare two priors for</w:t>
        </w:r>
      </w:ins>
      <w:ins w:id="1155" w:author="PR Preview" w:date="2026-01-01T00:00:00Z">
        <w:r>
          <w:t xml:space="preserve"> </w:t>
        </w:r>
      </w:ins>
      <m:oMath>
        <m:r>
          <m:t>π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in the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rPr>
            <w:rStyle w:val="VerbatimChar"/>
          </w:rPr>
          <w:t xml:space="preserve">birthwt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data:</w:t>
        </w:r>
      </w:ins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5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6"/>
    <w:bookmarkStart w:id="107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7"/>
    <w:bookmarkStart w:id="115" w:name="exm-posterior-predictive-check"/>
    <w:p>
      <w:pPr>
        <w:pStyle w:val="BodyText"/>
      </w:pPr>
      <w:del w:id="1162" w:author="PR Preview" w:date="2026-01-01T00:00:00Z">
        <w:r>
          <w:rPr>
            <w:b/>
            <w:bCs/>
          </w:rPr>
          <w:delText xml:space="preserve">Example 22 (Does one smoking probability fit every group?)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We check the Beta-Bernoulli model with the race-spread test quantity</w:delText>
        </w:r>
      </w:del>
      <w:del w:id="1165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2</m:t>
            </m:r>
          </m:sub>
        </m:sSub>
      </m:oMath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of</w:delText>
        </w:r>
      </w:del>
      <w:del w:id="1168" w:author="PR Preview" w:date="2026-01-01T00:00:00Z">
        <w:r>
          <w:delText xml:space="preserve"> </w:delText>
        </w:r>
      </w:del>
      <w:hyperlink w:anchor="exm-test-quantity">
        <w:del w:id="1169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170" w:author="PR Preview" w:date="2026-01-01T00:00:00Z">
        <w:r>
          <w:delText xml:space="preserve">,</w:delText>
        </w:r>
      </w:del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on two data sets:</w:delText>
        </w:r>
      </w:del>
    </w:p>
    <w:p>
      <w:pPr>
        <w:pStyle w:val="BodyText"/>
      </w:pPr>
      <w:ins w:id="1173" w:author="PR Preview" w:date="2026-01-01T00:00:00Z">
        <w:r>
          <w:rPr>
            <w:b/>
            <w:bCs/>
          </w:rPr>
          <w:t xml:space="preserve">Example 23 (Does one smoking probability fit every group?)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We check the Beta-Bernoulli model with the race-spread test quantity</w:t>
        </w:r>
      </w:ins>
      <w:ins w:id="1176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2</m:t>
            </m:r>
          </m:sub>
        </m:sSub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of</w:t>
        </w:r>
      </w:ins>
      <w:ins w:id="1179" w:author="PR Preview" w:date="2026-01-01T00:00:00Z">
        <w:r>
          <w:t xml:space="preserve"> </w:t>
        </w:r>
      </w:ins>
      <w:hyperlink w:anchor="exm-test-quantity">
        <w:ins w:id="1180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1181" w:author="PR Preview" w:date="2026-01-01T00:00:00Z">
        <w:r>
          <w:t xml:space="preserve">,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on two data sets:</w:t>
        </w:r>
      </w:ins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4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5"/>
    <w:bookmarkStart w:id="116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6"/>
    <w:bookmarkStart w:id="118" w:name="exm-ppp-value"/>
    <w:p>
      <w:pPr>
        <w:pStyle w:val="BodyText"/>
      </w:pPr>
      <w:del w:id="1184" w:author="PR Preview" w:date="2026-01-01T00:00:00Z">
        <w:r>
          <w:rPr>
            <w:b/>
            <w:bCs/>
          </w:rPr>
          <w:delText xml:space="preserve">Example 23 (Posterior predictive p-values for the race spread)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From the simulations of</w:delText>
        </w:r>
      </w:del>
      <w:del w:id="1187" w:author="PR Preview" w:date="2026-01-01T00:00:00Z">
        <w:r>
          <w:delText xml:space="preserve"> </w:delText>
        </w:r>
      </w:del>
      <w:hyperlink w:anchor="exm-posterior-predictive-check">
        <w:del w:id="1188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189" w:author="PR Preview" w:date="2026-01-01T00:00:00Z">
        <w:r>
          <w:delText xml:space="preserve">:</w:delText>
        </w:r>
      </w:del>
    </w:p>
    <w:p>
      <w:pPr>
        <w:pStyle w:val="BodyText"/>
      </w:pPr>
      <w:ins w:id="1190" w:author="PR Preview" w:date="2026-01-01T00:00:00Z">
        <w:r>
          <w:rPr>
            <w:b/>
            <w:bCs/>
          </w:rPr>
          <w:t xml:space="preserve">Example 24 (Posterior predictive p-values for the race spread)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From the simulations of</w:t>
        </w:r>
      </w:ins>
      <w:ins w:id="1193" w:author="PR Preview" w:date="2026-01-01T00:00:00Z">
        <w:r>
          <w:t xml:space="preserve"> </w:t>
        </w:r>
      </w:ins>
      <w:hyperlink w:anchor="exm-posterior-predictive-check">
        <w:ins w:id="1194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1195" w:author="PR Preview" w:date="2026-01-01T00:00:00Z">
        <w:r>
          <w:t xml:space="preserve">: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7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8"/>
    <w:bookmarkEnd w:id="119"/>
    <w:bookmarkStart w:id="127" w:name="sec-bayes-hierarchies"/>
    <w:p>
      <w:pPr>
        <w:pStyle w:val="Heading2"/>
      </w:pPr>
      <w:r>
        <w:t xml:space="preserve">5 Distributions and hierarchies</w:t>
      </w:r>
    </w:p>
    <w:bookmarkStart w:id="120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20"/>
    <w:bookmarkStart w:id="121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1"/>
    <w:bookmarkStart w:id="122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2"/>
    <w:bookmarkStart w:id="123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3"/>
    <w:bookmarkStart w:id="124" w:name="exm-two-level-normal"/>
    <w:p>
      <w:pPr>
        <w:pStyle w:val="BodyText"/>
      </w:pPr>
      <w:del w:id="1196" w:author="PR Preview" w:date="2026-01-01T00:00:00Z">
        <w:r>
          <w:rPr>
            <w:b/>
            <w:bCs/>
          </w:rPr>
          <w:delText xml:space="preserve">Example 24 (A two-level Gaussian model)</w:delText>
        </w:r>
      </w:del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Observations</w:delText>
        </w:r>
      </w:del>
      <w:del w:id="119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come from groups</w:delText>
        </w:r>
      </w:del>
      <w:del w:id="1202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del w:id="1203" w:author="PR Preview" w:date="2026-01-01T00:00:00Z">
        <w:r>
          <w:delText xml:space="preserve">,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and each group has its own mean</w:delText>
        </w:r>
      </w:del>
      <w:del w:id="1206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j</m:t>
            </m:r>
          </m:sub>
        </m:sSub>
      </m:oMath>
      <w:del w:id="1207" w:author="PR Preview" w:date="2026-01-01T00:00:00Z">
        <w:r>
          <w:delText xml:space="preserve">.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A two-level model specifies</w:delText>
        </w:r>
      </w:del>
    </w:p>
    <w:p>
      <w:pPr>
        <w:pStyle w:val="BodyText"/>
      </w:pPr>
      <w:ins w:id="1210" w:author="PR Preview" w:date="2026-01-01T00:00:00Z">
        <w:r>
          <w:rPr>
            <w:b/>
            <w:bCs/>
          </w:rPr>
          <w:t xml:space="preserve">Example 25 (A two-level Gaussian model)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Observations</w:t>
        </w:r>
      </w:ins>
      <w:ins w:id="121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come from groups</w:t>
        </w:r>
      </w:ins>
      <w:ins w:id="1216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ins w:id="1217" w:author="PR Preview" w:date="2026-01-01T00:00:00Z">
        <w:r>
          <w:t xml:space="preserve">,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and each group has its own mean</w:t>
        </w:r>
      </w:ins>
      <w:ins w:id="1220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j</m:t>
            </m:r>
          </m:sub>
        </m:sSub>
      </m:oMath>
      <w:ins w:id="1221" w:author="PR Preview" w:date="2026-01-01T00:00:00Z">
        <w:r>
          <w:t xml:space="preserve">.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A two-level model specifies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4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5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6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7"/>
    <w:bookmarkStart w:id="141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6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5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6"/>
    <w:bookmarkStart w:id="140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1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37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38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course materials</w:t>
        </w:r>
      </w:hyperlink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2">
        <w:r>
          <w:rPr>
            <w:rStyle w:val="Hyperlink"/>
          </w:rPr>
          <w:t xml:space="preserve">PLS 207</w:t>
        </w:r>
      </w:hyperlink>
    </w:p>
    <w:bookmarkEnd w:id="140"/>
    <w:bookmarkEnd w:id="141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43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3"/>
    <w:bookmarkStart w:id="14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5"/>
    <w:bookmarkStart w:id="147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6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7"/>
    <w:bookmarkStart w:id="149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8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9"/>
    <w:bookmarkStart w:id="151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50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1"/>
    <w:bookmarkStart w:id="152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2"/>
    <w:bookmarkStart w:id="1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3"/>
    <w:bookmarkStart w:id="155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4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5"/>
    <w:bookmarkStart w:id="156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6"/>
    <w:bookmarkStart w:id="157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7"/>
    <w:bookmarkStart w:id="15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9"/>
    <w:bookmarkStart w:id="16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111" Type="http://schemas.openxmlformats.org/officeDocument/2006/relationships/image" Target="media/rId111.png"/><Relationship Id="rId65" Type="http://schemas.openxmlformats.org/officeDocument/2006/relationships/image" Target="media/rId65.png"/><Relationship Id="rId68" Type="http://schemas.openxmlformats.org/officeDocument/2006/relationships/image" Target="media/rId68.png"/><Relationship Id="rId99" Type="http://schemas.openxmlformats.org/officeDocument/2006/relationships/image" Target="media/rId99.png"/><Relationship Id="rId102" Type="http://schemas.openxmlformats.org/officeDocument/2006/relationships/image" Target="media/rId102.png"/><Relationship Id="rId39" Type="http://schemas.openxmlformats.org/officeDocument/2006/relationships/image" Target="media/rId39.png"/><Relationship Id="rId49" Type="http://schemas.openxmlformats.org/officeDocument/2006/relationships/image" Target="media/rId49.png"/><Relationship Id="rId117" Type="http://schemas.openxmlformats.org/officeDocument/2006/relationships/hyperlink" Target="bayesian-examples.qmd#exm-bayes-logistic" TargetMode="External"/><Relationship Id="rId35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8" Type="http://schemas.openxmlformats.org/officeDocument/2006/relationships/hyperlink" Target="https://bookdown.org/kevin_davisross/bayesian-reasoning-and-methods/" TargetMode="External"/><Relationship Id="rId135" Type="http://schemas.openxmlformats.org/officeDocument/2006/relationships/hyperlink" Target="https://catalog.ucdavis.edu/search/?q=BAX+442" TargetMode="External"/><Relationship Id="rId131" Type="http://schemas.openxmlformats.org/officeDocument/2006/relationships/hyperlink" Target="https://catalog.ucdavis.edu/search/?q=ECL+234" TargetMode="External"/><Relationship Id="rId132" Type="http://schemas.openxmlformats.org/officeDocument/2006/relationships/hyperlink" Target="https://catalog.ucdavis.edu/search/?q=PLS+207" TargetMode="External"/><Relationship Id="rId134" Type="http://schemas.openxmlformats.org/officeDocument/2006/relationships/hyperlink" Target="https://catalog.ucdavis.edu/search/?q=POL+280" TargetMode="External"/><Relationship Id="rId133" Type="http://schemas.openxmlformats.org/officeDocument/2006/relationships/hyperlink" Target="https://catalog.ucdavis.edu/search/?q=PSC+205H" TargetMode="External"/><Relationship Id="rId128" Type="http://schemas.openxmlformats.org/officeDocument/2006/relationships/hyperlink" Target="https://catalog.ucdavis.edu/search/?q=STA+015C" TargetMode="External"/><Relationship Id="rId129" Type="http://schemas.openxmlformats.org/officeDocument/2006/relationships/hyperlink" Target="https://catalog.ucdavis.edu/search/?q=STA+035C" TargetMode="External"/><Relationship Id="rId130" Type="http://schemas.openxmlformats.org/officeDocument/2006/relationships/hyperlink" Target="https://catalog.ucdavis.edu/search/?q=STA+145" TargetMode="External"/><Relationship Id="rId160" Type="http://schemas.openxmlformats.org/officeDocument/2006/relationships/hyperlink" Target="https://doi.org/10.1007/978-0-387-21706-2" TargetMode="External"/><Relationship Id="rId146" Type="http://schemas.openxmlformats.org/officeDocument/2006/relationships/hyperlink" Target="https://doi.org/10.1007/978-1-4614-5696-4" TargetMode="External"/><Relationship Id="rId148" Type="http://schemas.openxmlformats.org/officeDocument/2006/relationships/hyperlink" Target="https://doi.org/10.1201/9781315182780" TargetMode="External"/><Relationship Id="rId150" Type="http://schemas.openxmlformats.org/officeDocument/2006/relationships/hyperlink" Target="https://doi.org/10.1201/b16018" TargetMode="External"/><Relationship Id="rId142" Type="http://schemas.openxmlformats.org/officeDocument/2006/relationships/hyperlink" Target="https://escholarship.org/uc/item/8000r5m5" TargetMode="External"/><Relationship Id="rId139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9" Type="http://schemas.openxmlformats.org/officeDocument/2006/relationships/hyperlink" Target="https://morrison-lab.github.io/pds/probability-basics.html#thm-bayes" TargetMode="External"/><Relationship Id="rId125" Type="http://schemas.openxmlformats.org/officeDocument/2006/relationships/hyperlink" Target="https://morrison-lab.github.io/rme/chapters/intro-multilevel-models.html" TargetMode="External"/><Relationship Id="rId154" Type="http://schemas.openxmlformats.org/officeDocument/2006/relationships/hyperlink" Target="https://shop.elsevier.com/books/bayesian-population-analysis-using-winbugs/kery/978-0-12-387020-9" TargetMode="External"/><Relationship Id="rId64" Type="http://schemas.openxmlformats.org/officeDocument/2006/relationships/hyperlink" Target="https://vincentarelbundock.github.io/Rdatasets/csv/MASS/birthwt.csv" TargetMode="External"/><Relationship Id="rId144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@rmcelreath/playlists" TargetMode="External"/><Relationship Id="rId138" Type="http://schemas.openxmlformats.org/officeDocument/2006/relationships/hyperlink" Target="https://www.youtube.com/playlist?list=PLDcUM9US4XdNOlqSyhe38US8mFgmqzI14" TargetMode="External"/><Relationship Id="rId91" Type="http://schemas.openxmlformats.org/officeDocument/2006/relationships/hyperlink" Target="https://www.youtube.com/watch?v=JX_UyidsQNg" TargetMode="External"/><Relationship Id="rId126" Type="http://schemas.openxmlformats.org/officeDocument/2006/relationships/hyperlink" Target="https://www.youtube.com/watch?v=jh3RltVrQ-Q" TargetMode="External"/><Relationship Id="rId62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5" Type="http://schemas.openxmlformats.org/officeDocument/2006/relationships/hyperlink" Target="inference.qmd#def-confidence-interval" TargetMode="External"/><Relationship Id="rId30" Type="http://schemas.openxmlformats.org/officeDocument/2006/relationships/hyperlink" Target="intro-MLEs.qmd#def-lik" TargetMode="External"/><Relationship Id="rId81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17" Type="http://schemas.openxmlformats.org/officeDocument/2006/relationships/hyperlink" Target="bayesian-examples.qmd#exm-bayes-logistic" TargetMode="External"/><Relationship Id="rId35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8" Type="http://schemas.openxmlformats.org/officeDocument/2006/relationships/hyperlink" Target="https://bookdown.org/kevin_davisross/bayesian-reasoning-and-methods/" TargetMode="External"/><Relationship Id="rId135" Type="http://schemas.openxmlformats.org/officeDocument/2006/relationships/hyperlink" Target="https://catalog.ucdavis.edu/search/?q=BAX+442" TargetMode="External"/><Relationship Id="rId131" Type="http://schemas.openxmlformats.org/officeDocument/2006/relationships/hyperlink" Target="https://catalog.ucdavis.edu/search/?q=ECL+234" TargetMode="External"/><Relationship Id="rId132" Type="http://schemas.openxmlformats.org/officeDocument/2006/relationships/hyperlink" Target="https://catalog.ucdavis.edu/search/?q=PLS+207" TargetMode="External"/><Relationship Id="rId134" Type="http://schemas.openxmlformats.org/officeDocument/2006/relationships/hyperlink" Target="https://catalog.ucdavis.edu/search/?q=POL+280" TargetMode="External"/><Relationship Id="rId133" Type="http://schemas.openxmlformats.org/officeDocument/2006/relationships/hyperlink" Target="https://catalog.ucdavis.edu/search/?q=PSC+205H" TargetMode="External"/><Relationship Id="rId128" Type="http://schemas.openxmlformats.org/officeDocument/2006/relationships/hyperlink" Target="https://catalog.ucdavis.edu/search/?q=STA+015C" TargetMode="External"/><Relationship Id="rId129" Type="http://schemas.openxmlformats.org/officeDocument/2006/relationships/hyperlink" Target="https://catalog.ucdavis.edu/search/?q=STA+035C" TargetMode="External"/><Relationship Id="rId130" Type="http://schemas.openxmlformats.org/officeDocument/2006/relationships/hyperlink" Target="https://catalog.ucdavis.edu/search/?q=STA+145" TargetMode="External"/><Relationship Id="rId160" Type="http://schemas.openxmlformats.org/officeDocument/2006/relationships/hyperlink" Target="https://doi.org/10.1007/978-0-387-21706-2" TargetMode="External"/><Relationship Id="rId146" Type="http://schemas.openxmlformats.org/officeDocument/2006/relationships/hyperlink" Target="https://doi.org/10.1007/978-1-4614-5696-4" TargetMode="External"/><Relationship Id="rId148" Type="http://schemas.openxmlformats.org/officeDocument/2006/relationships/hyperlink" Target="https://doi.org/10.1201/9781315182780" TargetMode="External"/><Relationship Id="rId150" Type="http://schemas.openxmlformats.org/officeDocument/2006/relationships/hyperlink" Target="https://doi.org/10.1201/b16018" TargetMode="External"/><Relationship Id="rId142" Type="http://schemas.openxmlformats.org/officeDocument/2006/relationships/hyperlink" Target="https://escholarship.org/uc/item/8000r5m5" TargetMode="External"/><Relationship Id="rId139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9" Type="http://schemas.openxmlformats.org/officeDocument/2006/relationships/hyperlink" Target="https://morrison-lab.github.io/pds/probability-basics.html#thm-bayes" TargetMode="External"/><Relationship Id="rId125" Type="http://schemas.openxmlformats.org/officeDocument/2006/relationships/hyperlink" Target="https://morrison-lab.github.io/rme/chapters/intro-multilevel-models.html" TargetMode="External"/><Relationship Id="rId154" Type="http://schemas.openxmlformats.org/officeDocument/2006/relationships/hyperlink" Target="https://shop.elsevier.com/books/bayesian-population-analysis-using-winbugs/kery/978-0-12-387020-9" TargetMode="External"/><Relationship Id="rId64" Type="http://schemas.openxmlformats.org/officeDocument/2006/relationships/hyperlink" Target="https://vincentarelbundock.github.io/Rdatasets/csv/MASS/birthwt.csv" TargetMode="External"/><Relationship Id="rId144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@rmcelreath/playlists" TargetMode="External"/><Relationship Id="rId138" Type="http://schemas.openxmlformats.org/officeDocument/2006/relationships/hyperlink" Target="https://www.youtube.com/playlist?list=PLDcUM9US4XdNOlqSyhe38US8mFgmqzI14" TargetMode="External"/><Relationship Id="rId91" Type="http://schemas.openxmlformats.org/officeDocument/2006/relationships/hyperlink" Target="https://www.youtube.com/watch?v=JX_UyidsQNg" TargetMode="External"/><Relationship Id="rId126" Type="http://schemas.openxmlformats.org/officeDocument/2006/relationships/hyperlink" Target="https://www.youtube.com/watch?v=jh3RltVrQ-Q" TargetMode="External"/><Relationship Id="rId62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5" Type="http://schemas.openxmlformats.org/officeDocument/2006/relationships/hyperlink" Target="inference.qmd#def-confidence-interval" TargetMode="External"/><Relationship Id="rId30" Type="http://schemas.openxmlformats.org/officeDocument/2006/relationships/hyperlink" Target="intro-MLEs.qmd#def-lik" TargetMode="External"/><Relationship Id="rId81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2026-10-09T02:39:02Z</dcterms:created>
  <dcterms:modified xsi:type="dcterms:W3CDTF">2026-10-09T02:39:02Z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19:33:33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