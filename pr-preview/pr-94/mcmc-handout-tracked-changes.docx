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19:33:33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0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9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2" w:name="exm-ar1-chain"/>
    <w:p>
      <w:pPr>
        <w:pStyle w:val="FirstParagraph"/>
      </w:pPr>
      <w:ins w:id="3" w:author="PR Preview" w:date="2026-01-01T00:00:00Z">
        <w:r>
          <w:rPr>
            <w:b/>
            <w:bCs/>
          </w:rPr>
          <w:t xml:space="preserve">Example 4 (A first-order autoregressive chain)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t>ρ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and</w:t>
        </w:r>
      </w:ins>
      <w:ins w:id="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&gt;</m:t>
        </m:r>
        <m:r>
          <m:t>0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be constants,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let</w:t>
        </w:r>
      </w:ins>
      <w:ins w:id="14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5" w:author="PR Preview" w:date="2026-01-01T00:00:00Z">
        <w:r>
          <w:t xml:space="preserve">,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and let the starting value</w:t>
        </w:r>
      </w:ins>
      <w:ins w:id="18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be independent of them.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For each</w:t>
        </w:r>
      </w:ins>
      <w:ins w:id="23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1</m:t>
        </m:r>
      </m:oMath>
      <w:ins w:id="24" w:author="PR Preview" w:date="2026-01-01T00:00:00Z">
        <w:r>
          <w:t xml:space="preserve">, let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5" w:author="PR Preview" w:date="2026-01-01T00:00:00Z">
        <w:r>
          <w:t xml:space="preserve">The sequence</w:t>
        </w:r>
      </w:ins>
      <w:ins w:id="26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a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b/>
            <w:bCs/>
          </w:rPr>
          <w:t xml:space="preserve">first-order autoregressive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process.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Each of</w:t>
        </w:r>
      </w:ins>
      <w:ins w:id="35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 function of</w:t>
        </w:r>
      </w:ins>
      <w:ins w:id="38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so</w:t>
        </w:r>
      </w:ins>
      <w:ins w:id="42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independent of all of them.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So, given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and any earlier values,</w:t>
        </w:r>
      </w:ins>
      <w:ins w:id="50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has the</w:t>
        </w:r>
      </w:ins>
      <w:ins w:id="53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distribution,</w:t>
        </w:r>
      </w:ins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which depends only on the current state</w:t>
        </w:r>
      </w:ins>
      <w:ins w:id="58" w:author="PR Preview" w:date="2026-01-01T00:00:00Z">
        <w:r>
          <w:t xml:space="preserve"> </w:t>
        </w:r>
      </w:ins>
      <m:oMath>
        <m:r>
          <m:t>s</m:t>
        </m:r>
      </m:oMath>
      <w:ins w:id="59" w:author="PR Preview" w:date="2026-01-01T00:00:00Z">
        <w:r>
          <w:t xml:space="preserve">.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sequence is therefore a</w:t>
        </w:r>
      </w:ins>
      <w:ins w:id="62" w:author="PR Preview" w:date="2026-01-01T00:00:00Z">
        <w:r>
          <w:t xml:space="preserve"> </w:t>
        </w:r>
      </w:ins>
      <w:hyperlink w:anchor="def-markov-chain">
        <w:ins w:id="63" w:author="PR Preview" w:date="2026-01-01T00:00:00Z">
          <w:r>
            <w:rPr>
              <w:rStyle w:val="Hyperlink"/>
            </w:rPr>
            <w:t xml:space="preserve">Markov chain</w:t>
          </w:r>
        </w:ins>
      </w:hyperlink>
      <w:ins w:id="64" w:author="PR Preview" w:date="2026-01-01T00:00:00Z">
        <w:r>
          <w:t xml:space="preserve">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Unlike the chain of</w:t>
        </w:r>
      </w:ins>
      <w:ins w:id="67" w:author="PR Preview" w:date="2026-01-01T00:00:00Z">
        <w:r>
          <w:t xml:space="preserve"> </w:t>
        </w:r>
      </w:ins>
      <w:hyperlink w:anchor="exm-two-state-chain">
        <w:ins w:id="68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69" w:author="PR Preview" w:date="2026-01-01T00:00:00Z">
        <w:r>
          <w:t xml:space="preserve">,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its states can be any real number,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as are the states of the chains that MCMC builds for a continuous parameter.</w:t>
        </w:r>
      </w:ins>
    </w:p>
    <w:bookmarkEnd w:id="22"/>
    <w:bookmarkStart w:id="23" w:name="exr-ar1-stationary"/>
    <w:p>
      <w:pPr>
        <w:pStyle w:val="BodyText"/>
      </w:pPr>
      <w:ins w:id="74" w:author="PR Preview" w:date="2026-01-01T00:00:00Z">
        <w:r>
          <w:rPr>
            <w:b/>
            <w:bCs/>
          </w:rPr>
          <w:t xml:space="preserve">Exercise 1 (Stationary distribution of the autoregressive chain)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For the chain of</w:t>
        </w:r>
      </w:ins>
      <w:ins w:id="77" w:author="PR Preview" w:date="2026-01-01T00:00:00Z">
        <w:r>
          <w:t xml:space="preserve"> </w:t>
        </w:r>
      </w:ins>
      <w:hyperlink w:anchor="exm-ar1-chain">
        <w:ins w:id="7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with</w:t>
        </w:r>
      </w:ins>
      <w:ins w:id="8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82" w:author="PR Preview" w:date="2026-01-01T00:00:00Z">
        <w:r>
          <w:t xml:space="preserve">,</w:t>
        </w:r>
      </w:ins>
      <w:ins w:id="83" w:author="PR Preview" w:date="2026-01-01T00:00:00Z">
        <w:r>
          <w:t xml:space="preserve"> </w:t>
        </w:r>
      </w:ins>
      <w:ins w:id="84" w:author="PR Preview" w:date="2026-01-01T00:00:00Z">
        <w:r>
          <w:t xml:space="preserve">find the variance</w:t>
        </w:r>
      </w:ins>
      <w:ins w:id="85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&gt;</m:t>
        </m:r>
        <m:r>
          <m:t>0</m:t>
        </m:r>
      </m:oMath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for which</w:t>
        </w:r>
      </w:ins>
      <w:ins w:id="88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is a</w:t>
        </w:r>
      </w:ins>
      <w:ins w:id="91" w:author="PR Preview" w:date="2026-01-01T00:00:00Z">
        <w:r>
          <w:t xml:space="preserve"> </w:t>
        </w:r>
      </w:ins>
      <w:hyperlink w:anchor="def-stationary-distribution">
        <w:ins w:id="92" w:author="PR Preview" w:date="2026-01-01T00:00:00Z">
          <w:r>
            <w:rPr>
              <w:rStyle w:val="Hyperlink"/>
            </w:rPr>
            <w:t xml:space="preserve">stationary distribution</w:t>
          </w:r>
        </w:ins>
      </w:hyperlink>
      <w:ins w:id="93" w:author="PR Preview" w:date="2026-01-01T00:00:00Z">
        <w:r>
          <w:t xml:space="preserve">.</w:t>
        </w:r>
      </w:ins>
    </w:p>
    <w:bookmarkEnd w:id="23"/>
    <w:bookmarkStart w:id="27" w:name="sol-ar1-stationary"/>
    <w:p>
      <w:pPr>
        <w:pStyle w:val="BodyText"/>
      </w:pPr>
      <w:ins w:id="94" w:author="PR Preview" w:date="2026-01-01T00:00:00Z">
        <w:r>
          <w:rPr>
            <w:i/>
            <w:iCs/>
          </w:rPr>
          <w:t xml:space="preserve">Solution 1</w:t>
        </w:r>
      </w:ins>
      <w:ins w:id="95" w:author="PR Preview" w:date="2026-01-01T00:00:00Z">
        <w:r>
          <w:t xml:space="preserve">. </w:t>
        </w:r>
      </w:ins>
      <w:ins w:id="96" w:author="PR Preview" w:date="2026-01-01T00:00:00Z">
        <w:r>
          <w:t xml:space="preserve">Suppose</w:t>
        </w:r>
      </w:ins>
      <w:ins w:id="97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ins w:id="98" w:author="PR Preview" w:date="2026-01-01T00:00:00Z">
        <w:r>
          <w:t xml:space="preserve">.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By</w:t>
        </w:r>
      </w:ins>
      <w:ins w:id="101" w:author="PR Preview" w:date="2026-01-01T00:00:00Z">
        <w:r>
          <w:t xml:space="preserve"> </w:t>
        </w:r>
      </w:ins>
      <w:hyperlink w:anchor="exm-ar1-chain">
        <w:ins w:id="102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103" w:author="PR Preview" w:date="2026-01-01T00:00:00Z">
        <w:r>
          <w:t xml:space="preserve">,</w:t>
        </w:r>
      </w:ins>
      <w:ins w:id="104" w:author="PR Preview" w:date="2026-01-01T00:00:00Z">
        <w:r>
          <w:t xml:space="preserve"> </w:t>
        </w:r>
      </w:ins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05" w:author="PR Preview" w:date="2026-01-01T00:00:00Z">
        <w:r>
          <w:t xml:space="preserve"> </w:t>
        </w:r>
      </w:ins>
      <w:ins w:id="106" w:author="PR Preview" w:date="2026-01-01T00:00:00Z">
        <w:r>
          <w:t xml:space="preserve">is independent of</w:t>
        </w:r>
      </w:ins>
      <w:ins w:id="107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so</w:t>
        </w:r>
      </w:ins>
      <w:ins w:id="111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a linear combination of independent Gaussian random variables,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is Gaussian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(Casella and Berger 2002, Corollary 4.6.10)</w:t>
        </w:r>
      </w:ins>
      <w:ins w:id="119" w:author="PR Preview" w:date="2026-01-01T00:00:00Z">
        <w:r>
          <w:t xml:space="preserve">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By</w:t>
        </w:r>
      </w:ins>
      <w:ins w:id="122" w:author="PR Preview" w:date="2026-01-01T00:00:00Z">
        <w:r>
          <w:t xml:space="preserve"> </w:t>
        </w:r>
      </w:ins>
      <w:hyperlink r:id="rId24">
        <w:ins w:id="123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124" w:author="PR Preview" w:date="2026-01-01T00:00:00Z">
        <w:r>
          <w:t xml:space="preserve">,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its mean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27" w:author="PR Preview" w:date="2026-01-01T00:00:00Z">
        <w:r>
          <w:t xml:space="preserve">Independent random variables are</w:t>
        </w:r>
      </w:ins>
      <w:ins w:id="128" w:author="PR Preview" w:date="2026-01-01T00:00:00Z">
        <w:r>
          <w:t xml:space="preserve"> </w:t>
        </w:r>
      </w:ins>
      <w:hyperlink r:id="rId25">
        <w:ins w:id="129" w:author="PR Preview" w:date="2026-01-01T00:00:00Z">
          <w:r>
            <w:rPr>
              <w:rStyle w:val="Hyperlink"/>
            </w:rPr>
            <w:t xml:space="preserve">uncorrelated</w:t>
          </w:r>
        </w:ins>
      </w:hyperlink>
      <w:ins w:id="130" w:author="PR Preview" w:date="2026-01-01T00:00:00Z">
        <w:r>
          <w:t xml:space="preserve">,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so</w:t>
        </w:r>
      </w:ins>
      <w:ins w:id="133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34" w:author="PR Preview" w:date="2026-01-01T00:00:00Z">
        <w:r>
          <w:t xml:space="preserve">,</w:t>
        </w:r>
      </w:ins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and by the</w:t>
        </w:r>
      </w:ins>
      <w:ins w:id="137" w:author="PR Preview" w:date="2026-01-01T00:00:00Z">
        <w:r>
          <w:t xml:space="preserve"> </w:t>
        </w:r>
      </w:ins>
      <w:hyperlink r:id="rId26">
        <w:ins w:id="138" w:author="PR Preview" w:date="2026-01-01T00:00:00Z">
          <w:r>
            <w:rPr>
              <w:rStyle w:val="Hyperlink"/>
            </w:rPr>
            <w:t xml:space="preserve">variance of a sum of two random variables</w:t>
          </w:r>
        </w:ins>
      </w:hyperlink>
      <w:ins w:id="139" w:author="PR Preview" w:date="2026-01-01T00:00:00Z">
        <w:r>
          <w:t xml:space="preserve">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 variance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42" w:author="PR Preview" w:date="2026-01-01T00:00:00Z">
        <w:r>
          <w:t xml:space="preserve">So</w:t>
        </w:r>
      </w:ins>
      <w:ins w:id="143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144" w:author="PR Preview" w:date="2026-01-01T00:00:00Z">
        <w:r>
          <w:t xml:space="preserve">,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and</w:t>
        </w:r>
      </w:ins>
      <w:ins w:id="147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is stationary exactly when</w:t>
        </w:r>
      </w:ins>
      <w:ins w:id="150" w:author="PR Preview" w:date="2026-01-01T00:00:00Z">
        <w:r>
          <w:t xml:space="preserve"> </w:t>
        </w:r>
      </w:ins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Solving for</w:t>
        </w:r>
      </w:ins>
      <w:ins w:id="154" w:author="PR Preview" w:date="2026-01-01T00:00:00Z">
        <w:r>
          <w:t xml:space="preserve"> </w:t>
        </w:r>
      </w:ins>
      <m:oMath>
        <m:r>
          <m:t>v</m:t>
        </m:r>
      </m:oMath>
      <w:ins w:id="15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56" w:author="PR Preview" w:date="2026-01-01T00:00:00Z">
        <w:r>
          <w:t xml:space="preserve">The stationary distribution is</w:t>
        </w:r>
      </w:ins>
      <w:ins w:id="157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ins w:id="158" w:author="PR Preview" w:date="2026-01-01T00:00:00Z">
        <w:r>
          <w:t xml:space="preserve">.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If instead</w:t>
        </w:r>
      </w:ins>
      <w:ins w:id="161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ins w:id="162" w:author="PR Preview" w:date="2026-01-01T00:00:00Z">
        <w:r>
          <w:t xml:space="preserve">,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then</w:t>
        </w:r>
      </w:ins>
      <w:ins w:id="16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for every</w:t>
        </w:r>
      </w:ins>
      <w:ins w:id="168" w:author="PR Preview" w:date="2026-01-01T00:00:00Z">
        <w:r>
          <w:t xml:space="preserve"> </w:t>
        </w:r>
      </w:ins>
      <m:oMath>
        <m:r>
          <m:t>v</m:t>
        </m:r>
        <m:r>
          <m:rPr>
            <m:sty m:val="p"/>
          </m:rPr>
          <m:t>&gt;</m:t>
        </m:r>
        <m:r>
          <m:t>0</m:t>
        </m:r>
      </m:oMath>
      <w:ins w:id="169" w:author="PR Preview" w:date="2026-01-01T00:00:00Z">
        <w:r>
          <w:t xml:space="preserve">,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so no</w:t>
        </w:r>
      </w:ins>
      <w:ins w:id="172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distribution is stationary.</w:t>
        </w:r>
      </w:ins>
    </w:p>
    <w:p>
      <w:pPr>
        <w:pStyle w:val="BodyText"/>
      </w:pPr>
      <w:ins w:id="175" w:author="PR Preview" w:date="2026-01-01T00:00:00Z">
        <w:r>
          <w:t xml:space="preserve">With</w:t>
        </w:r>
      </w:ins>
      <w:ins w:id="176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0.9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</w:t>
        </w:r>
      </w:ins>
      <w:ins w:id="179" w:author="PR Preview" w:date="2026-01-01T00:00:00Z">
        <w:r>
          <w:t xml:space="preserve"> </w:t>
        </w:r>
      </w:ins>
      <m:oMath>
        <m:r>
          <m:t>σ</m:t>
        </m:r>
        <m:r>
          <m:rPr>
            <m:sty m:val="p"/>
          </m:rPr>
          <m:t>=</m:t>
        </m:r>
        <m:r>
          <m:t>1</m:t>
        </m:r>
      </m:oMath>
      <w:ins w:id="180" w:author="PR Preview" w:date="2026-01-01T00:00:00Z">
        <w:r>
          <w:t xml:space="preserve">,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stationary variance is</w:t>
        </w:r>
      </w:ins>
      <w:ins w:id="18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0.9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0.81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0.19</m:t>
        </m:r>
        <m:r>
          <m:rPr>
            <m:sty m:val="p"/>
          </m:rPr>
          <m:t>≈</m:t>
        </m:r>
        <m:r>
          <m:t>5.26</m:t>
        </m:r>
      </m:oMath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 simulated chain started far from</w:t>
        </w:r>
      </w:ins>
      <w:ins w:id="187" w:author="PR Preview" w:date="2026-01-01T00:00:00Z">
        <w:r>
          <w:t xml:space="preserve"> </w:t>
        </w:r>
      </w:ins>
      <m:oMath>
        <m:r>
          <m:t>0</m:t>
        </m:r>
      </m:oMath>
      <w:ins w:id="188" w:author="PR Preview" w:date="2026-01-01T00:00:00Z">
        <w:r>
          <w:t xml:space="preserve">, at</w:t>
        </w:r>
      </w:ins>
      <w:ins w:id="189" w:author="PR Preview" w:date="2026-01-01T00:00:00Z">
        <w:r>
          <w:t xml:space="preserve"> </w:t>
        </w:r>
      </w:ins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ins w:id="190" w:author="PR Preview" w:date="2026-01-01T00:00:00Z">
        <w:r>
          <w:t xml:space="preserve">,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has mean near 0 and variance near that value once its first 1,000 values are discarded:</w:t>
        </w:r>
      </w:ins>
    </w:p>
    <w:p>
      <w:pPr>
        <w:pStyle w:val="SourceCode"/>
      </w:pPr>
      <w:ins w:id="193" w:author="PR Preview" w:date="2026-01-01T00:00:00Z">
        <w:r>
          <w:rPr>
            <w:rStyle w:val="FunctionTok"/>
          </w:rPr>
          <w:t xml:space="preserve">set.seed</w:t>
        </w:r>
      </w:ins>
      <w:ins w:id="194" w:author="PR Preview" w:date="2026-01-01T00:00:00Z">
        <w:r>
          <w:rPr>
            <w:rStyle w:val="NormalTok"/>
          </w:rPr>
          <w:t xml:space="preserve">(</w:t>
        </w:r>
      </w:ins>
      <w:ins w:id="195" w:author="PR Preview" w:date="2026-01-01T00:00:00Z">
        <w:r>
          <w:rPr>
            <w:rStyle w:val="DecValTok"/>
          </w:rPr>
          <w:t xml:space="preserve">11</w:t>
        </w:r>
      </w:ins>
      <w:ins w:id="196" w:author="PR Preview" w:date="2026-01-01T00:00:00Z">
        <w:r>
          <w:rPr>
            <w:rStyle w:val="NormalTok"/>
          </w:rPr>
          <w:t xml:space="preserve">)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n_iter </w:t>
        </w:r>
      </w:ins>
      <w:ins w:id="199" w:author="PR Preview" w:date="2026-01-01T00:00:00Z">
        <w:r>
          <w:rPr>
            <w:rStyle w:val="OtherTok"/>
          </w:rPr>
          <w:t xml:space="preserve">&lt;-</w:t>
        </w:r>
      </w:ins>
      <w:ins w:id="200" w:author="PR Preview" w:date="2026-01-01T00:00:00Z">
        <w:r>
          <w:rPr>
            <w:rStyle w:val="NormalTok"/>
          </w:rPr>
          <w:t xml:space="preserve"> </w:t>
        </w:r>
      </w:ins>
      <w:ins w:id="201" w:author="PR Preview" w:date="2026-01-01T00:00:00Z">
        <w:r>
          <w:rPr>
            <w:rStyle w:val="DecValTok"/>
          </w:rPr>
          <w:t xml:space="preserve">100000</w:t>
        </w:r>
      </w:ins>
      <w:ins w:id="202" w:author="PR Preview" w:date="2026-01-01T00:00:00Z">
        <w:r>
          <w:br/>
        </w:r>
      </w:ins>
      <w:ins w:id="203" w:author="PR Preview" w:date="2026-01-01T00:00:00Z">
        <w:r>
          <w:rPr>
            <w:rStyle w:val="NormalTok"/>
          </w:rPr>
          <w:t xml:space="preserve">rho </w:t>
        </w:r>
      </w:ins>
      <w:ins w:id="204" w:author="PR Preview" w:date="2026-01-01T00:00:00Z">
        <w:r>
          <w:rPr>
            <w:rStyle w:val="OtherTok"/>
          </w:rPr>
          <w:t xml:space="preserve">&lt;-</w:t>
        </w:r>
      </w:ins>
      <w:ins w:id="205" w:author="PR Preview" w:date="2026-01-01T00:00:00Z">
        <w:r>
          <w:rPr>
            <w:rStyle w:val="NormalTok"/>
          </w:rPr>
          <w:t xml:space="preserve"> </w:t>
        </w:r>
      </w:ins>
      <w:ins w:id="206" w:author="PR Preview" w:date="2026-01-01T00:00:00Z">
        <w:r>
          <w:rPr>
            <w:rStyle w:val="FloatTok"/>
          </w:rPr>
          <w:t xml:space="preserve">0.9</w:t>
        </w:r>
      </w:ins>
      <w:ins w:id="207" w:author="PR Preview" w:date="2026-01-01T00:00:00Z">
        <w:r>
          <w:br/>
        </w:r>
      </w:ins>
      <w:ins w:id="208" w:author="PR Preview" w:date="2026-01-01T00:00:00Z">
        <w:r>
          <w:rPr>
            <w:rStyle w:val="NormalTok"/>
          </w:rPr>
          <w:t xml:space="preserve">theta </w:t>
        </w:r>
      </w:ins>
      <w:ins w:id="209" w:author="PR Preview" w:date="2026-01-01T00:00:00Z">
        <w:r>
          <w:rPr>
            <w:rStyle w:val="OtherTok"/>
          </w:rPr>
          <w:t xml:space="preserve">&lt;-</w:t>
        </w:r>
      </w:ins>
      <w:ins w:id="210" w:author="PR Preview" w:date="2026-01-01T00:00:00Z">
        <w:r>
          <w:rPr>
            <w:rStyle w:val="NormalTok"/>
          </w:rPr>
          <w:t xml:space="preserve"> </w:t>
        </w:r>
      </w:ins>
      <w:ins w:id="211" w:author="PR Preview" w:date="2026-01-01T00:00:00Z">
        <w:r>
          <w:rPr>
            <w:rStyle w:val="FunctionTok"/>
          </w:rPr>
          <w:t xml:space="preserve">numeric</w:t>
        </w:r>
      </w:ins>
      <w:ins w:id="212" w:author="PR Preview" w:date="2026-01-01T00:00:00Z">
        <w:r>
          <w:rPr>
            <w:rStyle w:val="NormalTok"/>
          </w:rPr>
          <w:t xml:space="preserve">(n_iter)</w:t>
        </w:r>
      </w:ins>
      <w:ins w:id="213" w:author="PR Preview" w:date="2026-01-01T00:00:00Z">
        <w:r>
          <w:br/>
        </w:r>
      </w:ins>
      <w:ins w:id="214" w:author="PR Preview" w:date="2026-01-01T00:00:00Z">
        <w:r>
          <w:rPr>
            <w:rStyle w:val="NormalTok"/>
          </w:rPr>
          <w:t xml:space="preserve">theta[</w:t>
        </w:r>
      </w:ins>
      <w:ins w:id="215" w:author="PR Preview" w:date="2026-01-01T00:00:00Z">
        <w:r>
          <w:rPr>
            <w:rStyle w:val="DecValTok"/>
          </w:rPr>
          <w:t xml:space="preserve">1</w:t>
        </w:r>
      </w:ins>
      <w:ins w:id="216" w:author="PR Preview" w:date="2026-01-01T00:00:00Z">
        <w:r>
          <w:rPr>
            <w:rStyle w:val="NormalTok"/>
          </w:rPr>
          <w:t xml:space="preserve">] </w:t>
        </w:r>
      </w:ins>
      <w:ins w:id="217" w:author="PR Preview" w:date="2026-01-01T00:00:00Z">
        <w:r>
          <w:rPr>
            <w:rStyle w:val="OtherTok"/>
          </w:rPr>
          <w:t xml:space="preserve">&lt;-</w:t>
        </w:r>
      </w:ins>
      <w:ins w:id="218" w:author="PR Preview" w:date="2026-01-01T00:00:00Z">
        <w:r>
          <w:rPr>
            <w:rStyle w:val="NormalTok"/>
          </w:rPr>
          <w:t xml:space="preserve"> </w:t>
        </w:r>
      </w:ins>
      <w:ins w:id="219" w:author="PR Preview" w:date="2026-01-01T00:00:00Z">
        <w:r>
          <w:rPr>
            <w:rStyle w:val="DecValTok"/>
          </w:rPr>
          <w:t xml:space="preserve">10</w:t>
        </w:r>
      </w:ins>
      <w:ins w:id="220" w:author="PR Preview" w:date="2026-01-01T00:00:00Z">
        <w:r>
          <w:br/>
        </w:r>
      </w:ins>
      <w:ins w:id="221" w:author="PR Preview" w:date="2026-01-01T00:00:00Z">
        <w:r>
          <w:rPr>
            <w:rStyle w:val="ControlFlowTok"/>
          </w:rPr>
          <w:t xml:space="preserve">for</w:t>
        </w:r>
      </w:ins>
      <w:ins w:id="222" w:author="PR Preview" w:date="2026-01-01T00:00:00Z">
        <w:r>
          <w:rPr>
            <w:rStyle w:val="NormalTok"/>
          </w:rPr>
          <w:t xml:space="preserve"> (t </w:t>
        </w:r>
      </w:ins>
      <w:ins w:id="223" w:author="PR Preview" w:date="2026-01-01T00:00:00Z">
        <w:r>
          <w:rPr>
            <w:rStyle w:val="ControlFlowTok"/>
          </w:rPr>
          <w:t xml:space="preserve">in</w:t>
        </w:r>
      </w:ins>
      <w:ins w:id="224" w:author="PR Preview" w:date="2026-01-01T00:00:00Z">
        <w:r>
          <w:rPr>
            <w:rStyle w:val="NormalTok"/>
          </w:rPr>
          <w:t xml:space="preserve"> </w:t>
        </w:r>
      </w:ins>
      <w:ins w:id="225" w:author="PR Preview" w:date="2026-01-01T00:00:00Z">
        <w:r>
          <w:rPr>
            <w:rStyle w:val="FunctionTok"/>
          </w:rPr>
          <w:t xml:space="preserve">seq</w:t>
        </w:r>
      </w:ins>
      <w:ins w:id="226" w:author="PR Preview" w:date="2026-01-01T00:00:00Z">
        <w:r>
          <w:rPr>
            <w:rStyle w:val="NormalTok"/>
          </w:rPr>
          <w:t xml:space="preserve">(</w:t>
        </w:r>
      </w:ins>
      <w:ins w:id="227" w:author="PR Preview" w:date="2026-01-01T00:00:00Z">
        <w:r>
          <w:rPr>
            <w:rStyle w:val="DecValTok"/>
          </w:rPr>
          <w:t xml:space="preserve">2</w:t>
        </w:r>
      </w:ins>
      <w:ins w:id="228" w:author="PR Preview" w:date="2026-01-01T00:00:00Z">
        <w:r>
          <w:rPr>
            <w:rStyle w:val="NormalTok"/>
          </w:rPr>
          <w:t xml:space="preserve">, n_iter)) {</w:t>
        </w:r>
      </w:ins>
      <w:ins w:id="229" w:author="PR Preview" w:date="2026-01-01T00:00:00Z">
        <w:r>
          <w:br/>
        </w:r>
      </w:ins>
      <w:ins w:id="230" w:author="PR Preview" w:date="2026-01-01T00:00:00Z">
        <w:r>
          <w:rPr>
            <w:rStyle w:val="NormalTok"/>
          </w:rPr>
          <w:t xml:space="preserve">  theta[t] </w:t>
        </w:r>
      </w:ins>
      <w:ins w:id="231" w:author="PR Preview" w:date="2026-01-01T00:00:00Z">
        <w:r>
          <w:rPr>
            <w:rStyle w:val="OtherTok"/>
          </w:rPr>
          <w:t xml:space="preserve">&lt;-</w:t>
        </w:r>
      </w:ins>
      <w:ins w:id="232" w:author="PR Preview" w:date="2026-01-01T00:00:00Z">
        <w:r>
          <w:rPr>
            <w:rStyle w:val="NormalTok"/>
          </w:rPr>
          <w:t xml:space="preserve"> rho </w:t>
        </w:r>
      </w:ins>
      <w:ins w:id="233" w:author="PR Preview" w:date="2026-01-01T00:00:00Z">
        <w:r>
          <w:rPr>
            <w:rStyle w:val="SpecialCharTok"/>
          </w:rPr>
          <w:t xml:space="preserve">*</w:t>
        </w:r>
      </w:ins>
      <w:ins w:id="234" w:author="PR Preview" w:date="2026-01-01T00:00:00Z">
        <w:r>
          <w:rPr>
            <w:rStyle w:val="NormalTok"/>
          </w:rPr>
          <w:t xml:space="preserve"> theta[t </w:t>
        </w:r>
      </w:ins>
      <w:ins w:id="235" w:author="PR Preview" w:date="2026-01-01T00:00:00Z">
        <w:r>
          <w:rPr>
            <w:rStyle w:val="SpecialCharTok"/>
          </w:rPr>
          <w:t xml:space="preserve">-</w:t>
        </w:r>
      </w:ins>
      <w:ins w:id="236" w:author="PR Preview" w:date="2026-01-01T00:00:00Z">
        <w:r>
          <w:rPr>
            <w:rStyle w:val="NormalTok"/>
          </w:rPr>
          <w:t xml:space="preserve"> </w:t>
        </w:r>
      </w:ins>
      <w:ins w:id="237" w:author="PR Preview" w:date="2026-01-01T00:00:00Z">
        <w:r>
          <w:rPr>
            <w:rStyle w:val="DecValTok"/>
          </w:rPr>
          <w:t xml:space="preserve">1</w:t>
        </w:r>
      </w:ins>
      <w:ins w:id="238" w:author="PR Preview" w:date="2026-01-01T00:00:00Z">
        <w:r>
          <w:rPr>
            <w:rStyle w:val="NormalTok"/>
          </w:rPr>
          <w:t xml:space="preserve">] </w:t>
        </w:r>
      </w:ins>
      <w:ins w:id="239" w:author="PR Preview" w:date="2026-01-01T00:00:00Z">
        <w:r>
          <w:rPr>
            <w:rStyle w:val="SpecialCharTok"/>
          </w:rPr>
          <w:t xml:space="preserve">+</w:t>
        </w:r>
      </w:ins>
      <w:ins w:id="240" w:author="PR Preview" w:date="2026-01-01T00:00:00Z">
        <w:r>
          <w:rPr>
            <w:rStyle w:val="NormalTok"/>
          </w:rPr>
          <w:t xml:space="preserve"> stats</w:t>
        </w:r>
      </w:ins>
      <w:ins w:id="241" w:author="PR Preview" w:date="2026-01-01T00:00:00Z">
        <w:r>
          <w:rPr>
            <w:rStyle w:val="SpecialCharTok"/>
          </w:rPr>
          <w:t xml:space="preserve">::</w:t>
        </w:r>
      </w:ins>
      <w:ins w:id="242" w:author="PR Preview" w:date="2026-01-01T00:00:00Z">
        <w:r>
          <w:rPr>
            <w:rStyle w:val="FunctionTok"/>
          </w:rPr>
          <w:t xml:space="preserve">rnorm</w:t>
        </w:r>
      </w:ins>
      <w:ins w:id="243" w:author="PR Preview" w:date="2026-01-01T00:00:00Z">
        <w:r>
          <w:rPr>
            <w:rStyle w:val="NormalTok"/>
          </w:rPr>
          <w:t xml:space="preserve">(</w:t>
        </w:r>
      </w:ins>
      <w:ins w:id="244" w:author="PR Preview" w:date="2026-01-01T00:00:00Z">
        <w:r>
          <w:rPr>
            <w:rStyle w:val="DecValTok"/>
          </w:rPr>
          <w:t xml:space="preserve">1</w:t>
        </w:r>
      </w:ins>
      <w:ins w:id="245" w:author="PR Preview" w:date="2026-01-01T00:00:00Z">
        <w:r>
          <w:rPr>
            <w:rStyle w:val="NormalTok"/>
          </w:rPr>
          <w:t xml:space="preserve">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}</w:t>
        </w:r>
      </w:ins>
      <w:ins w:id="248" w:author="PR Preview" w:date="2026-01-01T00:00:00Z">
        <w:r>
          <w:br/>
        </w:r>
      </w:ins>
      <w:ins w:id="249" w:author="PR Preview" w:date="2026-01-01T00:00:00Z">
        <w:r>
          <w:rPr>
            <w:rStyle w:val="NormalTok"/>
          </w:rPr>
          <w:t xml:space="preserve">kept </w:t>
        </w:r>
      </w:ins>
      <w:ins w:id="250" w:author="PR Preview" w:date="2026-01-01T00:00:00Z">
        <w:r>
          <w:rPr>
            <w:rStyle w:val="OtherTok"/>
          </w:rPr>
          <w:t xml:space="preserve">&lt;-</w:t>
        </w:r>
      </w:ins>
      <w:ins w:id="251" w:author="PR Preview" w:date="2026-01-01T00:00:00Z">
        <w:r>
          <w:rPr>
            <w:rStyle w:val="NormalTok"/>
          </w:rPr>
          <w:t xml:space="preserve"> theta[</w:t>
        </w:r>
      </w:ins>
      <w:ins w:id="252" w:author="PR Preview" w:date="2026-01-01T00:00:00Z">
        <w:r>
          <w:rPr>
            <w:rStyle w:val="SpecialCharTok"/>
          </w:rPr>
          <w:t xml:space="preserve">-</w:t>
        </w:r>
      </w:ins>
      <w:ins w:id="253" w:author="PR Preview" w:date="2026-01-01T00:00:00Z">
        <w:r>
          <w:rPr>
            <w:rStyle w:val="NormalTok"/>
          </w:rPr>
          <w:t xml:space="preserve">(</w:t>
        </w:r>
      </w:ins>
      <w:ins w:id="254" w:author="PR Preview" w:date="2026-01-01T00:00:00Z">
        <w:r>
          <w:rPr>
            <w:rStyle w:val="DecValTok"/>
          </w:rPr>
          <w:t xml:space="preserve">1</w:t>
        </w:r>
      </w:ins>
      <w:ins w:id="255" w:author="PR Preview" w:date="2026-01-01T00:00:00Z">
        <w:r>
          <w:rPr>
            <w:rStyle w:val="SpecialCharTok"/>
          </w:rPr>
          <w:t xml:space="preserve">:</w:t>
        </w:r>
      </w:ins>
      <w:ins w:id="256" w:author="PR Preview" w:date="2026-01-01T00:00:00Z">
        <w:r>
          <w:rPr>
            <w:rStyle w:val="DecValTok"/>
          </w:rPr>
          <w:t xml:space="preserve">1000</w:t>
        </w:r>
      </w:ins>
      <w:ins w:id="257" w:author="PR Preview" w:date="2026-01-01T00:00:00Z">
        <w:r>
          <w:rPr>
            <w:rStyle w:val="NormalTok"/>
          </w:rPr>
          <w:t xml:space="preserve">)]</w:t>
        </w:r>
      </w:ins>
      <w:ins w:id="258" w:author="PR Preview" w:date="2026-01-01T00:00:00Z">
        <w:r>
          <w:br/>
        </w:r>
      </w:ins>
      <w:ins w:id="259" w:author="PR Preview" w:date="2026-01-01T00:00:00Z">
        <w:r>
          <w:rPr>
            <w:rStyle w:val="FunctionTok"/>
          </w:rPr>
          <w:t xml:space="preserve">c</w:t>
        </w:r>
      </w:ins>
      <w:ins w:id="260" w:author="PR Preview" w:date="2026-01-01T00:00:00Z">
        <w:r>
          <w:rPr>
            <w:rStyle w:val="NormalTok"/>
          </w:rPr>
          <w:t xml:space="preserve">(</w:t>
        </w:r>
      </w:ins>
      <w:ins w:id="261" w:author="PR Preview" w:date="2026-01-01T00:00:00Z">
        <w:r>
          <w:br/>
        </w:r>
      </w:ins>
      <w:ins w:id="262" w:author="PR Preview" w:date="2026-01-01T00:00:00Z">
        <w:r>
          <w:rPr>
            <w:rStyle w:val="NormalTok"/>
          </w:rPr>
          <w:t xml:space="preserve">  </w:t>
        </w:r>
      </w:ins>
      <w:ins w:id="263" w:author="PR Preview" w:date="2026-01-01T00:00:00Z">
        <w:r>
          <w:rPr>
            <w:rStyle w:val="AttributeTok"/>
          </w:rPr>
          <w:t xml:space="preserve">mean =</w:t>
        </w:r>
      </w:ins>
      <w:ins w:id="264" w:author="PR Preview" w:date="2026-01-01T00:00:00Z">
        <w:r>
          <w:rPr>
            <w:rStyle w:val="NormalTok"/>
          </w:rPr>
          <w:t xml:space="preserve"> </w:t>
        </w:r>
      </w:ins>
      <w:ins w:id="265" w:author="PR Preview" w:date="2026-01-01T00:00:00Z">
        <w:r>
          <w:rPr>
            <w:rStyle w:val="FunctionTok"/>
          </w:rPr>
          <w:t xml:space="preserve">mean</w:t>
        </w:r>
      </w:ins>
      <w:ins w:id="266" w:author="PR Preview" w:date="2026-01-01T00:00:00Z">
        <w:r>
          <w:rPr>
            <w:rStyle w:val="NormalTok"/>
          </w:rPr>
          <w:t xml:space="preserve">(kept),</w:t>
        </w:r>
      </w:ins>
      <w:ins w:id="267" w:author="PR Preview" w:date="2026-01-01T00:00:00Z">
        <w:r>
          <w:br/>
        </w:r>
      </w:ins>
      <w:ins w:id="268" w:author="PR Preview" w:date="2026-01-01T00:00:00Z">
        <w:r>
          <w:rPr>
            <w:rStyle w:val="NormalTok"/>
          </w:rPr>
          <w:t xml:space="preserve">  </w:t>
        </w:r>
      </w:ins>
      <w:ins w:id="269" w:author="PR Preview" w:date="2026-01-01T00:00:00Z">
        <w:r>
          <w:rPr>
            <w:rStyle w:val="AttributeTok"/>
          </w:rPr>
          <w:t xml:space="preserve">variance =</w:t>
        </w:r>
      </w:ins>
      <w:ins w:id="270" w:author="PR Preview" w:date="2026-01-01T00:00:00Z">
        <w:r>
          <w:rPr>
            <w:rStyle w:val="NormalTok"/>
          </w:rPr>
          <w:t xml:space="preserve"> stats</w:t>
        </w:r>
      </w:ins>
      <w:ins w:id="271" w:author="PR Preview" w:date="2026-01-01T00:00:00Z">
        <w:r>
          <w:rPr>
            <w:rStyle w:val="SpecialCharTok"/>
          </w:rPr>
          <w:t xml:space="preserve">::</w:t>
        </w:r>
      </w:ins>
      <w:ins w:id="272" w:author="PR Preview" w:date="2026-01-01T00:00:00Z">
        <w:r>
          <w:rPr>
            <w:rStyle w:val="FunctionTok"/>
          </w:rPr>
          <w:t xml:space="preserve">var</w:t>
        </w:r>
      </w:ins>
      <w:ins w:id="273" w:author="PR Preview" w:date="2026-01-01T00:00:00Z">
        <w:r>
          <w:rPr>
            <w:rStyle w:val="NormalTok"/>
          </w:rPr>
          <w:t xml:space="preserve">(kept),</w:t>
        </w:r>
      </w:ins>
      <w:ins w:id="274" w:author="PR Preview" w:date="2026-01-01T00:00:00Z">
        <w:r>
          <w:br/>
        </w:r>
      </w:ins>
      <w:ins w:id="275" w:author="PR Preview" w:date="2026-01-01T00:00:00Z">
        <w:r>
          <w:rPr>
            <w:rStyle w:val="NormalTok"/>
          </w:rPr>
          <w:t xml:space="preserve">  </w:t>
        </w:r>
      </w:ins>
      <w:ins w:id="276" w:author="PR Preview" w:date="2026-01-01T00:00:00Z">
        <w:r>
          <w:rPr>
            <w:rStyle w:val="AttributeTok"/>
          </w:rPr>
          <w:t xml:space="preserve">stationary_variance =</w:t>
        </w:r>
      </w:ins>
      <w:ins w:id="277" w:author="PR Preview" w:date="2026-01-01T00:00:00Z">
        <w:r>
          <w:rPr>
            <w:rStyle w:val="NormalTok"/>
          </w:rPr>
          <w:t xml:space="preserve"> </w:t>
        </w:r>
      </w:ins>
      <w:ins w:id="278" w:author="PR Preview" w:date="2026-01-01T00:00:00Z">
        <w:r>
          <w:rPr>
            <w:rStyle w:val="DecValTok"/>
          </w:rPr>
          <w:t xml:space="preserve">1</w:t>
        </w:r>
      </w:ins>
      <w:ins w:id="279" w:author="PR Preview" w:date="2026-01-01T00:00:00Z">
        <w:r>
          <w:rPr>
            <w:rStyle w:val="NormalTok"/>
          </w:rPr>
          <w:t xml:space="preserve"> </w:t>
        </w:r>
      </w:ins>
      <w:ins w:id="280" w:author="PR Preview" w:date="2026-01-01T00:00:00Z">
        <w:r>
          <w:rPr>
            <w:rStyle w:val="SpecialCharTok"/>
          </w:rPr>
          <w:t xml:space="preserve">/</w:t>
        </w:r>
      </w:ins>
      <w:ins w:id="281" w:author="PR Preview" w:date="2026-01-01T00:00:00Z">
        <w:r>
          <w:rPr>
            <w:rStyle w:val="NormalTok"/>
          </w:rPr>
          <w:t xml:space="preserve"> (</w:t>
        </w:r>
      </w:ins>
      <w:ins w:id="282" w:author="PR Preview" w:date="2026-01-01T00:00:00Z">
        <w:r>
          <w:rPr>
            <w:rStyle w:val="DecValTok"/>
          </w:rPr>
          <w:t xml:space="preserve">1</w:t>
        </w:r>
      </w:ins>
      <w:ins w:id="283" w:author="PR Preview" w:date="2026-01-01T00:00:00Z">
        <w:r>
          <w:rPr>
            <w:rStyle w:val="NormalTok"/>
          </w:rPr>
          <w:t xml:space="preserve"> </w:t>
        </w:r>
      </w:ins>
      <w:ins w:id="284" w:author="PR Preview" w:date="2026-01-01T00:00:00Z">
        <w:r>
          <w:rPr>
            <w:rStyle w:val="SpecialCharTok"/>
          </w:rPr>
          <w:t xml:space="preserve">-</w:t>
        </w:r>
      </w:ins>
      <w:ins w:id="285" w:author="PR Preview" w:date="2026-01-01T00:00:00Z">
        <w:r>
          <w:rPr>
            <w:rStyle w:val="NormalTok"/>
          </w:rPr>
          <w:t xml:space="preserve"> rho</w:t>
        </w:r>
      </w:ins>
      <w:ins w:id="286" w:author="PR Preview" w:date="2026-01-01T00:00:00Z">
        <w:r>
          <w:rPr>
            <w:rStyle w:val="SpecialCharTok"/>
          </w:rPr>
          <w:t xml:space="preserve">^</w:t>
        </w:r>
      </w:ins>
      <w:ins w:id="287" w:author="PR Preview" w:date="2026-01-01T00:00:00Z">
        <w:r>
          <w:rPr>
            <w:rStyle w:val="DecValTok"/>
          </w:rPr>
          <w:t xml:space="preserve">2</w:t>
        </w:r>
      </w:ins>
      <w:ins w:id="288" w:author="PR Preview" w:date="2026-01-01T00:00:00Z">
        <w:r>
          <w:rPr>
            <w:rStyle w:val="NormalTok"/>
          </w:rPr>
          <w:t xml:space="preserve">)</w:t>
        </w:r>
      </w:ins>
      <w:ins w:id="289" w:author="PR Preview" w:date="2026-01-01T00:00:00Z">
        <w:r>
          <w:br/>
        </w:r>
      </w:ins>
      <w:ins w:id="290" w:author="PR Preview" w:date="2026-01-01T00:00:00Z">
        <w:r>
          <w:rPr>
            <w:rStyle w:val="NormalTok"/>
          </w:rPr>
          <w:t xml:space="preserve">) </w:t>
        </w:r>
      </w:ins>
      <w:ins w:id="291" w:author="PR Preview" w:date="2026-01-01T00:00:00Z">
        <w:r>
          <w:rPr>
            <w:rStyle w:val="SpecialCharTok"/>
          </w:rPr>
          <w:t xml:space="preserve">|&gt;</w:t>
        </w:r>
      </w:ins>
      <w:ins w:id="292" w:author="PR Preview" w:date="2026-01-01T00:00:00Z">
        <w:r>
          <w:br/>
        </w:r>
      </w:ins>
      <w:ins w:id="293" w:author="PR Preview" w:date="2026-01-01T00:00:00Z">
        <w:r>
          <w:rPr>
            <w:rStyle w:val="NormalTok"/>
          </w:rPr>
          <w:t xml:space="preserve">  </w:t>
        </w:r>
      </w:ins>
      <w:ins w:id="294" w:author="PR Preview" w:date="2026-01-01T00:00:00Z">
        <w:r>
          <w:rPr>
            <w:rStyle w:val="FunctionTok"/>
          </w:rPr>
          <w:t xml:space="preserve">round</w:t>
        </w:r>
      </w:ins>
      <w:ins w:id="295" w:author="PR Preview" w:date="2026-01-01T00:00:00Z">
        <w:r>
          <w:rPr>
            <w:rStyle w:val="NormalTok"/>
          </w:rPr>
          <w:t xml:space="preserve">(</w:t>
        </w:r>
      </w:ins>
      <w:ins w:id="296" w:author="PR Preview" w:date="2026-01-01T00:00:00Z">
        <w:r>
          <w:rPr>
            <w:rStyle w:val="DecValTok"/>
          </w:rPr>
          <w:t xml:space="preserve">2</w:t>
        </w:r>
      </w:ins>
      <w:ins w:id="297" w:author="PR Preview" w:date="2026-01-01T00:00:00Z">
        <w:r>
          <w:rPr>
            <w:rStyle w:val="NormalTok"/>
          </w:rPr>
          <w:t xml:space="preserve">)</w:t>
        </w:r>
      </w:ins>
      <w:ins w:id="298" w:author="PR Preview" w:date="2026-01-01T00:00:00Z">
        <w:r>
          <w:br/>
        </w:r>
      </w:ins>
      <w:ins w:id="299" w:author="PR Preview" w:date="2026-01-01T00:00:00Z">
        <w:r>
          <w:rPr>
            <w:rStyle w:val="CommentTok"/>
          </w:rPr>
          <w:t xml:space="preserve">#&gt;                mean            variance stationary_variance </w:t>
        </w:r>
      </w:ins>
      <w:ins w:id="300" w:author="PR Preview" w:date="2026-01-01T00:00:00Z">
        <w:r>
          <w:br/>
        </w:r>
      </w:ins>
      <w:ins w:id="301" w:author="PR Preview" w:date="2026-01-01T00:00:00Z">
        <w:r>
          <w:rPr>
            <w:rStyle w:val="CommentTok"/>
          </w:rPr>
          <w:t xml:space="preserve">#&gt;                0.05                5.07                5.26</w:t>
        </w:r>
      </w:ins>
    </w:p>
    <w:bookmarkEnd w:id="27"/>
    <w:bookmarkStart w:id="28" w:name="thm-ar1-stationary"/>
    <w:p>
      <w:pPr>
        <w:pStyle w:val="FirstParagraph"/>
      </w:pPr>
      <w:ins w:id="302" w:author="PR Preview" w:date="2026-01-01T00:00:00Z">
        <w:r>
          <w:rPr>
            <w:b/>
            <w:bCs/>
          </w:rPr>
          <w:t xml:space="preserve">Theorem 1 (Stationary distribution of the autoregressive chain)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For the chain of</w:t>
        </w:r>
      </w:ins>
      <w:ins w:id="305" w:author="PR Preview" w:date="2026-01-01T00:00:00Z">
        <w:r>
          <w:t xml:space="preserve"> </w:t>
        </w:r>
      </w:ins>
      <w:hyperlink w:anchor="exm-ar1-chain">
        <w:ins w:id="306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with</w:t>
        </w:r>
      </w:ins>
      <w:ins w:id="30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ins w:id="310" w:author="PR Preview" w:date="2026-01-01T00:00:00Z">
        <w:r>
          <w:t xml:space="preserve">,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the normal distribution with mean 0 and variance</w:t>
        </w:r>
      </w:ins>
      <w:ins w:id="31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is a</w:t>
        </w:r>
      </w:ins>
      <w:ins w:id="316" w:author="PR Preview" w:date="2026-01-01T00:00:00Z">
        <w:r>
          <w:t xml:space="preserve"> </w:t>
        </w:r>
      </w:ins>
      <w:hyperlink w:anchor="def-stationary-distribution">
        <w:ins w:id="317" w:author="PR Preview" w:date="2026-01-01T00:00:00Z">
          <w:r>
            <w:rPr>
              <w:rStyle w:val="Hyperlink"/>
            </w:rPr>
            <w:t xml:space="preserve">stationary distribution</w:t>
          </w:r>
        </w:ins>
      </w:hyperlink>
      <w:ins w:id="31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8"/>
    <w:p>
      <w:pPr>
        <w:pStyle w:val="FirstParagraph"/>
      </w:pPr>
      <w:ins w:id="319" w:author="PR Preview" w:date="2026-01-01T00:00:00Z">
        <w:r>
          <w:rPr>
            <w:i/>
            <w:iCs/>
          </w:rPr>
          <w:t xml:space="preserve">Proof</w:t>
        </w:r>
      </w:ins>
      <w:ins w:id="320" w:author="PR Preview" w:date="2026-01-01T00:00:00Z">
        <w:r>
          <w:t xml:space="preserve">. </w:t>
        </w:r>
      </w:ins>
      <w:ins w:id="321" w:author="PR Preview" w:date="2026-01-01T00:00:00Z">
        <w:r>
          <w:t xml:space="preserve">This result is the solution to</w:t>
        </w:r>
      </w:ins>
      <w:ins w:id="322" w:author="PR Preview" w:date="2026-01-01T00:00:00Z">
        <w:r>
          <w:t xml:space="preserve"> </w:t>
        </w:r>
      </w:ins>
      <w:hyperlink w:anchor="exr-ar1-stationary">
        <w:ins w:id="323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24" w:author="PR Preview" w:date="2026-01-01T00:00:00Z">
        <w:r>
          <w:t xml:space="preserve">.</w:t>
        </w:r>
      </w:ins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9"/>
    <w:bookmarkEnd w:id="30"/>
    <w:bookmarkStart w:id="52" w:name="sec-samplers"/>
    <w:p>
      <w:pPr>
        <w:pStyle w:val="Heading2"/>
      </w:pPr>
      <w:r>
        <w:t xml:space="preserve">2 MCMC samplers</w:t>
      </w:r>
    </w:p>
    <w:bookmarkStart w:id="39" w:name="the-metropolishastings-algorithm"/>
    <w:p>
      <w:pPr>
        <w:pStyle w:val="Heading3"/>
      </w:pPr>
      <w:r>
        <w:t xml:space="preserve">2.1 The Metropolis–Hastings algorithm</w:t>
      </w:r>
    </w:p>
    <w:bookmarkStart w:id="31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1"/>
    <w:bookmarkStart w:id="32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32"/>
    <w:bookmarkStart w:id="33" w:name="exm-proposal-distribution"/>
    <w:p>
      <w:pPr>
        <w:pStyle w:val="BodyText"/>
      </w:pPr>
      <w:del w:id="325" w:author="PR Preview" w:date="2026-01-01T00:00:00Z">
        <w:r>
          <w:rPr>
            <w:b/>
            <w:bCs/>
          </w:rPr>
          <w:delText xml:space="preserve">Example 4 (A Gaussian random-walk proposal)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For a scalar parameter</w:delText>
        </w:r>
      </w:del>
      <w:del w:id="328" w:author="PR Preview" w:date="2026-01-01T00:00:00Z">
        <w:r>
          <w:delText xml:space="preserve"> </w:delText>
        </w:r>
      </w:del>
      <m:oMath>
        <m:r>
          <m:t>π</m:t>
        </m:r>
      </m:oMath>
      <w:del w:id="329" w:author="PR Preview" w:date="2026-01-01T00:00:00Z">
        <w:r>
          <w:delText xml:space="preserve">,</w:delText>
        </w:r>
      </w:del>
      <w:del w:id="330" w:author="PR Preview" w:date="2026-01-01T00:00:00Z">
        <w:r>
          <w:delText xml:space="preserve"> </w:delText>
        </w:r>
      </w:del>
      <w:del w:id="331" w:author="PR Preview" w:date="2026-01-01T00:00:00Z">
        <w:r>
          <w:delText xml:space="preserve">the proposal</w:delText>
        </w:r>
      </w:del>
      <w:del w:id="332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draws a candidate within about</w:delText>
        </w:r>
      </w:del>
      <w:del w:id="335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  <m:r>
          <m:t>0.1</m:t>
        </m:r>
      </m:oMath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delText xml:space="preserve">of the current value</w:delText>
        </w:r>
      </w:del>
      <w:del w:id="338" w:author="PR Preview" w:date="2026-01-01T00:00:00Z">
        <w:r>
          <w:delText xml:space="preserve"> </w:delText>
        </w:r>
      </w:del>
      <m:oMath>
        <m:r>
          <m:t>π</m:t>
        </m:r>
      </m:oMath>
      <w:del w:id="339" w:author="PR Preview" w:date="2026-01-01T00:00:00Z">
        <w:r>
          <w:delText xml:space="preserve">.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It is</w:delText>
        </w:r>
      </w:del>
      <w:del w:id="342" w:author="PR Preview" w:date="2026-01-01T00:00:00Z">
        <w:r>
          <w:delText xml:space="preserve"> </w:delText>
        </w:r>
      </w:del>
      <w:hyperlink w:anchor="def-symmetric-proposal">
        <w:del w:id="343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344" w:author="PR Preview" w:date="2026-01-01T00:00:00Z">
        <w:r>
          <w:delText xml:space="preserve">:</w:delText>
        </w:r>
      </w:del>
      <w:del w:id="345" w:author="PR Preview" w:date="2026-01-01T00:00:00Z">
        <w:r>
          <w:delText xml:space="preserve"> </w:delText>
        </w:r>
      </w:del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del w:id="346" w:author="PR Preview" w:date="2026-01-01T00:00:00Z">
        <w:r>
          <w:delText xml:space="preserve">,</w:delText>
        </w:r>
      </w:del>
      <w:del w:id="347" w:author="PR Preview" w:date="2026-01-01T00:00:00Z">
        <w:r>
          <w:delText xml:space="preserve"> </w:delText>
        </w:r>
      </w:del>
      <w:del w:id="348" w:author="PR Preview" w:date="2026-01-01T00:00:00Z">
        <w:r>
          <w:delText xml:space="preserve">because the Gaussian density depends on</w:delText>
        </w:r>
      </w:del>
      <w:del w:id="349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del w:id="350" w:author="PR Preview" w:date="2026-01-01T00:00:00Z">
        <w:r>
          <w:delText xml:space="preserve"> </w:delText>
        </w:r>
      </w:del>
      <w:del w:id="351" w:author="PR Preview" w:date="2026-01-01T00:00:00Z">
        <w:r>
          <w:delText xml:space="preserve">only through its square.</w:delText>
        </w:r>
      </w:del>
    </w:p>
    <w:p>
      <w:pPr>
        <w:pStyle w:val="BodyText"/>
      </w:pPr>
      <w:ins w:id="352" w:author="PR Preview" w:date="2026-01-01T00:00:00Z">
        <w:r>
          <w:rPr>
            <w:b/>
            <w:bCs/>
          </w:rPr>
          <w:t xml:space="preserve">Example 5 (A Gaussian random-walk proposal)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For a scalar parameter</w:t>
        </w:r>
      </w:ins>
      <w:ins w:id="355" w:author="PR Preview" w:date="2026-01-01T00:00:00Z">
        <w:r>
          <w:t xml:space="preserve"> </w:t>
        </w:r>
      </w:ins>
      <m:oMath>
        <m:r>
          <m:t>π</m:t>
        </m:r>
      </m:oMath>
      <w:ins w:id="356" w:author="PR Preview" w:date="2026-01-01T00:00:00Z">
        <w:r>
          <w:t xml:space="preserve">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the proposal</w:t>
        </w:r>
      </w:ins>
      <w:ins w:id="359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draws a candidate within about</w:t>
        </w:r>
      </w:ins>
      <w:ins w:id="362" w:author="PR Preview" w:date="2026-01-01T00:00:00Z">
        <w:r>
          <w:t xml:space="preserve"> </w:t>
        </w:r>
      </w:ins>
      <m:oMath>
        <m:r>
          <m:rPr>
            <m:sty m:val="p"/>
          </m:rPr>
          <m:t>±</m:t>
        </m:r>
        <m:r>
          <m:t>0.1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of the current value</w:t>
        </w:r>
      </w:ins>
      <w:ins w:id="365" w:author="PR Preview" w:date="2026-01-01T00:00:00Z">
        <w:r>
          <w:t xml:space="preserve"> </w:t>
        </w:r>
      </w:ins>
      <m:oMath>
        <m:r>
          <m:t>π</m:t>
        </m:r>
      </m:oMath>
      <w:ins w:id="366" w:author="PR Preview" w:date="2026-01-01T00:00:00Z">
        <w:r>
          <w:t xml:space="preserve">.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It is</w:t>
        </w:r>
      </w:ins>
      <w:ins w:id="369" w:author="PR Preview" w:date="2026-01-01T00:00:00Z">
        <w:r>
          <w:t xml:space="preserve"> </w:t>
        </w:r>
      </w:ins>
      <w:hyperlink w:anchor="def-symmetric-proposal">
        <w:ins w:id="370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371" w:author="PR Preview" w:date="2026-01-01T00:00:00Z">
        <w:r>
          <w:t xml:space="preserve">:</w:t>
        </w:r>
      </w:ins>
      <w:ins w:id="372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ins w:id="373" w:author="PR Preview" w:date="2026-01-01T00:00:00Z">
        <w:r>
          <w:t xml:space="preserve">,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because the Gaussian density depends on</w:t>
        </w:r>
      </w:ins>
      <w:ins w:id="376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ins w:id="377" w:author="PR Preview" w:date="2026-01-01T00:00:00Z">
        <w:r>
          <w:t xml:space="preserve"> </w:t>
        </w:r>
      </w:ins>
      <w:ins w:id="378" w:author="PR Preview" w:date="2026-01-01T00:00:00Z">
        <w:r>
          <w:t xml:space="preserve">only through its square.</w:t>
        </w:r>
      </w:ins>
    </w:p>
    <w:bookmarkEnd w:id="33"/>
    <w:bookmarkStart w:id="34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bookmarkStart w:id="35" w:name="exm-acceptance-ratio"/>
    <w:p>
      <w:pPr>
        <w:pStyle w:val="FirstParagraph"/>
      </w:pPr>
      <w:del w:id="379" w:author="PR Preview" w:date="2026-01-01T00:00:00Z">
        <w:r>
          <w:rPr>
            <w:b/>
            <w:bCs/>
          </w:rPr>
          <w:delText xml:space="preserve">Example 5 (Acceptance ratio for a Bernoulli posterior)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With</w:delText>
        </w:r>
      </w:del>
      <w:del w:id="38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55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successes in</w:delText>
        </w:r>
      </w:del>
      <w:del w:id="38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91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trials, a uniform prior,</w:delText>
        </w:r>
      </w:del>
      <w:del w:id="388" w:author="PR Preview" w:date="2026-01-01T00:00:00Z">
        <w:r>
          <w:delText xml:space="preserve"> </w:delText>
        </w:r>
      </w:del>
      <w:del w:id="389" w:author="PR Preview" w:date="2026-01-01T00:00:00Z">
        <w:r>
          <w:delText xml:space="preserve">and the</w:delText>
        </w:r>
      </w:del>
      <w:del w:id="390" w:author="PR Preview" w:date="2026-01-01T00:00:00Z">
        <w:r>
          <w:delText xml:space="preserve"> </w:delText>
        </w:r>
      </w:del>
      <w:hyperlink w:anchor="def-symmetric-proposal">
        <w:del w:id="391" w:author="PR Preview" w:date="2026-01-01T00:00:00Z">
          <w:r>
            <w:rPr>
              <w:rStyle w:val="Hyperlink"/>
            </w:rPr>
            <w:delText xml:space="preserve">symmetric</w:delText>
          </w:r>
        </w:del>
      </w:hyperlink>
      <w:del w:id="392" w:author="PR Preview" w:date="2026-01-01T00:00:00Z">
        <w:r>
          <w:delText xml:space="preserve"> </w:delText>
        </w:r>
      </w:del>
      <w:del w:id="393" w:author="PR Preview" w:date="2026-01-01T00:00:00Z">
        <w:r>
          <w:delText xml:space="preserve">proposal of</w:delText>
        </w:r>
      </w:del>
      <w:del w:id="394" w:author="PR Preview" w:date="2026-01-01T00:00:00Z">
        <w:r>
          <w:delText xml:space="preserve"> </w:delText>
        </w:r>
      </w:del>
      <w:hyperlink w:anchor="exm-proposal-distribution">
        <w:del w:id="395" w:author="PR Preview" w:date="2026-01-01T00:00:00Z">
          <w:r>
            <w:rPr>
              <w:rStyle w:val="Hyperlink"/>
            </w:rPr>
            <w:delText xml:space="preserve">Example 4</w:delText>
          </w:r>
        </w:del>
      </w:hyperlink>
      <w:del w:id="396" w:author="PR Preview" w:date="2026-01-01T00:00:00Z">
        <w:r>
          <w:delText xml:space="preserve">,</w:delText>
        </w:r>
      </w:del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the</w:delText>
        </w:r>
      </w:del>
      <w:del w:id="399" w:author="PR Preview" w:date="2026-01-01T00:00:00Z">
        <w:r>
          <w:delText xml:space="preserve"> </w:delText>
        </w:r>
      </w:del>
      <m:oMath>
        <m:r>
          <m:t>q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terms cancel and the prior is constant,</w:delText>
        </w:r>
      </w:del>
      <w:del w:id="402" w:author="PR Preview" w:date="2026-01-01T00:00:00Z">
        <w:r>
          <w:delText xml:space="preserve"> </w:delText>
        </w:r>
      </w:del>
      <w:del w:id="403" w:author="PR Preview" w:date="2026-01-01T00:00:00Z">
        <w:r>
          <w:delText xml:space="preserve">so moving from</w:delText>
        </w:r>
      </w:del>
      <w:del w:id="404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del w:id="405" w:author="PR Preview" w:date="2026-01-01T00:00:00Z">
        <w:r>
          <w:delText xml:space="preserve"> </w:delText>
        </w:r>
      </w:del>
      <w:del w:id="406" w:author="PR Preview" w:date="2026-01-01T00:00:00Z">
        <w:r>
          <w:delText xml:space="preserve">to</w:delText>
        </w:r>
      </w:del>
      <w:del w:id="407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del w:id="408" w:author="PR Preview" w:date="2026-01-01T00:00:00Z">
        <w:r>
          <w:delText xml:space="preserve"> </w:delText>
        </w:r>
      </w:del>
      <w:del w:id="409" w:author="PR Preview" w:date="2026-01-01T00:00:00Z">
        <w:r>
          <w:delText xml:space="preserve">gives</w:delText>
        </w:r>
      </w:del>
    </w:p>
    <w:p>
      <w:pPr>
        <w:pStyle w:val="FirstParagraph"/>
      </w:pPr>
      <w:ins w:id="410" w:author="PR Preview" w:date="2026-01-01T00:00:00Z">
        <w:r>
          <w:rPr>
            <w:b/>
            <w:bCs/>
          </w:rPr>
          <w:t xml:space="preserve">Example 6 (Acceptance ratio for a Bernoulli posterior)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With</w:t>
        </w:r>
      </w:ins>
      <w:ins w:id="413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55</m:t>
        </m:r>
      </m:oMath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successes in</w:t>
        </w:r>
      </w:ins>
      <w:ins w:id="4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91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trials, a uniform prior,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and the</w:t>
        </w:r>
      </w:ins>
      <w:ins w:id="421" w:author="PR Preview" w:date="2026-01-01T00:00:00Z">
        <w:r>
          <w:t xml:space="preserve"> </w:t>
        </w:r>
      </w:ins>
      <w:hyperlink w:anchor="def-symmetric-proposal">
        <w:ins w:id="422" w:author="PR Preview" w:date="2026-01-01T00:00:00Z">
          <w:r>
            <w:rPr>
              <w:rStyle w:val="Hyperlink"/>
            </w:rPr>
            <w:t xml:space="preserve">symmetric</w:t>
          </w:r>
        </w:ins>
      </w:hyperlink>
      <w:ins w:id="423" w:author="PR Preview" w:date="2026-01-01T00:00:00Z">
        <w:r>
          <w:t xml:space="preserve"> </w:t>
        </w:r>
      </w:ins>
      <w:ins w:id="424" w:author="PR Preview" w:date="2026-01-01T00:00:00Z">
        <w:r>
          <w:t xml:space="preserve">proposal of</w:t>
        </w:r>
      </w:ins>
      <w:ins w:id="425" w:author="PR Preview" w:date="2026-01-01T00:00:00Z">
        <w:r>
          <w:t xml:space="preserve"> </w:t>
        </w:r>
      </w:ins>
      <w:hyperlink w:anchor="exm-proposal-distribution">
        <w:ins w:id="426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27" w:author="PR Preview" w:date="2026-01-01T00:00:00Z">
        <w:r>
          <w:t xml:space="preserve">,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the</w:t>
        </w:r>
      </w:ins>
      <w:ins w:id="430" w:author="PR Preview" w:date="2026-01-01T00:00:00Z">
        <w:r>
          <w:t xml:space="preserve"> </w:t>
        </w:r>
      </w:ins>
      <m:oMath>
        <m:r>
          <m:t>q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terms cancel and the prior is constant,</w:t>
        </w:r>
      </w:ins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so moving from</w:t>
        </w:r>
      </w:ins>
      <w:ins w:id="435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ins w:id="436" w:author="PR Preview" w:date="2026-01-01T00:00:00Z">
        <w:r>
          <w:t xml:space="preserve"> </w:t>
        </w:r>
      </w:ins>
      <w:ins w:id="437" w:author="PR Preview" w:date="2026-01-01T00:00:00Z">
        <w:r>
          <w:t xml:space="preserve">to</w:t>
        </w:r>
      </w:ins>
      <w:ins w:id="438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ins w:id="439" w:author="PR Preview" w:date="2026-01-01T00:00:00Z">
        <w:r>
          <w:t xml:space="preserve"> </w:t>
        </w:r>
      </w:ins>
      <w:ins w:id="440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35"/>
    <w:bookmarkStart w:id="36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36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8" w:name="exm-mh-bernoulli"/>
    <w:p>
      <w:pPr>
        <w:pStyle w:val="BodyText"/>
      </w:pPr>
      <w:del w:id="441" w:author="PR Preview" w:date="2026-01-01T00:00:00Z">
        <w:r>
          <w:rPr>
            <w:b/>
            <w:bCs/>
          </w:rPr>
          <w:delText xml:space="preserve">Example 6 (Metropolis–Hastings for a Bernoulli model)</w:delText>
        </w:r>
      </w:del>
      <w:del w:id="442" w:author="PR Preview" w:date="2026-01-01T00:00:00Z">
        <w:r>
          <w:delText xml:space="preserve"> </w:delText>
        </w:r>
      </w:del>
      <w:del w:id="443" w:author="PR Preview" w:date="2026-01-01T00:00:00Z">
        <w:r>
          <w:delText xml:space="preserve">We sample the posterior of</w:delText>
        </w:r>
      </w:del>
      <w:del w:id="444" w:author="PR Preview" w:date="2026-01-01T00:00:00Z">
        <w:r>
          <w:delText xml:space="preserve"> </w:delText>
        </w:r>
      </w:del>
      <w:hyperlink r:id="rId11">
        <w:del w:id="445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446" w:author="PR Preview" w:date="2026-01-01T00:00:00Z">
        <w:r>
          <w:delText xml:space="preserve"> </w:delText>
        </w:r>
      </w:del>
      <w:del w:id="447" w:author="PR Preview" w:date="2026-01-01T00:00:00Z">
        <w:r>
          <w:delText xml:space="preserve">(</w:delText>
        </w:r>
      </w:del>
      <m:oMath>
        <m:r>
          <m:t>r</m:t>
        </m:r>
        <m:r>
          <m:rPr>
            <m:sty m:val="p"/>
          </m:rPr>
          <m:t>=</m:t>
        </m:r>
        <m:r>
          <m:t>55</m:t>
        </m:r>
      </m:oMath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successes in</w:delText>
        </w:r>
      </w:del>
      <w:del w:id="450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91</m:t>
        </m:r>
      </m:oMath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trials, uniform prior)</w:delText>
        </w:r>
      </w:del>
      <w:del w:id="453" w:author="PR Preview" w:date="2026-01-01T00:00:00Z">
        <w:r>
          <w:delText xml:space="preserve"> </w:delText>
        </w:r>
      </w:del>
      <w:del w:id="454" w:author="PR Preview" w:date="2026-01-01T00:00:00Z">
        <w:r>
          <w:delText xml:space="preserve">with a Gaussian random-walk proposal</w:delText>
        </w:r>
      </w:del>
      <w:del w:id="455" w:author="PR Preview" w:date="2026-01-01T00:00:00Z">
        <w:r>
          <w:delText xml:space="preserve"> </w:delText>
        </w:r>
      </w:del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del w:id="456" w:author="PR Preview" w:date="2026-01-01T00:00:00Z">
        <w:r>
          <w:delText xml:space="preserve">,</w:delText>
        </w:r>
      </w:del>
      <w:del w:id="457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458" w:author="PR Preview" w:date="2026-01-01T00:00:00Z">
        <w:r>
          <w:delText xml:space="preserve">.</w:delText>
        </w:r>
      </w:del>
      <w:del w:id="459" w:author="PR Preview" w:date="2026-01-01T00:00:00Z">
        <w:r>
          <w:delText xml:space="preserve"> </w:delText>
        </w:r>
      </w:del>
      <w:del w:id="460" w:author="PR Preview" w:date="2026-01-01T00:00:00Z">
        <w:r>
          <w:delText xml:space="preserve">The proposal is symmetric,</w:delText>
        </w:r>
      </w:del>
      <w:del w:id="461" w:author="PR Preview" w:date="2026-01-01T00:00:00Z">
        <w:r>
          <w:delText xml:space="preserve"> </w:delText>
        </w:r>
      </w:del>
      <w:del w:id="462" w:author="PR Preview" w:date="2026-01-01T00:00:00Z">
        <w:r>
          <w:delText xml:space="preserve">and the uniform prior density is 1 on</w:delText>
        </w:r>
      </w:del>
      <w:del w:id="4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64" w:author="PR Preview" w:date="2026-01-01T00:00:00Z">
        <w:r>
          <w:delText xml:space="preserve">,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so the log of the acceptance ratio is the difference of log-likelihoods,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 a proposal outside</w:delText>
        </w:r>
      </w:del>
      <w:del w:id="46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is always rejected.</w:delText>
        </w:r>
      </w:del>
    </w:p>
    <w:p>
      <w:pPr>
        <w:pStyle w:val="BodyText"/>
      </w:pPr>
      <w:ins w:id="472" w:author="PR Preview" w:date="2026-01-01T00:00:00Z">
        <w:r>
          <w:rPr>
            <w:b/>
            <w:bCs/>
          </w:rPr>
          <w:t xml:space="preserve">Example 7 (Metropolis–Hastings for a Bernoulli model)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We sample the posterior of</w:t>
        </w:r>
      </w:ins>
      <w:ins w:id="475" w:author="PR Preview" w:date="2026-01-01T00:00:00Z">
        <w:r>
          <w:t xml:space="preserve"> </w:t>
        </w:r>
      </w:ins>
      <w:hyperlink r:id="rId11">
        <w:ins w:id="476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(</w:t>
        </w:r>
      </w:ins>
      <m:oMath>
        <m:r>
          <m:t>r</m:t>
        </m:r>
        <m:r>
          <m:rPr>
            <m:sty m:val="p"/>
          </m:rPr>
          <m:t>=</m:t>
        </m:r>
        <m:r>
          <m:t>55</m:t>
        </m:r>
      </m:oMath>
      <w:ins w:id="479" w:author="PR Preview" w:date="2026-01-01T00:00:00Z">
        <w:r>
          <w:t xml:space="preserve"> </w:t>
        </w:r>
      </w:ins>
      <w:ins w:id="480" w:author="PR Preview" w:date="2026-01-01T00:00:00Z">
        <w:r>
          <w:t xml:space="preserve">successes in</w:t>
        </w:r>
      </w:ins>
      <w:ins w:id="48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91</m:t>
        </m:r>
      </m:oMath>
      <w:ins w:id="482" w:author="PR Preview" w:date="2026-01-01T00:00:00Z">
        <w:r>
          <w:t xml:space="preserve"> </w:t>
        </w:r>
      </w:ins>
      <w:ins w:id="483" w:author="PR Preview" w:date="2026-01-01T00:00:00Z">
        <w:r>
          <w:t xml:space="preserve">trials, uniform prior)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with a Gaussian random-walk proposal</w:t>
        </w:r>
      </w:ins>
      <w:ins w:id="486" w:author="PR Preview" w:date="2026-01-01T00:00:00Z">
        <w:r>
          <w:t xml:space="preserve"> </w:t>
        </w:r>
      </w:ins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ins w:id="487" w:author="PR Preview" w:date="2026-01-01T00:00:00Z">
        <w:r>
          <w:t xml:space="preserve">,</w:t>
        </w:r>
      </w:ins>
      <w:ins w:id="48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489" w:author="PR Preview" w:date="2026-01-01T00:00:00Z">
        <w:r>
          <w:t xml:space="preserve">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The proposal is symmetric,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and the uniform prior density is 1 on</w:t>
        </w:r>
      </w:ins>
      <w:ins w:id="494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95" w:author="PR Preview" w:date="2026-01-01T00:00:00Z">
        <w:r>
          <w:t xml:space="preserve">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the log of the acceptance ratio is the difference of log-likelihoods,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and a proposal outside</w:t>
        </w:r>
      </w:ins>
      <w:ins w:id="5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is always rejected.</w:t>
        </w:r>
      </w:ins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8"/>
    <w:bookmarkEnd w:id="39"/>
    <w:bookmarkStart w:id="47" w:name="sec-burnin"/>
    <w:p>
      <w:pPr>
        <w:pStyle w:val="Heading3"/>
      </w:pPr>
      <w:r>
        <w:t xml:space="preserve">2.2 Trace plots and burn-in</w:t>
      </w:r>
    </w:p>
    <w:bookmarkStart w:id="40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0"/>
    <w:bookmarkStart w:id="41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1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46" w:name="exm-burnin"/>
    <w:p>
      <w:pPr>
        <w:pStyle w:val="BodyText"/>
      </w:pPr>
      <w:del w:id="503" w:author="PR Preview" w:date="2026-01-01T00:00:00Z">
        <w:r>
          <w:rPr>
            <w:b/>
            <w:bCs/>
          </w:rPr>
          <w:delText xml:space="preserve">Example 7 (Burn-in for the Bernoulli sampler)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Continuing</w:delText>
        </w:r>
      </w:del>
      <w:del w:id="506" w:author="PR Preview" w:date="2026-01-01T00:00:00Z">
        <w:r>
          <w:delText xml:space="preserve"> </w:delText>
        </w:r>
      </w:del>
      <w:hyperlink w:anchor="exm-mh-bernoulli">
        <w:del w:id="507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508" w:author="PR Preview" w:date="2026-01-01T00:00:00Z">
        <w:r>
          <w:delText xml:space="preserve">,</w:delText>
        </w:r>
      </w:del>
      <w:del w:id="509" w:author="PR Preview" w:date="2026-01-01T00:00:00Z">
        <w:r>
          <w:delText xml:space="preserve"> </w:delText>
        </w:r>
      </w:del>
      <w:del w:id="510" w:author="PR Preview" w:date="2026-01-01T00:00:00Z">
        <w:r>
          <w:delText xml:space="preserve">we start two more chains at the extreme values</w:delText>
        </w:r>
      </w:del>
      <w:del w:id="511" w:author="PR Preview" w:date="2026-01-01T00:00:00Z">
        <w:r>
          <w:delText xml:space="preserve"> </w:delText>
        </w:r>
      </w:del>
      <m:oMath>
        <m:r>
          <m:t>0.05</m:t>
        </m:r>
      </m:oMath>
      <w:del w:id="512" w:author="PR Preview" w:date="2026-01-01T00:00:00Z">
        <w:r>
          <w:delText xml:space="preserve"> </w:delText>
        </w:r>
      </w:del>
      <w:del w:id="513" w:author="PR Preview" w:date="2026-01-01T00:00:00Z">
        <w:r>
          <w:delText xml:space="preserve">and</w:delText>
        </w:r>
      </w:del>
      <w:del w:id="514" w:author="PR Preview" w:date="2026-01-01T00:00:00Z">
        <w:r>
          <w:delText xml:space="preserve"> </w:delText>
        </w:r>
      </w:del>
      <m:oMath>
        <m:r>
          <m:t>0.95</m:t>
        </m:r>
      </m:oMath>
      <w:del w:id="515" w:author="PR Preview" w:date="2026-01-01T00:00:00Z">
        <w:r>
          <w:delText xml:space="preserve">.</w:delText>
        </w:r>
      </w:del>
      <w:del w:id="516" w:author="PR Preview" w:date="2026-01-01T00:00:00Z">
        <w:r>
          <w:delText xml:space="preserve"> </w:delText>
        </w:r>
      </w:del>
      <w:hyperlink w:anchor="fig-mh-burnin">
        <w:del w:id="517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518" w:author="PR Preview" w:date="2026-01-01T00:00:00Z">
        <w:r>
          <w:delText xml:space="preserve"> </w:delText>
        </w:r>
      </w:del>
      <w:del w:id="519" w:author="PR Preview" w:date="2026-01-01T00:00:00Z">
        <w:r>
          <w:delText xml:space="preserve">shows their first 200 iterations.</w:delText>
        </w:r>
      </w:del>
    </w:p>
    <w:p>
      <w:pPr>
        <w:pStyle w:val="BodyText"/>
      </w:pPr>
      <w:ins w:id="520" w:author="PR Preview" w:date="2026-01-01T00:00:00Z">
        <w:r>
          <w:rPr>
            <w:b/>
            <w:bCs/>
          </w:rPr>
          <w:t xml:space="preserve">Example 8 (Burn-in for the Bernoulli sampler)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Continuing</w:t>
        </w:r>
      </w:ins>
      <w:ins w:id="523" w:author="PR Preview" w:date="2026-01-01T00:00:00Z">
        <w:r>
          <w:t xml:space="preserve"> </w:t>
        </w:r>
      </w:ins>
      <w:hyperlink w:anchor="exm-mh-bernoulli">
        <w:ins w:id="524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525" w:author="PR Preview" w:date="2026-01-01T00:00:00Z">
        <w:r>
          <w:t xml:space="preserve">,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we start two more chains at the extreme values</w:t>
        </w:r>
      </w:ins>
      <w:ins w:id="528" w:author="PR Preview" w:date="2026-01-01T00:00:00Z">
        <w:r>
          <w:t xml:space="preserve"> </w:t>
        </w:r>
      </w:ins>
      <m:oMath>
        <m:r>
          <m:t>0.05</m:t>
        </m:r>
      </m:oMath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and</w:t>
        </w:r>
      </w:ins>
      <w:ins w:id="531" w:author="PR Preview" w:date="2026-01-01T00:00:00Z">
        <w:r>
          <w:t xml:space="preserve"> </w:t>
        </w:r>
      </w:ins>
      <m:oMath>
        <m:r>
          <m:t>0.95</m:t>
        </m:r>
      </m:oMath>
      <w:ins w:id="532" w:author="PR Preview" w:date="2026-01-01T00:00:00Z">
        <w:r>
          <w:t xml:space="preserve">.</w:t>
        </w:r>
      </w:ins>
      <w:ins w:id="533" w:author="PR Preview" w:date="2026-01-01T00:00:00Z">
        <w:r>
          <w:t xml:space="preserve"> </w:t>
        </w:r>
      </w:ins>
      <w:hyperlink w:anchor="fig-mh-burnin">
        <w:ins w:id="534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shows their first 200 iterations.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46"/>
    <w:bookmarkEnd w:id="47"/>
    <w:bookmarkStart w:id="51" w:name="the-gibbs-sampler"/>
    <w:p>
      <w:pPr>
        <w:pStyle w:val="Heading3"/>
      </w:pPr>
      <w:r>
        <w:t xml:space="preserve">2.3 The Gibbs sampler</w:t>
      </w:r>
    </w:p>
    <w:bookmarkStart w:id="48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8"/>
    <w:bookmarkStart w:id="49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9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0" w:name="exm-gibbs-bivariate-normal"/>
    <w:p>
      <w:pPr>
        <w:pStyle w:val="BodyText"/>
      </w:pPr>
      <w:del w:id="537" w:author="PR Preview" w:date="2026-01-01T00:00:00Z">
        <w:r>
          <w:rPr>
            <w:b/>
            <w:bCs/>
          </w:rPr>
          <w:delText xml:space="preserve">Example 8 (Gibbs sampling from a correlated Gaussian target)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Let the target be the bivariate Gaussian distribution of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541" w:author="PR Preview" w:date="2026-01-01T00:00:00Z">
        <w:r>
          <w:delText xml:space="preserve"> </w:delText>
        </w:r>
      </w:del>
      <w:del w:id="542" w:author="PR Preview" w:date="2026-01-01T00:00:00Z">
        <w:r>
          <w:delText xml:space="preserve">with means 0, variances 1 and correlation</w:delText>
        </w:r>
      </w:del>
      <w:del w:id="543" w:author="PR Preview" w:date="2026-01-01T00:00:00Z">
        <w:r>
          <w:delText xml:space="preserve"> </w:delText>
        </w:r>
      </w:del>
      <m:oMath>
        <m:r>
          <m:t>ρ</m:t>
        </m:r>
      </m:oMath>
      <w:del w:id="544" w:author="PR Preview" w:date="2026-01-01T00:00:00Z">
        <w:r>
          <w:delText xml:space="preserve">,</w:delText>
        </w:r>
      </w:del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whose density is proportional to</w:delText>
        </w:r>
      </w:del>
      <w:del w:id="547" w:author="PR Preview" w:date="2026-01-01T00:00:00Z">
        <w:r>
          <w:delText xml:space="preserve"> </w:delText>
        </w:r>
      </w:del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(Casella and Berger 2002, Definition 4.5.10)</w:delText>
        </w:r>
      </w:del>
      <w:del w:id="550" w:author="PR Preview" w:date="2026-01-01T00:00:00Z">
        <w:r>
          <w:delText xml:space="preserve">.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As a function of</w:delText>
        </w:r>
      </w:del>
      <w:del w:id="553" w:author="PR Preview" w:date="2026-01-01T00:00:00Z">
        <w:r>
          <w:delText xml:space="preserve"> </w:delText>
        </w:r>
      </w:del>
      <m:oMath>
        <m:sSub>
          <m:e>
            <m:r>
              <m:t>θ</m:t>
            </m:r>
          </m:e>
          <m:sub>
            <m:r>
              <m:t>1</m:t>
            </m:r>
          </m:sub>
        </m:sSub>
      </m:oMath>
      <w:del w:id="554" w:author="PR Preview" w:date="2026-01-01T00:00:00Z">
        <w:r>
          <w:delText xml:space="preserve">,</w:delText>
        </w:r>
      </w:del>
    </w:p>
    <w:p>
      <w:pPr>
        <w:pStyle w:val="BodyText"/>
      </w:pPr>
      <w:ins w:id="555" w:author="PR Preview" w:date="2026-01-01T00:00:00Z">
        <w:r>
          <w:rPr>
            <w:b/>
            <w:bCs/>
          </w:rPr>
          <w:t xml:space="preserve">Example 9 (Gibbs sampling from a correlated Gaussian target)</w:t>
        </w:r>
      </w:ins>
      <w:ins w:id="556" w:author="PR Preview" w:date="2026-01-01T00:00:00Z">
        <w:r>
          <w:t xml:space="preserve"> </w:t>
        </w:r>
      </w:ins>
      <w:ins w:id="557" w:author="PR Preview" w:date="2026-01-01T00:00:00Z">
        <w:r>
          <w:t xml:space="preserve">Let the target be the bivariate Gaussian distribution of</w:t>
        </w:r>
      </w:ins>
      <w:ins w:id="55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559" w:author="PR Preview" w:date="2026-01-01T00:00:00Z">
        <w:r>
          <w:t xml:space="preserve"> </w:t>
        </w:r>
      </w:ins>
      <w:ins w:id="560" w:author="PR Preview" w:date="2026-01-01T00:00:00Z">
        <w:r>
          <w:t xml:space="preserve">with means 0, variances 1 and correlation</w:t>
        </w:r>
      </w:ins>
      <w:ins w:id="561" w:author="PR Preview" w:date="2026-01-01T00:00:00Z">
        <w:r>
          <w:t xml:space="preserve"> </w:t>
        </w:r>
      </w:ins>
      <m:oMath>
        <m:r>
          <m:t>ρ</m:t>
        </m:r>
      </m:oMath>
      <w:ins w:id="562" w:author="PR Preview" w:date="2026-01-01T00:00:00Z">
        <w:r>
          <w:t xml:space="preserve">,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whose density is proportional to</w:t>
        </w:r>
      </w:ins>
      <w:ins w:id="565" w:author="PR Preview" w:date="2026-01-01T00:00:00Z">
        <w:r>
          <w:t xml:space="preserve"> </w:t>
        </w:r>
      </w:ins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ins w:id="566" w:author="PR Preview" w:date="2026-01-01T00:00:00Z">
        <w:r>
          <w:t xml:space="preserve"> </w:t>
        </w:r>
      </w:ins>
      <w:ins w:id="567" w:author="PR Preview" w:date="2026-01-01T00:00:00Z">
        <w:r>
          <w:t xml:space="preserve">(Casella and Berger 2002, Definition 4.5.10)</w:t>
        </w:r>
      </w:ins>
      <w:ins w:id="568" w:author="PR Preview" w:date="2026-01-01T00:00:00Z">
        <w:r>
          <w:t xml:space="preserve">.</w:t>
        </w:r>
      </w:ins>
      <w:ins w:id="569" w:author="PR Preview" w:date="2026-01-01T00:00:00Z">
        <w:r>
          <w:t xml:space="preserve"> </w:t>
        </w:r>
      </w:ins>
      <w:ins w:id="570" w:author="PR Preview" w:date="2026-01-01T00:00:00Z">
        <w:r>
          <w:t xml:space="preserve">As a function of</w:t>
        </w:r>
      </w:ins>
      <w:ins w:id="571" w:author="PR Preview" w:date="2026-01-01T00:00:00Z">
        <w:r>
          <w:t xml:space="preserve"> </w:t>
        </w:r>
      </w:ins>
      <m:oMath>
        <m:sSub>
          <m:e>
            <m:r>
              <m:t>θ</m:t>
            </m:r>
          </m:e>
          <m:sub>
            <m:r>
              <m:t>1</m:t>
            </m:r>
          </m:sub>
        </m:sSub>
      </m:oMath>
      <w:ins w:id="572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0"/>
    <w:bookmarkEnd w:id="51"/>
    <w:bookmarkEnd w:id="52"/>
    <w:bookmarkStart w:id="60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53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54" w:name="exm-psrf"/>
    <w:p>
      <w:pPr>
        <w:pStyle w:val="BodyText"/>
      </w:pPr>
      <w:del w:id="573" w:author="PR Preview" w:date="2026-01-01T00:00:00Z">
        <w:r>
          <w:rPr>
            <w:b/>
            <w:bCs/>
          </w:rPr>
          <w:delText xml:space="preserve">Example 9 (Potential scale reduction factor for the Bernoulli sampler)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Continuing</w:delText>
        </w:r>
      </w:del>
      <w:del w:id="576" w:author="PR Preview" w:date="2026-01-01T00:00:00Z">
        <w:r>
          <w:delText xml:space="preserve"> </w:delText>
        </w:r>
      </w:del>
      <w:hyperlink w:anchor="exm-burnin">
        <w:del w:id="577" w:author="PR Preview" w:date="2026-01-01T00:00:00Z">
          <w:r>
            <w:rPr>
              <w:rStyle w:val="Hyperlink"/>
            </w:rPr>
            <w:delText xml:space="preserve">Example 7</w:delText>
          </w:r>
        </w:del>
      </w:hyperlink>
      <w:del w:id="578" w:author="PR Preview" w:date="2026-01-01T00:00:00Z">
        <w:r>
          <w:delText xml:space="preserve">,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we compute</w:delText>
        </w:r>
      </w:del>
      <w:del w:id="581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R</m:t>
            </m:r>
          </m:e>
        </m:acc>
      </m:oMath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for the two chains,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first over their first 50 iterations, which include the burn-in,</w:delText>
        </w:r>
      </w:del>
      <w:del w:id="586" w:author="PR Preview" w:date="2026-01-01T00:00:00Z">
        <w:r>
          <w:delText xml:space="preserve"> </w:delText>
        </w:r>
      </w:del>
      <w:del w:id="587" w:author="PR Preview" w:date="2026-01-01T00:00:00Z">
        <w:r>
          <w:delText xml:space="preserve">and then over iterations 501 to 5,000:</w:delText>
        </w:r>
      </w:del>
    </w:p>
    <w:p>
      <w:pPr>
        <w:pStyle w:val="BodyText"/>
      </w:pPr>
      <w:ins w:id="588" w:author="PR Preview" w:date="2026-01-01T00:00:00Z">
        <w:r>
          <w:rPr>
            <w:b/>
            <w:bCs/>
          </w:rPr>
          <w:t xml:space="preserve">Example 10 (Potential scale reduction factor for the Bernoulli sampler)</w:t>
        </w:r>
      </w:ins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Continuing</w:t>
        </w:r>
      </w:ins>
      <w:ins w:id="591" w:author="PR Preview" w:date="2026-01-01T00:00:00Z">
        <w:r>
          <w:t xml:space="preserve"> </w:t>
        </w:r>
      </w:ins>
      <w:hyperlink w:anchor="exm-burnin">
        <w:ins w:id="592" w:author="PR Preview" w:date="2026-01-01T00:00:00Z">
          <w:r>
            <w:rPr>
              <w:rStyle w:val="Hyperlink"/>
            </w:rPr>
            <w:t xml:space="preserve">Example 8</w:t>
          </w:r>
        </w:ins>
      </w:hyperlink>
      <w:ins w:id="593" w:author="PR Preview" w:date="2026-01-01T00:00:00Z">
        <w:r>
          <w:t xml:space="preserve">,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we compute</w:t>
        </w:r>
      </w:ins>
      <w:ins w:id="59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R</m:t>
            </m:r>
          </m:e>
        </m:acc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for the two chains,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first over their first 50 iterations, which include the burn-in,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and then over iterations 501 to 5,000:</w:t>
        </w:r>
      </w:ins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54"/>
    <w:bookmarkStart w:id="58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5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56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7" w:name="exm-mcmc-vs-mle"/>
    <w:p>
      <w:pPr>
        <w:pStyle w:val="BodyText"/>
      </w:pPr>
      <w:del w:id="603" w:author="PR Preview" w:date="2026-01-01T00:00:00Z">
        <w:r>
          <w:rPr>
            <w:b/>
            <w:bCs/>
          </w:rPr>
          <w:delText xml:space="preserve">Example 10 (Posterior mean and maximum likelihood estimate for a Bernoulli model)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With</w:delText>
        </w:r>
      </w:del>
      <w:del w:id="606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55</m:t>
        </m:r>
      </m:oMath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successes in</w:delText>
        </w:r>
      </w:del>
      <w:del w:id="60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91</m:t>
        </m:r>
      </m:oMath>
      <w:del w:id="610" w:author="PR Preview" w:date="2026-01-01T00:00:00Z">
        <w:r>
          <w:delText xml:space="preserve"> </w:delText>
        </w:r>
      </w:del>
      <w:del w:id="611" w:author="PR Preview" w:date="2026-01-01T00:00:00Z">
        <w:r>
          <w:delText xml:space="preserve">trials,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 maximum likelihood estimate is</w:delText>
        </w:r>
      </w:del>
      <w:del w:id="614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del w:id="615" w:author="PR Preview" w:date="2026-01-01T00:00:00Z">
        <w:r>
          <w:delText xml:space="preserve">,</w:delText>
        </w:r>
      </w:del>
      <w:del w:id="616" w:author="PR Preview" w:date="2026-01-01T00:00:00Z">
        <w:r>
          <w:delText xml:space="preserve"> </w:delText>
        </w:r>
      </w:del>
      <w:del w:id="617" w:author="PR Preview" w:date="2026-01-01T00:00:00Z">
        <w:r>
          <w:delText xml:space="preserve">with estimated standard error</w:delText>
        </w:r>
      </w:del>
      <w:del w:id="61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del w:id="619" w:author="PR Preview" w:date="2026-01-01T00:00:00Z">
        <w:r>
          <w:delText xml:space="preserve">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Under the uniform prior, the posterior is</w:delText>
        </w:r>
      </w:del>
      <w:del w:id="622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(</w:delText>
        </w:r>
      </w:del>
      <w:hyperlink r:id="rId11">
        <w:del w:id="625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626" w:author="PR Preview" w:date="2026-01-01T00:00:00Z">
        <w:r>
          <w:delText xml:space="preserve">),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whose mean is</w:delText>
        </w:r>
      </w:del>
      <w:del w:id="6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del w:id="630" w:author="PR Preview" w:date="2026-01-01T00:00:00Z">
        <w:r>
          <w:delText xml:space="preserve"> </w:delText>
        </w:r>
      </w:del>
      <w:del w:id="631" w:author="PR Preview" w:date="2026-01-01T00:00:00Z">
        <w:r>
          <w:delText xml:space="preserve">and whose standard deviation is</w:delText>
        </w:r>
      </w:del>
      <w:del w:id="632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del w:id="633" w:author="PR Preview" w:date="2026-01-01T00:00:00Z">
        <w:r>
          <w:delText xml:space="preserve"> </w:delText>
        </w:r>
      </w:del>
      <w:del w:id="634" w:author="PR Preview" w:date="2026-01-01T00:00:00Z">
        <w:r>
          <w:delText xml:space="preserve">with</w:delText>
        </w:r>
      </w:del>
      <w:del w:id="635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and</w:delText>
        </w:r>
      </w:del>
      <w:del w:id="63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(Casella and Berger 2002, sec. 3.3, p. 107)</w:delText>
        </w:r>
      </w:del>
      <w:del w:id="641" w:author="PR Preview" w:date="2026-01-01T00:00:00Z">
        <w:r>
          <w:delText xml:space="preserve">:</w:delText>
        </w:r>
      </w:del>
    </w:p>
    <w:p>
      <w:pPr>
        <w:pStyle w:val="BodyText"/>
      </w:pPr>
      <w:ins w:id="642" w:author="PR Preview" w:date="2026-01-01T00:00:00Z">
        <w:r>
          <w:rPr>
            <w:b/>
            <w:bCs/>
          </w:rPr>
          <w:t xml:space="preserve">Example 11 (Posterior mean and maximum likelihood estimate for a Bernoulli model)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With</w:t>
        </w:r>
      </w:ins>
      <w:ins w:id="64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55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successes in</w:t>
        </w:r>
      </w:ins>
      <w:ins w:id="64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91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trials,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the maximum likelihood estimate is</w:t>
        </w:r>
      </w:ins>
      <w:ins w:id="6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with estimated standard error</w:t>
        </w:r>
      </w:ins>
      <w:ins w:id="65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ins w:id="658" w:author="PR Preview" w:date="2026-01-01T00:00:00Z">
        <w:r>
          <w:t xml:space="preserve">.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Under the uniform prior, the posterior is</w:t>
        </w:r>
      </w:ins>
      <w:ins w:id="661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(</w:t>
        </w:r>
      </w:ins>
      <w:hyperlink r:id="rId11">
        <w:ins w:id="664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665" w:author="PR Preview" w:date="2026-01-01T00:00:00Z">
        <w:r>
          <w:t xml:space="preserve">),</w:t>
        </w:r>
      </w:ins>
      <w:ins w:id="666" w:author="PR Preview" w:date="2026-01-01T00:00:00Z">
        <w:r>
          <w:t xml:space="preserve"> </w:t>
        </w:r>
      </w:ins>
      <w:ins w:id="667" w:author="PR Preview" w:date="2026-01-01T00:00:00Z">
        <w:r>
          <w:t xml:space="preserve">whose mean is</w:t>
        </w:r>
      </w:ins>
      <w:ins w:id="66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and whose standard deviation is</w:t>
        </w:r>
      </w:ins>
      <w:ins w:id="671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with</w:t>
        </w:r>
      </w:ins>
      <w:ins w:id="674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675" w:author="PR Preview" w:date="2026-01-01T00:00:00Z">
        <w:r>
          <w:t xml:space="preserve"> </w:t>
        </w:r>
      </w:ins>
      <w:ins w:id="676" w:author="PR Preview" w:date="2026-01-01T00:00:00Z">
        <w:r>
          <w:t xml:space="preserve">and</w:t>
        </w:r>
      </w:ins>
      <w:ins w:id="6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ins w:id="678" w:author="PR Preview" w:date="2026-01-01T00:00:00Z">
        <w:r>
          <w:t xml:space="preserve"> </w:t>
        </w:r>
      </w:ins>
      <w:ins w:id="679" w:author="PR Preview" w:date="2026-01-01T00:00:00Z">
        <w:r>
          <w:t xml:space="preserve">(Casella and Berger 2002, sec. 3.3, p. 107)</w:t>
        </w:r>
      </w:ins>
      <w:ins w:id="680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del w:id="681" w:author="PR Preview" w:date="2026-01-01T00:00:00Z">
        <w:r>
          <w:delText xml:space="preserve">The two estimates differ only through the prior’s pseudo-counts,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and so do the two measures of spread;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both differences vanish as</w:delText>
        </w:r>
      </w:del>
      <w:del w:id="686" w:author="PR Preview" w:date="2026-01-01T00:00:00Z">
        <w:r>
          <w:delText xml:space="preserve"> </w:delText>
        </w:r>
      </w:del>
      <m:oMath>
        <m:r>
          <m:t>n</m:t>
        </m:r>
      </m:oMath>
      <w:del w:id="687" w:author="PR Preview" w:date="2026-01-01T00:00:00Z">
        <w:r>
          <w:delText xml:space="preserve"> </w:delText>
        </w:r>
      </w:del>
      <w:del w:id="688" w:author="PR Preview" w:date="2026-01-01T00:00:00Z">
        <w:r>
          <w:delText xml:space="preserve">grows.</w:delText>
        </w:r>
      </w:del>
      <w:del w:id="689" w:author="PR Preview" w:date="2026-01-01T00:00:00Z">
        <w:r>
          <w:delText xml:space="preserve"> </w:delText>
        </w:r>
      </w:del>
      <w:del w:id="690" w:author="PR Preview" w:date="2026-01-01T00:00:00Z">
        <w:r>
          <w:delText xml:space="preserve">The MCMC mean in</w:delText>
        </w:r>
      </w:del>
      <w:del w:id="691" w:author="PR Preview" w:date="2026-01-01T00:00:00Z">
        <w:r>
          <w:delText xml:space="preserve"> </w:delText>
        </w:r>
      </w:del>
      <w:hyperlink w:anchor="exm-mh-bernoulli">
        <w:del w:id="69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agrees with the exact posterior mean,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and so with the maximum likelihood estimate to about two decimal places.</w:delText>
        </w:r>
      </w:del>
    </w:p>
    <w:p>
      <w:pPr>
        <w:pStyle w:val="FirstParagraph"/>
      </w:pPr>
      <w:ins w:id="697" w:author="PR Preview" w:date="2026-01-01T00:00:00Z">
        <w:r>
          <w:t xml:space="preserve">The two estimates differ only through the prior’s pseudo-counts,</w:t>
        </w:r>
      </w:ins>
      <w:ins w:id="698" w:author="PR Preview" w:date="2026-01-01T00:00:00Z">
        <w:r>
          <w:t xml:space="preserve"> </w:t>
        </w:r>
      </w:ins>
      <w:ins w:id="699" w:author="PR Preview" w:date="2026-01-01T00:00:00Z">
        <w:r>
          <w:t xml:space="preserve">and so do the two measures of spread;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both differences vanish as</w:t>
        </w:r>
      </w:ins>
      <w:ins w:id="702" w:author="PR Preview" w:date="2026-01-01T00:00:00Z">
        <w:r>
          <w:t xml:space="preserve"> </w:t>
        </w:r>
      </w:ins>
      <m:oMath>
        <m:r>
          <m:t>n</m:t>
        </m:r>
      </m:oMath>
      <w:ins w:id="703" w:author="PR Preview" w:date="2026-01-01T00:00:00Z">
        <w:r>
          <w:t xml:space="preserve"> </w:t>
        </w:r>
      </w:ins>
      <w:ins w:id="704" w:author="PR Preview" w:date="2026-01-01T00:00:00Z">
        <w:r>
          <w:t xml:space="preserve">grows.</w:t>
        </w:r>
      </w:ins>
      <w:ins w:id="705" w:author="PR Preview" w:date="2026-01-01T00:00:00Z">
        <w:r>
          <w:t xml:space="preserve"> </w:t>
        </w:r>
      </w:ins>
      <w:ins w:id="706" w:author="PR Preview" w:date="2026-01-01T00:00:00Z">
        <w:r>
          <w:t xml:space="preserve">The MCMC mean in</w:t>
        </w:r>
      </w:ins>
      <w:ins w:id="707" w:author="PR Preview" w:date="2026-01-01T00:00:00Z">
        <w:r>
          <w:t xml:space="preserve"> </w:t>
        </w:r>
      </w:ins>
      <w:hyperlink w:anchor="exm-mh-bernoulli">
        <w:ins w:id="708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agrees with the exact posterior mean,</w:t>
        </w:r>
      </w:ins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and so with the maximum likelihood estimate to about two decimal places.</w:t>
        </w:r>
      </w:ins>
    </w:p>
    <w:bookmarkEnd w:id="57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8"/>
    <w:bookmarkStart w:id="59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del w:id="713" w:author="PR Preview" w:date="2026-01-01T00:00:00Z">
        <w:r>
          <w:delText xml:space="preserve">How a model is written affects how well its sampler mixes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(Dobson and Barnett 2018, chap. 13, p. 299)</w:delText>
        </w:r>
      </w:del>
      <w:del w:id="716" w:author="PR Preview" w:date="2026-01-01T00:00:00Z">
        <w:r>
          <w:delText xml:space="preserve">.</w:delText>
        </w:r>
      </w:del>
      <w:del w:id="717" w:author="PR Preview" w:date="2026-01-01T00:00:00Z">
        <w:r>
          <w:delText xml:space="preserve"> </w:delText>
        </w:r>
      </w:del>
      <w:del w:id="718" w:author="PR Preview" w:date="2026-01-01T00:00:00Z">
        <w:r>
          <w:delText xml:space="preserve">Two algebraically equivalent parameterizations of the same model</w:delText>
        </w:r>
      </w:del>
      <w:del w:id="719" w:author="PR Preview" w:date="2026-01-01T00:00:00Z">
        <w:r>
          <w:delText xml:space="preserve"> </w:delText>
        </w:r>
      </w:del>
      <w:del w:id="720" w:author="PR Preview" w:date="2026-01-01T00:00:00Z">
        <w:r>
          <w:delText xml:space="preserve">can produce chains with very different autocorrelation.</w:delText>
        </w:r>
      </w:del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Strong posterior correlation between parameters slows a sampler</w:delText>
        </w:r>
      </w:del>
      <w:del w:id="723" w:author="PR Preview" w:date="2026-01-01T00:00:00Z">
        <w:r>
          <w:delText xml:space="preserve"> </w:delText>
        </w:r>
      </w:del>
      <w:del w:id="724" w:author="PR Preview" w:date="2026-01-01T00:00:00Z">
        <w:r>
          <w:delText xml:space="preserve">that updates one component at a time,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because each update can move only a short way along a narrow, tilted ridge,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as</w:delText>
        </w:r>
      </w:del>
      <w:del w:id="729" w:author="PR Preview" w:date="2026-01-01T00:00:00Z">
        <w:r>
          <w:delText xml:space="preserve"> </w:delText>
        </w:r>
      </w:del>
      <w:hyperlink w:anchor="exm-gibbs-bivariate-normal">
        <w:del w:id="730" w:author="PR Preview" w:date="2026-01-01T00:00:00Z">
          <w:r>
            <w:rPr>
              <w:rStyle w:val="Hyperlink"/>
            </w:rPr>
            <w:delText xml:space="preserve">Example 8</w:delText>
          </w:r>
        </w:del>
      </w:hyperlink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shows with</w:delText>
        </w:r>
      </w:del>
      <w:del w:id="733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=</m:t>
        </m:r>
        <m:r>
          <m:t>0.99</m:t>
        </m:r>
      </m:oMath>
      <w:del w:id="734" w:author="PR Preview" w:date="2026-01-01T00:00:00Z">
        <w:r>
          <w:delText xml:space="preserve">.</w:delText>
        </w:r>
      </w:del>
    </w:p>
    <w:p>
      <w:pPr>
        <w:pStyle w:val="FirstParagraph"/>
      </w:pPr>
      <w:ins w:id="735" w:author="PR Preview" w:date="2026-01-01T00:00:00Z">
        <w:r>
          <w:t xml:space="preserve">How a model is written affects how well its sampler mixes</w:t>
        </w:r>
      </w:ins>
      <w:ins w:id="736" w:author="PR Preview" w:date="2026-01-01T00:00:00Z">
        <w:r>
          <w:t xml:space="preserve"> </w:t>
        </w:r>
      </w:ins>
      <w:ins w:id="737" w:author="PR Preview" w:date="2026-01-01T00:00:00Z">
        <w:r>
          <w:t xml:space="preserve">(Dobson and Barnett 2018, chap. 13, p. 299)</w:t>
        </w:r>
      </w:ins>
      <w:ins w:id="738" w:author="PR Preview" w:date="2026-01-01T00:00:00Z">
        <w:r>
          <w:t xml:space="preserve">.</w:t>
        </w:r>
      </w:ins>
      <w:ins w:id="739" w:author="PR Preview" w:date="2026-01-01T00:00:00Z">
        <w:r>
          <w:t xml:space="preserve"> </w:t>
        </w:r>
      </w:ins>
      <w:ins w:id="740" w:author="PR Preview" w:date="2026-01-01T00:00:00Z">
        <w:r>
          <w:t xml:space="preserve">Two algebraically equivalent parameterizations of the same model</w:t>
        </w:r>
      </w:ins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can produce chains with very different autocorrelation.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Strong posterior correlation between parameters slows a sampler</w:t>
        </w:r>
      </w:ins>
      <w:ins w:id="745" w:author="PR Preview" w:date="2026-01-01T00:00:00Z">
        <w:r>
          <w:t xml:space="preserve"> </w:t>
        </w:r>
      </w:ins>
      <w:ins w:id="746" w:author="PR Preview" w:date="2026-01-01T00:00:00Z">
        <w:r>
          <w:t xml:space="preserve">that updates one component at a time,</w:t>
        </w:r>
      </w:ins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because each update can move only a short way along a narrow, tilted ridge,</w:t>
        </w:r>
      </w:ins>
      <w:ins w:id="749" w:author="PR Preview" w:date="2026-01-01T00:00:00Z">
        <w:r>
          <w:t xml:space="preserve"> </w:t>
        </w:r>
      </w:ins>
      <w:ins w:id="750" w:author="PR Preview" w:date="2026-01-01T00:00:00Z">
        <w:r>
          <w:t xml:space="preserve">as</w:t>
        </w:r>
      </w:ins>
      <w:ins w:id="751" w:author="PR Preview" w:date="2026-01-01T00:00:00Z">
        <w:r>
          <w:t xml:space="preserve"> </w:t>
        </w:r>
      </w:ins>
      <w:hyperlink w:anchor="exm-gibbs-bivariate-normal">
        <w:ins w:id="752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shows with</w:t>
        </w:r>
      </w:ins>
      <w:ins w:id="755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0.99</m:t>
        </m:r>
      </m:oMath>
      <w:ins w:id="756" w:author="PR Preview" w:date="2026-01-01T00:00:00Z">
        <w:r>
          <w:t xml:space="preserve">.</w:t>
        </w:r>
      </w:ins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9"/>
    <w:bookmarkEnd w:id="60"/>
    <w:bookmarkStart w:id="6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1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62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3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63"/>
    <w:bookmarkStart w:id="64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65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66" w:name="exm-dic-bernoulli"/>
    <w:p>
      <w:pPr>
        <w:pStyle w:val="BodyText"/>
      </w:pPr>
      <w:del w:id="757" w:author="PR Preview" w:date="2026-01-01T00:00:00Z">
        <w:r>
          <w:rPr>
            <w:b/>
            <w:bCs/>
          </w:rPr>
          <w:delText xml:space="preserve">Example 11 (DIC for the Bernoulli model)</w:delText>
        </w:r>
      </w:del>
      <w:del w:id="758" w:author="PR Preview" w:date="2026-01-01T00:00:00Z">
        <w:r>
          <w:delText xml:space="preserve"> </w:delText>
        </w:r>
      </w:del>
      <w:del w:id="759" w:author="PR Preview" w:date="2026-01-01T00:00:00Z">
        <w:r>
          <w:delText xml:space="preserve">For</w:delText>
        </w:r>
      </w:del>
      <w:del w:id="760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=</m:t>
        </m:r>
        <m:r>
          <m:t>55</m:t>
        </m:r>
      </m:oMath>
      <w:del w:id="761" w:author="PR Preview" w:date="2026-01-01T00:00:00Z">
        <w:r>
          <w:delText xml:space="preserve"> </w:delText>
        </w:r>
      </w:del>
      <w:del w:id="762" w:author="PR Preview" w:date="2026-01-01T00:00:00Z">
        <w:r>
          <w:delText xml:space="preserve">successes in</w:delText>
        </w:r>
      </w:del>
      <w:del w:id="763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91</m:t>
        </m:r>
      </m:oMath>
      <w:del w:id="764" w:author="PR Preview" w:date="2026-01-01T00:00:00Z">
        <w:r>
          <w:delText xml:space="preserve"> </w:delText>
        </w:r>
      </w:del>
      <w:del w:id="765" w:author="PR Preview" w:date="2026-01-01T00:00:00Z">
        <w:r>
          <w:delText xml:space="preserve">trials,</w:delText>
        </w:r>
      </w:del>
      <w:del w:id="76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767" w:author="PR Preview" w:date="2026-01-01T00:00:00Z">
        <w:r>
          <w:delText xml:space="preserve">.</w:delText>
        </w:r>
      </w:del>
      <w:del w:id="768" w:author="PR Preview" w:date="2026-01-01T00:00:00Z">
        <w:r>
          <w:delText xml:space="preserve"> </w:delText>
        </w:r>
      </w:del>
      <w:del w:id="769" w:author="PR Preview" w:date="2026-01-01T00:00:00Z">
        <w:r>
          <w:delText xml:space="preserve">We estimate</w:delText>
        </w:r>
      </w:del>
      <w:del w:id="770" w:author="PR Preview" w:date="2026-01-01T00:00:00Z">
        <w:r>
          <w:delText xml:space="preserve"> </w:delText>
        </w:r>
      </w:del>
      <m:oMath>
        <m:bar>
          <m:barPr>
            <m:pos m:val="top"/>
          </m:barPr>
          <m:e>
            <m:r>
              <m:t>D</m:t>
            </m:r>
          </m:e>
        </m:bar>
      </m:oMath>
      <w:del w:id="771" w:author="PR Preview" w:date="2026-01-01T00:00:00Z">
        <w:r>
          <w:delText xml:space="preserve"> </w:delText>
        </w:r>
      </w:del>
      <w:del w:id="772" w:author="PR Preview" w:date="2026-01-01T00:00:00Z">
        <w:r>
          <w:delText xml:space="preserve">and</w:delText>
        </w:r>
      </w:del>
      <w:del w:id="773" w:author="PR Preview" w:date="2026-01-01T00:00:00Z">
        <w:r>
          <w:delText xml:space="preserve"> </w:delText>
        </w:r>
      </w:del>
      <m:oMath>
        <m:acc>
          <m:accPr>
            <m:chr m:val="‾"/>
          </m:accPr>
          <m:e>
            <m:r>
              <m:t>π</m:t>
            </m:r>
          </m:e>
        </m:acc>
      </m:oMath>
      <w:del w:id="774" w:author="PR Preview" w:date="2026-01-01T00:00:00Z">
        <w:r>
          <w:delText xml:space="preserve"> </w:delText>
        </w:r>
      </w:del>
      <w:del w:id="775" w:author="PR Preview" w:date="2026-01-01T00:00:00Z">
        <w:r>
          <w:delText xml:space="preserve">from 5,000 draws from the</w:delText>
        </w:r>
      </w:del>
      <w:del w:id="776" w:author="PR Preview" w:date="2026-01-01T00:00:00Z">
        <w:r>
          <w:delText xml:space="preserve"> </w:delText>
        </w:r>
      </w:del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del w:id="777" w:author="PR Preview" w:date="2026-01-01T00:00:00Z">
        <w:r>
          <w:delText xml:space="preserve"> </w:delText>
        </w:r>
      </w:del>
      <w:del w:id="778" w:author="PR Preview" w:date="2026-01-01T00:00:00Z">
        <w:r>
          <w:delText xml:space="preserve">posterior of</w:delText>
        </w:r>
      </w:del>
      <w:del w:id="779" w:author="PR Preview" w:date="2026-01-01T00:00:00Z">
        <w:r>
          <w:delText xml:space="preserve"> </w:delText>
        </w:r>
      </w:del>
      <w:hyperlink r:id="rId11">
        <w:del w:id="780" w:author="PR Preview" w:date="2026-01-01T00:00:00Z">
          <w:r>
            <w:rPr>
              <w:rStyle w:val="Hyperlink"/>
            </w:rPr>
            <w:delText xml:space="preserve">the Beta-Bernoulli example</w:delText>
          </w:r>
        </w:del>
      </w:hyperlink>
      <w:del w:id="781" w:author="PR Preview" w:date="2026-01-01T00:00:00Z">
        <w:r>
          <w:delText xml:space="preserve">:</w:delText>
        </w:r>
      </w:del>
    </w:p>
    <w:p>
      <w:pPr>
        <w:pStyle w:val="BodyText"/>
      </w:pPr>
      <w:ins w:id="782" w:author="PR Preview" w:date="2026-01-01T00:00:00Z">
        <w:r>
          <w:rPr>
            <w:b/>
            <w:bCs/>
          </w:rPr>
          <w:t xml:space="preserve">Example 12 (DIC for the Bernoulli model)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For</w:t>
        </w:r>
      </w:ins>
      <w:ins w:id="78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=</m:t>
        </m:r>
        <m:r>
          <m:t>55</m:t>
        </m:r>
      </m:oMath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successes in</w:t>
        </w:r>
      </w:ins>
      <w:ins w:id="78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91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trials,</w:t>
        </w:r>
      </w:ins>
      <w:ins w:id="791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792" w:author="PR Preview" w:date="2026-01-01T00:00:00Z">
        <w:r>
          <w:t xml:space="preserve">.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We estimate</w:t>
        </w:r>
      </w:ins>
      <w:ins w:id="795" w:author="PR Preview" w:date="2026-01-01T00:00:00Z">
        <w:r>
          <w:t xml:space="preserve"> </w:t>
        </w:r>
      </w:ins>
      <m:oMath>
        <m:bar>
          <m:barPr>
            <m:pos m:val="top"/>
          </m:barPr>
          <m:e>
            <m:r>
              <m:t>D</m:t>
            </m:r>
          </m:e>
        </m:ba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and</w:t>
        </w:r>
      </w:ins>
      <w:ins w:id="798" w:author="PR Preview" w:date="2026-01-01T00:00:00Z">
        <w:r>
          <w:t xml:space="preserve"> </w:t>
        </w:r>
      </w:ins>
      <m:oMath>
        <m:acc>
          <m:accPr>
            <m:chr m:val="‾"/>
          </m:accPr>
          <m:e>
            <m:r>
              <m:t>π</m:t>
            </m:r>
          </m:e>
        </m:acc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from 5,000 draws from the</w:t>
        </w:r>
      </w:ins>
      <w:ins w:id="801" w:author="PR Preview" w:date="2026-01-01T00:00:00Z">
        <w:r>
          <w:t xml:space="preserve"> </w:t>
        </w:r>
      </w:ins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posterior of</w:t>
        </w:r>
      </w:ins>
      <w:ins w:id="804" w:author="PR Preview" w:date="2026-01-01T00:00:00Z">
        <w:r>
          <w:t xml:space="preserve"> </w:t>
        </w:r>
      </w:ins>
      <w:hyperlink r:id="rId11">
        <w:ins w:id="805" w:author="PR Preview" w:date="2026-01-01T00:00:00Z">
          <w:r>
            <w:rPr>
              <w:rStyle w:val="Hyperlink"/>
            </w:rPr>
            <w:t xml:space="preserve">the Beta-Bernoulli example</w:t>
          </w:r>
        </w:ins>
      </w:hyperlink>
      <w:ins w:id="806" w:author="PR Preview" w:date="2026-01-01T00:00:00Z">
        <w:r>
          <w:t xml:space="preserve">:</w:t>
        </w:r>
      </w:ins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66"/>
    <w:bookmarkStart w:id="6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7"/>
    <w:bookmarkEnd w:id="68"/>
    <w:bookmarkStart w:id="78" w:name="references"/>
    <w:p>
      <w:pPr>
        <w:pStyle w:val="Heading2"/>
      </w:pPr>
      <w:r>
        <w:t xml:space="preserve">References</w:t>
      </w:r>
    </w:p>
    <w:bookmarkStart w:id="77" w:name="refs"/>
    <w:bookmarkStart w:id="7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0"/>
    <w:bookmarkStart w:id="72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1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72"/>
    <w:bookmarkStart w:id="74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73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74"/>
    <w:bookmarkStart w:id="76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75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7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56" Type="http://schemas.openxmlformats.org/officeDocument/2006/relationships/hyperlink" Target="estimation.qmd#def-SE" TargetMode="External"/><Relationship Id="rId75" Type="http://schemas.openxmlformats.org/officeDocument/2006/relationships/hyperlink" Target="https://doi.org/10.1007/978-1-4757-4145-2" TargetMode="External"/><Relationship Id="rId71" Type="http://schemas.openxmlformats.org/officeDocument/2006/relationships/hyperlink" Target="https://doi.org/10.1201/9781315182780" TargetMode="External"/><Relationship Id="rId73" Type="http://schemas.openxmlformats.org/officeDocument/2006/relationships/hyperlink" Target="https://doi.org/10.1201/b16018" TargetMode="External"/><Relationship Id="rId24" Type="http://schemas.openxmlformats.org/officeDocument/2006/relationships/hyperlink" Target="https://morrison-lab.github.io/pds/expectation.html#thm-linearity-expectation" TargetMode="External"/><Relationship Id="rId26" Type="http://schemas.openxmlformats.org/officeDocument/2006/relationships/hyperlink" Target="https://morrison-lab.github.io/pds/variance-covariance.html#cor-var-lincom2" TargetMode="External"/><Relationship Id="rId25" Type="http://schemas.openxmlformats.org/officeDocument/2006/relationships/hyperlink" Target="https://morrison-lab.github.io/pds/variance-covariance.html#thm-indpt-uncorrelated" TargetMode="External"/><Relationship Id="rId61" Type="http://schemas.openxmlformats.org/officeDocument/2006/relationships/hyperlink" Target="https://morrison-lab.github.io/rme/chapters/Linear-models-overview.html#def-aic" TargetMode="External"/><Relationship Id="rId6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5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7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56" Type="http://schemas.openxmlformats.org/officeDocument/2006/relationships/hyperlink" Target="estimation.qmd#def-SE" TargetMode="External"/><Relationship Id="rId75" Type="http://schemas.openxmlformats.org/officeDocument/2006/relationships/hyperlink" Target="https://doi.org/10.1007/978-1-4757-4145-2" TargetMode="External"/><Relationship Id="rId71" Type="http://schemas.openxmlformats.org/officeDocument/2006/relationships/hyperlink" Target="https://doi.org/10.1201/9781315182780" TargetMode="External"/><Relationship Id="rId73" Type="http://schemas.openxmlformats.org/officeDocument/2006/relationships/hyperlink" Target="https://doi.org/10.1201/b16018" TargetMode="External"/><Relationship Id="rId24" Type="http://schemas.openxmlformats.org/officeDocument/2006/relationships/hyperlink" Target="https://morrison-lab.github.io/pds/expectation.html#thm-linearity-expectation" TargetMode="External"/><Relationship Id="rId26" Type="http://schemas.openxmlformats.org/officeDocument/2006/relationships/hyperlink" Target="https://morrison-lab.github.io/pds/variance-covariance.html#cor-var-lincom2" TargetMode="External"/><Relationship Id="rId25" Type="http://schemas.openxmlformats.org/officeDocument/2006/relationships/hyperlink" Target="https://morrison-lab.github.io/pds/variance-covariance.html#thm-indpt-uncorrelated" TargetMode="External"/><Relationship Id="rId61" Type="http://schemas.openxmlformats.org/officeDocument/2006/relationships/hyperlink" Target="https://morrison-lab.github.io/rme/chapters/Linear-models-overview.html#def-aic" TargetMode="External"/><Relationship Id="rId6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5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2026-10-09T02:42:53Z</dcterms:created>
  <dcterms:modified xsi:type="dcterms:W3CDTF">2026-10-09T02:42:53Z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19:33:33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