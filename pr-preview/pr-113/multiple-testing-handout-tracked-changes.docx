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Multiple Testing</w:t>
        </w:r>
      </w:ins>
    </w:p>
    <w:p>
      <w:pPr>
        <w:pStyle w:val="Date"/>
      </w:pPr>
      <w:ins w:id="2" w:author="PR Preview" w:date="2026-01-01T00:00:00Z">
        <w:r>
          <w:t xml:space="preserve">Last modified: 2026-10-12 17:07:11 (PDT)</w:t>
        </w:r>
      </w:ins>
    </w:p>
    <w:p>
      <w:pPr>
        <w:pStyle w:val="FirstParagraph"/>
      </w:pPr>
      <w:ins w:id="3" w:author="PR Preview" w:date="2026-01-01T00:00:00Z">
        <w:r>
          <w:t xml:space="preserve">A</w:t>
        </w:r>
      </w:ins>
      <w:ins w:id="4" w:author="PR Preview" w:date="2026-01-01T00:00:00Z">
        <w:r>
          <w:t xml:space="preserve"> </w:t>
        </w:r>
      </w:ins>
      <w:hyperlink r:id="rId9">
        <w:ins w:id="5" w:author="PR Preview" w:date="2026-01-01T00:00:00Z">
          <w:r>
            <w:rPr>
              <w:rStyle w:val="Hyperlink"/>
            </w:rPr>
            <w:t xml:space="preserve">p-value</w:t>
          </w:r>
        </w:ins>
      </w:hyperlink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answers a question about one hypothesis.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Many studies ask the question many times: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 gene expression study tests every gene for a difference between two tumor types,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 a screening study tests every candidate drug.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Each test that uses the usual</w:t>
        </w:r>
      </w:ins>
      <w:ins w:id="16" w:author="PR Preview" w:date="2026-01-01T00:00:00Z">
        <w:r>
          <w:t xml:space="preserve"> </w:t>
        </w:r>
      </w:ins>
      <w:hyperlink r:id="rId10">
        <w:ins w:id="17" w:author="PR Preview" w:date="2026-01-01T00:00:00Z">
          <w:r>
            <w:rPr>
              <w:rStyle w:val="Hyperlink"/>
            </w:rPr>
            <w:t xml:space="preserve">significance level</w:t>
          </w:r>
        </w:ins>
      </w:hyperlink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has a small chance of flagging a null hypothesis that is true,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and those chances add up over thousands of tests.</w:t>
        </w:r>
      </w:ins>
    </w:p>
    <w:p>
      <w:pPr>
        <w:pStyle w:val="BodyText"/>
      </w:pPr>
      <w:ins w:id="22" w:author="PR Preview" w:date="2026-01-01T00:00:00Z">
        <w:r>
          <w:t xml:space="preserve">This page does three things:</w:t>
        </w:r>
      </w:ins>
    </w:p>
    <w:p>
      <w:pPr>
        <w:pStyle w:val="Compact"/>
        <w:numPr>
          <w:ilvl w:val="0"/>
          <w:numId w:val="1001"/>
        </w:numPr>
      </w:pPr>
      <w:ins w:id="23" w:author="PR Preview" w:date="2026-01-01T00:00:00Z">
        <w:r>
          <w:t xml:space="preserve">shows how fast false positives accumulate;</w:t>
        </w:r>
      </w:ins>
    </w:p>
    <w:p>
      <w:pPr>
        <w:pStyle w:val="Compact"/>
        <w:numPr>
          <w:ilvl w:val="0"/>
          <w:numId w:val="1001"/>
        </w:numPr>
      </w:pPr>
      <w:ins w:id="24" w:author="PR Preview" w:date="2026-01-01T00:00:00Z">
        <w:r>
          <w:t xml:space="preserve">defines two error rates for a whole family of tests,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the family-wise error rate and the false discovery rate;</w:t>
        </w:r>
      </w:ins>
    </w:p>
    <w:p>
      <w:pPr>
        <w:pStyle w:val="Compact"/>
        <w:numPr>
          <w:ilvl w:val="0"/>
          <w:numId w:val="1001"/>
        </w:numPr>
      </w:pPr>
      <w:ins w:id="27" w:author="PR Preview" w:date="2026-01-01T00:00:00Z">
        <w:r>
          <w:t xml:space="preserve">presents the standard procedures that control them: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the Bonferroni correction, Holm’s step-down procedure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(Holm 1979)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 the Benjamini–Hochberg procedure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(Benjamini and Hochberg 1995)</w:t>
        </w:r>
      </w:ins>
      <w:ins w:id="36" w:author="PR Preview" w:date="2026-01-01T00:00:00Z">
        <w:r>
          <w:t xml:space="preserve">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with the adjusted p-values that report their results.</w:t>
        </w:r>
      </w:ins>
    </w:p>
    <w:p>
      <w:pPr>
        <w:pStyle w:val="FirstParagraph"/>
      </w:pPr>
      <w:ins w:id="39" w:author="PR Preview" w:date="2026-01-01T00:00:00Z">
        <w:r>
          <w:t xml:space="preserve">The next page,</w:t>
        </w:r>
      </w:ins>
      <w:ins w:id="40" w:author="PR Preview" w:date="2026-01-01T00:00:00Z">
        <w:r>
          <w:t xml:space="preserve"> </w:t>
        </w:r>
      </w:ins>
      <w:hyperlink r:id="rId11">
        <w:ins w:id="41" w:author="PR Preview" w:date="2026-01-01T00:00:00Z">
          <w:r>
            <w:rPr>
              <w:rStyle w:val="Hyperlink"/>
            </w:rPr>
            <w:t xml:space="preserve">permutation tests</w:t>
          </w:r>
        </w:ins>
      </w:hyperlink>
      <w:ins w:id="42" w:author="PR Preview" w:date="2026-01-01T00:00:00Z">
        <w:r>
          <w:t xml:space="preserve">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shows how to compute a p-value without a distributional model.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These notes follow chapter 13 of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James et al. (2021)</w:t>
        </w:r>
      </w:ins>
      <w:ins w:id="49" w:author="PR Preview" w:date="2026-01-01T00:00:00Z">
        <w:r>
          <w:t xml:space="preserve">.</w:t>
        </w:r>
      </w:ins>
    </w:p>
    <w:bookmarkStart w:id="14" w:name="sec-khan-data"/>
    <w:p>
      <w:pPr>
        <w:pStyle w:val="Heading2"/>
      </w:pPr>
      <w:ins w:id="50" w:author="PR Preview" w:date="2026-01-01T00:00:00Z">
        <w:r>
          <w:t xml:space="preserve">1 The Khan gene expression data</w:t>
        </w:r>
      </w:ins>
    </w:p>
    <w:p>
      <w:pPr>
        <w:pStyle w:val="FirstParagraph"/>
      </w:pPr>
      <w:ins w:id="51" w:author="PR Preview" w:date="2026-01-01T00:00:00Z">
        <w:r>
          <w:t xml:space="preserve">The examples on this page use gene expression data from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Khan et al. (2001)</w:t>
        </w:r>
      </w:ins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who measured 2308 genes in tissue samples from children with small round blue cell tumors.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The samples fall into four tumor classes, numbered 1 to 4 in the data.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This site keeps a copy of the 63 training samples at</w:t>
        </w:r>
      </w:ins>
      <w:ins w:id="61" w:author="PR Preview" w:date="2026-01-01T00:00:00Z">
        <w:r>
          <w:t xml:space="preserve"> </w:t>
        </w:r>
      </w:ins>
      <w:hyperlink r:id="rId12">
        <w:ins w:id="62" w:author="PR Preview" w:date="2026-01-01T00:00:00Z">
          <w:r>
            <w:rPr>
              <w:rStyle w:val="VerbatimChar"/>
            </w:rPr>
            <w:t xml:space="preserve">data/khan.csv</w:t>
          </w:r>
        </w:ins>
      </w:hyperlink>
      <w:ins w:id="63" w:author="PR Preview" w:date="2026-01-01T00:00:00Z">
        <w:r>
          <w:t xml:space="preserve">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taken from the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rPr>
            <w:rStyle w:val="VerbatimChar"/>
          </w:rPr>
          <w:t xml:space="preserve">Khan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data of the R package</w:t>
        </w:r>
      </w:ins>
      <w:ins w:id="70" w:author="PR Preview" w:date="2026-01-01T00:00:00Z">
        <w:r>
          <w:t xml:space="preserve"> </w:t>
        </w:r>
      </w:ins>
      <w:hyperlink r:id="rId13">
        <w:ins w:id="71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(James et al. 2021)</w:t>
        </w:r>
      </w:ins>
      <w:ins w:id="74" w:author="PR Preview" w:date="2026-01-01T00:00:00Z">
        <w:r>
          <w:t xml:space="preserve">: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 column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rStyle w:val="VerbatimChar"/>
          </w:rPr>
          <w:t xml:space="preserve">tumor_class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holds the class,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 the columns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rStyle w:val="VerbatimChar"/>
          </w:rPr>
          <w:t xml:space="preserve">gene_1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to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rStyle w:val="VerbatimChar"/>
          </w:rPr>
          <w:t xml:space="preserve">gene_2308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hold the expression values.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The examples compare classes 2 and 4.</w:t>
        </w:r>
      </w:ins>
    </w:p>
    <w:p>
      <w:pPr>
        <w:pStyle w:val="SourceCode"/>
      </w:pPr>
      <w:ins w:id="93" w:author="PR Preview" w:date="2026-01-01T00:00:00Z">
        <w:r>
          <w:rPr>
            <w:rStyle w:val="NormalTok"/>
          </w:rPr>
          <w:t xml:space="preserve">khan </w:t>
        </w:r>
      </w:ins>
      <w:ins w:id="94" w:author="PR Preview" w:date="2026-01-01T00:00:00Z">
        <w:r>
          <w:rPr>
            <w:rStyle w:val="OtherTok"/>
          </w:rPr>
          <w:t xml:space="preserve">&lt;-</w:t>
        </w:r>
      </w:ins>
      <w:ins w:id="95" w:author="PR Preview" w:date="2026-01-01T00:00:00Z">
        <w:r>
          <w:rPr>
            <w:rStyle w:val="NormalTok"/>
          </w:rPr>
          <w:t xml:space="preserve"> </w:t>
        </w:r>
      </w:ins>
      <w:ins w:id="96" w:author="PR Preview" w:date="2026-01-01T00:00:00Z">
        <w:r>
          <w:rPr>
            <w:rStyle w:val="FunctionTok"/>
          </w:rPr>
          <w:t xml:space="preserve">read.csv</w:t>
        </w:r>
      </w:ins>
      <w:ins w:id="97" w:author="PR Preview" w:date="2026-01-01T00:00:00Z">
        <w:r>
          <w:rPr>
            <w:rStyle w:val="NormalTok"/>
          </w:rPr>
          <w:t xml:space="preserve">(</w:t>
        </w:r>
      </w:ins>
      <w:ins w:id="98" w:author="PR Preview" w:date="2026-01-01T00:00:00Z">
        <w:r>
          <w:rPr>
            <w:rStyle w:val="StringTok"/>
          </w:rPr>
          <w:t xml:space="preserve">"data/khan.csv"</w:t>
        </w:r>
      </w:ins>
      <w:ins w:id="99" w:author="PR Preview" w:date="2026-01-01T00:00:00Z">
        <w:r>
          <w:rPr>
            <w:rStyle w:val="NormalTok"/>
          </w:rPr>
          <w:t xml:space="preserve">)</w:t>
        </w:r>
      </w:ins>
      <w:ins w:id="100" w:author="PR Preview" w:date="2026-01-01T00:00:00Z">
        <w:r>
          <w:br/>
        </w:r>
      </w:ins>
      <w:ins w:id="101" w:author="PR Preview" w:date="2026-01-01T00:00:00Z">
        <w:r>
          <w:rPr>
            <w:rStyle w:val="NormalTok"/>
          </w:rPr>
          <w:t xml:space="preserve">khan_pair </w:t>
        </w:r>
      </w:ins>
      <w:ins w:id="102" w:author="PR Preview" w:date="2026-01-01T00:00:00Z">
        <w:r>
          <w:rPr>
            <w:rStyle w:val="OtherTok"/>
          </w:rPr>
          <w:t xml:space="preserve">&lt;-</w:t>
        </w:r>
      </w:ins>
      <w:ins w:id="103" w:author="PR Preview" w:date="2026-01-01T00:00:00Z">
        <w:r>
          <w:rPr>
            <w:rStyle w:val="NormalTok"/>
          </w:rPr>
          <w:t xml:space="preserve"> khan[khan</w:t>
        </w:r>
      </w:ins>
      <w:ins w:id="104" w:author="PR Preview" w:date="2026-01-01T00:00:00Z">
        <w:r>
          <w:rPr>
            <w:rStyle w:val="SpecialCharTok"/>
          </w:rPr>
          <w:t xml:space="preserve">$</w:t>
        </w:r>
      </w:ins>
      <w:ins w:id="105" w:author="PR Preview" w:date="2026-01-01T00:00:00Z">
        <w:r>
          <w:rPr>
            <w:rStyle w:val="NormalTok"/>
          </w:rPr>
          <w:t xml:space="preserve">tumor_class </w:t>
        </w:r>
      </w:ins>
      <w:ins w:id="106" w:author="PR Preview" w:date="2026-01-01T00:00:00Z">
        <w:r>
          <w:rPr>
            <w:rStyle w:val="SpecialCharTok"/>
          </w:rPr>
          <w:t xml:space="preserve">%in%</w:t>
        </w:r>
      </w:ins>
      <w:ins w:id="107" w:author="PR Preview" w:date="2026-01-01T00:00:00Z">
        <w:r>
          <w:rPr>
            <w:rStyle w:val="NormalTok"/>
          </w:rPr>
          <w:t xml:space="preserve"> </w:t>
        </w:r>
      </w:ins>
      <w:ins w:id="108" w:author="PR Preview" w:date="2026-01-01T00:00:00Z">
        <w:r>
          <w:rPr>
            <w:rStyle w:val="FunctionTok"/>
          </w:rPr>
          <w:t xml:space="preserve">c</w:t>
        </w:r>
      </w:ins>
      <w:ins w:id="109" w:author="PR Preview" w:date="2026-01-01T00:00:00Z">
        <w:r>
          <w:rPr>
            <w:rStyle w:val="NormalTok"/>
          </w:rPr>
          <w:t xml:space="preserve">(</w:t>
        </w:r>
      </w:ins>
      <w:ins w:id="110" w:author="PR Preview" w:date="2026-01-01T00:00:00Z">
        <w:r>
          <w:rPr>
            <w:rStyle w:val="DecValTok"/>
          </w:rPr>
          <w:t xml:space="preserve">2</w:t>
        </w:r>
      </w:ins>
      <w:ins w:id="111" w:author="PR Preview" w:date="2026-01-01T00:00:00Z">
        <w:r>
          <w:rPr>
            <w:rStyle w:val="NormalTok"/>
          </w:rPr>
          <w:t xml:space="preserve">, </w:t>
        </w:r>
      </w:ins>
      <w:ins w:id="112" w:author="PR Preview" w:date="2026-01-01T00:00:00Z">
        <w:r>
          <w:rPr>
            <w:rStyle w:val="DecValTok"/>
          </w:rPr>
          <w:t xml:space="preserve">4</w:t>
        </w:r>
      </w:ins>
      <w:ins w:id="113" w:author="PR Preview" w:date="2026-01-01T00:00:00Z">
        <w:r>
          <w:rPr>
            <w:rStyle w:val="NormalTok"/>
          </w:rPr>
          <w:t xml:space="preserve">), ]</w:t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FunctionTok"/>
          </w:rPr>
          <w:t xml:space="preserve">table</w:t>
        </w:r>
      </w:ins>
      <w:ins w:id="116" w:author="PR Preview" w:date="2026-01-01T00:00:00Z">
        <w:r>
          <w:rPr>
            <w:rStyle w:val="NormalTok"/>
          </w:rPr>
          <w:t xml:space="preserve">(</w:t>
        </w:r>
      </w:ins>
      <w:ins w:id="117" w:author="PR Preview" w:date="2026-01-01T00:00:00Z">
        <w:r>
          <w:rPr>
            <w:rStyle w:val="AttributeTok"/>
          </w:rPr>
          <w:t xml:space="preserve">tumor_class =</w:t>
        </w:r>
      </w:ins>
      <w:ins w:id="118" w:author="PR Preview" w:date="2026-01-01T00:00:00Z">
        <w:r>
          <w:rPr>
            <w:rStyle w:val="NormalTok"/>
          </w:rPr>
          <w:t xml:space="preserve"> khan_pair</w:t>
        </w:r>
      </w:ins>
      <w:ins w:id="119" w:author="PR Preview" w:date="2026-01-01T00:00:00Z">
        <w:r>
          <w:rPr>
            <w:rStyle w:val="SpecialCharTok"/>
          </w:rPr>
          <w:t xml:space="preserve">$</w:t>
        </w:r>
      </w:ins>
      <w:ins w:id="120" w:author="PR Preview" w:date="2026-01-01T00:00:00Z">
        <w:r>
          <w:rPr>
            <w:rStyle w:val="NormalTok"/>
          </w:rPr>
          <w:t xml:space="preserve">tumor_class)</w:t>
        </w:r>
      </w:ins>
      <w:ins w:id="121" w:author="PR Preview" w:date="2026-01-01T00:00:00Z">
        <w:r>
          <w:br/>
        </w:r>
      </w:ins>
      <w:ins w:id="122" w:author="PR Preview" w:date="2026-01-01T00:00:00Z">
        <w:r>
          <w:rPr>
            <w:rStyle w:val="CommentTok"/>
          </w:rPr>
          <w:t xml:space="preserve">#&gt; tumor_class</w:t>
        </w:r>
      </w:ins>
      <w:ins w:id="123" w:author="PR Preview" w:date="2026-01-01T00:00:00Z">
        <w:r>
          <w:br/>
        </w:r>
      </w:ins>
      <w:ins w:id="124" w:author="PR Preview" w:date="2026-01-01T00:00:00Z">
        <w:r>
          <w:rPr>
            <w:rStyle w:val="CommentTok"/>
          </w:rPr>
          <w:t xml:space="preserve">#&gt;  2  4 </w:t>
        </w:r>
      </w:ins>
      <w:ins w:id="125" w:author="PR Preview" w:date="2026-01-01T00:00:00Z">
        <w:r>
          <w:br/>
        </w:r>
      </w:ins>
      <w:ins w:id="126" w:author="PR Preview" w:date="2026-01-01T00:00:00Z">
        <w:r>
          <w:rPr>
            <w:rStyle w:val="CommentTok"/>
          </w:rPr>
          <w:t xml:space="preserve">#&gt; 23 20</w:t>
        </w:r>
      </w:ins>
    </w:p>
    <w:bookmarkEnd w:id="14"/>
    <w:bookmarkStart w:id="27" w:name="sec-multiplicity"/>
    <w:p>
      <w:pPr>
        <w:pStyle w:val="Heading2"/>
      </w:pPr>
      <w:ins w:id="127" w:author="PR Preview" w:date="2026-01-01T00:00:00Z">
        <w:r>
          <w:t xml:space="preserve">2 The multiplicity problem</w:t>
        </w:r>
      </w:ins>
    </w:p>
    <w:bookmarkStart w:id="19" w:name="sec-false-positive-chance"/>
    <w:p>
      <w:pPr>
        <w:pStyle w:val="Heading3"/>
      </w:pPr>
      <w:ins w:id="128" w:author="PR Preview" w:date="2026-01-01T00:00:00Z">
        <w:r>
          <w:t xml:space="preserve">2.1 The chance of a false positive</w:t>
        </w:r>
      </w:ins>
    </w:p>
    <w:bookmarkStart w:id="15" w:name="exr-no-rejection-prob"/>
    <w:p>
      <w:pPr>
        <w:pStyle w:val="FirstParagraph"/>
      </w:pPr>
      <w:ins w:id="129" w:author="PR Preview" w:date="2026-01-01T00:00:00Z">
        <w:r>
          <w:rPr>
            <w:b/>
            <w:bCs/>
          </w:rPr>
          <w:t xml:space="preserve">Exercise 1 (Probability that no test rejects)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Let</w:t>
        </w:r>
      </w:ins>
      <w:ins w:id="13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be independent events,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where</w:t>
        </w:r>
      </w:ins>
      <w:ins w:id="13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</m:sub>
        </m:sSub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is the event that the</w:t>
        </w:r>
      </w:ins>
      <w:ins w:id="140" w:author="PR Preview" w:date="2026-01-01T00:00:00Z">
        <w:r>
          <w:t xml:space="preserve"> </w:t>
        </w:r>
      </w:ins>
      <m:oMath>
        <m:r>
          <m:t>j</m:t>
        </m:r>
      </m:oMath>
      <w:ins w:id="141" w:author="PR Preview" w:date="2026-01-01T00:00:00Z">
        <w:r>
          <w:t xml:space="preserve">th of</w:t>
        </w:r>
      </w:ins>
      <w:ins w:id="142" w:author="PR Preview" w:date="2026-01-01T00:00:00Z">
        <w:r>
          <w:t xml:space="preserve"> </w:t>
        </w:r>
      </w:ins>
      <m:oMath>
        <m:r>
          <m:t>m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tests rejects its true null hypothesis,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and each has probability</w:t>
        </w:r>
      </w:ins>
      <w:ins w:id="147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(see</w:t>
        </w:r>
      </w:ins>
      <w:ins w:id="150" w:author="PR Preview" w:date="2026-01-01T00:00:00Z">
        <w:r>
          <w:t xml:space="preserve"> </w:t>
        </w:r>
      </w:ins>
      <w:hyperlink r:id="rId10">
        <w:ins w:id="151" w:author="PR Preview" w:date="2026-01-01T00:00:00Z">
          <w:r>
            <w:rPr>
              <w:rStyle w:val="Hyperlink"/>
            </w:rPr>
            <w:t xml:space="preserve">significance level</w:t>
          </w:r>
        </w:ins>
      </w:hyperlink>
      <w:ins w:id="152" w:author="PR Preview" w:date="2026-01-01T00:00:00Z">
        <w:r>
          <w:t xml:space="preserve">).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Find the probability that none of the tests rejects.</w:t>
        </w:r>
      </w:ins>
    </w:p>
    <w:bookmarkEnd w:id="15"/>
    <w:bookmarkStart w:id="16" w:name="sol-no-rejection-prob"/>
    <w:p>
      <w:pPr>
        <w:pStyle w:val="BodyText"/>
      </w:pPr>
      <w:ins w:id="155" w:author="PR Preview" w:date="2026-01-01T00:00:00Z">
        <w:r>
          <w:rPr>
            <w:i/>
            <w:iCs/>
          </w:rPr>
          <w:t xml:space="preserve">Solution 1</w:t>
        </w:r>
      </w:ins>
      <w:ins w:id="156" w:author="PR Preview" w:date="2026-01-01T00:00:00Z">
        <w:r>
          <w:t xml:space="preserve">. </w:t>
        </w:r>
      </w:ins>
      <w:ins w:id="157" w:author="PR Preview" w:date="2026-01-01T00:00:00Z">
        <w:r>
          <w:t xml:space="preserve">No test rejects exactly when every event</w:t>
        </w:r>
      </w:ins>
      <w:ins w:id="15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</m:sub>
        </m:sSub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fails to occur.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Write</w:t>
        </w:r>
      </w:ins>
      <w:ins w:id="163" w:author="PR Preview" w:date="2026-01-01T00:00:00Z">
        <w:r>
          <w:t xml:space="preserve"> </w:t>
        </w:r>
      </w:ins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for the complement of</w:t>
        </w:r>
      </w:ins>
      <w:ins w:id="16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</m:sub>
        </m:sSub>
      </m:oMath>
      <w:ins w:id="167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ins w:id="168" w:author="PR Preview" w:date="2026-01-01T00:00:00Z">
        <w:r>
          <w:rPr>
            <w:b/>
            <w:bCs/>
          </w:rPr>
          <w:t xml:space="preserve">Theorem 1 (Probability of at least one false positive)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Let</w:t>
        </w:r>
      </w:ins>
      <w:ins w:id="17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be independent events,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where</w:t>
        </w:r>
      </w:ins>
      <w:ins w:id="17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</m:sub>
        </m:sSub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is the event that the</w:t>
        </w:r>
      </w:ins>
      <w:ins w:id="179" w:author="PR Preview" w:date="2026-01-01T00:00:00Z">
        <w:r>
          <w:t xml:space="preserve"> </w:t>
        </w:r>
      </w:ins>
      <m:oMath>
        <m:r>
          <m:t>j</m:t>
        </m:r>
      </m:oMath>
      <w:ins w:id="180" w:author="PR Preview" w:date="2026-01-01T00:00:00Z">
        <w:r>
          <w:t xml:space="preserve">th of</w:t>
        </w:r>
      </w:ins>
      <w:ins w:id="181" w:author="PR Preview" w:date="2026-01-01T00:00:00Z">
        <w:r>
          <w:t xml:space="preserve"> </w:t>
        </w:r>
      </w:ins>
      <m:oMath>
        <m:r>
          <m:t>m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tests rejects its true null hypothesis,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and each has probability</w:t>
        </w:r>
      </w:ins>
      <w:ins w:id="186" w:author="PR Preview" w:date="2026-01-01T00:00:00Z">
        <w:r>
          <w:t xml:space="preserve"> </w:t>
        </w:r>
      </w:ins>
      <m:oMath>
        <m:r>
          <m:t>α</m:t>
        </m:r>
      </m:oMath>
      <w:ins w:id="187" w:author="PR Preview" w:date="2026-01-01T00:00:00Z">
        <w:r>
          <w:t xml:space="preserve">.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Then the probability that at least one test rejects 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ins w:id="190" w:author="PR Preview" w:date="2026-01-01T00:00:00Z">
        <w:r>
          <w:rPr>
            <w:i/>
            <w:iCs/>
          </w:rPr>
          <w:t xml:space="preserve">Proof</w:t>
        </w:r>
      </w:ins>
      <w:ins w:id="191" w:author="PR Preview" w:date="2026-01-01T00:00:00Z">
        <w:r>
          <w:t xml:space="preserve">. </w:t>
        </w:r>
      </w:ins>
      <w:ins w:id="192" w:author="PR Preview" w:date="2026-01-01T00:00:00Z">
        <w:r>
          <w:t xml:space="preserve">The last line below is</w:t>
        </w:r>
      </w:ins>
      <w:ins w:id="193" w:author="PR Preview" w:date="2026-01-01T00:00:00Z">
        <w:r>
          <w:t xml:space="preserve"> </w:t>
        </w:r>
      </w:ins>
      <w:hyperlink w:anchor="sol-no-rejection-prob">
        <w:ins w:id="194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195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ins w:id="196" w:author="PR Preview" w:date="2026-01-01T00:00:00Z">
        <w:r>
          <w:rPr>
            <w:b/>
            <w:bCs/>
          </w:rPr>
          <w:t xml:space="preserve">Example 1 (False positives accumulate with the number of tests)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With</w:t>
        </w:r>
      </w:ins>
      <w:ins w:id="199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0.05</m:t>
        </m:r>
      </m:oMath>
      <w:ins w:id="200" w:author="PR Preview" w:date="2026-01-01T00:00:00Z">
        <w:r>
          <w:t xml:space="preserve">,</w:t>
        </w:r>
      </w:ins>
      <w:ins w:id="201" w:author="PR Preview" w:date="2026-01-01T00:00:00Z">
        <w:r>
          <w:t xml:space="preserve"> </w:t>
        </w:r>
      </w:ins>
      <w:hyperlink w:anchor="thm-false-positive-prob">
        <w:ins w:id="20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gives the chance of at least one false positive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among</w:t>
        </w:r>
      </w:ins>
      <w:ins w:id="207" w:author="PR Preview" w:date="2026-01-01T00:00:00Z">
        <w:r>
          <w:t xml:space="preserve"> </w:t>
        </w:r>
      </w:ins>
      <m:oMath>
        <m:r>
          <m:t>m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independent tests of true null hypotheses:</w:t>
        </w:r>
      </w:ins>
    </w:p>
    <w:p>
      <w:pPr>
        <w:pStyle w:val="SourceCode"/>
      </w:pPr>
      <w:ins w:id="210" w:author="PR Preview" w:date="2026-01-01T00:00:00Z">
        <w:r>
          <w:rPr>
            <w:rStyle w:val="NormalTok"/>
          </w:rPr>
          <w:t xml:space="preserve">alpha </w:t>
        </w:r>
      </w:ins>
      <w:ins w:id="211" w:author="PR Preview" w:date="2026-01-01T00:00:00Z">
        <w:r>
          <w:rPr>
            <w:rStyle w:val="OtherTok"/>
          </w:rPr>
          <w:t xml:space="preserve">&lt;-</w:t>
        </w:r>
      </w:ins>
      <w:ins w:id="212" w:author="PR Preview" w:date="2026-01-01T00:00:00Z">
        <w:r>
          <w:rPr>
            <w:rStyle w:val="NormalTok"/>
          </w:rPr>
          <w:t xml:space="preserve"> </w:t>
        </w:r>
      </w:ins>
      <w:ins w:id="213" w:author="PR Preview" w:date="2026-01-01T00:00:00Z">
        <w:r>
          <w:rPr>
            <w:rStyle w:val="FloatTok"/>
          </w:rPr>
          <w:t xml:space="preserve">0.05</w:t>
        </w:r>
      </w:ins>
      <w:ins w:id="214" w:author="PR Preview" w:date="2026-01-01T00:00:00Z">
        <w:r>
          <w:br/>
        </w:r>
      </w:ins>
      <w:ins w:id="215" w:author="PR Preview" w:date="2026-01-01T00:00:00Z">
        <w:r>
          <w:rPr>
            <w:rStyle w:val="NormalTok"/>
          </w:rPr>
          <w:t xml:space="preserve">m_values </w:t>
        </w:r>
      </w:ins>
      <w:ins w:id="216" w:author="PR Preview" w:date="2026-01-01T00:00:00Z">
        <w:r>
          <w:rPr>
            <w:rStyle w:val="OtherTok"/>
          </w:rPr>
          <w:t xml:space="preserve">&lt;-</w:t>
        </w:r>
      </w:ins>
      <w:ins w:id="217" w:author="PR Preview" w:date="2026-01-01T00:00:00Z">
        <w:r>
          <w:rPr>
            <w:rStyle w:val="NormalTok"/>
          </w:rPr>
          <w:t xml:space="preserve"> </w:t>
        </w:r>
      </w:ins>
      <w:ins w:id="218" w:author="PR Preview" w:date="2026-01-01T00:00:00Z">
        <w:r>
          <w:rPr>
            <w:rStyle w:val="FunctionTok"/>
          </w:rPr>
          <w:t xml:space="preserve">c</w:t>
        </w:r>
      </w:ins>
      <w:ins w:id="219" w:author="PR Preview" w:date="2026-01-01T00:00:00Z">
        <w:r>
          <w:rPr>
            <w:rStyle w:val="NormalTok"/>
          </w:rPr>
          <w:t xml:space="preserve">(</w:t>
        </w:r>
      </w:ins>
      <w:ins w:id="220" w:author="PR Preview" w:date="2026-01-01T00:00:00Z">
        <w:r>
          <w:rPr>
            <w:rStyle w:val="DecValTok"/>
          </w:rPr>
          <w:t xml:space="preserve">1</w:t>
        </w:r>
      </w:ins>
      <w:ins w:id="221" w:author="PR Preview" w:date="2026-01-01T00:00:00Z">
        <w:r>
          <w:rPr>
            <w:rStyle w:val="NormalTok"/>
          </w:rPr>
          <w:t xml:space="preserve">, </w:t>
        </w:r>
      </w:ins>
      <w:ins w:id="222" w:author="PR Preview" w:date="2026-01-01T00:00:00Z">
        <w:r>
          <w:rPr>
            <w:rStyle w:val="DecValTok"/>
          </w:rPr>
          <w:t xml:space="preserve">5</w:t>
        </w:r>
      </w:ins>
      <w:ins w:id="223" w:author="PR Preview" w:date="2026-01-01T00:00:00Z">
        <w:r>
          <w:rPr>
            <w:rStyle w:val="NormalTok"/>
          </w:rPr>
          <w:t xml:space="preserve">, </w:t>
        </w:r>
      </w:ins>
      <w:ins w:id="224" w:author="PR Preview" w:date="2026-01-01T00:00:00Z">
        <w:r>
          <w:rPr>
            <w:rStyle w:val="DecValTok"/>
          </w:rPr>
          <w:t xml:space="preserve">14</w:t>
        </w:r>
      </w:ins>
      <w:ins w:id="225" w:author="PR Preview" w:date="2026-01-01T00:00:00Z">
        <w:r>
          <w:rPr>
            <w:rStyle w:val="NormalTok"/>
          </w:rPr>
          <w:t xml:space="preserve">, </w:t>
        </w:r>
      </w:ins>
      <w:ins w:id="226" w:author="PR Preview" w:date="2026-01-01T00:00:00Z">
        <w:r>
          <w:rPr>
            <w:rStyle w:val="DecValTok"/>
          </w:rPr>
          <w:t xml:space="preserve">20</w:t>
        </w:r>
      </w:ins>
      <w:ins w:id="227" w:author="PR Preview" w:date="2026-01-01T00:00:00Z">
        <w:r>
          <w:rPr>
            <w:rStyle w:val="NormalTok"/>
          </w:rPr>
          <w:t xml:space="preserve">, </w:t>
        </w:r>
      </w:ins>
      <w:ins w:id="228" w:author="PR Preview" w:date="2026-01-01T00:00:00Z">
        <w:r>
          <w:rPr>
            <w:rStyle w:val="DecValTok"/>
          </w:rPr>
          <w:t xml:space="preserve">100</w:t>
        </w:r>
      </w:ins>
      <w:ins w:id="229" w:author="PR Preview" w:date="2026-01-01T00:00:00Z">
        <w:r>
          <w:rPr>
            <w:rStyle w:val="NormalTok"/>
          </w:rPr>
          <w:t xml:space="preserve">, </w:t>
        </w:r>
      </w:ins>
      <w:ins w:id="230" w:author="PR Preview" w:date="2026-01-01T00:00:00Z">
        <w:r>
          <w:rPr>
            <w:rStyle w:val="DecValTok"/>
          </w:rPr>
          <w:t xml:space="preserve">2308</w:t>
        </w:r>
      </w:ins>
      <w:ins w:id="231" w:author="PR Preview" w:date="2026-01-01T00:00:00Z">
        <w:r>
          <w:rPr>
            <w:rStyle w:val="NormalTok"/>
          </w:rPr>
          <w:t xml:space="preserve">)</w:t>
        </w:r>
      </w:ins>
      <w:ins w:id="232" w:author="PR Preview" w:date="2026-01-01T00:00:00Z">
        <w:r>
          <w:br/>
        </w:r>
      </w:ins>
      <w:ins w:id="233" w:author="PR Preview" w:date="2026-01-01T00:00:00Z">
        <w:r>
          <w:rPr>
            <w:rStyle w:val="FunctionTok"/>
          </w:rPr>
          <w:t xml:space="preserve">data.frame</w:t>
        </w:r>
      </w:ins>
      <w:ins w:id="234" w:author="PR Preview" w:date="2026-01-01T00:00:00Z">
        <w:r>
          <w:rPr>
            <w:rStyle w:val="NormalTok"/>
          </w:rPr>
          <w:t xml:space="preserve">(</w:t>
        </w:r>
      </w:ins>
      <w:ins w:id="235" w:author="PR Preview" w:date="2026-01-01T00:00:00Z">
        <w:r>
          <w:br/>
        </w:r>
      </w:ins>
      <w:ins w:id="236" w:author="PR Preview" w:date="2026-01-01T00:00:00Z">
        <w:r>
          <w:rPr>
            <w:rStyle w:val="NormalTok"/>
          </w:rPr>
          <w:t xml:space="preserve">  </w:t>
        </w:r>
      </w:ins>
      <w:ins w:id="237" w:author="PR Preview" w:date="2026-01-01T00:00:00Z">
        <w:r>
          <w:rPr>
            <w:rStyle w:val="AttributeTok"/>
          </w:rPr>
          <w:t xml:space="preserve">m =</w:t>
        </w:r>
      </w:ins>
      <w:ins w:id="238" w:author="PR Preview" w:date="2026-01-01T00:00:00Z">
        <w:r>
          <w:rPr>
            <w:rStyle w:val="NormalTok"/>
          </w:rPr>
          <w:t xml:space="preserve"> m_values,</w:t>
        </w:r>
      </w:ins>
      <w:ins w:id="239" w:author="PR Preview" w:date="2026-01-01T00:00:00Z">
        <w:r>
          <w:br/>
        </w:r>
      </w:ins>
      <w:ins w:id="240" w:author="PR Preview" w:date="2026-01-01T00:00:00Z">
        <w:r>
          <w:rPr>
            <w:rStyle w:val="NormalTok"/>
          </w:rPr>
          <w:t xml:space="preserve">  </w:t>
        </w:r>
      </w:ins>
      <w:ins w:id="241" w:author="PR Preview" w:date="2026-01-01T00:00:00Z">
        <w:r>
          <w:rPr>
            <w:rStyle w:val="AttributeTok"/>
          </w:rPr>
          <w:t xml:space="preserve">prob_at_least_one =</w:t>
        </w:r>
      </w:ins>
      <w:ins w:id="242" w:author="PR Preview" w:date="2026-01-01T00:00:00Z">
        <w:r>
          <w:rPr>
            <w:rStyle w:val="NormalTok"/>
          </w:rPr>
          <w:t xml:space="preserve"> </w:t>
        </w:r>
      </w:ins>
      <w:ins w:id="243" w:author="PR Preview" w:date="2026-01-01T00:00:00Z">
        <w:r>
          <w:rPr>
            <w:rStyle w:val="DecValTok"/>
          </w:rPr>
          <w:t xml:space="preserve">1</w:t>
        </w:r>
      </w:ins>
      <w:ins w:id="244" w:author="PR Preview" w:date="2026-01-01T00:00:00Z">
        <w:r>
          <w:rPr>
            <w:rStyle w:val="NormalTok"/>
          </w:rPr>
          <w:t xml:space="preserve"> </w:t>
        </w:r>
      </w:ins>
      <w:ins w:id="245" w:author="PR Preview" w:date="2026-01-01T00:00:00Z">
        <w:r>
          <w:rPr>
            <w:rStyle w:val="SpecialCharTok"/>
          </w:rPr>
          <w:t xml:space="preserve">-</w:t>
        </w:r>
      </w:ins>
      <w:ins w:id="246" w:author="PR Preview" w:date="2026-01-01T00:00:00Z">
        <w:r>
          <w:rPr>
            <w:rStyle w:val="NormalTok"/>
          </w:rPr>
          <w:t xml:space="preserve"> (</w:t>
        </w:r>
      </w:ins>
      <w:ins w:id="247" w:author="PR Preview" w:date="2026-01-01T00:00:00Z">
        <w:r>
          <w:rPr>
            <w:rStyle w:val="DecValTok"/>
          </w:rPr>
          <w:t xml:space="preserve">1</w:t>
        </w:r>
      </w:ins>
      <w:ins w:id="248" w:author="PR Preview" w:date="2026-01-01T00:00:00Z">
        <w:r>
          <w:rPr>
            <w:rStyle w:val="NormalTok"/>
          </w:rPr>
          <w:t xml:space="preserve"> </w:t>
        </w:r>
      </w:ins>
      <w:ins w:id="249" w:author="PR Preview" w:date="2026-01-01T00:00:00Z">
        <w:r>
          <w:rPr>
            <w:rStyle w:val="SpecialCharTok"/>
          </w:rPr>
          <w:t xml:space="preserve">-</w:t>
        </w:r>
      </w:ins>
      <w:ins w:id="250" w:author="PR Preview" w:date="2026-01-01T00:00:00Z">
        <w:r>
          <w:rPr>
            <w:rStyle w:val="NormalTok"/>
          </w:rPr>
          <w:t xml:space="preserve"> alpha)</w:t>
        </w:r>
      </w:ins>
      <w:ins w:id="251" w:author="PR Preview" w:date="2026-01-01T00:00:00Z">
        <w:r>
          <w:rPr>
            <w:rStyle w:val="SpecialCharTok"/>
          </w:rPr>
          <w:t xml:space="preserve">^</w:t>
        </w:r>
      </w:ins>
      <w:ins w:id="252" w:author="PR Preview" w:date="2026-01-01T00:00:00Z">
        <w:r>
          <w:rPr>
            <w:rStyle w:val="NormalTok"/>
          </w:rPr>
          <w:t xml:space="preserve">m_values</w:t>
        </w:r>
      </w:ins>
      <w:ins w:id="253" w:author="PR Preview" w:date="2026-01-01T00:00:00Z">
        <w:r>
          <w:br/>
        </w:r>
      </w:ins>
      <w:ins w:id="254" w:author="PR Preview" w:date="2026-01-01T00:00:00Z">
        <w:r>
          <w:rPr>
            <w:rStyle w:val="NormalTok"/>
          </w:rPr>
          <w:t xml:space="preserve">) </w:t>
        </w:r>
      </w:ins>
      <w:ins w:id="255" w:author="PR Preview" w:date="2026-01-01T00:00:00Z">
        <w:r>
          <w:rPr>
            <w:rStyle w:val="SpecialCharTok"/>
          </w:rPr>
          <w:t xml:space="preserve">|&gt;</w:t>
        </w:r>
      </w:ins>
      <w:ins w:id="256" w:author="PR Preview" w:date="2026-01-01T00:00:00Z">
        <w:r>
          <w:br/>
        </w:r>
      </w:ins>
      <w:ins w:id="257" w:author="PR Preview" w:date="2026-01-01T00:00:00Z">
        <w:r>
          <w:rPr>
            <w:rStyle w:val="NormalTok"/>
          </w:rPr>
          <w:t xml:space="preserve">  knitr</w:t>
        </w:r>
      </w:ins>
      <w:ins w:id="258" w:author="PR Preview" w:date="2026-01-01T00:00:00Z">
        <w:r>
          <w:rPr>
            <w:rStyle w:val="SpecialCharTok"/>
          </w:rPr>
          <w:t xml:space="preserve">::</w:t>
        </w:r>
      </w:ins>
      <w:ins w:id="259" w:author="PR Preview" w:date="2026-01-01T00:00:00Z">
        <w:r>
          <w:rPr>
            <w:rStyle w:val="FunctionTok"/>
          </w:rPr>
          <w:t xml:space="preserve">kable</w:t>
        </w:r>
      </w:ins>
      <w:ins w:id="260" w:author="PR Preview" w:date="2026-01-01T00:00:00Z">
        <w:r>
          <w:rPr>
            <w:rStyle w:val="NormalTok"/>
          </w:rPr>
          <w:t xml:space="preserve">(</w:t>
        </w:r>
      </w:ins>
      <w:ins w:id="261" w:author="PR Preview" w:date="2026-01-01T00:00:00Z">
        <w:r>
          <w:br/>
        </w:r>
      </w:ins>
      <w:ins w:id="262" w:author="PR Preview" w:date="2026-01-01T00:00:00Z">
        <w:r>
          <w:rPr>
            <w:rStyle w:val="NormalTok"/>
          </w:rPr>
          <w:t xml:space="preserve">    </w:t>
        </w:r>
      </w:ins>
      <w:ins w:id="263" w:author="PR Preview" w:date="2026-01-01T00:00:00Z">
        <w:r>
          <w:rPr>
            <w:rStyle w:val="AttributeTok"/>
          </w:rPr>
          <w:t xml:space="preserve">digits =</w:t>
        </w:r>
      </w:ins>
      <w:ins w:id="264" w:author="PR Preview" w:date="2026-01-01T00:00:00Z">
        <w:r>
          <w:rPr>
            <w:rStyle w:val="NormalTok"/>
          </w:rPr>
          <w:t xml:space="preserve"> </w:t>
        </w:r>
      </w:ins>
      <w:ins w:id="265" w:author="PR Preview" w:date="2026-01-01T00:00:00Z">
        <w:r>
          <w:rPr>
            <w:rStyle w:val="DecValTok"/>
          </w:rPr>
          <w:t xml:space="preserve">4</w:t>
        </w:r>
      </w:ins>
      <w:ins w:id="266" w:author="PR Preview" w:date="2026-01-01T00:00:00Z">
        <w:r>
          <w:rPr>
            <w:rStyle w:val="NormalTok"/>
          </w:rPr>
          <w:t xml:space="preserve">,</w:t>
        </w:r>
      </w:ins>
      <w:ins w:id="267" w:author="PR Preview" w:date="2026-01-01T00:00:00Z">
        <w:r>
          <w:br/>
        </w:r>
      </w:ins>
      <w:ins w:id="268" w:author="PR Preview" w:date="2026-01-01T00:00:00Z">
        <w:r>
          <w:rPr>
            <w:rStyle w:val="NormalTok"/>
          </w:rPr>
          <w:t xml:space="preserve">    </w:t>
        </w:r>
      </w:ins>
      <w:ins w:id="269" w:author="PR Preview" w:date="2026-01-01T00:00:00Z">
        <w:r>
          <w:rPr>
            <w:rStyle w:val="AttributeTok"/>
          </w:rPr>
          <w:t xml:space="preserve">col.names =</w:t>
        </w:r>
      </w:ins>
      <w:ins w:id="270" w:author="PR Preview" w:date="2026-01-01T00:00:00Z">
        <w:r>
          <w:rPr>
            <w:rStyle w:val="NormalTok"/>
          </w:rPr>
          <w:t xml:space="preserve"> </w:t>
        </w:r>
      </w:ins>
      <w:ins w:id="271" w:author="PR Preview" w:date="2026-01-01T00:00:00Z">
        <w:r>
          <w:rPr>
            <w:rStyle w:val="FunctionTok"/>
          </w:rPr>
          <w:t xml:space="preserve">c</w:t>
        </w:r>
      </w:ins>
      <w:ins w:id="272" w:author="PR Preview" w:date="2026-01-01T00:00:00Z">
        <w:r>
          <w:rPr>
            <w:rStyle w:val="NormalTok"/>
          </w:rPr>
          <w:t xml:space="preserve">(</w:t>
        </w:r>
      </w:ins>
      <w:ins w:id="273" w:author="PR Preview" w:date="2026-01-01T00:00:00Z">
        <w:r>
          <w:rPr>
            <w:rStyle w:val="StringTok"/>
          </w:rPr>
          <w:t xml:space="preserve">"Tests m"</w:t>
        </w:r>
      </w:ins>
      <w:ins w:id="274" w:author="PR Preview" w:date="2026-01-01T00:00:00Z">
        <w:r>
          <w:rPr>
            <w:rStyle w:val="NormalTok"/>
          </w:rPr>
          <w:t xml:space="preserve">, </w:t>
        </w:r>
      </w:ins>
      <w:ins w:id="275" w:author="PR Preview" w:date="2026-01-01T00:00:00Z">
        <w:r>
          <w:rPr>
            <w:rStyle w:val="StringTok"/>
          </w:rPr>
          <w:t xml:space="preserve">"Pr(at least one false positive)"</w:t>
        </w:r>
      </w:ins>
      <w:ins w:id="276" w:author="PR Preview" w:date="2026-01-01T00:00:00Z">
        <w:r>
          <w:rPr>
            <w:rStyle w:val="NormalTok"/>
          </w:rPr>
          <w:t xml:space="preserve">)</w:t>
        </w:r>
      </w:ins>
      <w:ins w:id="277" w:author="PR Preview" w:date="2026-01-01T00:00:00Z">
        <w:r>
          <w:br/>
        </w:r>
      </w:ins>
      <w:ins w:id="278" w:author="PR Preview" w:date="2026-01-01T00:00:00Z">
        <w:r>
          <w:rPr>
            <w:rStyle w:val="NormalTok"/>
          </w:rPr>
          <w:t xml:space="preserve">  )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ins w:id="279" w:author="PR Preview" w:date="2026-01-01T00:00:00Z">
        <w:r>
          <w:t xml:space="preserve">The chance first passes one half at 14 tests.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With 2308 tests, the number of genes in the Khan data,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the chance of no false positive at all is 3.9e-52,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so a false positive is a near certainty.</w:t>
        </w:r>
      </w:ins>
    </w:p>
    <w:bookmarkEnd w:id="18"/>
    <w:bookmarkEnd w:id="19"/>
    <w:bookmarkStart w:id="26" w:name="sec-khan-tests"/>
    <w:p>
      <w:pPr>
        <w:pStyle w:val="Heading3"/>
      </w:pPr>
      <w:ins w:id="286" w:author="PR Preview" w:date="2026-01-01T00:00:00Z">
        <w:r>
          <w:t xml:space="preserve">2.2 Testing every gene</w:t>
        </w:r>
      </w:ins>
    </w:p>
    <w:bookmarkStart w:id="25" w:name="exm-khan-pvalues"/>
    <w:p>
      <w:pPr>
        <w:pStyle w:val="FirstParagraph"/>
      </w:pPr>
      <w:ins w:id="287" w:author="PR Preview" w:date="2026-01-01T00:00:00Z">
        <w:r>
          <w:rPr>
            <w:b/>
            <w:bCs/>
          </w:rPr>
          <w:t xml:space="preserve">Example 2 (Testing every gene in the Khan data)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For each of the 2308 genes,</w:t>
        </w:r>
      </w:ins>
      <w:ins w:id="290" w:author="PR Preview" w:date="2026-01-01T00:00:00Z">
        <w:r>
          <w:t xml:space="preserve"> </w:t>
        </w:r>
      </w:ins>
      <w:hyperlink r:id="rId20">
        <w:ins w:id="291" w:author="PR Preview" w:date="2026-01-01T00:00:00Z">
          <w:r>
            <w:rPr>
              <w:rStyle w:val="Hyperlink"/>
            </w:rPr>
            <w:t xml:space="preserve">Welch’s two-sample t-test</w:t>
          </w:r>
        </w:ins>
      </w:hyperlink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compares mean expression between tumor classes 2 and 4:</w:t>
        </w:r>
      </w:ins>
    </w:p>
    <w:p>
      <w:pPr>
        <w:pStyle w:val="SourceCode"/>
      </w:pPr>
      <w:ins w:id="294" w:author="PR Preview" w:date="2026-01-01T00:00:00Z">
        <w:r>
          <w:rPr>
            <w:rStyle w:val="NormalTok"/>
          </w:rPr>
          <w:t xml:space="preserve">gene_names </w:t>
        </w:r>
      </w:ins>
      <w:ins w:id="295" w:author="PR Preview" w:date="2026-01-01T00:00:00Z">
        <w:r>
          <w:rPr>
            <w:rStyle w:val="OtherTok"/>
          </w:rPr>
          <w:t xml:space="preserve">&lt;-</w:t>
        </w:r>
      </w:ins>
      <w:ins w:id="296" w:author="PR Preview" w:date="2026-01-01T00:00:00Z">
        <w:r>
          <w:rPr>
            <w:rStyle w:val="NormalTok"/>
          </w:rPr>
          <w:t xml:space="preserve"> </w:t>
        </w:r>
      </w:ins>
      <w:ins w:id="297" w:author="PR Preview" w:date="2026-01-01T00:00:00Z">
        <w:r>
          <w:rPr>
            <w:rStyle w:val="FunctionTok"/>
          </w:rPr>
          <w:t xml:space="preserve">setdiff</w:t>
        </w:r>
      </w:ins>
      <w:ins w:id="298" w:author="PR Preview" w:date="2026-01-01T00:00:00Z">
        <w:r>
          <w:rPr>
            <w:rStyle w:val="NormalTok"/>
          </w:rPr>
          <w:t xml:space="preserve">(</w:t>
        </w:r>
      </w:ins>
      <w:ins w:id="299" w:author="PR Preview" w:date="2026-01-01T00:00:00Z">
        <w:r>
          <w:rPr>
            <w:rStyle w:val="FunctionTok"/>
          </w:rPr>
          <w:t xml:space="preserve">names</w:t>
        </w:r>
      </w:ins>
      <w:ins w:id="300" w:author="PR Preview" w:date="2026-01-01T00:00:00Z">
        <w:r>
          <w:rPr>
            <w:rStyle w:val="NormalTok"/>
          </w:rPr>
          <w:t xml:space="preserve">(khan_pair), </w:t>
        </w:r>
      </w:ins>
      <w:ins w:id="301" w:author="PR Preview" w:date="2026-01-01T00:00:00Z">
        <w:r>
          <w:rPr>
            <w:rStyle w:val="StringTok"/>
          </w:rPr>
          <w:t xml:space="preserve">"tumor_class"</w:t>
        </w:r>
      </w:ins>
      <w:ins w:id="302" w:author="PR Preview" w:date="2026-01-01T00:00:00Z">
        <w:r>
          <w:rPr>
            <w:rStyle w:val="NormalTok"/>
          </w:rPr>
          <w:t xml:space="preserve">)</w:t>
        </w:r>
      </w:ins>
      <w:ins w:id="303" w:author="PR Preview" w:date="2026-01-01T00:00:00Z">
        <w:r>
          <w:br/>
        </w:r>
      </w:ins>
      <w:ins w:id="304" w:author="PR Preview" w:date="2026-01-01T00:00:00Z">
        <w:r>
          <w:rPr>
            <w:rStyle w:val="NormalTok"/>
          </w:rPr>
          <w:t xml:space="preserve">khan_p </w:t>
        </w:r>
      </w:ins>
      <w:ins w:id="305" w:author="PR Preview" w:date="2026-01-01T00:00:00Z">
        <w:r>
          <w:rPr>
            <w:rStyle w:val="OtherTok"/>
          </w:rPr>
          <w:t xml:space="preserve">&lt;-</w:t>
        </w:r>
      </w:ins>
      <w:ins w:id="306" w:author="PR Preview" w:date="2026-01-01T00:00:00Z">
        <w:r>
          <w:rPr>
            <w:rStyle w:val="NormalTok"/>
          </w:rPr>
          <w:t xml:space="preserve"> </w:t>
        </w:r>
      </w:ins>
      <w:ins w:id="307" w:author="PR Preview" w:date="2026-01-01T00:00:00Z">
        <w:r>
          <w:rPr>
            <w:rStyle w:val="FunctionTok"/>
          </w:rPr>
          <w:t xml:space="preserve">vapply</w:t>
        </w:r>
      </w:ins>
      <w:ins w:id="308" w:author="PR Preview" w:date="2026-01-01T00:00:00Z">
        <w:r>
          <w:rPr>
            <w:rStyle w:val="NormalTok"/>
          </w:rPr>
          <w:t xml:space="preserve">(</w:t>
        </w:r>
      </w:ins>
      <w:ins w:id="309" w:author="PR Preview" w:date="2026-01-01T00:00:00Z">
        <w:r>
          <w:br/>
        </w:r>
      </w:ins>
      <w:ins w:id="310" w:author="PR Preview" w:date="2026-01-01T00:00:00Z">
        <w:r>
          <w:rPr>
            <w:rStyle w:val="NormalTok"/>
          </w:rPr>
          <w:t xml:space="preserve">  khan_pair[gene_names],</w:t>
        </w:r>
      </w:ins>
      <w:ins w:id="311" w:author="PR Preview" w:date="2026-01-01T00:00:00Z">
        <w:r>
          <w:br/>
        </w:r>
      </w:ins>
      <w:ins w:id="312" w:author="PR Preview" w:date="2026-01-01T00:00:00Z">
        <w:r>
          <w:rPr>
            <w:rStyle w:val="NormalTok"/>
          </w:rPr>
          <w:t xml:space="preserve">  </w:t>
        </w:r>
      </w:ins>
      <w:ins w:id="313" w:author="PR Preview" w:date="2026-01-01T00:00:00Z">
        <w:r>
          <w:rPr>
            <w:rStyle w:val="ControlFlowTok"/>
          </w:rPr>
          <w:t xml:space="preserve">function</w:t>
        </w:r>
      </w:ins>
      <w:ins w:id="314" w:author="PR Preview" w:date="2026-01-01T00:00:00Z">
        <w:r>
          <w:rPr>
            <w:rStyle w:val="NormalTok"/>
          </w:rPr>
          <w:t xml:space="preserve">(x) </w:t>
        </w:r>
      </w:ins>
      <w:ins w:id="315" w:author="PR Preview" w:date="2026-01-01T00:00:00Z">
        <w:r>
          <w:rPr>
            <w:rStyle w:val="FunctionTok"/>
          </w:rPr>
          <w:t xml:space="preserve">t.test</w:t>
        </w:r>
      </w:ins>
      <w:ins w:id="316" w:author="PR Preview" w:date="2026-01-01T00:00:00Z">
        <w:r>
          <w:rPr>
            <w:rStyle w:val="NormalTok"/>
          </w:rPr>
          <w:t xml:space="preserve">(x </w:t>
        </w:r>
      </w:ins>
      <w:ins w:id="317" w:author="PR Preview" w:date="2026-01-01T00:00:00Z">
        <w:r>
          <w:rPr>
            <w:rStyle w:val="SpecialCharTok"/>
          </w:rPr>
          <w:t xml:space="preserve">~</w:t>
        </w:r>
      </w:ins>
      <w:ins w:id="318" w:author="PR Preview" w:date="2026-01-01T00:00:00Z">
        <w:r>
          <w:rPr>
            <w:rStyle w:val="NormalTok"/>
          </w:rPr>
          <w:t xml:space="preserve"> khan_pair</w:t>
        </w:r>
      </w:ins>
      <w:ins w:id="319" w:author="PR Preview" w:date="2026-01-01T00:00:00Z">
        <w:r>
          <w:rPr>
            <w:rStyle w:val="SpecialCharTok"/>
          </w:rPr>
          <w:t xml:space="preserve">$</w:t>
        </w:r>
      </w:ins>
      <w:ins w:id="320" w:author="PR Preview" w:date="2026-01-01T00:00:00Z">
        <w:r>
          <w:rPr>
            <w:rStyle w:val="NormalTok"/>
          </w:rPr>
          <w:t xml:space="preserve">tumor_class)</w:t>
        </w:r>
      </w:ins>
      <w:ins w:id="321" w:author="PR Preview" w:date="2026-01-01T00:00:00Z">
        <w:r>
          <w:rPr>
            <w:rStyle w:val="SpecialCharTok"/>
          </w:rPr>
          <w:t xml:space="preserve">$</w:t>
        </w:r>
      </w:ins>
      <w:ins w:id="322" w:author="PR Preview" w:date="2026-01-01T00:00:00Z">
        <w:r>
          <w:rPr>
            <w:rStyle w:val="NormalTok"/>
          </w:rPr>
          <w:t xml:space="preserve">p.value,</w:t>
        </w:r>
      </w:ins>
      <w:ins w:id="323" w:author="PR Preview" w:date="2026-01-01T00:00:00Z">
        <w:r>
          <w:br/>
        </w:r>
      </w:ins>
      <w:ins w:id="324" w:author="PR Preview" w:date="2026-01-01T00:00:00Z">
        <w:r>
          <w:rPr>
            <w:rStyle w:val="NormalTok"/>
          </w:rPr>
          <w:t xml:space="preserve">  </w:t>
        </w:r>
      </w:ins>
      <w:ins w:id="325" w:author="PR Preview" w:date="2026-01-01T00:00:00Z">
        <w:r>
          <w:rPr>
            <w:rStyle w:val="FunctionTok"/>
          </w:rPr>
          <w:t xml:space="preserve">numeric</w:t>
        </w:r>
      </w:ins>
      <w:ins w:id="326" w:author="PR Preview" w:date="2026-01-01T00:00:00Z">
        <w:r>
          <w:rPr>
            <w:rStyle w:val="NormalTok"/>
          </w:rPr>
          <w:t xml:space="preserve">(</w:t>
        </w:r>
      </w:ins>
      <w:ins w:id="327" w:author="PR Preview" w:date="2026-01-01T00:00:00Z">
        <w:r>
          <w:rPr>
            <w:rStyle w:val="DecValTok"/>
          </w:rPr>
          <w:t xml:space="preserve">1</w:t>
        </w:r>
      </w:ins>
      <w:ins w:id="328" w:author="PR Preview" w:date="2026-01-01T00:00:00Z">
        <w:r>
          <w:rPr>
            <w:rStyle w:val="NormalTok"/>
          </w:rPr>
          <w:t xml:space="preserve">)</w:t>
        </w:r>
      </w:ins>
      <w:ins w:id="329" w:author="PR Preview" w:date="2026-01-01T00:00:00Z">
        <w:r>
          <w:br/>
        </w:r>
      </w:ins>
      <w:ins w:id="330" w:author="PR Preview" w:date="2026-01-01T00:00:00Z">
        <w:r>
          <w:rPr>
            <w:rStyle w:val="NormalTok"/>
          </w:rPr>
          <w:t xml:space="preserve">)</w:t>
        </w:r>
      </w:ins>
      <w:ins w:id="331" w:author="PR Preview" w:date="2026-01-01T00:00:00Z">
        <w:r>
          <w:br/>
        </w:r>
      </w:ins>
      <w:ins w:id="332" w:author="PR Preview" w:date="2026-01-01T00:00:00Z">
        <w:r>
          <w:rPr>
            <w:rStyle w:val="NormalTok"/>
          </w:rPr>
          <w:t xml:space="preserve">m </w:t>
        </w:r>
      </w:ins>
      <w:ins w:id="333" w:author="PR Preview" w:date="2026-01-01T00:00:00Z">
        <w:r>
          <w:rPr>
            <w:rStyle w:val="OtherTok"/>
          </w:rPr>
          <w:t xml:space="preserve">&lt;-</w:t>
        </w:r>
      </w:ins>
      <w:ins w:id="334" w:author="PR Preview" w:date="2026-01-01T00:00:00Z">
        <w:r>
          <w:rPr>
            <w:rStyle w:val="NormalTok"/>
          </w:rPr>
          <w:t xml:space="preserve"> </w:t>
        </w:r>
      </w:ins>
      <w:ins w:id="335" w:author="PR Preview" w:date="2026-01-01T00:00:00Z">
        <w:r>
          <w:rPr>
            <w:rStyle w:val="FunctionTok"/>
          </w:rPr>
          <w:t xml:space="preserve">length</w:t>
        </w:r>
      </w:ins>
      <w:ins w:id="336" w:author="PR Preview" w:date="2026-01-01T00:00:00Z">
        <w:r>
          <w:rPr>
            <w:rStyle w:val="NormalTok"/>
          </w:rPr>
          <w:t xml:space="preserve">(khan_p)</w:t>
        </w:r>
      </w:ins>
      <w:ins w:id="337" w:author="PR Preview" w:date="2026-01-01T00:00:00Z">
        <w:r>
          <w:br/>
        </w:r>
      </w:ins>
      <w:ins w:id="338" w:author="PR Preview" w:date="2026-01-01T00:00:00Z">
        <w:r>
          <w:rPr>
            <w:rStyle w:val="FunctionTok"/>
          </w:rPr>
          <w:t xml:space="preserve">c</w:t>
        </w:r>
      </w:ins>
      <w:ins w:id="339" w:author="PR Preview" w:date="2026-01-01T00:00:00Z">
        <w:r>
          <w:rPr>
            <w:rStyle w:val="NormalTok"/>
          </w:rPr>
          <w:t xml:space="preserve">(</w:t>
        </w:r>
      </w:ins>
      <w:ins w:id="340" w:author="PR Preview" w:date="2026-01-01T00:00:00Z">
        <w:r>
          <w:br/>
        </w:r>
      </w:ins>
      <w:ins w:id="341" w:author="PR Preview" w:date="2026-01-01T00:00:00Z">
        <w:r>
          <w:rPr>
            <w:rStyle w:val="NormalTok"/>
          </w:rPr>
          <w:t xml:space="preserve">  </w:t>
        </w:r>
      </w:ins>
      <w:ins w:id="342" w:author="PR Preview" w:date="2026-01-01T00:00:00Z">
        <w:r>
          <w:rPr>
            <w:rStyle w:val="AttributeTok"/>
          </w:rPr>
          <w:t xml:space="preserve">tests =</w:t>
        </w:r>
      </w:ins>
      <w:ins w:id="343" w:author="PR Preview" w:date="2026-01-01T00:00:00Z">
        <w:r>
          <w:rPr>
            <w:rStyle w:val="NormalTok"/>
          </w:rPr>
          <w:t xml:space="preserve"> m,</w:t>
        </w:r>
      </w:ins>
      <w:ins w:id="344" w:author="PR Preview" w:date="2026-01-01T00:00:00Z">
        <w:r>
          <w:br/>
        </w:r>
      </w:ins>
      <w:ins w:id="345" w:author="PR Preview" w:date="2026-01-01T00:00:00Z">
        <w:r>
          <w:rPr>
            <w:rStyle w:val="NormalTok"/>
          </w:rPr>
          <w:t xml:space="preserve">  </w:t>
        </w:r>
      </w:ins>
      <w:ins w:id="346" w:author="PR Preview" w:date="2026-01-01T00:00:00Z">
        <w:r>
          <w:rPr>
            <w:rStyle w:val="AttributeTok"/>
          </w:rPr>
          <w:t xml:space="preserve">p_at_most_0.05 =</w:t>
        </w:r>
      </w:ins>
      <w:ins w:id="347" w:author="PR Preview" w:date="2026-01-01T00:00:00Z">
        <w:r>
          <w:rPr>
            <w:rStyle w:val="NormalTok"/>
          </w:rPr>
          <w:t xml:space="preserve"> </w:t>
        </w:r>
      </w:ins>
      <w:ins w:id="348" w:author="PR Preview" w:date="2026-01-01T00:00:00Z">
        <w:r>
          <w:rPr>
            <w:rStyle w:val="FunctionTok"/>
          </w:rPr>
          <w:t xml:space="preserve">sum</w:t>
        </w:r>
      </w:ins>
      <w:ins w:id="349" w:author="PR Preview" w:date="2026-01-01T00:00:00Z">
        <w:r>
          <w:rPr>
            <w:rStyle w:val="NormalTok"/>
          </w:rPr>
          <w:t xml:space="preserve">(khan_p </w:t>
        </w:r>
      </w:ins>
      <w:ins w:id="350" w:author="PR Preview" w:date="2026-01-01T00:00:00Z">
        <w:r>
          <w:rPr>
            <w:rStyle w:val="SpecialCharTok"/>
          </w:rPr>
          <w:t xml:space="preserve">&lt;=</w:t>
        </w:r>
      </w:ins>
      <w:ins w:id="351" w:author="PR Preview" w:date="2026-01-01T00:00:00Z">
        <w:r>
          <w:rPr>
            <w:rStyle w:val="NormalTok"/>
          </w:rPr>
          <w:t xml:space="preserve"> </w:t>
        </w:r>
      </w:ins>
      <w:ins w:id="352" w:author="PR Preview" w:date="2026-01-01T00:00:00Z">
        <w:r>
          <w:rPr>
            <w:rStyle w:val="FloatTok"/>
          </w:rPr>
          <w:t xml:space="preserve">0.05</w:t>
        </w:r>
      </w:ins>
      <w:ins w:id="353" w:author="PR Preview" w:date="2026-01-01T00:00:00Z">
        <w:r>
          <w:rPr>
            <w:rStyle w:val="NormalTok"/>
          </w:rPr>
          <w:t xml:space="preserve">),</w:t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NormalTok"/>
          </w:rPr>
          <w:t xml:space="preserve">  </w:t>
        </w:r>
      </w:ins>
      <w:ins w:id="356" w:author="PR Preview" w:date="2026-01-01T00:00:00Z">
        <w:r>
          <w:rPr>
            <w:rStyle w:val="AttributeTok"/>
          </w:rPr>
          <w:t xml:space="preserve">expected_if_all_null =</w:t>
        </w:r>
      </w:ins>
      <w:ins w:id="357" w:author="PR Preview" w:date="2026-01-01T00:00:00Z">
        <w:r>
          <w:rPr>
            <w:rStyle w:val="NormalTok"/>
          </w:rPr>
          <w:t xml:space="preserve"> </w:t>
        </w:r>
      </w:ins>
      <w:ins w:id="358" w:author="PR Preview" w:date="2026-01-01T00:00:00Z">
        <w:r>
          <w:rPr>
            <w:rStyle w:val="FloatTok"/>
          </w:rPr>
          <w:t xml:space="preserve">0.05</w:t>
        </w:r>
      </w:ins>
      <w:ins w:id="359" w:author="PR Preview" w:date="2026-01-01T00:00:00Z">
        <w:r>
          <w:rPr>
            <w:rStyle w:val="NormalTok"/>
          </w:rPr>
          <w:t xml:space="preserve"> </w:t>
        </w:r>
      </w:ins>
      <w:ins w:id="360" w:author="PR Preview" w:date="2026-01-01T00:00:00Z">
        <w:r>
          <w:rPr>
            <w:rStyle w:val="SpecialCharTok"/>
          </w:rPr>
          <w:t xml:space="preserve">*</w:t>
        </w:r>
      </w:ins>
      <w:ins w:id="361" w:author="PR Preview" w:date="2026-01-01T00:00:00Z">
        <w:r>
          <w:rPr>
            <w:rStyle w:val="NormalTok"/>
          </w:rPr>
          <w:t xml:space="preserve"> m</w:t>
        </w:r>
      </w:ins>
      <w:ins w:id="362" w:author="PR Preview" w:date="2026-01-01T00:00:00Z">
        <w:r>
          <w:br/>
        </w:r>
      </w:ins>
      <w:ins w:id="363" w:author="PR Preview" w:date="2026-01-01T00:00:00Z">
        <w:r>
          <w:rPr>
            <w:rStyle w:val="NormalTok"/>
          </w:rPr>
          <w:t xml:space="preserve">)</w:t>
        </w:r>
      </w:ins>
      <w:ins w:id="364" w:author="PR Preview" w:date="2026-01-01T00:00:00Z">
        <w:r>
          <w:br/>
        </w:r>
      </w:ins>
      <w:ins w:id="365" w:author="PR Preview" w:date="2026-01-01T00:00:00Z">
        <w:r>
          <w:rPr>
            <w:rStyle w:val="CommentTok"/>
          </w:rPr>
          <w:t xml:space="preserve">#&gt;                tests       p_at_most_0.05 expected_if_all_null </w:t>
        </w:r>
      </w:ins>
      <w:ins w:id="366" w:author="PR Preview" w:date="2026-01-01T00:00:00Z">
        <w:r>
          <w:br/>
        </w:r>
      </w:ins>
      <w:ins w:id="367" w:author="PR Preview" w:date="2026-01-01T00:00:00Z">
        <w:r>
          <w:rPr>
            <w:rStyle w:val="CommentTok"/>
          </w:rPr>
          <w:t xml:space="preserve">#&gt;               2308.0                528.0                115.4</w:t>
        </w:r>
      </w:ins>
    </w:p>
    <w:p>
      <w:pPr>
        <w:pStyle w:val="FirstParagraph"/>
      </w:pPr>
      <w:ins w:id="368" w:author="PR Preview" w:date="2026-01-01T00:00:00Z">
        <w:r>
          <w:t xml:space="preserve">528 of the 2308 genes have a p-value of at most 0.05.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If every null hypothesis were true,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the p-values would be uniform on</w:t>
        </w:r>
      </w:ins>
      <w:ins w:id="37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and about 115.4 genes would fall below 0.05 by chance alone.</w:t>
        </w:r>
      </w:ins>
      <w:ins w:id="376" w:author="PR Preview" w:date="2026-01-01T00:00:00Z">
        <w:r>
          <w:t xml:space="preserve"> </w:t>
        </w:r>
      </w:ins>
      <w:hyperlink w:anchor="fig-khan-p-hist">
        <w:ins w:id="377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shows the p-values: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the spike at the left is the signal,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and the roughly flat remainder looks like p-values from true null hypotheses.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The data alone do not say which of the 528 genes are the false positives.</w:t>
        </w:r>
      </w:ins>
    </w:p>
    <w:p>
      <w:pPr>
        <w:pStyle w:val="SourceCode"/>
      </w:pPr>
      <w:ins w:id="386" w:author="PR Preview" w:date="2026-01-01T00:00:00Z">
        <w:r>
          <w:rPr>
            <w:rStyle w:val="FunctionTok"/>
          </w:rPr>
          <w:t xml:space="preserve">ggplot</w:t>
        </w:r>
      </w:ins>
      <w:ins w:id="387" w:author="PR Preview" w:date="2026-01-01T00:00:00Z">
        <w:r>
          <w:rPr>
            <w:rStyle w:val="NormalTok"/>
          </w:rPr>
          <w:t xml:space="preserve">(</w:t>
        </w:r>
      </w:ins>
      <w:ins w:id="388" w:author="PR Preview" w:date="2026-01-01T00:00:00Z">
        <w:r>
          <w:rPr>
            <w:rStyle w:val="FunctionTok"/>
          </w:rPr>
          <w:t xml:space="preserve">data.frame</w:t>
        </w:r>
      </w:ins>
      <w:ins w:id="389" w:author="PR Preview" w:date="2026-01-01T00:00:00Z">
        <w:r>
          <w:rPr>
            <w:rStyle w:val="NormalTok"/>
          </w:rPr>
          <w:t xml:space="preserve">(</w:t>
        </w:r>
      </w:ins>
      <w:ins w:id="390" w:author="PR Preview" w:date="2026-01-01T00:00:00Z">
        <w:r>
          <w:rPr>
            <w:rStyle w:val="AttributeTok"/>
          </w:rPr>
          <w:t xml:space="preserve">p =</w:t>
        </w:r>
      </w:ins>
      <w:ins w:id="391" w:author="PR Preview" w:date="2026-01-01T00:00:00Z">
        <w:r>
          <w:rPr>
            <w:rStyle w:val="NormalTok"/>
          </w:rPr>
          <w:t xml:space="preserve"> khan_p), </w:t>
        </w:r>
      </w:ins>
      <w:ins w:id="392" w:author="PR Preview" w:date="2026-01-01T00:00:00Z">
        <w:r>
          <w:rPr>
            <w:rStyle w:val="FunctionTok"/>
          </w:rPr>
          <w:t xml:space="preserve">aes</w:t>
        </w:r>
      </w:ins>
      <w:ins w:id="393" w:author="PR Preview" w:date="2026-01-01T00:00:00Z">
        <w:r>
          <w:rPr>
            <w:rStyle w:val="NormalTok"/>
          </w:rPr>
          <w:t xml:space="preserve">(</w:t>
        </w:r>
      </w:ins>
      <w:ins w:id="394" w:author="PR Preview" w:date="2026-01-01T00:00:00Z">
        <w:r>
          <w:rPr>
            <w:rStyle w:val="AttributeTok"/>
          </w:rPr>
          <w:t xml:space="preserve">x =</w:t>
        </w:r>
      </w:ins>
      <w:ins w:id="395" w:author="PR Preview" w:date="2026-01-01T00:00:00Z">
        <w:r>
          <w:rPr>
            <w:rStyle w:val="NormalTok"/>
          </w:rPr>
          <w:t xml:space="preserve"> p)) </w:t>
        </w:r>
      </w:ins>
      <w:ins w:id="396" w:author="PR Preview" w:date="2026-01-01T00:00:00Z">
        <w:r>
          <w:rPr>
            <w:rStyle w:val="SpecialCharTok"/>
          </w:rPr>
          <w:t xml:space="preserve">+</w:t>
        </w:r>
      </w:ins>
      <w:ins w:id="397" w:author="PR Preview" w:date="2026-01-01T00:00:00Z">
        <w:r>
          <w:br/>
        </w:r>
      </w:ins>
      <w:ins w:id="398" w:author="PR Preview" w:date="2026-01-01T00:00:00Z">
        <w:r>
          <w:rPr>
            <w:rStyle w:val="NormalTok"/>
          </w:rPr>
          <w:t xml:space="preserve">  </w:t>
        </w:r>
      </w:ins>
      <w:ins w:id="399" w:author="PR Preview" w:date="2026-01-01T00:00:00Z">
        <w:r>
          <w:rPr>
            <w:rStyle w:val="FunctionTok"/>
          </w:rPr>
          <w:t xml:space="preserve">geom_histogram</w:t>
        </w:r>
      </w:ins>
      <w:ins w:id="400" w:author="PR Preview" w:date="2026-01-01T00:00:00Z">
        <w:r>
          <w:rPr>
            <w:rStyle w:val="NormalTok"/>
          </w:rPr>
          <w:t xml:space="preserve">(</w:t>
        </w:r>
      </w:ins>
      <w:ins w:id="401" w:author="PR Preview" w:date="2026-01-01T00:00:00Z">
        <w:r>
          <w:br/>
        </w:r>
      </w:ins>
      <w:ins w:id="402" w:author="PR Preview" w:date="2026-01-01T00:00:00Z">
        <w:r>
          <w:rPr>
            <w:rStyle w:val="NormalTok"/>
          </w:rPr>
          <w:t xml:space="preserve">    </w:t>
        </w:r>
      </w:ins>
      <w:ins w:id="403" w:author="PR Preview" w:date="2026-01-01T00:00:00Z">
        <w:r>
          <w:rPr>
            <w:rStyle w:val="AttributeTok"/>
          </w:rPr>
          <w:t xml:space="preserve">binwidth =</w:t>
        </w:r>
      </w:ins>
      <w:ins w:id="404" w:author="PR Preview" w:date="2026-01-01T00:00:00Z">
        <w:r>
          <w:rPr>
            <w:rStyle w:val="NormalTok"/>
          </w:rPr>
          <w:t xml:space="preserve"> </w:t>
        </w:r>
      </w:ins>
      <w:ins w:id="405" w:author="PR Preview" w:date="2026-01-01T00:00:00Z">
        <w:r>
          <w:rPr>
            <w:rStyle w:val="FloatTok"/>
          </w:rPr>
          <w:t xml:space="preserve">0.05</w:t>
        </w:r>
      </w:ins>
      <w:ins w:id="406" w:author="PR Preview" w:date="2026-01-01T00:00:00Z">
        <w:r>
          <w:rPr>
            <w:rStyle w:val="NormalTok"/>
          </w:rPr>
          <w:t xml:space="preserve">, </w:t>
        </w:r>
      </w:ins>
      <w:ins w:id="407" w:author="PR Preview" w:date="2026-01-01T00:00:00Z">
        <w:r>
          <w:rPr>
            <w:rStyle w:val="AttributeTok"/>
          </w:rPr>
          <w:t xml:space="preserve">boundary =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DecValTok"/>
          </w:rPr>
          <w:t xml:space="preserve">0</w:t>
        </w:r>
      </w:ins>
      <w:ins w:id="410" w:author="PR Preview" w:date="2026-01-01T00:00:00Z">
        <w:r>
          <w:rPr>
            <w:rStyle w:val="NormalTok"/>
          </w:rPr>
          <w:t xml:space="preserve">, </w:t>
        </w:r>
      </w:ins>
      <w:ins w:id="411" w:author="PR Preview" w:date="2026-01-01T00:00:00Z">
        <w:r>
          <w:rPr>
            <w:rStyle w:val="AttributeTok"/>
          </w:rPr>
          <w:t xml:space="preserve">fill =</w:t>
        </w:r>
      </w:ins>
      <w:ins w:id="412" w:author="PR Preview" w:date="2026-01-01T00:00:00Z">
        <w:r>
          <w:rPr>
            <w:rStyle w:val="NormalTok"/>
          </w:rPr>
          <w:t xml:space="preserve"> </w:t>
        </w:r>
      </w:ins>
      <w:ins w:id="413" w:author="PR Preview" w:date="2026-01-01T00:00:00Z">
        <w:r>
          <w:rPr>
            <w:rStyle w:val="StringTok"/>
          </w:rPr>
          <w:t xml:space="preserve">"grey60"</w:t>
        </w:r>
      </w:ins>
      <w:ins w:id="414" w:author="PR Preview" w:date="2026-01-01T00:00:00Z">
        <w:r>
          <w:rPr>
            <w:rStyle w:val="NormalTok"/>
          </w:rPr>
          <w:t xml:space="preserve">, </w:t>
        </w:r>
      </w:ins>
      <w:ins w:id="415" w:author="PR Preview" w:date="2026-01-01T00:00:00Z">
        <w:r>
          <w:rPr>
            <w:rStyle w:val="AttributeTok"/>
          </w:rPr>
          <w:t xml:space="preserve">color =</w:t>
        </w:r>
      </w:ins>
      <w:ins w:id="416" w:author="PR Preview" w:date="2026-01-01T00:00:00Z">
        <w:r>
          <w:rPr>
            <w:rStyle w:val="NormalTok"/>
          </w:rPr>
          <w:t xml:space="preserve"> </w:t>
        </w:r>
      </w:ins>
      <w:ins w:id="417" w:author="PR Preview" w:date="2026-01-01T00:00:00Z">
        <w:r>
          <w:rPr>
            <w:rStyle w:val="StringTok"/>
          </w:rPr>
          <w:t xml:space="preserve">"white"</w:t>
        </w:r>
      </w:ins>
      <w:ins w:id="418" w:author="PR Preview" w:date="2026-01-01T00:00:00Z">
        <w:r>
          <w:br/>
        </w:r>
      </w:ins>
      <w:ins w:id="419" w:author="PR Preview" w:date="2026-01-01T00:00:00Z">
        <w:r>
          <w:rPr>
            <w:rStyle w:val="NormalTok"/>
          </w:rPr>
          <w:t xml:space="preserve">  ) </w:t>
        </w:r>
      </w:ins>
      <w:ins w:id="420" w:author="PR Preview" w:date="2026-01-01T00:00:00Z">
        <w:r>
          <w:rPr>
            <w:rStyle w:val="SpecialCharTok"/>
          </w:rPr>
          <w:t xml:space="preserve">+</w:t>
        </w:r>
      </w:ins>
      <w:ins w:id="421" w:author="PR Preview" w:date="2026-01-01T00:00:00Z">
        <w:r>
          <w:br/>
        </w:r>
      </w:ins>
      <w:ins w:id="422" w:author="PR Preview" w:date="2026-01-01T00:00:00Z">
        <w:r>
          <w:rPr>
            <w:rStyle w:val="NormalTok"/>
          </w:rPr>
          <w:t xml:space="preserve">  </w:t>
        </w:r>
      </w:ins>
      <w:ins w:id="423" w:author="PR Preview" w:date="2026-01-01T00:00:00Z">
        <w:r>
          <w:rPr>
            <w:rStyle w:val="FunctionTok"/>
          </w:rPr>
          <w:t xml:space="preserve">labs</w:t>
        </w:r>
      </w:ins>
      <w:ins w:id="424" w:author="PR Preview" w:date="2026-01-01T00:00:00Z">
        <w:r>
          <w:rPr>
            <w:rStyle w:val="NormalTok"/>
          </w:rPr>
          <w:t xml:space="preserve">(</w:t>
        </w:r>
      </w:ins>
      <w:ins w:id="425" w:author="PR Preview" w:date="2026-01-01T00:00:00Z">
        <w:r>
          <w:rPr>
            <w:rStyle w:val="AttributeTok"/>
          </w:rPr>
          <w:t xml:space="preserve">x =</w:t>
        </w:r>
      </w:ins>
      <w:ins w:id="426" w:author="PR Preview" w:date="2026-01-01T00:00:00Z">
        <w:r>
          <w:rPr>
            <w:rStyle w:val="NormalTok"/>
          </w:rPr>
          <w:t xml:space="preserve"> </w:t>
        </w:r>
      </w:ins>
      <w:ins w:id="427" w:author="PR Preview" w:date="2026-01-01T00:00:00Z">
        <w:r>
          <w:rPr>
            <w:rStyle w:val="StringTok"/>
          </w:rPr>
          <w:t xml:space="preserve">"p-value"</w:t>
        </w:r>
      </w:ins>
      <w:ins w:id="428" w:author="PR Preview" w:date="2026-01-01T00:00:00Z">
        <w:r>
          <w:rPr>
            <w:rStyle w:val="NormalTok"/>
          </w:rPr>
          <w:t xml:space="preserve">, </w:t>
        </w:r>
      </w:ins>
      <w:ins w:id="429" w:author="PR Preview" w:date="2026-01-01T00:00:00Z">
        <w:r>
          <w:rPr>
            <w:rStyle w:val="AttributeTok"/>
          </w:rPr>
          <w:t xml:space="preserve">y =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StringTok"/>
          </w:rPr>
          <w:t xml:space="preserve">"Number of genes"</w:t>
        </w:r>
      </w:ins>
      <w:ins w:id="432" w:author="PR Preview" w:date="2026-01-01T00:00:00Z">
        <w:r>
          <w:rPr>
            <w:rStyle w:val="NormalTok"/>
          </w:rPr>
          <w:t xml:space="preserve">)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ins w:id="433" w:author="PR Preview" w:date="2026-01-01T00:00:00Z">
        <w:r>
          <w:t xml:space="preserve">3 Error rates for a family of tests</w:t>
        </w:r>
      </w:ins>
    </w:p>
    <w:bookmarkStart w:id="32" w:name="sec-rejection-counts"/>
    <w:p>
      <w:pPr>
        <w:pStyle w:val="Heading3"/>
      </w:pPr>
      <w:ins w:id="434" w:author="PR Preview" w:date="2026-01-01T00:00:00Z">
        <w:r>
          <w:t xml:space="preserve">3.1 Counting errors</w:t>
        </w:r>
      </w:ins>
    </w:p>
    <w:bookmarkStart w:id="29" w:name="def-rejection-counts"/>
    <w:p>
      <w:pPr>
        <w:pStyle w:val="FirstParagraph"/>
      </w:pPr>
      <w:ins w:id="435" w:author="PR Preview" w:date="2026-01-01T00:00:00Z">
        <w:r>
          <w:rPr>
            <w:b/>
            <w:bCs/>
          </w:rPr>
          <w:t xml:space="preserve">Definition 1 (Outcome counts of a family of tests)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Suppose a procedure tests</w:t>
        </w:r>
      </w:ins>
      <w:ins w:id="438" w:author="PR Preview" w:date="2026-01-01T00:00:00Z">
        <w:r>
          <w:t xml:space="preserve"> </w:t>
        </w:r>
      </w:ins>
      <m:oMath>
        <m:r>
          <m:t>m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null hypotheses,</w:t>
        </w:r>
      </w:ins>
      <w:ins w:id="441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of which are true.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Count the outcomes as in</w:t>
        </w:r>
      </w:ins>
      <w:ins w:id="446" w:author="PR Preview" w:date="2026-01-01T00:00:00Z">
        <w:r>
          <w:t xml:space="preserve"> </w:t>
        </w:r>
      </w:ins>
      <w:hyperlink w:anchor="tbl-rejection-counts">
        <w:ins w:id="447" w:author="PR Preview" w:date="2026-01-01T00:00:00Z">
          <w:r>
            <w:rPr>
              <w:rStyle w:val="Hyperlink"/>
            </w:rPr>
            <w:t xml:space="preserve">Table 1</w:t>
          </w:r>
        </w:ins>
      </w:hyperlink>
      <w:ins w:id="448" w:author="PR Preview" w:date="2026-01-01T00:00:00Z">
        <w:r>
          <w:t xml:space="preserve">:</w:t>
        </w:r>
      </w:ins>
      <w:ins w:id="449" w:author="PR Preview" w:date="2026-01-01T00:00:00Z">
        <w:r>
          <w:t xml:space="preserve"> </w:t>
        </w:r>
      </w:ins>
      <m:oMath>
        <m:r>
          <m:t>V</m:t>
        </m:r>
      </m:oMath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true null hypotheses rejected (false positives),</w:t>
        </w:r>
      </w:ins>
      <w:ins w:id="452" w:author="PR Preview" w:date="2026-01-01T00:00:00Z">
        <w:r>
          <w:t xml:space="preserve"> </w:t>
        </w:r>
      </w:ins>
      <m:oMath>
        <m:r>
          <m:t>S</m:t>
        </m:r>
      </m:oMath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false null hypotheses rejected (true positives),</w:t>
        </w:r>
      </w:ins>
      <w:ins w:id="455" w:author="PR Preview" w:date="2026-01-01T00:00:00Z">
        <w:r>
          <w:t xml:space="preserve"> </w:t>
        </w:r>
      </w:ins>
      <m:oMath>
        <m:r>
          <m:t>U</m:t>
        </m:r>
      </m:oMath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true null hypotheses not rejected,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and</w:t>
        </w:r>
      </w:ins>
      <w:ins w:id="460" w:author="PR Preview" w:date="2026-01-01T00:00:00Z">
        <w:r>
          <w:t xml:space="preserve"> </w:t>
        </w:r>
      </w:ins>
      <m:oMath>
        <m:r>
          <m:t>T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false null hypotheses not rejected.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The total number of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rPr>
            <w:b/>
            <w:bCs/>
          </w:rPr>
          <w:t xml:space="preserve">rejections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ins w:id="469" w:author="PR Preview" w:date="2026-01-01T00:00:00Z">
        <w:r>
          <w:rPr>
            <w:b/>
            <w:bCs/>
          </w:rPr>
          <w:t xml:space="preserve">Example 3 (Outcome counts in a simulated family of 1000 tests)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With real data the truth is unknown, so</w:t>
        </w:r>
      </w:ins>
      <w:ins w:id="472" w:author="PR Preview" w:date="2026-01-01T00:00:00Z">
        <w:r>
          <w:t xml:space="preserve"> </w:t>
        </w:r>
      </w:ins>
      <m:oMath>
        <m:r>
          <m:t>V</m:t>
        </m:r>
      </m:oMath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and</w:t>
        </w:r>
      </w:ins>
      <w:ins w:id="475" w:author="PR Preview" w:date="2026-01-01T00:00:00Z">
        <w:r>
          <w:t xml:space="preserve"> </w:t>
        </w:r>
      </w:ins>
      <m:oMath>
        <m:r>
          <m:t>S</m:t>
        </m:r>
      </m:oMath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cannot be counted.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A simulation knows the truth.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Simulate</w:t>
        </w:r>
      </w:ins>
      <w:ins w:id="48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1000</m:t>
        </m:r>
      </m:oMath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z-tests,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of which</w:t>
        </w:r>
      </w:ins>
      <w:ins w:id="487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have a true null hypothesis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(a standard Gaussian statistic</w:t>
        </w:r>
      </w:ins>
      <w:ins w:id="492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j</m:t>
            </m:r>
          </m:sub>
        </m:sSub>
      </m:oMath>
      <w:ins w:id="493" w:author="PR Preview" w:date="2026-01-01T00:00:00Z">
        <w:r>
          <w:t xml:space="preserve">)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and 100 have a false one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(a Gaussian statistic with mean 3 and variance 1).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Each p-value is</w:t>
        </w:r>
      </w:ins>
      <w:ins w:id="50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ins w:id="501" w:author="PR Preview" w:date="2026-01-01T00:00:00Z">
        <w:r>
          <w:t xml:space="preserve">.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Rejecting every null hypothesis with</w:t>
        </w:r>
      </w:ins>
      <w:ins w:id="504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gives the counts of</w:t>
        </w:r>
      </w:ins>
      <w:ins w:id="507" w:author="PR Preview" w:date="2026-01-01T00:00:00Z">
        <w:r>
          <w:t xml:space="preserve"> </w:t>
        </w:r>
      </w:ins>
      <w:hyperlink w:anchor="def-rejection-counts">
        <w:ins w:id="50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09" w:author="PR Preview" w:date="2026-01-01T00:00:00Z">
        <w:r>
          <w:t xml:space="preserve">:</w:t>
        </w:r>
      </w:ins>
    </w:p>
    <w:p>
      <w:pPr>
        <w:pStyle w:val="SourceCode"/>
      </w:pPr>
      <w:ins w:id="510" w:author="PR Preview" w:date="2026-01-01T00:00:00Z">
        <w:r>
          <w:rPr>
            <w:rStyle w:val="NormalTok"/>
          </w:rPr>
          <w:t xml:space="preserve">simulate_tests </w:t>
        </w:r>
      </w:ins>
      <w:ins w:id="511" w:author="PR Preview" w:date="2026-01-01T00:00:00Z">
        <w:r>
          <w:rPr>
            <w:rStyle w:val="OtherTok"/>
          </w:rPr>
          <w:t xml:space="preserve">&lt;-</w:t>
        </w:r>
      </w:ins>
      <w:ins w:id="512" w:author="PR Preview" w:date="2026-01-01T00:00:00Z">
        <w:r>
          <w:rPr>
            <w:rStyle w:val="NormalTok"/>
          </w:rPr>
          <w:t xml:space="preserve"> </w:t>
        </w:r>
      </w:ins>
      <w:ins w:id="513" w:author="PR Preview" w:date="2026-01-01T00:00:00Z">
        <w:r>
          <w:rPr>
            <w:rStyle w:val="ControlFlowTok"/>
          </w:rPr>
          <w:t xml:space="preserve">function</w:t>
        </w:r>
      </w:ins>
      <w:ins w:id="514" w:author="PR Preview" w:date="2026-01-01T00:00:00Z">
        <w:r>
          <w:rPr>
            <w:rStyle w:val="NormalTok"/>
          </w:rPr>
          <w:t xml:space="preserve">(</w:t>
        </w:r>
      </w:ins>
      <w:ins w:id="515" w:author="PR Preview" w:date="2026-01-01T00:00:00Z">
        <w:r>
          <w:rPr>
            <w:rStyle w:val="AttributeTok"/>
          </w:rPr>
          <w:t xml:space="preserve">m =</w:t>
        </w:r>
      </w:ins>
      <w:ins w:id="516" w:author="PR Preview" w:date="2026-01-01T00:00:00Z">
        <w:r>
          <w:rPr>
            <w:rStyle w:val="NormalTok"/>
          </w:rPr>
          <w:t xml:space="preserve"> </w:t>
        </w:r>
      </w:ins>
      <w:ins w:id="517" w:author="PR Preview" w:date="2026-01-01T00:00:00Z">
        <w:r>
          <w:rPr>
            <w:rStyle w:val="DecValTok"/>
          </w:rPr>
          <w:t xml:space="preserve">1000</w:t>
        </w:r>
      </w:ins>
      <w:ins w:id="518" w:author="PR Preview" w:date="2026-01-01T00:00:00Z">
        <w:r>
          <w:rPr>
            <w:rStyle w:val="NormalTok"/>
          </w:rPr>
          <w:t xml:space="preserve">, </w:t>
        </w:r>
      </w:ins>
      <w:ins w:id="519" w:author="PR Preview" w:date="2026-01-01T00:00:00Z">
        <w:r>
          <w:rPr>
            <w:rStyle w:val="AttributeTok"/>
          </w:rPr>
          <w:t xml:space="preserve">m0 =</w:t>
        </w:r>
      </w:ins>
      <w:ins w:id="520" w:author="PR Preview" w:date="2026-01-01T00:00:00Z">
        <w:r>
          <w:rPr>
            <w:rStyle w:val="NormalTok"/>
          </w:rPr>
          <w:t xml:space="preserve"> </w:t>
        </w:r>
      </w:ins>
      <w:ins w:id="521" w:author="PR Preview" w:date="2026-01-01T00:00:00Z">
        <w:r>
          <w:rPr>
            <w:rStyle w:val="DecValTok"/>
          </w:rPr>
          <w:t xml:space="preserve">900</w:t>
        </w:r>
      </w:ins>
      <w:ins w:id="522" w:author="PR Preview" w:date="2026-01-01T00:00:00Z">
        <w:r>
          <w:rPr>
            <w:rStyle w:val="NormalTok"/>
          </w:rPr>
          <w:t xml:space="preserve">, </w:t>
        </w:r>
      </w:ins>
      <w:ins w:id="523" w:author="PR Preview" w:date="2026-01-01T00:00:00Z">
        <w:r>
          <w:rPr>
            <w:rStyle w:val="AttributeTok"/>
          </w:rPr>
          <w:t xml:space="preserve">shift =</w:t>
        </w:r>
      </w:ins>
      <w:ins w:id="524" w:author="PR Preview" w:date="2026-01-01T00:00:00Z">
        <w:r>
          <w:rPr>
            <w:rStyle w:val="NormalTok"/>
          </w:rPr>
          <w:t xml:space="preserve"> </w:t>
        </w:r>
      </w:ins>
      <w:ins w:id="525" w:author="PR Preview" w:date="2026-01-01T00:00:00Z">
        <w:r>
          <w:rPr>
            <w:rStyle w:val="DecValTok"/>
          </w:rPr>
          <w:t xml:space="preserve">3</w:t>
        </w:r>
      </w:ins>
      <w:ins w:id="526" w:author="PR Preview" w:date="2026-01-01T00:00:00Z">
        <w:r>
          <w:rPr>
            <w:rStyle w:val="NormalTok"/>
          </w:rPr>
          <w:t xml:space="preserve">) {</w:t>
        </w:r>
      </w:ins>
      <w:ins w:id="527" w:author="PR Preview" w:date="2026-01-01T00:00:00Z">
        <w:r>
          <w:br/>
        </w:r>
      </w:ins>
      <w:ins w:id="528" w:author="PR Preview" w:date="2026-01-01T00:00:00Z">
        <w:r>
          <w:rPr>
            <w:rStyle w:val="NormalTok"/>
          </w:rPr>
          <w:t xml:space="preserve">  is_null </w:t>
        </w:r>
      </w:ins>
      <w:ins w:id="529" w:author="PR Preview" w:date="2026-01-01T00:00:00Z">
        <w:r>
          <w:rPr>
            <w:rStyle w:val="OtherTok"/>
          </w:rPr>
          <w:t xml:space="preserve">&lt;-</w:t>
        </w:r>
      </w:ins>
      <w:ins w:id="530" w:author="PR Preview" w:date="2026-01-01T00:00:00Z">
        <w:r>
          <w:rPr>
            <w:rStyle w:val="NormalTok"/>
          </w:rPr>
          <w:t xml:space="preserve"> </w:t>
        </w:r>
      </w:ins>
      <w:ins w:id="531" w:author="PR Preview" w:date="2026-01-01T00:00:00Z">
        <w:r>
          <w:rPr>
            <w:rStyle w:val="FunctionTok"/>
          </w:rPr>
          <w:t xml:space="preserve">rep</w:t>
        </w:r>
      </w:ins>
      <w:ins w:id="532" w:author="PR Preview" w:date="2026-01-01T00:00:00Z">
        <w:r>
          <w:rPr>
            <w:rStyle w:val="NormalTok"/>
          </w:rPr>
          <w:t xml:space="preserve">(</w:t>
        </w:r>
      </w:ins>
      <w:ins w:id="533" w:author="PR Preview" w:date="2026-01-01T00:00:00Z">
        <w:r>
          <w:rPr>
            <w:rStyle w:val="FunctionTok"/>
          </w:rPr>
          <w:t xml:space="preserve">c</w:t>
        </w:r>
      </w:ins>
      <w:ins w:id="534" w:author="PR Preview" w:date="2026-01-01T00:00:00Z">
        <w:r>
          <w:rPr>
            <w:rStyle w:val="NormalTok"/>
          </w:rPr>
          <w:t xml:space="preserve">(</w:t>
        </w:r>
      </w:ins>
      <w:ins w:id="535" w:author="PR Preview" w:date="2026-01-01T00:00:00Z">
        <w:r>
          <w:rPr>
            <w:rStyle w:val="ConstantTok"/>
          </w:rPr>
          <w:t xml:space="preserve">TRUE</w:t>
        </w:r>
      </w:ins>
      <w:ins w:id="536" w:author="PR Preview" w:date="2026-01-01T00:00:00Z">
        <w:r>
          <w:rPr>
            <w:rStyle w:val="NormalTok"/>
          </w:rPr>
          <w:t xml:space="preserve">, </w:t>
        </w:r>
      </w:ins>
      <w:ins w:id="537" w:author="PR Preview" w:date="2026-01-01T00:00:00Z">
        <w:r>
          <w:rPr>
            <w:rStyle w:val="ConstantTok"/>
          </w:rPr>
          <w:t xml:space="preserve">FALSE</w:t>
        </w:r>
      </w:ins>
      <w:ins w:id="538" w:author="PR Preview" w:date="2026-01-01T00:00:00Z">
        <w:r>
          <w:rPr>
            <w:rStyle w:val="NormalTok"/>
          </w:rPr>
          <w:t xml:space="preserve">), </w:t>
        </w:r>
      </w:ins>
      <w:ins w:id="539" w:author="PR Preview" w:date="2026-01-01T00:00:00Z">
        <w:r>
          <w:rPr>
            <w:rStyle w:val="FunctionTok"/>
          </w:rPr>
          <w:t xml:space="preserve">c</w:t>
        </w:r>
      </w:ins>
      <w:ins w:id="540" w:author="PR Preview" w:date="2026-01-01T00:00:00Z">
        <w:r>
          <w:rPr>
            <w:rStyle w:val="NormalTok"/>
          </w:rPr>
          <w:t xml:space="preserve">(m0, m </w:t>
        </w:r>
      </w:ins>
      <w:ins w:id="541" w:author="PR Preview" w:date="2026-01-01T00:00:00Z">
        <w:r>
          <w:rPr>
            <w:rStyle w:val="SpecialCharTok"/>
          </w:rPr>
          <w:t xml:space="preserve">-</w:t>
        </w:r>
      </w:ins>
      <w:ins w:id="542" w:author="PR Preview" w:date="2026-01-01T00:00:00Z">
        <w:r>
          <w:rPr>
            <w:rStyle w:val="NormalTok"/>
          </w:rPr>
          <w:t xml:space="preserve"> m0))</w:t>
        </w:r>
      </w:ins>
      <w:ins w:id="543" w:author="PR Preview" w:date="2026-01-01T00:00:00Z">
        <w:r>
          <w:br/>
        </w:r>
      </w:ins>
      <w:ins w:id="544" w:author="PR Preview" w:date="2026-01-01T00:00:00Z">
        <w:r>
          <w:rPr>
            <w:rStyle w:val="NormalTok"/>
          </w:rPr>
          <w:t xml:space="preserve">  z </w:t>
        </w:r>
      </w:ins>
      <w:ins w:id="545" w:author="PR Preview" w:date="2026-01-01T00:00:00Z">
        <w:r>
          <w:rPr>
            <w:rStyle w:val="OtherTok"/>
          </w:rPr>
          <w:t xml:space="preserve">&lt;-</w:t>
        </w:r>
      </w:ins>
      <w:ins w:id="546" w:author="PR Preview" w:date="2026-01-01T00:00:00Z">
        <w:r>
          <w:rPr>
            <w:rStyle w:val="NormalTok"/>
          </w:rPr>
          <w:t xml:space="preserve"> </w:t>
        </w:r>
      </w:ins>
      <w:ins w:id="547" w:author="PR Preview" w:date="2026-01-01T00:00:00Z">
        <w:r>
          <w:rPr>
            <w:rStyle w:val="FunctionTok"/>
          </w:rPr>
          <w:t xml:space="preserve">rnorm</w:t>
        </w:r>
      </w:ins>
      <w:ins w:id="548" w:author="PR Preview" w:date="2026-01-01T00:00:00Z">
        <w:r>
          <w:rPr>
            <w:rStyle w:val="NormalTok"/>
          </w:rPr>
          <w:t xml:space="preserve">(m, </w:t>
        </w:r>
      </w:ins>
      <w:ins w:id="549" w:author="PR Preview" w:date="2026-01-01T00:00:00Z">
        <w:r>
          <w:rPr>
            <w:rStyle w:val="AttributeTok"/>
          </w:rPr>
          <w:t xml:space="preserve">mean =</w:t>
        </w:r>
      </w:ins>
      <w:ins w:id="550" w:author="PR Preview" w:date="2026-01-01T00:00:00Z">
        <w:r>
          <w:rPr>
            <w:rStyle w:val="NormalTok"/>
          </w:rPr>
          <w:t xml:space="preserve"> </w:t>
        </w:r>
      </w:ins>
      <w:ins w:id="551" w:author="PR Preview" w:date="2026-01-01T00:00:00Z">
        <w:r>
          <w:rPr>
            <w:rStyle w:val="FunctionTok"/>
          </w:rPr>
          <w:t xml:space="preserve">ifelse</w:t>
        </w:r>
      </w:ins>
      <w:ins w:id="552" w:author="PR Preview" w:date="2026-01-01T00:00:00Z">
        <w:r>
          <w:rPr>
            <w:rStyle w:val="NormalTok"/>
          </w:rPr>
          <w:t xml:space="preserve">(is_null, </w:t>
        </w:r>
      </w:ins>
      <w:ins w:id="553" w:author="PR Preview" w:date="2026-01-01T00:00:00Z">
        <w:r>
          <w:rPr>
            <w:rStyle w:val="DecValTok"/>
          </w:rPr>
          <w:t xml:space="preserve">0</w:t>
        </w:r>
      </w:ins>
      <w:ins w:id="554" w:author="PR Preview" w:date="2026-01-01T00:00:00Z">
        <w:r>
          <w:rPr>
            <w:rStyle w:val="NormalTok"/>
          </w:rPr>
          <w:t xml:space="preserve">, shift))</w:t>
        </w:r>
      </w:ins>
      <w:ins w:id="555" w:author="PR Preview" w:date="2026-01-01T00:00:00Z">
        <w:r>
          <w:br/>
        </w:r>
      </w:ins>
      <w:ins w:id="556" w:author="PR Preview" w:date="2026-01-01T00:00:00Z">
        <w:r>
          <w:rPr>
            <w:rStyle w:val="NormalTok"/>
          </w:rPr>
          <w:t xml:space="preserve">  </w:t>
        </w:r>
      </w:ins>
      <w:ins w:id="557" w:author="PR Preview" w:date="2026-01-01T00:00:00Z">
        <w:r>
          <w:rPr>
            <w:rStyle w:val="FunctionTok"/>
          </w:rPr>
          <w:t xml:space="preserve">list</w:t>
        </w:r>
      </w:ins>
      <w:ins w:id="558" w:author="PR Preview" w:date="2026-01-01T00:00:00Z">
        <w:r>
          <w:rPr>
            <w:rStyle w:val="NormalTok"/>
          </w:rPr>
          <w:t xml:space="preserve">(</w:t>
        </w:r>
      </w:ins>
      <w:ins w:id="559" w:author="PR Preview" w:date="2026-01-01T00:00:00Z">
        <w:r>
          <w:rPr>
            <w:rStyle w:val="AttributeTok"/>
          </w:rPr>
          <w:t xml:space="preserve">p =</w:t>
        </w:r>
      </w:ins>
      <w:ins w:id="560" w:author="PR Preview" w:date="2026-01-01T00:00:00Z">
        <w:r>
          <w:rPr>
            <w:rStyle w:val="NormalTok"/>
          </w:rPr>
          <w:t xml:space="preserve"> </w:t>
        </w:r>
      </w:ins>
      <w:ins w:id="561" w:author="PR Preview" w:date="2026-01-01T00:00:00Z">
        <w:r>
          <w:rPr>
            <w:rStyle w:val="DecValTok"/>
          </w:rPr>
          <w:t xml:space="preserve">2</w:t>
        </w:r>
      </w:ins>
      <w:ins w:id="562" w:author="PR Preview" w:date="2026-01-01T00:00:00Z">
        <w:r>
          <w:rPr>
            <w:rStyle w:val="NormalTok"/>
          </w:rPr>
          <w:t xml:space="preserve"> </w:t>
        </w:r>
      </w:ins>
      <w:ins w:id="563" w:author="PR Preview" w:date="2026-01-01T00:00:00Z">
        <w:r>
          <w:rPr>
            <w:rStyle w:val="SpecialCharTok"/>
          </w:rPr>
          <w:t xml:space="preserve">*</w:t>
        </w:r>
      </w:ins>
      <w:ins w:id="564" w:author="PR Preview" w:date="2026-01-01T00:00:00Z">
        <w:r>
          <w:rPr>
            <w:rStyle w:val="NormalTok"/>
          </w:rPr>
          <w:t xml:space="preserve"> </w:t>
        </w:r>
      </w:ins>
      <w:ins w:id="565" w:author="PR Preview" w:date="2026-01-01T00:00:00Z">
        <w:r>
          <w:rPr>
            <w:rStyle w:val="FunctionTok"/>
          </w:rPr>
          <w:t xml:space="preserve">pnorm</w:t>
        </w:r>
      </w:ins>
      <w:ins w:id="566" w:author="PR Preview" w:date="2026-01-01T00:00:00Z">
        <w:r>
          <w:rPr>
            <w:rStyle w:val="NormalTok"/>
          </w:rPr>
          <w:t xml:space="preserve">(</w:t>
        </w:r>
      </w:ins>
      <w:ins w:id="567" w:author="PR Preview" w:date="2026-01-01T00:00:00Z">
        <w:r>
          <w:rPr>
            <w:rStyle w:val="SpecialCharTok"/>
          </w:rPr>
          <w:t xml:space="preserve">-</w:t>
        </w:r>
      </w:ins>
      <w:ins w:id="568" w:author="PR Preview" w:date="2026-01-01T00:00:00Z">
        <w:r>
          <w:rPr>
            <w:rStyle w:val="FunctionTok"/>
          </w:rPr>
          <w:t xml:space="preserve">abs</w:t>
        </w:r>
      </w:ins>
      <w:ins w:id="569" w:author="PR Preview" w:date="2026-01-01T00:00:00Z">
        <w:r>
          <w:rPr>
            <w:rStyle w:val="NormalTok"/>
          </w:rPr>
          <w:t xml:space="preserve">(z)), </w:t>
        </w:r>
      </w:ins>
      <w:ins w:id="570" w:author="PR Preview" w:date="2026-01-01T00:00:00Z">
        <w:r>
          <w:rPr>
            <w:rStyle w:val="AttributeTok"/>
          </w:rPr>
          <w:t xml:space="preserve">is_null =</w:t>
        </w:r>
      </w:ins>
      <w:ins w:id="571" w:author="PR Preview" w:date="2026-01-01T00:00:00Z">
        <w:r>
          <w:rPr>
            <w:rStyle w:val="NormalTok"/>
          </w:rPr>
          <w:t xml:space="preserve"> is_null)</w:t>
        </w:r>
      </w:ins>
      <w:ins w:id="572" w:author="PR Preview" w:date="2026-01-01T00:00:00Z">
        <w:r>
          <w:br/>
        </w:r>
      </w:ins>
      <w:ins w:id="573" w:author="PR Preview" w:date="2026-01-01T00:00:00Z">
        <w:r>
          <w:rPr>
            <w:rStyle w:val="NormalTok"/>
          </w:rPr>
          <w:t xml:space="preserve">}</w:t>
        </w:r>
      </w:ins>
      <w:ins w:id="574" w:author="PR Preview" w:date="2026-01-01T00:00:00Z">
        <w:r>
          <w:br/>
        </w:r>
      </w:ins>
      <w:ins w:id="575" w:author="PR Preview" w:date="2026-01-01T00:00:00Z">
        <w:r>
          <w:rPr>
            <w:rStyle w:val="NormalTok"/>
          </w:rPr>
          <w:t xml:space="preserve">count_outcomes </w:t>
        </w:r>
      </w:ins>
      <w:ins w:id="576" w:author="PR Preview" w:date="2026-01-01T00:00:00Z">
        <w:r>
          <w:rPr>
            <w:rStyle w:val="OtherTok"/>
          </w:rPr>
          <w:t xml:space="preserve">&lt;-</w:t>
        </w:r>
      </w:ins>
      <w:ins w:id="577" w:author="PR Preview" w:date="2026-01-01T00:00:00Z">
        <w:r>
          <w:rPr>
            <w:rStyle w:val="NormalTok"/>
          </w:rPr>
          <w:t xml:space="preserve"> </w:t>
        </w:r>
      </w:ins>
      <w:ins w:id="578" w:author="PR Preview" w:date="2026-01-01T00:00:00Z">
        <w:r>
          <w:rPr>
            <w:rStyle w:val="ControlFlowTok"/>
          </w:rPr>
          <w:t xml:space="preserve">function</w:t>
        </w:r>
      </w:ins>
      <w:ins w:id="579" w:author="PR Preview" w:date="2026-01-01T00:00:00Z">
        <w:r>
          <w:rPr>
            <w:rStyle w:val="NormalTok"/>
          </w:rPr>
          <w:t xml:space="preserve">(reject, is_null) {</w:t>
        </w:r>
      </w:ins>
      <w:ins w:id="580" w:author="PR Preview" w:date="2026-01-01T00:00:00Z">
        <w:r>
          <w:br/>
        </w:r>
      </w:ins>
      <w:ins w:id="581" w:author="PR Preview" w:date="2026-01-01T00:00:00Z">
        <w:r>
          <w:rPr>
            <w:rStyle w:val="NormalTok"/>
          </w:rPr>
          <w:t xml:space="preserve">  </w:t>
        </w:r>
      </w:ins>
      <w:ins w:id="582" w:author="PR Preview" w:date="2026-01-01T00:00:00Z">
        <w:r>
          <w:rPr>
            <w:rStyle w:val="FunctionTok"/>
          </w:rPr>
          <w:t xml:space="preserve">c</w:t>
        </w:r>
      </w:ins>
      <w:ins w:id="583" w:author="PR Preview" w:date="2026-01-01T00:00:00Z">
        <w:r>
          <w:rPr>
            <w:rStyle w:val="NormalTok"/>
          </w:rPr>
          <w:t xml:space="preserve">(</w:t>
        </w:r>
      </w:ins>
      <w:ins w:id="584" w:author="PR Preview" w:date="2026-01-01T00:00:00Z">
        <w:r>
          <w:br/>
        </w:r>
      </w:ins>
      <w:ins w:id="585" w:author="PR Preview" w:date="2026-01-01T00:00:00Z">
        <w:r>
          <w:rPr>
            <w:rStyle w:val="NormalTok"/>
          </w:rPr>
          <w:t xml:space="preserve">    </w:t>
        </w:r>
      </w:ins>
      <w:ins w:id="586" w:author="PR Preview" w:date="2026-01-01T00:00:00Z">
        <w:r>
          <w:rPr>
            <w:rStyle w:val="AttributeTok"/>
          </w:rPr>
          <w:t xml:space="preserve">U =</w:t>
        </w:r>
      </w:ins>
      <w:ins w:id="587" w:author="PR Preview" w:date="2026-01-01T00:00:00Z">
        <w:r>
          <w:rPr>
            <w:rStyle w:val="NormalTok"/>
          </w:rPr>
          <w:t xml:space="preserve"> </w:t>
        </w:r>
      </w:ins>
      <w:ins w:id="588" w:author="PR Preview" w:date="2026-01-01T00:00:00Z">
        <w:r>
          <w:rPr>
            <w:rStyle w:val="FunctionTok"/>
          </w:rPr>
          <w:t xml:space="preserve">sum</w:t>
        </w:r>
      </w:ins>
      <w:ins w:id="589" w:author="PR Preview" w:date="2026-01-01T00:00:00Z">
        <w:r>
          <w:rPr>
            <w:rStyle w:val="NormalTok"/>
          </w:rPr>
          <w:t xml:space="preserve">(</w:t>
        </w:r>
      </w:ins>
      <w:ins w:id="590" w:author="PR Preview" w:date="2026-01-01T00:00:00Z">
        <w:r>
          <w:rPr>
            <w:rStyle w:val="SpecialCharTok"/>
          </w:rPr>
          <w:t xml:space="preserve">!</w:t>
        </w:r>
      </w:ins>
      <w:ins w:id="591" w:author="PR Preview" w:date="2026-01-01T00:00:00Z">
        <w:r>
          <w:rPr>
            <w:rStyle w:val="NormalTok"/>
          </w:rPr>
          <w:t xml:space="preserve">reject </w:t>
        </w:r>
      </w:ins>
      <w:ins w:id="592" w:author="PR Preview" w:date="2026-01-01T00:00:00Z">
        <w:r>
          <w:rPr>
            <w:rStyle w:val="SpecialCharTok"/>
          </w:rPr>
          <w:t xml:space="preserve">&amp;</w:t>
        </w:r>
      </w:ins>
      <w:ins w:id="593" w:author="PR Preview" w:date="2026-01-01T00:00:00Z">
        <w:r>
          <w:rPr>
            <w:rStyle w:val="NormalTok"/>
          </w:rPr>
          <w:t xml:space="preserve"> is_null), </w:t>
        </w:r>
      </w:ins>
      <w:ins w:id="594" w:author="PR Preview" w:date="2026-01-01T00:00:00Z">
        <w:r>
          <w:rPr>
            <w:rStyle w:val="AttributeTok"/>
          </w:rPr>
          <w:t xml:space="preserve">V =</w:t>
        </w:r>
      </w:ins>
      <w:ins w:id="595" w:author="PR Preview" w:date="2026-01-01T00:00:00Z">
        <w:r>
          <w:rPr>
            <w:rStyle w:val="NormalTok"/>
          </w:rPr>
          <w:t xml:space="preserve"> </w:t>
        </w:r>
      </w:ins>
      <w:ins w:id="596" w:author="PR Preview" w:date="2026-01-01T00:00:00Z">
        <w:r>
          <w:rPr>
            <w:rStyle w:val="FunctionTok"/>
          </w:rPr>
          <w:t xml:space="preserve">sum</w:t>
        </w:r>
      </w:ins>
      <w:ins w:id="597" w:author="PR Preview" w:date="2026-01-01T00:00:00Z">
        <w:r>
          <w:rPr>
            <w:rStyle w:val="NormalTok"/>
          </w:rPr>
          <w:t xml:space="preserve">(reject </w:t>
        </w:r>
      </w:ins>
      <w:ins w:id="598" w:author="PR Preview" w:date="2026-01-01T00:00:00Z">
        <w:r>
          <w:rPr>
            <w:rStyle w:val="SpecialCharTok"/>
          </w:rPr>
          <w:t xml:space="preserve">&amp;</w:t>
        </w:r>
      </w:ins>
      <w:ins w:id="599" w:author="PR Preview" w:date="2026-01-01T00:00:00Z">
        <w:r>
          <w:rPr>
            <w:rStyle w:val="NormalTok"/>
          </w:rPr>
          <w:t xml:space="preserve"> is_null),</w:t>
        </w:r>
      </w:ins>
      <w:ins w:id="600" w:author="PR Preview" w:date="2026-01-01T00:00:00Z">
        <w:r>
          <w:br/>
        </w:r>
      </w:ins>
      <w:ins w:id="601" w:author="PR Preview" w:date="2026-01-01T00:00:00Z">
        <w:r>
          <w:rPr>
            <w:rStyle w:val="NormalTok"/>
          </w:rPr>
          <w:t xml:space="preserve">    </w:t>
        </w:r>
      </w:ins>
      <w:ins w:id="602" w:author="PR Preview" w:date="2026-01-01T00:00:00Z">
        <w:r>
          <w:rPr>
            <w:rStyle w:val="AttributeTok"/>
          </w:rPr>
          <w:t xml:space="preserve">T =</w:t>
        </w:r>
      </w:ins>
      <w:ins w:id="603" w:author="PR Preview" w:date="2026-01-01T00:00:00Z">
        <w:r>
          <w:rPr>
            <w:rStyle w:val="NormalTok"/>
          </w:rPr>
          <w:t xml:space="preserve"> </w:t>
        </w:r>
      </w:ins>
      <w:ins w:id="604" w:author="PR Preview" w:date="2026-01-01T00:00:00Z">
        <w:r>
          <w:rPr>
            <w:rStyle w:val="FunctionTok"/>
          </w:rPr>
          <w:t xml:space="preserve">sum</w:t>
        </w:r>
      </w:ins>
      <w:ins w:id="605" w:author="PR Preview" w:date="2026-01-01T00:00:00Z">
        <w:r>
          <w:rPr>
            <w:rStyle w:val="NormalTok"/>
          </w:rPr>
          <w:t xml:space="preserve">(</w:t>
        </w:r>
      </w:ins>
      <w:ins w:id="606" w:author="PR Preview" w:date="2026-01-01T00:00:00Z">
        <w:r>
          <w:rPr>
            <w:rStyle w:val="SpecialCharTok"/>
          </w:rPr>
          <w:t xml:space="preserve">!</w:t>
        </w:r>
      </w:ins>
      <w:ins w:id="607" w:author="PR Preview" w:date="2026-01-01T00:00:00Z">
        <w:r>
          <w:rPr>
            <w:rStyle w:val="NormalTok"/>
          </w:rPr>
          <w:t xml:space="preserve">reject </w:t>
        </w:r>
      </w:ins>
      <w:ins w:id="608" w:author="PR Preview" w:date="2026-01-01T00:00:00Z">
        <w:r>
          <w:rPr>
            <w:rStyle w:val="SpecialCharTok"/>
          </w:rPr>
          <w:t xml:space="preserve">&amp;</w:t>
        </w:r>
      </w:ins>
      <w:ins w:id="609" w:author="PR Preview" w:date="2026-01-01T00:00:00Z">
        <w:r>
          <w:rPr>
            <w:rStyle w:val="NormalTok"/>
          </w:rPr>
          <w:t xml:space="preserve"> </w:t>
        </w:r>
      </w:ins>
      <w:ins w:id="610" w:author="PR Preview" w:date="2026-01-01T00:00:00Z">
        <w:r>
          <w:rPr>
            <w:rStyle w:val="SpecialCharTok"/>
          </w:rPr>
          <w:t xml:space="preserve">!</w:t>
        </w:r>
      </w:ins>
      <w:ins w:id="611" w:author="PR Preview" w:date="2026-01-01T00:00:00Z">
        <w:r>
          <w:rPr>
            <w:rStyle w:val="NormalTok"/>
          </w:rPr>
          <w:t xml:space="preserve">is_null), </w:t>
        </w:r>
      </w:ins>
      <w:ins w:id="612" w:author="PR Preview" w:date="2026-01-01T00:00:00Z">
        <w:r>
          <w:rPr>
            <w:rStyle w:val="AttributeTok"/>
          </w:rPr>
          <w:t xml:space="preserve">S =</w:t>
        </w:r>
      </w:ins>
      <w:ins w:id="613" w:author="PR Preview" w:date="2026-01-01T00:00:00Z">
        <w:r>
          <w:rPr>
            <w:rStyle w:val="NormalTok"/>
          </w:rPr>
          <w:t xml:space="preserve"> </w:t>
        </w:r>
      </w:ins>
      <w:ins w:id="614" w:author="PR Preview" w:date="2026-01-01T00:00:00Z">
        <w:r>
          <w:rPr>
            <w:rStyle w:val="FunctionTok"/>
          </w:rPr>
          <w:t xml:space="preserve">sum</w:t>
        </w:r>
      </w:ins>
      <w:ins w:id="615" w:author="PR Preview" w:date="2026-01-01T00:00:00Z">
        <w:r>
          <w:rPr>
            <w:rStyle w:val="NormalTok"/>
          </w:rPr>
          <w:t xml:space="preserve">(reject </w:t>
        </w:r>
      </w:ins>
      <w:ins w:id="616" w:author="PR Preview" w:date="2026-01-01T00:00:00Z">
        <w:r>
          <w:rPr>
            <w:rStyle w:val="SpecialCharTok"/>
          </w:rPr>
          <w:t xml:space="preserve">&amp;</w:t>
        </w:r>
      </w:ins>
      <w:ins w:id="617" w:author="PR Preview" w:date="2026-01-01T00:00:00Z">
        <w:r>
          <w:rPr>
            <w:rStyle w:val="NormalTok"/>
          </w:rPr>
          <w:t xml:space="preserve"> </w:t>
        </w:r>
      </w:ins>
      <w:ins w:id="618" w:author="PR Preview" w:date="2026-01-01T00:00:00Z">
        <w:r>
          <w:rPr>
            <w:rStyle w:val="SpecialCharTok"/>
          </w:rPr>
          <w:t xml:space="preserve">!</w:t>
        </w:r>
      </w:ins>
      <w:ins w:id="619" w:author="PR Preview" w:date="2026-01-01T00:00:00Z">
        <w:r>
          <w:rPr>
            <w:rStyle w:val="NormalTok"/>
          </w:rPr>
          <w:t xml:space="preserve">is_null)</w:t>
        </w:r>
      </w:ins>
      <w:ins w:id="620" w:author="PR Preview" w:date="2026-01-01T00:00:00Z">
        <w:r>
          <w:br/>
        </w:r>
      </w:ins>
      <w:ins w:id="621" w:author="PR Preview" w:date="2026-01-01T00:00:00Z">
        <w:r>
          <w:rPr>
            <w:rStyle w:val="NormalTok"/>
          </w:rPr>
          <w:t xml:space="preserve">  )</w:t>
        </w:r>
      </w:ins>
      <w:ins w:id="622" w:author="PR Preview" w:date="2026-01-01T00:00:00Z">
        <w:r>
          <w:br/>
        </w:r>
      </w:ins>
      <w:ins w:id="623" w:author="PR Preview" w:date="2026-01-01T00:00:00Z">
        <w:r>
          <w:rPr>
            <w:rStyle w:val="NormalTok"/>
          </w:rPr>
          <w:t xml:space="preserve">}</w:t>
        </w:r>
      </w:ins>
      <w:ins w:id="624" w:author="PR Preview" w:date="2026-01-01T00:00:00Z">
        <w:r>
          <w:br/>
        </w:r>
      </w:ins>
      <w:ins w:id="625" w:author="PR Preview" w:date="2026-01-01T00:00:00Z">
        <w:r>
          <w:br/>
        </w:r>
      </w:ins>
      <w:ins w:id="626" w:author="PR Preview" w:date="2026-01-01T00:00:00Z">
        <w:r>
          <w:rPr>
            <w:rStyle w:val="FunctionTok"/>
          </w:rPr>
          <w:t xml:space="preserve">set.seed</w:t>
        </w:r>
      </w:ins>
      <w:ins w:id="627" w:author="PR Preview" w:date="2026-01-01T00:00:00Z">
        <w:r>
          <w:rPr>
            <w:rStyle w:val="NormalTok"/>
          </w:rPr>
          <w:t xml:space="preserve">(</w:t>
        </w:r>
      </w:ins>
      <w:ins w:id="628" w:author="PR Preview" w:date="2026-01-01T00:00:00Z">
        <w:r>
          <w:rPr>
            <w:rStyle w:val="DecValTok"/>
          </w:rPr>
          <w:t xml:space="preserve">571</w:t>
        </w:r>
      </w:ins>
      <w:ins w:id="629" w:author="PR Preview" w:date="2026-01-01T00:00:00Z">
        <w:r>
          <w:rPr>
            <w:rStyle w:val="NormalTok"/>
          </w:rPr>
          <w:t xml:space="preserve">)</w:t>
        </w:r>
      </w:ins>
      <w:ins w:id="630" w:author="PR Preview" w:date="2026-01-01T00:00:00Z">
        <w:r>
          <w:br/>
        </w:r>
      </w:ins>
      <w:ins w:id="631" w:author="PR Preview" w:date="2026-01-01T00:00:00Z">
        <w:r>
          <w:rPr>
            <w:rStyle w:val="NormalTok"/>
          </w:rPr>
          <w:t xml:space="preserve">sim </w:t>
        </w:r>
      </w:ins>
      <w:ins w:id="632" w:author="PR Preview" w:date="2026-01-01T00:00:00Z">
        <w:r>
          <w:rPr>
            <w:rStyle w:val="OtherTok"/>
          </w:rPr>
          <w:t xml:space="preserve">&lt;-</w:t>
        </w:r>
      </w:ins>
      <w:ins w:id="633" w:author="PR Preview" w:date="2026-01-01T00:00:00Z">
        <w:r>
          <w:rPr>
            <w:rStyle w:val="NormalTok"/>
          </w:rPr>
          <w:t xml:space="preserve"> </w:t>
        </w:r>
      </w:ins>
      <w:ins w:id="634" w:author="PR Preview" w:date="2026-01-01T00:00:00Z">
        <w:r>
          <w:rPr>
            <w:rStyle w:val="FunctionTok"/>
          </w:rPr>
          <w:t xml:space="preserve">simulate_tests</w:t>
        </w:r>
      </w:ins>
      <w:ins w:id="635" w:author="PR Preview" w:date="2026-01-01T00:00:00Z">
        <w:r>
          <w:rPr>
            <w:rStyle w:val="NormalTok"/>
          </w:rPr>
          <w:t xml:space="preserve">()</w:t>
        </w:r>
      </w:ins>
      <w:ins w:id="636" w:author="PR Preview" w:date="2026-01-01T00:00:00Z">
        <w:r>
          <w:br/>
        </w:r>
      </w:ins>
      <w:ins w:id="637" w:author="PR Preview" w:date="2026-01-01T00:00:00Z">
        <w:r>
          <w:rPr>
            <w:rStyle w:val="NormalTok"/>
          </w:rPr>
          <w:t xml:space="preserve">counts </w:t>
        </w:r>
      </w:ins>
      <w:ins w:id="638" w:author="PR Preview" w:date="2026-01-01T00:00:00Z">
        <w:r>
          <w:rPr>
            <w:rStyle w:val="OtherTok"/>
          </w:rPr>
          <w:t xml:space="preserve">&lt;-</w:t>
        </w:r>
      </w:ins>
      <w:ins w:id="639" w:author="PR Preview" w:date="2026-01-01T00:00:00Z">
        <w:r>
          <w:rPr>
            <w:rStyle w:val="NormalTok"/>
          </w:rPr>
          <w:t xml:space="preserve"> </w:t>
        </w:r>
      </w:ins>
      <w:ins w:id="640" w:author="PR Preview" w:date="2026-01-01T00:00:00Z">
        <w:r>
          <w:rPr>
            <w:rStyle w:val="FunctionTok"/>
          </w:rPr>
          <w:t xml:space="preserve">count_outcomes</w:t>
        </w:r>
      </w:ins>
      <w:ins w:id="641" w:author="PR Preview" w:date="2026-01-01T00:00:00Z">
        <w:r>
          <w:rPr>
            <w:rStyle w:val="NormalTok"/>
          </w:rPr>
          <w:t xml:space="preserve">(sim</w:t>
        </w:r>
      </w:ins>
      <w:ins w:id="642" w:author="PR Preview" w:date="2026-01-01T00:00:00Z">
        <w:r>
          <w:rPr>
            <w:rStyle w:val="SpecialCharTok"/>
          </w:rPr>
          <w:t xml:space="preserve">$</w:t>
        </w:r>
      </w:ins>
      <w:ins w:id="643" w:author="PR Preview" w:date="2026-01-01T00:00:00Z">
        <w:r>
          <w:rPr>
            <w:rStyle w:val="NormalTok"/>
          </w:rPr>
          <w:t xml:space="preserve">p </w:t>
        </w:r>
      </w:ins>
      <w:ins w:id="644" w:author="PR Preview" w:date="2026-01-01T00:00:00Z">
        <w:r>
          <w:rPr>
            <w:rStyle w:val="SpecialCharTok"/>
          </w:rPr>
          <w:t xml:space="preserve">&lt;=</w:t>
        </w:r>
      </w:ins>
      <w:ins w:id="645" w:author="PR Preview" w:date="2026-01-01T00:00:00Z">
        <w:r>
          <w:rPr>
            <w:rStyle w:val="NormalTok"/>
          </w:rPr>
          <w:t xml:space="preserve"> </w:t>
        </w:r>
      </w:ins>
      <w:ins w:id="646" w:author="PR Preview" w:date="2026-01-01T00:00:00Z">
        <w:r>
          <w:rPr>
            <w:rStyle w:val="FloatTok"/>
          </w:rPr>
          <w:t xml:space="preserve">0.05</w:t>
        </w:r>
      </w:ins>
      <w:ins w:id="647" w:author="PR Preview" w:date="2026-01-01T00:00:00Z">
        <w:r>
          <w:rPr>
            <w:rStyle w:val="NormalTok"/>
          </w:rPr>
          <w:t xml:space="preserve">, sim</w:t>
        </w:r>
      </w:ins>
      <w:ins w:id="648" w:author="PR Preview" w:date="2026-01-01T00:00:00Z">
        <w:r>
          <w:rPr>
            <w:rStyle w:val="SpecialCharTok"/>
          </w:rPr>
          <w:t xml:space="preserve">$</w:t>
        </w:r>
      </w:ins>
      <w:ins w:id="649" w:author="PR Preview" w:date="2026-01-01T00:00:00Z">
        <w:r>
          <w:rPr>
            <w:rStyle w:val="NormalTok"/>
          </w:rPr>
          <w:t xml:space="preserve">is_null)</w:t>
        </w:r>
      </w:ins>
      <w:ins w:id="650" w:author="PR Preview" w:date="2026-01-01T00:00:00Z">
        <w:r>
          <w:br/>
        </w:r>
      </w:ins>
      <w:ins w:id="651" w:author="PR Preview" w:date="2026-01-01T00:00:00Z">
        <w:r>
          <w:rPr>
            <w:rStyle w:val="FunctionTok"/>
          </w:rPr>
          <w:t xml:space="preserve">matrix</w:t>
        </w:r>
      </w:ins>
      <w:ins w:id="652" w:author="PR Preview" w:date="2026-01-01T00:00:00Z">
        <w:r>
          <w:rPr>
            <w:rStyle w:val="NormalTok"/>
          </w:rPr>
          <w:t xml:space="preserve">(</w:t>
        </w:r>
      </w:ins>
      <w:ins w:id="653" w:author="PR Preview" w:date="2026-01-01T00:00:00Z">
        <w:r>
          <w:br/>
        </w:r>
      </w:ins>
      <w:ins w:id="654" w:author="PR Preview" w:date="2026-01-01T00:00:00Z">
        <w:r>
          <w:rPr>
            <w:rStyle w:val="NormalTok"/>
          </w:rPr>
          <w:t xml:space="preserve">  counts[</w:t>
        </w:r>
      </w:ins>
      <w:ins w:id="655" w:author="PR Preview" w:date="2026-01-01T00:00:00Z">
        <w:r>
          <w:rPr>
            <w:rStyle w:val="FunctionTok"/>
          </w:rPr>
          <w:t xml:space="preserve">c</w:t>
        </w:r>
      </w:ins>
      <w:ins w:id="656" w:author="PR Preview" w:date="2026-01-01T00:00:00Z">
        <w:r>
          <w:rPr>
            <w:rStyle w:val="NormalTok"/>
          </w:rPr>
          <w:t xml:space="preserve">(</w:t>
        </w:r>
      </w:ins>
      <w:ins w:id="657" w:author="PR Preview" w:date="2026-01-01T00:00:00Z">
        <w:r>
          <w:rPr>
            <w:rStyle w:val="StringTok"/>
          </w:rPr>
          <w:t xml:space="preserve">"U"</w:t>
        </w:r>
      </w:ins>
      <w:ins w:id="658" w:author="PR Preview" w:date="2026-01-01T00:00:00Z">
        <w:r>
          <w:rPr>
            <w:rStyle w:val="NormalTok"/>
          </w:rPr>
          <w:t xml:space="preserve">, </w:t>
        </w:r>
      </w:ins>
      <w:ins w:id="659" w:author="PR Preview" w:date="2026-01-01T00:00:00Z">
        <w:r>
          <w:rPr>
            <w:rStyle w:val="StringTok"/>
          </w:rPr>
          <w:t xml:space="preserve">"V"</w:t>
        </w:r>
      </w:ins>
      <w:ins w:id="660" w:author="PR Preview" w:date="2026-01-01T00:00:00Z">
        <w:r>
          <w:rPr>
            <w:rStyle w:val="NormalTok"/>
          </w:rPr>
          <w:t xml:space="preserve">, </w:t>
        </w:r>
      </w:ins>
      <w:ins w:id="661" w:author="PR Preview" w:date="2026-01-01T00:00:00Z">
        <w:r>
          <w:rPr>
            <w:rStyle w:val="StringTok"/>
          </w:rPr>
          <w:t xml:space="preserve">"T"</w:t>
        </w:r>
      </w:ins>
      <w:ins w:id="662" w:author="PR Preview" w:date="2026-01-01T00:00:00Z">
        <w:r>
          <w:rPr>
            <w:rStyle w:val="NormalTok"/>
          </w:rPr>
          <w:t xml:space="preserve">, </w:t>
        </w:r>
      </w:ins>
      <w:ins w:id="663" w:author="PR Preview" w:date="2026-01-01T00:00:00Z">
        <w:r>
          <w:rPr>
            <w:rStyle w:val="StringTok"/>
          </w:rPr>
          <w:t xml:space="preserve">"S"</w:t>
        </w:r>
      </w:ins>
      <w:ins w:id="664" w:author="PR Preview" w:date="2026-01-01T00:00:00Z">
        <w:r>
          <w:rPr>
            <w:rStyle w:val="NormalTok"/>
          </w:rPr>
          <w:t xml:space="preserve">)],</w:t>
        </w:r>
      </w:ins>
      <w:ins w:id="665" w:author="PR Preview" w:date="2026-01-01T00:00:00Z">
        <w:r>
          <w:br/>
        </w:r>
      </w:ins>
      <w:ins w:id="666" w:author="PR Preview" w:date="2026-01-01T00:00:00Z">
        <w:r>
          <w:rPr>
            <w:rStyle w:val="NormalTok"/>
          </w:rPr>
          <w:t xml:space="preserve">  </w:t>
        </w:r>
      </w:ins>
      <w:ins w:id="667" w:author="PR Preview" w:date="2026-01-01T00:00:00Z">
        <w:r>
          <w:rPr>
            <w:rStyle w:val="AttributeTok"/>
          </w:rPr>
          <w:t xml:space="preserve">nrow =</w:t>
        </w:r>
      </w:ins>
      <w:ins w:id="668" w:author="PR Preview" w:date="2026-01-01T00:00:00Z">
        <w:r>
          <w:rPr>
            <w:rStyle w:val="NormalTok"/>
          </w:rPr>
          <w:t xml:space="preserve"> </w:t>
        </w:r>
      </w:ins>
      <w:ins w:id="669" w:author="PR Preview" w:date="2026-01-01T00:00:00Z">
        <w:r>
          <w:rPr>
            <w:rStyle w:val="DecValTok"/>
          </w:rPr>
          <w:t xml:space="preserve">2</w:t>
        </w:r>
      </w:ins>
      <w:ins w:id="670" w:author="PR Preview" w:date="2026-01-01T00:00:00Z">
        <w:r>
          <w:rPr>
            <w:rStyle w:val="NormalTok"/>
          </w:rPr>
          <w:t xml:space="preserve">, </w:t>
        </w:r>
      </w:ins>
      <w:ins w:id="671" w:author="PR Preview" w:date="2026-01-01T00:00:00Z">
        <w:r>
          <w:rPr>
            <w:rStyle w:val="AttributeTok"/>
          </w:rPr>
          <w:t xml:space="preserve">byrow =</w:t>
        </w:r>
      </w:ins>
      <w:ins w:id="672" w:author="PR Preview" w:date="2026-01-01T00:00:00Z">
        <w:r>
          <w:rPr>
            <w:rStyle w:val="NormalTok"/>
          </w:rPr>
          <w:t xml:space="preserve"> </w:t>
        </w:r>
      </w:ins>
      <w:ins w:id="673" w:author="PR Preview" w:date="2026-01-01T00:00:00Z">
        <w:r>
          <w:rPr>
            <w:rStyle w:val="ConstantTok"/>
          </w:rPr>
          <w:t xml:space="preserve">TRUE</w:t>
        </w:r>
      </w:ins>
      <w:ins w:id="674" w:author="PR Preview" w:date="2026-01-01T00:00:00Z">
        <w:r>
          <w:rPr>
            <w:rStyle w:val="NormalTok"/>
          </w:rPr>
          <w:t xml:space="preserve">,</w:t>
        </w:r>
      </w:ins>
      <w:ins w:id="675" w:author="PR Preview" w:date="2026-01-01T00:00:00Z">
        <w:r>
          <w:br/>
        </w:r>
      </w:ins>
      <w:ins w:id="676" w:author="PR Preview" w:date="2026-01-01T00:00:00Z">
        <w:r>
          <w:rPr>
            <w:rStyle w:val="NormalTok"/>
          </w:rPr>
          <w:t xml:space="preserve">  </w:t>
        </w:r>
      </w:ins>
      <w:ins w:id="677" w:author="PR Preview" w:date="2026-01-01T00:00:00Z">
        <w:r>
          <w:rPr>
            <w:rStyle w:val="AttributeTok"/>
          </w:rPr>
          <w:t xml:space="preserve">dimnames =</w:t>
        </w:r>
      </w:ins>
      <w:ins w:id="678" w:author="PR Preview" w:date="2026-01-01T00:00:00Z">
        <w:r>
          <w:rPr>
            <w:rStyle w:val="NormalTok"/>
          </w:rPr>
          <w:t xml:space="preserve"> </w:t>
        </w:r>
      </w:ins>
      <w:ins w:id="679" w:author="PR Preview" w:date="2026-01-01T00:00:00Z">
        <w:r>
          <w:rPr>
            <w:rStyle w:val="FunctionTok"/>
          </w:rPr>
          <w:t xml:space="preserve">list</w:t>
        </w:r>
      </w:ins>
      <w:ins w:id="680" w:author="PR Preview" w:date="2026-01-01T00:00:00Z">
        <w:r>
          <w:rPr>
            <w:rStyle w:val="NormalTok"/>
          </w:rPr>
          <w:t xml:space="preserve">(</w:t>
        </w:r>
      </w:ins>
      <w:ins w:id="681" w:author="PR Preview" w:date="2026-01-01T00:00:00Z">
        <w:r>
          <w:br/>
        </w:r>
      </w:ins>
      <w:ins w:id="682" w:author="PR Preview" w:date="2026-01-01T00:00:00Z">
        <w:r>
          <w:rPr>
            <w:rStyle w:val="NormalTok"/>
          </w:rPr>
          <w:t xml:space="preserve">    </w:t>
        </w:r>
      </w:ins>
      <w:ins w:id="683" w:author="PR Preview" w:date="2026-01-01T00:00:00Z">
        <w:r>
          <w:rPr>
            <w:rStyle w:val="FunctionTok"/>
          </w:rPr>
          <w:t xml:space="preserve">c</w:t>
        </w:r>
      </w:ins>
      <w:ins w:id="684" w:author="PR Preview" w:date="2026-01-01T00:00:00Z">
        <w:r>
          <w:rPr>
            <w:rStyle w:val="NormalTok"/>
          </w:rPr>
          <w:t xml:space="preserve">(</w:t>
        </w:r>
      </w:ins>
      <w:ins w:id="685" w:author="PR Preview" w:date="2026-01-01T00:00:00Z">
        <w:r>
          <w:rPr>
            <w:rStyle w:val="StringTok"/>
          </w:rPr>
          <w:t xml:space="preserve">"Null true"</w:t>
        </w:r>
      </w:ins>
      <w:ins w:id="686" w:author="PR Preview" w:date="2026-01-01T00:00:00Z">
        <w:r>
          <w:rPr>
            <w:rStyle w:val="NormalTok"/>
          </w:rPr>
          <w:t xml:space="preserve">, </w:t>
        </w:r>
      </w:ins>
      <w:ins w:id="687" w:author="PR Preview" w:date="2026-01-01T00:00:00Z">
        <w:r>
          <w:rPr>
            <w:rStyle w:val="StringTok"/>
          </w:rPr>
          <w:t xml:space="preserve">"Null false"</w:t>
        </w:r>
      </w:ins>
      <w:ins w:id="688" w:author="PR Preview" w:date="2026-01-01T00:00:00Z">
        <w:r>
          <w:rPr>
            <w:rStyle w:val="NormalTok"/>
          </w:rPr>
          <w:t xml:space="preserve">),</w:t>
        </w:r>
      </w:ins>
      <w:ins w:id="689" w:author="PR Preview" w:date="2026-01-01T00:00:00Z">
        <w:r>
          <w:br/>
        </w:r>
      </w:ins>
      <w:ins w:id="690" w:author="PR Preview" w:date="2026-01-01T00:00:00Z">
        <w:r>
          <w:rPr>
            <w:rStyle w:val="NormalTok"/>
          </w:rPr>
          <w:t xml:space="preserve">    </w:t>
        </w:r>
      </w:ins>
      <w:ins w:id="691" w:author="PR Preview" w:date="2026-01-01T00:00:00Z">
        <w:r>
          <w:rPr>
            <w:rStyle w:val="FunctionTok"/>
          </w:rPr>
          <w:t xml:space="preserve">c</w:t>
        </w:r>
      </w:ins>
      <w:ins w:id="692" w:author="PR Preview" w:date="2026-01-01T00:00:00Z">
        <w:r>
          <w:rPr>
            <w:rStyle w:val="NormalTok"/>
          </w:rPr>
          <w:t xml:space="preserve">(</w:t>
        </w:r>
      </w:ins>
      <w:ins w:id="693" w:author="PR Preview" w:date="2026-01-01T00:00:00Z">
        <w:r>
          <w:rPr>
            <w:rStyle w:val="StringTok"/>
          </w:rPr>
          <w:t xml:space="preserve">"Not rejected"</w:t>
        </w:r>
      </w:ins>
      <w:ins w:id="694" w:author="PR Preview" w:date="2026-01-01T00:00:00Z">
        <w:r>
          <w:rPr>
            <w:rStyle w:val="NormalTok"/>
          </w:rPr>
          <w:t xml:space="preserve">, </w:t>
        </w:r>
      </w:ins>
      <w:ins w:id="695" w:author="PR Preview" w:date="2026-01-01T00:00:00Z">
        <w:r>
          <w:rPr>
            <w:rStyle w:val="StringTok"/>
          </w:rPr>
          <w:t xml:space="preserve">"Rejected"</w:t>
        </w:r>
      </w:ins>
      <w:ins w:id="696" w:author="PR Preview" w:date="2026-01-01T00:00:00Z">
        <w:r>
          <w:rPr>
            <w:rStyle w:val="NormalTok"/>
          </w:rPr>
          <w:t xml:space="preserve">)</w:t>
        </w:r>
      </w:ins>
      <w:ins w:id="697" w:author="PR Preview" w:date="2026-01-01T00:00:00Z">
        <w:r>
          <w:br/>
        </w:r>
      </w:ins>
      <w:ins w:id="698" w:author="PR Preview" w:date="2026-01-01T00:00:00Z">
        <w:r>
          <w:rPr>
            <w:rStyle w:val="NormalTok"/>
          </w:rPr>
          <w:t xml:space="preserve">  )</w:t>
        </w:r>
      </w:ins>
      <w:ins w:id="699" w:author="PR Preview" w:date="2026-01-01T00:00:00Z">
        <w:r>
          <w:br/>
        </w:r>
      </w:ins>
      <w:ins w:id="700" w:author="PR Preview" w:date="2026-01-01T00:00:00Z">
        <w:r>
          <w:rPr>
            <w:rStyle w:val="NormalTok"/>
          </w:rPr>
          <w:t xml:space="preserve">) </w:t>
        </w:r>
      </w:ins>
      <w:ins w:id="701" w:author="PR Preview" w:date="2026-01-01T00:00:00Z">
        <w:r>
          <w:rPr>
            <w:rStyle w:val="SpecialCharTok"/>
          </w:rPr>
          <w:t xml:space="preserve">|&gt;</w:t>
        </w:r>
      </w:ins>
      <w:ins w:id="702" w:author="PR Preview" w:date="2026-01-01T00:00:00Z">
        <w:r>
          <w:br/>
        </w:r>
      </w:ins>
      <w:ins w:id="703" w:author="PR Preview" w:date="2026-01-01T00:00:00Z">
        <w:r>
          <w:rPr>
            <w:rStyle w:val="NormalTok"/>
          </w:rPr>
          <w:t xml:space="preserve">  </w:t>
        </w:r>
      </w:ins>
      <w:ins w:id="704" w:author="PR Preview" w:date="2026-01-01T00:00:00Z">
        <w:r>
          <w:rPr>
            <w:rStyle w:val="FunctionTok"/>
          </w:rPr>
          <w:t xml:space="preserve">as.table</w:t>
        </w:r>
      </w:ins>
      <w:ins w:id="705" w:author="PR Preview" w:date="2026-01-01T00:00:00Z">
        <w:r>
          <w:rPr>
            <w:rStyle w:val="NormalTok"/>
          </w:rPr>
          <w:t xml:space="preserve">() </w:t>
        </w:r>
      </w:ins>
      <w:ins w:id="706" w:author="PR Preview" w:date="2026-01-01T00:00:00Z">
        <w:r>
          <w:rPr>
            <w:rStyle w:val="SpecialCharTok"/>
          </w:rPr>
          <w:t xml:space="preserve">|&gt;</w:t>
        </w:r>
      </w:ins>
      <w:ins w:id="707" w:author="PR Preview" w:date="2026-01-01T00:00:00Z">
        <w:r>
          <w:br/>
        </w:r>
      </w:ins>
      <w:ins w:id="708" w:author="PR Preview" w:date="2026-01-01T00:00:00Z">
        <w:r>
          <w:rPr>
            <w:rStyle w:val="NormalTok"/>
          </w:rPr>
          <w:t xml:space="preserve">  </w:t>
        </w:r>
      </w:ins>
      <w:ins w:id="709" w:author="PR Preview" w:date="2026-01-01T00:00:00Z">
        <w:r>
          <w:rPr>
            <w:rStyle w:val="FunctionTok"/>
          </w:rPr>
          <w:t xml:space="preserve">addmargins</w:t>
        </w:r>
      </w:ins>
      <w:ins w:id="710" w:author="PR Preview" w:date="2026-01-01T00:00:00Z">
        <w:r>
          <w:rPr>
            <w:rStyle w:val="NormalTok"/>
          </w:rPr>
          <w:t xml:space="preserve">()</w:t>
        </w:r>
      </w:ins>
      <w:ins w:id="711" w:author="PR Preview" w:date="2026-01-01T00:00:00Z">
        <w:r>
          <w:br/>
        </w:r>
      </w:ins>
      <w:ins w:id="712" w:author="PR Preview" w:date="2026-01-01T00:00:00Z">
        <w:r>
          <w:rPr>
            <w:rStyle w:val="CommentTok"/>
          </w:rPr>
          <w:t xml:space="preserve">#&gt;            Not rejected Rejected  Sum</w:t>
        </w:r>
      </w:ins>
      <w:ins w:id="713" w:author="PR Preview" w:date="2026-01-01T00:00:00Z">
        <w:r>
          <w:br/>
        </w:r>
      </w:ins>
      <w:ins w:id="714" w:author="PR Preview" w:date="2026-01-01T00:00:00Z">
        <w:r>
          <w:rPr>
            <w:rStyle w:val="CommentTok"/>
          </w:rPr>
          <w:t xml:space="preserve">#&gt; Null true           852       48  900</w:t>
        </w:r>
      </w:ins>
      <w:ins w:id="715" w:author="PR Preview" w:date="2026-01-01T00:00:00Z">
        <w:r>
          <w:br/>
        </w:r>
      </w:ins>
      <w:ins w:id="716" w:author="PR Preview" w:date="2026-01-01T00:00:00Z">
        <w:r>
          <w:rPr>
            <w:rStyle w:val="CommentTok"/>
          </w:rPr>
          <w:t xml:space="preserve">#&gt; Null false           11       89  100</w:t>
        </w:r>
      </w:ins>
      <w:ins w:id="717" w:author="PR Preview" w:date="2026-01-01T00:00:00Z">
        <w:r>
          <w:br/>
        </w:r>
      </w:ins>
      <w:ins w:id="718" w:author="PR Preview" w:date="2026-01-01T00:00:00Z">
        <w:r>
          <w:rPr>
            <w:rStyle w:val="CommentTok"/>
          </w:rPr>
          <w:t xml:space="preserve">#&gt; Sum                 863      137 1000</w:t>
        </w:r>
      </w:ins>
    </w:p>
    <w:p>
      <w:pPr>
        <w:pStyle w:val="FirstParagraph"/>
      </w:pPr>
      <w:ins w:id="719" w:author="PR Preview" w:date="2026-01-01T00:00:00Z">
        <w:r>
          <w:t xml:space="preserve">The procedure made</w:t>
        </w:r>
      </w:ins>
      <w:ins w:id="720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137 rejections,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of which</w:t>
        </w:r>
      </w:ins>
      <w:ins w:id="725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=</m:t>
        </m:r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48 were false positives.</w:t>
        </w:r>
      </w:ins>
    </w:p>
    <w:bookmarkEnd w:id="30"/>
    <w:bookmarkStart w:id="31" w:name="rem-counts-unobserved"/>
    <w:p>
      <w:pPr>
        <w:pStyle w:val="BodyText"/>
      </w:pPr>
      <w:ins w:id="728" w:author="PR Preview" w:date="2026-01-01T00:00:00Z">
        <w:r>
          <w:rPr>
            <w:i/>
            <w:iCs/>
          </w:rPr>
          <w:t xml:space="preserve">Remark 1</w:t>
        </w:r>
      </w:ins>
      <w:ins w:id="729" w:author="PR Preview" w:date="2026-01-01T00:00:00Z">
        <w:r>
          <w:t xml:space="preserve"> (Only the number of rejections is observed). </w:t>
        </w:r>
      </w:ins>
      <m:oMath>
        <m:r>
          <m:t>V</m:t>
        </m:r>
      </m:oMath>
      <w:ins w:id="730" w:author="PR Preview" w:date="2026-01-01T00:00:00Z">
        <w:r>
          <w:t xml:space="preserve">,</w:t>
        </w:r>
      </w:ins>
      <w:ins w:id="731" w:author="PR Preview" w:date="2026-01-01T00:00:00Z">
        <w:r>
          <w:t xml:space="preserve"> </w:t>
        </w:r>
      </w:ins>
      <m:oMath>
        <m:r>
          <m:t>S</m:t>
        </m:r>
      </m:oMath>
      <w:ins w:id="732" w:author="PR Preview" w:date="2026-01-01T00:00:00Z">
        <w:r>
          <w:t xml:space="preserve">,</w:t>
        </w:r>
      </w:ins>
      <w:ins w:id="733" w:author="PR Preview" w:date="2026-01-01T00:00:00Z">
        <w:r>
          <w:t xml:space="preserve"> </w:t>
        </w:r>
      </w:ins>
      <m:oMath>
        <m:r>
          <m:t>U</m:t>
        </m:r>
      </m:oMath>
      <w:ins w:id="734" w:author="PR Preview" w:date="2026-01-01T00:00:00Z">
        <w:r>
          <w:t xml:space="preserve">,</w:t>
        </w:r>
      </w:ins>
      <w:ins w:id="735" w:author="PR Preview" w:date="2026-01-01T00:00:00Z">
        <w:r>
          <w:t xml:space="preserve"> </w:t>
        </w:r>
      </w:ins>
      <m:oMath>
        <m:r>
          <m:t>T</m:t>
        </m:r>
      </m:oMath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and</w:t>
        </w:r>
      </w:ins>
      <w:ins w:id="738" w:author="PR Preview" w:date="2026-01-01T00:00:00Z">
        <w:r>
          <w:t xml:space="preserve"> </w:t>
        </w:r>
      </w:ins>
      <m:oMath>
        <m:r>
          <m:t>R</m:t>
        </m:r>
      </m:oMath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are random,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because they depend on the data.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In practice only</w:t>
        </w:r>
      </w:ins>
      <w:ins w:id="745" w:author="PR Preview" w:date="2026-01-01T00:00:00Z">
        <w:r>
          <w:t xml:space="preserve"> </w:t>
        </w:r>
      </w:ins>
      <m:oMath>
        <m:r>
          <m:t>m</m:t>
        </m:r>
      </m:oMath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and</w:t>
        </w:r>
      </w:ins>
      <w:ins w:id="748" w:author="PR Preview" w:date="2026-01-01T00:00:00Z">
        <w:r>
          <w:t xml:space="preserve"> </w:t>
        </w:r>
      </w:ins>
      <m:oMath>
        <m:r>
          <m:t>R</m:t>
        </m:r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are observed;</w:t>
        </w:r>
      </w:ins>
      <w:ins w:id="751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and the split of</w:t>
        </w:r>
      </w:ins>
      <w:ins w:id="754" w:author="PR Preview" w:date="2026-01-01T00:00:00Z">
        <w:r>
          <w:t xml:space="preserve"> </w:t>
        </w:r>
      </w:ins>
      <m:oMath>
        <m:r>
          <m:t>R</m:t>
        </m:r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into</w:t>
        </w:r>
      </w:ins>
      <w:ins w:id="757" w:author="PR Preview" w:date="2026-01-01T00:00:00Z">
        <w:r>
          <w:t xml:space="preserve"> </w:t>
        </w:r>
      </w:ins>
      <m:oMath>
        <m:r>
          <m:t>V</m:t>
        </m:r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and</w:t>
        </w:r>
      </w:ins>
      <w:ins w:id="760" w:author="PR Preview" w:date="2026-01-01T00:00:00Z">
        <w:r>
          <w:t xml:space="preserve"> </w:t>
        </w:r>
      </w:ins>
      <m:oMath>
        <m:r>
          <m:t>S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are not.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Error rates are therefore defined as properties of a procedure over repeated data sets,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not of the particular list of rejections that one data set produces.</w:t>
        </w:r>
      </w:ins>
    </w:p>
    <w:bookmarkEnd w:id="31"/>
    <w:bookmarkEnd w:id="32"/>
    <w:bookmarkStart w:id="35" w:name="sec-fwer"/>
    <w:p>
      <w:pPr>
        <w:pStyle w:val="Heading3"/>
      </w:pPr>
      <w:ins w:id="767" w:author="PR Preview" w:date="2026-01-01T00:00:00Z">
        <w:r>
          <w:t xml:space="preserve">3.2 The family-wise error rate</w:t>
        </w:r>
      </w:ins>
    </w:p>
    <w:bookmarkStart w:id="33" w:name="def-fwer"/>
    <w:p>
      <w:pPr>
        <w:pStyle w:val="FirstParagraph"/>
      </w:pPr>
      <w:ins w:id="768" w:author="PR Preview" w:date="2026-01-01T00:00:00Z">
        <w:r>
          <w:rPr>
            <w:b/>
            <w:bCs/>
          </w:rPr>
          <w:t xml:space="preserve">Definition 2 (Family-wise error rate)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For a family of tests with</w:t>
        </w:r>
      </w:ins>
      <w:ins w:id="771" w:author="PR Preview" w:date="2026-01-01T00:00:00Z">
        <w:r>
          <w:t xml:space="preserve"> </w:t>
        </w:r>
      </w:ins>
      <m:oMath>
        <m:r>
          <m:t>V</m:t>
        </m:r>
      </m:oMath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false positives (</w:t>
        </w:r>
      </w:ins>
      <w:hyperlink w:anchor="def-rejection-counts">
        <w:ins w:id="77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775" w:author="PR Preview" w:date="2026-01-01T00:00:00Z">
        <w:r>
          <w:t xml:space="preserve">),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the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rPr>
            <w:b/>
            <w:bCs/>
          </w:rPr>
          <w:t xml:space="preserve">family-wise error rate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(FWER) is the probability of at least one false positive: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782" w:author="PR Preview" w:date="2026-01-01T00:00:00Z">
        <w:r>
          <w:t xml:space="preserve">A procedure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rPr>
            <w:b/>
            <w:bCs/>
          </w:rPr>
          <w:t xml:space="preserve">controls the FWER at level</w:t>
        </w:r>
      </w:ins>
      <w:ins w:id="785" w:author="PR Preview" w:date="2026-01-01T00:00:00Z">
        <w:r>
          <w:rPr>
            <w:b/>
            <w:bCs/>
          </w:rPr>
          <w:t xml:space="preserve"> </w:t>
        </w:r>
      </w:ins>
      <m:oMath>
        <m:r>
          <m:t>α</m:t>
        </m:r>
      </m:oMath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if</w:t>
        </w:r>
      </w:ins>
      <w:ins w:id="788" w:author="PR Preview" w:date="2026-01-01T00:00:00Z">
        <w:r>
          <w:t xml:space="preserve"> </w:t>
        </w:r>
      </w:ins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for every possible set of true null hypotheses.</w:t>
        </w:r>
      </w:ins>
    </w:p>
    <w:bookmarkEnd w:id="33"/>
    <w:bookmarkStart w:id="34" w:name="exm-fwer"/>
    <w:p>
      <w:pPr>
        <w:pStyle w:val="BodyText"/>
      </w:pPr>
      <w:ins w:id="791" w:author="PR Preview" w:date="2026-01-01T00:00:00Z">
        <w:r>
          <w:rPr>
            <w:b/>
            <w:bCs/>
          </w:rPr>
          <w:t xml:space="preserve">Example 4 (FWER of unadjusted testing in the simulated family)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Repeat the simulation of</w:t>
        </w:r>
      </w:ins>
      <w:ins w:id="794" w:author="PR Preview" w:date="2026-01-01T00:00:00Z">
        <w:r>
          <w:t xml:space="preserve"> </w:t>
        </w:r>
      </w:ins>
      <w:hyperlink w:anchor="exm-rejection-counts">
        <w:ins w:id="795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2000 times,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rejecting every null hypothesis with</w:t>
        </w:r>
      </w:ins>
      <w:ins w:id="800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each time,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and record the fraction of repetitions with at least one false positive:</w:t>
        </w:r>
      </w:ins>
    </w:p>
    <w:p>
      <w:pPr>
        <w:pStyle w:val="SourceCode"/>
      </w:pPr>
      <w:ins w:id="805" w:author="PR Preview" w:date="2026-01-01T00:00:00Z">
        <w:r>
          <w:rPr>
            <w:rStyle w:val="NormalTok"/>
          </w:rPr>
          <w:t xml:space="preserve">run_simulation </w:t>
        </w:r>
      </w:ins>
      <w:ins w:id="806" w:author="PR Preview" w:date="2026-01-01T00:00:00Z">
        <w:r>
          <w:rPr>
            <w:rStyle w:val="OtherTok"/>
          </w:rPr>
          <w:t xml:space="preserve">&lt;-</w:t>
        </w:r>
      </w:ins>
      <w:ins w:id="807" w:author="PR Preview" w:date="2026-01-01T00:00:00Z">
        <w:r>
          <w:rPr>
            <w:rStyle w:val="NormalTok"/>
          </w:rPr>
          <w:t xml:space="preserve"> </w:t>
        </w:r>
      </w:ins>
      <w:ins w:id="808" w:author="PR Preview" w:date="2026-01-01T00:00:00Z">
        <w:r>
          <w:rPr>
            <w:rStyle w:val="ControlFlowTok"/>
          </w:rPr>
          <w:t xml:space="preserve">function</w:t>
        </w:r>
      </w:ins>
      <w:ins w:id="809" w:author="PR Preview" w:date="2026-01-01T00:00:00Z">
        <w:r>
          <w:rPr>
            <w:rStyle w:val="NormalTok"/>
          </w:rPr>
          <w:t xml:space="preserve">(reject_fn, </w:t>
        </w:r>
      </w:ins>
      <w:ins w:id="810" w:author="PR Preview" w:date="2026-01-01T00:00:00Z">
        <w:r>
          <w:rPr>
            <w:rStyle w:val="AttributeTok"/>
          </w:rPr>
          <w:t xml:space="preserve">reps =</w:t>
        </w:r>
      </w:ins>
      <w:ins w:id="811" w:author="PR Preview" w:date="2026-01-01T00:00:00Z">
        <w:r>
          <w:rPr>
            <w:rStyle w:val="NormalTok"/>
          </w:rPr>
          <w:t xml:space="preserve"> </w:t>
        </w:r>
      </w:ins>
      <w:ins w:id="812" w:author="PR Preview" w:date="2026-01-01T00:00:00Z">
        <w:r>
          <w:rPr>
            <w:rStyle w:val="DecValTok"/>
          </w:rPr>
          <w:t xml:space="preserve">2000</w:t>
        </w:r>
      </w:ins>
      <w:ins w:id="813" w:author="PR Preview" w:date="2026-01-01T00:00:00Z">
        <w:r>
          <w:rPr>
            <w:rStyle w:val="NormalTok"/>
          </w:rPr>
          <w:t xml:space="preserve">) {</w:t>
        </w:r>
      </w:ins>
      <w:ins w:id="814" w:author="PR Preview" w:date="2026-01-01T00:00:00Z">
        <w:r>
          <w:br/>
        </w:r>
      </w:ins>
      <w:ins w:id="815" w:author="PR Preview" w:date="2026-01-01T00:00:00Z">
        <w:r>
          <w:rPr>
            <w:rStyle w:val="NormalTok"/>
          </w:rPr>
          <w:t xml:space="preserve">  </w:t>
        </w:r>
      </w:ins>
      <w:ins w:id="816" w:author="PR Preview" w:date="2026-01-01T00:00:00Z">
        <w:r>
          <w:rPr>
            <w:rStyle w:val="FunctionTok"/>
          </w:rPr>
          <w:t xml:space="preserve">replicate</w:t>
        </w:r>
      </w:ins>
      <w:ins w:id="817" w:author="PR Preview" w:date="2026-01-01T00:00:00Z">
        <w:r>
          <w:rPr>
            <w:rStyle w:val="NormalTok"/>
          </w:rPr>
          <w:t xml:space="preserve">(reps, {</w:t>
        </w:r>
      </w:ins>
      <w:ins w:id="818" w:author="PR Preview" w:date="2026-01-01T00:00:00Z">
        <w:r>
          <w:br/>
        </w:r>
      </w:ins>
      <w:ins w:id="819" w:author="PR Preview" w:date="2026-01-01T00:00:00Z">
        <w:r>
          <w:rPr>
            <w:rStyle w:val="NormalTok"/>
          </w:rPr>
          <w:t xml:space="preserve">    </w:t>
        </w:r>
      </w:ins>
      <w:ins w:id="820" w:author="PR Preview" w:date="2026-01-01T00:00:00Z">
        <w:r>
          <w:rPr>
            <w:rStyle w:val="CommentTok"/>
          </w:rPr>
          <w:t xml:space="preserve"># nolint next: object_usage_linter.</w:t>
        </w:r>
      </w:ins>
      <w:ins w:id="821" w:author="PR Preview" w:date="2026-01-01T00:00:00Z">
        <w:r>
          <w:br/>
        </w:r>
      </w:ins>
      <w:ins w:id="822" w:author="PR Preview" w:date="2026-01-01T00:00:00Z">
        <w:r>
          <w:rPr>
            <w:rStyle w:val="NormalTok"/>
          </w:rPr>
          <w:t xml:space="preserve">    sim </w:t>
        </w:r>
      </w:ins>
      <w:ins w:id="823" w:author="PR Preview" w:date="2026-01-01T00:00:00Z">
        <w:r>
          <w:rPr>
            <w:rStyle w:val="OtherTok"/>
          </w:rPr>
          <w:t xml:space="preserve">&lt;-</w:t>
        </w:r>
      </w:ins>
      <w:ins w:id="824" w:author="PR Preview" w:date="2026-01-01T00:00:00Z">
        <w:r>
          <w:rPr>
            <w:rStyle w:val="NormalTok"/>
          </w:rPr>
          <w:t xml:space="preserve"> </w:t>
        </w:r>
      </w:ins>
      <w:ins w:id="825" w:author="PR Preview" w:date="2026-01-01T00:00:00Z">
        <w:r>
          <w:rPr>
            <w:rStyle w:val="FunctionTok"/>
          </w:rPr>
          <w:t xml:space="preserve">simulate_tests</w:t>
        </w:r>
      </w:ins>
      <w:ins w:id="826" w:author="PR Preview" w:date="2026-01-01T00:00:00Z">
        <w:r>
          <w:rPr>
            <w:rStyle w:val="NormalTok"/>
          </w:rPr>
          <w:t xml:space="preserve">()</w:t>
        </w:r>
      </w:ins>
      <w:ins w:id="827" w:author="PR Preview" w:date="2026-01-01T00:00:00Z">
        <w:r>
          <w:br/>
        </w:r>
      </w:ins>
      <w:ins w:id="828" w:author="PR Preview" w:date="2026-01-01T00:00:00Z">
        <w:r>
          <w:rPr>
            <w:rStyle w:val="NormalTok"/>
          </w:rPr>
          <w:t xml:space="preserve">    </w:t>
        </w:r>
      </w:ins>
      <w:ins w:id="829" w:author="PR Preview" w:date="2026-01-01T00:00:00Z">
        <w:r>
          <w:rPr>
            <w:rStyle w:val="CommentTok"/>
          </w:rPr>
          <w:t xml:space="preserve"># nolint next: object_usage_linter.</w:t>
        </w:r>
      </w:ins>
      <w:ins w:id="830" w:author="PR Preview" w:date="2026-01-01T00:00:00Z">
        <w:r>
          <w:br/>
        </w:r>
      </w:ins>
      <w:ins w:id="831" w:author="PR Preview" w:date="2026-01-01T00:00:00Z">
        <w:r>
          <w:rPr>
            <w:rStyle w:val="NormalTok"/>
          </w:rPr>
          <w:t xml:space="preserve">    </w:t>
        </w:r>
      </w:ins>
      <w:ins w:id="832" w:author="PR Preview" w:date="2026-01-01T00:00:00Z">
        <w:r>
          <w:rPr>
            <w:rStyle w:val="FunctionTok"/>
          </w:rPr>
          <w:t xml:space="preserve">count_outcomes</w:t>
        </w:r>
      </w:ins>
      <w:ins w:id="833" w:author="PR Preview" w:date="2026-01-01T00:00:00Z">
        <w:r>
          <w:rPr>
            <w:rStyle w:val="NormalTok"/>
          </w:rPr>
          <w:t xml:space="preserve">(</w:t>
        </w:r>
      </w:ins>
      <w:ins w:id="834" w:author="PR Preview" w:date="2026-01-01T00:00:00Z">
        <w:r>
          <w:rPr>
            <w:rStyle w:val="FunctionTok"/>
          </w:rPr>
          <w:t xml:space="preserve">reject_fn</w:t>
        </w:r>
      </w:ins>
      <w:ins w:id="835" w:author="PR Preview" w:date="2026-01-01T00:00:00Z">
        <w:r>
          <w:rPr>
            <w:rStyle w:val="NormalTok"/>
          </w:rPr>
          <w:t xml:space="preserve">(sim</w:t>
        </w:r>
      </w:ins>
      <w:ins w:id="836" w:author="PR Preview" w:date="2026-01-01T00:00:00Z">
        <w:r>
          <w:rPr>
            <w:rStyle w:val="SpecialCharTok"/>
          </w:rPr>
          <w:t xml:space="preserve">$</w:t>
        </w:r>
      </w:ins>
      <w:ins w:id="837" w:author="PR Preview" w:date="2026-01-01T00:00:00Z">
        <w:r>
          <w:rPr>
            <w:rStyle w:val="NormalTok"/>
          </w:rPr>
          <w:t xml:space="preserve">p), sim</w:t>
        </w:r>
      </w:ins>
      <w:ins w:id="838" w:author="PR Preview" w:date="2026-01-01T00:00:00Z">
        <w:r>
          <w:rPr>
            <w:rStyle w:val="SpecialCharTok"/>
          </w:rPr>
          <w:t xml:space="preserve">$</w:t>
        </w:r>
      </w:ins>
      <w:ins w:id="839" w:author="PR Preview" w:date="2026-01-01T00:00:00Z">
        <w:r>
          <w:rPr>
            <w:rStyle w:val="NormalTok"/>
          </w:rPr>
          <w:t xml:space="preserve">is_null)</w:t>
        </w:r>
      </w:ins>
      <w:ins w:id="840" w:author="PR Preview" w:date="2026-01-01T00:00:00Z">
        <w:r>
          <w:br/>
        </w:r>
      </w:ins>
      <w:ins w:id="841" w:author="PR Preview" w:date="2026-01-01T00:00:00Z">
        <w:r>
          <w:rPr>
            <w:rStyle w:val="NormalTok"/>
          </w:rPr>
          <w:t xml:space="preserve">  })</w:t>
        </w:r>
      </w:ins>
      <w:ins w:id="842" w:author="PR Preview" w:date="2026-01-01T00:00:00Z">
        <w:r>
          <w:br/>
        </w:r>
      </w:ins>
      <w:ins w:id="843" w:author="PR Preview" w:date="2026-01-01T00:00:00Z">
        <w:r>
          <w:rPr>
            <w:rStyle w:val="NormalTok"/>
          </w:rPr>
          <w:t xml:space="preserve">}</w:t>
        </w:r>
      </w:ins>
      <w:ins w:id="844" w:author="PR Preview" w:date="2026-01-01T00:00:00Z">
        <w:r>
          <w:br/>
        </w:r>
      </w:ins>
      <w:ins w:id="845" w:author="PR Preview" w:date="2026-01-01T00:00:00Z">
        <w:r>
          <w:br/>
        </w:r>
      </w:ins>
      <w:ins w:id="846" w:author="PR Preview" w:date="2026-01-01T00:00:00Z">
        <w:r>
          <w:rPr>
            <w:rStyle w:val="FunctionTok"/>
          </w:rPr>
          <w:t xml:space="preserve">set.seed</w:t>
        </w:r>
      </w:ins>
      <w:ins w:id="847" w:author="PR Preview" w:date="2026-01-01T00:00:00Z">
        <w:r>
          <w:rPr>
            <w:rStyle w:val="NormalTok"/>
          </w:rPr>
          <w:t xml:space="preserve">(</w:t>
        </w:r>
      </w:ins>
      <w:ins w:id="848" w:author="PR Preview" w:date="2026-01-01T00:00:00Z">
        <w:r>
          <w:rPr>
            <w:rStyle w:val="DecValTok"/>
          </w:rPr>
          <w:t xml:space="preserve">572</w:t>
        </w:r>
      </w:ins>
      <w:ins w:id="849" w:author="PR Preview" w:date="2026-01-01T00:00:00Z">
        <w:r>
          <w:rPr>
            <w:rStyle w:val="NormalTok"/>
          </w:rPr>
          <w:t xml:space="preserve">)</w:t>
        </w:r>
      </w:ins>
      <w:ins w:id="850" w:author="PR Preview" w:date="2026-01-01T00:00:00Z">
        <w:r>
          <w:br/>
        </w:r>
      </w:ins>
      <w:ins w:id="851" w:author="PR Preview" w:date="2026-01-01T00:00:00Z">
        <w:r>
          <w:rPr>
            <w:rStyle w:val="NormalTok"/>
          </w:rPr>
          <w:t xml:space="preserve">sim_counts </w:t>
        </w:r>
      </w:ins>
      <w:ins w:id="852" w:author="PR Preview" w:date="2026-01-01T00:00:00Z">
        <w:r>
          <w:rPr>
            <w:rStyle w:val="OtherTok"/>
          </w:rPr>
          <w:t xml:space="preserve">&lt;-</w:t>
        </w:r>
      </w:ins>
      <w:ins w:id="853" w:author="PR Preview" w:date="2026-01-01T00:00:00Z">
        <w:r>
          <w:rPr>
            <w:rStyle w:val="NormalTok"/>
          </w:rPr>
          <w:t xml:space="preserve"> </w:t>
        </w:r>
      </w:ins>
      <w:ins w:id="854" w:author="PR Preview" w:date="2026-01-01T00:00:00Z">
        <w:r>
          <w:rPr>
            <w:rStyle w:val="FunctionTok"/>
          </w:rPr>
          <w:t xml:space="preserve">list</w:t>
        </w:r>
      </w:ins>
      <w:ins w:id="855" w:author="PR Preview" w:date="2026-01-01T00:00:00Z">
        <w:r>
          <w:rPr>
            <w:rStyle w:val="NormalTok"/>
          </w:rPr>
          <w:t xml:space="preserve">()</w:t>
        </w:r>
      </w:ins>
      <w:ins w:id="856" w:author="PR Preview" w:date="2026-01-01T00:00:00Z">
        <w:r>
          <w:br/>
        </w:r>
      </w:ins>
      <w:ins w:id="857" w:author="PR Preview" w:date="2026-01-01T00:00:00Z">
        <w:r>
          <w:rPr>
            <w:rStyle w:val="NormalTok"/>
          </w:rPr>
          <w:t xml:space="preserve">sim_counts</w:t>
        </w:r>
      </w:ins>
      <w:ins w:id="858" w:author="PR Preview" w:date="2026-01-01T00:00:00Z">
        <w:r>
          <w:rPr>
            <w:rStyle w:val="SpecialCharTok"/>
          </w:rPr>
          <w:t xml:space="preserve">$</w:t>
        </w:r>
      </w:ins>
      <w:ins w:id="859" w:author="PR Preview" w:date="2026-01-01T00:00:00Z">
        <w:r>
          <w:rPr>
            <w:rStyle w:val="NormalTok"/>
          </w:rPr>
          <w:t xml:space="preserve">unadjusted </w:t>
        </w:r>
      </w:ins>
      <w:ins w:id="860" w:author="PR Preview" w:date="2026-01-01T00:00:00Z">
        <w:r>
          <w:rPr>
            <w:rStyle w:val="OtherTok"/>
          </w:rPr>
          <w:t xml:space="preserve">&lt;-</w:t>
        </w:r>
      </w:ins>
      <w:ins w:id="861" w:author="PR Preview" w:date="2026-01-01T00:00:00Z">
        <w:r>
          <w:rPr>
            <w:rStyle w:val="NormalTok"/>
          </w:rPr>
          <w:t xml:space="preserve"> </w:t>
        </w:r>
      </w:ins>
      <w:ins w:id="862" w:author="PR Preview" w:date="2026-01-01T00:00:00Z">
        <w:r>
          <w:rPr>
            <w:rStyle w:val="FunctionTok"/>
          </w:rPr>
          <w:t xml:space="preserve">run_simulation</w:t>
        </w:r>
      </w:ins>
      <w:ins w:id="863" w:author="PR Preview" w:date="2026-01-01T00:00:00Z">
        <w:r>
          <w:rPr>
            <w:rStyle w:val="NormalTok"/>
          </w:rPr>
          <w:t xml:space="preserve">(</w:t>
        </w:r>
      </w:ins>
      <w:ins w:id="864" w:author="PR Preview" w:date="2026-01-01T00:00:00Z">
        <w:r>
          <w:rPr>
            <w:rStyle w:val="ControlFlowTok"/>
          </w:rPr>
          <w:t xml:space="preserve">function</w:t>
        </w:r>
      </w:ins>
      <w:ins w:id="865" w:author="PR Preview" w:date="2026-01-01T00:00:00Z">
        <w:r>
          <w:rPr>
            <w:rStyle w:val="NormalTok"/>
          </w:rPr>
          <w:t xml:space="preserve">(p) p </w:t>
        </w:r>
      </w:ins>
      <w:ins w:id="866" w:author="PR Preview" w:date="2026-01-01T00:00:00Z">
        <w:r>
          <w:rPr>
            <w:rStyle w:val="SpecialCharTok"/>
          </w:rPr>
          <w:t xml:space="preserve">&lt;=</w:t>
        </w:r>
      </w:ins>
      <w:ins w:id="867" w:author="PR Preview" w:date="2026-01-01T00:00:00Z">
        <w:r>
          <w:rPr>
            <w:rStyle w:val="NormalTok"/>
          </w:rPr>
          <w:t xml:space="preserve"> </w:t>
        </w:r>
      </w:ins>
      <w:ins w:id="868" w:author="PR Preview" w:date="2026-01-01T00:00:00Z">
        <w:r>
          <w:rPr>
            <w:rStyle w:val="FloatTok"/>
          </w:rPr>
          <w:t xml:space="preserve">0.05</w:t>
        </w:r>
      </w:ins>
      <w:ins w:id="869" w:author="PR Preview" w:date="2026-01-01T00:00:00Z">
        <w:r>
          <w:rPr>
            <w:rStyle w:val="NormalTok"/>
          </w:rPr>
          <w:t xml:space="preserve">)</w:t>
        </w:r>
      </w:ins>
      <w:ins w:id="870" w:author="PR Preview" w:date="2026-01-01T00:00:00Z">
        <w:r>
          <w:br/>
        </w:r>
      </w:ins>
      <w:ins w:id="871" w:author="PR Preview" w:date="2026-01-01T00:00:00Z">
        <w:r>
          <w:rPr>
            <w:rStyle w:val="NormalTok"/>
          </w:rPr>
          <w:t xml:space="preserve">fwer_unadjusted </w:t>
        </w:r>
      </w:ins>
      <w:ins w:id="872" w:author="PR Preview" w:date="2026-01-01T00:00:00Z">
        <w:r>
          <w:rPr>
            <w:rStyle w:val="OtherTok"/>
          </w:rPr>
          <w:t xml:space="preserve">&lt;-</w:t>
        </w:r>
      </w:ins>
      <w:ins w:id="873" w:author="PR Preview" w:date="2026-01-01T00:00:00Z">
        <w:r>
          <w:rPr>
            <w:rStyle w:val="NormalTok"/>
          </w:rPr>
          <w:t xml:space="preserve"> </w:t>
        </w:r>
      </w:ins>
      <w:ins w:id="874" w:author="PR Preview" w:date="2026-01-01T00:00:00Z">
        <w:r>
          <w:rPr>
            <w:rStyle w:val="FunctionTok"/>
          </w:rPr>
          <w:t xml:space="preserve">mean</w:t>
        </w:r>
      </w:ins>
      <w:ins w:id="875" w:author="PR Preview" w:date="2026-01-01T00:00:00Z">
        <w:r>
          <w:rPr>
            <w:rStyle w:val="NormalTok"/>
          </w:rPr>
          <w:t xml:space="preserve">(sim_counts</w:t>
        </w:r>
      </w:ins>
      <w:ins w:id="876" w:author="PR Preview" w:date="2026-01-01T00:00:00Z">
        <w:r>
          <w:rPr>
            <w:rStyle w:val="SpecialCharTok"/>
          </w:rPr>
          <w:t xml:space="preserve">$</w:t>
        </w:r>
      </w:ins>
      <w:ins w:id="877" w:author="PR Preview" w:date="2026-01-01T00:00:00Z">
        <w:r>
          <w:rPr>
            <w:rStyle w:val="NormalTok"/>
          </w:rPr>
          <w:t xml:space="preserve">unadjusted[</w:t>
        </w:r>
      </w:ins>
      <w:ins w:id="878" w:author="PR Preview" w:date="2026-01-01T00:00:00Z">
        <w:r>
          <w:rPr>
            <w:rStyle w:val="StringTok"/>
          </w:rPr>
          <w:t xml:space="preserve">"V"</w:t>
        </w:r>
      </w:ins>
      <w:ins w:id="879" w:author="PR Preview" w:date="2026-01-01T00:00:00Z">
        <w:r>
          <w:rPr>
            <w:rStyle w:val="NormalTok"/>
          </w:rPr>
          <w:t xml:space="preserve">, ] </w:t>
        </w:r>
      </w:ins>
      <w:ins w:id="880" w:author="PR Preview" w:date="2026-01-01T00:00:00Z">
        <w:r>
          <w:rPr>
            <w:rStyle w:val="SpecialCharTok"/>
          </w:rPr>
          <w:t xml:space="preserve">&gt;=</w:t>
        </w:r>
      </w:ins>
      <w:ins w:id="881" w:author="PR Preview" w:date="2026-01-01T00:00:00Z">
        <w:r>
          <w:rPr>
            <w:rStyle w:val="NormalTok"/>
          </w:rPr>
          <w:t xml:space="preserve"> </w:t>
        </w:r>
      </w:ins>
      <w:ins w:id="882" w:author="PR Preview" w:date="2026-01-01T00:00:00Z">
        <w:r>
          <w:rPr>
            <w:rStyle w:val="DecValTok"/>
          </w:rPr>
          <w:t xml:space="preserve">1</w:t>
        </w:r>
      </w:ins>
      <w:ins w:id="883" w:author="PR Preview" w:date="2026-01-01T00:00:00Z">
        <w:r>
          <w:rPr>
            <w:rStyle w:val="NormalTok"/>
          </w:rPr>
          <w:t xml:space="preserve">)</w:t>
        </w:r>
      </w:ins>
      <w:ins w:id="884" w:author="PR Preview" w:date="2026-01-01T00:00:00Z">
        <w:r>
          <w:br/>
        </w:r>
      </w:ins>
      <w:ins w:id="885" w:author="PR Preview" w:date="2026-01-01T00:00:00Z">
        <w:r>
          <w:rPr>
            <w:rStyle w:val="NormalTok"/>
          </w:rPr>
          <w:t xml:space="preserve">fwer_unadjusted</w:t>
        </w:r>
      </w:ins>
      <w:ins w:id="886" w:author="PR Preview" w:date="2026-01-01T00:00:00Z">
        <w:r>
          <w:br/>
        </w:r>
      </w:ins>
      <w:ins w:id="887" w:author="PR Preview" w:date="2026-01-01T00:00:00Z">
        <w:r>
          <w:rPr>
            <w:rStyle w:val="CommentTok"/>
          </w:rPr>
          <w:t xml:space="preserve">#&gt; [1] 1</w:t>
        </w:r>
      </w:ins>
    </w:p>
    <w:p>
      <w:pPr>
        <w:pStyle w:val="FirstParagraph"/>
      </w:pPr>
      <w:ins w:id="888" w:author="PR Preview" w:date="2026-01-01T00:00:00Z">
        <w:r>
          <w:t xml:space="preserve">The estimated FWER is 1: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with 900 true null hypotheses,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almost every repetition produces a false positive,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as</w:t>
        </w:r>
      </w:ins>
      <w:ins w:id="895" w:author="PR Preview" w:date="2026-01-01T00:00:00Z">
        <w:r>
          <w:t xml:space="preserve"> </w:t>
        </w:r>
      </w:ins>
      <w:hyperlink w:anchor="thm-false-positive-prob">
        <w:ins w:id="89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predicts for tests that are independent.</w:t>
        </w:r>
      </w:ins>
    </w:p>
    <w:bookmarkEnd w:id="34"/>
    <w:bookmarkEnd w:id="35"/>
    <w:bookmarkStart w:id="42" w:name="sec-fdr"/>
    <w:p>
      <w:pPr>
        <w:pStyle w:val="Heading3"/>
      </w:pPr>
      <w:ins w:id="899" w:author="PR Preview" w:date="2026-01-01T00:00:00Z">
        <w:r>
          <w:t xml:space="preserve">3.3 The false discovery rate</w:t>
        </w:r>
      </w:ins>
    </w:p>
    <w:bookmarkStart w:id="39" w:name="def-fdr"/>
    <w:p>
      <w:pPr>
        <w:pStyle w:val="FirstParagraph"/>
      </w:pPr>
      <w:ins w:id="900" w:author="PR Preview" w:date="2026-01-01T00:00:00Z">
        <w:r>
          <w:rPr>
            <w:b/>
            <w:bCs/>
          </w:rPr>
          <w:t xml:space="preserve">Definition 3 (False discovery rate)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For a family of tests with</w:t>
        </w:r>
      </w:ins>
      <w:ins w:id="903" w:author="PR Preview" w:date="2026-01-01T00:00:00Z">
        <w:r>
          <w:t xml:space="preserve"> </w:t>
        </w:r>
      </w:ins>
      <m:oMath>
        <m:r>
          <m:t>V</m:t>
        </m:r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false positives among</w:t>
        </w:r>
      </w:ins>
      <w:ins w:id="906" w:author="PR Preview" w:date="2026-01-01T00:00:00Z">
        <w:r>
          <w:t xml:space="preserve"> </w:t>
        </w:r>
      </w:ins>
      <m:oMath>
        <m:r>
          <m:t>R</m:t>
        </m:r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rejections (</w:t>
        </w:r>
      </w:ins>
      <w:hyperlink w:anchor="def-rejection-counts">
        <w:ins w:id="90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10" w:author="PR Preview" w:date="2026-01-01T00:00:00Z">
        <w:r>
          <w:t xml:space="preserve">),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the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rPr>
            <w:b/>
            <w:bCs/>
          </w:rPr>
          <w:t xml:space="preserve">false discovery proportion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(FDP) is the fraction of rejections that are false positives,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counted as 0 when there are no rejections,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and the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rPr>
            <w:b/>
            <w:bCs/>
          </w:rPr>
          <w:t xml:space="preserve">false discovery rate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(FDR) is its expected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925" w:author="PR Preview" w:date="2026-01-01T00:00:00Z">
        <w:r>
          <w:t xml:space="preserve">A procedure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rPr>
            <w:b/>
            <w:bCs/>
          </w:rPr>
          <w:t xml:space="preserve">controls the FDR at level</w:t>
        </w:r>
      </w:ins>
      <w:ins w:id="928" w:author="PR Preview" w:date="2026-01-01T00:00:00Z">
        <w:r>
          <w:rPr>
            <w:b/>
            <w:bCs/>
          </w:rPr>
          <w:t xml:space="preserve"> </w:t>
        </w:r>
      </w:ins>
      <m:oMath>
        <m:r>
          <m:t>q</m:t>
        </m:r>
      </m:oMath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if</w:t>
        </w:r>
      </w:ins>
      <w:ins w:id="931" w:author="PR Preview" w:date="2026-01-01T00:00:00Z">
        <w:r>
          <w:t xml:space="preserve"> </w:t>
        </w:r>
      </w:ins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for every possible set of true null hypotheses.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ins w:id="934" w:author="PR Preview" w:date="2026-01-01T00:00:00Z">
        <w:r>
          <w:rPr>
            <w:b/>
            <w:bCs/>
          </w:rPr>
          <w:t xml:space="preserve">Example 5 (FDR of unadjusted testing in the simulated family)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In the 2000 repetitions of</w:t>
        </w:r>
      </w:ins>
      <w:ins w:id="937" w:author="PR Preview" w:date="2026-01-01T00:00:00Z">
        <w:r>
          <w:t xml:space="preserve"> </w:t>
        </w:r>
      </w:ins>
      <w:hyperlink w:anchor="exm-fwer">
        <w:ins w:id="938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939" w:author="PR Preview" w:date="2026-01-01T00:00:00Z">
        <w:r>
          <w:t xml:space="preserve">,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average the false discovery proportion of each repetition to estimate the FDR.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The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rPr>
            <w:i/>
            <w:iCs/>
          </w:rPr>
          <w:t xml:space="preserve">power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of a procedure is the expected fraction of the 100 false null hypotheses it rejects,</w:t>
        </w:r>
      </w:ins>
      <w:ins w:id="94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ins w:id="949" w:author="PR Preview" w:date="2026-01-01T00:00:00Z">
        <w:r>
          <w:t xml:space="preserve">:</w:t>
        </w:r>
      </w:ins>
    </w:p>
    <w:p>
      <w:pPr>
        <w:pStyle w:val="SourceCode"/>
      </w:pPr>
      <w:ins w:id="950" w:author="PR Preview" w:date="2026-01-01T00:00:00Z">
        <w:r>
          <w:rPr>
            <w:rStyle w:val="NormalTok"/>
          </w:rPr>
          <w:t xml:space="preserve">summarize_counts </w:t>
        </w:r>
      </w:ins>
      <w:ins w:id="951" w:author="PR Preview" w:date="2026-01-01T00:00:00Z">
        <w:r>
          <w:rPr>
            <w:rStyle w:val="OtherTok"/>
          </w:rPr>
          <w:t xml:space="preserve">&lt;-</w:t>
        </w:r>
      </w:ins>
      <w:ins w:id="952" w:author="PR Preview" w:date="2026-01-01T00:00:00Z">
        <w:r>
          <w:rPr>
            <w:rStyle w:val="NormalTok"/>
          </w:rPr>
          <w:t xml:space="preserve"> </w:t>
        </w:r>
      </w:ins>
      <w:ins w:id="953" w:author="PR Preview" w:date="2026-01-01T00:00:00Z">
        <w:r>
          <w:rPr>
            <w:rStyle w:val="ControlFlowTok"/>
          </w:rPr>
          <w:t xml:space="preserve">function</w:t>
        </w:r>
      </w:ins>
      <w:ins w:id="954" w:author="PR Preview" w:date="2026-01-01T00:00:00Z">
        <w:r>
          <w:rPr>
            <w:rStyle w:val="NormalTok"/>
          </w:rPr>
          <w:t xml:space="preserve">(counts, </w:t>
        </w:r>
      </w:ins>
      <w:ins w:id="955" w:author="PR Preview" w:date="2026-01-01T00:00:00Z">
        <w:r>
          <w:rPr>
            <w:rStyle w:val="AttributeTok"/>
          </w:rPr>
          <w:t xml:space="preserve">m1 =</w:t>
        </w:r>
      </w:ins>
      <w:ins w:id="956" w:author="PR Preview" w:date="2026-01-01T00:00:00Z">
        <w:r>
          <w:rPr>
            <w:rStyle w:val="NormalTok"/>
          </w:rPr>
          <w:t xml:space="preserve"> </w:t>
        </w:r>
      </w:ins>
      <w:ins w:id="957" w:author="PR Preview" w:date="2026-01-01T00:00:00Z">
        <w:r>
          <w:rPr>
            <w:rStyle w:val="DecValTok"/>
          </w:rPr>
          <w:t xml:space="preserve">100</w:t>
        </w:r>
      </w:ins>
      <w:ins w:id="958" w:author="PR Preview" w:date="2026-01-01T00:00:00Z">
        <w:r>
          <w:rPr>
            <w:rStyle w:val="NormalTok"/>
          </w:rPr>
          <w:t xml:space="preserve">) {</w:t>
        </w:r>
      </w:ins>
      <w:ins w:id="959" w:author="PR Preview" w:date="2026-01-01T00:00:00Z">
        <w:r>
          <w:br/>
        </w:r>
      </w:ins>
      <w:ins w:id="960" w:author="PR Preview" w:date="2026-01-01T00:00:00Z">
        <w:r>
          <w:rPr>
            <w:rStyle w:val="NormalTok"/>
          </w:rPr>
          <w:t xml:space="preserve">  rejections </w:t>
        </w:r>
      </w:ins>
      <w:ins w:id="961" w:author="PR Preview" w:date="2026-01-01T00:00:00Z">
        <w:r>
          <w:rPr>
            <w:rStyle w:val="OtherTok"/>
          </w:rPr>
          <w:t xml:space="preserve">&lt;-</w:t>
        </w:r>
      </w:ins>
      <w:ins w:id="962" w:author="PR Preview" w:date="2026-01-01T00:00:00Z">
        <w:r>
          <w:rPr>
            <w:rStyle w:val="NormalTok"/>
          </w:rPr>
          <w:t xml:space="preserve"> </w:t>
        </w:r>
      </w:ins>
      <w:ins w:id="963" w:author="PR Preview" w:date="2026-01-01T00:00:00Z">
        <w:r>
          <w:rPr>
            <w:rStyle w:val="FunctionTok"/>
          </w:rPr>
          <w:t xml:space="preserve">colSums</w:t>
        </w:r>
      </w:ins>
      <w:ins w:id="964" w:author="PR Preview" w:date="2026-01-01T00:00:00Z">
        <w:r>
          <w:rPr>
            <w:rStyle w:val="NormalTok"/>
          </w:rPr>
          <w:t xml:space="preserve">(counts[</w:t>
        </w:r>
      </w:ins>
      <w:ins w:id="965" w:author="PR Preview" w:date="2026-01-01T00:00:00Z">
        <w:r>
          <w:rPr>
            <w:rStyle w:val="FunctionTok"/>
          </w:rPr>
          <w:t xml:space="preserve">c</w:t>
        </w:r>
      </w:ins>
      <w:ins w:id="966" w:author="PR Preview" w:date="2026-01-01T00:00:00Z">
        <w:r>
          <w:rPr>
            <w:rStyle w:val="NormalTok"/>
          </w:rPr>
          <w:t xml:space="preserve">(</w:t>
        </w:r>
      </w:ins>
      <w:ins w:id="967" w:author="PR Preview" w:date="2026-01-01T00:00:00Z">
        <w:r>
          <w:rPr>
            <w:rStyle w:val="StringTok"/>
          </w:rPr>
          <w:t xml:space="preserve">"V"</w:t>
        </w:r>
      </w:ins>
      <w:ins w:id="968" w:author="PR Preview" w:date="2026-01-01T00:00:00Z">
        <w:r>
          <w:rPr>
            <w:rStyle w:val="NormalTok"/>
          </w:rPr>
          <w:t xml:space="preserve">, </w:t>
        </w:r>
      </w:ins>
      <w:ins w:id="969" w:author="PR Preview" w:date="2026-01-01T00:00:00Z">
        <w:r>
          <w:rPr>
            <w:rStyle w:val="StringTok"/>
          </w:rPr>
          <w:t xml:space="preserve">"S"</w:t>
        </w:r>
      </w:ins>
      <w:ins w:id="970" w:author="PR Preview" w:date="2026-01-01T00:00:00Z">
        <w:r>
          <w:rPr>
            <w:rStyle w:val="NormalTok"/>
          </w:rPr>
          <w:t xml:space="preserve">), ])</w:t>
        </w:r>
      </w:ins>
      <w:ins w:id="971" w:author="PR Preview" w:date="2026-01-01T00:00:00Z">
        <w:r>
          <w:br/>
        </w:r>
      </w:ins>
      <w:ins w:id="972" w:author="PR Preview" w:date="2026-01-01T00:00:00Z">
        <w:r>
          <w:rPr>
            <w:rStyle w:val="NormalTok"/>
          </w:rPr>
          <w:t xml:space="preserve">  </w:t>
        </w:r>
      </w:ins>
      <w:ins w:id="973" w:author="PR Preview" w:date="2026-01-01T00:00:00Z">
        <w:r>
          <w:rPr>
            <w:rStyle w:val="FunctionTok"/>
          </w:rPr>
          <w:t xml:space="preserve">c</w:t>
        </w:r>
      </w:ins>
      <w:ins w:id="974" w:author="PR Preview" w:date="2026-01-01T00:00:00Z">
        <w:r>
          <w:rPr>
            <w:rStyle w:val="NormalTok"/>
          </w:rPr>
          <w:t xml:space="preserve">(</w:t>
        </w:r>
      </w:ins>
      <w:ins w:id="975" w:author="PR Preview" w:date="2026-01-01T00:00:00Z">
        <w:r>
          <w:br/>
        </w:r>
      </w:ins>
      <w:ins w:id="976" w:author="PR Preview" w:date="2026-01-01T00:00:00Z">
        <w:r>
          <w:rPr>
            <w:rStyle w:val="NormalTok"/>
          </w:rPr>
          <w:t xml:space="preserve">    </w:t>
        </w:r>
      </w:ins>
      <w:ins w:id="977" w:author="PR Preview" w:date="2026-01-01T00:00:00Z">
        <w:r>
          <w:rPr>
            <w:rStyle w:val="AttributeTok"/>
          </w:rPr>
          <w:t xml:space="preserve">FWER =</w:t>
        </w:r>
      </w:ins>
      <w:ins w:id="978" w:author="PR Preview" w:date="2026-01-01T00:00:00Z">
        <w:r>
          <w:rPr>
            <w:rStyle w:val="NormalTok"/>
          </w:rPr>
          <w:t xml:space="preserve"> </w:t>
        </w:r>
      </w:ins>
      <w:ins w:id="979" w:author="PR Preview" w:date="2026-01-01T00:00:00Z">
        <w:r>
          <w:rPr>
            <w:rStyle w:val="FunctionTok"/>
          </w:rPr>
          <w:t xml:space="preserve">mean</w:t>
        </w:r>
      </w:ins>
      <w:ins w:id="980" w:author="PR Preview" w:date="2026-01-01T00:00:00Z">
        <w:r>
          <w:rPr>
            <w:rStyle w:val="NormalTok"/>
          </w:rPr>
          <w:t xml:space="preserve">(counts[</w:t>
        </w:r>
      </w:ins>
      <w:ins w:id="981" w:author="PR Preview" w:date="2026-01-01T00:00:00Z">
        <w:r>
          <w:rPr>
            <w:rStyle w:val="StringTok"/>
          </w:rPr>
          <w:t xml:space="preserve">"V"</w:t>
        </w:r>
      </w:ins>
      <w:ins w:id="982" w:author="PR Preview" w:date="2026-01-01T00:00:00Z">
        <w:r>
          <w:rPr>
            <w:rStyle w:val="NormalTok"/>
          </w:rPr>
          <w:t xml:space="preserve">, ] </w:t>
        </w:r>
      </w:ins>
      <w:ins w:id="983" w:author="PR Preview" w:date="2026-01-01T00:00:00Z">
        <w:r>
          <w:rPr>
            <w:rStyle w:val="SpecialCharTok"/>
          </w:rPr>
          <w:t xml:space="preserve">&gt;=</w:t>
        </w:r>
      </w:ins>
      <w:ins w:id="984" w:author="PR Preview" w:date="2026-01-01T00:00:00Z">
        <w:r>
          <w:rPr>
            <w:rStyle w:val="NormalTok"/>
          </w:rPr>
          <w:t xml:space="preserve"> </w:t>
        </w:r>
      </w:ins>
      <w:ins w:id="985" w:author="PR Preview" w:date="2026-01-01T00:00:00Z">
        <w:r>
          <w:rPr>
            <w:rStyle w:val="DecValTok"/>
          </w:rPr>
          <w:t xml:space="preserve">1</w:t>
        </w:r>
      </w:ins>
      <w:ins w:id="986" w:author="PR Preview" w:date="2026-01-01T00:00:00Z">
        <w:r>
          <w:rPr>
            <w:rStyle w:val="NormalTok"/>
          </w:rPr>
          <w:t xml:space="preserve">),</w:t>
        </w:r>
      </w:ins>
      <w:ins w:id="987" w:author="PR Preview" w:date="2026-01-01T00:00:00Z">
        <w:r>
          <w:br/>
        </w:r>
      </w:ins>
      <w:ins w:id="988" w:author="PR Preview" w:date="2026-01-01T00:00:00Z">
        <w:r>
          <w:rPr>
            <w:rStyle w:val="NormalTok"/>
          </w:rPr>
          <w:t xml:space="preserve">    </w:t>
        </w:r>
      </w:ins>
      <w:ins w:id="989" w:author="PR Preview" w:date="2026-01-01T00:00:00Z">
        <w:r>
          <w:rPr>
            <w:rStyle w:val="AttributeTok"/>
          </w:rPr>
          <w:t xml:space="preserve">FDR =</w:t>
        </w:r>
      </w:ins>
      <w:ins w:id="990" w:author="PR Preview" w:date="2026-01-01T00:00:00Z">
        <w:r>
          <w:rPr>
            <w:rStyle w:val="NormalTok"/>
          </w:rPr>
          <w:t xml:space="preserve"> </w:t>
        </w:r>
      </w:ins>
      <w:ins w:id="991" w:author="PR Preview" w:date="2026-01-01T00:00:00Z">
        <w:r>
          <w:rPr>
            <w:rStyle w:val="FunctionTok"/>
          </w:rPr>
          <w:t xml:space="preserve">mean</w:t>
        </w:r>
      </w:ins>
      <w:ins w:id="992" w:author="PR Preview" w:date="2026-01-01T00:00:00Z">
        <w:r>
          <w:rPr>
            <w:rStyle w:val="NormalTok"/>
          </w:rPr>
          <w:t xml:space="preserve">(counts[</w:t>
        </w:r>
      </w:ins>
      <w:ins w:id="993" w:author="PR Preview" w:date="2026-01-01T00:00:00Z">
        <w:r>
          <w:rPr>
            <w:rStyle w:val="StringTok"/>
          </w:rPr>
          <w:t xml:space="preserve">"V"</w:t>
        </w:r>
      </w:ins>
      <w:ins w:id="994" w:author="PR Preview" w:date="2026-01-01T00:00:00Z">
        <w:r>
          <w:rPr>
            <w:rStyle w:val="NormalTok"/>
          </w:rPr>
          <w:t xml:space="preserve">, ] </w:t>
        </w:r>
      </w:ins>
      <w:ins w:id="995" w:author="PR Preview" w:date="2026-01-01T00:00:00Z">
        <w:r>
          <w:rPr>
            <w:rStyle w:val="SpecialCharTok"/>
          </w:rPr>
          <w:t xml:space="preserve">/</w:t>
        </w:r>
      </w:ins>
      <w:ins w:id="996" w:author="PR Preview" w:date="2026-01-01T00:00:00Z">
        <w:r>
          <w:rPr>
            <w:rStyle w:val="NormalTok"/>
          </w:rPr>
          <w:t xml:space="preserve"> </w:t>
        </w:r>
      </w:ins>
      <w:ins w:id="997" w:author="PR Preview" w:date="2026-01-01T00:00:00Z">
        <w:r>
          <w:rPr>
            <w:rStyle w:val="FunctionTok"/>
          </w:rPr>
          <w:t xml:space="preserve">pmax</w:t>
        </w:r>
      </w:ins>
      <w:ins w:id="998" w:author="PR Preview" w:date="2026-01-01T00:00:00Z">
        <w:r>
          <w:rPr>
            <w:rStyle w:val="NormalTok"/>
          </w:rPr>
          <w:t xml:space="preserve">(rejections, </w:t>
        </w:r>
      </w:ins>
      <w:ins w:id="999" w:author="PR Preview" w:date="2026-01-01T00:00:00Z">
        <w:r>
          <w:rPr>
            <w:rStyle w:val="DecValTok"/>
          </w:rPr>
          <w:t xml:space="preserve">1</w:t>
        </w:r>
      </w:ins>
      <w:ins w:id="1000" w:author="PR Preview" w:date="2026-01-01T00:00:00Z">
        <w:r>
          <w:rPr>
            <w:rStyle w:val="NormalTok"/>
          </w:rPr>
          <w:t xml:space="preserve">)),</w:t>
        </w:r>
      </w:ins>
      <w:ins w:id="1001" w:author="PR Preview" w:date="2026-01-01T00:00:00Z">
        <w:r>
          <w:br/>
        </w:r>
      </w:ins>
      <w:ins w:id="1002" w:author="PR Preview" w:date="2026-01-01T00:00:00Z">
        <w:r>
          <w:rPr>
            <w:rStyle w:val="NormalTok"/>
          </w:rPr>
          <w:t xml:space="preserve">    </w:t>
        </w:r>
      </w:ins>
      <w:ins w:id="1003" w:author="PR Preview" w:date="2026-01-01T00:00:00Z">
        <w:r>
          <w:rPr>
            <w:rStyle w:val="AttributeTok"/>
          </w:rPr>
          <w:t xml:space="preserve">power =</w:t>
        </w:r>
      </w:ins>
      <w:ins w:id="1004" w:author="PR Preview" w:date="2026-01-01T00:00:00Z">
        <w:r>
          <w:rPr>
            <w:rStyle w:val="NormalTok"/>
          </w:rPr>
          <w:t xml:space="preserve"> </w:t>
        </w:r>
      </w:ins>
      <w:ins w:id="1005" w:author="PR Preview" w:date="2026-01-01T00:00:00Z">
        <w:r>
          <w:rPr>
            <w:rStyle w:val="FunctionTok"/>
          </w:rPr>
          <w:t xml:space="preserve">mean</w:t>
        </w:r>
      </w:ins>
      <w:ins w:id="1006" w:author="PR Preview" w:date="2026-01-01T00:00:00Z">
        <w:r>
          <w:rPr>
            <w:rStyle w:val="NormalTok"/>
          </w:rPr>
          <w:t xml:space="preserve">(counts[</w:t>
        </w:r>
      </w:ins>
      <w:ins w:id="1007" w:author="PR Preview" w:date="2026-01-01T00:00:00Z">
        <w:r>
          <w:rPr>
            <w:rStyle w:val="StringTok"/>
          </w:rPr>
          <w:t xml:space="preserve">"S"</w:t>
        </w:r>
      </w:ins>
      <w:ins w:id="1008" w:author="PR Preview" w:date="2026-01-01T00:00:00Z">
        <w:r>
          <w:rPr>
            <w:rStyle w:val="NormalTok"/>
          </w:rPr>
          <w:t xml:space="preserve">, ]) </w:t>
        </w:r>
      </w:ins>
      <w:ins w:id="1009" w:author="PR Preview" w:date="2026-01-01T00:00:00Z">
        <w:r>
          <w:rPr>
            <w:rStyle w:val="SpecialCharTok"/>
          </w:rPr>
          <w:t xml:space="preserve">/</w:t>
        </w:r>
      </w:ins>
      <w:ins w:id="1010" w:author="PR Preview" w:date="2026-01-01T00:00:00Z">
        <w:r>
          <w:rPr>
            <w:rStyle w:val="NormalTok"/>
          </w:rPr>
          <w:t xml:space="preserve"> m1</w:t>
        </w:r>
      </w:ins>
      <w:ins w:id="1011" w:author="PR Preview" w:date="2026-01-01T00:00:00Z">
        <w:r>
          <w:br/>
        </w:r>
      </w:ins>
      <w:ins w:id="1012" w:author="PR Preview" w:date="2026-01-01T00:00:00Z">
        <w:r>
          <w:rPr>
            <w:rStyle w:val="NormalTok"/>
          </w:rPr>
          <w:t xml:space="preserve">  )</w:t>
        </w:r>
      </w:ins>
      <w:ins w:id="1013" w:author="PR Preview" w:date="2026-01-01T00:00:00Z">
        <w:r>
          <w:br/>
        </w:r>
      </w:ins>
      <w:ins w:id="1014" w:author="PR Preview" w:date="2026-01-01T00:00:00Z">
        <w:r>
          <w:rPr>
            <w:rStyle w:val="NormalTok"/>
          </w:rPr>
          <w:t xml:space="preserve">}</w:t>
        </w:r>
      </w:ins>
      <w:ins w:id="1015" w:author="PR Preview" w:date="2026-01-01T00:00:00Z">
        <w:r>
          <w:br/>
        </w:r>
      </w:ins>
      <w:ins w:id="1016" w:author="PR Preview" w:date="2026-01-01T00:00:00Z">
        <w:r>
          <w:rPr>
            <w:rStyle w:val="FunctionTok"/>
          </w:rPr>
          <w:t xml:space="preserve">summarize_counts</w:t>
        </w:r>
      </w:ins>
      <w:ins w:id="1017" w:author="PR Preview" w:date="2026-01-01T00:00:00Z">
        <w:r>
          <w:rPr>
            <w:rStyle w:val="NormalTok"/>
          </w:rPr>
          <w:t xml:space="preserve">(sim_counts</w:t>
        </w:r>
      </w:ins>
      <w:ins w:id="1018" w:author="PR Preview" w:date="2026-01-01T00:00:00Z">
        <w:r>
          <w:rPr>
            <w:rStyle w:val="SpecialCharTok"/>
          </w:rPr>
          <w:t xml:space="preserve">$</w:t>
        </w:r>
      </w:ins>
      <w:ins w:id="1019" w:author="PR Preview" w:date="2026-01-01T00:00:00Z">
        <w:r>
          <w:rPr>
            <w:rStyle w:val="NormalTok"/>
          </w:rPr>
          <w:t xml:space="preserve">unadjusted)</w:t>
        </w:r>
      </w:ins>
      <w:ins w:id="1020" w:author="PR Preview" w:date="2026-01-01T00:00:00Z">
        <w:r>
          <w:br/>
        </w:r>
      </w:ins>
      <w:ins w:id="1021" w:author="PR Preview" w:date="2026-01-01T00:00:00Z">
        <w:r>
          <w:rPr>
            <w:rStyle w:val="CommentTok"/>
          </w:rPr>
          <w:t xml:space="preserve">#&gt;     FWER      FDR    power </w:t>
        </w:r>
      </w:ins>
      <w:ins w:id="1022" w:author="PR Preview" w:date="2026-01-01T00:00:00Z">
        <w:r>
          <w:br/>
        </w:r>
      </w:ins>
      <w:ins w:id="1023" w:author="PR Preview" w:date="2026-01-01T00:00:00Z">
        <w:r>
          <w:rPr>
            <w:rStyle w:val="CommentTok"/>
          </w:rPr>
          <w:t xml:space="preserve">#&gt; 1.000000 0.344950 0.850725</w:t>
        </w:r>
      </w:ins>
    </w:p>
    <w:p>
      <w:pPr>
        <w:pStyle w:val="FirstParagraph"/>
      </w:pPr>
      <w:ins w:id="1024" w:author="PR Preview" w:date="2026-01-01T00:00:00Z">
        <w:r>
          <w:t xml:space="preserve">About 34% of the rejections are false positives on average,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even though each individual test has only a 5% false positive rate.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A 5% rate on 900 true null hypotheses gives about 45 false positives,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which is large next to the average of 85 true positives.</w:t>
        </w:r>
      </w:ins>
    </w:p>
    <w:bookmarkEnd w:id="40"/>
    <w:bookmarkStart w:id="41" w:name="rem-fdr-fwer"/>
    <w:p>
      <w:pPr>
        <w:pStyle w:val="BodyText"/>
      </w:pPr>
      <w:ins w:id="1031" w:author="PR Preview" w:date="2026-01-01T00:00:00Z">
        <w:r>
          <w:rPr>
            <w:i/>
            <w:iCs/>
          </w:rPr>
          <w:t xml:space="preserve">Remark 2</w:t>
        </w:r>
      </w:ins>
      <w:ins w:id="1032" w:author="PR Preview" w:date="2026-01-01T00:00:00Z">
        <w:r>
          <w:t xml:space="preserve"> (The FDR is never larger than the FWER). </w:t>
        </w:r>
      </w:ins>
      <w:ins w:id="1033" w:author="PR Preview" w:date="2026-01-01T00:00:00Z">
        <w:r>
          <w:t xml:space="preserve">If</w:t>
        </w:r>
      </w:ins>
      <w:ins w:id="1034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≥</m:t>
        </m:r>
        <m:r>
          <m:t>1</m:t>
        </m:r>
      </m:oMath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then</w:t>
        </w:r>
      </w:ins>
      <w:ins w:id="1037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because</w:t>
        </w:r>
      </w:ins>
      <w:ins w:id="1040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≤</m:t>
        </m:r>
        <m:r>
          <m:t>R</m:t>
        </m:r>
      </m:oMath>
      <w:ins w:id="1041" w:author="PR Preview" w:date="2026-01-01T00:00:00Z">
        <w:r>
          <w:t xml:space="preserve">,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and if</w:t>
        </w:r>
      </w:ins>
      <w:ins w:id="1044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=</m:t>
        </m:r>
        <m:r>
          <m:t>0</m:t>
        </m:r>
      </m:oMath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then</w:t>
        </w:r>
      </w:ins>
      <w:ins w:id="1047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048" w:author="PR Preview" w:date="2026-01-01T00:00:00Z">
        <w:r>
          <w:t xml:space="preserve">.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So</w:t>
        </w:r>
      </w:ins>
      <w:ins w:id="1051" w:author="PR Preview" w:date="2026-01-01T00:00:00Z">
        <w:r>
          <w:t xml:space="preserve"> </w:t>
        </w:r>
      </w:ins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ins w:id="1052" w:author="PR Preview" w:date="2026-01-01T00:00:00Z">
        <w:r>
          <w:t xml:space="preserve">,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and taking expectations gives</w:t>
        </w:r>
      </w:ins>
      <w:ins w:id="1055" w:author="PR Preview" w:date="2026-01-01T00:00:00Z">
        <w:r>
          <w:t xml:space="preserve"> </w:t>
        </w:r>
      </w:ins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ins w:id="1056" w:author="PR Preview" w:date="2026-01-01T00:00:00Z">
        <w:r>
          <w:t xml:space="preserve">.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A procedure that controls the FWER at level</w:t>
        </w:r>
      </w:ins>
      <w:ins w:id="1059" w:author="PR Preview" w:date="2026-01-01T00:00:00Z">
        <w:r>
          <w:t xml:space="preserve"> </w:t>
        </w:r>
      </w:ins>
      <m:oMath>
        <m:r>
          <m:t>α</m:t>
        </m:r>
      </m:oMath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therefore controls the FDR at level</w:t>
        </w:r>
      </w:ins>
      <w:ins w:id="1062" w:author="PR Preview" w:date="2026-01-01T00:00:00Z">
        <w:r>
          <w:t xml:space="preserve"> </w:t>
        </w:r>
      </w:ins>
      <m:oMath>
        <m:r>
          <m:t>α</m:t>
        </m:r>
      </m:oMath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too,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but the FDR can be controlled with many more rejections,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which is why it suits exploratory screens such as the Khan genes,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where a few false positives are an acceptable price for more discoveries.</w:t>
        </w:r>
      </w:ins>
    </w:p>
    <w:bookmarkEnd w:id="41"/>
    <w:bookmarkEnd w:id="42"/>
    <w:bookmarkStart w:id="47" w:name="sec-valid-p-values"/>
    <w:p>
      <w:pPr>
        <w:pStyle w:val="Heading3"/>
      </w:pPr>
      <w:ins w:id="1071" w:author="PR Preview" w:date="2026-01-01T00:00:00Z">
        <w:r>
          <w:t xml:space="preserve">3.4 Valid p-values</w:t>
        </w:r>
      </w:ins>
    </w:p>
    <w:bookmarkStart w:id="43" w:name="def-valid-p-value"/>
    <w:p>
      <w:pPr>
        <w:pStyle w:val="FirstParagraph"/>
      </w:pPr>
      <w:ins w:id="1072" w:author="PR Preview" w:date="2026-01-01T00:00:00Z">
        <w:r>
          <w:rPr>
            <w:b/>
            <w:bCs/>
          </w:rPr>
          <w:t xml:space="preserve">Definition 4 (Valid p-value)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A</w:t>
        </w:r>
      </w:ins>
      <w:ins w:id="1075" w:author="PR Preview" w:date="2026-01-01T00:00:00Z">
        <w:r>
          <w:t xml:space="preserve"> </w:t>
        </w:r>
      </w:ins>
      <w:hyperlink r:id="rId9">
        <w:ins w:id="1076" w:author="PR Preview" w:date="2026-01-01T00:00:00Z">
          <w:r>
            <w:rPr>
              <w:rStyle w:val="Hyperlink"/>
            </w:rPr>
            <w:t xml:space="preserve">p-value</w:t>
          </w:r>
        </w:ins>
      </w:hyperlink>
      <w:ins w:id="1077" w:author="PR Preview" w:date="2026-01-01T00:00:00Z">
        <w:r>
          <w:t xml:space="preserve"> </w:t>
        </w:r>
      </w:ins>
      <m:oMath>
        <m:r>
          <m:t>p</m:t>
        </m:r>
      </m:oMath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for a null hypothesis</w:t>
        </w:r>
      </w:ins>
      <w:ins w:id="108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is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rPr>
            <w:b/>
            <w:bCs/>
          </w:rPr>
          <w:t xml:space="preserve">valid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if,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when</w:t>
        </w:r>
      </w:ins>
      <w:ins w:id="108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is true, it is stochastically no smaller than a uniform random variable: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092" w:author="PR Preview" w:date="2026-01-01T00:00:00Z">
        <w:r>
          <w:t xml:space="preserve">If the inequality is an equality,</w:t>
        </w:r>
      </w:ins>
      <w:ins w:id="1093" w:author="PR Preview" w:date="2026-01-01T00:00:00Z">
        <w:r>
          <w:t xml:space="preserve"> </w:t>
        </w:r>
      </w:ins>
      <m:oMath>
        <m:r>
          <m:t>p</m:t>
        </m:r>
      </m:oMath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is uniform on</w:t>
        </w:r>
      </w:ins>
      <w:ins w:id="109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under</w:t>
        </w:r>
      </w:ins>
      <w:ins w:id="109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100" w:author="PR Preview" w:date="2026-01-01T00:00:00Z">
        <w:r>
          <w:t xml:space="preserve">.</w:t>
        </w:r>
      </w:ins>
    </w:p>
    <w:bookmarkEnd w:id="43"/>
    <w:bookmarkStart w:id="44" w:name="exm-valid-p-value"/>
    <w:p>
      <w:pPr>
        <w:pStyle w:val="BodyText"/>
      </w:pPr>
      <w:ins w:id="1101" w:author="PR Preview" w:date="2026-01-01T00:00:00Z">
        <w:r>
          <w:rPr>
            <w:b/>
            <w:bCs/>
          </w:rPr>
          <w:t xml:space="preserve">Example 6 (The two-sided z-test p-value is valid)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For a standard Gaussian statistic</w:t>
        </w:r>
      </w:ins>
      <w:ins w:id="1104" w:author="PR Preview" w:date="2026-01-01T00:00:00Z">
        <w:r>
          <w:t xml:space="preserve"> </w:t>
        </w:r>
      </w:ins>
      <m:oMath>
        <m:r>
          <m:t>Z</m:t>
        </m:r>
      </m:oMath>
      <w:ins w:id="1105" w:author="PR Preview" w:date="2026-01-01T00:00:00Z">
        <w:r>
          <w:t xml:space="preserve">, the p-value</w:t>
        </w:r>
      </w:ins>
      <w:ins w:id="110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is the probability that a standard Gaussian variable is at least as extreme as</w:t>
        </w:r>
      </w:ins>
      <w:ins w:id="1109" w:author="PR Preview" w:date="2026-01-01T00:00:00Z">
        <w:r>
          <w:t xml:space="preserve"> </w:t>
        </w:r>
      </w:ins>
      <m:oMath>
        <m:r>
          <m:t>Z</m:t>
        </m:r>
      </m:oMath>
      <w:ins w:id="1110" w:author="PR Preview" w:date="2026-01-01T00:00:00Z">
        <w:r>
          <w:t xml:space="preserve">.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Because</w:t>
        </w:r>
      </w:ins>
      <w:ins w:id="1113" w:author="PR Preview" w:date="2026-01-01T00:00:00Z">
        <w:r>
          <w:t xml:space="preserve"> </w:t>
        </w:r>
      </w:ins>
      <m:oMath>
        <m:r>
          <m:t>Z</m:t>
        </m:r>
      </m:oMath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has a continuous distribution, this p-value is uniform on</w:t>
        </w:r>
      </w:ins>
      <w:ins w:id="111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117" w:author="PR Preview" w:date="2026-01-01T00:00:00Z">
        <w:r>
          <w:t xml:space="preserve">,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so</w:t>
        </w:r>
      </w:ins>
      <w:ins w:id="1120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exactly.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Simulating</w:t>
        </w:r>
      </w:ins>
      <w:ins w:id="1125" w:author="PR Preview" w:date="2026-01-01T00:00:00Z">
        <w:r>
          <w:t xml:space="preserve"> </w:t>
        </w:r>
      </w:ins>
      <m:oMath>
        <m:sSup>
          <m:e>
            <m:r>
              <m:t>10</m:t>
            </m:r>
          </m:e>
          <m:sup>
            <m:r>
              <m:t>5</m:t>
            </m:r>
          </m:sup>
        </m:sSup>
      </m:oMath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true null hypotheses checks this:</w:t>
        </w:r>
      </w:ins>
    </w:p>
    <w:p>
      <w:pPr>
        <w:pStyle w:val="SourceCode"/>
      </w:pPr>
      <w:ins w:id="1128" w:author="PR Preview" w:date="2026-01-01T00:00:00Z">
        <w:r>
          <w:rPr>
            <w:rStyle w:val="FunctionTok"/>
          </w:rPr>
          <w:t xml:space="preserve">set.seed</w:t>
        </w:r>
      </w:ins>
      <w:ins w:id="1129" w:author="PR Preview" w:date="2026-01-01T00:00:00Z">
        <w:r>
          <w:rPr>
            <w:rStyle w:val="NormalTok"/>
          </w:rPr>
          <w:t xml:space="preserve">(</w:t>
        </w:r>
      </w:ins>
      <w:ins w:id="1130" w:author="PR Preview" w:date="2026-01-01T00:00:00Z">
        <w:r>
          <w:rPr>
            <w:rStyle w:val="DecValTok"/>
          </w:rPr>
          <w:t xml:space="preserve">573</w:t>
        </w:r>
      </w:ins>
      <w:ins w:id="1131" w:author="PR Preview" w:date="2026-01-01T00:00:00Z">
        <w:r>
          <w:rPr>
            <w:rStyle w:val="NormalTok"/>
          </w:rPr>
          <w:t xml:space="preserve">)</w:t>
        </w:r>
      </w:ins>
      <w:ins w:id="1132" w:author="PR Preview" w:date="2026-01-01T00:00:00Z">
        <w:r>
          <w:br/>
        </w:r>
      </w:ins>
      <w:ins w:id="1133" w:author="PR Preview" w:date="2026-01-01T00:00:00Z">
        <w:r>
          <w:rPr>
            <w:rStyle w:val="NormalTok"/>
          </w:rPr>
          <w:t xml:space="preserve">p_null </w:t>
        </w:r>
      </w:ins>
      <w:ins w:id="1134" w:author="PR Preview" w:date="2026-01-01T00:00:00Z">
        <w:r>
          <w:rPr>
            <w:rStyle w:val="OtherTok"/>
          </w:rPr>
          <w:t xml:space="preserve">&lt;-</w:t>
        </w:r>
      </w:ins>
      <w:ins w:id="1135" w:author="PR Preview" w:date="2026-01-01T00:00:00Z">
        <w:r>
          <w:rPr>
            <w:rStyle w:val="NormalTok"/>
          </w:rPr>
          <w:t xml:space="preserve"> </w:t>
        </w:r>
      </w:ins>
      <w:ins w:id="1136" w:author="PR Preview" w:date="2026-01-01T00:00:00Z">
        <w:r>
          <w:rPr>
            <w:rStyle w:val="DecValTok"/>
          </w:rPr>
          <w:t xml:space="preserve">2</w:t>
        </w:r>
      </w:ins>
      <w:ins w:id="1137" w:author="PR Preview" w:date="2026-01-01T00:00:00Z">
        <w:r>
          <w:rPr>
            <w:rStyle w:val="NormalTok"/>
          </w:rPr>
          <w:t xml:space="preserve"> </w:t>
        </w:r>
      </w:ins>
      <w:ins w:id="1138" w:author="PR Preview" w:date="2026-01-01T00:00:00Z">
        <w:r>
          <w:rPr>
            <w:rStyle w:val="SpecialCharTok"/>
          </w:rPr>
          <w:t xml:space="preserve">*</w:t>
        </w:r>
      </w:ins>
      <w:ins w:id="1139" w:author="PR Preview" w:date="2026-01-01T00:00:00Z">
        <w:r>
          <w:rPr>
            <w:rStyle w:val="NormalTok"/>
          </w:rPr>
          <w:t xml:space="preserve"> </w:t>
        </w:r>
      </w:ins>
      <w:ins w:id="1140" w:author="PR Preview" w:date="2026-01-01T00:00:00Z">
        <w:r>
          <w:rPr>
            <w:rStyle w:val="FunctionTok"/>
          </w:rPr>
          <w:t xml:space="preserve">pnorm</w:t>
        </w:r>
      </w:ins>
      <w:ins w:id="1141" w:author="PR Preview" w:date="2026-01-01T00:00:00Z">
        <w:r>
          <w:rPr>
            <w:rStyle w:val="NormalTok"/>
          </w:rPr>
          <w:t xml:space="preserve">(</w:t>
        </w:r>
      </w:ins>
      <w:ins w:id="1142" w:author="PR Preview" w:date="2026-01-01T00:00:00Z">
        <w:r>
          <w:rPr>
            <w:rStyle w:val="SpecialCharTok"/>
          </w:rPr>
          <w:t xml:space="preserve">-</w:t>
        </w:r>
      </w:ins>
      <w:ins w:id="1143" w:author="PR Preview" w:date="2026-01-01T00:00:00Z">
        <w:r>
          <w:rPr>
            <w:rStyle w:val="FunctionTok"/>
          </w:rPr>
          <w:t xml:space="preserve">abs</w:t>
        </w:r>
      </w:ins>
      <w:ins w:id="1144" w:author="PR Preview" w:date="2026-01-01T00:00:00Z">
        <w:r>
          <w:rPr>
            <w:rStyle w:val="NormalTok"/>
          </w:rPr>
          <w:t xml:space="preserve">(</w:t>
        </w:r>
      </w:ins>
      <w:ins w:id="1145" w:author="PR Preview" w:date="2026-01-01T00:00:00Z">
        <w:r>
          <w:rPr>
            <w:rStyle w:val="FunctionTok"/>
          </w:rPr>
          <w:t xml:space="preserve">rnorm</w:t>
        </w:r>
      </w:ins>
      <w:ins w:id="1146" w:author="PR Preview" w:date="2026-01-01T00:00:00Z">
        <w:r>
          <w:rPr>
            <w:rStyle w:val="NormalTok"/>
          </w:rPr>
          <w:t xml:space="preserve">(</w:t>
        </w:r>
      </w:ins>
      <w:ins w:id="1147" w:author="PR Preview" w:date="2026-01-01T00:00:00Z">
        <w:r>
          <w:rPr>
            <w:rStyle w:val="FloatTok"/>
          </w:rPr>
          <w:t xml:space="preserve">1e5</w:t>
        </w:r>
      </w:ins>
      <w:ins w:id="1148" w:author="PR Preview" w:date="2026-01-01T00:00:00Z">
        <w:r>
          <w:rPr>
            <w:rStyle w:val="NormalTok"/>
          </w:rPr>
          <w:t xml:space="preserve">)))</w:t>
        </w:r>
      </w:ins>
      <w:ins w:id="1149" w:author="PR Preview" w:date="2026-01-01T00:00:00Z">
        <w:r>
          <w:br/>
        </w:r>
      </w:ins>
      <w:ins w:id="1150" w:author="PR Preview" w:date="2026-01-01T00:00:00Z">
        <w:r>
          <w:rPr>
            <w:rStyle w:val="NormalTok"/>
          </w:rPr>
          <w:t xml:space="preserve">u </w:t>
        </w:r>
      </w:ins>
      <w:ins w:id="1151" w:author="PR Preview" w:date="2026-01-01T00:00:00Z">
        <w:r>
          <w:rPr>
            <w:rStyle w:val="OtherTok"/>
          </w:rPr>
          <w:t xml:space="preserve">&lt;-</w:t>
        </w:r>
      </w:ins>
      <w:ins w:id="1152" w:author="PR Preview" w:date="2026-01-01T00:00:00Z">
        <w:r>
          <w:rPr>
            <w:rStyle w:val="NormalTok"/>
          </w:rPr>
          <w:t xml:space="preserve"> </w:t>
        </w:r>
      </w:ins>
      <w:ins w:id="1153" w:author="PR Preview" w:date="2026-01-01T00:00:00Z">
        <w:r>
          <w:rPr>
            <w:rStyle w:val="FunctionTok"/>
          </w:rPr>
          <w:t xml:space="preserve">c</w:t>
        </w:r>
      </w:ins>
      <w:ins w:id="1154" w:author="PR Preview" w:date="2026-01-01T00:00:00Z">
        <w:r>
          <w:rPr>
            <w:rStyle w:val="NormalTok"/>
          </w:rPr>
          <w:t xml:space="preserve">(</w:t>
        </w:r>
      </w:ins>
      <w:ins w:id="1155" w:author="PR Preview" w:date="2026-01-01T00:00:00Z">
        <w:r>
          <w:rPr>
            <w:rStyle w:val="FloatTok"/>
          </w:rPr>
          <w:t xml:space="preserve">0.01</w:t>
        </w:r>
      </w:ins>
      <w:ins w:id="1156" w:author="PR Preview" w:date="2026-01-01T00:00:00Z">
        <w:r>
          <w:rPr>
            <w:rStyle w:val="NormalTok"/>
          </w:rPr>
          <w:t xml:space="preserve">, </w:t>
        </w:r>
      </w:ins>
      <w:ins w:id="1157" w:author="PR Preview" w:date="2026-01-01T00:00:00Z">
        <w:r>
          <w:rPr>
            <w:rStyle w:val="FloatTok"/>
          </w:rPr>
          <w:t xml:space="preserve">0.05</w:t>
        </w:r>
      </w:ins>
      <w:ins w:id="1158" w:author="PR Preview" w:date="2026-01-01T00:00:00Z">
        <w:r>
          <w:rPr>
            <w:rStyle w:val="NormalTok"/>
          </w:rPr>
          <w:t xml:space="preserve">, </w:t>
        </w:r>
      </w:ins>
      <w:ins w:id="1159" w:author="PR Preview" w:date="2026-01-01T00:00:00Z">
        <w:r>
          <w:rPr>
            <w:rStyle w:val="FloatTok"/>
          </w:rPr>
          <w:t xml:space="preserve">0.1</w:t>
        </w:r>
      </w:ins>
      <w:ins w:id="1160" w:author="PR Preview" w:date="2026-01-01T00:00:00Z">
        <w:r>
          <w:rPr>
            <w:rStyle w:val="NormalTok"/>
          </w:rPr>
          <w:t xml:space="preserve">, </w:t>
        </w:r>
      </w:ins>
      <w:ins w:id="1161" w:author="PR Preview" w:date="2026-01-01T00:00:00Z">
        <w:r>
          <w:rPr>
            <w:rStyle w:val="FloatTok"/>
          </w:rPr>
          <w:t xml:space="preserve">0.5</w:t>
        </w:r>
      </w:ins>
      <w:ins w:id="1162" w:author="PR Preview" w:date="2026-01-01T00:00:00Z">
        <w:r>
          <w:rPr>
            <w:rStyle w:val="NormalTok"/>
          </w:rPr>
          <w:t xml:space="preserve">)</w:t>
        </w:r>
      </w:ins>
      <w:ins w:id="1163" w:author="PR Preview" w:date="2026-01-01T00:00:00Z">
        <w:r>
          <w:br/>
        </w:r>
      </w:ins>
      <w:ins w:id="1164" w:author="PR Preview" w:date="2026-01-01T00:00:00Z">
        <w:r>
          <w:rPr>
            <w:rStyle w:val="FunctionTok"/>
          </w:rPr>
          <w:t xml:space="preserve">data.frame</w:t>
        </w:r>
      </w:ins>
      <w:ins w:id="1165" w:author="PR Preview" w:date="2026-01-01T00:00:00Z">
        <w:r>
          <w:rPr>
            <w:rStyle w:val="NormalTok"/>
          </w:rPr>
          <w:t xml:space="preserve">(</w:t>
        </w:r>
      </w:ins>
      <w:ins w:id="1166" w:author="PR Preview" w:date="2026-01-01T00:00:00Z">
        <w:r>
          <w:rPr>
            <w:rStyle w:val="AttributeTok"/>
          </w:rPr>
          <w:t xml:space="preserve">u =</w:t>
        </w:r>
      </w:ins>
      <w:ins w:id="1167" w:author="PR Preview" w:date="2026-01-01T00:00:00Z">
        <w:r>
          <w:rPr>
            <w:rStyle w:val="NormalTok"/>
          </w:rPr>
          <w:t xml:space="preserve"> u, </w:t>
        </w:r>
      </w:ins>
      <w:ins w:id="1168" w:author="PR Preview" w:date="2026-01-01T00:00:00Z">
        <w:r>
          <w:rPr>
            <w:rStyle w:val="AttributeTok"/>
          </w:rPr>
          <w:t xml:space="preserve">fraction_at_most_u =</w:t>
        </w:r>
      </w:ins>
      <w:ins w:id="1169" w:author="PR Preview" w:date="2026-01-01T00:00:00Z">
        <w:r>
          <w:rPr>
            <w:rStyle w:val="NormalTok"/>
          </w:rPr>
          <w:t xml:space="preserve"> </w:t>
        </w:r>
      </w:ins>
      <w:ins w:id="1170" w:author="PR Preview" w:date="2026-01-01T00:00:00Z">
        <w:r>
          <w:rPr>
            <w:rStyle w:val="FunctionTok"/>
          </w:rPr>
          <w:t xml:space="preserve">sapply</w:t>
        </w:r>
      </w:ins>
      <w:ins w:id="1171" w:author="PR Preview" w:date="2026-01-01T00:00:00Z">
        <w:r>
          <w:rPr>
            <w:rStyle w:val="NormalTok"/>
          </w:rPr>
          <w:t xml:space="preserve">(u, </w:t>
        </w:r>
      </w:ins>
      <w:ins w:id="1172" w:author="PR Preview" w:date="2026-01-01T00:00:00Z">
        <w:r>
          <w:rPr>
            <w:rStyle w:val="ControlFlowTok"/>
          </w:rPr>
          <w:t xml:space="preserve">function</w:t>
        </w:r>
      </w:ins>
      <w:ins w:id="1173" w:author="PR Preview" w:date="2026-01-01T00:00:00Z">
        <w:r>
          <w:rPr>
            <w:rStyle w:val="NormalTok"/>
          </w:rPr>
          <w:t xml:space="preserve">(x) </w:t>
        </w:r>
      </w:ins>
      <w:ins w:id="1174" w:author="PR Preview" w:date="2026-01-01T00:00:00Z">
        <w:r>
          <w:rPr>
            <w:rStyle w:val="FunctionTok"/>
          </w:rPr>
          <w:t xml:space="preserve">mean</w:t>
        </w:r>
      </w:ins>
      <w:ins w:id="1175" w:author="PR Preview" w:date="2026-01-01T00:00:00Z">
        <w:r>
          <w:rPr>
            <w:rStyle w:val="NormalTok"/>
          </w:rPr>
          <w:t xml:space="preserve">(p_null </w:t>
        </w:r>
      </w:ins>
      <w:ins w:id="1176" w:author="PR Preview" w:date="2026-01-01T00:00:00Z">
        <w:r>
          <w:rPr>
            <w:rStyle w:val="SpecialCharTok"/>
          </w:rPr>
          <w:t xml:space="preserve">&lt;=</w:t>
        </w:r>
      </w:ins>
      <w:ins w:id="1177" w:author="PR Preview" w:date="2026-01-01T00:00:00Z">
        <w:r>
          <w:rPr>
            <w:rStyle w:val="NormalTok"/>
          </w:rPr>
          <w:t xml:space="preserve"> x)))</w:t>
        </w:r>
      </w:ins>
      <w:ins w:id="1178" w:author="PR Preview" w:date="2026-01-01T00:00:00Z">
        <w:r>
          <w:br/>
        </w:r>
      </w:ins>
      <w:ins w:id="1179" w:author="PR Preview" w:date="2026-01-01T00:00:00Z">
        <w:r>
          <w:rPr>
            <w:rStyle w:val="CommentTok"/>
          </w:rPr>
          <w:t xml:space="preserve">#&gt; # A tibble: 4 × 2</w:t>
        </w:r>
      </w:ins>
      <w:ins w:id="1180" w:author="PR Preview" w:date="2026-01-01T00:00:00Z">
        <w:r>
          <w:br/>
        </w:r>
      </w:ins>
      <w:ins w:id="1181" w:author="PR Preview" w:date="2026-01-01T00:00:00Z">
        <w:r>
          <w:rPr>
            <w:rStyle w:val="CommentTok"/>
          </w:rPr>
          <w:t xml:space="preserve">#&gt;       u fraction_at_most_u</w:t>
        </w:r>
      </w:ins>
      <w:ins w:id="1182" w:author="PR Preview" w:date="2026-01-01T00:00:00Z">
        <w:r>
          <w:br/>
        </w:r>
      </w:ins>
      <w:ins w:id="1183" w:author="PR Preview" w:date="2026-01-01T00:00:00Z">
        <w:r>
          <w:rPr>
            <w:rStyle w:val="CommentTok"/>
          </w:rPr>
          <w:t xml:space="preserve">#&gt;   &lt;dbl&gt;              &lt;dbl&gt;</w:t>
        </w:r>
      </w:ins>
      <w:ins w:id="1184" w:author="PR Preview" w:date="2026-01-01T00:00:00Z">
        <w:r>
          <w:br/>
        </w:r>
      </w:ins>
      <w:ins w:id="1185" w:author="PR Preview" w:date="2026-01-01T00:00:00Z">
        <w:r>
          <w:rPr>
            <w:rStyle w:val="CommentTok"/>
          </w:rPr>
          <w:t xml:space="preserve">#&gt; 1  0.01            0.00962</w:t>
        </w:r>
      </w:ins>
      <w:ins w:id="1186" w:author="PR Preview" w:date="2026-01-01T00:00:00Z">
        <w:r>
          <w:br/>
        </w:r>
      </w:ins>
      <w:ins w:id="1187" w:author="PR Preview" w:date="2026-01-01T00:00:00Z">
        <w:r>
          <w:rPr>
            <w:rStyle w:val="CommentTok"/>
          </w:rPr>
          <w:t xml:space="preserve">#&gt; 2  0.05            0.0494 </w:t>
        </w:r>
      </w:ins>
      <w:ins w:id="1188" w:author="PR Preview" w:date="2026-01-01T00:00:00Z">
        <w:r>
          <w:br/>
        </w:r>
      </w:ins>
      <w:ins w:id="1189" w:author="PR Preview" w:date="2026-01-01T00:00:00Z">
        <w:r>
          <w:rPr>
            <w:rStyle w:val="CommentTok"/>
          </w:rPr>
          <w:t xml:space="preserve">#&gt; 3  0.1             0.0981 </w:t>
        </w:r>
      </w:ins>
      <w:ins w:id="1190" w:author="PR Preview" w:date="2026-01-01T00:00:00Z">
        <w:r>
          <w:br/>
        </w:r>
      </w:ins>
      <w:ins w:id="1191" w:author="PR Preview" w:date="2026-01-01T00:00:00Z">
        <w:r>
          <w:rPr>
            <w:rStyle w:val="CommentTok"/>
          </w:rPr>
          <w:t xml:space="preserve">#&gt; 4  0.5             0.502</w:t>
        </w:r>
      </w:ins>
    </w:p>
    <w:p>
      <w:pPr>
        <w:pStyle w:val="FirstParagraph"/>
      </w:pPr>
      <w:ins w:id="1192" w:author="PR Preview" w:date="2026-01-01T00:00:00Z">
        <w:r>
          <w:t xml:space="preserve">Each fraction is close to its</w:t>
        </w:r>
      </w:ins>
      <w:ins w:id="1193" w:author="PR Preview" w:date="2026-01-01T00:00:00Z">
        <w:r>
          <w:t xml:space="preserve"> </w:t>
        </w:r>
      </w:ins>
      <m:oMath>
        <m:r>
          <m:t>u</m:t>
        </m:r>
      </m:oMath>
      <w:ins w:id="1194" w:author="PR Preview" w:date="2026-01-01T00:00:00Z">
        <w:r>
          <w:t xml:space="preserve">.</w:t>
        </w:r>
      </w:ins>
    </w:p>
    <w:bookmarkEnd w:id="44"/>
    <w:bookmarkStart w:id="46" w:name="rem-valid-p-value-discrete"/>
    <w:p>
      <w:pPr>
        <w:pStyle w:val="BodyText"/>
      </w:pPr>
      <w:ins w:id="1195" w:author="PR Preview" w:date="2026-01-01T00:00:00Z">
        <w:r>
          <w:rPr>
            <w:i/>
            <w:iCs/>
          </w:rPr>
          <w:t xml:space="preserve">Remark 3</w:t>
        </w:r>
      </w:ins>
      <w:ins w:id="1196" w:author="PR Preview" w:date="2026-01-01T00:00:00Z">
        <w:r>
          <w:t xml:space="preserve"> (Discrete statistics give conservative p-values). </w:t>
        </w:r>
      </w:ins>
      <w:ins w:id="1197" w:author="PR Preview" w:date="2026-01-01T00:00:00Z">
        <w:r>
          <w:t xml:space="preserve">When the test statistic is discrete, as in</w:t>
        </w:r>
      </w:ins>
      <w:ins w:id="1198" w:author="PR Preview" w:date="2026-01-01T00:00:00Z">
        <w:r>
          <w:t xml:space="preserve"> </w:t>
        </w:r>
      </w:ins>
      <w:hyperlink r:id="rId45">
        <w:ins w:id="1199" w:author="PR Preview" w:date="2026-01-01T00:00:00Z">
          <w:r>
            <w:rPr>
              <w:rStyle w:val="Hyperlink"/>
            </w:rPr>
            <w:t xml:space="preserve">Fisher’s exact test</w:t>
          </w:r>
        </w:ins>
      </w:hyperlink>
      <w:ins w:id="1200" w:author="PR Preview" w:date="2026-01-01T00:00:00Z">
        <w:r>
          <w:t xml:space="preserve">,</w:t>
        </w:r>
      </w:ins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a p-value can satisfy</w:t>
        </w:r>
      </w:ins>
      <w:ins w:id="120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for some</w:t>
        </w:r>
      </w:ins>
      <w:ins w:id="1206" w:author="PR Preview" w:date="2026-01-01T00:00:00Z">
        <w:r>
          <w:t xml:space="preserve"> </w:t>
        </w:r>
      </w:ins>
      <m:oMath>
        <m:r>
          <m:t>u</m:t>
        </m:r>
      </m:oMath>
      <w:ins w:id="1207" w:author="PR Preview" w:date="2026-01-01T00:00:00Z">
        <w:r>
          <w:t xml:space="preserve">.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It is still valid, but conservative: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it rejects a true null hypothesis less often than its nominal level.</w:t>
        </w:r>
      </w:ins>
    </w:p>
    <w:bookmarkEnd w:id="46"/>
    <w:bookmarkEnd w:id="47"/>
    <w:bookmarkEnd w:id="48"/>
    <w:bookmarkStart w:id="71" w:name="sec-fwer-control"/>
    <w:p>
      <w:pPr>
        <w:pStyle w:val="Heading2"/>
      </w:pPr>
      <w:ins w:id="1212" w:author="PR Preview" w:date="2026-01-01T00:00:00Z">
        <w:r>
          <w:t xml:space="preserve">4 Controlling the family-wise error rate</w:t>
        </w:r>
      </w:ins>
    </w:p>
    <w:bookmarkStart w:id="61" w:name="sec-bonferroni"/>
    <w:p>
      <w:pPr>
        <w:pStyle w:val="Heading3"/>
      </w:pPr>
      <w:ins w:id="1213" w:author="PR Preview" w:date="2026-01-01T00:00:00Z">
        <w:r>
          <w:t xml:space="preserve">4.1 The Bonferroni correction</w:t>
        </w:r>
      </w:ins>
    </w:p>
    <w:bookmarkStart w:id="51" w:name="def-bonferroni"/>
    <w:p>
      <w:pPr>
        <w:pStyle w:val="FirstParagraph"/>
      </w:pPr>
      <w:ins w:id="1214" w:author="PR Preview" w:date="2026-01-01T00:00:00Z">
        <w:r>
          <w:rPr>
            <w:b/>
            <w:bCs/>
          </w:rPr>
          <w:t xml:space="preserve">Definition 5 (Bonferroni correction)</w:t>
        </w:r>
      </w:ins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Given</w:t>
        </w:r>
      </w:ins>
      <w:ins w:id="1217" w:author="PR Preview" w:date="2026-01-01T00:00:00Z">
        <w:r>
          <w:t xml:space="preserve"> </w:t>
        </w:r>
      </w:ins>
      <m:oMath>
        <m:r>
          <m:t>m</m:t>
        </m:r>
      </m:oMath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null hypotheses</w:t>
        </w:r>
      </w:ins>
      <w:ins w:id="122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with p-values</w:t>
        </w:r>
      </w:ins>
      <w:ins w:id="122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and a level</w:t>
        </w:r>
      </w:ins>
      <w:ins w:id="1226" w:author="PR Preview" w:date="2026-01-01T00:00:00Z">
        <w:r>
          <w:t xml:space="preserve"> </w:t>
        </w:r>
      </w:ins>
      <m:oMath>
        <m:r>
          <m:t>α</m:t>
        </m:r>
      </m:oMath>
      <w:ins w:id="1227" w:author="PR Preview" w:date="2026-01-01T00:00:00Z">
        <w:r>
          <w:t xml:space="preserve">,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the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rPr>
            <w:b/>
            <w:bCs/>
          </w:rPr>
          <w:t xml:space="preserve">Bonferroni correction</w:t>
        </w:r>
      </w:ins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rejects</w:t>
        </w:r>
      </w:ins>
      <w:ins w:id="1234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j</m:t>
            </m:r>
          </m:sub>
        </m:sSub>
      </m:oMath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when its p-value is at most</w:t>
        </w:r>
      </w:ins>
      <w:ins w:id="1237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/</m:t>
        </m:r>
        <m:r>
          <m:t>m</m:t>
        </m:r>
      </m:oMath>
      <w:ins w:id="123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ins w:id="1239" w:author="PR Preview" w:date="2026-01-01T00:00:00Z">
        <w:r>
          <w:rPr>
            <w:b/>
            <w:bCs/>
          </w:rPr>
          <w:t xml:space="preserve">Example 7 (Bonferroni correction for the Khan genes)</w:t>
        </w:r>
      </w:ins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R functions for this page’s procedures take the vector of p-values and a level, and return a logical vector.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For the Bonferroni correction with</w:t>
        </w:r>
      </w:ins>
      <w:ins w:id="1244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0.05</m:t>
        </m:r>
      </m:oMath>
      <w:ins w:id="1245" w:author="PR Preview" w:date="2026-01-01T00:00:00Z">
        <w:r>
          <w:t xml:space="preserve">:</w:t>
        </w:r>
      </w:ins>
    </w:p>
    <w:p>
      <w:pPr>
        <w:pStyle w:val="SourceCode"/>
      </w:pPr>
      <w:ins w:id="1246" w:author="PR Preview" w:date="2026-01-01T00:00:00Z">
        <w:r>
          <w:rPr>
            <w:rStyle w:val="NormalTok"/>
          </w:rPr>
          <w:t xml:space="preserve">bonferroni_reject </w:t>
        </w:r>
      </w:ins>
      <w:ins w:id="1247" w:author="PR Preview" w:date="2026-01-01T00:00:00Z">
        <w:r>
          <w:rPr>
            <w:rStyle w:val="OtherTok"/>
          </w:rPr>
          <w:t xml:space="preserve">&lt;-</w:t>
        </w:r>
      </w:ins>
      <w:ins w:id="1248" w:author="PR Preview" w:date="2026-01-01T00:00:00Z">
        <w:r>
          <w:rPr>
            <w:rStyle w:val="NormalTok"/>
          </w:rPr>
          <w:t xml:space="preserve"> </w:t>
        </w:r>
      </w:ins>
      <w:ins w:id="1249" w:author="PR Preview" w:date="2026-01-01T00:00:00Z">
        <w:r>
          <w:rPr>
            <w:rStyle w:val="ControlFlowTok"/>
          </w:rPr>
          <w:t xml:space="preserve">function</w:t>
        </w:r>
      </w:ins>
      <w:ins w:id="1250" w:author="PR Preview" w:date="2026-01-01T00:00:00Z">
        <w:r>
          <w:rPr>
            <w:rStyle w:val="NormalTok"/>
          </w:rPr>
          <w:t xml:space="preserve">(p, alpha) p </w:t>
        </w:r>
      </w:ins>
      <w:ins w:id="1251" w:author="PR Preview" w:date="2026-01-01T00:00:00Z">
        <w:r>
          <w:rPr>
            <w:rStyle w:val="SpecialCharTok"/>
          </w:rPr>
          <w:t xml:space="preserve">&lt;=</w:t>
        </w:r>
      </w:ins>
      <w:ins w:id="1252" w:author="PR Preview" w:date="2026-01-01T00:00:00Z">
        <w:r>
          <w:rPr>
            <w:rStyle w:val="NormalTok"/>
          </w:rPr>
          <w:t xml:space="preserve"> alpha </w:t>
        </w:r>
      </w:ins>
      <w:ins w:id="1253" w:author="PR Preview" w:date="2026-01-01T00:00:00Z">
        <w:r>
          <w:rPr>
            <w:rStyle w:val="SpecialCharTok"/>
          </w:rPr>
          <w:t xml:space="preserve">/</w:t>
        </w:r>
      </w:ins>
      <w:ins w:id="1254" w:author="PR Preview" w:date="2026-01-01T00:00:00Z">
        <w:r>
          <w:rPr>
            <w:rStyle w:val="NormalTok"/>
          </w:rPr>
          <w:t xml:space="preserve"> </w:t>
        </w:r>
      </w:ins>
      <w:ins w:id="1255" w:author="PR Preview" w:date="2026-01-01T00:00:00Z">
        <w:r>
          <w:rPr>
            <w:rStyle w:val="FunctionTok"/>
          </w:rPr>
          <w:t xml:space="preserve">length</w:t>
        </w:r>
      </w:ins>
      <w:ins w:id="1256" w:author="PR Preview" w:date="2026-01-01T00:00:00Z">
        <w:r>
          <w:rPr>
            <w:rStyle w:val="NormalTok"/>
          </w:rPr>
          <w:t xml:space="preserve">(p)</w:t>
        </w:r>
      </w:ins>
      <w:ins w:id="1257" w:author="PR Preview" w:date="2026-01-01T00:00:00Z">
        <w:r>
          <w:br/>
        </w:r>
      </w:ins>
      <w:ins w:id="1258" w:author="PR Preview" w:date="2026-01-01T00:00:00Z">
        <w:r>
          <w:br/>
        </w:r>
      </w:ins>
      <w:ins w:id="1259" w:author="PR Preview" w:date="2026-01-01T00:00:00Z">
        <w:r>
          <w:rPr>
            <w:rStyle w:val="NormalTok"/>
          </w:rPr>
          <w:t xml:space="preserve">alpha </w:t>
        </w:r>
      </w:ins>
      <w:ins w:id="1260" w:author="PR Preview" w:date="2026-01-01T00:00:00Z">
        <w:r>
          <w:rPr>
            <w:rStyle w:val="OtherTok"/>
          </w:rPr>
          <w:t xml:space="preserve">&lt;-</w:t>
        </w:r>
      </w:ins>
      <w:ins w:id="1261" w:author="PR Preview" w:date="2026-01-01T00:00:00Z">
        <w:r>
          <w:rPr>
            <w:rStyle w:val="NormalTok"/>
          </w:rPr>
          <w:t xml:space="preserve"> </w:t>
        </w:r>
      </w:ins>
      <w:ins w:id="1262" w:author="PR Preview" w:date="2026-01-01T00:00:00Z">
        <w:r>
          <w:rPr>
            <w:rStyle w:val="FloatTok"/>
          </w:rPr>
          <w:t xml:space="preserve">0.05</w:t>
        </w:r>
      </w:ins>
      <w:ins w:id="1263" w:author="PR Preview" w:date="2026-01-01T00:00:00Z">
        <w:r>
          <w:br/>
        </w:r>
      </w:ins>
      <w:ins w:id="1264" w:author="PR Preview" w:date="2026-01-01T00:00:00Z">
        <w:r>
          <w:rPr>
            <w:rStyle w:val="FunctionTok"/>
          </w:rPr>
          <w:t xml:space="preserve">c</w:t>
        </w:r>
      </w:ins>
      <w:ins w:id="1265" w:author="PR Preview" w:date="2026-01-01T00:00:00Z">
        <w:r>
          <w:rPr>
            <w:rStyle w:val="NormalTok"/>
          </w:rPr>
          <w:t xml:space="preserve">(</w:t>
        </w:r>
      </w:ins>
      <w:ins w:id="1266" w:author="PR Preview" w:date="2026-01-01T00:00:00Z">
        <w:r>
          <w:br/>
        </w:r>
      </w:ins>
      <w:ins w:id="1267" w:author="PR Preview" w:date="2026-01-01T00:00:00Z">
        <w:r>
          <w:rPr>
            <w:rStyle w:val="NormalTok"/>
          </w:rPr>
          <w:t xml:space="preserve">  </w:t>
        </w:r>
      </w:ins>
      <w:ins w:id="1268" w:author="PR Preview" w:date="2026-01-01T00:00:00Z">
        <w:r>
          <w:rPr>
            <w:rStyle w:val="AttributeTok"/>
          </w:rPr>
          <w:t xml:space="preserve">threshold =</w:t>
        </w:r>
      </w:ins>
      <w:ins w:id="1269" w:author="PR Preview" w:date="2026-01-01T00:00:00Z">
        <w:r>
          <w:rPr>
            <w:rStyle w:val="NormalTok"/>
          </w:rPr>
          <w:t xml:space="preserve"> alpha </w:t>
        </w:r>
      </w:ins>
      <w:ins w:id="1270" w:author="PR Preview" w:date="2026-01-01T00:00:00Z">
        <w:r>
          <w:rPr>
            <w:rStyle w:val="SpecialCharTok"/>
          </w:rPr>
          <w:t xml:space="preserve">/</w:t>
        </w:r>
      </w:ins>
      <w:ins w:id="1271" w:author="PR Preview" w:date="2026-01-01T00:00:00Z">
        <w:r>
          <w:rPr>
            <w:rStyle w:val="NormalTok"/>
          </w:rPr>
          <w:t xml:space="preserve"> m,</w:t>
        </w:r>
      </w:ins>
      <w:ins w:id="1272" w:author="PR Preview" w:date="2026-01-01T00:00:00Z">
        <w:r>
          <w:br/>
        </w:r>
      </w:ins>
      <w:ins w:id="1273" w:author="PR Preview" w:date="2026-01-01T00:00:00Z">
        <w:r>
          <w:rPr>
            <w:rStyle w:val="NormalTok"/>
          </w:rPr>
          <w:t xml:space="preserve">  </w:t>
        </w:r>
      </w:ins>
      <w:ins w:id="1274" w:author="PR Preview" w:date="2026-01-01T00:00:00Z">
        <w:r>
          <w:rPr>
            <w:rStyle w:val="AttributeTok"/>
          </w:rPr>
          <w:t xml:space="preserve">rejections =</w:t>
        </w:r>
      </w:ins>
      <w:ins w:id="1275" w:author="PR Preview" w:date="2026-01-01T00:00:00Z">
        <w:r>
          <w:rPr>
            <w:rStyle w:val="NormalTok"/>
          </w:rPr>
          <w:t xml:space="preserve"> </w:t>
        </w:r>
      </w:ins>
      <w:ins w:id="1276" w:author="PR Preview" w:date="2026-01-01T00:00:00Z">
        <w:r>
          <w:rPr>
            <w:rStyle w:val="FunctionTok"/>
          </w:rPr>
          <w:t xml:space="preserve">sum</w:t>
        </w:r>
      </w:ins>
      <w:ins w:id="1277" w:author="PR Preview" w:date="2026-01-01T00:00:00Z">
        <w:r>
          <w:rPr>
            <w:rStyle w:val="NormalTok"/>
          </w:rPr>
          <w:t xml:space="preserve">(</w:t>
        </w:r>
      </w:ins>
      <w:ins w:id="1278" w:author="PR Preview" w:date="2026-01-01T00:00:00Z">
        <w:r>
          <w:rPr>
            <w:rStyle w:val="FunctionTok"/>
          </w:rPr>
          <w:t xml:space="preserve">bonferroni_reject</w:t>
        </w:r>
      </w:ins>
      <w:ins w:id="1279" w:author="PR Preview" w:date="2026-01-01T00:00:00Z">
        <w:r>
          <w:rPr>
            <w:rStyle w:val="NormalTok"/>
          </w:rPr>
          <w:t xml:space="preserve">(khan_p, alpha))</w:t>
        </w:r>
      </w:ins>
      <w:ins w:id="1280" w:author="PR Preview" w:date="2026-01-01T00:00:00Z">
        <w:r>
          <w:br/>
        </w:r>
      </w:ins>
      <w:ins w:id="1281" w:author="PR Preview" w:date="2026-01-01T00:00:00Z">
        <w:r>
          <w:rPr>
            <w:rStyle w:val="NormalTok"/>
          </w:rPr>
          <w:t xml:space="preserve">)</w:t>
        </w:r>
      </w:ins>
      <w:ins w:id="1282" w:author="PR Preview" w:date="2026-01-01T00:00:00Z">
        <w:r>
          <w:br/>
        </w:r>
      </w:ins>
      <w:ins w:id="1283" w:author="PR Preview" w:date="2026-01-01T00:00:00Z">
        <w:r>
          <w:rPr>
            <w:rStyle w:val="CommentTok"/>
          </w:rPr>
          <w:t xml:space="preserve">#&gt;   threshold  rejections </w:t>
        </w:r>
      </w:ins>
      <w:ins w:id="1284" w:author="PR Preview" w:date="2026-01-01T00:00:00Z">
        <w:r>
          <w:br/>
        </w:r>
      </w:ins>
      <w:ins w:id="1285" w:author="PR Preview" w:date="2026-01-01T00:00:00Z">
        <w:r>
          <w:rPr>
            <w:rStyle w:val="CommentTok"/>
          </w:rPr>
          <w:t xml:space="preserve">#&gt; 2.16638e-05 6.20000e+01</w:t>
        </w:r>
      </w:ins>
    </w:p>
    <w:p>
      <w:pPr>
        <w:pStyle w:val="FirstParagraph"/>
      </w:pPr>
      <w:ins w:id="1286" w:author="PR Preview" w:date="2026-01-01T00:00:00Z">
        <w:r>
          <w:t xml:space="preserve">With</w:t>
        </w:r>
      </w:ins>
      <w:ins w:id="128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</m:oMath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2308 tests the threshold is 2.17e-05,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and the correction rejects 62 genes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out of the 528 with an unadjusted p-value of at most 0.05.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The same functions applied to the first ten genes of the data set show the arithmetic: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with</w:t>
        </w:r>
      </w:ins>
      <w:ins w:id="129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10</m:t>
        </m:r>
      </m:oMath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the threshold is</w:t>
        </w:r>
      </w:ins>
      <w:ins w:id="1301" w:author="PR Preview" w:date="2026-01-01T00:00:00Z">
        <w:r>
          <w:t xml:space="preserve"> </w:t>
        </w:r>
      </w:ins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ins w:id="1302" w:author="PR Preview" w:date="2026-01-01T00:00:00Z">
        <w:r>
          <w:t xml:space="preserve">.</w:t>
        </w:r>
      </w:ins>
    </w:p>
    <w:p>
      <w:pPr>
        <w:pStyle w:val="SourceCode"/>
      </w:pPr>
      <w:ins w:id="1303" w:author="PR Preview" w:date="2026-01-01T00:00:00Z">
        <w:r>
          <w:rPr>
            <w:rStyle w:val="NormalTok"/>
          </w:rPr>
          <w:t xml:space="preserve">fmt_p </w:t>
        </w:r>
      </w:ins>
      <w:ins w:id="1304" w:author="PR Preview" w:date="2026-01-01T00:00:00Z">
        <w:r>
          <w:rPr>
            <w:rStyle w:val="OtherTok"/>
          </w:rPr>
          <w:t xml:space="preserve">&lt;-</w:t>
        </w:r>
      </w:ins>
      <w:ins w:id="1305" w:author="PR Preview" w:date="2026-01-01T00:00:00Z">
        <w:r>
          <w:rPr>
            <w:rStyle w:val="NormalTok"/>
          </w:rPr>
          <w:t xml:space="preserve"> </w:t>
        </w:r>
      </w:ins>
      <w:ins w:id="1306" w:author="PR Preview" w:date="2026-01-01T00:00:00Z">
        <w:r>
          <w:rPr>
            <w:rStyle w:val="ControlFlowTok"/>
          </w:rPr>
          <w:t xml:space="preserve">function</w:t>
        </w:r>
      </w:ins>
      <w:ins w:id="1307" w:author="PR Preview" w:date="2026-01-01T00:00:00Z">
        <w:r>
          <w:rPr>
            <w:rStyle w:val="NormalTok"/>
          </w:rPr>
          <w:t xml:space="preserve">(p) </w:t>
        </w:r>
      </w:ins>
      <w:ins w:id="1308" w:author="PR Preview" w:date="2026-01-01T00:00:00Z">
        <w:r>
          <w:rPr>
            <w:rStyle w:val="FunctionTok"/>
          </w:rPr>
          <w:t xml:space="preserve">vapply</w:t>
        </w:r>
      </w:ins>
      <w:ins w:id="1309" w:author="PR Preview" w:date="2026-01-01T00:00:00Z">
        <w:r>
          <w:rPr>
            <w:rStyle w:val="NormalTok"/>
          </w:rPr>
          <w:t xml:space="preserve">(p, format, </w:t>
        </w:r>
      </w:ins>
      <w:ins w:id="1310" w:author="PR Preview" w:date="2026-01-01T00:00:00Z">
        <w:r>
          <w:rPr>
            <w:rStyle w:val="FunctionTok"/>
          </w:rPr>
          <w:t xml:space="preserve">character</w:t>
        </w:r>
      </w:ins>
      <w:ins w:id="1311" w:author="PR Preview" w:date="2026-01-01T00:00:00Z">
        <w:r>
          <w:rPr>
            <w:rStyle w:val="NormalTok"/>
          </w:rPr>
          <w:t xml:space="preserve">(</w:t>
        </w:r>
      </w:ins>
      <w:ins w:id="1312" w:author="PR Preview" w:date="2026-01-01T00:00:00Z">
        <w:r>
          <w:rPr>
            <w:rStyle w:val="DecValTok"/>
          </w:rPr>
          <w:t xml:space="preserve">1</w:t>
        </w:r>
      </w:ins>
      <w:ins w:id="1313" w:author="PR Preview" w:date="2026-01-01T00:00:00Z">
        <w:r>
          <w:rPr>
            <w:rStyle w:val="NormalTok"/>
          </w:rPr>
          <w:t xml:space="preserve">), </w:t>
        </w:r>
      </w:ins>
      <w:ins w:id="1314" w:author="PR Preview" w:date="2026-01-01T00:00:00Z">
        <w:r>
          <w:rPr>
            <w:rStyle w:val="AttributeTok"/>
          </w:rPr>
          <w:t xml:space="preserve">digits =</w:t>
        </w:r>
      </w:ins>
      <w:ins w:id="1315" w:author="PR Preview" w:date="2026-01-01T00:00:00Z">
        <w:r>
          <w:rPr>
            <w:rStyle w:val="NormalTok"/>
          </w:rPr>
          <w:t xml:space="preserve"> </w:t>
        </w:r>
      </w:ins>
      <w:ins w:id="1316" w:author="PR Preview" w:date="2026-01-01T00:00:00Z">
        <w:r>
          <w:rPr>
            <w:rStyle w:val="DecValTok"/>
          </w:rPr>
          <w:t xml:space="preserve">3</w:t>
        </w:r>
      </w:ins>
      <w:ins w:id="1317" w:author="PR Preview" w:date="2026-01-01T00:00:00Z">
        <w:r>
          <w:rPr>
            <w:rStyle w:val="NormalTok"/>
          </w:rPr>
          <w:t xml:space="preserve">)</w:t>
        </w:r>
      </w:ins>
      <w:ins w:id="1318" w:author="PR Preview" w:date="2026-01-01T00:00:00Z">
        <w:r>
          <w:br/>
        </w:r>
      </w:ins>
      <w:ins w:id="1319" w:author="PR Preview" w:date="2026-01-01T00:00:00Z">
        <w:r>
          <w:rPr>
            <w:rStyle w:val="NormalTok"/>
          </w:rPr>
          <w:t xml:space="preserve">ten_genes </w:t>
        </w:r>
      </w:ins>
      <w:ins w:id="1320" w:author="PR Preview" w:date="2026-01-01T00:00:00Z">
        <w:r>
          <w:rPr>
            <w:rStyle w:val="OtherTok"/>
          </w:rPr>
          <w:t xml:space="preserve">&lt;-</w:t>
        </w:r>
      </w:ins>
      <w:ins w:id="1321" w:author="PR Preview" w:date="2026-01-01T00:00:00Z">
        <w:r>
          <w:rPr>
            <w:rStyle w:val="NormalTok"/>
          </w:rPr>
          <w:t xml:space="preserve"> khan_p[</w:t>
        </w:r>
      </w:ins>
      <w:ins w:id="1322" w:author="PR Preview" w:date="2026-01-01T00:00:00Z">
        <w:r>
          <w:rPr>
            <w:rStyle w:val="DecValTok"/>
          </w:rPr>
          <w:t xml:space="preserve">1</w:t>
        </w:r>
      </w:ins>
      <w:ins w:id="1323" w:author="PR Preview" w:date="2026-01-01T00:00:00Z">
        <w:r>
          <w:rPr>
            <w:rStyle w:val="SpecialCharTok"/>
          </w:rPr>
          <w:t xml:space="preserve">:</w:t>
        </w:r>
      </w:ins>
      <w:ins w:id="1324" w:author="PR Preview" w:date="2026-01-01T00:00:00Z">
        <w:r>
          <w:rPr>
            <w:rStyle w:val="DecValTok"/>
          </w:rPr>
          <w:t xml:space="preserve">10</w:t>
        </w:r>
      </w:ins>
      <w:ins w:id="1325" w:author="PR Preview" w:date="2026-01-01T00:00:00Z">
        <w:r>
          <w:rPr>
            <w:rStyle w:val="NormalTok"/>
          </w:rPr>
          <w:t xml:space="preserve">]</w:t>
        </w:r>
      </w:ins>
      <w:ins w:id="1326" w:author="PR Preview" w:date="2026-01-01T00:00:00Z">
        <w:r>
          <w:br/>
        </w:r>
      </w:ins>
      <w:ins w:id="1327" w:author="PR Preview" w:date="2026-01-01T00:00:00Z">
        <w:r>
          <w:rPr>
            <w:rStyle w:val="FunctionTok"/>
          </w:rPr>
          <w:t xml:space="preserve">data.frame</w:t>
        </w:r>
      </w:ins>
      <w:ins w:id="1328" w:author="PR Preview" w:date="2026-01-01T00:00:00Z">
        <w:r>
          <w:rPr>
            <w:rStyle w:val="NormalTok"/>
          </w:rPr>
          <w:t xml:space="preserve">(</w:t>
        </w:r>
      </w:ins>
      <w:ins w:id="1329" w:author="PR Preview" w:date="2026-01-01T00:00:00Z">
        <w:r>
          <w:br/>
        </w:r>
      </w:ins>
      <w:ins w:id="1330" w:author="PR Preview" w:date="2026-01-01T00:00:00Z">
        <w:r>
          <w:rPr>
            <w:rStyle w:val="NormalTok"/>
          </w:rPr>
          <w:t xml:space="preserve">  </w:t>
        </w:r>
      </w:ins>
      <w:ins w:id="1331" w:author="PR Preview" w:date="2026-01-01T00:00:00Z">
        <w:r>
          <w:rPr>
            <w:rStyle w:val="AttributeTok"/>
          </w:rPr>
          <w:t xml:space="preserve">gene =</w:t>
        </w:r>
      </w:ins>
      <w:ins w:id="1332" w:author="PR Preview" w:date="2026-01-01T00:00:00Z">
        <w:r>
          <w:rPr>
            <w:rStyle w:val="NormalTok"/>
          </w:rPr>
          <w:t xml:space="preserve"> </w:t>
        </w:r>
      </w:ins>
      <w:ins w:id="1333" w:author="PR Preview" w:date="2026-01-01T00:00:00Z">
        <w:r>
          <w:rPr>
            <w:rStyle w:val="FunctionTok"/>
          </w:rPr>
          <w:t xml:space="preserve">names</w:t>
        </w:r>
      </w:ins>
      <w:ins w:id="1334" w:author="PR Preview" w:date="2026-01-01T00:00:00Z">
        <w:r>
          <w:rPr>
            <w:rStyle w:val="NormalTok"/>
          </w:rPr>
          <w:t xml:space="preserve">(ten_genes),</w:t>
        </w:r>
      </w:ins>
      <w:ins w:id="1335" w:author="PR Preview" w:date="2026-01-01T00:00:00Z">
        <w:r>
          <w:br/>
        </w:r>
      </w:ins>
      <w:ins w:id="1336" w:author="PR Preview" w:date="2026-01-01T00:00:00Z">
        <w:r>
          <w:rPr>
            <w:rStyle w:val="NormalTok"/>
          </w:rPr>
          <w:t xml:space="preserve">  </w:t>
        </w:r>
      </w:ins>
      <w:ins w:id="1337" w:author="PR Preview" w:date="2026-01-01T00:00:00Z">
        <w:r>
          <w:rPr>
            <w:rStyle w:val="AttributeTok"/>
          </w:rPr>
          <w:t xml:space="preserve">p_value =</w:t>
        </w:r>
      </w:ins>
      <w:ins w:id="1338" w:author="PR Preview" w:date="2026-01-01T00:00:00Z">
        <w:r>
          <w:rPr>
            <w:rStyle w:val="NormalTok"/>
          </w:rPr>
          <w:t xml:space="preserve"> ten_genes,</w:t>
        </w:r>
      </w:ins>
      <w:ins w:id="1339" w:author="PR Preview" w:date="2026-01-01T00:00:00Z">
        <w:r>
          <w:br/>
        </w:r>
      </w:ins>
      <w:ins w:id="1340" w:author="PR Preview" w:date="2026-01-01T00:00:00Z">
        <w:r>
          <w:rPr>
            <w:rStyle w:val="NormalTok"/>
          </w:rPr>
          <w:t xml:space="preserve">  </w:t>
        </w:r>
      </w:ins>
      <w:ins w:id="1341" w:author="PR Preview" w:date="2026-01-01T00:00:00Z">
        <w:r>
          <w:rPr>
            <w:rStyle w:val="AttributeTok"/>
          </w:rPr>
          <w:t xml:space="preserve">threshold =</w:t>
        </w:r>
      </w:ins>
      <w:ins w:id="1342" w:author="PR Preview" w:date="2026-01-01T00:00:00Z">
        <w:r>
          <w:rPr>
            <w:rStyle w:val="NormalTok"/>
          </w:rPr>
          <w:t xml:space="preserve"> alpha </w:t>
        </w:r>
      </w:ins>
      <w:ins w:id="1343" w:author="PR Preview" w:date="2026-01-01T00:00:00Z">
        <w:r>
          <w:rPr>
            <w:rStyle w:val="SpecialCharTok"/>
          </w:rPr>
          <w:t xml:space="preserve">/</w:t>
        </w:r>
      </w:ins>
      <w:ins w:id="1344" w:author="PR Preview" w:date="2026-01-01T00:00:00Z">
        <w:r>
          <w:rPr>
            <w:rStyle w:val="NormalTok"/>
          </w:rPr>
          <w:t xml:space="preserve"> </w:t>
        </w:r>
      </w:ins>
      <w:ins w:id="1345" w:author="PR Preview" w:date="2026-01-01T00:00:00Z">
        <w:r>
          <w:rPr>
            <w:rStyle w:val="FunctionTok"/>
          </w:rPr>
          <w:t xml:space="preserve">length</w:t>
        </w:r>
      </w:ins>
      <w:ins w:id="1346" w:author="PR Preview" w:date="2026-01-01T00:00:00Z">
        <w:r>
          <w:rPr>
            <w:rStyle w:val="NormalTok"/>
          </w:rPr>
          <w:t xml:space="preserve">(ten_genes),</w:t>
        </w:r>
      </w:ins>
      <w:ins w:id="1347" w:author="PR Preview" w:date="2026-01-01T00:00:00Z">
        <w:r>
          <w:br/>
        </w:r>
      </w:ins>
      <w:ins w:id="1348" w:author="PR Preview" w:date="2026-01-01T00:00:00Z">
        <w:r>
          <w:rPr>
            <w:rStyle w:val="NormalTok"/>
          </w:rPr>
          <w:t xml:space="preserve">  </w:t>
        </w:r>
      </w:ins>
      <w:ins w:id="1349" w:author="PR Preview" w:date="2026-01-01T00:00:00Z">
        <w:r>
          <w:rPr>
            <w:rStyle w:val="AttributeTok"/>
          </w:rPr>
          <w:t xml:space="preserve">reject =</w:t>
        </w:r>
      </w:ins>
      <w:ins w:id="1350" w:author="PR Preview" w:date="2026-01-01T00:00:00Z">
        <w:r>
          <w:rPr>
            <w:rStyle w:val="NormalTok"/>
          </w:rPr>
          <w:t xml:space="preserve"> </w:t>
        </w:r>
      </w:ins>
      <w:ins w:id="1351" w:author="PR Preview" w:date="2026-01-01T00:00:00Z">
        <w:r>
          <w:rPr>
            <w:rStyle w:val="FunctionTok"/>
          </w:rPr>
          <w:t xml:space="preserve">bonferroni_reject</w:t>
        </w:r>
      </w:ins>
      <w:ins w:id="1352" w:author="PR Preview" w:date="2026-01-01T00:00:00Z">
        <w:r>
          <w:rPr>
            <w:rStyle w:val="NormalTok"/>
          </w:rPr>
          <w:t xml:space="preserve">(ten_genes, alpha),</w:t>
        </w:r>
      </w:ins>
      <w:ins w:id="1353" w:author="PR Preview" w:date="2026-01-01T00:00:00Z">
        <w:r>
          <w:br/>
        </w:r>
      </w:ins>
      <w:ins w:id="1354" w:author="PR Preview" w:date="2026-01-01T00:00:00Z">
        <w:r>
          <w:rPr>
            <w:rStyle w:val="NormalTok"/>
          </w:rPr>
          <w:t xml:space="preserve">  </w:t>
        </w:r>
      </w:ins>
      <w:ins w:id="1355" w:author="PR Preview" w:date="2026-01-01T00:00:00Z">
        <w:r>
          <w:rPr>
            <w:rStyle w:val="AttributeTok"/>
          </w:rPr>
          <w:t xml:space="preserve">row.names =</w:t>
        </w:r>
      </w:ins>
      <w:ins w:id="1356" w:author="PR Preview" w:date="2026-01-01T00:00:00Z">
        <w:r>
          <w:rPr>
            <w:rStyle w:val="NormalTok"/>
          </w:rPr>
          <w:t xml:space="preserve"> </w:t>
        </w:r>
      </w:ins>
      <w:ins w:id="1357" w:author="PR Preview" w:date="2026-01-01T00:00:00Z">
        <w:r>
          <w:rPr>
            <w:rStyle w:val="ConstantTok"/>
          </w:rPr>
          <w:t xml:space="preserve">NULL</w:t>
        </w:r>
      </w:ins>
      <w:ins w:id="1358" w:author="PR Preview" w:date="2026-01-01T00:00:00Z">
        <w:r>
          <w:br/>
        </w:r>
      </w:ins>
      <w:ins w:id="1359" w:author="PR Preview" w:date="2026-01-01T00:00:00Z">
        <w:r>
          <w:rPr>
            <w:rStyle w:val="NormalTok"/>
          </w:rPr>
          <w:t xml:space="preserve">) </w:t>
        </w:r>
      </w:ins>
      <w:ins w:id="1360" w:author="PR Preview" w:date="2026-01-01T00:00:00Z">
        <w:r>
          <w:rPr>
            <w:rStyle w:val="SpecialCharTok"/>
          </w:rPr>
          <w:t xml:space="preserve">|&gt;</w:t>
        </w:r>
      </w:ins>
      <w:ins w:id="1361" w:author="PR Preview" w:date="2026-01-01T00:00:00Z">
        <w:r>
          <w:br/>
        </w:r>
      </w:ins>
      <w:ins w:id="1362" w:author="PR Preview" w:date="2026-01-01T00:00:00Z">
        <w:r>
          <w:rPr>
            <w:rStyle w:val="NormalTok"/>
          </w:rPr>
          <w:t xml:space="preserve">  dplyr</w:t>
        </w:r>
      </w:ins>
      <w:ins w:id="1363" w:author="PR Preview" w:date="2026-01-01T00:00:00Z">
        <w:r>
          <w:rPr>
            <w:rStyle w:val="SpecialCharTok"/>
          </w:rPr>
          <w:t xml:space="preserve">::</w:t>
        </w:r>
      </w:ins>
      <w:ins w:id="1364" w:author="PR Preview" w:date="2026-01-01T00:00:00Z">
        <w:r>
          <w:rPr>
            <w:rStyle w:val="FunctionTok"/>
          </w:rPr>
          <w:t xml:space="preserve">arrange</w:t>
        </w:r>
      </w:ins>
      <w:ins w:id="1365" w:author="PR Preview" w:date="2026-01-01T00:00:00Z">
        <w:r>
          <w:rPr>
            <w:rStyle w:val="NormalTok"/>
          </w:rPr>
          <w:t xml:space="preserve">(p_value) </w:t>
        </w:r>
      </w:ins>
      <w:ins w:id="1366" w:author="PR Preview" w:date="2026-01-01T00:00:00Z">
        <w:r>
          <w:rPr>
            <w:rStyle w:val="SpecialCharTok"/>
          </w:rPr>
          <w:t xml:space="preserve">|&gt;</w:t>
        </w:r>
      </w:ins>
      <w:ins w:id="1367" w:author="PR Preview" w:date="2026-01-01T00:00:00Z">
        <w:r>
          <w:br/>
        </w:r>
      </w:ins>
      <w:ins w:id="1368" w:author="PR Preview" w:date="2026-01-01T00:00:00Z">
        <w:r>
          <w:rPr>
            <w:rStyle w:val="NormalTok"/>
          </w:rPr>
          <w:t xml:space="preserve">  dplyr</w:t>
        </w:r>
      </w:ins>
      <w:ins w:id="1369" w:author="PR Preview" w:date="2026-01-01T00:00:00Z">
        <w:r>
          <w:rPr>
            <w:rStyle w:val="SpecialCharTok"/>
          </w:rPr>
          <w:t xml:space="preserve">::</w:t>
        </w:r>
      </w:ins>
      <w:ins w:id="1370" w:author="PR Preview" w:date="2026-01-01T00:00:00Z">
        <w:r>
          <w:rPr>
            <w:rStyle w:val="FunctionTok"/>
          </w:rPr>
          <w:t xml:space="preserve">mutate</w:t>
        </w:r>
      </w:ins>
      <w:ins w:id="1371" w:author="PR Preview" w:date="2026-01-01T00:00:00Z">
        <w:r>
          <w:rPr>
            <w:rStyle w:val="NormalTok"/>
          </w:rPr>
          <w:t xml:space="preserve">(</w:t>
        </w:r>
      </w:ins>
      <w:ins w:id="1372" w:author="PR Preview" w:date="2026-01-01T00:00:00Z">
        <w:r>
          <w:rPr>
            <w:rStyle w:val="AttributeTok"/>
          </w:rPr>
          <w:t xml:space="preserve">p_value =</w:t>
        </w:r>
      </w:ins>
      <w:ins w:id="1373" w:author="PR Preview" w:date="2026-01-01T00:00:00Z">
        <w:r>
          <w:rPr>
            <w:rStyle w:val="NormalTok"/>
          </w:rPr>
          <w:t xml:space="preserve"> </w:t>
        </w:r>
      </w:ins>
      <w:ins w:id="1374" w:author="PR Preview" w:date="2026-01-01T00:00:00Z">
        <w:r>
          <w:rPr>
            <w:rStyle w:val="FunctionTok"/>
          </w:rPr>
          <w:t xml:space="preserve">fmt_p</w:t>
        </w:r>
      </w:ins>
      <w:ins w:id="1375" w:author="PR Preview" w:date="2026-01-01T00:00:00Z">
        <w:r>
          <w:rPr>
            <w:rStyle w:val="NormalTok"/>
          </w:rPr>
          <w:t xml:space="preserve">(p_value)) </w:t>
        </w:r>
      </w:ins>
      <w:ins w:id="1376" w:author="PR Preview" w:date="2026-01-01T00:00:00Z">
        <w:r>
          <w:rPr>
            <w:rStyle w:val="SpecialCharTok"/>
          </w:rPr>
          <w:t xml:space="preserve">|&gt;</w:t>
        </w:r>
      </w:ins>
      <w:ins w:id="1377" w:author="PR Preview" w:date="2026-01-01T00:00:00Z">
        <w:r>
          <w:br/>
        </w:r>
      </w:ins>
      <w:ins w:id="1378" w:author="PR Preview" w:date="2026-01-01T00:00:00Z">
        <w:r>
          <w:rPr>
            <w:rStyle w:val="NormalTok"/>
          </w:rPr>
          <w:t xml:space="preserve">  knitr</w:t>
        </w:r>
      </w:ins>
      <w:ins w:id="1379" w:author="PR Preview" w:date="2026-01-01T00:00:00Z">
        <w:r>
          <w:rPr>
            <w:rStyle w:val="SpecialCharTok"/>
          </w:rPr>
          <w:t xml:space="preserve">::</w:t>
        </w:r>
      </w:ins>
      <w:ins w:id="1380" w:author="PR Preview" w:date="2026-01-01T00:00:00Z">
        <w:r>
          <w:rPr>
            <w:rStyle w:val="FunctionTok"/>
          </w:rPr>
          <w:t xml:space="preserve">kable</w:t>
        </w:r>
      </w:ins>
      <w:ins w:id="1381" w:author="PR Preview" w:date="2026-01-01T00:00:00Z">
        <w:r>
          <w:rPr>
            <w:rStyle w:val="NormalTok"/>
          </w:rPr>
          <w:t xml:space="preserve">()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ins w:id="1382" w:author="PR Preview" w:date="2026-01-01T00:00:00Z">
        <w:r>
          <w:rPr>
            <w:b/>
            <w:bCs/>
          </w:rPr>
          <w:t xml:space="preserve">Exercise 2 (Indicator of a union)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For events</w:t>
        </w:r>
      </w:ins>
      <w:ins w:id="138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ins w:id="1386" w:author="PR Preview" w:date="2026-01-01T00:00:00Z">
        <w:r>
          <w:t xml:space="preserve">, let</w:t>
        </w:r>
      </w:ins>
      <w:ins w:id="1387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be the indicator of the event</w:t>
        </w:r>
      </w:ins>
      <w:ins w:id="1390" w:author="PR Preview" w:date="2026-01-01T00:00:00Z">
        <w:r>
          <w:t xml:space="preserve"> </w:t>
        </w:r>
      </w:ins>
      <m:oMath>
        <m:r>
          <m:t>A</m:t>
        </m:r>
      </m:oMath>
      <w:ins w:id="1391" w:author="PR Preview" w:date="2026-01-01T00:00:00Z">
        <w:r>
          <w:t xml:space="preserve">:</w:t>
        </w:r>
      </w:ins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it equals 1 if</w:t>
        </w:r>
      </w:ins>
      <w:ins w:id="1394" w:author="PR Preview" w:date="2026-01-01T00:00:00Z">
        <w:r>
          <w:t xml:space="preserve"> </w:t>
        </w:r>
      </w:ins>
      <m:oMath>
        <m:r>
          <m:t>A</m:t>
        </m:r>
      </m:oMath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occurs and 0 if it does not.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Show that, for every outcome,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ins w:id="1399" w:author="PR Preview" w:date="2026-01-01T00:00:00Z">
        <w:r>
          <w:rPr>
            <w:i/>
            <w:iCs/>
          </w:rPr>
          <w:t xml:space="preserve">Solution 2</w:t>
        </w:r>
      </w:ins>
      <w:ins w:id="1400" w:author="PR Preview" w:date="2026-01-01T00:00:00Z">
        <w:r>
          <w:t xml:space="preserve">. </w:t>
        </w:r>
      </w:ins>
      <w:ins w:id="1401" w:author="PR Preview" w:date="2026-01-01T00:00:00Z">
        <w:r>
          <w:t xml:space="preserve">Fix an outcome and consider two cases.</w:t>
        </w:r>
      </w:ins>
    </w:p>
    <w:p>
      <w:pPr>
        <w:pStyle w:val="Compact"/>
        <w:numPr>
          <w:ilvl w:val="0"/>
          <w:numId w:val="1002"/>
        </w:numPr>
      </w:pPr>
      <w:ins w:id="1402" w:author="PR Preview" w:date="2026-01-01T00:00:00Z">
        <w:r>
          <w:t xml:space="preserve">If none of</w:t>
        </w:r>
      </w:ins>
      <w:ins w:id="140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occurs,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then the union does not occur,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so the left side is</w:t>
        </w:r>
      </w:ins>
      <w:ins w:id="1410" w:author="PR Preview" w:date="2026-01-01T00:00:00Z">
        <w:r>
          <w:t xml:space="preserve"> </w:t>
        </w:r>
      </w:ins>
      <m:oMath>
        <m:r>
          <m:t>0</m:t>
        </m:r>
      </m:oMath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and the right side is</w:t>
        </w:r>
      </w:ins>
      <w:ins w:id="141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1414" w:author="PR Preview" w:date="2026-01-01T00:00:00Z">
        <w:r>
          <w:t xml:space="preserve">.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The inequality holds with equality.</w:t>
        </w:r>
      </w:ins>
    </w:p>
    <w:p>
      <w:pPr>
        <w:pStyle w:val="Compact"/>
        <w:numPr>
          <w:ilvl w:val="0"/>
          <w:numId w:val="1002"/>
        </w:numPr>
      </w:pPr>
      <w:ins w:id="1417" w:author="PR Preview" w:date="2026-01-01T00:00:00Z">
        <w:r>
          <w:t xml:space="preserve">If at least one</w:t>
        </w:r>
      </w:ins>
      <w:ins w:id="141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</m:sub>
        </m:sSub>
      </m:oMath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occurs,</w:t>
        </w:r>
      </w:ins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then the union occurs, so the left side is</w:t>
        </w:r>
      </w:ins>
      <w:ins w:id="1423" w:author="PR Preview" w:date="2026-01-01T00:00:00Z">
        <w:r>
          <w:t xml:space="preserve"> </w:t>
        </w:r>
      </w:ins>
      <m:oMath>
        <m:r>
          <m:t>1</m:t>
        </m:r>
      </m:oMath>
      <w:ins w:id="1424" w:author="PR Preview" w:date="2026-01-01T00:00:00Z">
        <w:r>
          <w:t xml:space="preserve">.</w:t>
        </w:r>
      </w:ins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The right side is a sum of</w:t>
        </w:r>
      </w:ins>
      <w:ins w:id="1427" w:author="PR Preview" w:date="2026-01-01T00:00:00Z">
        <w:r>
          <w:t xml:space="preserve"> </w:t>
        </w:r>
      </w:ins>
      <m:oMath>
        <m:r>
          <m:t>k</m:t>
        </m:r>
      </m:oMath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terms, each</w:t>
        </w:r>
      </w:ins>
      <w:ins w:id="1430" w:author="PR Preview" w:date="2026-01-01T00:00:00Z">
        <w:r>
          <w:t xml:space="preserve"> </w:t>
        </w:r>
      </w:ins>
      <m:oMath>
        <m:r>
          <m:t>0</m:t>
        </m:r>
      </m:oMath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or</w:t>
        </w:r>
      </w:ins>
      <w:ins w:id="1433" w:author="PR Preview" w:date="2026-01-01T00:00:00Z">
        <w:r>
          <w:t xml:space="preserve"> </w:t>
        </w:r>
      </w:ins>
      <m:oMath>
        <m:r>
          <m:t>1</m:t>
        </m:r>
      </m:oMath>
      <w:ins w:id="1434" w:author="PR Preview" w:date="2026-01-01T00:00:00Z">
        <w:r>
          <w:t xml:space="preserve">,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and at least one of them is</w:t>
        </w:r>
      </w:ins>
      <w:ins w:id="1437" w:author="PR Preview" w:date="2026-01-01T00:00:00Z">
        <w:r>
          <w:t xml:space="preserve"> </w:t>
        </w:r>
      </w:ins>
      <m:oMath>
        <m:r>
          <m:t>1</m:t>
        </m:r>
      </m:oMath>
      <w:ins w:id="1438" w:author="PR Preview" w:date="2026-01-01T00:00:00Z">
        <w:r>
          <w:t xml:space="preserve">,</w:t>
        </w:r>
      </w:ins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so the right side is at least</w:t>
        </w:r>
      </w:ins>
      <w:ins w:id="1441" w:author="PR Preview" w:date="2026-01-01T00:00:00Z">
        <w:r>
          <w:t xml:space="preserve"> </w:t>
        </w:r>
      </w:ins>
      <m:oMath>
        <m:r>
          <m:t>1</m:t>
        </m:r>
      </m:oMath>
      <w:ins w:id="1442" w:author="PR Preview" w:date="2026-01-01T00:00:00Z">
        <w:r>
          <w:t xml:space="preserve">.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The inequality holds.</w:t>
        </w:r>
      </w:ins>
    </w:p>
    <w:bookmarkEnd w:id="54"/>
    <w:bookmarkStart w:id="55" w:name="thm-union-bound"/>
    <w:p>
      <w:pPr>
        <w:pStyle w:val="FirstParagraph"/>
      </w:pPr>
      <w:ins w:id="1445" w:author="PR Preview" w:date="2026-01-01T00:00:00Z">
        <w:r>
          <w:rPr>
            <w:b/>
            <w:bCs/>
          </w:rPr>
          <w:t xml:space="preserve">Theorem 2 (Union bound)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For any events</w:t>
        </w:r>
      </w:ins>
      <w:ins w:id="144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ins w:id="1449" w:author="PR Preview" w:date="2026-01-01T00:00:00Z">
        <w:r>
          <w:t xml:space="preserve">, the probability of their union is at most the sum of their probabilities: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ins w:id="1450" w:author="PR Preview" w:date="2026-01-01T00:00:00Z">
        <w:r>
          <w:rPr>
            <w:i/>
            <w:iCs/>
          </w:rPr>
          <w:t xml:space="preserve">Proof</w:t>
        </w:r>
      </w:ins>
      <w:ins w:id="1451" w:author="PR Preview" w:date="2026-01-01T00:00:00Z">
        <w:r>
          <w:t xml:space="preserve">. </w:t>
        </w:r>
      </w:ins>
      <w:ins w:id="1452" w:author="PR Preview" w:date="2026-01-01T00:00:00Z">
        <w:r>
          <w:t xml:space="preserve">The inequality in the second line is</w:t>
        </w:r>
      </w:ins>
      <w:ins w:id="1453" w:author="PR Preview" w:date="2026-01-01T00:00:00Z">
        <w:r>
          <w:t xml:space="preserve"> </w:t>
        </w:r>
      </w:ins>
      <w:hyperlink w:anchor="sol-union-bound">
        <w:ins w:id="1454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1455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ins w:id="1456" w:author="PR Preview" w:date="2026-01-01T00:00:00Z">
        <w:r>
          <w:rPr>
            <w:b/>
            <w:bCs/>
          </w:rPr>
          <w:t xml:space="preserve">Example 8 (The union bound for tests of true null hypotheses)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Let</w:t>
        </w:r>
      </w:ins>
      <w:ins w:id="145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</m:sub>
        </m:sSub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be the event that the</w:t>
        </w:r>
      </w:ins>
      <w:ins w:id="1462" w:author="PR Preview" w:date="2026-01-01T00:00:00Z">
        <w:r>
          <w:t xml:space="preserve"> </w:t>
        </w:r>
      </w:ins>
      <m:oMath>
        <m:r>
          <m:t>j</m:t>
        </m:r>
      </m:oMath>
      <w:ins w:id="1463" w:author="PR Preview" w:date="2026-01-01T00:00:00Z">
        <w:r>
          <w:t xml:space="preserve">th of</w:t>
        </w:r>
      </w:ins>
      <w:ins w:id="1464" w:author="PR Preview" w:date="2026-01-01T00:00:00Z">
        <w:r>
          <w:t xml:space="preserve"> </w:t>
        </w:r>
      </w:ins>
      <m:oMath>
        <m:r>
          <m:t>m</m:t>
        </m:r>
      </m:oMath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tests of true null hypotheses, each at level</w:t>
        </w:r>
      </w:ins>
      <w:ins w:id="1467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0.05</m:t>
        </m:r>
      </m:oMath>
      <w:ins w:id="1468" w:author="PR Preview" w:date="2026-01-01T00:00:00Z">
        <w:r>
          <w:t xml:space="preserve">, rejects.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The union bound gives</w:t>
        </w:r>
      </w:ins>
      <w:ins w:id="147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ins w:id="1472" w:author="PR Preview" w:date="2026-01-01T00:00:00Z">
        <w:r>
          <w:t xml:space="preserve">,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which for</w:t>
        </w:r>
      </w:ins>
      <w:ins w:id="147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10</m:t>
        </m:r>
      </m:oMath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is 0.5.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The exact probability for independent tests is</w:t>
        </w:r>
      </w:ins>
      <w:ins w:id="148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0.401</w:t>
        </w:r>
      </w:ins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(</w:t>
        </w:r>
      </w:ins>
      <w:hyperlink w:anchor="thm-false-positive-prob">
        <w:ins w:id="1485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486" w:author="PR Preview" w:date="2026-01-01T00:00:00Z">
        <w:r>
          <w:t xml:space="preserve">),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so the bound is not tight, but it needs no independence.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For large</w:t>
        </w:r>
      </w:ins>
      <w:ins w:id="1491" w:author="PR Preview" w:date="2026-01-01T00:00:00Z">
        <w:r>
          <w:t xml:space="preserve"> </w:t>
        </w:r>
      </w:ins>
      <m:oMath>
        <m:r>
          <m:t>m</m:t>
        </m:r>
      </m:oMath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the bound exceeds 1 and says nothing.</w:t>
        </w:r>
      </w:ins>
    </w:p>
    <w:bookmarkEnd w:id="56"/>
    <w:bookmarkStart w:id="57" w:name="exr-bonferroni-fwer"/>
    <w:p>
      <w:pPr>
        <w:pStyle w:val="BodyText"/>
      </w:pPr>
      <w:ins w:id="1494" w:author="PR Preview" w:date="2026-01-01T00:00:00Z">
        <w:r>
          <w:rPr>
            <w:b/>
            <w:bCs/>
          </w:rPr>
          <w:t xml:space="preserve">Exercise 3 (Probability of a false positive under the Bonferroni correction)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Let</w:t>
        </w:r>
      </w:ins>
      <w:ins w:id="1497" w:author="PR Preview" w:date="2026-01-01T00:00:00Z">
        <w:r>
          <w:t xml:space="preserve"> </w:t>
        </w:r>
      </w:ins>
      <m:oMath>
        <m:r>
          <m:t>m</m:t>
        </m:r>
      </m:oMath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null hypotheses have valid p-values (</w:t>
        </w:r>
      </w:ins>
      <w:hyperlink w:anchor="def-valid-p-value">
        <w:ins w:id="150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501" w:author="PR Preview" w:date="2026-01-01T00:00:00Z">
        <w:r>
          <w:t xml:space="preserve">),</w:t>
        </w:r>
      </w:ins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let</w:t>
        </w:r>
      </w:ins>
      <w:ins w:id="150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be the set of</w:t>
        </w:r>
      </w:ins>
      <w:ins w:id="1507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</m:oMath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indices of the true null hypotheses,</w:t>
        </w:r>
      </w:ins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and let</w:t>
        </w:r>
      </w:ins>
      <w:ins w:id="1512" w:author="PR Preview" w:date="2026-01-01T00:00:00Z">
        <w:r>
          <w:t xml:space="preserve"> </w:t>
        </w:r>
      </w:ins>
      <m:oMath>
        <m:r>
          <m:t>V</m:t>
        </m:r>
      </m:oMath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be the number of true null hypotheses that the</w:t>
        </w:r>
      </w:ins>
      <w:ins w:id="1515" w:author="PR Preview" w:date="2026-01-01T00:00:00Z">
        <w:r>
          <w:t xml:space="preserve"> </w:t>
        </w:r>
      </w:ins>
      <w:hyperlink w:anchor="def-bonferroni">
        <w:ins w:id="1516" w:author="PR Preview" w:date="2026-01-01T00:00:00Z">
          <w:r>
            <w:rPr>
              <w:rStyle w:val="Hyperlink"/>
            </w:rPr>
            <w:t xml:space="preserve">Bonferroni correction</w:t>
          </w:r>
        </w:ins>
      </w:hyperlink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at level</w:t>
        </w:r>
      </w:ins>
      <w:ins w:id="1519" w:author="PR Preview" w:date="2026-01-01T00:00:00Z">
        <w:r>
          <w:t xml:space="preserve"> </w:t>
        </w:r>
      </w:ins>
      <m:oMath>
        <m:r>
          <m:t>α</m:t>
        </m:r>
      </m:oMath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rejects.</w:t>
        </w:r>
      </w:ins>
      <w:ins w:id="1522" w:author="PR Preview" w:date="2026-01-01T00:00:00Z">
        <w:r>
          <w:t xml:space="preserve"> </w:t>
        </w:r>
      </w:ins>
      <w:ins w:id="1523" w:author="PR Preview" w:date="2026-01-01T00:00:00Z">
        <w:r>
          <w:t xml:space="preserve">Show that</w:t>
        </w:r>
      </w:ins>
      <w:ins w:id="1524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ins w:id="1525" w:author="PR Preview" w:date="2026-01-01T00:00:00Z">
        <w:r>
          <w:t xml:space="preserve">.</w:t>
        </w:r>
      </w:ins>
    </w:p>
    <w:bookmarkEnd w:id="57"/>
    <w:bookmarkStart w:id="58" w:name="sol-bonferroni-fwer"/>
    <w:p>
      <w:pPr>
        <w:pStyle w:val="BodyText"/>
      </w:pPr>
      <w:ins w:id="1526" w:author="PR Preview" w:date="2026-01-01T00:00:00Z">
        <w:r>
          <w:rPr>
            <w:i/>
            <w:iCs/>
          </w:rPr>
          <w:t xml:space="preserve">Solution 3</w:t>
        </w:r>
      </w:ins>
      <w:ins w:id="1527" w:author="PR Preview" w:date="2026-01-01T00:00:00Z">
        <w:r>
          <w:t xml:space="preserve">. </w:t>
        </w:r>
      </w:ins>
      <w:ins w:id="1528" w:author="PR Preview" w:date="2026-01-01T00:00:00Z">
        <w:r>
          <w:t xml:space="preserve">The steps use the Bonferroni rule (</w:t>
        </w:r>
      </w:ins>
      <w:hyperlink w:anchor="def-bonferroni">
        <w:ins w:id="152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530" w:author="PR Preview" w:date="2026-01-01T00:00:00Z">
        <w:r>
          <w:t xml:space="preserve">),</w:t>
        </w:r>
      </w:ins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the union bound (</w:t>
        </w:r>
      </w:ins>
      <w:hyperlink w:anchor="thm-union-bound">
        <w:ins w:id="1533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534" w:author="PR Preview" w:date="2026-01-01T00:00:00Z">
        <w:r>
          <w:t xml:space="preserve">)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and the validity of each p-value (</w:t>
        </w:r>
      </w:ins>
      <w:hyperlink w:anchor="def-valid-p-value">
        <w:ins w:id="153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538" w:author="PR Preview" w:date="2026-01-01T00:00:00Z">
        <w:r>
          <w:t xml:space="preserve">).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ins w:id="1539" w:author="PR Preview" w:date="2026-01-01T00:00:00Z">
        <w:r>
          <w:rPr>
            <w:b/>
            <w:bCs/>
          </w:rPr>
          <w:t xml:space="preserve">Theorem 3 (The Bonferroni correction controls the FWER)</w:t>
        </w:r>
      </w:ins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If all p-values of true null hypotheses are valid (</w:t>
        </w:r>
      </w:ins>
      <w:hyperlink w:anchor="def-valid-p-value">
        <w:ins w:id="154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543" w:author="PR Preview" w:date="2026-01-01T00:00:00Z">
        <w:r>
          <w:t xml:space="preserve">),</w:t>
        </w:r>
      </w:ins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the</w:t>
        </w:r>
      </w:ins>
      <w:ins w:id="1546" w:author="PR Preview" w:date="2026-01-01T00:00:00Z">
        <w:r>
          <w:t xml:space="preserve"> </w:t>
        </w:r>
      </w:ins>
      <w:hyperlink w:anchor="def-bonferroni">
        <w:ins w:id="1547" w:author="PR Preview" w:date="2026-01-01T00:00:00Z">
          <w:r>
            <w:rPr>
              <w:rStyle w:val="Hyperlink"/>
            </w:rPr>
            <w:t xml:space="preserve">Bonferroni correction</w:t>
          </w:r>
        </w:ins>
      </w:hyperlink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at level</w:t>
        </w:r>
      </w:ins>
      <w:ins w:id="1550" w:author="PR Preview" w:date="2026-01-01T00:00:00Z">
        <w:r>
          <w:t xml:space="preserve"> </w:t>
        </w:r>
      </w:ins>
      <m:oMath>
        <m:r>
          <m:t>α</m:t>
        </m:r>
      </m:oMath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553" w:author="PR Preview" w:date="2026-01-01T00:00:00Z">
        <w:r>
          <w:t xml:space="preserve">whatever the dependence between the p-values.</w:t>
        </w:r>
      </w:ins>
    </w:p>
    <w:bookmarkEnd w:id="59"/>
    <w:p>
      <w:pPr>
        <w:pStyle w:val="BodyText"/>
      </w:pPr>
      <w:ins w:id="1554" w:author="PR Preview" w:date="2026-01-01T00:00:00Z">
        <w:r>
          <w:rPr>
            <w:i/>
            <w:iCs/>
          </w:rPr>
          <w:t xml:space="preserve">Proof</w:t>
        </w:r>
      </w:ins>
      <w:ins w:id="1555" w:author="PR Preview" w:date="2026-01-01T00:00:00Z">
        <w:r>
          <w:t xml:space="preserve">. </w:t>
        </w:r>
      </w:ins>
      <w:ins w:id="1556" w:author="PR Preview" w:date="2026-01-01T00:00:00Z">
        <w:r>
          <w:t xml:space="preserve">The first line below is</w:t>
        </w:r>
      </w:ins>
      <w:ins w:id="1557" w:author="PR Preview" w:date="2026-01-01T00:00:00Z">
        <w:r>
          <w:t xml:space="preserve"> </w:t>
        </w:r>
      </w:ins>
      <w:hyperlink w:anchor="def-fwer">
        <w:ins w:id="1558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559" w:author="PR Preview" w:date="2026-01-01T00:00:00Z">
        <w:r>
          <w:t xml:space="preserve">, and the second is</w:t>
        </w:r>
      </w:ins>
      <w:ins w:id="1560" w:author="PR Preview" w:date="2026-01-01T00:00:00Z">
        <w:r>
          <w:t xml:space="preserve"> </w:t>
        </w:r>
      </w:ins>
      <w:hyperlink w:anchor="sol-bonferroni-fwer">
        <w:ins w:id="1561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1562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563" w:author="PR Preview" w:date="2026-01-01T00:00:00Z">
        <w:r>
          <w:t xml:space="preserve">The proof uses only the union bound and the validity of each p-value,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so it needs no assumption about how the p-values depend on each other.</w:t>
        </w:r>
      </w:ins>
    </w:p>
    <w:bookmarkStart w:id="60" w:name="exm-bonferroni-fwer"/>
    <w:p>
      <w:pPr>
        <w:pStyle w:val="BodyText"/>
      </w:pPr>
      <w:ins w:id="1566" w:author="PR Preview" w:date="2026-01-01T00:00:00Z">
        <w:r>
          <w:rPr>
            <w:b/>
            <w:bCs/>
          </w:rPr>
          <w:t xml:space="preserve">Example 9 (FWER of the Bonferroni correction in the simulated family)</w:t>
        </w:r>
      </w:ins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In the simulated family of</w:t>
        </w:r>
      </w:ins>
      <w:ins w:id="1569" w:author="PR Preview" w:date="2026-01-01T00:00:00Z">
        <w:r>
          <w:t xml:space="preserve"> </w:t>
        </w:r>
      </w:ins>
      <w:hyperlink w:anchor="exm-rejection-counts">
        <w:ins w:id="1570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571" w:author="PR Preview" w:date="2026-01-01T00:00:00Z">
        <w:r>
          <w:t xml:space="preserve">,</w:t>
        </w:r>
      </w:ins>
      <w:ins w:id="1572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ins w:id="1573" w:author="PR Preview" w:date="2026-01-01T00:00:00Z">
        <w:r>
          <w:t xml:space="preserve">,</w:t>
        </w:r>
      </w:ins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so</w:t>
        </w:r>
      </w:ins>
      <w:ins w:id="1576" w:author="PR Preview" w:date="2026-01-01T00:00:00Z">
        <w:r>
          <w:t xml:space="preserve"> </w:t>
        </w:r>
      </w:ins>
      <w:hyperlink w:anchor="thm-bonferroni-fwer">
        <w:ins w:id="1577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bounds the FWER by</w:t>
        </w:r>
      </w:ins>
      <w:ins w:id="1580" w:author="PR Preview" w:date="2026-01-01T00:00:00Z">
        <w:r>
          <w:t xml:space="preserve"> </w:t>
        </w:r>
      </w:ins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0.045.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Repeating the simulation 2000 times with the Bonferroni correction:</w:t>
        </w:r>
      </w:ins>
    </w:p>
    <w:p>
      <w:pPr>
        <w:pStyle w:val="SourceCode"/>
      </w:pPr>
      <w:ins w:id="1585" w:author="PR Preview" w:date="2026-01-01T00:00:00Z">
        <w:r>
          <w:rPr>
            <w:rStyle w:val="FunctionTok"/>
          </w:rPr>
          <w:t xml:space="preserve">set.seed</w:t>
        </w:r>
      </w:ins>
      <w:ins w:id="1586" w:author="PR Preview" w:date="2026-01-01T00:00:00Z">
        <w:r>
          <w:rPr>
            <w:rStyle w:val="NormalTok"/>
          </w:rPr>
          <w:t xml:space="preserve">(</w:t>
        </w:r>
      </w:ins>
      <w:ins w:id="1587" w:author="PR Preview" w:date="2026-01-01T00:00:00Z">
        <w:r>
          <w:rPr>
            <w:rStyle w:val="DecValTok"/>
          </w:rPr>
          <w:t xml:space="preserve">574</w:t>
        </w:r>
      </w:ins>
      <w:ins w:id="1588" w:author="PR Preview" w:date="2026-01-01T00:00:00Z">
        <w:r>
          <w:rPr>
            <w:rStyle w:val="NormalTok"/>
          </w:rPr>
          <w:t xml:space="preserve">)</w:t>
        </w:r>
      </w:ins>
      <w:ins w:id="1589" w:author="PR Preview" w:date="2026-01-01T00:00:00Z">
        <w:r>
          <w:br/>
        </w:r>
      </w:ins>
      <w:ins w:id="1590" w:author="PR Preview" w:date="2026-01-01T00:00:00Z">
        <w:r>
          <w:rPr>
            <w:rStyle w:val="NormalTok"/>
          </w:rPr>
          <w:t xml:space="preserve">sim_counts</w:t>
        </w:r>
      </w:ins>
      <w:ins w:id="1591" w:author="PR Preview" w:date="2026-01-01T00:00:00Z">
        <w:r>
          <w:rPr>
            <w:rStyle w:val="SpecialCharTok"/>
          </w:rPr>
          <w:t xml:space="preserve">$</w:t>
        </w:r>
      </w:ins>
      <w:ins w:id="1592" w:author="PR Preview" w:date="2026-01-01T00:00:00Z">
        <w:r>
          <w:rPr>
            <w:rStyle w:val="NormalTok"/>
          </w:rPr>
          <w:t xml:space="preserve">bonferroni </w:t>
        </w:r>
      </w:ins>
      <w:ins w:id="1593" w:author="PR Preview" w:date="2026-01-01T00:00:00Z">
        <w:r>
          <w:rPr>
            <w:rStyle w:val="OtherTok"/>
          </w:rPr>
          <w:t xml:space="preserve">&lt;-</w:t>
        </w:r>
      </w:ins>
      <w:ins w:id="1594" w:author="PR Preview" w:date="2026-01-01T00:00:00Z">
        <w:r>
          <w:rPr>
            <w:rStyle w:val="NormalTok"/>
          </w:rPr>
          <w:t xml:space="preserve"> </w:t>
        </w:r>
      </w:ins>
      <w:ins w:id="1595" w:author="PR Preview" w:date="2026-01-01T00:00:00Z">
        <w:r>
          <w:rPr>
            <w:rStyle w:val="FunctionTok"/>
          </w:rPr>
          <w:t xml:space="preserve">run_simulation</w:t>
        </w:r>
      </w:ins>
      <w:ins w:id="1596" w:author="PR Preview" w:date="2026-01-01T00:00:00Z">
        <w:r>
          <w:rPr>
            <w:rStyle w:val="NormalTok"/>
          </w:rPr>
          <w:t xml:space="preserve">(</w:t>
        </w:r>
      </w:ins>
      <w:ins w:id="1597" w:author="PR Preview" w:date="2026-01-01T00:00:00Z">
        <w:r>
          <w:rPr>
            <w:rStyle w:val="ControlFlowTok"/>
          </w:rPr>
          <w:t xml:space="preserve">function</w:t>
        </w:r>
      </w:ins>
      <w:ins w:id="1598" w:author="PR Preview" w:date="2026-01-01T00:00:00Z">
        <w:r>
          <w:rPr>
            <w:rStyle w:val="NormalTok"/>
          </w:rPr>
          <w:t xml:space="preserve">(p) </w:t>
        </w:r>
      </w:ins>
      <w:ins w:id="1599" w:author="PR Preview" w:date="2026-01-01T00:00:00Z">
        <w:r>
          <w:rPr>
            <w:rStyle w:val="FunctionTok"/>
          </w:rPr>
          <w:t xml:space="preserve">bonferroni_reject</w:t>
        </w:r>
      </w:ins>
      <w:ins w:id="1600" w:author="PR Preview" w:date="2026-01-01T00:00:00Z">
        <w:r>
          <w:rPr>
            <w:rStyle w:val="NormalTok"/>
          </w:rPr>
          <w:t xml:space="preserve">(p, </w:t>
        </w:r>
      </w:ins>
      <w:ins w:id="1601" w:author="PR Preview" w:date="2026-01-01T00:00:00Z">
        <w:r>
          <w:rPr>
            <w:rStyle w:val="FloatTok"/>
          </w:rPr>
          <w:t xml:space="preserve">0.05</w:t>
        </w:r>
      </w:ins>
      <w:ins w:id="1602" w:author="PR Preview" w:date="2026-01-01T00:00:00Z">
        <w:r>
          <w:rPr>
            <w:rStyle w:val="NormalTok"/>
          </w:rPr>
          <w:t xml:space="preserve">))</w:t>
        </w:r>
      </w:ins>
      <w:ins w:id="1603" w:author="PR Preview" w:date="2026-01-01T00:00:00Z">
        <w:r>
          <w:br/>
        </w:r>
      </w:ins>
      <w:ins w:id="1604" w:author="PR Preview" w:date="2026-01-01T00:00:00Z">
        <w:r>
          <w:rPr>
            <w:rStyle w:val="FunctionTok"/>
          </w:rPr>
          <w:t xml:space="preserve">summarize_counts</w:t>
        </w:r>
      </w:ins>
      <w:ins w:id="1605" w:author="PR Preview" w:date="2026-01-01T00:00:00Z">
        <w:r>
          <w:rPr>
            <w:rStyle w:val="NormalTok"/>
          </w:rPr>
          <w:t xml:space="preserve">(sim_counts</w:t>
        </w:r>
      </w:ins>
      <w:ins w:id="1606" w:author="PR Preview" w:date="2026-01-01T00:00:00Z">
        <w:r>
          <w:rPr>
            <w:rStyle w:val="SpecialCharTok"/>
          </w:rPr>
          <w:t xml:space="preserve">$</w:t>
        </w:r>
      </w:ins>
      <w:ins w:id="1607" w:author="PR Preview" w:date="2026-01-01T00:00:00Z">
        <w:r>
          <w:rPr>
            <w:rStyle w:val="NormalTok"/>
          </w:rPr>
          <w:t xml:space="preserve">bonferroni)</w:t>
        </w:r>
      </w:ins>
      <w:ins w:id="1608" w:author="PR Preview" w:date="2026-01-01T00:00:00Z">
        <w:r>
          <w:br/>
        </w:r>
      </w:ins>
      <w:ins w:id="1609" w:author="PR Preview" w:date="2026-01-01T00:00:00Z">
        <w:r>
          <w:rPr>
            <w:rStyle w:val="CommentTok"/>
          </w:rPr>
          <w:t xml:space="preserve">#&gt;       FWER        FDR      power </w:t>
        </w:r>
      </w:ins>
      <w:ins w:id="1610" w:author="PR Preview" w:date="2026-01-01T00:00:00Z">
        <w:r>
          <w:br/>
        </w:r>
      </w:ins>
      <w:ins w:id="1611" w:author="PR Preview" w:date="2026-01-01T00:00:00Z">
        <w:r>
          <w:rPr>
            <w:rStyle w:val="CommentTok"/>
          </w:rPr>
          <w:t xml:space="preserve">#&gt; 0.04300000 0.00307787 0.14551000</w:t>
        </w:r>
      </w:ins>
    </w:p>
    <w:p>
      <w:pPr>
        <w:pStyle w:val="FirstParagraph"/>
      </w:pPr>
      <w:ins w:id="1612" w:author="PR Preview" w:date="2026-01-01T00:00:00Z">
        <w:r>
          <w:t xml:space="preserve">The estimated FWER, 0.043,</w:t>
        </w:r>
      </w:ins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is below the bound, up to simulation error.</w:t>
        </w:r>
      </w:ins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The Bonferroni correction pays for this with power:</w:t>
        </w:r>
      </w:ins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it finds 15% of the 100 false null hypotheses,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against 85% for unadjusted testing.</w:t>
        </w:r>
      </w:ins>
    </w:p>
    <w:bookmarkEnd w:id="60"/>
    <w:bookmarkEnd w:id="61"/>
    <w:bookmarkStart w:id="70" w:name="sec-holm"/>
    <w:p>
      <w:pPr>
        <w:pStyle w:val="Heading3"/>
      </w:pPr>
      <w:ins w:id="1621" w:author="PR Preview" w:date="2026-01-01T00:00:00Z">
        <w:r>
          <w:t xml:space="preserve">4.2 Holm’s step-down procedure</w:t>
        </w:r>
      </w:ins>
    </w:p>
    <w:bookmarkStart w:id="64" w:name="def-holm"/>
    <w:p>
      <w:pPr>
        <w:pStyle w:val="FirstParagraph"/>
      </w:pPr>
      <w:ins w:id="1622" w:author="PR Preview" w:date="2026-01-01T00:00:00Z">
        <w:r>
          <w:rPr>
            <w:b/>
            <w:bCs/>
          </w:rPr>
          <w:t xml:space="preserve">Definition 6 (Holm’s step-down procedure)</w:t>
        </w:r>
      </w:ins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Given</w:t>
        </w:r>
      </w:ins>
      <w:ins w:id="1625" w:author="PR Preview" w:date="2026-01-01T00:00:00Z">
        <w:r>
          <w:t xml:space="preserve"> </w:t>
        </w:r>
      </w:ins>
      <m:oMath>
        <m:r>
          <m:t>m</m:t>
        </m:r>
      </m:oMath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null hypotheses with p-values and a level</w:t>
        </w:r>
      </w:ins>
      <w:ins w:id="1628" w:author="PR Preview" w:date="2026-01-01T00:00:00Z">
        <w:r>
          <w:t xml:space="preserve"> </w:t>
        </w:r>
      </w:ins>
      <m:oMath>
        <m:r>
          <m:t>α</m:t>
        </m:r>
      </m:oMath>
      <w:ins w:id="1629" w:author="PR Preview" w:date="2026-01-01T00:00:00Z">
        <w:r>
          <w:t xml:space="preserve">,</w:t>
        </w:r>
      </w:ins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order the p-values from smallest to largest,</w:t>
        </w:r>
      </w:ins>
      <w:ins w:id="163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ins w:id="1633" w:author="PR Preview" w:date="2026-01-01T00:00:00Z">
        <w:r>
          <w:t xml:space="preserve">,</w:t>
        </w:r>
      </w:ins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and let</w:t>
        </w:r>
      </w:ins>
      <w:ins w:id="163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be the null hypothesis with p-value</w:t>
        </w:r>
      </w:ins>
      <w:ins w:id="1639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640" w:author="PR Preview" w:date="2026-01-01T00:00:00Z">
        <w:r>
          <w:t xml:space="preserve">.</w:t>
        </w:r>
      </w:ins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Let</w:t>
        </w:r>
      </w:ins>
      <w:ins w:id="1643" w:author="PR Preview" w:date="2026-01-01T00:00:00Z">
        <w:r>
          <w:t xml:space="preserve"> </w:t>
        </w:r>
      </w:ins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be the first rank at which the p-value exceeds its threshold</w:t>
        </w:r>
      </w:ins>
      <w:ins w:id="1646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1647" w:author="PR Preview" w:date="2026-01-01T00:00:00Z">
        <w:r>
          <w:t xml:space="preserve">,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with</w:t>
        </w:r>
      </w:ins>
      <w:ins w:id="1650" w:author="PR Preview" w:date="2026-01-01T00:00:00Z">
        <w:r>
          <w:t xml:space="preserve"> </w:t>
        </w:r>
      </w:ins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if there is no such rank: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653" w:author="PR Preview" w:date="2026-01-01T00:00:00Z">
        <w:r>
          <w:rPr>
            <w:b/>
            <w:bCs/>
          </w:rPr>
          <w:t xml:space="preserve">Holm’s procedure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rejects</w:t>
        </w:r>
      </w:ins>
      <w:ins w:id="165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and no others.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ins w:id="1659" w:author="PR Preview" w:date="2026-01-01T00:00:00Z">
        <w:r>
          <w:rPr>
            <w:b/>
            <w:bCs/>
          </w:rPr>
          <w:t xml:space="preserve">Example 10 (Holm’s procedure for the Khan genes)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A step-down procedure starts at the smallest p-value and stops at the first one that exceeds its threshold:</w:t>
        </w:r>
      </w:ins>
    </w:p>
    <w:p>
      <w:pPr>
        <w:pStyle w:val="SourceCode"/>
      </w:pPr>
      <w:ins w:id="1662" w:author="PR Preview" w:date="2026-01-01T00:00:00Z">
        <w:r>
          <w:rPr>
            <w:rStyle w:val="NormalTok"/>
          </w:rPr>
          <w:t xml:space="preserve">holm_reject </w:t>
        </w:r>
      </w:ins>
      <w:ins w:id="1663" w:author="PR Preview" w:date="2026-01-01T00:00:00Z">
        <w:r>
          <w:rPr>
            <w:rStyle w:val="OtherTok"/>
          </w:rPr>
          <w:t xml:space="preserve">&lt;-</w:t>
        </w:r>
      </w:ins>
      <w:ins w:id="1664" w:author="PR Preview" w:date="2026-01-01T00:00:00Z">
        <w:r>
          <w:rPr>
            <w:rStyle w:val="NormalTok"/>
          </w:rPr>
          <w:t xml:space="preserve"> </w:t>
        </w:r>
      </w:ins>
      <w:ins w:id="1665" w:author="PR Preview" w:date="2026-01-01T00:00:00Z">
        <w:r>
          <w:rPr>
            <w:rStyle w:val="ControlFlowTok"/>
          </w:rPr>
          <w:t xml:space="preserve">function</w:t>
        </w:r>
      </w:ins>
      <w:ins w:id="1666" w:author="PR Preview" w:date="2026-01-01T00:00:00Z">
        <w:r>
          <w:rPr>
            <w:rStyle w:val="NormalTok"/>
          </w:rPr>
          <w:t xml:space="preserve">(p, alpha) {</w:t>
        </w:r>
      </w:ins>
      <w:ins w:id="1667" w:author="PR Preview" w:date="2026-01-01T00:00:00Z">
        <w:r>
          <w:br/>
        </w:r>
      </w:ins>
      <w:ins w:id="1668" w:author="PR Preview" w:date="2026-01-01T00:00:00Z">
        <w:r>
          <w:rPr>
            <w:rStyle w:val="NormalTok"/>
          </w:rPr>
          <w:t xml:space="preserve">  m </w:t>
        </w:r>
      </w:ins>
      <w:ins w:id="1669" w:author="PR Preview" w:date="2026-01-01T00:00:00Z">
        <w:r>
          <w:rPr>
            <w:rStyle w:val="OtherTok"/>
          </w:rPr>
          <w:t xml:space="preserve">&lt;-</w:t>
        </w:r>
      </w:ins>
      <w:ins w:id="1670" w:author="PR Preview" w:date="2026-01-01T00:00:00Z">
        <w:r>
          <w:rPr>
            <w:rStyle w:val="NormalTok"/>
          </w:rPr>
          <w:t xml:space="preserve"> </w:t>
        </w:r>
      </w:ins>
      <w:ins w:id="1671" w:author="PR Preview" w:date="2026-01-01T00:00:00Z">
        <w:r>
          <w:rPr>
            <w:rStyle w:val="FunctionTok"/>
          </w:rPr>
          <w:t xml:space="preserve">length</w:t>
        </w:r>
      </w:ins>
      <w:ins w:id="1672" w:author="PR Preview" w:date="2026-01-01T00:00:00Z">
        <w:r>
          <w:rPr>
            <w:rStyle w:val="NormalTok"/>
          </w:rPr>
          <w:t xml:space="preserve">(p)</w:t>
        </w:r>
      </w:ins>
      <w:ins w:id="1673" w:author="PR Preview" w:date="2026-01-01T00:00:00Z">
        <w:r>
          <w:br/>
        </w:r>
      </w:ins>
      <w:ins w:id="1674" w:author="PR Preview" w:date="2026-01-01T00:00:00Z">
        <w:r>
          <w:rPr>
            <w:rStyle w:val="NormalTok"/>
          </w:rPr>
          <w:t xml:space="preserve">  ord </w:t>
        </w:r>
      </w:ins>
      <w:ins w:id="1675" w:author="PR Preview" w:date="2026-01-01T00:00:00Z">
        <w:r>
          <w:rPr>
            <w:rStyle w:val="OtherTok"/>
          </w:rPr>
          <w:t xml:space="preserve">&lt;-</w:t>
        </w:r>
      </w:ins>
      <w:ins w:id="1676" w:author="PR Preview" w:date="2026-01-01T00:00:00Z">
        <w:r>
          <w:rPr>
            <w:rStyle w:val="NormalTok"/>
          </w:rPr>
          <w:t xml:space="preserve"> </w:t>
        </w:r>
      </w:ins>
      <w:ins w:id="1677" w:author="PR Preview" w:date="2026-01-01T00:00:00Z">
        <w:r>
          <w:rPr>
            <w:rStyle w:val="FunctionTok"/>
          </w:rPr>
          <w:t xml:space="preserve">order</w:t>
        </w:r>
      </w:ins>
      <w:ins w:id="1678" w:author="PR Preview" w:date="2026-01-01T00:00:00Z">
        <w:r>
          <w:rPr>
            <w:rStyle w:val="NormalTok"/>
          </w:rPr>
          <w:t xml:space="preserve">(p)</w:t>
        </w:r>
      </w:ins>
      <w:ins w:id="1679" w:author="PR Preview" w:date="2026-01-01T00:00:00Z">
        <w:r>
          <w:br/>
        </w:r>
      </w:ins>
      <w:ins w:id="1680" w:author="PR Preview" w:date="2026-01-01T00:00:00Z">
        <w:r>
          <w:rPr>
            <w:rStyle w:val="NormalTok"/>
          </w:rPr>
          <w:t xml:space="preserve">  below </w:t>
        </w:r>
      </w:ins>
      <w:ins w:id="1681" w:author="PR Preview" w:date="2026-01-01T00:00:00Z">
        <w:r>
          <w:rPr>
            <w:rStyle w:val="OtherTok"/>
          </w:rPr>
          <w:t xml:space="preserve">&lt;-</w:t>
        </w:r>
      </w:ins>
      <w:ins w:id="1682" w:author="PR Preview" w:date="2026-01-01T00:00:00Z">
        <w:r>
          <w:rPr>
            <w:rStyle w:val="NormalTok"/>
          </w:rPr>
          <w:t xml:space="preserve"> p[ord] </w:t>
        </w:r>
      </w:ins>
      <w:ins w:id="1683" w:author="PR Preview" w:date="2026-01-01T00:00:00Z">
        <w:r>
          <w:rPr>
            <w:rStyle w:val="SpecialCharTok"/>
          </w:rPr>
          <w:t xml:space="preserve">&lt;=</w:t>
        </w:r>
      </w:ins>
      <w:ins w:id="1684" w:author="PR Preview" w:date="2026-01-01T00:00:00Z">
        <w:r>
          <w:rPr>
            <w:rStyle w:val="NormalTok"/>
          </w:rPr>
          <w:t xml:space="preserve"> alpha </w:t>
        </w:r>
      </w:ins>
      <w:ins w:id="1685" w:author="PR Preview" w:date="2026-01-01T00:00:00Z">
        <w:r>
          <w:rPr>
            <w:rStyle w:val="SpecialCharTok"/>
          </w:rPr>
          <w:t xml:space="preserve">/</w:t>
        </w:r>
      </w:ins>
      <w:ins w:id="1686" w:author="PR Preview" w:date="2026-01-01T00:00:00Z">
        <w:r>
          <w:rPr>
            <w:rStyle w:val="NormalTok"/>
          </w:rPr>
          <w:t xml:space="preserve"> (m </w:t>
        </w:r>
      </w:ins>
      <w:ins w:id="1687" w:author="PR Preview" w:date="2026-01-01T00:00:00Z">
        <w:r>
          <w:rPr>
            <w:rStyle w:val="SpecialCharTok"/>
          </w:rPr>
          <w:t xml:space="preserve">-</w:t>
        </w:r>
      </w:ins>
      <w:ins w:id="1688" w:author="PR Preview" w:date="2026-01-01T00:00:00Z">
        <w:r>
          <w:rPr>
            <w:rStyle w:val="NormalTok"/>
          </w:rPr>
          <w:t xml:space="preserve"> </w:t>
        </w:r>
      </w:ins>
      <w:ins w:id="1689" w:author="PR Preview" w:date="2026-01-01T00:00:00Z">
        <w:r>
          <w:rPr>
            <w:rStyle w:val="FunctionTok"/>
          </w:rPr>
          <w:t xml:space="preserve">seq_len</w:t>
        </w:r>
      </w:ins>
      <w:ins w:id="1690" w:author="PR Preview" w:date="2026-01-01T00:00:00Z">
        <w:r>
          <w:rPr>
            <w:rStyle w:val="NormalTok"/>
          </w:rPr>
          <w:t xml:space="preserve">(m) </w:t>
        </w:r>
      </w:ins>
      <w:ins w:id="1691" w:author="PR Preview" w:date="2026-01-01T00:00:00Z">
        <w:r>
          <w:rPr>
            <w:rStyle w:val="SpecialCharTok"/>
          </w:rPr>
          <w:t xml:space="preserve">+</w:t>
        </w:r>
      </w:ins>
      <w:ins w:id="1692" w:author="PR Preview" w:date="2026-01-01T00:00:00Z">
        <w:r>
          <w:rPr>
            <w:rStyle w:val="NormalTok"/>
          </w:rPr>
          <w:t xml:space="preserve"> </w:t>
        </w:r>
      </w:ins>
      <w:ins w:id="1693" w:author="PR Preview" w:date="2026-01-01T00:00:00Z">
        <w:r>
          <w:rPr>
            <w:rStyle w:val="DecValTok"/>
          </w:rPr>
          <w:t xml:space="preserve">1</w:t>
        </w:r>
      </w:ins>
      <w:ins w:id="1694" w:author="PR Preview" w:date="2026-01-01T00:00:00Z">
        <w:r>
          <w:rPr>
            <w:rStyle w:val="NormalTok"/>
          </w:rPr>
          <w:t xml:space="preserve">)</w:t>
        </w:r>
      </w:ins>
      <w:ins w:id="1695" w:author="PR Preview" w:date="2026-01-01T00:00:00Z">
        <w:r>
          <w:br/>
        </w:r>
      </w:ins>
      <w:ins w:id="1696" w:author="PR Preview" w:date="2026-01-01T00:00:00Z">
        <w:r>
          <w:rPr>
            <w:rStyle w:val="NormalTok"/>
          </w:rPr>
          <w:t xml:space="preserve">  n_reject </w:t>
        </w:r>
      </w:ins>
      <w:ins w:id="1697" w:author="PR Preview" w:date="2026-01-01T00:00:00Z">
        <w:r>
          <w:rPr>
            <w:rStyle w:val="OtherTok"/>
          </w:rPr>
          <w:t xml:space="preserve">&lt;-</w:t>
        </w:r>
      </w:ins>
      <w:ins w:id="1698" w:author="PR Preview" w:date="2026-01-01T00:00:00Z">
        <w:r>
          <w:rPr>
            <w:rStyle w:val="NormalTok"/>
          </w:rPr>
          <w:t xml:space="preserve"> </w:t>
        </w:r>
      </w:ins>
      <w:ins w:id="1699" w:author="PR Preview" w:date="2026-01-01T00:00:00Z">
        <w:r>
          <w:rPr>
            <w:rStyle w:val="ControlFlowTok"/>
          </w:rPr>
          <w:t xml:space="preserve">if</w:t>
        </w:r>
      </w:ins>
      <w:ins w:id="1700" w:author="PR Preview" w:date="2026-01-01T00:00:00Z">
        <w:r>
          <w:rPr>
            <w:rStyle w:val="NormalTok"/>
          </w:rPr>
          <w:t xml:space="preserve"> (</w:t>
        </w:r>
      </w:ins>
      <w:ins w:id="1701" w:author="PR Preview" w:date="2026-01-01T00:00:00Z">
        <w:r>
          <w:rPr>
            <w:rStyle w:val="FunctionTok"/>
          </w:rPr>
          <w:t xml:space="preserve">all</w:t>
        </w:r>
      </w:ins>
      <w:ins w:id="1702" w:author="PR Preview" w:date="2026-01-01T00:00:00Z">
        <w:r>
          <w:rPr>
            <w:rStyle w:val="NormalTok"/>
          </w:rPr>
          <w:t xml:space="preserve">(below)) m </w:t>
        </w:r>
      </w:ins>
      <w:ins w:id="1703" w:author="PR Preview" w:date="2026-01-01T00:00:00Z">
        <w:r>
          <w:rPr>
            <w:rStyle w:val="ControlFlowTok"/>
          </w:rPr>
          <w:t xml:space="preserve">else</w:t>
        </w:r>
      </w:ins>
      <w:ins w:id="1704" w:author="PR Preview" w:date="2026-01-01T00:00:00Z">
        <w:r>
          <w:rPr>
            <w:rStyle w:val="NormalTok"/>
          </w:rPr>
          <w:t xml:space="preserve"> </w:t>
        </w:r>
      </w:ins>
      <w:ins w:id="1705" w:author="PR Preview" w:date="2026-01-01T00:00:00Z">
        <w:r>
          <w:rPr>
            <w:rStyle w:val="FunctionTok"/>
          </w:rPr>
          <w:t xml:space="preserve">which.min</w:t>
        </w:r>
      </w:ins>
      <w:ins w:id="1706" w:author="PR Preview" w:date="2026-01-01T00:00:00Z">
        <w:r>
          <w:rPr>
            <w:rStyle w:val="NormalTok"/>
          </w:rPr>
          <w:t xml:space="preserve">(below) </w:t>
        </w:r>
      </w:ins>
      <w:ins w:id="1707" w:author="PR Preview" w:date="2026-01-01T00:00:00Z">
        <w:r>
          <w:rPr>
            <w:rStyle w:val="SpecialCharTok"/>
          </w:rPr>
          <w:t xml:space="preserve">-</w:t>
        </w:r>
      </w:ins>
      <w:ins w:id="1708" w:author="PR Preview" w:date="2026-01-01T00:00:00Z">
        <w:r>
          <w:rPr>
            <w:rStyle w:val="NormalTok"/>
          </w:rPr>
          <w:t xml:space="preserve"> </w:t>
        </w:r>
      </w:ins>
      <w:ins w:id="1709" w:author="PR Preview" w:date="2026-01-01T00:00:00Z">
        <w:r>
          <w:rPr>
            <w:rStyle w:val="DecValTok"/>
          </w:rPr>
          <w:t xml:space="preserve">1</w:t>
        </w:r>
      </w:ins>
      <w:ins w:id="1710" w:author="PR Preview" w:date="2026-01-01T00:00:00Z">
        <w:r>
          <w:br/>
        </w:r>
      </w:ins>
      <w:ins w:id="1711" w:author="PR Preview" w:date="2026-01-01T00:00:00Z">
        <w:r>
          <w:rPr>
            <w:rStyle w:val="NormalTok"/>
          </w:rPr>
          <w:t xml:space="preserve">  reject </w:t>
        </w:r>
      </w:ins>
      <w:ins w:id="1712" w:author="PR Preview" w:date="2026-01-01T00:00:00Z">
        <w:r>
          <w:rPr>
            <w:rStyle w:val="OtherTok"/>
          </w:rPr>
          <w:t xml:space="preserve">&lt;-</w:t>
        </w:r>
      </w:ins>
      <w:ins w:id="1713" w:author="PR Preview" w:date="2026-01-01T00:00:00Z">
        <w:r>
          <w:rPr>
            <w:rStyle w:val="NormalTok"/>
          </w:rPr>
          <w:t xml:space="preserve"> </w:t>
        </w:r>
      </w:ins>
      <w:ins w:id="1714" w:author="PR Preview" w:date="2026-01-01T00:00:00Z">
        <w:r>
          <w:rPr>
            <w:rStyle w:val="FunctionTok"/>
          </w:rPr>
          <w:t xml:space="preserve">rep</w:t>
        </w:r>
      </w:ins>
      <w:ins w:id="1715" w:author="PR Preview" w:date="2026-01-01T00:00:00Z">
        <w:r>
          <w:rPr>
            <w:rStyle w:val="NormalTok"/>
          </w:rPr>
          <w:t xml:space="preserve">(</w:t>
        </w:r>
      </w:ins>
      <w:ins w:id="1716" w:author="PR Preview" w:date="2026-01-01T00:00:00Z">
        <w:r>
          <w:rPr>
            <w:rStyle w:val="ConstantTok"/>
          </w:rPr>
          <w:t xml:space="preserve">FALSE</w:t>
        </w:r>
      </w:ins>
      <w:ins w:id="1717" w:author="PR Preview" w:date="2026-01-01T00:00:00Z">
        <w:r>
          <w:rPr>
            <w:rStyle w:val="NormalTok"/>
          </w:rPr>
          <w:t xml:space="preserve">, m)</w:t>
        </w:r>
      </w:ins>
      <w:ins w:id="1718" w:author="PR Preview" w:date="2026-01-01T00:00:00Z">
        <w:r>
          <w:br/>
        </w:r>
      </w:ins>
      <w:ins w:id="1719" w:author="PR Preview" w:date="2026-01-01T00:00:00Z">
        <w:r>
          <w:rPr>
            <w:rStyle w:val="NormalTok"/>
          </w:rPr>
          <w:t xml:space="preserve">  reject[ord[</w:t>
        </w:r>
      </w:ins>
      <w:ins w:id="1720" w:author="PR Preview" w:date="2026-01-01T00:00:00Z">
        <w:r>
          <w:rPr>
            <w:rStyle w:val="FunctionTok"/>
          </w:rPr>
          <w:t xml:space="preserve">seq_len</w:t>
        </w:r>
      </w:ins>
      <w:ins w:id="1721" w:author="PR Preview" w:date="2026-01-01T00:00:00Z">
        <w:r>
          <w:rPr>
            <w:rStyle w:val="NormalTok"/>
          </w:rPr>
          <w:t xml:space="preserve">(n_reject)]] </w:t>
        </w:r>
      </w:ins>
      <w:ins w:id="1722" w:author="PR Preview" w:date="2026-01-01T00:00:00Z">
        <w:r>
          <w:rPr>
            <w:rStyle w:val="OtherTok"/>
          </w:rPr>
          <w:t xml:space="preserve">&lt;-</w:t>
        </w:r>
      </w:ins>
      <w:ins w:id="1723" w:author="PR Preview" w:date="2026-01-01T00:00:00Z">
        <w:r>
          <w:rPr>
            <w:rStyle w:val="NormalTok"/>
          </w:rPr>
          <w:t xml:space="preserve"> </w:t>
        </w:r>
      </w:ins>
      <w:ins w:id="1724" w:author="PR Preview" w:date="2026-01-01T00:00:00Z">
        <w:r>
          <w:rPr>
            <w:rStyle w:val="ConstantTok"/>
          </w:rPr>
          <w:t xml:space="preserve">TRUE</w:t>
        </w:r>
      </w:ins>
      <w:ins w:id="1725" w:author="PR Preview" w:date="2026-01-01T00:00:00Z">
        <w:r>
          <w:br/>
        </w:r>
      </w:ins>
      <w:ins w:id="1726" w:author="PR Preview" w:date="2026-01-01T00:00:00Z">
        <w:r>
          <w:rPr>
            <w:rStyle w:val="NormalTok"/>
          </w:rPr>
          <w:t xml:space="preserve">  reject</w:t>
        </w:r>
      </w:ins>
      <w:ins w:id="1727" w:author="PR Preview" w:date="2026-01-01T00:00:00Z">
        <w:r>
          <w:br/>
        </w:r>
      </w:ins>
      <w:ins w:id="1728" w:author="PR Preview" w:date="2026-01-01T00:00:00Z">
        <w:r>
          <w:rPr>
            <w:rStyle w:val="NormalTok"/>
          </w:rPr>
          <w:t xml:space="preserve">}</w:t>
        </w:r>
      </w:ins>
    </w:p>
    <w:p>
      <w:pPr>
        <w:pStyle w:val="FirstParagraph"/>
      </w:pPr>
      <w:ins w:id="1729" w:author="PR Preview" w:date="2026-01-01T00:00:00Z">
        <w:r>
          <w:t xml:space="preserve">For the first ten genes at</w:t>
        </w:r>
      </w:ins>
      <w:ins w:id="1730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0.05</m:t>
        </m:r>
      </m:oMath>
      <w:ins w:id="1731" w:author="PR Preview" w:date="2026-01-01T00:00:00Z">
        <w:r>
          <w:t xml:space="preserve">,</w:t>
        </w:r>
      </w:ins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the thresholds</w:t>
        </w:r>
      </w:ins>
      <w:ins w:id="1734" w:author="PR Preview" w:date="2026-01-01T00:00:00Z">
        <w:r>
          <w:t xml:space="preserve"> </w:t>
        </w:r>
      </w:ins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rise from</w:t>
        </w:r>
      </w:ins>
      <w:ins w:id="1737" w:author="PR Preview" w:date="2026-01-01T00:00:00Z">
        <w:r>
          <w:t xml:space="preserve"> </w:t>
        </w:r>
      </w:ins>
      <m:oMath>
        <m:r>
          <m:t>0.005</m:t>
        </m:r>
      </m:oMath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for the smallest p-value to</w:t>
        </w:r>
      </w:ins>
      <w:ins w:id="1740" w:author="PR Preview" w:date="2026-01-01T00:00:00Z">
        <w:r>
          <w:t xml:space="preserve"> </w:t>
        </w:r>
      </w:ins>
      <m:oMath>
        <m:r>
          <m:t>0.05</m:t>
        </m:r>
      </m:oMath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for the largest:</w:t>
        </w:r>
      </w:ins>
    </w:p>
    <w:p>
      <w:pPr>
        <w:pStyle w:val="SourceCode"/>
      </w:pPr>
      <w:ins w:id="1743" w:author="PR Preview" w:date="2026-01-01T00:00:00Z">
        <w:r>
          <w:rPr>
            <w:rStyle w:val="NormalTok"/>
          </w:rPr>
          <w:t xml:space="preserve">holm_ten </w:t>
        </w:r>
      </w:ins>
      <w:ins w:id="1744" w:author="PR Preview" w:date="2026-01-01T00:00:00Z">
        <w:r>
          <w:rPr>
            <w:rStyle w:val="OtherTok"/>
          </w:rPr>
          <w:t xml:space="preserve">&lt;-</w:t>
        </w:r>
      </w:ins>
      <w:ins w:id="1745" w:author="PR Preview" w:date="2026-01-01T00:00:00Z">
        <w:r>
          <w:rPr>
            <w:rStyle w:val="NormalTok"/>
          </w:rPr>
          <w:t xml:space="preserve"> </w:t>
        </w:r>
      </w:ins>
      <w:ins w:id="1746" w:author="PR Preview" w:date="2026-01-01T00:00:00Z">
        <w:r>
          <w:rPr>
            <w:rStyle w:val="FunctionTok"/>
          </w:rPr>
          <w:t xml:space="preserve">data.frame</w:t>
        </w:r>
      </w:ins>
      <w:ins w:id="1747" w:author="PR Preview" w:date="2026-01-01T00:00:00Z">
        <w:r>
          <w:rPr>
            <w:rStyle w:val="NormalTok"/>
          </w:rPr>
          <w:t xml:space="preserve">(</w:t>
        </w:r>
      </w:ins>
      <w:ins w:id="1748" w:author="PR Preview" w:date="2026-01-01T00:00:00Z">
        <w:r>
          <w:br/>
        </w:r>
      </w:ins>
      <w:ins w:id="1749" w:author="PR Preview" w:date="2026-01-01T00:00:00Z">
        <w:r>
          <w:rPr>
            <w:rStyle w:val="NormalTok"/>
          </w:rPr>
          <w:t xml:space="preserve">  </w:t>
        </w:r>
      </w:ins>
      <w:ins w:id="1750" w:author="PR Preview" w:date="2026-01-01T00:00:00Z">
        <w:r>
          <w:rPr>
            <w:rStyle w:val="AttributeTok"/>
          </w:rPr>
          <w:t xml:space="preserve">gene =</w:t>
        </w:r>
      </w:ins>
      <w:ins w:id="1751" w:author="PR Preview" w:date="2026-01-01T00:00:00Z">
        <w:r>
          <w:rPr>
            <w:rStyle w:val="NormalTok"/>
          </w:rPr>
          <w:t xml:space="preserve"> </w:t>
        </w:r>
      </w:ins>
      <w:ins w:id="1752" w:author="PR Preview" w:date="2026-01-01T00:00:00Z">
        <w:r>
          <w:rPr>
            <w:rStyle w:val="FunctionTok"/>
          </w:rPr>
          <w:t xml:space="preserve">names</w:t>
        </w:r>
      </w:ins>
      <w:ins w:id="1753" w:author="PR Preview" w:date="2026-01-01T00:00:00Z">
        <w:r>
          <w:rPr>
            <w:rStyle w:val="NormalTok"/>
          </w:rPr>
          <w:t xml:space="preserve">(ten_genes),</w:t>
        </w:r>
      </w:ins>
      <w:ins w:id="1754" w:author="PR Preview" w:date="2026-01-01T00:00:00Z">
        <w:r>
          <w:br/>
        </w:r>
      </w:ins>
      <w:ins w:id="1755" w:author="PR Preview" w:date="2026-01-01T00:00:00Z">
        <w:r>
          <w:rPr>
            <w:rStyle w:val="NormalTok"/>
          </w:rPr>
          <w:t xml:space="preserve">  </w:t>
        </w:r>
      </w:ins>
      <w:ins w:id="1756" w:author="PR Preview" w:date="2026-01-01T00:00:00Z">
        <w:r>
          <w:rPr>
            <w:rStyle w:val="AttributeTok"/>
          </w:rPr>
          <w:t xml:space="preserve">p_value =</w:t>
        </w:r>
      </w:ins>
      <w:ins w:id="1757" w:author="PR Preview" w:date="2026-01-01T00:00:00Z">
        <w:r>
          <w:rPr>
            <w:rStyle w:val="NormalTok"/>
          </w:rPr>
          <w:t xml:space="preserve"> ten_genes,</w:t>
        </w:r>
      </w:ins>
      <w:ins w:id="1758" w:author="PR Preview" w:date="2026-01-01T00:00:00Z">
        <w:r>
          <w:br/>
        </w:r>
      </w:ins>
      <w:ins w:id="1759" w:author="PR Preview" w:date="2026-01-01T00:00:00Z">
        <w:r>
          <w:rPr>
            <w:rStyle w:val="NormalTok"/>
          </w:rPr>
          <w:t xml:space="preserve">  </w:t>
        </w:r>
      </w:ins>
      <w:ins w:id="1760" w:author="PR Preview" w:date="2026-01-01T00:00:00Z">
        <w:r>
          <w:rPr>
            <w:rStyle w:val="AttributeTok"/>
          </w:rPr>
          <w:t xml:space="preserve">row.names =</w:t>
        </w:r>
      </w:ins>
      <w:ins w:id="1761" w:author="PR Preview" w:date="2026-01-01T00:00:00Z">
        <w:r>
          <w:rPr>
            <w:rStyle w:val="NormalTok"/>
          </w:rPr>
          <w:t xml:space="preserve"> </w:t>
        </w:r>
      </w:ins>
      <w:ins w:id="1762" w:author="PR Preview" w:date="2026-01-01T00:00:00Z">
        <w:r>
          <w:rPr>
            <w:rStyle w:val="ConstantTok"/>
          </w:rPr>
          <w:t xml:space="preserve">NULL</w:t>
        </w:r>
      </w:ins>
      <w:ins w:id="1763" w:author="PR Preview" w:date="2026-01-01T00:00:00Z">
        <w:r>
          <w:br/>
        </w:r>
      </w:ins>
      <w:ins w:id="1764" w:author="PR Preview" w:date="2026-01-01T00:00:00Z">
        <w:r>
          <w:rPr>
            <w:rStyle w:val="NormalTok"/>
          </w:rPr>
          <w:t xml:space="preserve">) </w:t>
        </w:r>
      </w:ins>
      <w:ins w:id="1765" w:author="PR Preview" w:date="2026-01-01T00:00:00Z">
        <w:r>
          <w:rPr>
            <w:rStyle w:val="SpecialCharTok"/>
          </w:rPr>
          <w:t xml:space="preserve">|&gt;</w:t>
        </w:r>
      </w:ins>
      <w:ins w:id="1766" w:author="PR Preview" w:date="2026-01-01T00:00:00Z">
        <w:r>
          <w:br/>
        </w:r>
      </w:ins>
      <w:ins w:id="1767" w:author="PR Preview" w:date="2026-01-01T00:00:00Z">
        <w:r>
          <w:rPr>
            <w:rStyle w:val="NormalTok"/>
          </w:rPr>
          <w:t xml:space="preserve">  dplyr</w:t>
        </w:r>
      </w:ins>
      <w:ins w:id="1768" w:author="PR Preview" w:date="2026-01-01T00:00:00Z">
        <w:r>
          <w:rPr>
            <w:rStyle w:val="SpecialCharTok"/>
          </w:rPr>
          <w:t xml:space="preserve">::</w:t>
        </w:r>
      </w:ins>
      <w:ins w:id="1769" w:author="PR Preview" w:date="2026-01-01T00:00:00Z">
        <w:r>
          <w:rPr>
            <w:rStyle w:val="FunctionTok"/>
          </w:rPr>
          <w:t xml:space="preserve">arrange</w:t>
        </w:r>
      </w:ins>
      <w:ins w:id="1770" w:author="PR Preview" w:date="2026-01-01T00:00:00Z">
        <w:r>
          <w:rPr>
            <w:rStyle w:val="NormalTok"/>
          </w:rPr>
          <w:t xml:space="preserve">(p_value) </w:t>
        </w:r>
      </w:ins>
      <w:ins w:id="1771" w:author="PR Preview" w:date="2026-01-01T00:00:00Z">
        <w:r>
          <w:rPr>
            <w:rStyle w:val="SpecialCharTok"/>
          </w:rPr>
          <w:t xml:space="preserve">|&gt;</w:t>
        </w:r>
      </w:ins>
      <w:ins w:id="1772" w:author="PR Preview" w:date="2026-01-01T00:00:00Z">
        <w:r>
          <w:br/>
        </w:r>
      </w:ins>
      <w:ins w:id="1773" w:author="PR Preview" w:date="2026-01-01T00:00:00Z">
        <w:r>
          <w:rPr>
            <w:rStyle w:val="NormalTok"/>
          </w:rPr>
          <w:t xml:space="preserve">  dplyr</w:t>
        </w:r>
      </w:ins>
      <w:ins w:id="1774" w:author="PR Preview" w:date="2026-01-01T00:00:00Z">
        <w:r>
          <w:rPr>
            <w:rStyle w:val="SpecialCharTok"/>
          </w:rPr>
          <w:t xml:space="preserve">::</w:t>
        </w:r>
      </w:ins>
      <w:ins w:id="1775" w:author="PR Preview" w:date="2026-01-01T00:00:00Z">
        <w:r>
          <w:rPr>
            <w:rStyle w:val="FunctionTok"/>
          </w:rPr>
          <w:t xml:space="preserve">mutate</w:t>
        </w:r>
      </w:ins>
      <w:ins w:id="1776" w:author="PR Preview" w:date="2026-01-01T00:00:00Z">
        <w:r>
          <w:rPr>
            <w:rStyle w:val="NormalTok"/>
          </w:rPr>
          <w:t xml:space="preserve">(</w:t>
        </w:r>
      </w:ins>
      <w:ins w:id="1777" w:author="PR Preview" w:date="2026-01-01T00:00:00Z">
        <w:r>
          <w:br/>
        </w:r>
      </w:ins>
      <w:ins w:id="1778" w:author="PR Preview" w:date="2026-01-01T00:00:00Z">
        <w:r>
          <w:rPr>
            <w:rStyle w:val="NormalTok"/>
          </w:rPr>
          <w:t xml:space="preserve">    </w:t>
        </w:r>
      </w:ins>
      <w:ins w:id="1779" w:author="PR Preview" w:date="2026-01-01T00:00:00Z">
        <w:r>
          <w:rPr>
            <w:rStyle w:val="AttributeTok"/>
          </w:rPr>
          <w:t xml:space="preserve">rank =</w:t>
        </w:r>
      </w:ins>
      <w:ins w:id="1780" w:author="PR Preview" w:date="2026-01-01T00:00:00Z">
        <w:r>
          <w:rPr>
            <w:rStyle w:val="NormalTok"/>
          </w:rPr>
          <w:t xml:space="preserve"> dplyr</w:t>
        </w:r>
      </w:ins>
      <w:ins w:id="1781" w:author="PR Preview" w:date="2026-01-01T00:00:00Z">
        <w:r>
          <w:rPr>
            <w:rStyle w:val="SpecialCharTok"/>
          </w:rPr>
          <w:t xml:space="preserve">::</w:t>
        </w:r>
      </w:ins>
      <w:ins w:id="1782" w:author="PR Preview" w:date="2026-01-01T00:00:00Z">
        <w:r>
          <w:rPr>
            <w:rStyle w:val="FunctionTok"/>
          </w:rPr>
          <w:t xml:space="preserve">row_number</w:t>
        </w:r>
      </w:ins>
      <w:ins w:id="1783" w:author="PR Preview" w:date="2026-01-01T00:00:00Z">
        <w:r>
          <w:rPr>
            <w:rStyle w:val="NormalTok"/>
          </w:rPr>
          <w:t xml:space="preserve">(),</w:t>
        </w:r>
      </w:ins>
      <w:ins w:id="1784" w:author="PR Preview" w:date="2026-01-01T00:00:00Z">
        <w:r>
          <w:br/>
        </w:r>
      </w:ins>
      <w:ins w:id="1785" w:author="PR Preview" w:date="2026-01-01T00:00:00Z">
        <w:r>
          <w:rPr>
            <w:rStyle w:val="NormalTok"/>
          </w:rPr>
          <w:t xml:space="preserve">    </w:t>
        </w:r>
      </w:ins>
      <w:ins w:id="1786" w:author="PR Preview" w:date="2026-01-01T00:00:00Z">
        <w:r>
          <w:rPr>
            <w:rStyle w:val="AttributeTok"/>
          </w:rPr>
          <w:t xml:space="preserve">threshold =</w:t>
        </w:r>
      </w:ins>
      <w:ins w:id="1787" w:author="PR Preview" w:date="2026-01-01T00:00:00Z">
        <w:r>
          <w:rPr>
            <w:rStyle w:val="NormalTok"/>
          </w:rPr>
          <w:t xml:space="preserve"> alpha </w:t>
        </w:r>
      </w:ins>
      <w:ins w:id="1788" w:author="PR Preview" w:date="2026-01-01T00:00:00Z">
        <w:r>
          <w:rPr>
            <w:rStyle w:val="SpecialCharTok"/>
          </w:rPr>
          <w:t xml:space="preserve">/</w:t>
        </w:r>
      </w:ins>
      <w:ins w:id="1789" w:author="PR Preview" w:date="2026-01-01T00:00:00Z">
        <w:r>
          <w:rPr>
            <w:rStyle w:val="NormalTok"/>
          </w:rPr>
          <w:t xml:space="preserve"> (</w:t>
        </w:r>
      </w:ins>
      <w:ins w:id="1790" w:author="PR Preview" w:date="2026-01-01T00:00:00Z">
        <w:r>
          <w:rPr>
            <w:rStyle w:val="FunctionTok"/>
          </w:rPr>
          <w:t xml:space="preserve">length</w:t>
        </w:r>
      </w:ins>
      <w:ins w:id="1791" w:author="PR Preview" w:date="2026-01-01T00:00:00Z">
        <w:r>
          <w:rPr>
            <w:rStyle w:val="NormalTok"/>
          </w:rPr>
          <w:t xml:space="preserve">(ten_genes) </w:t>
        </w:r>
      </w:ins>
      <w:ins w:id="1792" w:author="PR Preview" w:date="2026-01-01T00:00:00Z">
        <w:r>
          <w:rPr>
            <w:rStyle w:val="SpecialCharTok"/>
          </w:rPr>
          <w:t xml:space="preserve">-</w:t>
        </w:r>
      </w:ins>
      <w:ins w:id="1793" w:author="PR Preview" w:date="2026-01-01T00:00:00Z">
        <w:r>
          <w:rPr>
            <w:rStyle w:val="NormalTok"/>
          </w:rPr>
          <w:t xml:space="preserve"> rank </w:t>
        </w:r>
      </w:ins>
      <w:ins w:id="1794" w:author="PR Preview" w:date="2026-01-01T00:00:00Z">
        <w:r>
          <w:rPr>
            <w:rStyle w:val="SpecialCharTok"/>
          </w:rPr>
          <w:t xml:space="preserve">+</w:t>
        </w:r>
      </w:ins>
      <w:ins w:id="1795" w:author="PR Preview" w:date="2026-01-01T00:00:00Z">
        <w:r>
          <w:rPr>
            <w:rStyle w:val="NormalTok"/>
          </w:rPr>
          <w:t xml:space="preserve"> </w:t>
        </w:r>
      </w:ins>
      <w:ins w:id="1796" w:author="PR Preview" w:date="2026-01-01T00:00:00Z">
        <w:r>
          <w:rPr>
            <w:rStyle w:val="DecValTok"/>
          </w:rPr>
          <w:t xml:space="preserve">1</w:t>
        </w:r>
      </w:ins>
      <w:ins w:id="1797" w:author="PR Preview" w:date="2026-01-01T00:00:00Z">
        <w:r>
          <w:rPr>
            <w:rStyle w:val="NormalTok"/>
          </w:rPr>
          <w:t xml:space="preserve">),</w:t>
        </w:r>
      </w:ins>
      <w:ins w:id="1798" w:author="PR Preview" w:date="2026-01-01T00:00:00Z">
        <w:r>
          <w:br/>
        </w:r>
      </w:ins>
      <w:ins w:id="1799" w:author="PR Preview" w:date="2026-01-01T00:00:00Z">
        <w:r>
          <w:rPr>
            <w:rStyle w:val="NormalTok"/>
          </w:rPr>
          <w:t xml:space="preserve">    </w:t>
        </w:r>
      </w:ins>
      <w:ins w:id="1800" w:author="PR Preview" w:date="2026-01-01T00:00:00Z">
        <w:r>
          <w:rPr>
            <w:rStyle w:val="AttributeTok"/>
          </w:rPr>
          <w:t xml:space="preserve">exceeds =</w:t>
        </w:r>
      </w:ins>
      <w:ins w:id="1801" w:author="PR Preview" w:date="2026-01-01T00:00:00Z">
        <w:r>
          <w:rPr>
            <w:rStyle w:val="NormalTok"/>
          </w:rPr>
          <w:t xml:space="preserve"> p_value </w:t>
        </w:r>
      </w:ins>
      <w:ins w:id="1802" w:author="PR Preview" w:date="2026-01-01T00:00:00Z">
        <w:r>
          <w:rPr>
            <w:rStyle w:val="SpecialCharTok"/>
          </w:rPr>
          <w:t xml:space="preserve">&gt;</w:t>
        </w:r>
      </w:ins>
      <w:ins w:id="1803" w:author="PR Preview" w:date="2026-01-01T00:00:00Z">
        <w:r>
          <w:rPr>
            <w:rStyle w:val="NormalTok"/>
          </w:rPr>
          <w:t xml:space="preserve"> threshold</w:t>
        </w:r>
      </w:ins>
      <w:ins w:id="1804" w:author="PR Preview" w:date="2026-01-01T00:00:00Z">
        <w:r>
          <w:br/>
        </w:r>
      </w:ins>
      <w:ins w:id="1805" w:author="PR Preview" w:date="2026-01-01T00:00:00Z">
        <w:r>
          <w:rPr>
            <w:rStyle w:val="NormalTok"/>
          </w:rPr>
          <w:t xml:space="preserve">  )</w:t>
        </w:r>
      </w:ins>
      <w:ins w:id="1806" w:author="PR Preview" w:date="2026-01-01T00:00:00Z">
        <w:r>
          <w:br/>
        </w:r>
      </w:ins>
      <w:ins w:id="1807" w:author="PR Preview" w:date="2026-01-01T00:00:00Z">
        <w:r>
          <w:rPr>
            <w:rStyle w:val="NormalTok"/>
          </w:rPr>
          <w:t xml:space="preserve">holm_ten </w:t>
        </w:r>
      </w:ins>
      <w:ins w:id="1808" w:author="PR Preview" w:date="2026-01-01T00:00:00Z">
        <w:r>
          <w:rPr>
            <w:rStyle w:val="SpecialCharTok"/>
          </w:rPr>
          <w:t xml:space="preserve">|&gt;</w:t>
        </w:r>
      </w:ins>
      <w:ins w:id="1809" w:author="PR Preview" w:date="2026-01-01T00:00:00Z">
        <w:r>
          <w:br/>
        </w:r>
      </w:ins>
      <w:ins w:id="1810" w:author="PR Preview" w:date="2026-01-01T00:00:00Z">
        <w:r>
          <w:rPr>
            <w:rStyle w:val="NormalTok"/>
          </w:rPr>
          <w:t xml:space="preserve">  dplyr</w:t>
        </w:r>
      </w:ins>
      <w:ins w:id="1811" w:author="PR Preview" w:date="2026-01-01T00:00:00Z">
        <w:r>
          <w:rPr>
            <w:rStyle w:val="SpecialCharTok"/>
          </w:rPr>
          <w:t xml:space="preserve">::</w:t>
        </w:r>
      </w:ins>
      <w:ins w:id="1812" w:author="PR Preview" w:date="2026-01-01T00:00:00Z">
        <w:r>
          <w:rPr>
            <w:rStyle w:val="FunctionTok"/>
          </w:rPr>
          <w:t xml:space="preserve">mutate</w:t>
        </w:r>
      </w:ins>
      <w:ins w:id="1813" w:author="PR Preview" w:date="2026-01-01T00:00:00Z">
        <w:r>
          <w:rPr>
            <w:rStyle w:val="NormalTok"/>
          </w:rPr>
          <w:t xml:space="preserve">(</w:t>
        </w:r>
      </w:ins>
      <w:ins w:id="1814" w:author="PR Preview" w:date="2026-01-01T00:00:00Z">
        <w:r>
          <w:rPr>
            <w:rStyle w:val="AttributeTok"/>
          </w:rPr>
          <w:t xml:space="preserve">p_value =</w:t>
        </w:r>
      </w:ins>
      <w:ins w:id="1815" w:author="PR Preview" w:date="2026-01-01T00:00:00Z">
        <w:r>
          <w:rPr>
            <w:rStyle w:val="NormalTok"/>
          </w:rPr>
          <w:t xml:space="preserve"> </w:t>
        </w:r>
      </w:ins>
      <w:ins w:id="1816" w:author="PR Preview" w:date="2026-01-01T00:00:00Z">
        <w:r>
          <w:rPr>
            <w:rStyle w:val="FunctionTok"/>
          </w:rPr>
          <w:t xml:space="preserve">fmt_p</w:t>
        </w:r>
      </w:ins>
      <w:ins w:id="1817" w:author="PR Preview" w:date="2026-01-01T00:00:00Z">
        <w:r>
          <w:rPr>
            <w:rStyle w:val="NormalTok"/>
          </w:rPr>
          <w:t xml:space="preserve">(p_value)) </w:t>
        </w:r>
      </w:ins>
      <w:ins w:id="1818" w:author="PR Preview" w:date="2026-01-01T00:00:00Z">
        <w:r>
          <w:rPr>
            <w:rStyle w:val="SpecialCharTok"/>
          </w:rPr>
          <w:t xml:space="preserve">|&gt;</w:t>
        </w:r>
      </w:ins>
      <w:ins w:id="1819" w:author="PR Preview" w:date="2026-01-01T00:00:00Z">
        <w:r>
          <w:br/>
        </w:r>
      </w:ins>
      <w:ins w:id="1820" w:author="PR Preview" w:date="2026-01-01T00:00:00Z">
        <w:r>
          <w:rPr>
            <w:rStyle w:val="NormalTok"/>
          </w:rPr>
          <w:t xml:space="preserve">  knitr</w:t>
        </w:r>
      </w:ins>
      <w:ins w:id="1821" w:author="PR Preview" w:date="2026-01-01T00:00:00Z">
        <w:r>
          <w:rPr>
            <w:rStyle w:val="SpecialCharTok"/>
          </w:rPr>
          <w:t xml:space="preserve">::</w:t>
        </w:r>
      </w:ins>
      <w:ins w:id="1822" w:author="PR Preview" w:date="2026-01-01T00:00:00Z">
        <w:r>
          <w:rPr>
            <w:rStyle w:val="FunctionTok"/>
          </w:rPr>
          <w:t xml:space="preserve">kable</w:t>
        </w:r>
      </w:ins>
      <w:ins w:id="1823" w:author="PR Preview" w:date="2026-01-01T00:00:00Z">
        <w:r>
          <w:rPr>
            <w:rStyle w:val="NormalTok"/>
          </w:rPr>
          <w:t xml:space="preserve">()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ins w:id="1824" w:author="PR Preview" w:date="2026-01-01T00:00:00Z">
        <w:r>
          <w:t xml:space="preserve">The first p-value that exceeds its threshold is at rank</w:t>
        </w:r>
      </w:ins>
      <w:ins w:id="1825" w:author="PR Preview" w:date="2026-01-01T00:00:00Z">
        <w:r>
          <w:t xml:space="preserve"> </w:t>
        </w:r>
      </w:ins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3,</w:t>
        </w:r>
      </w:ins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so Holm’s procedure rejects the 2 genes ranked before it.</w:t>
        </w:r>
      </w:ins>
    </w:p>
    <w:p>
      <w:pPr>
        <w:pStyle w:val="BodyText"/>
      </w:pPr>
      <w:ins w:id="1830" w:author="PR Preview" w:date="2026-01-01T00:00:00Z">
        <w:r>
          <w:t xml:space="preserve">Holm’s procedure always rejects every hypothesis that the Bonferroni correction rejects,</w:t>
        </w:r>
      </w:ins>
      <w:ins w:id="1831" w:author="PR Preview" w:date="2026-01-01T00:00:00Z">
        <w:r>
          <w:t xml:space="preserve"> </w:t>
        </w:r>
      </w:ins>
      <w:ins w:id="1832" w:author="PR Preview" w:date="2026-01-01T00:00:00Z">
        <w:r>
          <w:t xml:space="preserve">because its first threshold is</w:t>
        </w:r>
      </w:ins>
      <w:ins w:id="1833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/</m:t>
        </m:r>
        <m:r>
          <m:t>m</m:t>
        </m:r>
      </m:oMath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and its later thresholds are larger.</w:t>
        </w:r>
      </w:ins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On all 2308 genes the two procedures reject almost the same genes:</w:t>
        </w:r>
      </w:ins>
    </w:p>
    <w:p>
      <w:pPr>
        <w:pStyle w:val="SourceCode"/>
      </w:pPr>
      <w:ins w:id="1838" w:author="PR Preview" w:date="2026-01-01T00:00:00Z">
        <w:r>
          <w:rPr>
            <w:rStyle w:val="NormalTok"/>
          </w:rPr>
          <w:t xml:space="preserve">holm_comparison </w:t>
        </w:r>
      </w:ins>
      <w:ins w:id="1839" w:author="PR Preview" w:date="2026-01-01T00:00:00Z">
        <w:r>
          <w:rPr>
            <w:rStyle w:val="OtherTok"/>
          </w:rPr>
          <w:t xml:space="preserve">&lt;-</w:t>
        </w:r>
      </w:ins>
      <w:ins w:id="1840" w:author="PR Preview" w:date="2026-01-01T00:00:00Z">
        <w:r>
          <w:rPr>
            <w:rStyle w:val="NormalTok"/>
          </w:rPr>
          <w:t xml:space="preserve"> </w:t>
        </w:r>
      </w:ins>
      <w:ins w:id="1841" w:author="PR Preview" w:date="2026-01-01T00:00:00Z">
        <w:r>
          <w:rPr>
            <w:rStyle w:val="FunctionTok"/>
          </w:rPr>
          <w:t xml:space="preserve">sapply</w:t>
        </w:r>
      </w:ins>
      <w:ins w:id="1842" w:author="PR Preview" w:date="2026-01-01T00:00:00Z">
        <w:r>
          <w:rPr>
            <w:rStyle w:val="NormalTok"/>
          </w:rPr>
          <w:t xml:space="preserve">(</w:t>
        </w:r>
      </w:ins>
      <w:ins w:id="1843" w:author="PR Preview" w:date="2026-01-01T00:00:00Z">
        <w:r>
          <w:rPr>
            <w:rStyle w:val="FunctionTok"/>
          </w:rPr>
          <w:t xml:space="preserve">c</w:t>
        </w:r>
      </w:ins>
      <w:ins w:id="1844" w:author="PR Preview" w:date="2026-01-01T00:00:00Z">
        <w:r>
          <w:rPr>
            <w:rStyle w:val="NormalTok"/>
          </w:rPr>
          <w:t xml:space="preserve">(</w:t>
        </w:r>
      </w:ins>
      <w:ins w:id="1845" w:author="PR Preview" w:date="2026-01-01T00:00:00Z">
        <w:r>
          <w:rPr>
            <w:rStyle w:val="FloatTok"/>
          </w:rPr>
          <w:t xml:space="preserve">0.05</w:t>
        </w:r>
      </w:ins>
      <w:ins w:id="1846" w:author="PR Preview" w:date="2026-01-01T00:00:00Z">
        <w:r>
          <w:rPr>
            <w:rStyle w:val="NormalTok"/>
          </w:rPr>
          <w:t xml:space="preserve">, </w:t>
        </w:r>
      </w:ins>
      <w:ins w:id="1847" w:author="PR Preview" w:date="2026-01-01T00:00:00Z">
        <w:r>
          <w:rPr>
            <w:rStyle w:val="FloatTok"/>
          </w:rPr>
          <w:t xml:space="preserve">0.01</w:t>
        </w:r>
      </w:ins>
      <w:ins w:id="1848" w:author="PR Preview" w:date="2026-01-01T00:00:00Z">
        <w:r>
          <w:rPr>
            <w:rStyle w:val="NormalTok"/>
          </w:rPr>
          <w:t xml:space="preserve">), </w:t>
        </w:r>
      </w:ins>
      <w:ins w:id="1849" w:author="PR Preview" w:date="2026-01-01T00:00:00Z">
        <w:r>
          <w:rPr>
            <w:rStyle w:val="ControlFlowTok"/>
          </w:rPr>
          <w:t xml:space="preserve">function</w:t>
        </w:r>
      </w:ins>
      <w:ins w:id="1850" w:author="PR Preview" w:date="2026-01-01T00:00:00Z">
        <w:r>
          <w:rPr>
            <w:rStyle w:val="NormalTok"/>
          </w:rPr>
          <w:t xml:space="preserve">(a) {</w:t>
        </w:r>
      </w:ins>
      <w:ins w:id="1851" w:author="PR Preview" w:date="2026-01-01T00:00:00Z">
        <w:r>
          <w:br/>
        </w:r>
      </w:ins>
      <w:ins w:id="1852" w:author="PR Preview" w:date="2026-01-01T00:00:00Z">
        <w:r>
          <w:rPr>
            <w:rStyle w:val="NormalTok"/>
          </w:rPr>
          <w:t xml:space="preserve">  </w:t>
        </w:r>
      </w:ins>
      <w:ins w:id="1853" w:author="PR Preview" w:date="2026-01-01T00:00:00Z">
        <w:r>
          <w:rPr>
            <w:rStyle w:val="FunctionTok"/>
          </w:rPr>
          <w:t xml:space="preserve">c</w:t>
        </w:r>
      </w:ins>
      <w:ins w:id="1854" w:author="PR Preview" w:date="2026-01-01T00:00:00Z">
        <w:r>
          <w:rPr>
            <w:rStyle w:val="NormalTok"/>
          </w:rPr>
          <w:t xml:space="preserve">(</w:t>
        </w:r>
      </w:ins>
      <w:ins w:id="1855" w:author="PR Preview" w:date="2026-01-01T00:00:00Z">
        <w:r>
          <w:br/>
        </w:r>
      </w:ins>
      <w:ins w:id="1856" w:author="PR Preview" w:date="2026-01-01T00:00:00Z">
        <w:r>
          <w:rPr>
            <w:rStyle w:val="NormalTok"/>
          </w:rPr>
          <w:t xml:space="preserve">    </w:t>
        </w:r>
      </w:ins>
      <w:ins w:id="1857" w:author="PR Preview" w:date="2026-01-01T00:00:00Z">
        <w:r>
          <w:rPr>
            <w:rStyle w:val="AttributeTok"/>
          </w:rPr>
          <w:t xml:space="preserve">alpha =</w:t>
        </w:r>
      </w:ins>
      <w:ins w:id="1858" w:author="PR Preview" w:date="2026-01-01T00:00:00Z">
        <w:r>
          <w:rPr>
            <w:rStyle w:val="NormalTok"/>
          </w:rPr>
          <w:t xml:space="preserve"> a,</w:t>
        </w:r>
      </w:ins>
      <w:ins w:id="1859" w:author="PR Preview" w:date="2026-01-01T00:00:00Z">
        <w:r>
          <w:br/>
        </w:r>
      </w:ins>
      <w:ins w:id="1860" w:author="PR Preview" w:date="2026-01-01T00:00:00Z">
        <w:r>
          <w:rPr>
            <w:rStyle w:val="NormalTok"/>
          </w:rPr>
          <w:t xml:space="preserve">    </w:t>
        </w:r>
      </w:ins>
      <w:ins w:id="1861" w:author="PR Preview" w:date="2026-01-01T00:00:00Z">
        <w:r>
          <w:rPr>
            <w:rStyle w:val="AttributeTok"/>
          </w:rPr>
          <w:t xml:space="preserve">bonferroni =</w:t>
        </w:r>
      </w:ins>
      <w:ins w:id="1862" w:author="PR Preview" w:date="2026-01-01T00:00:00Z">
        <w:r>
          <w:rPr>
            <w:rStyle w:val="NormalTok"/>
          </w:rPr>
          <w:t xml:space="preserve"> </w:t>
        </w:r>
      </w:ins>
      <w:ins w:id="1863" w:author="PR Preview" w:date="2026-01-01T00:00:00Z">
        <w:r>
          <w:rPr>
            <w:rStyle w:val="FunctionTok"/>
          </w:rPr>
          <w:t xml:space="preserve">sum</w:t>
        </w:r>
      </w:ins>
      <w:ins w:id="1864" w:author="PR Preview" w:date="2026-01-01T00:00:00Z">
        <w:r>
          <w:rPr>
            <w:rStyle w:val="NormalTok"/>
          </w:rPr>
          <w:t xml:space="preserve">(</w:t>
        </w:r>
      </w:ins>
      <w:ins w:id="1865" w:author="PR Preview" w:date="2026-01-01T00:00:00Z">
        <w:r>
          <w:rPr>
            <w:rStyle w:val="FunctionTok"/>
          </w:rPr>
          <w:t xml:space="preserve">bonferroni_reject</w:t>
        </w:r>
      </w:ins>
      <w:ins w:id="1866" w:author="PR Preview" w:date="2026-01-01T00:00:00Z">
        <w:r>
          <w:rPr>
            <w:rStyle w:val="NormalTok"/>
          </w:rPr>
          <w:t xml:space="preserve">(khan_p, a)),</w:t>
        </w:r>
      </w:ins>
      <w:ins w:id="1867" w:author="PR Preview" w:date="2026-01-01T00:00:00Z">
        <w:r>
          <w:br/>
        </w:r>
      </w:ins>
      <w:ins w:id="1868" w:author="PR Preview" w:date="2026-01-01T00:00:00Z">
        <w:r>
          <w:rPr>
            <w:rStyle w:val="NormalTok"/>
          </w:rPr>
          <w:t xml:space="preserve">    </w:t>
        </w:r>
      </w:ins>
      <w:ins w:id="1869" w:author="PR Preview" w:date="2026-01-01T00:00:00Z">
        <w:r>
          <w:rPr>
            <w:rStyle w:val="AttributeTok"/>
          </w:rPr>
          <w:t xml:space="preserve">holm =</w:t>
        </w:r>
      </w:ins>
      <w:ins w:id="1870" w:author="PR Preview" w:date="2026-01-01T00:00:00Z">
        <w:r>
          <w:rPr>
            <w:rStyle w:val="NormalTok"/>
          </w:rPr>
          <w:t xml:space="preserve"> </w:t>
        </w:r>
      </w:ins>
      <w:ins w:id="1871" w:author="PR Preview" w:date="2026-01-01T00:00:00Z">
        <w:r>
          <w:rPr>
            <w:rStyle w:val="FunctionTok"/>
          </w:rPr>
          <w:t xml:space="preserve">sum</w:t>
        </w:r>
      </w:ins>
      <w:ins w:id="1872" w:author="PR Preview" w:date="2026-01-01T00:00:00Z">
        <w:r>
          <w:rPr>
            <w:rStyle w:val="NormalTok"/>
          </w:rPr>
          <w:t xml:space="preserve">(</w:t>
        </w:r>
      </w:ins>
      <w:ins w:id="1873" w:author="PR Preview" w:date="2026-01-01T00:00:00Z">
        <w:r>
          <w:rPr>
            <w:rStyle w:val="FunctionTok"/>
          </w:rPr>
          <w:t xml:space="preserve">holm_reject</w:t>
        </w:r>
      </w:ins>
      <w:ins w:id="1874" w:author="PR Preview" w:date="2026-01-01T00:00:00Z">
        <w:r>
          <w:rPr>
            <w:rStyle w:val="NormalTok"/>
          </w:rPr>
          <w:t xml:space="preserve">(khan_p, a))</w:t>
        </w:r>
      </w:ins>
      <w:ins w:id="1875" w:author="PR Preview" w:date="2026-01-01T00:00:00Z">
        <w:r>
          <w:br/>
        </w:r>
      </w:ins>
      <w:ins w:id="1876" w:author="PR Preview" w:date="2026-01-01T00:00:00Z">
        <w:r>
          <w:rPr>
            <w:rStyle w:val="NormalTok"/>
          </w:rPr>
          <w:t xml:space="preserve">  )</w:t>
        </w:r>
      </w:ins>
      <w:ins w:id="1877" w:author="PR Preview" w:date="2026-01-01T00:00:00Z">
        <w:r>
          <w:br/>
        </w:r>
      </w:ins>
      <w:ins w:id="1878" w:author="PR Preview" w:date="2026-01-01T00:00:00Z">
        <w:r>
          <w:rPr>
            <w:rStyle w:val="NormalTok"/>
          </w:rPr>
          <w:t xml:space="preserve">})</w:t>
        </w:r>
      </w:ins>
      <w:ins w:id="1879" w:author="PR Preview" w:date="2026-01-01T00:00:00Z">
        <w:r>
          <w:br/>
        </w:r>
      </w:ins>
      <w:ins w:id="1880" w:author="PR Preview" w:date="2026-01-01T00:00:00Z">
        <w:r>
          <w:rPr>
            <w:rStyle w:val="NormalTok"/>
          </w:rPr>
          <w:t xml:space="preserve">holm_comparison</w:t>
        </w:r>
      </w:ins>
      <w:ins w:id="1881" w:author="PR Preview" w:date="2026-01-01T00:00:00Z">
        <w:r>
          <w:br/>
        </w:r>
      </w:ins>
      <w:ins w:id="1882" w:author="PR Preview" w:date="2026-01-01T00:00:00Z">
        <w:r>
          <w:rPr>
            <w:rStyle w:val="CommentTok"/>
          </w:rPr>
          <w:t xml:space="preserve">#&gt;             [,1]  [,2]</w:t>
        </w:r>
      </w:ins>
      <w:ins w:id="1883" w:author="PR Preview" w:date="2026-01-01T00:00:00Z">
        <w:r>
          <w:br/>
        </w:r>
      </w:ins>
      <w:ins w:id="1884" w:author="PR Preview" w:date="2026-01-01T00:00:00Z">
        <w:r>
          <w:rPr>
            <w:rStyle w:val="CommentTok"/>
          </w:rPr>
          <w:t xml:space="preserve">#&gt; alpha       0.05  0.01</w:t>
        </w:r>
      </w:ins>
      <w:ins w:id="1885" w:author="PR Preview" w:date="2026-01-01T00:00:00Z">
        <w:r>
          <w:br/>
        </w:r>
      </w:ins>
      <w:ins w:id="1886" w:author="PR Preview" w:date="2026-01-01T00:00:00Z">
        <w:r>
          <w:rPr>
            <w:rStyle w:val="CommentTok"/>
          </w:rPr>
          <w:t xml:space="preserve">#&gt; bonferroni 62.00 43.00</w:t>
        </w:r>
      </w:ins>
      <w:ins w:id="1887" w:author="PR Preview" w:date="2026-01-01T00:00:00Z">
        <w:r>
          <w:br/>
        </w:r>
      </w:ins>
      <w:ins w:id="1888" w:author="PR Preview" w:date="2026-01-01T00:00:00Z">
        <w:r>
          <w:rPr>
            <w:rStyle w:val="CommentTok"/>
          </w:rPr>
          <w:t xml:space="preserve">#&gt; holm       62.00 44.00</w:t>
        </w:r>
      </w:ins>
    </w:p>
    <w:p>
      <w:pPr>
        <w:pStyle w:val="FirstParagraph"/>
      </w:pPr>
      <w:ins w:id="1889" w:author="PR Preview" w:date="2026-01-01T00:00:00Z">
        <w:r>
          <w:t xml:space="preserve">At</w:t>
        </w:r>
      </w:ins>
      <w:ins w:id="1890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0.01</m:t>
        </m:r>
      </m:oMath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Holm’s procedure rejects 44 genes</w:t>
        </w:r>
      </w:ins>
      <w:ins w:id="1893" w:author="PR Preview" w:date="2026-01-01T00:00:00Z">
        <w:r>
          <w:t xml:space="preserve"> </w:t>
        </w:r>
      </w:ins>
      <w:ins w:id="1894" w:author="PR Preview" w:date="2026-01-01T00:00:00Z">
        <w:r>
          <w:t xml:space="preserve">and the Bonferroni correction 43;</w:t>
        </w:r>
      </w:ins>
      <w:ins w:id="1895" w:author="PR Preview" w:date="2026-01-01T00:00:00Z">
        <w:r>
          <w:t xml:space="preserve"> </w:t>
        </w:r>
      </w:ins>
      <w:ins w:id="1896" w:author="PR Preview" w:date="2026-01-01T00:00:00Z">
        <w:r>
          <w:t xml:space="preserve">at</w:t>
        </w:r>
      </w:ins>
      <w:ins w:id="1897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0.05</m:t>
        </m:r>
      </m:oMath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they reject 62 and 62.</w:t>
        </w:r>
      </w:ins>
    </w:p>
    <w:bookmarkEnd w:id="65"/>
    <w:bookmarkStart w:id="66" w:name="exr-holm-threshold"/>
    <w:p>
      <w:pPr>
        <w:pStyle w:val="BodyText"/>
      </w:pPr>
      <w:ins w:id="1900" w:author="PR Preview" w:date="2026-01-01T00:00:00Z">
        <w:r>
          <w:rPr>
            <w:b/>
            <w:bCs/>
          </w:rPr>
          <w:t xml:space="preserve">Exercise 4 (A rejected true null hypothesis has a small p-value under Holm’s procedure)</w:t>
        </w:r>
      </w:ins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Let</w:t>
        </w:r>
      </w:ins>
      <w:ins w:id="1903" w:author="PR Preview" w:date="2026-01-01T00:00:00Z">
        <w:r>
          <w:t xml:space="preserve"> </w:t>
        </w:r>
      </w:ins>
      <m:oMath>
        <m:r>
          <m:t>m</m:t>
        </m:r>
      </m:oMath>
      <w:ins w:id="1904" w:author="PR Preview" w:date="2026-01-01T00:00:00Z">
        <w:r>
          <w:t xml:space="preserve"> </w:t>
        </w:r>
      </w:ins>
      <w:ins w:id="1905" w:author="PR Preview" w:date="2026-01-01T00:00:00Z">
        <w:r>
          <w:t xml:space="preserve">null hypotheses have p-values, and let</w:t>
        </w:r>
      </w:ins>
      <w:ins w:id="19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be the set of</w:t>
        </w:r>
      </w:ins>
      <w:ins w:id="1909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indices of the true null hypotheses.</w:t>
        </w:r>
      </w:ins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Show that if</w:t>
        </w:r>
      </w:ins>
      <w:ins w:id="1914" w:author="PR Preview" w:date="2026-01-01T00:00:00Z">
        <w:r>
          <w:t xml:space="preserve"> </w:t>
        </w:r>
      </w:ins>
      <w:hyperlink w:anchor="def-holm">
        <w:ins w:id="1915" w:author="PR Preview" w:date="2026-01-01T00:00:00Z">
          <w:r>
            <w:rPr>
              <w:rStyle w:val="Hyperlink"/>
            </w:rPr>
            <w:t xml:space="preserve">Holm’s procedure</w:t>
          </w:r>
        </w:ins>
      </w:hyperlink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at level</w:t>
        </w:r>
      </w:ins>
      <w:ins w:id="1918" w:author="PR Preview" w:date="2026-01-01T00:00:00Z">
        <w:r>
          <w:t xml:space="preserve"> </w:t>
        </w:r>
      </w:ins>
      <m:oMath>
        <m:r>
          <m:t>α</m:t>
        </m:r>
      </m:oMath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rejects at least one true null hypothesis,</w:t>
        </w:r>
      </w:ins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then the smallest p-value among the true null hypotheses is at most</w:t>
        </w:r>
      </w:ins>
      <w:ins w:id="1923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ins w:id="192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ins w:id="1925" w:author="PR Preview" w:date="2026-01-01T00:00:00Z">
        <w:r>
          <w:rPr>
            <w:i/>
            <w:iCs/>
          </w:rPr>
          <w:t xml:space="preserve">Solution 4</w:t>
        </w:r>
      </w:ins>
      <w:ins w:id="1926" w:author="PR Preview" w:date="2026-01-01T00:00:00Z">
        <w:r>
          <w:t xml:space="preserve">. </w:t>
        </w:r>
      </w:ins>
      <w:ins w:id="1927" w:author="PR Preview" w:date="2026-01-01T00:00:00Z">
        <w:r>
          <w:t xml:space="preserve">Order the p-values as in</w:t>
        </w:r>
      </w:ins>
      <w:ins w:id="1928" w:author="PR Preview" w:date="2026-01-01T00:00:00Z">
        <w:r>
          <w:t xml:space="preserve"> </w:t>
        </w:r>
      </w:ins>
      <w:hyperlink w:anchor="def-holm">
        <w:ins w:id="1929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930" w:author="PR Preview" w:date="2026-01-01T00:00:00Z">
        <w:r>
          <w:t xml:space="preserve">,</w:t>
        </w:r>
      </w:ins>
      <w:ins w:id="1931" w:author="PR Preview" w:date="2026-01-01T00:00:00Z">
        <w:r>
          <w:t xml:space="preserve"> </w:t>
        </w:r>
      </w:ins>
      <w:ins w:id="1932" w:author="PR Preview" w:date="2026-01-01T00:00:00Z">
        <w:r>
          <w:t xml:space="preserve">and let</w:t>
        </w:r>
      </w:ins>
      <w:ins w:id="1933" w:author="PR Preview" w:date="2026-01-01T00:00:00Z">
        <w:r>
          <w:t xml:space="preserve"> </w:t>
        </w:r>
      </w:ins>
      <m:oMath>
        <m:r>
          <m:t>r</m:t>
        </m:r>
      </m:oMath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be the smallest rank held by a true null hypothesis,</w:t>
        </w:r>
      </w:ins>
      <w:ins w:id="1936" w:author="PR Preview" w:date="2026-01-01T00:00:00Z">
        <w:r>
          <w:t xml:space="preserve"> </w:t>
        </w:r>
      </w:ins>
      <w:ins w:id="1937" w:author="PR Preview" w:date="2026-01-01T00:00:00Z">
        <w:r>
          <w:t xml:space="preserve">so that</w:t>
        </w:r>
      </w:ins>
      <w:ins w:id="1938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ins w:id="1939" w:author="PR Preview" w:date="2026-01-01T00:00:00Z">
        <w:r>
          <w:t xml:space="preserve">.</w:t>
        </w:r>
      </w:ins>
    </w:p>
    <w:p>
      <w:pPr>
        <w:numPr>
          <w:ilvl w:val="0"/>
          <w:numId w:val="1003"/>
        </w:numPr>
      </w:pPr>
      <w:ins w:id="1940" w:author="PR Preview" w:date="2026-01-01T00:00:00Z">
        <w:r>
          <w:t xml:space="preserve">Every hypothesis ranked before</w:t>
        </w:r>
      </w:ins>
      <w:ins w:id="1941" w:author="PR Preview" w:date="2026-01-01T00:00:00Z">
        <w:r>
          <w:t xml:space="preserve"> </w:t>
        </w:r>
      </w:ins>
      <m:oMath>
        <m:r>
          <m:t>r</m:t>
        </m:r>
      </m:oMath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is false,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and there are</w:t>
        </w:r>
      </w:ins>
      <w:ins w:id="194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false null hypotheses, so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ins w:id="1949" w:author="PR Preview" w:date="2026-01-01T00:00:00Z">
        <w:r>
          <w:t xml:space="preserve">Adding</w:t>
        </w:r>
      </w:ins>
      <w:ins w:id="195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to both sides of the inequality in step 1 gives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ins w:id="1953" w:author="PR Preview" w:date="2026-01-01T00:00:00Z">
        <w:r>
          <w:t xml:space="preserve">Holm’s procedure rejects hypotheses in rank order,</w:t>
        </w:r>
      </w:ins>
      <w:ins w:id="1954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ins w:id="1955" w:author="PR Preview" w:date="2026-01-01T00:00:00Z">
        <w:r>
          <w:t xml:space="preserve">.</w:t>
        </w:r>
      </w:ins>
      <w:ins w:id="1956" w:author="PR Preview" w:date="2026-01-01T00:00:00Z">
        <w:r>
          <w:t xml:space="preserve"> </w:t>
        </w:r>
      </w:ins>
      <w:ins w:id="1957" w:author="PR Preview" w:date="2026-01-01T00:00:00Z">
        <w:r>
          <w:t xml:space="preserve">A true null hypothesis has rank at least</w:t>
        </w:r>
      </w:ins>
      <w:ins w:id="1958" w:author="PR Preview" w:date="2026-01-01T00:00:00Z">
        <w:r>
          <w:t xml:space="preserve"> </w:t>
        </w:r>
      </w:ins>
      <m:oMath>
        <m:r>
          <m:t>r</m:t>
        </m:r>
      </m:oMath>
      <w:ins w:id="1959" w:author="PR Preview" w:date="2026-01-01T00:00:00Z">
        <w:r>
          <w:t xml:space="preserve">,</w:t>
        </w:r>
      </w:ins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so rejecting one means</w:t>
        </w:r>
      </w:ins>
      <w:ins w:id="1962" w:author="PR Preview" w:date="2026-01-01T00:00:00Z">
        <w:r>
          <w:t xml:space="preserve"> </w:t>
        </w:r>
      </w:ins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ins w:id="1963" w:author="PR Preview" w:date="2026-01-01T00:00:00Z">
        <w:r>
          <w:t xml:space="preserve">, that is</w:t>
        </w:r>
      </w:ins>
      <w:ins w:id="1964" w:author="PR Preview" w:date="2026-01-01T00:00:00Z">
        <w:r>
          <w:t xml:space="preserve"> </w:t>
        </w:r>
      </w:ins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ins w:id="1965" w:author="PR Preview" w:date="2026-01-01T00:00:00Z">
        <w:r>
          <w:t xml:space="preserve">.</w:t>
        </w:r>
      </w:ins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Rank</w:t>
        </w:r>
      </w:ins>
      <w:ins w:id="1968" w:author="PR Preview" w:date="2026-01-01T00:00:00Z">
        <w:r>
          <w:t xml:space="preserve"> </w:t>
        </w:r>
      </w:ins>
      <m:oMath>
        <m:r>
          <m:t>r</m:t>
        </m:r>
      </m:oMath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is therefore before the first failure, and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ins w:id="1971" w:author="PR Preview" w:date="2026-01-01T00:00:00Z">
        <w:r>
          <w:t xml:space="preserve">Step 2 gives</w:t>
        </w:r>
      </w:ins>
      <w:ins w:id="197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ins w:id="1973" w:author="PR Preview" w:date="2026-01-01T00:00:00Z">
        <w:r>
          <w:t xml:space="preserve">,</w:t>
        </w:r>
      </w:ins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so</w:t>
        </w:r>
      </w:ins>
      <w:ins w:id="1976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ins w:id="1977" w:author="PR Preview" w:date="2026-01-01T00:00:00Z">
        <w:r>
          <w:t xml:space="preserve">.</w:t>
        </w:r>
      </w:ins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Combining this with step 3,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980" w:author="PR Preview" w:date="2026-01-01T00:00:00Z">
        <w:r>
          <w:t xml:space="preserve">Since</w:t>
        </w:r>
      </w:ins>
      <w:ins w:id="198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ins w:id="1982" w:author="PR Preview" w:date="2026-01-01T00:00:00Z">
        <w:r>
          <w:t xml:space="preserve">, the claim follows.</w:t>
        </w:r>
      </w:ins>
    </w:p>
    <w:bookmarkEnd w:id="67"/>
    <w:bookmarkStart w:id="68" w:name="thm-holm-fwer"/>
    <w:p>
      <w:pPr>
        <w:pStyle w:val="BodyText"/>
      </w:pPr>
      <w:ins w:id="1983" w:author="PR Preview" w:date="2026-01-01T00:00:00Z">
        <w:r>
          <w:rPr>
            <w:b/>
            <w:bCs/>
          </w:rPr>
          <w:t xml:space="preserve">Theorem 4 (Holm’s procedure controls the FWER)</w:t>
        </w:r>
      </w:ins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If all p-values of true null hypotheses are valid (</w:t>
        </w:r>
      </w:ins>
      <w:hyperlink w:anchor="def-valid-p-value">
        <w:ins w:id="1986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987" w:author="PR Preview" w:date="2026-01-01T00:00:00Z">
        <w:r>
          <w:t xml:space="preserve">),</w:t>
        </w:r>
      </w:ins>
      <w:ins w:id="1988" w:author="PR Preview" w:date="2026-01-01T00:00:00Z">
        <w:r>
          <w:t xml:space="preserve"> </w:t>
        </w:r>
      </w:ins>
      <w:hyperlink w:anchor="def-holm">
        <w:ins w:id="1989" w:author="PR Preview" w:date="2026-01-01T00:00:00Z">
          <w:r>
            <w:rPr>
              <w:rStyle w:val="Hyperlink"/>
            </w:rPr>
            <w:t xml:space="preserve">Holm’s procedure</w:t>
          </w:r>
        </w:ins>
      </w:hyperlink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at level</w:t>
        </w:r>
      </w:ins>
      <w:ins w:id="1992" w:author="PR Preview" w:date="2026-01-01T00:00:00Z">
        <w:r>
          <w:t xml:space="preserve"> </w:t>
        </w:r>
      </w:ins>
      <m:oMath>
        <m:r>
          <m:t>α</m:t>
        </m:r>
      </m:oMath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995" w:author="PR Preview" w:date="2026-01-01T00:00:00Z">
        <w:r>
          <w:t xml:space="preserve">whatever the dependence between the p-values.</w:t>
        </w:r>
      </w:ins>
    </w:p>
    <w:bookmarkEnd w:id="68"/>
    <w:p>
      <w:pPr>
        <w:pStyle w:val="BodyText"/>
      </w:pPr>
      <w:ins w:id="1996" w:author="PR Preview" w:date="2026-01-01T00:00:00Z">
        <w:r>
          <w:rPr>
            <w:i/>
            <w:iCs/>
          </w:rPr>
          <w:t xml:space="preserve">Proof</w:t>
        </w:r>
      </w:ins>
      <w:ins w:id="1997" w:author="PR Preview" w:date="2026-01-01T00:00:00Z">
        <w:r>
          <w:t xml:space="preserve">. </w:t>
        </w:r>
      </w:ins>
      <w:ins w:id="1998" w:author="PR Preview" w:date="2026-01-01T00:00:00Z">
        <w:r>
          <w:t xml:space="preserve">If</w:t>
        </w:r>
      </w:ins>
      <w:ins w:id="1999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2000" w:author="PR Preview" w:date="2026-01-01T00:00:00Z">
        <w:r>
          <w:t xml:space="preserve"> </w:t>
        </w:r>
      </w:ins>
      <w:ins w:id="2001" w:author="PR Preview" w:date="2026-01-01T00:00:00Z">
        <w:r>
          <w:t xml:space="preserve">there is no true null hypothesis to reject, so</w:t>
        </w:r>
      </w:ins>
      <w:ins w:id="2002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=</m:t>
        </m:r>
        <m:r>
          <m:t>0</m:t>
        </m:r>
      </m:oMath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and</w:t>
        </w:r>
      </w:ins>
      <w:ins w:id="2005" w:author="PR Preview" w:date="2026-01-01T00:00:00Z">
        <w:r>
          <w:t xml:space="preserve"> </w:t>
        </w:r>
      </w:ins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ins w:id="2006" w:author="PR Preview" w:date="2026-01-01T00:00:00Z">
        <w:r>
          <w:t xml:space="preserve">.</w:t>
        </w:r>
      </w:ins>
      <w:ins w:id="2007" w:author="PR Preview" w:date="2026-01-01T00:00:00Z">
        <w:r>
          <w:t xml:space="preserve"> </w:t>
        </w:r>
      </w:ins>
      <w:ins w:id="2008" w:author="PR Preview" w:date="2026-01-01T00:00:00Z">
        <w:r>
          <w:t xml:space="preserve">If</w:t>
        </w:r>
      </w:ins>
      <w:ins w:id="2009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ins w:id="2010" w:author="PR Preview" w:date="2026-01-01T00:00:00Z">
        <w:r>
          <w:t xml:space="preserve">, the event</w:t>
        </w:r>
      </w:ins>
      <w:ins w:id="2011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≥</m:t>
        </m:r>
        <m:r>
          <m:t>1</m:t>
        </m:r>
      </m:oMath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means Holm’s procedure rejects a true null hypothesis,</w:t>
        </w:r>
      </w:ins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so by</w:t>
        </w:r>
      </w:ins>
      <w:ins w:id="2016" w:author="PR Preview" w:date="2026-01-01T00:00:00Z">
        <w:r>
          <w:t xml:space="preserve"> </w:t>
        </w:r>
      </w:ins>
      <w:hyperlink w:anchor="sol-holm-threshold">
        <w:ins w:id="2017" w:author="PR Preview" w:date="2026-01-01T00:00:00Z">
          <w:r>
            <w:rPr>
              <w:rStyle w:val="Hyperlink"/>
            </w:rPr>
            <w:t xml:space="preserve">Solution 4</w:t>
          </w:r>
        </w:ins>
      </w:hyperlink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it is contained in the event</w:t>
        </w:r>
      </w:ins>
      <w:ins w:id="202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ins w:id="202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022" w:author="PR Preview" w:date="2026-01-01T00:00:00Z">
        <w:r>
          <w:t xml:space="preserve">The union bound is</w:t>
        </w:r>
      </w:ins>
      <w:ins w:id="2023" w:author="PR Preview" w:date="2026-01-01T00:00:00Z">
        <w:r>
          <w:t xml:space="preserve"> </w:t>
        </w:r>
      </w:ins>
      <w:hyperlink w:anchor="thm-union-bound">
        <w:ins w:id="2024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and validity is</w:t>
        </w:r>
      </w:ins>
      <w:ins w:id="2027" w:author="PR Preview" w:date="2026-01-01T00:00:00Z">
        <w:r>
          <w:t xml:space="preserve"> </w:t>
        </w:r>
      </w:ins>
      <w:hyperlink w:anchor="def-valid-p-value">
        <w:ins w:id="202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029" w:author="PR Preview" w:date="2026-01-01T00:00:00Z">
        <w:r>
          <w:t xml:space="preserve">.</w:t>
        </w:r>
      </w:ins>
      <w:ins w:id="2030" w:author="PR Preview" w:date="2026-01-01T00:00:00Z">
        <w:r>
          <w:t xml:space="preserve"> </w:t>
        </w:r>
      </w:ins>
      <w:ins w:id="2031" w:author="PR Preview" w:date="2026-01-01T00:00:00Z">
        <w:r>
          <w:t xml:space="preserve">As for the Bonferroni correction, no assumption about dependence is needed.</w:t>
        </w:r>
      </w:ins>
    </w:p>
    <w:bookmarkStart w:id="69" w:name="exm-holm-fwer"/>
    <w:p>
      <w:pPr>
        <w:pStyle w:val="BodyText"/>
      </w:pPr>
      <w:ins w:id="2032" w:author="PR Preview" w:date="2026-01-01T00:00:00Z">
        <w:r>
          <w:rPr>
            <w:b/>
            <w:bCs/>
          </w:rPr>
          <w:t xml:space="preserve">Example 11 (FWER of Holm’s procedure in the simulated family)</w:t>
        </w:r>
      </w:ins>
      <w:ins w:id="2033" w:author="PR Preview" w:date="2026-01-01T00:00:00Z">
        <w:r>
          <w:t xml:space="preserve"> </w:t>
        </w:r>
      </w:ins>
      <w:ins w:id="2034" w:author="PR Preview" w:date="2026-01-01T00:00:00Z">
        <w:r>
          <w:t xml:space="preserve">Repeating the simulation of</w:t>
        </w:r>
      </w:ins>
      <w:ins w:id="2035" w:author="PR Preview" w:date="2026-01-01T00:00:00Z">
        <w:r>
          <w:t xml:space="preserve"> </w:t>
        </w:r>
      </w:ins>
      <w:hyperlink w:anchor="exm-rejection-counts">
        <w:ins w:id="2036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2000 times with Holm’s procedure:</w:t>
        </w:r>
      </w:ins>
    </w:p>
    <w:p>
      <w:pPr>
        <w:pStyle w:val="SourceCode"/>
      </w:pPr>
      <w:ins w:id="2039" w:author="PR Preview" w:date="2026-01-01T00:00:00Z">
        <w:r>
          <w:rPr>
            <w:rStyle w:val="FunctionTok"/>
          </w:rPr>
          <w:t xml:space="preserve">set.seed</w:t>
        </w:r>
      </w:ins>
      <w:ins w:id="2040" w:author="PR Preview" w:date="2026-01-01T00:00:00Z">
        <w:r>
          <w:rPr>
            <w:rStyle w:val="NormalTok"/>
          </w:rPr>
          <w:t xml:space="preserve">(</w:t>
        </w:r>
      </w:ins>
      <w:ins w:id="2041" w:author="PR Preview" w:date="2026-01-01T00:00:00Z">
        <w:r>
          <w:rPr>
            <w:rStyle w:val="DecValTok"/>
          </w:rPr>
          <w:t xml:space="preserve">575</w:t>
        </w:r>
      </w:ins>
      <w:ins w:id="2042" w:author="PR Preview" w:date="2026-01-01T00:00:00Z">
        <w:r>
          <w:rPr>
            <w:rStyle w:val="NormalTok"/>
          </w:rPr>
          <w:t xml:space="preserve">)</w:t>
        </w:r>
      </w:ins>
      <w:ins w:id="2043" w:author="PR Preview" w:date="2026-01-01T00:00:00Z">
        <w:r>
          <w:br/>
        </w:r>
      </w:ins>
      <w:ins w:id="2044" w:author="PR Preview" w:date="2026-01-01T00:00:00Z">
        <w:r>
          <w:rPr>
            <w:rStyle w:val="NormalTok"/>
          </w:rPr>
          <w:t xml:space="preserve">sim_counts</w:t>
        </w:r>
      </w:ins>
      <w:ins w:id="2045" w:author="PR Preview" w:date="2026-01-01T00:00:00Z">
        <w:r>
          <w:rPr>
            <w:rStyle w:val="SpecialCharTok"/>
          </w:rPr>
          <w:t xml:space="preserve">$</w:t>
        </w:r>
      </w:ins>
      <w:ins w:id="2046" w:author="PR Preview" w:date="2026-01-01T00:00:00Z">
        <w:r>
          <w:rPr>
            <w:rStyle w:val="NormalTok"/>
          </w:rPr>
          <w:t xml:space="preserve">holm </w:t>
        </w:r>
      </w:ins>
      <w:ins w:id="2047" w:author="PR Preview" w:date="2026-01-01T00:00:00Z">
        <w:r>
          <w:rPr>
            <w:rStyle w:val="OtherTok"/>
          </w:rPr>
          <w:t xml:space="preserve">&lt;-</w:t>
        </w:r>
      </w:ins>
      <w:ins w:id="2048" w:author="PR Preview" w:date="2026-01-01T00:00:00Z">
        <w:r>
          <w:rPr>
            <w:rStyle w:val="NormalTok"/>
          </w:rPr>
          <w:t xml:space="preserve"> </w:t>
        </w:r>
      </w:ins>
      <w:ins w:id="2049" w:author="PR Preview" w:date="2026-01-01T00:00:00Z">
        <w:r>
          <w:rPr>
            <w:rStyle w:val="FunctionTok"/>
          </w:rPr>
          <w:t xml:space="preserve">run_simulation</w:t>
        </w:r>
      </w:ins>
      <w:ins w:id="2050" w:author="PR Preview" w:date="2026-01-01T00:00:00Z">
        <w:r>
          <w:rPr>
            <w:rStyle w:val="NormalTok"/>
          </w:rPr>
          <w:t xml:space="preserve">(</w:t>
        </w:r>
      </w:ins>
      <w:ins w:id="2051" w:author="PR Preview" w:date="2026-01-01T00:00:00Z">
        <w:r>
          <w:rPr>
            <w:rStyle w:val="ControlFlowTok"/>
          </w:rPr>
          <w:t xml:space="preserve">function</w:t>
        </w:r>
      </w:ins>
      <w:ins w:id="2052" w:author="PR Preview" w:date="2026-01-01T00:00:00Z">
        <w:r>
          <w:rPr>
            <w:rStyle w:val="NormalTok"/>
          </w:rPr>
          <w:t xml:space="preserve">(p) </w:t>
        </w:r>
      </w:ins>
      <w:ins w:id="2053" w:author="PR Preview" w:date="2026-01-01T00:00:00Z">
        <w:r>
          <w:rPr>
            <w:rStyle w:val="FunctionTok"/>
          </w:rPr>
          <w:t xml:space="preserve">holm_reject</w:t>
        </w:r>
      </w:ins>
      <w:ins w:id="2054" w:author="PR Preview" w:date="2026-01-01T00:00:00Z">
        <w:r>
          <w:rPr>
            <w:rStyle w:val="NormalTok"/>
          </w:rPr>
          <w:t xml:space="preserve">(p, </w:t>
        </w:r>
      </w:ins>
      <w:ins w:id="2055" w:author="PR Preview" w:date="2026-01-01T00:00:00Z">
        <w:r>
          <w:rPr>
            <w:rStyle w:val="FloatTok"/>
          </w:rPr>
          <w:t xml:space="preserve">0.05</w:t>
        </w:r>
      </w:ins>
      <w:ins w:id="2056" w:author="PR Preview" w:date="2026-01-01T00:00:00Z">
        <w:r>
          <w:rPr>
            <w:rStyle w:val="NormalTok"/>
          </w:rPr>
          <w:t xml:space="preserve">))</w:t>
        </w:r>
      </w:ins>
      <w:ins w:id="2057" w:author="PR Preview" w:date="2026-01-01T00:00:00Z">
        <w:r>
          <w:br/>
        </w:r>
      </w:ins>
      <w:ins w:id="2058" w:author="PR Preview" w:date="2026-01-01T00:00:00Z">
        <w:r>
          <w:rPr>
            <w:rStyle w:val="FunctionTok"/>
          </w:rPr>
          <w:t xml:space="preserve">summarize_counts</w:t>
        </w:r>
      </w:ins>
      <w:ins w:id="2059" w:author="PR Preview" w:date="2026-01-01T00:00:00Z">
        <w:r>
          <w:rPr>
            <w:rStyle w:val="NormalTok"/>
          </w:rPr>
          <w:t xml:space="preserve">(sim_counts</w:t>
        </w:r>
      </w:ins>
      <w:ins w:id="2060" w:author="PR Preview" w:date="2026-01-01T00:00:00Z">
        <w:r>
          <w:rPr>
            <w:rStyle w:val="SpecialCharTok"/>
          </w:rPr>
          <w:t xml:space="preserve">$</w:t>
        </w:r>
      </w:ins>
      <w:ins w:id="2061" w:author="PR Preview" w:date="2026-01-01T00:00:00Z">
        <w:r>
          <w:rPr>
            <w:rStyle w:val="NormalTok"/>
          </w:rPr>
          <w:t xml:space="preserve">holm)</w:t>
        </w:r>
      </w:ins>
      <w:ins w:id="2062" w:author="PR Preview" w:date="2026-01-01T00:00:00Z">
        <w:r>
          <w:br/>
        </w:r>
      </w:ins>
      <w:ins w:id="2063" w:author="PR Preview" w:date="2026-01-01T00:00:00Z">
        <w:r>
          <w:rPr>
            <w:rStyle w:val="CommentTok"/>
          </w:rPr>
          <w:t xml:space="preserve">#&gt;       FWER        FDR      power </w:t>
        </w:r>
      </w:ins>
      <w:ins w:id="2064" w:author="PR Preview" w:date="2026-01-01T00:00:00Z">
        <w:r>
          <w:br/>
        </w:r>
      </w:ins>
      <w:ins w:id="2065" w:author="PR Preview" w:date="2026-01-01T00:00:00Z">
        <w:r>
          <w:rPr>
            <w:rStyle w:val="CommentTok"/>
          </w:rPr>
          <w:t xml:space="preserve">#&gt; 0.04050000 0.00269911 0.14648500</w:t>
        </w:r>
      </w:ins>
    </w:p>
    <w:p>
      <w:pPr>
        <w:pStyle w:val="FirstParagraph"/>
      </w:pPr>
      <w:ins w:id="2066" w:author="PR Preview" w:date="2026-01-01T00:00:00Z">
        <w:r>
          <w:t xml:space="preserve">The estimated FWER, 0.04,</w:t>
        </w:r>
      </w:ins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is below</w:t>
        </w:r>
      </w:ins>
      <w:ins w:id="2069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0.05</m:t>
        </m:r>
      </m:oMath>
      <w:ins w:id="2070" w:author="PR Preview" w:date="2026-01-01T00:00:00Z">
        <w:r>
          <w:t xml:space="preserve">, up to simulation error.</w:t>
        </w:r>
      </w:ins>
      <w:ins w:id="2071" w:author="PR Preview" w:date="2026-01-01T00:00:00Z">
        <w:r>
          <w:t xml:space="preserve"> </w:t>
        </w:r>
      </w:ins>
      <w:ins w:id="2072" w:author="PR Preview" w:date="2026-01-01T00:00:00Z">
        <w:r>
          <w:t xml:space="preserve">Holm’s power is 0.146,</w:t>
        </w:r>
      </w:ins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against 0.146 for the Bonferroni correction:</w:t>
        </w:r>
      </w:ins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Holm’s procedure can only reject more, but here the extra rejections are rare.</w:t>
        </w:r>
      </w:ins>
    </w:p>
    <w:bookmarkEnd w:id="69"/>
    <w:bookmarkEnd w:id="70"/>
    <w:bookmarkEnd w:id="71"/>
    <w:bookmarkStart w:id="83" w:name="sec-fdr-control"/>
    <w:p>
      <w:pPr>
        <w:pStyle w:val="Heading2"/>
      </w:pPr>
      <w:ins w:id="2077" w:author="PR Preview" w:date="2026-01-01T00:00:00Z">
        <w:r>
          <w:t xml:space="preserve">5 Controlling the false discovery rate</w:t>
        </w:r>
      </w:ins>
    </w:p>
    <w:bookmarkStart w:id="82" w:name="sec-bh"/>
    <w:p>
      <w:pPr>
        <w:pStyle w:val="Heading3"/>
      </w:pPr>
      <w:ins w:id="2078" w:author="PR Preview" w:date="2026-01-01T00:00:00Z">
        <w:r>
          <w:t xml:space="preserve">5.1 The Benjamini–Hochberg procedure</w:t>
        </w:r>
      </w:ins>
    </w:p>
    <w:bookmarkStart w:id="74" w:name="def-bh"/>
    <w:p>
      <w:pPr>
        <w:pStyle w:val="FirstParagraph"/>
      </w:pPr>
      <w:ins w:id="2079" w:author="PR Preview" w:date="2026-01-01T00:00:00Z">
        <w:r>
          <w:rPr>
            <w:b/>
            <w:bCs/>
          </w:rPr>
          <w:t xml:space="preserve">Definition 7 (Benjamini–Hochberg procedure)</w:t>
        </w:r>
      </w:ins>
      <w:ins w:id="2080" w:author="PR Preview" w:date="2026-01-01T00:00:00Z">
        <w:r>
          <w:t xml:space="preserve"> </w:t>
        </w:r>
      </w:ins>
      <w:ins w:id="2081" w:author="PR Preview" w:date="2026-01-01T00:00:00Z">
        <w:r>
          <w:t xml:space="preserve">Given</w:t>
        </w:r>
      </w:ins>
      <w:ins w:id="2082" w:author="PR Preview" w:date="2026-01-01T00:00:00Z">
        <w:r>
          <w:t xml:space="preserve"> </w:t>
        </w:r>
      </w:ins>
      <m:oMath>
        <m:r>
          <m:t>m</m:t>
        </m:r>
      </m:oMath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null hypotheses with ordered p-values</w:t>
        </w:r>
      </w:ins>
      <w:ins w:id="208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(as in</w:t>
        </w:r>
      </w:ins>
      <w:ins w:id="2088" w:author="PR Preview" w:date="2026-01-01T00:00:00Z">
        <w:r>
          <w:t xml:space="preserve"> </w:t>
        </w:r>
      </w:ins>
      <w:hyperlink w:anchor="def-holm">
        <w:ins w:id="2089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090" w:author="PR Preview" w:date="2026-01-01T00:00:00Z">
        <w:r>
          <w:t xml:space="preserve">) and a level</w:t>
        </w:r>
      </w:ins>
      <w:ins w:id="2091" w:author="PR Preview" w:date="2026-01-01T00:00:00Z">
        <w:r>
          <w:t xml:space="preserve"> </w:t>
        </w:r>
      </w:ins>
      <m:oMath>
        <m:r>
          <m:t>q</m:t>
        </m:r>
      </m:oMath>
      <w:ins w:id="2092" w:author="PR Preview" w:date="2026-01-01T00:00:00Z">
        <w:r>
          <w:t xml:space="preserve">,</w:t>
        </w:r>
      </w:ins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let</w:t>
        </w:r>
      </w:ins>
      <w:ins w:id="209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k</m:t>
            </m:r>
          </m:e>
        </m:acc>
      </m:oMath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be the largest rank whose p-value is at most</w:t>
        </w:r>
      </w:ins>
      <w:ins w:id="2098" w:author="PR Preview" w:date="2026-01-01T00:00:00Z">
        <w:r>
          <w:t xml:space="preserve"> </w:t>
        </w:r>
      </w:ins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ins w:id="2099" w:author="PR Preview" w:date="2026-01-01T00:00:00Z">
        <w:r>
          <w:t xml:space="preserve">,</w:t>
        </w:r>
      </w:ins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with</w:t>
        </w:r>
      </w:ins>
      <w:ins w:id="210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if there is no such rank: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105" w:author="PR Preview" w:date="2026-01-01T00:00:00Z">
        <w:r>
          <w:t xml:space="preserve">The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rPr>
            <w:b/>
            <w:bCs/>
          </w:rPr>
          <w:t xml:space="preserve">Benjamini–Hochberg procedure</w:t>
        </w:r>
      </w:ins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(BH) rejects</w:t>
        </w:r>
      </w:ins>
      <w:ins w:id="211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and no others.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ins w:id="2113" w:author="PR Preview" w:date="2026-01-01T00:00:00Z">
        <w:r>
          <w:rPr>
            <w:i/>
            <w:iCs/>
          </w:rPr>
          <w:t xml:space="preserve">Remark 4</w:t>
        </w:r>
      </w:ins>
      <w:ins w:id="2114" w:author="PR Preview" w:date="2026-01-01T00:00:00Z">
        <w:r>
          <w:t xml:space="preserve"> (BH is a step-up procedure). </w:t>
        </w:r>
      </w:ins>
      <w:ins w:id="2115" w:author="PR Preview" w:date="2026-01-01T00:00:00Z">
        <w:r>
          <w:t xml:space="preserve">Holm’s procedure starts at the smallest p-value and stops at the first failure.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BH starts at the largest p-value and works down until one passes its threshold</w:t>
        </w:r>
      </w:ins>
      <w:ins w:id="2118" w:author="PR Preview" w:date="2026-01-01T00:00:00Z">
        <w:r>
          <w:t xml:space="preserve"> </w:t>
        </w:r>
      </w:ins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ins w:id="2119" w:author="PR Preview" w:date="2026-01-01T00:00:00Z">
        <w:r>
          <w:t xml:space="preserve">.</w:t>
        </w:r>
      </w:ins>
      <w:ins w:id="2120" w:author="PR Preview" w:date="2026-01-01T00:00:00Z">
        <w:r>
          <w:t xml:space="preserve"> </w:t>
        </w:r>
      </w:ins>
      <w:ins w:id="2121" w:author="PR Preview" w:date="2026-01-01T00:00:00Z">
        <w:r>
          <w:t xml:space="preserve">Every hypothesis ranked at or below</w:t>
        </w:r>
      </w:ins>
      <w:ins w:id="212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k</m:t>
            </m:r>
          </m:e>
        </m:acc>
      </m:oMath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is rejected,</w:t>
        </w:r>
      </w:ins>
      <w:ins w:id="2125" w:author="PR Preview" w:date="2026-01-01T00:00:00Z">
        <w:r>
          <w:t xml:space="preserve"> </w:t>
        </w:r>
      </w:ins>
      <w:ins w:id="2126" w:author="PR Preview" w:date="2026-01-01T00:00:00Z">
        <w:r>
          <w:t xml:space="preserve">including those with p-values above their own thresholds.</w:t>
        </w:r>
      </w:ins>
      <w:ins w:id="2127" w:author="PR Preview" w:date="2026-01-01T00:00:00Z">
        <w:r>
          <w:t xml:space="preserve"> </w:t>
        </w:r>
      </w:ins>
      <w:ins w:id="2128" w:author="PR Preview" w:date="2026-01-01T00:00:00Z">
        <w:r>
          <w:t xml:space="preserve">The thresholds</w:t>
        </w:r>
      </w:ins>
      <w:ins w:id="2129" w:author="PR Preview" w:date="2026-01-01T00:00:00Z">
        <w:r>
          <w:t xml:space="preserve"> </w:t>
        </w:r>
      </w:ins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grow with the rank</w:t>
        </w:r>
      </w:ins>
      <w:ins w:id="2132" w:author="PR Preview" w:date="2026-01-01T00:00:00Z">
        <w:r>
          <w:t xml:space="preserve"> </w:t>
        </w:r>
      </w:ins>
      <m:oMath>
        <m:r>
          <m:t>k</m:t>
        </m:r>
      </m:oMath>
      <w:ins w:id="2133" w:author="PR Preview" w:date="2026-01-01T00:00:00Z">
        <w:r>
          <w:t xml:space="preserve">,</w:t>
        </w:r>
      </w:ins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and the smallest,</w:t>
        </w:r>
      </w:ins>
      <w:ins w:id="213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/</m:t>
        </m:r>
        <m:r>
          <m:t>m</m:t>
        </m:r>
      </m:oMath>
      <w:ins w:id="2137" w:author="PR Preview" w:date="2026-01-01T00:00:00Z">
        <w:r>
          <w:t xml:space="preserve">, equals the Bonferroni threshold,</w:t>
        </w:r>
      </w:ins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so BH rejects every hypothesis that the Bonferroni correction rejects at level</w:t>
        </w:r>
      </w:ins>
      <w:ins w:id="2140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q</m:t>
        </m:r>
      </m:oMath>
      <w:ins w:id="2141" w:author="PR Preview" w:date="2026-01-01T00:00:00Z">
        <w:r>
          <w:t xml:space="preserve">.</w:t>
        </w:r>
      </w:ins>
    </w:p>
    <w:bookmarkEnd w:id="75"/>
    <w:bookmarkStart w:id="76" w:name="exm-bh"/>
    <w:p>
      <w:pPr>
        <w:pStyle w:val="BodyText"/>
      </w:pPr>
      <w:ins w:id="2142" w:author="PR Preview" w:date="2026-01-01T00:00:00Z">
        <w:r>
          <w:rPr>
            <w:b/>
            <w:bCs/>
          </w:rPr>
          <w:t xml:space="preserve">Example 12 (The BH procedure for the Khan genes)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 </w:t>
        </w:r>
      </w:ins>
    </w:p>
    <w:p>
      <w:pPr>
        <w:pStyle w:val="SourceCode"/>
      </w:pPr>
      <w:ins w:id="2145" w:author="PR Preview" w:date="2026-01-01T00:00:00Z">
        <w:r>
          <w:rPr>
            <w:rStyle w:val="NormalTok"/>
          </w:rPr>
          <w:t xml:space="preserve">bh_reject </w:t>
        </w:r>
      </w:ins>
      <w:ins w:id="2146" w:author="PR Preview" w:date="2026-01-01T00:00:00Z">
        <w:r>
          <w:rPr>
            <w:rStyle w:val="OtherTok"/>
          </w:rPr>
          <w:t xml:space="preserve">&lt;-</w:t>
        </w:r>
      </w:ins>
      <w:ins w:id="2147" w:author="PR Preview" w:date="2026-01-01T00:00:00Z">
        <w:r>
          <w:rPr>
            <w:rStyle w:val="NormalTok"/>
          </w:rPr>
          <w:t xml:space="preserve"> </w:t>
        </w:r>
      </w:ins>
      <w:ins w:id="2148" w:author="PR Preview" w:date="2026-01-01T00:00:00Z">
        <w:r>
          <w:rPr>
            <w:rStyle w:val="ControlFlowTok"/>
          </w:rPr>
          <w:t xml:space="preserve">function</w:t>
        </w:r>
      </w:ins>
      <w:ins w:id="2149" w:author="PR Preview" w:date="2026-01-01T00:00:00Z">
        <w:r>
          <w:rPr>
            <w:rStyle w:val="NormalTok"/>
          </w:rPr>
          <w:t xml:space="preserve">(p, q) {</w:t>
        </w:r>
      </w:ins>
      <w:ins w:id="2150" w:author="PR Preview" w:date="2026-01-01T00:00:00Z">
        <w:r>
          <w:br/>
        </w:r>
      </w:ins>
      <w:ins w:id="2151" w:author="PR Preview" w:date="2026-01-01T00:00:00Z">
        <w:r>
          <w:rPr>
            <w:rStyle w:val="NormalTok"/>
          </w:rPr>
          <w:t xml:space="preserve">  m </w:t>
        </w:r>
      </w:ins>
      <w:ins w:id="2152" w:author="PR Preview" w:date="2026-01-01T00:00:00Z">
        <w:r>
          <w:rPr>
            <w:rStyle w:val="OtherTok"/>
          </w:rPr>
          <w:t xml:space="preserve">&lt;-</w:t>
        </w:r>
      </w:ins>
      <w:ins w:id="2153" w:author="PR Preview" w:date="2026-01-01T00:00:00Z">
        <w:r>
          <w:rPr>
            <w:rStyle w:val="NormalTok"/>
          </w:rPr>
          <w:t xml:space="preserve"> </w:t>
        </w:r>
      </w:ins>
      <w:ins w:id="2154" w:author="PR Preview" w:date="2026-01-01T00:00:00Z">
        <w:r>
          <w:rPr>
            <w:rStyle w:val="FunctionTok"/>
          </w:rPr>
          <w:t xml:space="preserve">length</w:t>
        </w:r>
      </w:ins>
      <w:ins w:id="2155" w:author="PR Preview" w:date="2026-01-01T00:00:00Z">
        <w:r>
          <w:rPr>
            <w:rStyle w:val="NormalTok"/>
          </w:rPr>
          <w:t xml:space="preserve">(p)</w:t>
        </w:r>
      </w:ins>
      <w:ins w:id="2156" w:author="PR Preview" w:date="2026-01-01T00:00:00Z">
        <w:r>
          <w:br/>
        </w:r>
      </w:ins>
      <w:ins w:id="2157" w:author="PR Preview" w:date="2026-01-01T00:00:00Z">
        <w:r>
          <w:rPr>
            <w:rStyle w:val="NormalTok"/>
          </w:rPr>
          <w:t xml:space="preserve">  ord </w:t>
        </w:r>
      </w:ins>
      <w:ins w:id="2158" w:author="PR Preview" w:date="2026-01-01T00:00:00Z">
        <w:r>
          <w:rPr>
            <w:rStyle w:val="OtherTok"/>
          </w:rPr>
          <w:t xml:space="preserve">&lt;-</w:t>
        </w:r>
      </w:ins>
      <w:ins w:id="2159" w:author="PR Preview" w:date="2026-01-01T00:00:00Z">
        <w:r>
          <w:rPr>
            <w:rStyle w:val="NormalTok"/>
          </w:rPr>
          <w:t xml:space="preserve"> </w:t>
        </w:r>
      </w:ins>
      <w:ins w:id="2160" w:author="PR Preview" w:date="2026-01-01T00:00:00Z">
        <w:r>
          <w:rPr>
            <w:rStyle w:val="FunctionTok"/>
          </w:rPr>
          <w:t xml:space="preserve">order</w:t>
        </w:r>
      </w:ins>
      <w:ins w:id="2161" w:author="PR Preview" w:date="2026-01-01T00:00:00Z">
        <w:r>
          <w:rPr>
            <w:rStyle w:val="NormalTok"/>
          </w:rPr>
          <w:t xml:space="preserve">(p)</w:t>
        </w:r>
      </w:ins>
      <w:ins w:id="2162" w:author="PR Preview" w:date="2026-01-01T00:00:00Z">
        <w:r>
          <w:br/>
        </w:r>
      </w:ins>
      <w:ins w:id="2163" w:author="PR Preview" w:date="2026-01-01T00:00:00Z">
        <w:r>
          <w:rPr>
            <w:rStyle w:val="NormalTok"/>
          </w:rPr>
          <w:t xml:space="preserve">  passes </w:t>
        </w:r>
      </w:ins>
      <w:ins w:id="2164" w:author="PR Preview" w:date="2026-01-01T00:00:00Z">
        <w:r>
          <w:rPr>
            <w:rStyle w:val="OtherTok"/>
          </w:rPr>
          <w:t xml:space="preserve">&lt;-</w:t>
        </w:r>
      </w:ins>
      <w:ins w:id="2165" w:author="PR Preview" w:date="2026-01-01T00:00:00Z">
        <w:r>
          <w:rPr>
            <w:rStyle w:val="NormalTok"/>
          </w:rPr>
          <w:t xml:space="preserve"> </w:t>
        </w:r>
      </w:ins>
      <w:ins w:id="2166" w:author="PR Preview" w:date="2026-01-01T00:00:00Z">
        <w:r>
          <w:rPr>
            <w:rStyle w:val="FunctionTok"/>
          </w:rPr>
          <w:t xml:space="preserve">which</w:t>
        </w:r>
      </w:ins>
      <w:ins w:id="2167" w:author="PR Preview" w:date="2026-01-01T00:00:00Z">
        <w:r>
          <w:rPr>
            <w:rStyle w:val="NormalTok"/>
          </w:rPr>
          <w:t xml:space="preserve">(p[ord] </w:t>
        </w:r>
      </w:ins>
      <w:ins w:id="2168" w:author="PR Preview" w:date="2026-01-01T00:00:00Z">
        <w:r>
          <w:rPr>
            <w:rStyle w:val="SpecialCharTok"/>
          </w:rPr>
          <w:t xml:space="preserve">&lt;=</w:t>
        </w:r>
      </w:ins>
      <w:ins w:id="2169" w:author="PR Preview" w:date="2026-01-01T00:00:00Z">
        <w:r>
          <w:rPr>
            <w:rStyle w:val="NormalTok"/>
          </w:rPr>
          <w:t xml:space="preserve"> </w:t>
        </w:r>
      </w:ins>
      <w:ins w:id="2170" w:author="PR Preview" w:date="2026-01-01T00:00:00Z">
        <w:r>
          <w:rPr>
            <w:rStyle w:val="FunctionTok"/>
          </w:rPr>
          <w:t xml:space="preserve">seq_len</w:t>
        </w:r>
      </w:ins>
      <w:ins w:id="2171" w:author="PR Preview" w:date="2026-01-01T00:00:00Z">
        <w:r>
          <w:rPr>
            <w:rStyle w:val="NormalTok"/>
          </w:rPr>
          <w:t xml:space="preserve">(m) </w:t>
        </w:r>
      </w:ins>
      <w:ins w:id="2172" w:author="PR Preview" w:date="2026-01-01T00:00:00Z">
        <w:r>
          <w:rPr>
            <w:rStyle w:val="SpecialCharTok"/>
          </w:rPr>
          <w:t xml:space="preserve">*</w:t>
        </w:r>
      </w:ins>
      <w:ins w:id="2173" w:author="PR Preview" w:date="2026-01-01T00:00:00Z">
        <w:r>
          <w:rPr>
            <w:rStyle w:val="NormalTok"/>
          </w:rPr>
          <w:t xml:space="preserve"> q </w:t>
        </w:r>
      </w:ins>
      <w:ins w:id="2174" w:author="PR Preview" w:date="2026-01-01T00:00:00Z">
        <w:r>
          <w:rPr>
            <w:rStyle w:val="SpecialCharTok"/>
          </w:rPr>
          <w:t xml:space="preserve">/</w:t>
        </w:r>
      </w:ins>
      <w:ins w:id="2175" w:author="PR Preview" w:date="2026-01-01T00:00:00Z">
        <w:r>
          <w:rPr>
            <w:rStyle w:val="NormalTok"/>
          </w:rPr>
          <w:t xml:space="preserve"> m)</w:t>
        </w:r>
      </w:ins>
      <w:ins w:id="2176" w:author="PR Preview" w:date="2026-01-01T00:00:00Z">
        <w:r>
          <w:br/>
        </w:r>
      </w:ins>
      <w:ins w:id="2177" w:author="PR Preview" w:date="2026-01-01T00:00:00Z">
        <w:r>
          <w:rPr>
            <w:rStyle w:val="NormalTok"/>
          </w:rPr>
          <w:t xml:space="preserve">  k_hat </w:t>
        </w:r>
      </w:ins>
      <w:ins w:id="2178" w:author="PR Preview" w:date="2026-01-01T00:00:00Z">
        <w:r>
          <w:rPr>
            <w:rStyle w:val="OtherTok"/>
          </w:rPr>
          <w:t xml:space="preserve">&lt;-</w:t>
        </w:r>
      </w:ins>
      <w:ins w:id="2179" w:author="PR Preview" w:date="2026-01-01T00:00:00Z">
        <w:r>
          <w:rPr>
            <w:rStyle w:val="NormalTok"/>
          </w:rPr>
          <w:t xml:space="preserve"> </w:t>
        </w:r>
      </w:ins>
      <w:ins w:id="2180" w:author="PR Preview" w:date="2026-01-01T00:00:00Z">
        <w:r>
          <w:rPr>
            <w:rStyle w:val="ControlFlowTok"/>
          </w:rPr>
          <w:t xml:space="preserve">if</w:t>
        </w:r>
      </w:ins>
      <w:ins w:id="2181" w:author="PR Preview" w:date="2026-01-01T00:00:00Z">
        <w:r>
          <w:rPr>
            <w:rStyle w:val="NormalTok"/>
          </w:rPr>
          <w:t xml:space="preserve"> (</w:t>
        </w:r>
      </w:ins>
      <w:ins w:id="2182" w:author="PR Preview" w:date="2026-01-01T00:00:00Z">
        <w:r>
          <w:rPr>
            <w:rStyle w:val="FunctionTok"/>
          </w:rPr>
          <w:t xml:space="preserve">length</w:t>
        </w:r>
      </w:ins>
      <w:ins w:id="2183" w:author="PR Preview" w:date="2026-01-01T00:00:00Z">
        <w:r>
          <w:rPr>
            <w:rStyle w:val="NormalTok"/>
          </w:rPr>
          <w:t xml:space="preserve">(passes) </w:t>
        </w:r>
      </w:ins>
      <w:ins w:id="2184" w:author="PR Preview" w:date="2026-01-01T00:00:00Z">
        <w:r>
          <w:rPr>
            <w:rStyle w:val="SpecialCharTok"/>
          </w:rPr>
          <w:t xml:space="preserve">&gt;</w:t>
        </w:r>
      </w:ins>
      <w:ins w:id="2185" w:author="PR Preview" w:date="2026-01-01T00:00:00Z">
        <w:r>
          <w:rPr>
            <w:rStyle w:val="NormalTok"/>
          </w:rPr>
          <w:t xml:space="preserve"> </w:t>
        </w:r>
      </w:ins>
      <w:ins w:id="2186" w:author="PR Preview" w:date="2026-01-01T00:00:00Z">
        <w:r>
          <w:rPr>
            <w:rStyle w:val="DecValTok"/>
          </w:rPr>
          <w:t xml:space="preserve">0</w:t>
        </w:r>
      </w:ins>
      <w:ins w:id="2187" w:author="PR Preview" w:date="2026-01-01T00:00:00Z">
        <w:r>
          <w:rPr>
            <w:rStyle w:val="NormalTok"/>
          </w:rPr>
          <w:t xml:space="preserve">) </w:t>
        </w:r>
      </w:ins>
      <w:ins w:id="2188" w:author="PR Preview" w:date="2026-01-01T00:00:00Z">
        <w:r>
          <w:rPr>
            <w:rStyle w:val="FunctionTok"/>
          </w:rPr>
          <w:t xml:space="preserve">max</w:t>
        </w:r>
      </w:ins>
      <w:ins w:id="2189" w:author="PR Preview" w:date="2026-01-01T00:00:00Z">
        <w:r>
          <w:rPr>
            <w:rStyle w:val="NormalTok"/>
          </w:rPr>
          <w:t xml:space="preserve">(passes) </w:t>
        </w:r>
      </w:ins>
      <w:ins w:id="2190" w:author="PR Preview" w:date="2026-01-01T00:00:00Z">
        <w:r>
          <w:rPr>
            <w:rStyle w:val="ControlFlowTok"/>
          </w:rPr>
          <w:t xml:space="preserve">else</w:t>
        </w:r>
      </w:ins>
      <w:ins w:id="2191" w:author="PR Preview" w:date="2026-01-01T00:00:00Z">
        <w:r>
          <w:rPr>
            <w:rStyle w:val="NormalTok"/>
          </w:rPr>
          <w:t xml:space="preserve"> </w:t>
        </w:r>
      </w:ins>
      <w:ins w:id="2192" w:author="PR Preview" w:date="2026-01-01T00:00:00Z">
        <w:r>
          <w:rPr>
            <w:rStyle w:val="DecValTok"/>
          </w:rPr>
          <w:t xml:space="preserve">0</w:t>
        </w:r>
      </w:ins>
      <w:ins w:id="2193" w:author="PR Preview" w:date="2026-01-01T00:00:00Z">
        <w:r>
          <w:br/>
        </w:r>
      </w:ins>
      <w:ins w:id="2194" w:author="PR Preview" w:date="2026-01-01T00:00:00Z">
        <w:r>
          <w:rPr>
            <w:rStyle w:val="NormalTok"/>
          </w:rPr>
          <w:t xml:space="preserve">  reject </w:t>
        </w:r>
      </w:ins>
      <w:ins w:id="2195" w:author="PR Preview" w:date="2026-01-01T00:00:00Z">
        <w:r>
          <w:rPr>
            <w:rStyle w:val="OtherTok"/>
          </w:rPr>
          <w:t xml:space="preserve">&lt;-</w:t>
        </w:r>
      </w:ins>
      <w:ins w:id="2196" w:author="PR Preview" w:date="2026-01-01T00:00:00Z">
        <w:r>
          <w:rPr>
            <w:rStyle w:val="NormalTok"/>
          </w:rPr>
          <w:t xml:space="preserve"> </w:t>
        </w:r>
      </w:ins>
      <w:ins w:id="2197" w:author="PR Preview" w:date="2026-01-01T00:00:00Z">
        <w:r>
          <w:rPr>
            <w:rStyle w:val="FunctionTok"/>
          </w:rPr>
          <w:t xml:space="preserve">rep</w:t>
        </w:r>
      </w:ins>
      <w:ins w:id="2198" w:author="PR Preview" w:date="2026-01-01T00:00:00Z">
        <w:r>
          <w:rPr>
            <w:rStyle w:val="NormalTok"/>
          </w:rPr>
          <w:t xml:space="preserve">(</w:t>
        </w:r>
      </w:ins>
      <w:ins w:id="2199" w:author="PR Preview" w:date="2026-01-01T00:00:00Z">
        <w:r>
          <w:rPr>
            <w:rStyle w:val="ConstantTok"/>
          </w:rPr>
          <w:t xml:space="preserve">FALSE</w:t>
        </w:r>
      </w:ins>
      <w:ins w:id="2200" w:author="PR Preview" w:date="2026-01-01T00:00:00Z">
        <w:r>
          <w:rPr>
            <w:rStyle w:val="NormalTok"/>
          </w:rPr>
          <w:t xml:space="preserve">, m)</w:t>
        </w:r>
      </w:ins>
      <w:ins w:id="2201" w:author="PR Preview" w:date="2026-01-01T00:00:00Z">
        <w:r>
          <w:br/>
        </w:r>
      </w:ins>
      <w:ins w:id="2202" w:author="PR Preview" w:date="2026-01-01T00:00:00Z">
        <w:r>
          <w:rPr>
            <w:rStyle w:val="NormalTok"/>
          </w:rPr>
          <w:t xml:space="preserve">  reject[ord[</w:t>
        </w:r>
      </w:ins>
      <w:ins w:id="2203" w:author="PR Preview" w:date="2026-01-01T00:00:00Z">
        <w:r>
          <w:rPr>
            <w:rStyle w:val="FunctionTok"/>
          </w:rPr>
          <w:t xml:space="preserve">seq_len</w:t>
        </w:r>
      </w:ins>
      <w:ins w:id="2204" w:author="PR Preview" w:date="2026-01-01T00:00:00Z">
        <w:r>
          <w:rPr>
            <w:rStyle w:val="NormalTok"/>
          </w:rPr>
          <w:t xml:space="preserve">(k_hat)]] </w:t>
        </w:r>
      </w:ins>
      <w:ins w:id="2205" w:author="PR Preview" w:date="2026-01-01T00:00:00Z">
        <w:r>
          <w:rPr>
            <w:rStyle w:val="OtherTok"/>
          </w:rPr>
          <w:t xml:space="preserve">&lt;-</w:t>
        </w:r>
      </w:ins>
      <w:ins w:id="2206" w:author="PR Preview" w:date="2026-01-01T00:00:00Z">
        <w:r>
          <w:rPr>
            <w:rStyle w:val="NormalTok"/>
          </w:rPr>
          <w:t xml:space="preserve"> </w:t>
        </w:r>
      </w:ins>
      <w:ins w:id="2207" w:author="PR Preview" w:date="2026-01-01T00:00:00Z">
        <w:r>
          <w:rPr>
            <w:rStyle w:val="ConstantTok"/>
          </w:rPr>
          <w:t xml:space="preserve">TRUE</w:t>
        </w:r>
      </w:ins>
      <w:ins w:id="2208" w:author="PR Preview" w:date="2026-01-01T00:00:00Z">
        <w:r>
          <w:br/>
        </w:r>
      </w:ins>
      <w:ins w:id="2209" w:author="PR Preview" w:date="2026-01-01T00:00:00Z">
        <w:r>
          <w:rPr>
            <w:rStyle w:val="NormalTok"/>
          </w:rPr>
          <w:t xml:space="preserve">  reject</w:t>
        </w:r>
      </w:ins>
      <w:ins w:id="2210" w:author="PR Preview" w:date="2026-01-01T00:00:00Z">
        <w:r>
          <w:br/>
        </w:r>
      </w:ins>
      <w:ins w:id="2211" w:author="PR Preview" w:date="2026-01-01T00:00:00Z">
        <w:r>
          <w:rPr>
            <w:rStyle w:val="NormalTok"/>
          </w:rPr>
          <w:t xml:space="preserve">}</w:t>
        </w:r>
      </w:ins>
    </w:p>
    <w:p>
      <w:pPr>
        <w:pStyle w:val="FirstParagraph"/>
      </w:pPr>
      <w:ins w:id="2212" w:author="PR Preview" w:date="2026-01-01T00:00:00Z">
        <w:r>
          <w:t xml:space="preserve">For the first ten genes at</w:t>
        </w:r>
      </w:ins>
      <w:ins w:id="221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0.05</m:t>
        </m:r>
      </m:oMath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the thresholds</w:t>
        </w:r>
      </w:ins>
      <w:ins w:id="221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rise from</w:t>
        </w:r>
      </w:ins>
      <w:ins w:id="2219" w:author="PR Preview" w:date="2026-01-01T00:00:00Z">
        <w:r>
          <w:t xml:space="preserve"> </w:t>
        </w:r>
      </w:ins>
      <m:oMath>
        <m:r>
          <m:t>0.005</m:t>
        </m:r>
      </m:oMath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to</w:t>
        </w:r>
      </w:ins>
      <w:ins w:id="2222" w:author="PR Preview" w:date="2026-01-01T00:00:00Z">
        <w:r>
          <w:t xml:space="preserve"> </w:t>
        </w:r>
      </w:ins>
      <m:oMath>
        <m:r>
          <m:t>0.05</m:t>
        </m:r>
      </m:oMath>
      <w:ins w:id="2223" w:author="PR Preview" w:date="2026-01-01T00:00:00Z">
        <w:r>
          <w:t xml:space="preserve">:</w:t>
        </w:r>
      </w:ins>
    </w:p>
    <w:p>
      <w:pPr>
        <w:pStyle w:val="SourceCode"/>
      </w:pPr>
      <w:ins w:id="2224" w:author="PR Preview" w:date="2026-01-01T00:00:00Z">
        <w:r>
          <w:rPr>
            <w:rStyle w:val="NormalTok"/>
          </w:rPr>
          <w:t xml:space="preserve">bh_ten </w:t>
        </w:r>
      </w:ins>
      <w:ins w:id="2225" w:author="PR Preview" w:date="2026-01-01T00:00:00Z">
        <w:r>
          <w:rPr>
            <w:rStyle w:val="OtherTok"/>
          </w:rPr>
          <w:t xml:space="preserve">&lt;-</w:t>
        </w:r>
      </w:ins>
      <w:ins w:id="2226" w:author="PR Preview" w:date="2026-01-01T00:00:00Z">
        <w:r>
          <w:rPr>
            <w:rStyle w:val="NormalTok"/>
          </w:rPr>
          <w:t xml:space="preserve"> </w:t>
        </w:r>
      </w:ins>
      <w:ins w:id="2227" w:author="PR Preview" w:date="2026-01-01T00:00:00Z">
        <w:r>
          <w:rPr>
            <w:rStyle w:val="FunctionTok"/>
          </w:rPr>
          <w:t xml:space="preserve">data.frame</w:t>
        </w:r>
      </w:ins>
      <w:ins w:id="2228" w:author="PR Preview" w:date="2026-01-01T00:00:00Z">
        <w:r>
          <w:rPr>
            <w:rStyle w:val="NormalTok"/>
          </w:rPr>
          <w:t xml:space="preserve">(</w:t>
        </w:r>
      </w:ins>
      <w:ins w:id="2229" w:author="PR Preview" w:date="2026-01-01T00:00:00Z">
        <w:r>
          <w:br/>
        </w:r>
      </w:ins>
      <w:ins w:id="2230" w:author="PR Preview" w:date="2026-01-01T00:00:00Z">
        <w:r>
          <w:rPr>
            <w:rStyle w:val="NormalTok"/>
          </w:rPr>
          <w:t xml:space="preserve">  </w:t>
        </w:r>
      </w:ins>
      <w:ins w:id="2231" w:author="PR Preview" w:date="2026-01-01T00:00:00Z">
        <w:r>
          <w:rPr>
            <w:rStyle w:val="AttributeTok"/>
          </w:rPr>
          <w:t xml:space="preserve">gene =</w:t>
        </w:r>
      </w:ins>
      <w:ins w:id="2232" w:author="PR Preview" w:date="2026-01-01T00:00:00Z">
        <w:r>
          <w:rPr>
            <w:rStyle w:val="NormalTok"/>
          </w:rPr>
          <w:t xml:space="preserve"> </w:t>
        </w:r>
      </w:ins>
      <w:ins w:id="2233" w:author="PR Preview" w:date="2026-01-01T00:00:00Z">
        <w:r>
          <w:rPr>
            <w:rStyle w:val="FunctionTok"/>
          </w:rPr>
          <w:t xml:space="preserve">names</w:t>
        </w:r>
      </w:ins>
      <w:ins w:id="2234" w:author="PR Preview" w:date="2026-01-01T00:00:00Z">
        <w:r>
          <w:rPr>
            <w:rStyle w:val="NormalTok"/>
          </w:rPr>
          <w:t xml:space="preserve">(ten_genes),</w:t>
        </w:r>
      </w:ins>
      <w:ins w:id="2235" w:author="PR Preview" w:date="2026-01-01T00:00:00Z">
        <w:r>
          <w:br/>
        </w:r>
      </w:ins>
      <w:ins w:id="2236" w:author="PR Preview" w:date="2026-01-01T00:00:00Z">
        <w:r>
          <w:rPr>
            <w:rStyle w:val="NormalTok"/>
          </w:rPr>
          <w:t xml:space="preserve">  </w:t>
        </w:r>
      </w:ins>
      <w:ins w:id="2237" w:author="PR Preview" w:date="2026-01-01T00:00:00Z">
        <w:r>
          <w:rPr>
            <w:rStyle w:val="AttributeTok"/>
          </w:rPr>
          <w:t xml:space="preserve">p_value =</w:t>
        </w:r>
      </w:ins>
      <w:ins w:id="2238" w:author="PR Preview" w:date="2026-01-01T00:00:00Z">
        <w:r>
          <w:rPr>
            <w:rStyle w:val="NormalTok"/>
          </w:rPr>
          <w:t xml:space="preserve"> ten_genes,</w:t>
        </w:r>
      </w:ins>
      <w:ins w:id="2239" w:author="PR Preview" w:date="2026-01-01T00:00:00Z">
        <w:r>
          <w:br/>
        </w:r>
      </w:ins>
      <w:ins w:id="2240" w:author="PR Preview" w:date="2026-01-01T00:00:00Z">
        <w:r>
          <w:rPr>
            <w:rStyle w:val="NormalTok"/>
          </w:rPr>
          <w:t xml:space="preserve">  </w:t>
        </w:r>
      </w:ins>
      <w:ins w:id="2241" w:author="PR Preview" w:date="2026-01-01T00:00:00Z">
        <w:r>
          <w:rPr>
            <w:rStyle w:val="AttributeTok"/>
          </w:rPr>
          <w:t xml:space="preserve">row.names =</w:t>
        </w:r>
      </w:ins>
      <w:ins w:id="2242" w:author="PR Preview" w:date="2026-01-01T00:00:00Z">
        <w:r>
          <w:rPr>
            <w:rStyle w:val="NormalTok"/>
          </w:rPr>
          <w:t xml:space="preserve"> </w:t>
        </w:r>
      </w:ins>
      <w:ins w:id="2243" w:author="PR Preview" w:date="2026-01-01T00:00:00Z">
        <w:r>
          <w:rPr>
            <w:rStyle w:val="ConstantTok"/>
          </w:rPr>
          <w:t xml:space="preserve">NULL</w:t>
        </w:r>
      </w:ins>
      <w:ins w:id="2244" w:author="PR Preview" w:date="2026-01-01T00:00:00Z">
        <w:r>
          <w:br/>
        </w:r>
      </w:ins>
      <w:ins w:id="2245" w:author="PR Preview" w:date="2026-01-01T00:00:00Z">
        <w:r>
          <w:rPr>
            <w:rStyle w:val="NormalTok"/>
          </w:rPr>
          <w:t xml:space="preserve">) </w:t>
        </w:r>
      </w:ins>
      <w:ins w:id="2246" w:author="PR Preview" w:date="2026-01-01T00:00:00Z">
        <w:r>
          <w:rPr>
            <w:rStyle w:val="SpecialCharTok"/>
          </w:rPr>
          <w:t xml:space="preserve">|&gt;</w:t>
        </w:r>
      </w:ins>
      <w:ins w:id="2247" w:author="PR Preview" w:date="2026-01-01T00:00:00Z">
        <w:r>
          <w:br/>
        </w:r>
      </w:ins>
      <w:ins w:id="2248" w:author="PR Preview" w:date="2026-01-01T00:00:00Z">
        <w:r>
          <w:rPr>
            <w:rStyle w:val="NormalTok"/>
          </w:rPr>
          <w:t xml:space="preserve">  dplyr</w:t>
        </w:r>
      </w:ins>
      <w:ins w:id="2249" w:author="PR Preview" w:date="2026-01-01T00:00:00Z">
        <w:r>
          <w:rPr>
            <w:rStyle w:val="SpecialCharTok"/>
          </w:rPr>
          <w:t xml:space="preserve">::</w:t>
        </w:r>
      </w:ins>
      <w:ins w:id="2250" w:author="PR Preview" w:date="2026-01-01T00:00:00Z">
        <w:r>
          <w:rPr>
            <w:rStyle w:val="FunctionTok"/>
          </w:rPr>
          <w:t xml:space="preserve">arrange</w:t>
        </w:r>
      </w:ins>
      <w:ins w:id="2251" w:author="PR Preview" w:date="2026-01-01T00:00:00Z">
        <w:r>
          <w:rPr>
            <w:rStyle w:val="NormalTok"/>
          </w:rPr>
          <w:t xml:space="preserve">(p_value) </w:t>
        </w:r>
      </w:ins>
      <w:ins w:id="2252" w:author="PR Preview" w:date="2026-01-01T00:00:00Z">
        <w:r>
          <w:rPr>
            <w:rStyle w:val="SpecialCharTok"/>
          </w:rPr>
          <w:t xml:space="preserve">|&gt;</w:t>
        </w:r>
      </w:ins>
      <w:ins w:id="2253" w:author="PR Preview" w:date="2026-01-01T00:00:00Z">
        <w:r>
          <w:br/>
        </w:r>
      </w:ins>
      <w:ins w:id="2254" w:author="PR Preview" w:date="2026-01-01T00:00:00Z">
        <w:r>
          <w:rPr>
            <w:rStyle w:val="NormalTok"/>
          </w:rPr>
          <w:t xml:space="preserve">  dplyr</w:t>
        </w:r>
      </w:ins>
      <w:ins w:id="2255" w:author="PR Preview" w:date="2026-01-01T00:00:00Z">
        <w:r>
          <w:rPr>
            <w:rStyle w:val="SpecialCharTok"/>
          </w:rPr>
          <w:t xml:space="preserve">::</w:t>
        </w:r>
      </w:ins>
      <w:ins w:id="2256" w:author="PR Preview" w:date="2026-01-01T00:00:00Z">
        <w:r>
          <w:rPr>
            <w:rStyle w:val="FunctionTok"/>
          </w:rPr>
          <w:t xml:space="preserve">mutate</w:t>
        </w:r>
      </w:ins>
      <w:ins w:id="2257" w:author="PR Preview" w:date="2026-01-01T00:00:00Z">
        <w:r>
          <w:rPr>
            <w:rStyle w:val="NormalTok"/>
          </w:rPr>
          <w:t xml:space="preserve">(</w:t>
        </w:r>
      </w:ins>
      <w:ins w:id="2258" w:author="PR Preview" w:date="2026-01-01T00:00:00Z">
        <w:r>
          <w:br/>
        </w:r>
      </w:ins>
      <w:ins w:id="2259" w:author="PR Preview" w:date="2026-01-01T00:00:00Z">
        <w:r>
          <w:rPr>
            <w:rStyle w:val="NormalTok"/>
          </w:rPr>
          <w:t xml:space="preserve">    </w:t>
        </w:r>
      </w:ins>
      <w:ins w:id="2260" w:author="PR Preview" w:date="2026-01-01T00:00:00Z">
        <w:r>
          <w:rPr>
            <w:rStyle w:val="AttributeTok"/>
          </w:rPr>
          <w:t xml:space="preserve">rank =</w:t>
        </w:r>
      </w:ins>
      <w:ins w:id="2261" w:author="PR Preview" w:date="2026-01-01T00:00:00Z">
        <w:r>
          <w:rPr>
            <w:rStyle w:val="NormalTok"/>
          </w:rPr>
          <w:t xml:space="preserve"> dplyr</w:t>
        </w:r>
      </w:ins>
      <w:ins w:id="2262" w:author="PR Preview" w:date="2026-01-01T00:00:00Z">
        <w:r>
          <w:rPr>
            <w:rStyle w:val="SpecialCharTok"/>
          </w:rPr>
          <w:t xml:space="preserve">::</w:t>
        </w:r>
      </w:ins>
      <w:ins w:id="2263" w:author="PR Preview" w:date="2026-01-01T00:00:00Z">
        <w:r>
          <w:rPr>
            <w:rStyle w:val="FunctionTok"/>
          </w:rPr>
          <w:t xml:space="preserve">row_number</w:t>
        </w:r>
      </w:ins>
      <w:ins w:id="2264" w:author="PR Preview" w:date="2026-01-01T00:00:00Z">
        <w:r>
          <w:rPr>
            <w:rStyle w:val="NormalTok"/>
          </w:rPr>
          <w:t xml:space="preserve">(),</w:t>
        </w:r>
      </w:ins>
      <w:ins w:id="2265" w:author="PR Preview" w:date="2026-01-01T00:00:00Z">
        <w:r>
          <w:br/>
        </w:r>
      </w:ins>
      <w:ins w:id="2266" w:author="PR Preview" w:date="2026-01-01T00:00:00Z">
        <w:r>
          <w:rPr>
            <w:rStyle w:val="NormalTok"/>
          </w:rPr>
          <w:t xml:space="preserve">    </w:t>
        </w:r>
      </w:ins>
      <w:ins w:id="2267" w:author="PR Preview" w:date="2026-01-01T00:00:00Z">
        <w:r>
          <w:rPr>
            <w:rStyle w:val="AttributeTok"/>
          </w:rPr>
          <w:t xml:space="preserve">threshold =</w:t>
        </w:r>
      </w:ins>
      <w:ins w:id="2268" w:author="PR Preview" w:date="2026-01-01T00:00:00Z">
        <w:r>
          <w:rPr>
            <w:rStyle w:val="NormalTok"/>
          </w:rPr>
          <w:t xml:space="preserve"> rank </w:t>
        </w:r>
      </w:ins>
      <w:ins w:id="2269" w:author="PR Preview" w:date="2026-01-01T00:00:00Z">
        <w:r>
          <w:rPr>
            <w:rStyle w:val="SpecialCharTok"/>
          </w:rPr>
          <w:t xml:space="preserve">*</w:t>
        </w:r>
      </w:ins>
      <w:ins w:id="2270" w:author="PR Preview" w:date="2026-01-01T00:00:00Z">
        <w:r>
          <w:rPr>
            <w:rStyle w:val="NormalTok"/>
          </w:rPr>
          <w:t xml:space="preserve"> alpha </w:t>
        </w:r>
      </w:ins>
      <w:ins w:id="2271" w:author="PR Preview" w:date="2026-01-01T00:00:00Z">
        <w:r>
          <w:rPr>
            <w:rStyle w:val="SpecialCharTok"/>
          </w:rPr>
          <w:t xml:space="preserve">/</w:t>
        </w:r>
      </w:ins>
      <w:ins w:id="2272" w:author="PR Preview" w:date="2026-01-01T00:00:00Z">
        <w:r>
          <w:rPr>
            <w:rStyle w:val="NormalTok"/>
          </w:rPr>
          <w:t xml:space="preserve"> </w:t>
        </w:r>
      </w:ins>
      <w:ins w:id="2273" w:author="PR Preview" w:date="2026-01-01T00:00:00Z">
        <w:r>
          <w:rPr>
            <w:rStyle w:val="FunctionTok"/>
          </w:rPr>
          <w:t xml:space="preserve">length</w:t>
        </w:r>
      </w:ins>
      <w:ins w:id="2274" w:author="PR Preview" w:date="2026-01-01T00:00:00Z">
        <w:r>
          <w:rPr>
            <w:rStyle w:val="NormalTok"/>
          </w:rPr>
          <w:t xml:space="preserve">(ten_genes),</w:t>
        </w:r>
      </w:ins>
      <w:ins w:id="2275" w:author="PR Preview" w:date="2026-01-01T00:00:00Z">
        <w:r>
          <w:br/>
        </w:r>
      </w:ins>
      <w:ins w:id="2276" w:author="PR Preview" w:date="2026-01-01T00:00:00Z">
        <w:r>
          <w:rPr>
            <w:rStyle w:val="NormalTok"/>
          </w:rPr>
          <w:t xml:space="preserve">    </w:t>
        </w:r>
      </w:ins>
      <w:ins w:id="2277" w:author="PR Preview" w:date="2026-01-01T00:00:00Z">
        <w:r>
          <w:rPr>
            <w:rStyle w:val="AttributeTok"/>
          </w:rPr>
          <w:t xml:space="preserve">passes =</w:t>
        </w:r>
      </w:ins>
      <w:ins w:id="2278" w:author="PR Preview" w:date="2026-01-01T00:00:00Z">
        <w:r>
          <w:rPr>
            <w:rStyle w:val="NormalTok"/>
          </w:rPr>
          <w:t xml:space="preserve"> p_value </w:t>
        </w:r>
      </w:ins>
      <w:ins w:id="2279" w:author="PR Preview" w:date="2026-01-01T00:00:00Z">
        <w:r>
          <w:rPr>
            <w:rStyle w:val="SpecialCharTok"/>
          </w:rPr>
          <w:t xml:space="preserve">&lt;=</w:t>
        </w:r>
      </w:ins>
      <w:ins w:id="2280" w:author="PR Preview" w:date="2026-01-01T00:00:00Z">
        <w:r>
          <w:rPr>
            <w:rStyle w:val="NormalTok"/>
          </w:rPr>
          <w:t xml:space="preserve"> threshold</w:t>
        </w:r>
      </w:ins>
      <w:ins w:id="2281" w:author="PR Preview" w:date="2026-01-01T00:00:00Z">
        <w:r>
          <w:br/>
        </w:r>
      </w:ins>
      <w:ins w:id="2282" w:author="PR Preview" w:date="2026-01-01T00:00:00Z">
        <w:r>
          <w:rPr>
            <w:rStyle w:val="NormalTok"/>
          </w:rPr>
          <w:t xml:space="preserve">  )</w:t>
        </w:r>
      </w:ins>
      <w:ins w:id="2283" w:author="PR Preview" w:date="2026-01-01T00:00:00Z">
        <w:r>
          <w:br/>
        </w:r>
      </w:ins>
      <w:ins w:id="2284" w:author="PR Preview" w:date="2026-01-01T00:00:00Z">
        <w:r>
          <w:rPr>
            <w:rStyle w:val="NormalTok"/>
          </w:rPr>
          <w:t xml:space="preserve">bh_ten </w:t>
        </w:r>
      </w:ins>
      <w:ins w:id="2285" w:author="PR Preview" w:date="2026-01-01T00:00:00Z">
        <w:r>
          <w:rPr>
            <w:rStyle w:val="SpecialCharTok"/>
          </w:rPr>
          <w:t xml:space="preserve">|&gt;</w:t>
        </w:r>
      </w:ins>
      <w:ins w:id="2286" w:author="PR Preview" w:date="2026-01-01T00:00:00Z">
        <w:r>
          <w:br/>
        </w:r>
      </w:ins>
      <w:ins w:id="2287" w:author="PR Preview" w:date="2026-01-01T00:00:00Z">
        <w:r>
          <w:rPr>
            <w:rStyle w:val="NormalTok"/>
          </w:rPr>
          <w:t xml:space="preserve">  dplyr</w:t>
        </w:r>
      </w:ins>
      <w:ins w:id="2288" w:author="PR Preview" w:date="2026-01-01T00:00:00Z">
        <w:r>
          <w:rPr>
            <w:rStyle w:val="SpecialCharTok"/>
          </w:rPr>
          <w:t xml:space="preserve">::</w:t>
        </w:r>
      </w:ins>
      <w:ins w:id="2289" w:author="PR Preview" w:date="2026-01-01T00:00:00Z">
        <w:r>
          <w:rPr>
            <w:rStyle w:val="FunctionTok"/>
          </w:rPr>
          <w:t xml:space="preserve">mutate</w:t>
        </w:r>
      </w:ins>
      <w:ins w:id="2290" w:author="PR Preview" w:date="2026-01-01T00:00:00Z">
        <w:r>
          <w:rPr>
            <w:rStyle w:val="NormalTok"/>
          </w:rPr>
          <w:t xml:space="preserve">(</w:t>
        </w:r>
      </w:ins>
      <w:ins w:id="2291" w:author="PR Preview" w:date="2026-01-01T00:00:00Z">
        <w:r>
          <w:rPr>
            <w:rStyle w:val="AttributeTok"/>
          </w:rPr>
          <w:t xml:space="preserve">p_value =</w:t>
        </w:r>
      </w:ins>
      <w:ins w:id="2292" w:author="PR Preview" w:date="2026-01-01T00:00:00Z">
        <w:r>
          <w:rPr>
            <w:rStyle w:val="NormalTok"/>
          </w:rPr>
          <w:t xml:space="preserve"> </w:t>
        </w:r>
      </w:ins>
      <w:ins w:id="2293" w:author="PR Preview" w:date="2026-01-01T00:00:00Z">
        <w:r>
          <w:rPr>
            <w:rStyle w:val="FunctionTok"/>
          </w:rPr>
          <w:t xml:space="preserve">fmt_p</w:t>
        </w:r>
      </w:ins>
      <w:ins w:id="2294" w:author="PR Preview" w:date="2026-01-01T00:00:00Z">
        <w:r>
          <w:rPr>
            <w:rStyle w:val="NormalTok"/>
          </w:rPr>
          <w:t xml:space="preserve">(p_value)) </w:t>
        </w:r>
      </w:ins>
      <w:ins w:id="2295" w:author="PR Preview" w:date="2026-01-01T00:00:00Z">
        <w:r>
          <w:rPr>
            <w:rStyle w:val="SpecialCharTok"/>
          </w:rPr>
          <w:t xml:space="preserve">|&gt;</w:t>
        </w:r>
      </w:ins>
      <w:ins w:id="2296" w:author="PR Preview" w:date="2026-01-01T00:00:00Z">
        <w:r>
          <w:br/>
        </w:r>
      </w:ins>
      <w:ins w:id="2297" w:author="PR Preview" w:date="2026-01-01T00:00:00Z">
        <w:r>
          <w:rPr>
            <w:rStyle w:val="NormalTok"/>
          </w:rPr>
          <w:t xml:space="preserve">  knitr</w:t>
        </w:r>
      </w:ins>
      <w:ins w:id="2298" w:author="PR Preview" w:date="2026-01-01T00:00:00Z">
        <w:r>
          <w:rPr>
            <w:rStyle w:val="SpecialCharTok"/>
          </w:rPr>
          <w:t xml:space="preserve">::</w:t>
        </w:r>
      </w:ins>
      <w:ins w:id="2299" w:author="PR Preview" w:date="2026-01-01T00:00:00Z">
        <w:r>
          <w:rPr>
            <w:rStyle w:val="FunctionTok"/>
          </w:rPr>
          <w:t xml:space="preserve">kable</w:t>
        </w:r>
      </w:ins>
      <w:ins w:id="2300" w:author="PR Preview" w:date="2026-01-01T00:00:00Z">
        <w:r>
          <w:rPr>
            <w:rStyle w:val="NormalTok"/>
          </w:rPr>
          <w:t xml:space="preserve">()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ins w:id="2301" w:author="PR Preview" w:date="2026-01-01T00:00:00Z">
        <w:r>
          <w:t xml:space="preserve">The largest rank that passes is</w:t>
        </w:r>
      </w:ins>
      <w:ins w:id="230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2,</w:t>
        </w:r>
      </w:ins>
      <w:ins w:id="2305" w:author="PR Preview" w:date="2026-01-01T00:00:00Z">
        <w:r>
          <w:t xml:space="preserve"> </w:t>
        </w:r>
      </w:ins>
      <w:ins w:id="2306" w:author="PR Preview" w:date="2026-01-01T00:00:00Z">
        <w:r>
          <w:t xml:space="preserve">so BH rejects the 2 genes with the smallest p-values.</w:t>
        </w:r>
      </w:ins>
      <w:ins w:id="2307" w:author="PR Preview" w:date="2026-01-01T00:00:00Z">
        <w:r>
          <w:t xml:space="preserve"> </w:t>
        </w:r>
      </w:ins>
      <w:ins w:id="2308" w:author="PR Preview" w:date="2026-01-01T00:00:00Z">
        <w:r>
          <w:t xml:space="preserve">On all 2308 genes at</w:t>
        </w:r>
      </w:ins>
      <w:ins w:id="2309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0.05</m:t>
        </m:r>
      </m:oMath>
      <w:ins w:id="2310" w:author="PR Preview" w:date="2026-01-01T00:00:00Z">
        <w:r>
          <w:t xml:space="preserve">, BH rejects far more genes than the Bonferroni correction:</w:t>
        </w:r>
      </w:ins>
    </w:p>
    <w:p>
      <w:pPr>
        <w:pStyle w:val="SourceCode"/>
      </w:pPr>
      <w:ins w:id="2311" w:author="PR Preview" w:date="2026-01-01T00:00:00Z">
        <w:r>
          <w:rPr>
            <w:rStyle w:val="FunctionTok"/>
          </w:rPr>
          <w:t xml:space="preserve">c</w:t>
        </w:r>
      </w:ins>
      <w:ins w:id="2312" w:author="PR Preview" w:date="2026-01-01T00:00:00Z">
        <w:r>
          <w:rPr>
            <w:rStyle w:val="NormalTok"/>
          </w:rPr>
          <w:t xml:space="preserve">(</w:t>
        </w:r>
      </w:ins>
      <w:ins w:id="2313" w:author="PR Preview" w:date="2026-01-01T00:00:00Z">
        <w:r>
          <w:br/>
        </w:r>
      </w:ins>
      <w:ins w:id="2314" w:author="PR Preview" w:date="2026-01-01T00:00:00Z">
        <w:r>
          <w:rPr>
            <w:rStyle w:val="NormalTok"/>
          </w:rPr>
          <w:t xml:space="preserve">  </w:t>
        </w:r>
      </w:ins>
      <w:ins w:id="2315" w:author="PR Preview" w:date="2026-01-01T00:00:00Z">
        <w:r>
          <w:rPr>
            <w:rStyle w:val="AttributeTok"/>
          </w:rPr>
          <w:t xml:space="preserve">unadjusted =</w:t>
        </w:r>
      </w:ins>
      <w:ins w:id="2316" w:author="PR Preview" w:date="2026-01-01T00:00:00Z">
        <w:r>
          <w:rPr>
            <w:rStyle w:val="NormalTok"/>
          </w:rPr>
          <w:t xml:space="preserve"> </w:t>
        </w:r>
      </w:ins>
      <w:ins w:id="2317" w:author="PR Preview" w:date="2026-01-01T00:00:00Z">
        <w:r>
          <w:rPr>
            <w:rStyle w:val="FunctionTok"/>
          </w:rPr>
          <w:t xml:space="preserve">sum</w:t>
        </w:r>
      </w:ins>
      <w:ins w:id="2318" w:author="PR Preview" w:date="2026-01-01T00:00:00Z">
        <w:r>
          <w:rPr>
            <w:rStyle w:val="NormalTok"/>
          </w:rPr>
          <w:t xml:space="preserve">(khan_p </w:t>
        </w:r>
      </w:ins>
      <w:ins w:id="2319" w:author="PR Preview" w:date="2026-01-01T00:00:00Z">
        <w:r>
          <w:rPr>
            <w:rStyle w:val="SpecialCharTok"/>
          </w:rPr>
          <w:t xml:space="preserve">&lt;=</w:t>
        </w:r>
      </w:ins>
      <w:ins w:id="2320" w:author="PR Preview" w:date="2026-01-01T00:00:00Z">
        <w:r>
          <w:rPr>
            <w:rStyle w:val="NormalTok"/>
          </w:rPr>
          <w:t xml:space="preserve"> </w:t>
        </w:r>
      </w:ins>
      <w:ins w:id="2321" w:author="PR Preview" w:date="2026-01-01T00:00:00Z">
        <w:r>
          <w:rPr>
            <w:rStyle w:val="FloatTok"/>
          </w:rPr>
          <w:t xml:space="preserve">0.05</w:t>
        </w:r>
      </w:ins>
      <w:ins w:id="2322" w:author="PR Preview" w:date="2026-01-01T00:00:00Z">
        <w:r>
          <w:rPr>
            <w:rStyle w:val="NormalTok"/>
          </w:rPr>
          <w:t xml:space="preserve">),</w:t>
        </w:r>
      </w:ins>
      <w:ins w:id="2323" w:author="PR Preview" w:date="2026-01-01T00:00:00Z">
        <w:r>
          <w:br/>
        </w:r>
      </w:ins>
      <w:ins w:id="2324" w:author="PR Preview" w:date="2026-01-01T00:00:00Z">
        <w:r>
          <w:rPr>
            <w:rStyle w:val="NormalTok"/>
          </w:rPr>
          <w:t xml:space="preserve">  </w:t>
        </w:r>
      </w:ins>
      <w:ins w:id="2325" w:author="PR Preview" w:date="2026-01-01T00:00:00Z">
        <w:r>
          <w:rPr>
            <w:rStyle w:val="AttributeTok"/>
          </w:rPr>
          <w:t xml:space="preserve">bonferroni =</w:t>
        </w:r>
      </w:ins>
      <w:ins w:id="2326" w:author="PR Preview" w:date="2026-01-01T00:00:00Z">
        <w:r>
          <w:rPr>
            <w:rStyle w:val="NormalTok"/>
          </w:rPr>
          <w:t xml:space="preserve"> </w:t>
        </w:r>
      </w:ins>
      <w:ins w:id="2327" w:author="PR Preview" w:date="2026-01-01T00:00:00Z">
        <w:r>
          <w:rPr>
            <w:rStyle w:val="FunctionTok"/>
          </w:rPr>
          <w:t xml:space="preserve">sum</w:t>
        </w:r>
      </w:ins>
      <w:ins w:id="2328" w:author="PR Preview" w:date="2026-01-01T00:00:00Z">
        <w:r>
          <w:rPr>
            <w:rStyle w:val="NormalTok"/>
          </w:rPr>
          <w:t xml:space="preserve">(</w:t>
        </w:r>
      </w:ins>
      <w:ins w:id="2329" w:author="PR Preview" w:date="2026-01-01T00:00:00Z">
        <w:r>
          <w:rPr>
            <w:rStyle w:val="FunctionTok"/>
          </w:rPr>
          <w:t xml:space="preserve">bonferroni_reject</w:t>
        </w:r>
      </w:ins>
      <w:ins w:id="2330" w:author="PR Preview" w:date="2026-01-01T00:00:00Z">
        <w:r>
          <w:rPr>
            <w:rStyle w:val="NormalTok"/>
          </w:rPr>
          <w:t xml:space="preserve">(khan_p, </w:t>
        </w:r>
      </w:ins>
      <w:ins w:id="2331" w:author="PR Preview" w:date="2026-01-01T00:00:00Z">
        <w:r>
          <w:rPr>
            <w:rStyle w:val="FloatTok"/>
          </w:rPr>
          <w:t xml:space="preserve">0.05</w:t>
        </w:r>
      </w:ins>
      <w:ins w:id="2332" w:author="PR Preview" w:date="2026-01-01T00:00:00Z">
        <w:r>
          <w:rPr>
            <w:rStyle w:val="NormalTok"/>
          </w:rPr>
          <w:t xml:space="preserve">)),</w:t>
        </w:r>
      </w:ins>
      <w:ins w:id="2333" w:author="PR Preview" w:date="2026-01-01T00:00:00Z">
        <w:r>
          <w:br/>
        </w:r>
      </w:ins>
      <w:ins w:id="2334" w:author="PR Preview" w:date="2026-01-01T00:00:00Z">
        <w:r>
          <w:rPr>
            <w:rStyle w:val="NormalTok"/>
          </w:rPr>
          <w:t xml:space="preserve">  </w:t>
        </w:r>
      </w:ins>
      <w:ins w:id="2335" w:author="PR Preview" w:date="2026-01-01T00:00:00Z">
        <w:r>
          <w:rPr>
            <w:rStyle w:val="AttributeTok"/>
          </w:rPr>
          <w:t xml:space="preserve">holm =</w:t>
        </w:r>
      </w:ins>
      <w:ins w:id="2336" w:author="PR Preview" w:date="2026-01-01T00:00:00Z">
        <w:r>
          <w:rPr>
            <w:rStyle w:val="NormalTok"/>
          </w:rPr>
          <w:t xml:space="preserve"> </w:t>
        </w:r>
      </w:ins>
      <w:ins w:id="2337" w:author="PR Preview" w:date="2026-01-01T00:00:00Z">
        <w:r>
          <w:rPr>
            <w:rStyle w:val="FunctionTok"/>
          </w:rPr>
          <w:t xml:space="preserve">sum</w:t>
        </w:r>
      </w:ins>
      <w:ins w:id="2338" w:author="PR Preview" w:date="2026-01-01T00:00:00Z">
        <w:r>
          <w:rPr>
            <w:rStyle w:val="NormalTok"/>
          </w:rPr>
          <w:t xml:space="preserve">(</w:t>
        </w:r>
      </w:ins>
      <w:ins w:id="2339" w:author="PR Preview" w:date="2026-01-01T00:00:00Z">
        <w:r>
          <w:rPr>
            <w:rStyle w:val="FunctionTok"/>
          </w:rPr>
          <w:t xml:space="preserve">holm_reject</w:t>
        </w:r>
      </w:ins>
      <w:ins w:id="2340" w:author="PR Preview" w:date="2026-01-01T00:00:00Z">
        <w:r>
          <w:rPr>
            <w:rStyle w:val="NormalTok"/>
          </w:rPr>
          <w:t xml:space="preserve">(khan_p, </w:t>
        </w:r>
      </w:ins>
      <w:ins w:id="2341" w:author="PR Preview" w:date="2026-01-01T00:00:00Z">
        <w:r>
          <w:rPr>
            <w:rStyle w:val="FloatTok"/>
          </w:rPr>
          <w:t xml:space="preserve">0.05</w:t>
        </w:r>
      </w:ins>
      <w:ins w:id="2342" w:author="PR Preview" w:date="2026-01-01T00:00:00Z">
        <w:r>
          <w:rPr>
            <w:rStyle w:val="NormalTok"/>
          </w:rPr>
          <w:t xml:space="preserve">)),</w:t>
        </w:r>
      </w:ins>
      <w:ins w:id="2343" w:author="PR Preview" w:date="2026-01-01T00:00:00Z">
        <w:r>
          <w:br/>
        </w:r>
      </w:ins>
      <w:ins w:id="2344" w:author="PR Preview" w:date="2026-01-01T00:00:00Z">
        <w:r>
          <w:rPr>
            <w:rStyle w:val="NormalTok"/>
          </w:rPr>
          <w:t xml:space="preserve">  </w:t>
        </w:r>
      </w:ins>
      <w:ins w:id="2345" w:author="PR Preview" w:date="2026-01-01T00:00:00Z">
        <w:r>
          <w:rPr>
            <w:rStyle w:val="AttributeTok"/>
          </w:rPr>
          <w:t xml:space="preserve">bh =</w:t>
        </w:r>
      </w:ins>
      <w:ins w:id="2346" w:author="PR Preview" w:date="2026-01-01T00:00:00Z">
        <w:r>
          <w:rPr>
            <w:rStyle w:val="NormalTok"/>
          </w:rPr>
          <w:t xml:space="preserve"> </w:t>
        </w:r>
      </w:ins>
      <w:ins w:id="2347" w:author="PR Preview" w:date="2026-01-01T00:00:00Z">
        <w:r>
          <w:rPr>
            <w:rStyle w:val="FunctionTok"/>
          </w:rPr>
          <w:t xml:space="preserve">sum</w:t>
        </w:r>
      </w:ins>
      <w:ins w:id="2348" w:author="PR Preview" w:date="2026-01-01T00:00:00Z">
        <w:r>
          <w:rPr>
            <w:rStyle w:val="NormalTok"/>
          </w:rPr>
          <w:t xml:space="preserve">(</w:t>
        </w:r>
      </w:ins>
      <w:ins w:id="2349" w:author="PR Preview" w:date="2026-01-01T00:00:00Z">
        <w:r>
          <w:rPr>
            <w:rStyle w:val="FunctionTok"/>
          </w:rPr>
          <w:t xml:space="preserve">bh_reject</w:t>
        </w:r>
      </w:ins>
      <w:ins w:id="2350" w:author="PR Preview" w:date="2026-01-01T00:00:00Z">
        <w:r>
          <w:rPr>
            <w:rStyle w:val="NormalTok"/>
          </w:rPr>
          <w:t xml:space="preserve">(khan_p, </w:t>
        </w:r>
      </w:ins>
      <w:ins w:id="2351" w:author="PR Preview" w:date="2026-01-01T00:00:00Z">
        <w:r>
          <w:rPr>
            <w:rStyle w:val="FloatTok"/>
          </w:rPr>
          <w:t xml:space="preserve">0.05</w:t>
        </w:r>
      </w:ins>
      <w:ins w:id="2352" w:author="PR Preview" w:date="2026-01-01T00:00:00Z">
        <w:r>
          <w:rPr>
            <w:rStyle w:val="NormalTok"/>
          </w:rPr>
          <w:t xml:space="preserve">))</w:t>
        </w:r>
      </w:ins>
      <w:ins w:id="2353" w:author="PR Preview" w:date="2026-01-01T00:00:00Z">
        <w:r>
          <w:br/>
        </w:r>
      </w:ins>
      <w:ins w:id="2354" w:author="PR Preview" w:date="2026-01-01T00:00:00Z">
        <w:r>
          <w:rPr>
            <w:rStyle w:val="NormalTok"/>
          </w:rPr>
          <w:t xml:space="preserve">)</w:t>
        </w:r>
      </w:ins>
      <w:ins w:id="2355" w:author="PR Preview" w:date="2026-01-01T00:00:00Z">
        <w:r>
          <w:br/>
        </w:r>
      </w:ins>
      <w:ins w:id="2356" w:author="PR Preview" w:date="2026-01-01T00:00:00Z">
        <w:r>
          <w:rPr>
            <w:rStyle w:val="CommentTok"/>
          </w:rPr>
          <w:t xml:space="preserve">#&gt; unadjusted bonferroni       holm         bh </w:t>
        </w:r>
      </w:ins>
      <w:ins w:id="2357" w:author="PR Preview" w:date="2026-01-01T00:00:00Z">
        <w:r>
          <w:br/>
        </w:r>
      </w:ins>
      <w:ins w:id="2358" w:author="PR Preview" w:date="2026-01-01T00:00:00Z">
        <w:r>
          <w:rPr>
            <w:rStyle w:val="CommentTok"/>
          </w:rPr>
          <w:t xml:space="preserve">#&gt;        528         62         62        250</w:t>
        </w:r>
      </w:ins>
    </w:p>
    <w:p>
      <w:pPr>
        <w:pStyle w:val="FirstParagraph"/>
      </w:pPr>
      <w:ins w:id="2359" w:author="PR Preview" w:date="2026-01-01T00:00:00Z">
        <w:r>
          <w:t xml:space="preserve">A guarantee that</w:t>
        </w:r>
      </w:ins>
      <w:ins w:id="2360" w:author="PR Preview" w:date="2026-01-01T00:00:00Z">
        <w:r>
          <w:t xml:space="preserve"> </w:t>
        </w:r>
      </w:ins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ins w:id="2361" w:author="PR Preview" w:date="2026-01-01T00:00:00Z">
        <w:r>
          <w:t xml:space="preserve"> </w:t>
        </w:r>
      </w:ins>
      <w:ins w:id="2362" w:author="PR Preview" w:date="2026-01-01T00:00:00Z">
        <w:r>
          <w:t xml:space="preserve">is a statement about the average false discovery proportion over repeated data sets,</w:t>
        </w:r>
      </w:ins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not about this particular list of 250 genes.</w:t>
        </w:r>
      </w:ins>
    </w:p>
    <w:bookmarkEnd w:id="76"/>
    <w:bookmarkStart w:id="79" w:name="thm-bh-fdr"/>
    <w:p>
      <w:pPr>
        <w:pStyle w:val="BodyText"/>
      </w:pPr>
      <w:ins w:id="2365" w:author="PR Preview" w:date="2026-01-01T00:00:00Z">
        <w:r>
          <w:rPr>
            <w:b/>
            <w:bCs/>
          </w:rPr>
          <w:t xml:space="preserve">Theorem 5 (The BH procedure controls the FDR under independence)</w:t>
        </w:r>
      </w:ins>
      <w:ins w:id="2366" w:author="PR Preview" w:date="2026-01-01T00:00:00Z">
        <w:r>
          <w:t xml:space="preserve"> </w:t>
        </w:r>
      </w:ins>
      <w:ins w:id="2367" w:author="PR Preview" w:date="2026-01-01T00:00:00Z">
        <w:r>
          <w:t xml:space="preserve">Suppose the</w:t>
        </w:r>
      </w:ins>
      <w:ins w:id="2368" w:author="PR Preview" w:date="2026-01-01T00:00:00Z">
        <w:r>
          <w:t xml:space="preserve"> </w:t>
        </w:r>
      </w:ins>
      <m:oMath>
        <m:r>
          <m:t>m</m:t>
        </m:r>
      </m:oMath>
      <w:ins w:id="2369" w:author="PR Preview" w:date="2026-01-01T00:00:00Z">
        <w:r>
          <w:t xml:space="preserve"> </w:t>
        </w:r>
      </w:ins>
      <w:ins w:id="2370" w:author="PR Preview" w:date="2026-01-01T00:00:00Z">
        <w:r>
          <w:t xml:space="preserve">p-values are independent and each true null hypothesis has a p-value that is uniform on</w:t>
        </w:r>
      </w:ins>
      <w:ins w:id="237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372" w:author="PR Preview" w:date="2026-01-01T00:00:00Z">
        <w:r>
          <w:t xml:space="preserve">.</w:t>
        </w:r>
      </w:ins>
      <w:ins w:id="2373" w:author="PR Preview" w:date="2026-01-01T00:00:00Z">
        <w:r>
          <w:t xml:space="preserve"> </w:t>
        </w:r>
      </w:ins>
      <w:ins w:id="2374" w:author="PR Preview" w:date="2026-01-01T00:00:00Z">
        <w:r>
          <w:t xml:space="preserve">Then the</w:t>
        </w:r>
      </w:ins>
      <w:ins w:id="2375" w:author="PR Preview" w:date="2026-01-01T00:00:00Z">
        <w:r>
          <w:t xml:space="preserve"> </w:t>
        </w:r>
      </w:ins>
      <w:hyperlink w:anchor="def-bh">
        <w:ins w:id="2376" w:author="PR Preview" w:date="2026-01-01T00:00:00Z">
          <w:r>
            <w:rPr>
              <w:rStyle w:val="Hyperlink"/>
            </w:rPr>
            <w:t xml:space="preserve">BH procedure</w:t>
          </w:r>
        </w:ins>
      </w:hyperlink>
      <w:ins w:id="2377" w:author="PR Preview" w:date="2026-01-01T00:00:00Z">
        <w:r>
          <w:t xml:space="preserve"> </w:t>
        </w:r>
      </w:ins>
      <w:ins w:id="2378" w:author="PR Preview" w:date="2026-01-01T00:00:00Z">
        <w:r>
          <w:t xml:space="preserve">at level</w:t>
        </w:r>
      </w:ins>
      <w:ins w:id="2379" w:author="PR Preview" w:date="2026-01-01T00:00:00Z">
        <w:r>
          <w:t xml:space="preserve"> </w:t>
        </w:r>
      </w:ins>
      <m:oMath>
        <m:r>
          <m:t>q</m:t>
        </m:r>
      </m:oMath>
      <w:ins w:id="2380" w:author="PR Preview" w:date="2026-01-01T00:00:00Z">
        <w:r>
          <w:t xml:space="preserve"> </w:t>
        </w:r>
      </w:ins>
      <w:ins w:id="2381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ins w:id="2382" w:author="PR Preview" w:date="2026-01-01T00:00:00Z">
        <w:r>
          <w:rPr>
            <w:b/>
            <w:bCs/>
          </w:rPr>
          <w:t xml:space="preserve">Example 13 (FDR of the BH procedure in the simulated family)</w:t>
        </w:r>
      </w:ins>
      <w:ins w:id="2383" w:author="PR Preview" w:date="2026-01-01T00:00:00Z">
        <w:r>
          <w:t xml:space="preserve"> </w:t>
        </w:r>
      </w:ins>
      <w:ins w:id="2384" w:author="PR Preview" w:date="2026-01-01T00:00:00Z">
        <w:r>
          <w:t xml:space="preserve">In the simulated family of</w:t>
        </w:r>
      </w:ins>
      <w:ins w:id="2385" w:author="PR Preview" w:date="2026-01-01T00:00:00Z">
        <w:r>
          <w:t xml:space="preserve"> </w:t>
        </w:r>
      </w:ins>
      <w:hyperlink w:anchor="exm-rejection-counts">
        <w:ins w:id="2386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387" w:author="PR Preview" w:date="2026-01-01T00:00:00Z">
        <w:r>
          <w:t xml:space="preserve"> </w:t>
        </w:r>
      </w:ins>
      <w:ins w:id="2388" w:author="PR Preview" w:date="2026-01-01T00:00:00Z">
        <w:r>
          <w:t xml:space="preserve">the p-values are independent and</w:t>
        </w:r>
      </w:ins>
      <w:ins w:id="2389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ins w:id="2390" w:author="PR Preview" w:date="2026-01-01T00:00:00Z">
        <w:r>
          <w:t xml:space="preserve">,</w:t>
        </w:r>
      </w:ins>
      <w:ins w:id="2391" w:author="PR Preview" w:date="2026-01-01T00:00:00Z">
        <w:r>
          <w:t xml:space="preserve"> </w:t>
        </w:r>
      </w:ins>
      <w:ins w:id="2392" w:author="PR Preview" w:date="2026-01-01T00:00:00Z">
        <w:r>
          <w:t xml:space="preserve">so</w:t>
        </w:r>
      </w:ins>
      <w:ins w:id="2393" w:author="PR Preview" w:date="2026-01-01T00:00:00Z">
        <w:r>
          <w:t xml:space="preserve"> </w:t>
        </w:r>
      </w:ins>
      <w:hyperlink w:anchor="thm-bh-fdr">
        <w:ins w:id="2394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395" w:author="PR Preview" w:date="2026-01-01T00:00:00Z">
        <w:r>
          <w:t xml:space="preserve"> </w:t>
        </w:r>
      </w:ins>
      <w:ins w:id="2396" w:author="PR Preview" w:date="2026-01-01T00:00:00Z">
        <w:r>
          <w:t xml:space="preserve">gives</w:t>
        </w:r>
      </w:ins>
      <w:ins w:id="2397" w:author="PR Preview" w:date="2026-01-01T00:00:00Z">
        <w:r>
          <w:t xml:space="preserve"> </w:t>
        </w:r>
      </w:ins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ins w:id="2398" w:author="PR Preview" w:date="2026-01-01T00:00:00Z">
        <w:r>
          <w:t xml:space="preserve"> </w:t>
        </w:r>
      </w:ins>
      <w:ins w:id="2399" w:author="PR Preview" w:date="2026-01-01T00:00:00Z">
        <w:r>
          <w:t xml:space="preserve">0.045 at</w:t>
        </w:r>
      </w:ins>
      <w:ins w:id="240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0.05</m:t>
        </m:r>
      </m:oMath>
      <w:ins w:id="2401" w:author="PR Preview" w:date="2026-01-01T00:00:00Z">
        <w:r>
          <w:t xml:space="preserve">.</w:t>
        </w:r>
      </w:ins>
      <w:ins w:id="2402" w:author="PR Preview" w:date="2026-01-01T00:00:00Z">
        <w:r>
          <w:t xml:space="preserve"> </w:t>
        </w:r>
      </w:ins>
      <w:ins w:id="2403" w:author="PR Preview" w:date="2026-01-01T00:00:00Z">
        <w:r>
          <w:t xml:space="preserve">Repeating the simulation 2000 times with BH:</w:t>
        </w:r>
      </w:ins>
    </w:p>
    <w:p>
      <w:pPr>
        <w:pStyle w:val="SourceCode"/>
      </w:pPr>
      <w:ins w:id="2404" w:author="PR Preview" w:date="2026-01-01T00:00:00Z">
        <w:r>
          <w:rPr>
            <w:rStyle w:val="FunctionTok"/>
          </w:rPr>
          <w:t xml:space="preserve">set.seed</w:t>
        </w:r>
      </w:ins>
      <w:ins w:id="2405" w:author="PR Preview" w:date="2026-01-01T00:00:00Z">
        <w:r>
          <w:rPr>
            <w:rStyle w:val="NormalTok"/>
          </w:rPr>
          <w:t xml:space="preserve">(</w:t>
        </w:r>
      </w:ins>
      <w:ins w:id="2406" w:author="PR Preview" w:date="2026-01-01T00:00:00Z">
        <w:r>
          <w:rPr>
            <w:rStyle w:val="DecValTok"/>
          </w:rPr>
          <w:t xml:space="preserve">576</w:t>
        </w:r>
      </w:ins>
      <w:ins w:id="2407" w:author="PR Preview" w:date="2026-01-01T00:00:00Z">
        <w:r>
          <w:rPr>
            <w:rStyle w:val="NormalTok"/>
          </w:rPr>
          <w:t xml:space="preserve">)</w:t>
        </w:r>
      </w:ins>
      <w:ins w:id="2408" w:author="PR Preview" w:date="2026-01-01T00:00:00Z">
        <w:r>
          <w:br/>
        </w:r>
      </w:ins>
      <w:ins w:id="2409" w:author="PR Preview" w:date="2026-01-01T00:00:00Z">
        <w:r>
          <w:rPr>
            <w:rStyle w:val="NormalTok"/>
          </w:rPr>
          <w:t xml:space="preserve">sim_counts</w:t>
        </w:r>
      </w:ins>
      <w:ins w:id="2410" w:author="PR Preview" w:date="2026-01-01T00:00:00Z">
        <w:r>
          <w:rPr>
            <w:rStyle w:val="SpecialCharTok"/>
          </w:rPr>
          <w:t xml:space="preserve">$</w:t>
        </w:r>
      </w:ins>
      <w:ins w:id="2411" w:author="PR Preview" w:date="2026-01-01T00:00:00Z">
        <w:r>
          <w:rPr>
            <w:rStyle w:val="NormalTok"/>
          </w:rPr>
          <w:t xml:space="preserve">bh </w:t>
        </w:r>
      </w:ins>
      <w:ins w:id="2412" w:author="PR Preview" w:date="2026-01-01T00:00:00Z">
        <w:r>
          <w:rPr>
            <w:rStyle w:val="OtherTok"/>
          </w:rPr>
          <w:t xml:space="preserve">&lt;-</w:t>
        </w:r>
      </w:ins>
      <w:ins w:id="2413" w:author="PR Preview" w:date="2026-01-01T00:00:00Z">
        <w:r>
          <w:rPr>
            <w:rStyle w:val="NormalTok"/>
          </w:rPr>
          <w:t xml:space="preserve"> </w:t>
        </w:r>
      </w:ins>
      <w:ins w:id="2414" w:author="PR Preview" w:date="2026-01-01T00:00:00Z">
        <w:r>
          <w:rPr>
            <w:rStyle w:val="FunctionTok"/>
          </w:rPr>
          <w:t xml:space="preserve">run_simulation</w:t>
        </w:r>
      </w:ins>
      <w:ins w:id="2415" w:author="PR Preview" w:date="2026-01-01T00:00:00Z">
        <w:r>
          <w:rPr>
            <w:rStyle w:val="NormalTok"/>
          </w:rPr>
          <w:t xml:space="preserve">(</w:t>
        </w:r>
      </w:ins>
      <w:ins w:id="2416" w:author="PR Preview" w:date="2026-01-01T00:00:00Z">
        <w:r>
          <w:rPr>
            <w:rStyle w:val="ControlFlowTok"/>
          </w:rPr>
          <w:t xml:space="preserve">function</w:t>
        </w:r>
      </w:ins>
      <w:ins w:id="2417" w:author="PR Preview" w:date="2026-01-01T00:00:00Z">
        <w:r>
          <w:rPr>
            <w:rStyle w:val="NormalTok"/>
          </w:rPr>
          <w:t xml:space="preserve">(p) </w:t>
        </w:r>
      </w:ins>
      <w:ins w:id="2418" w:author="PR Preview" w:date="2026-01-01T00:00:00Z">
        <w:r>
          <w:rPr>
            <w:rStyle w:val="FunctionTok"/>
          </w:rPr>
          <w:t xml:space="preserve">bh_reject</w:t>
        </w:r>
      </w:ins>
      <w:ins w:id="2419" w:author="PR Preview" w:date="2026-01-01T00:00:00Z">
        <w:r>
          <w:rPr>
            <w:rStyle w:val="NormalTok"/>
          </w:rPr>
          <w:t xml:space="preserve">(p, </w:t>
        </w:r>
      </w:ins>
      <w:ins w:id="2420" w:author="PR Preview" w:date="2026-01-01T00:00:00Z">
        <w:r>
          <w:rPr>
            <w:rStyle w:val="FloatTok"/>
          </w:rPr>
          <w:t xml:space="preserve">0.05</w:t>
        </w:r>
      </w:ins>
      <w:ins w:id="2421" w:author="PR Preview" w:date="2026-01-01T00:00:00Z">
        <w:r>
          <w:rPr>
            <w:rStyle w:val="NormalTok"/>
          </w:rPr>
          <w:t xml:space="preserve">))</w:t>
        </w:r>
      </w:ins>
      <w:ins w:id="2422" w:author="PR Preview" w:date="2026-01-01T00:00:00Z">
        <w:r>
          <w:br/>
        </w:r>
      </w:ins>
      <w:ins w:id="2423" w:author="PR Preview" w:date="2026-01-01T00:00:00Z">
        <w:r>
          <w:rPr>
            <w:rStyle w:val="FunctionTok"/>
          </w:rPr>
          <w:t xml:space="preserve">summarize_counts</w:t>
        </w:r>
      </w:ins>
      <w:ins w:id="2424" w:author="PR Preview" w:date="2026-01-01T00:00:00Z">
        <w:r>
          <w:rPr>
            <w:rStyle w:val="NormalTok"/>
          </w:rPr>
          <w:t xml:space="preserve">(sim_counts</w:t>
        </w:r>
      </w:ins>
      <w:ins w:id="2425" w:author="PR Preview" w:date="2026-01-01T00:00:00Z">
        <w:r>
          <w:rPr>
            <w:rStyle w:val="SpecialCharTok"/>
          </w:rPr>
          <w:t xml:space="preserve">$</w:t>
        </w:r>
      </w:ins>
      <w:ins w:id="2426" w:author="PR Preview" w:date="2026-01-01T00:00:00Z">
        <w:r>
          <w:rPr>
            <w:rStyle w:val="NormalTok"/>
          </w:rPr>
          <w:t xml:space="preserve">bh)</w:t>
        </w:r>
      </w:ins>
      <w:ins w:id="2427" w:author="PR Preview" w:date="2026-01-01T00:00:00Z">
        <w:r>
          <w:br/>
        </w:r>
      </w:ins>
      <w:ins w:id="2428" w:author="PR Preview" w:date="2026-01-01T00:00:00Z">
        <w:r>
          <w:rPr>
            <w:rStyle w:val="CommentTok"/>
          </w:rPr>
          <w:t xml:space="preserve">#&gt;      FWER       FDR     power </w:t>
        </w:r>
      </w:ins>
      <w:ins w:id="2429" w:author="PR Preview" w:date="2026-01-01T00:00:00Z">
        <w:r>
          <w:br/>
        </w:r>
      </w:ins>
      <w:ins w:id="2430" w:author="PR Preview" w:date="2026-01-01T00:00:00Z">
        <w:r>
          <w:rPr>
            <w:rStyle w:val="CommentTok"/>
          </w:rPr>
          <w:t xml:space="preserve">#&gt; 0.8840000 0.0448999 0.4954050</w:t>
        </w:r>
      </w:ins>
    </w:p>
    <w:p>
      <w:pPr>
        <w:pStyle w:val="FirstParagraph"/>
      </w:pPr>
      <w:ins w:id="2431" w:author="PR Preview" w:date="2026-01-01T00:00:00Z">
        <w:r>
          <w:t xml:space="preserve">The estimated FDR, 0.045,</w:t>
        </w:r>
      </w:ins>
      <w:ins w:id="2432" w:author="PR Preview" w:date="2026-01-01T00:00:00Z">
        <w:r>
          <w:t xml:space="preserve"> </w:t>
        </w:r>
      </w:ins>
      <w:ins w:id="2433" w:author="PR Preview" w:date="2026-01-01T00:00:00Z">
        <w:r>
          <w:t xml:space="preserve">is close to the theoretical value 0.045.</w:t>
        </w:r>
      </w:ins>
      <w:ins w:id="2434" w:author="PR Preview" w:date="2026-01-01T00:00:00Z">
        <w:r>
          <w:t xml:space="preserve"> </w:t>
        </w:r>
      </w:ins>
      <w:ins w:id="2435" w:author="PR Preview" w:date="2026-01-01T00:00:00Z">
        <w:r>
          <w:t xml:space="preserve">BH also finds 50% of the false null hypotheses,</w:t>
        </w:r>
      </w:ins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more than Holm’s procedure,</w:t>
        </w:r>
      </w:ins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and in exchange it makes at least one false positive in</w:t>
        </w:r>
      </w:ins>
      <w:ins w:id="2440" w:author="PR Preview" w:date="2026-01-01T00:00:00Z">
        <w:r>
          <w:t xml:space="preserve"> </w:t>
        </w:r>
      </w:ins>
      <w:ins w:id="2441" w:author="PR Preview" w:date="2026-01-01T00:00:00Z">
        <w:r>
          <w:t xml:space="preserve">88% of the repetitions.</w:t>
        </w:r>
      </w:ins>
    </w:p>
    <w:bookmarkEnd w:id="80"/>
    <w:bookmarkStart w:id="81" w:name="rem-bh-dependence"/>
    <w:p>
      <w:pPr>
        <w:pStyle w:val="BodyText"/>
      </w:pPr>
      <w:ins w:id="2442" w:author="PR Preview" w:date="2026-01-01T00:00:00Z">
        <w:r>
          <w:rPr>
            <w:i/>
            <w:iCs/>
          </w:rPr>
          <w:t xml:space="preserve">Remark 5</w:t>
        </w:r>
      </w:ins>
      <w:ins w:id="2443" w:author="PR Preview" w:date="2026-01-01T00:00:00Z">
        <w:r>
          <w:t xml:space="preserve"> (BH under dependence). </w:t>
        </w:r>
      </w:ins>
      <w:ins w:id="2444" w:author="PR Preview" w:date="2026-01-01T00:00:00Z">
        <w:r>
          <w:t xml:space="preserve">Gene expression levels are usually correlated,</w:t>
        </w:r>
      </w:ins>
      <w:ins w:id="2445" w:author="PR Preview" w:date="2026-01-01T00:00:00Z">
        <w:r>
          <w:t xml:space="preserve"> </w:t>
        </w:r>
      </w:ins>
      <w:ins w:id="2446" w:author="PR Preview" w:date="2026-01-01T00:00:00Z">
        <w:r>
          <w:t xml:space="preserve">and</w:t>
        </w:r>
      </w:ins>
      <w:ins w:id="2447" w:author="PR Preview" w:date="2026-01-01T00:00:00Z">
        <w:r>
          <w:t xml:space="preserve"> </w:t>
        </w:r>
      </w:ins>
      <w:hyperlink w:anchor="thm-bh-fdr">
        <w:ins w:id="244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449" w:author="PR Preview" w:date="2026-01-01T00:00:00Z">
        <w:r>
          <w:t xml:space="preserve"> </w:t>
        </w:r>
      </w:ins>
      <w:ins w:id="2450" w:author="PR Preview" w:date="2026-01-01T00:00:00Z">
        <w:r>
          <w:t xml:space="preserve">assumes independence.</w:t>
        </w:r>
      </w:ins>
      <w:ins w:id="2451" w:author="PR Preview" w:date="2026-01-01T00:00:00Z">
        <w:r>
          <w:t xml:space="preserve"> </w:t>
        </w:r>
      </w:ins>
      <w:ins w:id="2452" w:author="PR Preview" w:date="2026-01-01T00:00:00Z">
        <w:r>
          <w:t xml:space="preserve">Benjamini and Yekutieli (2001)</w:t>
        </w:r>
      </w:ins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proved that BH still controls the FDR at level</w:t>
        </w:r>
      </w:ins>
      <w:ins w:id="2455" w:author="PR Preview" w:date="2026-01-01T00:00:00Z">
        <w:r>
          <w:t xml:space="preserve"> </w:t>
        </w:r>
      </w:ins>
      <m:oMath>
        <m:r>
          <m:t>q</m:t>
        </m:r>
      </m:oMath>
      <w:ins w:id="2456" w:author="PR Preview" w:date="2026-01-01T00:00:00Z">
        <w:r>
          <w:t xml:space="preserve"> </w:t>
        </w:r>
      </w:ins>
      <w:ins w:id="2457" w:author="PR Preview" w:date="2026-01-01T00:00:00Z">
        <w:r>
          <w:t xml:space="preserve">under a form of positive dependence among the p-values,</w:t>
        </w:r>
      </w:ins>
      <w:ins w:id="2458" w:author="PR Preview" w:date="2026-01-01T00:00:00Z">
        <w:r>
          <w:t xml:space="preserve"> </w:t>
        </w:r>
      </w:ins>
      <w:ins w:id="2459" w:author="PR Preview" w:date="2026-01-01T00:00:00Z">
        <w:r>
          <w:t xml:space="preserve">and that the procedure run at level</w:t>
        </w:r>
      </w:ins>
      <w:ins w:id="246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ins w:id="2461" w:author="PR Preview" w:date="2026-01-01T00:00:00Z">
        <w:r>
          <w:t xml:space="preserve"> </w:t>
        </w:r>
      </w:ins>
      <w:ins w:id="2462" w:author="PR Preview" w:date="2026-01-01T00:00:00Z">
        <w:r>
          <w:t xml:space="preserve">controls it under any dependence.</w:t>
        </w:r>
      </w:ins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James et al. (2021, ch. 13)</w:t>
        </w:r>
      </w:ins>
      <w:ins w:id="2465" w:author="PR Preview" w:date="2026-01-01T00:00:00Z">
        <w:r>
          <w:t xml:space="preserve"> </w:t>
        </w:r>
      </w:ins>
      <w:ins w:id="2466" w:author="PR Preview" w:date="2026-01-01T00:00:00Z">
        <w:r>
          <w:t xml:space="preserve">and</w:t>
        </w:r>
      </w:ins>
      <w:ins w:id="2467" w:author="PR Preview" w:date="2026-01-01T00:00:00Z">
        <w:r>
          <w:t xml:space="preserve"> </w:t>
        </w:r>
      </w:ins>
      <w:ins w:id="2468" w:author="PR Preview" w:date="2026-01-01T00:00:00Z">
        <w:r>
          <w:t xml:space="preserve">Efron and Hastie (2016, ch. 15)</w:t>
        </w:r>
      </w:ins>
      <w:ins w:id="2469" w:author="PR Preview" w:date="2026-01-01T00:00:00Z">
        <w:r>
          <w:t xml:space="preserve"> </w:t>
        </w:r>
      </w:ins>
      <w:ins w:id="2470" w:author="PR Preview" w:date="2026-01-01T00:00:00Z">
        <w:r>
          <w:t xml:space="preserve">discuss the procedure in practice.</w:t>
        </w:r>
      </w:ins>
    </w:p>
    <w:bookmarkEnd w:id="81"/>
    <w:bookmarkEnd w:id="82"/>
    <w:bookmarkEnd w:id="83"/>
    <w:bookmarkStart w:id="87" w:name="sec-adjusted-p-values"/>
    <w:p>
      <w:pPr>
        <w:pStyle w:val="Heading2"/>
      </w:pPr>
      <w:ins w:id="2471" w:author="PR Preview" w:date="2026-01-01T00:00:00Z">
        <w:r>
          <w:t xml:space="preserve">6 Adjusted p-values and q-values</w:t>
        </w:r>
      </w:ins>
    </w:p>
    <w:bookmarkStart w:id="84" w:name="def-adjusted-p-value"/>
    <w:p>
      <w:pPr>
        <w:pStyle w:val="FirstParagraph"/>
      </w:pPr>
      <w:ins w:id="2472" w:author="PR Preview" w:date="2026-01-01T00:00:00Z">
        <w:r>
          <w:rPr>
            <w:b/>
            <w:bCs/>
          </w:rPr>
          <w:t xml:space="preserve">Definition 8 (Adjusted p-value)</w:t>
        </w:r>
      </w:ins>
      <w:ins w:id="2473" w:author="PR Preview" w:date="2026-01-01T00:00:00Z">
        <w:r>
          <w:t xml:space="preserve"> </w:t>
        </w:r>
      </w:ins>
      <w:ins w:id="2474" w:author="PR Preview" w:date="2026-01-01T00:00:00Z">
        <w:r>
          <w:t xml:space="preserve">For a multiple testing procedure that takes a level</w:t>
        </w:r>
      </w:ins>
      <w:ins w:id="2475" w:author="PR Preview" w:date="2026-01-01T00:00:00Z">
        <w:r>
          <w:t xml:space="preserve"> </w:t>
        </w:r>
      </w:ins>
      <m:oMath>
        <m:r>
          <m:t>c</m:t>
        </m:r>
      </m:oMath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(</w:t>
        </w:r>
      </w:ins>
      <m:oMath>
        <m:r>
          <m:t>α</m:t>
        </m:r>
      </m:oMath>
      <w:ins w:id="2478" w:author="PR Preview" w:date="2026-01-01T00:00:00Z">
        <w:r>
          <w:t xml:space="preserve"> </w:t>
        </w:r>
      </w:ins>
      <w:ins w:id="2479" w:author="PR Preview" w:date="2026-01-01T00:00:00Z">
        <w:r>
          <w:t xml:space="preserve">for an FWER procedure,</w:t>
        </w:r>
      </w:ins>
      <w:ins w:id="2480" w:author="PR Preview" w:date="2026-01-01T00:00:00Z">
        <w:r>
          <w:t xml:space="preserve"> </w:t>
        </w:r>
      </w:ins>
      <m:oMath>
        <m:r>
          <m:t>q</m:t>
        </m:r>
      </m:oMath>
      <w:ins w:id="2481" w:author="PR Preview" w:date="2026-01-01T00:00:00Z">
        <w:r>
          <w:t xml:space="preserve"> </w:t>
        </w:r>
      </w:ins>
      <w:ins w:id="2482" w:author="PR Preview" w:date="2026-01-01T00:00:00Z">
        <w:r>
          <w:t xml:space="preserve">for an FDR procedure),</w:t>
        </w:r>
      </w:ins>
      <w:ins w:id="2483" w:author="PR Preview" w:date="2026-01-01T00:00:00Z">
        <w:r>
          <w:t xml:space="preserve"> </w:t>
        </w:r>
      </w:ins>
      <w:ins w:id="2484" w:author="PR Preview" w:date="2026-01-01T00:00:00Z">
        <w:r>
          <w:t xml:space="preserve">the</w:t>
        </w:r>
      </w:ins>
      <w:ins w:id="2485" w:author="PR Preview" w:date="2026-01-01T00:00:00Z">
        <w:r>
          <w:t xml:space="preserve"> </w:t>
        </w:r>
      </w:ins>
      <w:ins w:id="2486" w:author="PR Preview" w:date="2026-01-01T00:00:00Z">
        <w:r>
          <w:rPr>
            <w:b/>
            <w:bCs/>
          </w:rPr>
          <w:t xml:space="preserve">adjusted p-value</w:t>
        </w:r>
      </w:ins>
      <w:ins w:id="248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of</w:t>
        </w:r>
      </w:ins>
      <w:ins w:id="249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j</m:t>
            </m:r>
          </m:sub>
        </m:sSub>
      </m:oMath>
      <w:ins w:id="2491" w:author="PR Preview" w:date="2026-01-01T00:00:00Z">
        <w:r>
          <w:t xml:space="preserve"> </w:t>
        </w:r>
      </w:ins>
      <w:ins w:id="2492" w:author="PR Preview" w:date="2026-01-01T00:00:00Z">
        <w:r>
          <w:t xml:space="preserve">is the smallest level at which the procedure rejects</w:t>
        </w:r>
      </w:ins>
      <w:ins w:id="249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j</m:t>
            </m:r>
          </m:sub>
        </m:sSub>
      </m:oMath>
      <w:ins w:id="2494" w:author="PR Preview" w:date="2026-01-01T00:00:00Z">
        <w:r>
          <w:t xml:space="preserve">,</w:t>
        </w:r>
      </w:ins>
      <w:ins w:id="2495" w:author="PR Preview" w:date="2026-01-01T00:00:00Z">
        <w:r>
          <w:t xml:space="preserve"> </w:t>
        </w:r>
      </w:ins>
      <w:ins w:id="2496" w:author="PR Preview" w:date="2026-01-01T00:00:00Z">
        <w:r>
          <w:t xml:space="preserve">or</w:t>
        </w:r>
      </w:ins>
      <w:ins w:id="2497" w:author="PR Preview" w:date="2026-01-01T00:00:00Z">
        <w:r>
          <w:t xml:space="preserve"> </w:t>
        </w:r>
      </w:ins>
      <m:oMath>
        <m:r>
          <m:t>1</m:t>
        </m:r>
      </m:oMath>
      <w:ins w:id="2498" w:author="PR Preview" w:date="2026-01-01T00:00:00Z">
        <w:r>
          <w:t xml:space="preserve"> </w:t>
        </w:r>
      </w:ins>
      <w:ins w:id="2499" w:author="PR Preview" w:date="2026-01-01T00:00:00Z">
        <w:r>
          <w:t xml:space="preserve">if there is none: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500" w:author="PR Preview" w:date="2026-01-01T00:00:00Z">
        <w:r>
          <w:t xml:space="preserve">If the rejection set only grows as the level grows, as it does for the procedures on this page,</w:t>
        </w:r>
      </w:ins>
      <w:ins w:id="2501" w:author="PR Preview" w:date="2026-01-01T00:00:00Z">
        <w:r>
          <w:t xml:space="preserve"> </w:t>
        </w:r>
      </w:ins>
      <w:ins w:id="2502" w:author="PR Preview" w:date="2026-01-01T00:00:00Z">
        <w:r>
          <w:t xml:space="preserve">the procedure at level</w:t>
        </w:r>
      </w:ins>
      <w:ins w:id="2503" w:author="PR Preview" w:date="2026-01-01T00:00:00Z">
        <w:r>
          <w:t xml:space="preserve"> </w:t>
        </w:r>
      </w:ins>
      <m:oMath>
        <m:r>
          <m:t>c</m:t>
        </m:r>
      </m:oMath>
      <w:ins w:id="2504" w:author="PR Preview" w:date="2026-01-01T00:00:00Z">
        <w:r>
          <w:t xml:space="preserve"> </w:t>
        </w:r>
      </w:ins>
      <w:ins w:id="2505" w:author="PR Preview" w:date="2026-01-01T00:00:00Z">
        <w:r>
          <w:t xml:space="preserve">rejects exactly the hypotheses with</w:t>
        </w:r>
      </w:ins>
      <w:ins w:id="250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ins w:id="2507" w:author="PR Preview" w:date="2026-01-01T00:00:00Z">
        <w:r>
          <w:t xml:space="preserve">,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so a reader can apply any level to a list of adjusted p-values without redoing the procedure.</w:t>
        </w:r>
      </w:ins>
    </w:p>
    <w:bookmarkEnd w:id="84"/>
    <w:bookmarkStart w:id="85" w:name="exm-adjusted-p-value"/>
    <w:p>
      <w:pPr>
        <w:pStyle w:val="BodyText"/>
      </w:pPr>
      <w:ins w:id="2510" w:author="PR Preview" w:date="2026-01-01T00:00:00Z">
        <w:r>
          <w:rPr>
            <w:b/>
            <w:bCs/>
          </w:rPr>
          <w:t xml:space="preserve">Example 14 (Adjusted p-values for the Khan genes)</w:t>
        </w:r>
      </w:ins>
      <w:ins w:id="2511" w:author="PR Preview" w:date="2026-01-01T00:00:00Z">
        <w:r>
          <w:t xml:space="preserve"> </w:t>
        </w:r>
      </w:ins>
      <w:ins w:id="2512" w:author="PR Preview" w:date="2026-01-01T00:00:00Z">
        <w:r>
          <w:t xml:space="preserve">For the Bonferroni correction,</w:t>
        </w:r>
      </w:ins>
      <w:ins w:id="251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j</m:t>
            </m:r>
          </m:sub>
        </m:sSub>
      </m:oMath>
      <w:ins w:id="2514" w:author="PR Preview" w:date="2026-01-01T00:00:00Z">
        <w:r>
          <w:t xml:space="preserve"> </w:t>
        </w:r>
      </w:ins>
      <w:ins w:id="2515" w:author="PR Preview" w:date="2026-01-01T00:00:00Z">
        <w:r>
          <w:t xml:space="preserve">is rejected at level</w:t>
        </w:r>
      </w:ins>
      <w:ins w:id="2516" w:author="PR Preview" w:date="2026-01-01T00:00:00Z">
        <w:r>
          <w:t xml:space="preserve"> </w:t>
        </w:r>
      </w:ins>
      <m:oMath>
        <m:r>
          <m:t>c</m:t>
        </m:r>
      </m:oMath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exactly when</w:t>
        </w:r>
      </w:ins>
      <w:ins w:id="2519" w:author="PR Preview" w:date="2026-01-01T00:00:00Z">
        <w:r>
          <w:t xml:space="preserve"> </w:t>
        </w:r>
      </w:ins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ins w:id="2520" w:author="PR Preview" w:date="2026-01-01T00:00:00Z">
        <w:r>
          <w:t xml:space="preserve">,</w:t>
        </w:r>
      </w:ins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so</w:t>
        </w:r>
      </w:ins>
      <w:ins w:id="252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2524" w:author="PR Preview" w:date="2026-01-01T00:00:00Z">
        <w:r>
          <w:t xml:space="preserve">.</w:t>
        </w:r>
      </w:ins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For Holm’s procedure and BH the adjusted p-values are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527" w:author="PR Preview" w:date="2026-01-01T00:00:00Z">
        <w:r>
          <w:t xml:space="preserve">R computes all three with</w:t>
        </w:r>
      </w:ins>
      <w:ins w:id="2528" w:author="PR Preview" w:date="2026-01-01T00:00:00Z">
        <w:r>
          <w:t xml:space="preserve"> </w:t>
        </w:r>
      </w:ins>
      <w:ins w:id="2529" w:author="PR Preview" w:date="2026-01-01T00:00:00Z">
        <w:r>
          <w:rPr>
            <w:rStyle w:val="VerbatimChar"/>
          </w:rPr>
          <w:t xml:space="preserve">p.adjust()</w:t>
        </w:r>
      </w:ins>
      <w:ins w:id="2530" w:author="PR Preview" w:date="2026-01-01T00:00:00Z">
        <w:r>
          <w:t xml:space="preserve">.</w:t>
        </w:r>
      </w:ins>
      <w:ins w:id="2531" w:author="PR Preview" w:date="2026-01-01T00:00:00Z">
        <w:r>
          <w:t xml:space="preserve"> </w:t>
        </w:r>
      </w:ins>
      <w:ins w:id="2532" w:author="PR Preview" w:date="2026-01-01T00:00:00Z">
        <w:r>
          <w:t xml:space="preserve">For the first ten genes:</w:t>
        </w:r>
      </w:ins>
    </w:p>
    <w:p>
      <w:pPr>
        <w:pStyle w:val="SourceCode"/>
      </w:pPr>
      <w:ins w:id="2533" w:author="PR Preview" w:date="2026-01-01T00:00:00Z">
        <w:r>
          <w:rPr>
            <w:rStyle w:val="FunctionTok"/>
          </w:rPr>
          <w:t xml:space="preserve">data.frame</w:t>
        </w:r>
      </w:ins>
      <w:ins w:id="2534" w:author="PR Preview" w:date="2026-01-01T00:00:00Z">
        <w:r>
          <w:rPr>
            <w:rStyle w:val="NormalTok"/>
          </w:rPr>
          <w:t xml:space="preserve">(</w:t>
        </w:r>
      </w:ins>
      <w:ins w:id="2535" w:author="PR Preview" w:date="2026-01-01T00:00:00Z">
        <w:r>
          <w:br/>
        </w:r>
      </w:ins>
      <w:ins w:id="2536" w:author="PR Preview" w:date="2026-01-01T00:00:00Z">
        <w:r>
          <w:rPr>
            <w:rStyle w:val="NormalTok"/>
          </w:rPr>
          <w:t xml:space="preserve">  </w:t>
        </w:r>
      </w:ins>
      <w:ins w:id="2537" w:author="PR Preview" w:date="2026-01-01T00:00:00Z">
        <w:r>
          <w:rPr>
            <w:rStyle w:val="AttributeTok"/>
          </w:rPr>
          <w:t xml:space="preserve">gene =</w:t>
        </w:r>
      </w:ins>
      <w:ins w:id="2538" w:author="PR Preview" w:date="2026-01-01T00:00:00Z">
        <w:r>
          <w:rPr>
            <w:rStyle w:val="NormalTok"/>
          </w:rPr>
          <w:t xml:space="preserve"> </w:t>
        </w:r>
      </w:ins>
      <w:ins w:id="2539" w:author="PR Preview" w:date="2026-01-01T00:00:00Z">
        <w:r>
          <w:rPr>
            <w:rStyle w:val="FunctionTok"/>
          </w:rPr>
          <w:t xml:space="preserve">names</w:t>
        </w:r>
      </w:ins>
      <w:ins w:id="2540" w:author="PR Preview" w:date="2026-01-01T00:00:00Z">
        <w:r>
          <w:rPr>
            <w:rStyle w:val="NormalTok"/>
          </w:rPr>
          <w:t xml:space="preserve">(ten_genes),</w:t>
        </w:r>
      </w:ins>
      <w:ins w:id="2541" w:author="PR Preview" w:date="2026-01-01T00:00:00Z">
        <w:r>
          <w:br/>
        </w:r>
      </w:ins>
      <w:ins w:id="2542" w:author="PR Preview" w:date="2026-01-01T00:00:00Z">
        <w:r>
          <w:rPr>
            <w:rStyle w:val="NormalTok"/>
          </w:rPr>
          <w:t xml:space="preserve">  </w:t>
        </w:r>
      </w:ins>
      <w:ins w:id="2543" w:author="PR Preview" w:date="2026-01-01T00:00:00Z">
        <w:r>
          <w:rPr>
            <w:rStyle w:val="AttributeTok"/>
          </w:rPr>
          <w:t xml:space="preserve">p_value =</w:t>
        </w:r>
      </w:ins>
      <w:ins w:id="2544" w:author="PR Preview" w:date="2026-01-01T00:00:00Z">
        <w:r>
          <w:rPr>
            <w:rStyle w:val="NormalTok"/>
          </w:rPr>
          <w:t xml:space="preserve"> ten_genes,</w:t>
        </w:r>
      </w:ins>
      <w:ins w:id="2545" w:author="PR Preview" w:date="2026-01-01T00:00:00Z">
        <w:r>
          <w:br/>
        </w:r>
      </w:ins>
      <w:ins w:id="2546" w:author="PR Preview" w:date="2026-01-01T00:00:00Z">
        <w:r>
          <w:rPr>
            <w:rStyle w:val="NormalTok"/>
          </w:rPr>
          <w:t xml:space="preserve">  </w:t>
        </w:r>
      </w:ins>
      <w:ins w:id="2547" w:author="PR Preview" w:date="2026-01-01T00:00:00Z">
        <w:r>
          <w:rPr>
            <w:rStyle w:val="AttributeTok"/>
          </w:rPr>
          <w:t xml:space="preserve">bonferroni =</w:t>
        </w:r>
      </w:ins>
      <w:ins w:id="2548" w:author="PR Preview" w:date="2026-01-01T00:00:00Z">
        <w:r>
          <w:rPr>
            <w:rStyle w:val="NormalTok"/>
          </w:rPr>
          <w:t xml:space="preserve"> </w:t>
        </w:r>
      </w:ins>
      <w:ins w:id="2549" w:author="PR Preview" w:date="2026-01-01T00:00:00Z">
        <w:r>
          <w:rPr>
            <w:rStyle w:val="FunctionTok"/>
          </w:rPr>
          <w:t xml:space="preserve">p.adjust</w:t>
        </w:r>
      </w:ins>
      <w:ins w:id="2550" w:author="PR Preview" w:date="2026-01-01T00:00:00Z">
        <w:r>
          <w:rPr>
            <w:rStyle w:val="NormalTok"/>
          </w:rPr>
          <w:t xml:space="preserve">(ten_genes, </w:t>
        </w:r>
      </w:ins>
      <w:ins w:id="2551" w:author="PR Preview" w:date="2026-01-01T00:00:00Z">
        <w:r>
          <w:rPr>
            <w:rStyle w:val="AttributeTok"/>
          </w:rPr>
          <w:t xml:space="preserve">method =</w:t>
        </w:r>
      </w:ins>
      <w:ins w:id="2552" w:author="PR Preview" w:date="2026-01-01T00:00:00Z">
        <w:r>
          <w:rPr>
            <w:rStyle w:val="NormalTok"/>
          </w:rPr>
          <w:t xml:space="preserve"> </w:t>
        </w:r>
      </w:ins>
      <w:ins w:id="2553" w:author="PR Preview" w:date="2026-01-01T00:00:00Z">
        <w:r>
          <w:rPr>
            <w:rStyle w:val="StringTok"/>
          </w:rPr>
          <w:t xml:space="preserve">"bonferroni"</w:t>
        </w:r>
      </w:ins>
      <w:ins w:id="2554" w:author="PR Preview" w:date="2026-01-01T00:00:00Z">
        <w:r>
          <w:rPr>
            <w:rStyle w:val="NormalTok"/>
          </w:rPr>
          <w:t xml:space="preserve">),</w:t>
        </w:r>
      </w:ins>
      <w:ins w:id="2555" w:author="PR Preview" w:date="2026-01-01T00:00:00Z">
        <w:r>
          <w:br/>
        </w:r>
      </w:ins>
      <w:ins w:id="2556" w:author="PR Preview" w:date="2026-01-01T00:00:00Z">
        <w:r>
          <w:rPr>
            <w:rStyle w:val="NormalTok"/>
          </w:rPr>
          <w:t xml:space="preserve">  </w:t>
        </w:r>
      </w:ins>
      <w:ins w:id="2557" w:author="PR Preview" w:date="2026-01-01T00:00:00Z">
        <w:r>
          <w:rPr>
            <w:rStyle w:val="AttributeTok"/>
          </w:rPr>
          <w:t xml:space="preserve">holm =</w:t>
        </w:r>
      </w:ins>
      <w:ins w:id="2558" w:author="PR Preview" w:date="2026-01-01T00:00:00Z">
        <w:r>
          <w:rPr>
            <w:rStyle w:val="NormalTok"/>
          </w:rPr>
          <w:t xml:space="preserve"> </w:t>
        </w:r>
      </w:ins>
      <w:ins w:id="2559" w:author="PR Preview" w:date="2026-01-01T00:00:00Z">
        <w:r>
          <w:rPr>
            <w:rStyle w:val="FunctionTok"/>
          </w:rPr>
          <w:t xml:space="preserve">p.adjust</w:t>
        </w:r>
      </w:ins>
      <w:ins w:id="2560" w:author="PR Preview" w:date="2026-01-01T00:00:00Z">
        <w:r>
          <w:rPr>
            <w:rStyle w:val="NormalTok"/>
          </w:rPr>
          <w:t xml:space="preserve">(ten_genes, </w:t>
        </w:r>
      </w:ins>
      <w:ins w:id="2561" w:author="PR Preview" w:date="2026-01-01T00:00:00Z">
        <w:r>
          <w:rPr>
            <w:rStyle w:val="AttributeTok"/>
          </w:rPr>
          <w:t xml:space="preserve">method =</w:t>
        </w:r>
      </w:ins>
      <w:ins w:id="2562" w:author="PR Preview" w:date="2026-01-01T00:00:00Z">
        <w:r>
          <w:rPr>
            <w:rStyle w:val="NormalTok"/>
          </w:rPr>
          <w:t xml:space="preserve"> </w:t>
        </w:r>
      </w:ins>
      <w:ins w:id="2563" w:author="PR Preview" w:date="2026-01-01T00:00:00Z">
        <w:r>
          <w:rPr>
            <w:rStyle w:val="StringTok"/>
          </w:rPr>
          <w:t xml:space="preserve">"holm"</w:t>
        </w:r>
      </w:ins>
      <w:ins w:id="2564" w:author="PR Preview" w:date="2026-01-01T00:00:00Z">
        <w:r>
          <w:rPr>
            <w:rStyle w:val="NormalTok"/>
          </w:rPr>
          <w:t xml:space="preserve">),</w:t>
        </w:r>
      </w:ins>
      <w:ins w:id="2565" w:author="PR Preview" w:date="2026-01-01T00:00:00Z">
        <w:r>
          <w:br/>
        </w:r>
      </w:ins>
      <w:ins w:id="2566" w:author="PR Preview" w:date="2026-01-01T00:00:00Z">
        <w:r>
          <w:rPr>
            <w:rStyle w:val="NormalTok"/>
          </w:rPr>
          <w:t xml:space="preserve">  </w:t>
        </w:r>
      </w:ins>
      <w:ins w:id="2567" w:author="PR Preview" w:date="2026-01-01T00:00:00Z">
        <w:r>
          <w:rPr>
            <w:rStyle w:val="AttributeTok"/>
          </w:rPr>
          <w:t xml:space="preserve">bh =</w:t>
        </w:r>
      </w:ins>
      <w:ins w:id="2568" w:author="PR Preview" w:date="2026-01-01T00:00:00Z">
        <w:r>
          <w:rPr>
            <w:rStyle w:val="NormalTok"/>
          </w:rPr>
          <w:t xml:space="preserve"> </w:t>
        </w:r>
      </w:ins>
      <w:ins w:id="2569" w:author="PR Preview" w:date="2026-01-01T00:00:00Z">
        <w:r>
          <w:rPr>
            <w:rStyle w:val="FunctionTok"/>
          </w:rPr>
          <w:t xml:space="preserve">p.adjust</w:t>
        </w:r>
      </w:ins>
      <w:ins w:id="2570" w:author="PR Preview" w:date="2026-01-01T00:00:00Z">
        <w:r>
          <w:rPr>
            <w:rStyle w:val="NormalTok"/>
          </w:rPr>
          <w:t xml:space="preserve">(ten_genes, </w:t>
        </w:r>
      </w:ins>
      <w:ins w:id="2571" w:author="PR Preview" w:date="2026-01-01T00:00:00Z">
        <w:r>
          <w:rPr>
            <w:rStyle w:val="AttributeTok"/>
          </w:rPr>
          <w:t xml:space="preserve">method =</w:t>
        </w:r>
      </w:ins>
      <w:ins w:id="2572" w:author="PR Preview" w:date="2026-01-01T00:00:00Z">
        <w:r>
          <w:rPr>
            <w:rStyle w:val="NormalTok"/>
          </w:rPr>
          <w:t xml:space="preserve"> </w:t>
        </w:r>
      </w:ins>
      <w:ins w:id="2573" w:author="PR Preview" w:date="2026-01-01T00:00:00Z">
        <w:r>
          <w:rPr>
            <w:rStyle w:val="StringTok"/>
          </w:rPr>
          <w:t xml:space="preserve">"BH"</w:t>
        </w:r>
      </w:ins>
      <w:ins w:id="2574" w:author="PR Preview" w:date="2026-01-01T00:00:00Z">
        <w:r>
          <w:rPr>
            <w:rStyle w:val="NormalTok"/>
          </w:rPr>
          <w:t xml:space="preserve">),</w:t>
        </w:r>
      </w:ins>
      <w:ins w:id="2575" w:author="PR Preview" w:date="2026-01-01T00:00:00Z">
        <w:r>
          <w:br/>
        </w:r>
      </w:ins>
      <w:ins w:id="2576" w:author="PR Preview" w:date="2026-01-01T00:00:00Z">
        <w:r>
          <w:rPr>
            <w:rStyle w:val="NormalTok"/>
          </w:rPr>
          <w:t xml:space="preserve">  </w:t>
        </w:r>
      </w:ins>
      <w:ins w:id="2577" w:author="PR Preview" w:date="2026-01-01T00:00:00Z">
        <w:r>
          <w:rPr>
            <w:rStyle w:val="AttributeTok"/>
          </w:rPr>
          <w:t xml:space="preserve">row.names =</w:t>
        </w:r>
      </w:ins>
      <w:ins w:id="2578" w:author="PR Preview" w:date="2026-01-01T00:00:00Z">
        <w:r>
          <w:rPr>
            <w:rStyle w:val="NormalTok"/>
          </w:rPr>
          <w:t xml:space="preserve"> </w:t>
        </w:r>
      </w:ins>
      <w:ins w:id="2579" w:author="PR Preview" w:date="2026-01-01T00:00:00Z">
        <w:r>
          <w:rPr>
            <w:rStyle w:val="ConstantTok"/>
          </w:rPr>
          <w:t xml:space="preserve">NULL</w:t>
        </w:r>
      </w:ins>
      <w:ins w:id="2580" w:author="PR Preview" w:date="2026-01-01T00:00:00Z">
        <w:r>
          <w:br/>
        </w:r>
      </w:ins>
      <w:ins w:id="2581" w:author="PR Preview" w:date="2026-01-01T00:00:00Z">
        <w:r>
          <w:rPr>
            <w:rStyle w:val="NormalTok"/>
          </w:rPr>
          <w:t xml:space="preserve">) </w:t>
        </w:r>
      </w:ins>
      <w:ins w:id="2582" w:author="PR Preview" w:date="2026-01-01T00:00:00Z">
        <w:r>
          <w:rPr>
            <w:rStyle w:val="SpecialCharTok"/>
          </w:rPr>
          <w:t xml:space="preserve">|&gt;</w:t>
        </w:r>
      </w:ins>
      <w:ins w:id="2583" w:author="PR Preview" w:date="2026-01-01T00:00:00Z">
        <w:r>
          <w:br/>
        </w:r>
      </w:ins>
      <w:ins w:id="2584" w:author="PR Preview" w:date="2026-01-01T00:00:00Z">
        <w:r>
          <w:rPr>
            <w:rStyle w:val="NormalTok"/>
          </w:rPr>
          <w:t xml:space="preserve">  dplyr</w:t>
        </w:r>
      </w:ins>
      <w:ins w:id="2585" w:author="PR Preview" w:date="2026-01-01T00:00:00Z">
        <w:r>
          <w:rPr>
            <w:rStyle w:val="SpecialCharTok"/>
          </w:rPr>
          <w:t xml:space="preserve">::</w:t>
        </w:r>
      </w:ins>
      <w:ins w:id="2586" w:author="PR Preview" w:date="2026-01-01T00:00:00Z">
        <w:r>
          <w:rPr>
            <w:rStyle w:val="FunctionTok"/>
          </w:rPr>
          <w:t xml:space="preserve">arrange</w:t>
        </w:r>
      </w:ins>
      <w:ins w:id="2587" w:author="PR Preview" w:date="2026-01-01T00:00:00Z">
        <w:r>
          <w:rPr>
            <w:rStyle w:val="NormalTok"/>
          </w:rPr>
          <w:t xml:space="preserve">(p_value) </w:t>
        </w:r>
      </w:ins>
      <w:ins w:id="2588" w:author="PR Preview" w:date="2026-01-01T00:00:00Z">
        <w:r>
          <w:rPr>
            <w:rStyle w:val="SpecialCharTok"/>
          </w:rPr>
          <w:t xml:space="preserve">|&gt;</w:t>
        </w:r>
      </w:ins>
      <w:ins w:id="2589" w:author="PR Preview" w:date="2026-01-01T00:00:00Z">
        <w:r>
          <w:br/>
        </w:r>
      </w:ins>
      <w:ins w:id="2590" w:author="PR Preview" w:date="2026-01-01T00:00:00Z">
        <w:r>
          <w:rPr>
            <w:rStyle w:val="NormalTok"/>
          </w:rPr>
          <w:t xml:space="preserve">  dplyr</w:t>
        </w:r>
      </w:ins>
      <w:ins w:id="2591" w:author="PR Preview" w:date="2026-01-01T00:00:00Z">
        <w:r>
          <w:rPr>
            <w:rStyle w:val="SpecialCharTok"/>
          </w:rPr>
          <w:t xml:space="preserve">::</w:t>
        </w:r>
      </w:ins>
      <w:ins w:id="2592" w:author="PR Preview" w:date="2026-01-01T00:00:00Z">
        <w:r>
          <w:rPr>
            <w:rStyle w:val="FunctionTok"/>
          </w:rPr>
          <w:t xml:space="preserve">mutate</w:t>
        </w:r>
      </w:ins>
      <w:ins w:id="2593" w:author="PR Preview" w:date="2026-01-01T00:00:00Z">
        <w:r>
          <w:rPr>
            <w:rStyle w:val="NormalTok"/>
          </w:rPr>
          <w:t xml:space="preserve">(dplyr</w:t>
        </w:r>
      </w:ins>
      <w:ins w:id="2594" w:author="PR Preview" w:date="2026-01-01T00:00:00Z">
        <w:r>
          <w:rPr>
            <w:rStyle w:val="SpecialCharTok"/>
          </w:rPr>
          <w:t xml:space="preserve">::</w:t>
        </w:r>
      </w:ins>
      <w:ins w:id="2595" w:author="PR Preview" w:date="2026-01-01T00:00:00Z">
        <w:r>
          <w:rPr>
            <w:rStyle w:val="FunctionTok"/>
          </w:rPr>
          <w:t xml:space="preserve">across</w:t>
        </w:r>
      </w:ins>
      <w:ins w:id="2596" w:author="PR Preview" w:date="2026-01-01T00:00:00Z">
        <w:r>
          <w:rPr>
            <w:rStyle w:val="NormalTok"/>
          </w:rPr>
          <w:t xml:space="preserve">(p_value</w:t>
        </w:r>
      </w:ins>
      <w:ins w:id="2597" w:author="PR Preview" w:date="2026-01-01T00:00:00Z">
        <w:r>
          <w:rPr>
            <w:rStyle w:val="SpecialCharTok"/>
          </w:rPr>
          <w:t xml:space="preserve">:</w:t>
        </w:r>
      </w:ins>
      <w:ins w:id="2598" w:author="PR Preview" w:date="2026-01-01T00:00:00Z">
        <w:r>
          <w:rPr>
            <w:rStyle w:val="NormalTok"/>
          </w:rPr>
          <w:t xml:space="preserve">bh, fmt_p)) </w:t>
        </w:r>
      </w:ins>
      <w:ins w:id="2599" w:author="PR Preview" w:date="2026-01-01T00:00:00Z">
        <w:r>
          <w:rPr>
            <w:rStyle w:val="SpecialCharTok"/>
          </w:rPr>
          <w:t xml:space="preserve">|&gt;</w:t>
        </w:r>
      </w:ins>
      <w:ins w:id="2600" w:author="PR Preview" w:date="2026-01-01T00:00:00Z">
        <w:r>
          <w:br/>
        </w:r>
      </w:ins>
      <w:ins w:id="2601" w:author="PR Preview" w:date="2026-01-01T00:00:00Z">
        <w:r>
          <w:rPr>
            <w:rStyle w:val="NormalTok"/>
          </w:rPr>
          <w:t xml:space="preserve">  knitr</w:t>
        </w:r>
      </w:ins>
      <w:ins w:id="2602" w:author="PR Preview" w:date="2026-01-01T00:00:00Z">
        <w:r>
          <w:rPr>
            <w:rStyle w:val="SpecialCharTok"/>
          </w:rPr>
          <w:t xml:space="preserve">::</w:t>
        </w:r>
      </w:ins>
      <w:ins w:id="2603" w:author="PR Preview" w:date="2026-01-01T00:00:00Z">
        <w:r>
          <w:rPr>
            <w:rStyle w:val="FunctionTok"/>
          </w:rPr>
          <w:t xml:space="preserve">kable</w:t>
        </w:r>
      </w:ins>
      <w:ins w:id="2604" w:author="PR Preview" w:date="2026-01-01T00:00:00Z">
        <w:r>
          <w:rPr>
            <w:rStyle w:val="NormalTok"/>
          </w:rPr>
          <w:t xml:space="preserve">()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ins w:id="2605" w:author="PR Preview" w:date="2026-01-01T00:00:00Z">
        <w:r>
          <w:t xml:space="preserve">Rejecting the hypotheses whose adjusted p-value is at most the level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reproduces the rejection sets of the functions defined above, on all 2308 genes:</w:t>
        </w:r>
      </w:ins>
    </w:p>
    <w:p>
      <w:pPr>
        <w:pStyle w:val="SourceCode"/>
      </w:pPr>
      <w:ins w:id="2608" w:author="PR Preview" w:date="2026-01-01T00:00:00Z">
        <w:r>
          <w:rPr>
            <w:rStyle w:val="NormalTok"/>
          </w:rPr>
          <w:t xml:space="preserve">levels_to_check </w:t>
        </w:r>
      </w:ins>
      <w:ins w:id="2609" w:author="PR Preview" w:date="2026-01-01T00:00:00Z">
        <w:r>
          <w:rPr>
            <w:rStyle w:val="OtherTok"/>
          </w:rPr>
          <w:t xml:space="preserve">&lt;-</w:t>
        </w:r>
      </w:ins>
      <w:ins w:id="2610" w:author="PR Preview" w:date="2026-01-01T00:00:00Z">
        <w:r>
          <w:rPr>
            <w:rStyle w:val="NormalTok"/>
          </w:rPr>
          <w:t xml:space="preserve"> </w:t>
        </w:r>
      </w:ins>
      <w:ins w:id="2611" w:author="PR Preview" w:date="2026-01-01T00:00:00Z">
        <w:r>
          <w:rPr>
            <w:rStyle w:val="FunctionTok"/>
          </w:rPr>
          <w:t xml:space="preserve">c</w:t>
        </w:r>
      </w:ins>
      <w:ins w:id="2612" w:author="PR Preview" w:date="2026-01-01T00:00:00Z">
        <w:r>
          <w:rPr>
            <w:rStyle w:val="NormalTok"/>
          </w:rPr>
          <w:t xml:space="preserve">(</w:t>
        </w:r>
      </w:ins>
      <w:ins w:id="2613" w:author="PR Preview" w:date="2026-01-01T00:00:00Z">
        <w:r>
          <w:rPr>
            <w:rStyle w:val="FloatTok"/>
          </w:rPr>
          <w:t xml:space="preserve">0.01</w:t>
        </w:r>
      </w:ins>
      <w:ins w:id="2614" w:author="PR Preview" w:date="2026-01-01T00:00:00Z">
        <w:r>
          <w:rPr>
            <w:rStyle w:val="NormalTok"/>
          </w:rPr>
          <w:t xml:space="preserve">, </w:t>
        </w:r>
      </w:ins>
      <w:ins w:id="2615" w:author="PR Preview" w:date="2026-01-01T00:00:00Z">
        <w:r>
          <w:rPr>
            <w:rStyle w:val="FloatTok"/>
          </w:rPr>
          <w:t xml:space="preserve">0.05</w:t>
        </w:r>
      </w:ins>
      <w:ins w:id="2616" w:author="PR Preview" w:date="2026-01-01T00:00:00Z">
        <w:r>
          <w:rPr>
            <w:rStyle w:val="NormalTok"/>
          </w:rPr>
          <w:t xml:space="preserve">, </w:t>
        </w:r>
      </w:ins>
      <w:ins w:id="2617" w:author="PR Preview" w:date="2026-01-01T00:00:00Z">
        <w:r>
          <w:rPr>
            <w:rStyle w:val="FloatTok"/>
          </w:rPr>
          <w:t xml:space="preserve">0.1</w:t>
        </w:r>
      </w:ins>
      <w:ins w:id="2618" w:author="PR Preview" w:date="2026-01-01T00:00:00Z">
        <w:r>
          <w:rPr>
            <w:rStyle w:val="NormalTok"/>
          </w:rPr>
          <w:t xml:space="preserve">)</w:t>
        </w:r>
      </w:ins>
      <w:ins w:id="2619" w:author="PR Preview" w:date="2026-01-01T00:00:00Z">
        <w:r>
          <w:br/>
        </w:r>
      </w:ins>
      <w:ins w:id="2620" w:author="PR Preview" w:date="2026-01-01T00:00:00Z">
        <w:r>
          <w:rPr>
            <w:rStyle w:val="FunctionTok"/>
          </w:rPr>
          <w:t xml:space="preserve">sapply</w:t>
        </w:r>
      </w:ins>
      <w:ins w:id="2621" w:author="PR Preview" w:date="2026-01-01T00:00:00Z">
        <w:r>
          <w:rPr>
            <w:rStyle w:val="NormalTok"/>
          </w:rPr>
          <w:t xml:space="preserve">(levels_to_check, </w:t>
        </w:r>
      </w:ins>
      <w:ins w:id="2622" w:author="PR Preview" w:date="2026-01-01T00:00:00Z">
        <w:r>
          <w:rPr>
            <w:rStyle w:val="ControlFlowTok"/>
          </w:rPr>
          <w:t xml:space="preserve">function</w:t>
        </w:r>
      </w:ins>
      <w:ins w:id="2623" w:author="PR Preview" w:date="2026-01-01T00:00:00Z">
        <w:r>
          <w:rPr>
            <w:rStyle w:val="NormalTok"/>
          </w:rPr>
          <w:t xml:space="preserve">(a) {</w:t>
        </w:r>
      </w:ins>
      <w:ins w:id="2624" w:author="PR Preview" w:date="2026-01-01T00:00:00Z">
        <w:r>
          <w:br/>
        </w:r>
      </w:ins>
      <w:ins w:id="2625" w:author="PR Preview" w:date="2026-01-01T00:00:00Z">
        <w:r>
          <w:rPr>
            <w:rStyle w:val="NormalTok"/>
          </w:rPr>
          <w:t xml:space="preserve">  </w:t>
        </w:r>
      </w:ins>
      <w:ins w:id="2626" w:author="PR Preview" w:date="2026-01-01T00:00:00Z">
        <w:r>
          <w:rPr>
            <w:rStyle w:val="FunctionTok"/>
          </w:rPr>
          <w:t xml:space="preserve">c</w:t>
        </w:r>
      </w:ins>
      <w:ins w:id="2627" w:author="PR Preview" w:date="2026-01-01T00:00:00Z">
        <w:r>
          <w:rPr>
            <w:rStyle w:val="NormalTok"/>
          </w:rPr>
          <w:t xml:space="preserve">(</w:t>
        </w:r>
      </w:ins>
      <w:ins w:id="2628" w:author="PR Preview" w:date="2026-01-01T00:00:00Z">
        <w:r>
          <w:br/>
        </w:r>
      </w:ins>
      <w:ins w:id="2629" w:author="PR Preview" w:date="2026-01-01T00:00:00Z">
        <w:r>
          <w:rPr>
            <w:rStyle w:val="NormalTok"/>
          </w:rPr>
          <w:t xml:space="preserve">    </w:t>
        </w:r>
      </w:ins>
      <w:ins w:id="2630" w:author="PR Preview" w:date="2026-01-01T00:00:00Z">
        <w:r>
          <w:rPr>
            <w:rStyle w:val="AttributeTok"/>
          </w:rPr>
          <w:t xml:space="preserve">bonferroni =</w:t>
        </w:r>
      </w:ins>
      <w:ins w:id="2631" w:author="PR Preview" w:date="2026-01-01T00:00:00Z">
        <w:r>
          <w:rPr>
            <w:rStyle w:val="NormalTok"/>
          </w:rPr>
          <w:t xml:space="preserve"> </w:t>
        </w:r>
      </w:ins>
      <w:ins w:id="2632" w:author="PR Preview" w:date="2026-01-01T00:00:00Z">
        <w:r>
          <w:rPr>
            <w:rStyle w:val="FunctionTok"/>
          </w:rPr>
          <w:t xml:space="preserve">all</w:t>
        </w:r>
      </w:ins>
      <w:ins w:id="2633" w:author="PR Preview" w:date="2026-01-01T00:00:00Z">
        <w:r>
          <w:rPr>
            <w:rStyle w:val="NormalTok"/>
          </w:rPr>
          <w:t xml:space="preserve">(</w:t>
        </w:r>
      </w:ins>
      <w:ins w:id="2634" w:author="PR Preview" w:date="2026-01-01T00:00:00Z">
        <w:r>
          <w:br/>
        </w:r>
      </w:ins>
      <w:ins w:id="2635" w:author="PR Preview" w:date="2026-01-01T00:00:00Z">
        <w:r>
          <w:rPr>
            <w:rStyle w:val="NormalTok"/>
          </w:rPr>
          <w:t xml:space="preserve">      (</w:t>
        </w:r>
      </w:ins>
      <w:ins w:id="2636" w:author="PR Preview" w:date="2026-01-01T00:00:00Z">
        <w:r>
          <w:rPr>
            <w:rStyle w:val="FunctionTok"/>
          </w:rPr>
          <w:t xml:space="preserve">p.adjust</w:t>
        </w:r>
      </w:ins>
      <w:ins w:id="2637" w:author="PR Preview" w:date="2026-01-01T00:00:00Z">
        <w:r>
          <w:rPr>
            <w:rStyle w:val="NormalTok"/>
          </w:rPr>
          <w:t xml:space="preserve">(khan_p, </w:t>
        </w:r>
      </w:ins>
      <w:ins w:id="2638" w:author="PR Preview" w:date="2026-01-01T00:00:00Z">
        <w:r>
          <w:rPr>
            <w:rStyle w:val="StringTok"/>
          </w:rPr>
          <w:t xml:space="preserve">"bonferroni"</w:t>
        </w:r>
      </w:ins>
      <w:ins w:id="2639" w:author="PR Preview" w:date="2026-01-01T00:00:00Z">
        <w:r>
          <w:rPr>
            <w:rStyle w:val="NormalTok"/>
          </w:rPr>
          <w:t xml:space="preserve">) </w:t>
        </w:r>
      </w:ins>
      <w:ins w:id="2640" w:author="PR Preview" w:date="2026-01-01T00:00:00Z">
        <w:r>
          <w:rPr>
            <w:rStyle w:val="SpecialCharTok"/>
          </w:rPr>
          <w:t xml:space="preserve">&lt;=</w:t>
        </w:r>
      </w:ins>
      <w:ins w:id="2641" w:author="PR Preview" w:date="2026-01-01T00:00:00Z">
        <w:r>
          <w:rPr>
            <w:rStyle w:val="NormalTok"/>
          </w:rPr>
          <w:t xml:space="preserve"> a) </w:t>
        </w:r>
      </w:ins>
      <w:ins w:id="2642" w:author="PR Preview" w:date="2026-01-01T00:00:00Z">
        <w:r>
          <w:rPr>
            <w:rStyle w:val="SpecialCharTok"/>
          </w:rPr>
          <w:t xml:space="preserve">==</w:t>
        </w:r>
      </w:ins>
      <w:ins w:id="2643" w:author="PR Preview" w:date="2026-01-01T00:00:00Z">
        <w:r>
          <w:rPr>
            <w:rStyle w:val="NormalTok"/>
          </w:rPr>
          <w:t xml:space="preserve"> </w:t>
        </w:r>
      </w:ins>
      <w:ins w:id="2644" w:author="PR Preview" w:date="2026-01-01T00:00:00Z">
        <w:r>
          <w:rPr>
            <w:rStyle w:val="FunctionTok"/>
          </w:rPr>
          <w:t xml:space="preserve">bonferroni_reject</w:t>
        </w:r>
      </w:ins>
      <w:ins w:id="2645" w:author="PR Preview" w:date="2026-01-01T00:00:00Z">
        <w:r>
          <w:rPr>
            <w:rStyle w:val="NormalTok"/>
          </w:rPr>
          <w:t xml:space="preserve">(khan_p, a)</w:t>
        </w:r>
      </w:ins>
      <w:ins w:id="2646" w:author="PR Preview" w:date="2026-01-01T00:00:00Z">
        <w:r>
          <w:br/>
        </w:r>
      </w:ins>
      <w:ins w:id="2647" w:author="PR Preview" w:date="2026-01-01T00:00:00Z">
        <w:r>
          <w:rPr>
            <w:rStyle w:val="NormalTok"/>
          </w:rPr>
          <w:t xml:space="preserve">    ),</w:t>
        </w:r>
      </w:ins>
      <w:ins w:id="2648" w:author="PR Preview" w:date="2026-01-01T00:00:00Z">
        <w:r>
          <w:br/>
        </w:r>
      </w:ins>
      <w:ins w:id="2649" w:author="PR Preview" w:date="2026-01-01T00:00:00Z">
        <w:r>
          <w:rPr>
            <w:rStyle w:val="NormalTok"/>
          </w:rPr>
          <w:t xml:space="preserve">    </w:t>
        </w:r>
      </w:ins>
      <w:ins w:id="2650" w:author="PR Preview" w:date="2026-01-01T00:00:00Z">
        <w:r>
          <w:rPr>
            <w:rStyle w:val="AttributeTok"/>
          </w:rPr>
          <w:t xml:space="preserve">holm =</w:t>
        </w:r>
      </w:ins>
      <w:ins w:id="2651" w:author="PR Preview" w:date="2026-01-01T00:00:00Z">
        <w:r>
          <w:rPr>
            <w:rStyle w:val="NormalTok"/>
          </w:rPr>
          <w:t xml:space="preserve"> </w:t>
        </w:r>
      </w:ins>
      <w:ins w:id="2652" w:author="PR Preview" w:date="2026-01-01T00:00:00Z">
        <w:r>
          <w:rPr>
            <w:rStyle w:val="FunctionTok"/>
          </w:rPr>
          <w:t xml:space="preserve">all</w:t>
        </w:r>
      </w:ins>
      <w:ins w:id="2653" w:author="PR Preview" w:date="2026-01-01T00:00:00Z">
        <w:r>
          <w:rPr>
            <w:rStyle w:val="NormalTok"/>
          </w:rPr>
          <w:t xml:space="preserve">((</w:t>
        </w:r>
      </w:ins>
      <w:ins w:id="2654" w:author="PR Preview" w:date="2026-01-01T00:00:00Z">
        <w:r>
          <w:rPr>
            <w:rStyle w:val="FunctionTok"/>
          </w:rPr>
          <w:t xml:space="preserve">p.adjust</w:t>
        </w:r>
      </w:ins>
      <w:ins w:id="2655" w:author="PR Preview" w:date="2026-01-01T00:00:00Z">
        <w:r>
          <w:rPr>
            <w:rStyle w:val="NormalTok"/>
          </w:rPr>
          <w:t xml:space="preserve">(khan_p, </w:t>
        </w:r>
      </w:ins>
      <w:ins w:id="2656" w:author="PR Preview" w:date="2026-01-01T00:00:00Z">
        <w:r>
          <w:rPr>
            <w:rStyle w:val="StringTok"/>
          </w:rPr>
          <w:t xml:space="preserve">"holm"</w:t>
        </w:r>
      </w:ins>
      <w:ins w:id="2657" w:author="PR Preview" w:date="2026-01-01T00:00:00Z">
        <w:r>
          <w:rPr>
            <w:rStyle w:val="NormalTok"/>
          </w:rPr>
          <w:t xml:space="preserve">) </w:t>
        </w:r>
      </w:ins>
      <w:ins w:id="2658" w:author="PR Preview" w:date="2026-01-01T00:00:00Z">
        <w:r>
          <w:rPr>
            <w:rStyle w:val="SpecialCharTok"/>
          </w:rPr>
          <w:t xml:space="preserve">&lt;=</w:t>
        </w:r>
      </w:ins>
      <w:ins w:id="2659" w:author="PR Preview" w:date="2026-01-01T00:00:00Z">
        <w:r>
          <w:rPr>
            <w:rStyle w:val="NormalTok"/>
          </w:rPr>
          <w:t xml:space="preserve"> a) </w:t>
        </w:r>
      </w:ins>
      <w:ins w:id="2660" w:author="PR Preview" w:date="2026-01-01T00:00:00Z">
        <w:r>
          <w:rPr>
            <w:rStyle w:val="SpecialCharTok"/>
          </w:rPr>
          <w:t xml:space="preserve">==</w:t>
        </w:r>
      </w:ins>
      <w:ins w:id="2661" w:author="PR Preview" w:date="2026-01-01T00:00:00Z">
        <w:r>
          <w:rPr>
            <w:rStyle w:val="NormalTok"/>
          </w:rPr>
          <w:t xml:space="preserve"> </w:t>
        </w:r>
      </w:ins>
      <w:ins w:id="2662" w:author="PR Preview" w:date="2026-01-01T00:00:00Z">
        <w:r>
          <w:rPr>
            <w:rStyle w:val="FunctionTok"/>
          </w:rPr>
          <w:t xml:space="preserve">holm_reject</w:t>
        </w:r>
      </w:ins>
      <w:ins w:id="2663" w:author="PR Preview" w:date="2026-01-01T00:00:00Z">
        <w:r>
          <w:rPr>
            <w:rStyle w:val="NormalTok"/>
          </w:rPr>
          <w:t xml:space="preserve">(khan_p, a)),</w:t>
        </w:r>
      </w:ins>
      <w:ins w:id="2664" w:author="PR Preview" w:date="2026-01-01T00:00:00Z">
        <w:r>
          <w:br/>
        </w:r>
      </w:ins>
      <w:ins w:id="2665" w:author="PR Preview" w:date="2026-01-01T00:00:00Z">
        <w:r>
          <w:rPr>
            <w:rStyle w:val="NormalTok"/>
          </w:rPr>
          <w:t xml:space="preserve">    </w:t>
        </w:r>
      </w:ins>
      <w:ins w:id="2666" w:author="PR Preview" w:date="2026-01-01T00:00:00Z">
        <w:r>
          <w:rPr>
            <w:rStyle w:val="AttributeTok"/>
          </w:rPr>
          <w:t xml:space="preserve">bh =</w:t>
        </w:r>
      </w:ins>
      <w:ins w:id="2667" w:author="PR Preview" w:date="2026-01-01T00:00:00Z">
        <w:r>
          <w:rPr>
            <w:rStyle w:val="NormalTok"/>
          </w:rPr>
          <w:t xml:space="preserve"> </w:t>
        </w:r>
      </w:ins>
      <w:ins w:id="2668" w:author="PR Preview" w:date="2026-01-01T00:00:00Z">
        <w:r>
          <w:rPr>
            <w:rStyle w:val="FunctionTok"/>
          </w:rPr>
          <w:t xml:space="preserve">all</w:t>
        </w:r>
      </w:ins>
      <w:ins w:id="2669" w:author="PR Preview" w:date="2026-01-01T00:00:00Z">
        <w:r>
          <w:rPr>
            <w:rStyle w:val="NormalTok"/>
          </w:rPr>
          <w:t xml:space="preserve">((</w:t>
        </w:r>
      </w:ins>
      <w:ins w:id="2670" w:author="PR Preview" w:date="2026-01-01T00:00:00Z">
        <w:r>
          <w:rPr>
            <w:rStyle w:val="FunctionTok"/>
          </w:rPr>
          <w:t xml:space="preserve">p.adjust</w:t>
        </w:r>
      </w:ins>
      <w:ins w:id="2671" w:author="PR Preview" w:date="2026-01-01T00:00:00Z">
        <w:r>
          <w:rPr>
            <w:rStyle w:val="NormalTok"/>
          </w:rPr>
          <w:t xml:space="preserve">(khan_p, </w:t>
        </w:r>
      </w:ins>
      <w:ins w:id="2672" w:author="PR Preview" w:date="2026-01-01T00:00:00Z">
        <w:r>
          <w:rPr>
            <w:rStyle w:val="StringTok"/>
          </w:rPr>
          <w:t xml:space="preserve">"BH"</w:t>
        </w:r>
      </w:ins>
      <w:ins w:id="2673" w:author="PR Preview" w:date="2026-01-01T00:00:00Z">
        <w:r>
          <w:rPr>
            <w:rStyle w:val="NormalTok"/>
          </w:rPr>
          <w:t xml:space="preserve">) </w:t>
        </w:r>
      </w:ins>
      <w:ins w:id="2674" w:author="PR Preview" w:date="2026-01-01T00:00:00Z">
        <w:r>
          <w:rPr>
            <w:rStyle w:val="SpecialCharTok"/>
          </w:rPr>
          <w:t xml:space="preserve">&lt;=</w:t>
        </w:r>
      </w:ins>
      <w:ins w:id="2675" w:author="PR Preview" w:date="2026-01-01T00:00:00Z">
        <w:r>
          <w:rPr>
            <w:rStyle w:val="NormalTok"/>
          </w:rPr>
          <w:t xml:space="preserve"> a) </w:t>
        </w:r>
      </w:ins>
      <w:ins w:id="2676" w:author="PR Preview" w:date="2026-01-01T00:00:00Z">
        <w:r>
          <w:rPr>
            <w:rStyle w:val="SpecialCharTok"/>
          </w:rPr>
          <w:t xml:space="preserve">==</w:t>
        </w:r>
      </w:ins>
      <w:ins w:id="2677" w:author="PR Preview" w:date="2026-01-01T00:00:00Z">
        <w:r>
          <w:rPr>
            <w:rStyle w:val="NormalTok"/>
          </w:rPr>
          <w:t xml:space="preserve"> </w:t>
        </w:r>
      </w:ins>
      <w:ins w:id="2678" w:author="PR Preview" w:date="2026-01-01T00:00:00Z">
        <w:r>
          <w:rPr>
            <w:rStyle w:val="FunctionTok"/>
          </w:rPr>
          <w:t xml:space="preserve">bh_reject</w:t>
        </w:r>
      </w:ins>
      <w:ins w:id="2679" w:author="PR Preview" w:date="2026-01-01T00:00:00Z">
        <w:r>
          <w:rPr>
            <w:rStyle w:val="NormalTok"/>
          </w:rPr>
          <w:t xml:space="preserve">(khan_p, a))</w:t>
        </w:r>
      </w:ins>
      <w:ins w:id="2680" w:author="PR Preview" w:date="2026-01-01T00:00:00Z">
        <w:r>
          <w:br/>
        </w:r>
      </w:ins>
      <w:ins w:id="2681" w:author="PR Preview" w:date="2026-01-01T00:00:00Z">
        <w:r>
          <w:rPr>
            <w:rStyle w:val="NormalTok"/>
          </w:rPr>
          <w:t xml:space="preserve">  )</w:t>
        </w:r>
      </w:ins>
      <w:ins w:id="2682" w:author="PR Preview" w:date="2026-01-01T00:00:00Z">
        <w:r>
          <w:br/>
        </w:r>
      </w:ins>
      <w:ins w:id="2683" w:author="PR Preview" w:date="2026-01-01T00:00:00Z">
        <w:r>
          <w:rPr>
            <w:rStyle w:val="NormalTok"/>
          </w:rPr>
          <w:t xml:space="preserve">}) </w:t>
        </w:r>
      </w:ins>
      <w:ins w:id="2684" w:author="PR Preview" w:date="2026-01-01T00:00:00Z">
        <w:r>
          <w:rPr>
            <w:rStyle w:val="SpecialCharTok"/>
          </w:rPr>
          <w:t xml:space="preserve">|&gt;</w:t>
        </w:r>
      </w:ins>
      <w:ins w:id="2685" w:author="PR Preview" w:date="2026-01-01T00:00:00Z">
        <w:r>
          <w:br/>
        </w:r>
      </w:ins>
      <w:ins w:id="2686" w:author="PR Preview" w:date="2026-01-01T00:00:00Z">
        <w:r>
          <w:rPr>
            <w:rStyle w:val="NormalTok"/>
          </w:rPr>
          <w:t xml:space="preserve">  </w:t>
        </w:r>
      </w:ins>
      <w:ins w:id="2687" w:author="PR Preview" w:date="2026-01-01T00:00:00Z">
        <w:r>
          <w:rPr>
            <w:rStyle w:val="StringTok"/>
          </w:rPr>
          <w:t xml:space="preserve">`</w:t>
        </w:r>
      </w:ins>
      <w:ins w:id="2688" w:author="PR Preview" w:date="2026-01-01T00:00:00Z">
        <w:r>
          <w:rPr>
            <w:rStyle w:val="AttributeTok"/>
          </w:rPr>
          <w:t xml:space="preserve">colnames&lt;-</w:t>
        </w:r>
      </w:ins>
      <w:ins w:id="2689" w:author="PR Preview" w:date="2026-01-01T00:00:00Z">
        <w:r>
          <w:rPr>
            <w:rStyle w:val="StringTok"/>
          </w:rPr>
          <w:t xml:space="preserve">`</w:t>
        </w:r>
      </w:ins>
      <w:ins w:id="2690" w:author="PR Preview" w:date="2026-01-01T00:00:00Z">
        <w:r>
          <w:rPr>
            <w:rStyle w:val="NormalTok"/>
          </w:rPr>
          <w:t xml:space="preserve">(levels_to_check)</w:t>
        </w:r>
      </w:ins>
      <w:ins w:id="2691" w:author="PR Preview" w:date="2026-01-01T00:00:00Z">
        <w:r>
          <w:br/>
        </w:r>
      </w:ins>
      <w:ins w:id="2692" w:author="PR Preview" w:date="2026-01-01T00:00:00Z">
        <w:r>
          <w:rPr>
            <w:rStyle w:val="CommentTok"/>
          </w:rPr>
          <w:t xml:space="preserve">#&gt;            0.01 0.05  0.1</w:t>
        </w:r>
      </w:ins>
      <w:ins w:id="2693" w:author="PR Preview" w:date="2026-01-01T00:00:00Z">
        <w:r>
          <w:br/>
        </w:r>
      </w:ins>
      <w:ins w:id="2694" w:author="PR Preview" w:date="2026-01-01T00:00:00Z">
        <w:r>
          <w:rPr>
            <w:rStyle w:val="CommentTok"/>
          </w:rPr>
          <w:t xml:space="preserve">#&gt; bonferroni TRUE TRUE TRUE</w:t>
        </w:r>
      </w:ins>
      <w:ins w:id="2695" w:author="PR Preview" w:date="2026-01-01T00:00:00Z">
        <w:r>
          <w:br/>
        </w:r>
      </w:ins>
      <w:ins w:id="2696" w:author="PR Preview" w:date="2026-01-01T00:00:00Z">
        <w:r>
          <w:rPr>
            <w:rStyle w:val="CommentTok"/>
          </w:rPr>
          <w:t xml:space="preserve">#&gt; holm       TRUE TRUE TRUE</w:t>
        </w:r>
      </w:ins>
      <w:ins w:id="2697" w:author="PR Preview" w:date="2026-01-01T00:00:00Z">
        <w:r>
          <w:br/>
        </w:r>
      </w:ins>
      <w:ins w:id="2698" w:author="PR Preview" w:date="2026-01-01T00:00:00Z">
        <w:r>
          <w:rPr>
            <w:rStyle w:val="CommentTok"/>
          </w:rPr>
          <w:t xml:space="preserve">#&gt; bh         TRUE TRUE TRUE</w:t>
        </w:r>
      </w:ins>
    </w:p>
    <w:p>
      <w:pPr>
        <w:pStyle w:val="FirstParagraph"/>
      </w:pPr>
      <w:ins w:id="2699" w:author="PR Preview" w:date="2026-01-01T00:00:00Z">
        <w:r>
          <w:t xml:space="preserve">The check confirms that the formulas and functions agree on these data at these levels;</w:t>
        </w:r>
      </w:ins>
      <w:ins w:id="2700" w:author="PR Preview" w:date="2026-01-01T00:00:00Z">
        <w:r>
          <w:t xml:space="preserve"> </w:t>
        </w:r>
      </w:ins>
      <w:ins w:id="2701" w:author="PR Preview" w:date="2026-01-01T00:00:00Z">
        <w:r>
          <w:t xml:space="preserve">it is not a proof that they agree for every data set.</w:t>
        </w:r>
      </w:ins>
    </w:p>
    <w:bookmarkEnd w:id="85"/>
    <w:bookmarkStart w:id="86" w:name="rem-q-value"/>
    <w:p>
      <w:pPr>
        <w:pStyle w:val="BodyText"/>
      </w:pPr>
      <w:ins w:id="2702" w:author="PR Preview" w:date="2026-01-01T00:00:00Z">
        <w:r>
          <w:rPr>
            <w:i/>
            <w:iCs/>
          </w:rPr>
          <w:t xml:space="preserve">Remark 6</w:t>
        </w:r>
      </w:ins>
      <w:ins w:id="2703" w:author="PR Preview" w:date="2026-01-01T00:00:00Z">
        <w:r>
          <w:t xml:space="preserve"> (q-values). </w:t>
        </w:r>
      </w:ins>
      <w:ins w:id="2704" w:author="PR Preview" w:date="2026-01-01T00:00:00Z">
        <w:r>
          <w:t xml:space="preserve">The BH adjusted p-value of a hypothesis is the smallest FDR level</w:t>
        </w:r>
      </w:ins>
      <w:ins w:id="2705" w:author="PR Preview" w:date="2026-01-01T00:00:00Z">
        <w:r>
          <w:t xml:space="preserve"> </w:t>
        </w:r>
      </w:ins>
      <m:oMath>
        <m:r>
          <m:t>q</m:t>
        </m:r>
      </m:oMath>
      <w:ins w:id="2706" w:author="PR Preview" w:date="2026-01-01T00:00:00Z">
        <w:r>
          <w:t xml:space="preserve"> </w:t>
        </w:r>
      </w:ins>
      <w:ins w:id="2707" w:author="PR Preview" w:date="2026-01-01T00:00:00Z">
        <w:r>
          <w:t xml:space="preserve">at which BH rejects it.</w:t>
        </w:r>
      </w:ins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Some authors call this a</w:t>
        </w:r>
      </w:ins>
      <w:ins w:id="2710" w:author="PR Preview" w:date="2026-01-01T00:00:00Z">
        <w:r>
          <w:t xml:space="preserve"> </w:t>
        </w:r>
      </w:ins>
      <w:ins w:id="2711" w:author="PR Preview" w:date="2026-01-01T00:00:00Z">
        <w:r>
          <w:rPr>
            <w:i/>
            <w:iCs/>
          </w:rPr>
          <w:t xml:space="preserve">q-value</w:t>
        </w:r>
      </w:ins>
      <w:ins w:id="2712" w:author="PR Preview" w:date="2026-01-01T00:00:00Z">
        <w:r>
          <w:t xml:space="preserve">.</w:t>
        </w:r>
      </w:ins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Storey (2002)</w:t>
        </w:r>
      </w:ins>
      <w:ins w:id="2715" w:author="PR Preview" w:date="2026-01-01T00:00:00Z">
        <w:r>
          <w:t xml:space="preserve"> </w:t>
        </w:r>
      </w:ins>
      <w:ins w:id="2716" w:author="PR Preview" w:date="2026-01-01T00:00:00Z">
        <w:r>
          <w:t xml:space="preserve">defines the q-value with the same meaning,</w:t>
        </w:r>
      </w:ins>
      <w:ins w:id="2717" w:author="PR Preview" w:date="2026-01-01T00:00:00Z">
        <w:r>
          <w:t xml:space="preserve"> </w:t>
        </w:r>
      </w:ins>
      <w:ins w:id="2718" w:author="PR Preview" w:date="2026-01-01T00:00:00Z">
        <w:r>
          <w:t xml:space="preserve">but estimates the fraction</w:t>
        </w:r>
      </w:ins>
      <w:ins w:id="2719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ins w:id="2720" w:author="PR Preview" w:date="2026-01-01T00:00:00Z">
        <w:r>
          <w:t xml:space="preserve"> </w:t>
        </w:r>
      </w:ins>
      <w:ins w:id="2721" w:author="PR Preview" w:date="2026-01-01T00:00:00Z">
        <w:r>
          <w:t xml:space="preserve">of true null hypotheses from the p-values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and multiplies by the estimate,</w:t>
        </w:r>
      </w:ins>
      <w:ins w:id="272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ins w:id="2725" w:author="PR Preview" w:date="2026-01-01T00:00:00Z">
        <w:r>
          <w:t xml:space="preserve">, which is usually below 1.</w:t>
        </w:r>
      </w:ins>
      <w:ins w:id="2726" w:author="PR Preview" w:date="2026-01-01T00:00:00Z">
        <w:r>
          <w:t xml:space="preserve"> </w:t>
        </w:r>
      </w:ins>
      <w:ins w:id="2727" w:author="PR Preview" w:date="2026-01-01T00:00:00Z">
        <w:r>
          <w:t xml:space="preserve">BH is the case</w:t>
        </w:r>
      </w:ins>
      <w:ins w:id="272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2729" w:author="PR Preview" w:date="2026-01-01T00:00:00Z">
        <w:r>
          <w:t xml:space="preserve">, so Storey’s q-values are smaller, and reject more, when many null hypotheses are false.</w:t>
        </w:r>
      </w:ins>
    </w:p>
    <w:bookmarkEnd w:id="86"/>
    <w:bookmarkEnd w:id="87"/>
    <w:bookmarkStart w:id="90" w:name="sec-procedure-comparison"/>
    <w:p>
      <w:pPr>
        <w:pStyle w:val="Heading2"/>
      </w:pPr>
      <w:ins w:id="2730" w:author="PR Preview" w:date="2026-01-01T00:00:00Z">
        <w:r>
          <w:t xml:space="preserve">7 Comparing the procedures</w:t>
        </w:r>
      </w:ins>
    </w:p>
    <w:bookmarkStart w:id="88" w:name="exm-procedure-comparison"/>
    <w:p>
      <w:pPr>
        <w:pStyle w:val="FirstParagraph"/>
      </w:pPr>
      <w:ins w:id="2731" w:author="PR Preview" w:date="2026-01-01T00:00:00Z">
        <w:r>
          <w:rPr>
            <w:b/>
            <w:bCs/>
          </w:rPr>
          <w:t xml:space="preserve">Example 15 (Comparing the procedures in the simulated family)</w:t>
        </w:r>
      </w:ins>
      <w:ins w:id="2732" w:author="PR Preview" w:date="2026-01-01T00:00:00Z">
        <w:r>
          <w:t xml:space="preserve"> </w:t>
        </w:r>
      </w:ins>
      <w:ins w:id="2733" w:author="PR Preview" w:date="2026-01-01T00:00:00Z">
        <w:r>
          <w:t xml:space="preserve">Each procedure was run on the same simulated family of</w:t>
        </w:r>
      </w:ins>
      <w:ins w:id="2734" w:author="PR Preview" w:date="2026-01-01T00:00:00Z">
        <w:r>
          <w:t xml:space="preserve"> </w:t>
        </w:r>
      </w:ins>
      <w:hyperlink w:anchor="exm-rejection-counts">
        <w:ins w:id="2735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736" w:author="PR Preview" w:date="2026-01-01T00:00:00Z">
        <w:r>
          <w:t xml:space="preserve"> </w:t>
        </w:r>
      </w:ins>
      <w:ins w:id="2737" w:author="PR Preview" w:date="2026-01-01T00:00:00Z">
        <w:r>
          <w:t xml:space="preserve">in 2000 repetitions.</w:t>
        </w:r>
      </w:ins>
      <w:ins w:id="2738" w:author="PR Preview" w:date="2026-01-01T00:00:00Z">
        <w:r>
          <w:t xml:space="preserve"> </w:t>
        </w:r>
      </w:ins>
      <w:ins w:id="2739" w:author="PR Preview" w:date="2026-01-01T00:00:00Z">
        <w:r>
          <w:t xml:space="preserve">The table collects the estimated FWER, FDR and power:</w:t>
        </w:r>
      </w:ins>
    </w:p>
    <w:p>
      <w:pPr>
        <w:pStyle w:val="SourceCode"/>
      </w:pPr>
      <w:ins w:id="2740" w:author="PR Preview" w:date="2026-01-01T00:00:00Z">
        <w:r>
          <w:rPr>
            <w:rStyle w:val="NormalTok"/>
          </w:rPr>
          <w:t xml:space="preserve">comparison </w:t>
        </w:r>
      </w:ins>
      <w:ins w:id="2741" w:author="PR Preview" w:date="2026-01-01T00:00:00Z">
        <w:r>
          <w:rPr>
            <w:rStyle w:val="OtherTok"/>
          </w:rPr>
          <w:t xml:space="preserve">&lt;-</w:t>
        </w:r>
      </w:ins>
      <w:ins w:id="2742" w:author="PR Preview" w:date="2026-01-01T00:00:00Z">
        <w:r>
          <w:rPr>
            <w:rStyle w:val="NormalTok"/>
          </w:rPr>
          <w:t xml:space="preserve"> </w:t>
        </w:r>
      </w:ins>
      <w:ins w:id="2743" w:author="PR Preview" w:date="2026-01-01T00:00:00Z">
        <w:r>
          <w:rPr>
            <w:rStyle w:val="FunctionTok"/>
          </w:rPr>
          <w:t xml:space="preserve">t</w:t>
        </w:r>
      </w:ins>
      <w:ins w:id="2744" w:author="PR Preview" w:date="2026-01-01T00:00:00Z">
        <w:r>
          <w:rPr>
            <w:rStyle w:val="NormalTok"/>
          </w:rPr>
          <w:t xml:space="preserve">(</w:t>
        </w:r>
      </w:ins>
      <w:ins w:id="2745" w:author="PR Preview" w:date="2026-01-01T00:00:00Z">
        <w:r>
          <w:rPr>
            <w:rStyle w:val="FunctionTok"/>
          </w:rPr>
          <w:t xml:space="preserve">sapply</w:t>
        </w:r>
      </w:ins>
      <w:ins w:id="2746" w:author="PR Preview" w:date="2026-01-01T00:00:00Z">
        <w:r>
          <w:rPr>
            <w:rStyle w:val="NormalTok"/>
          </w:rPr>
          <w:t xml:space="preserve">(sim_counts, summarize_counts))</w:t>
        </w:r>
      </w:ins>
      <w:ins w:id="2747" w:author="PR Preview" w:date="2026-01-01T00:00:00Z">
        <w:r>
          <w:br/>
        </w:r>
      </w:ins>
      <w:ins w:id="2748" w:author="PR Preview" w:date="2026-01-01T00:00:00Z">
        <w:r>
          <w:rPr>
            <w:rStyle w:val="FunctionTok"/>
          </w:rPr>
          <w:t xml:space="preserve">rownames</w:t>
        </w:r>
      </w:ins>
      <w:ins w:id="2749" w:author="PR Preview" w:date="2026-01-01T00:00:00Z">
        <w:r>
          <w:rPr>
            <w:rStyle w:val="NormalTok"/>
          </w:rPr>
          <w:t xml:space="preserve">(comparison) </w:t>
        </w:r>
      </w:ins>
      <w:ins w:id="2750" w:author="PR Preview" w:date="2026-01-01T00:00:00Z">
        <w:r>
          <w:rPr>
            <w:rStyle w:val="OtherTok"/>
          </w:rPr>
          <w:t xml:space="preserve">&lt;-</w:t>
        </w:r>
      </w:ins>
      <w:ins w:id="2751" w:author="PR Preview" w:date="2026-01-01T00:00:00Z">
        <w:r>
          <w:rPr>
            <w:rStyle w:val="NormalTok"/>
          </w:rPr>
          <w:t xml:space="preserve"> </w:t>
        </w:r>
      </w:ins>
      <w:ins w:id="2752" w:author="PR Preview" w:date="2026-01-01T00:00:00Z">
        <w:r>
          <w:rPr>
            <w:rStyle w:val="FunctionTok"/>
          </w:rPr>
          <w:t xml:space="preserve">c</w:t>
        </w:r>
      </w:ins>
      <w:ins w:id="2753" w:author="PR Preview" w:date="2026-01-01T00:00:00Z">
        <w:r>
          <w:rPr>
            <w:rStyle w:val="NormalTok"/>
          </w:rPr>
          <w:t xml:space="preserve">(</w:t>
        </w:r>
      </w:ins>
      <w:ins w:id="2754" w:author="PR Preview" w:date="2026-01-01T00:00:00Z">
        <w:r>
          <w:br/>
        </w:r>
      </w:ins>
      <w:ins w:id="2755" w:author="PR Preview" w:date="2026-01-01T00:00:00Z">
        <w:r>
          <w:rPr>
            <w:rStyle w:val="NormalTok"/>
          </w:rPr>
          <w:t xml:space="preserve">  </w:t>
        </w:r>
      </w:ins>
      <w:ins w:id="2756" w:author="PR Preview" w:date="2026-01-01T00:00:00Z">
        <w:r>
          <w:rPr>
            <w:rStyle w:val="StringTok"/>
          </w:rPr>
          <w:t xml:space="preserve">"Unadjusted"</w:t>
        </w:r>
      </w:ins>
      <w:ins w:id="2757" w:author="PR Preview" w:date="2026-01-01T00:00:00Z">
        <w:r>
          <w:rPr>
            <w:rStyle w:val="NormalTok"/>
          </w:rPr>
          <w:t xml:space="preserve">, </w:t>
        </w:r>
      </w:ins>
      <w:ins w:id="2758" w:author="PR Preview" w:date="2026-01-01T00:00:00Z">
        <w:r>
          <w:rPr>
            <w:rStyle w:val="StringTok"/>
          </w:rPr>
          <w:t xml:space="preserve">"Bonferroni"</w:t>
        </w:r>
      </w:ins>
      <w:ins w:id="2759" w:author="PR Preview" w:date="2026-01-01T00:00:00Z">
        <w:r>
          <w:rPr>
            <w:rStyle w:val="NormalTok"/>
          </w:rPr>
          <w:t xml:space="preserve">, </w:t>
        </w:r>
      </w:ins>
      <w:ins w:id="2760" w:author="PR Preview" w:date="2026-01-01T00:00:00Z">
        <w:r>
          <w:rPr>
            <w:rStyle w:val="StringTok"/>
          </w:rPr>
          <w:t xml:space="preserve">"Holm"</w:t>
        </w:r>
      </w:ins>
      <w:ins w:id="2761" w:author="PR Preview" w:date="2026-01-01T00:00:00Z">
        <w:r>
          <w:rPr>
            <w:rStyle w:val="NormalTok"/>
          </w:rPr>
          <w:t xml:space="preserve">, </w:t>
        </w:r>
      </w:ins>
      <w:ins w:id="2762" w:author="PR Preview" w:date="2026-01-01T00:00:00Z">
        <w:r>
          <w:rPr>
            <w:rStyle w:val="StringTok"/>
          </w:rPr>
          <w:t xml:space="preserve">"Benjamini-Hochberg"</w:t>
        </w:r>
      </w:ins>
      <w:ins w:id="2763" w:author="PR Preview" w:date="2026-01-01T00:00:00Z">
        <w:r>
          <w:br/>
        </w:r>
      </w:ins>
      <w:ins w:id="2764" w:author="PR Preview" w:date="2026-01-01T00:00:00Z">
        <w:r>
          <w:rPr>
            <w:rStyle w:val="NormalTok"/>
          </w:rPr>
          <w:t xml:space="preserve">)</w:t>
        </w:r>
      </w:ins>
      <w:ins w:id="2765" w:author="PR Preview" w:date="2026-01-01T00:00:00Z">
        <w:r>
          <w:br/>
        </w:r>
      </w:ins>
      <w:ins w:id="2766" w:author="PR Preview" w:date="2026-01-01T00:00:00Z">
        <w:r>
          <w:rPr>
            <w:rStyle w:val="NormalTok"/>
          </w:rPr>
          <w:t xml:space="preserve">knitr</w:t>
        </w:r>
      </w:ins>
      <w:ins w:id="2767" w:author="PR Preview" w:date="2026-01-01T00:00:00Z">
        <w:r>
          <w:rPr>
            <w:rStyle w:val="SpecialCharTok"/>
          </w:rPr>
          <w:t xml:space="preserve">::</w:t>
        </w:r>
      </w:ins>
      <w:ins w:id="2768" w:author="PR Preview" w:date="2026-01-01T00:00:00Z">
        <w:r>
          <w:rPr>
            <w:rStyle w:val="FunctionTok"/>
          </w:rPr>
          <w:t xml:space="preserve">kable</w:t>
        </w:r>
      </w:ins>
      <w:ins w:id="2769" w:author="PR Preview" w:date="2026-01-01T00:00:00Z">
        <w:r>
          <w:rPr>
            <w:rStyle w:val="NormalTok"/>
          </w:rPr>
          <w:t xml:space="preserve">(comparison, </w:t>
        </w:r>
      </w:ins>
      <w:ins w:id="2770" w:author="PR Preview" w:date="2026-01-01T00:00:00Z">
        <w:r>
          <w:rPr>
            <w:rStyle w:val="AttributeTok"/>
          </w:rPr>
          <w:t xml:space="preserve">digits =</w:t>
        </w:r>
      </w:ins>
      <w:ins w:id="2771" w:author="PR Preview" w:date="2026-01-01T00:00:00Z">
        <w:r>
          <w:rPr>
            <w:rStyle w:val="NormalTok"/>
          </w:rPr>
          <w:t xml:space="preserve"> </w:t>
        </w:r>
      </w:ins>
      <w:ins w:id="2772" w:author="PR Preview" w:date="2026-01-01T00:00:00Z">
        <w:r>
          <w:rPr>
            <w:rStyle w:val="DecValTok"/>
          </w:rPr>
          <w:t xml:space="preserve">3</w:t>
        </w:r>
      </w:ins>
      <w:ins w:id="2773" w:author="PR Preview" w:date="2026-01-01T00:00:00Z">
        <w:r>
          <w:rPr>
            <w:rStyle w:val="NormalTok"/>
          </w:rPr>
          <w:t xml:space="preserve">)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ins w:id="2774" w:author="PR Preview" w:date="2026-01-01T00:00:00Z">
        <w:r>
          <w:t xml:space="preserve">Unadjusted testing has the highest power and no error control.</w:t>
        </w:r>
      </w:ins>
      <w:ins w:id="2775" w:author="PR Preview" w:date="2026-01-01T00:00:00Z">
        <w:r>
          <w:t xml:space="preserve"> </w:t>
        </w:r>
      </w:ins>
      <w:ins w:id="2776" w:author="PR Preview" w:date="2026-01-01T00:00:00Z">
        <w:r>
          <w:t xml:space="preserve">The two FWER procedures keep the FWER below 0.05 and give up most of the power;</w:t>
        </w:r>
      </w:ins>
      <w:ins w:id="2777" w:author="PR Preview" w:date="2026-01-01T00:00:00Z">
        <w:r>
          <w:t xml:space="preserve"> </w:t>
        </w:r>
      </w:ins>
      <w:ins w:id="2778" w:author="PR Preview" w:date="2026-01-01T00:00:00Z">
        <w:r>
          <w:t xml:space="preserve">Holm’s procedure never rejects fewer hypotheses than the Bonferroni correction.</w:t>
        </w:r>
      </w:ins>
      <w:ins w:id="2779" w:author="PR Preview" w:date="2026-01-01T00:00:00Z">
        <w:r>
          <w:t xml:space="preserve"> </w:t>
        </w:r>
      </w:ins>
      <w:ins w:id="2780" w:author="PR Preview" w:date="2026-01-01T00:00:00Z">
        <w:r>
          <w:t xml:space="preserve">In this simulation BH has the highest power among the procedures that control an error rate,</w:t>
        </w:r>
      </w:ins>
      <w:ins w:id="2781" w:author="PR Preview" w:date="2026-01-01T00:00:00Z">
        <w:r>
          <w:t xml:space="preserve"> </w:t>
        </w:r>
      </w:ins>
      <w:ins w:id="2782" w:author="PR Preview" w:date="2026-01-01T00:00:00Z">
        <w:r>
          <w:t xml:space="preserve">because it only promises to control the FDR.</w:t>
        </w:r>
      </w:ins>
      <w:ins w:id="2783" w:author="PR Preview" w:date="2026-01-01T00:00:00Z">
        <w:r>
          <w:t xml:space="preserve"> </w:t>
        </w:r>
      </w:ins>
      <w:ins w:id="2784" w:author="PR Preview" w:date="2026-01-01T00:00:00Z">
        <w:r>
          <w:t xml:space="preserve">Its FWER is far above 0.05, which BH does not promise to control.</w:t>
        </w:r>
      </w:ins>
    </w:p>
    <w:bookmarkEnd w:id="88"/>
    <w:bookmarkStart w:id="89" w:name="rem-choosing-error-rate"/>
    <w:p>
      <w:pPr>
        <w:pStyle w:val="BodyText"/>
      </w:pPr>
      <w:ins w:id="2785" w:author="PR Preview" w:date="2026-01-01T00:00:00Z">
        <w:r>
          <w:rPr>
            <w:i/>
            <w:iCs/>
          </w:rPr>
          <w:t xml:space="preserve">Remark 7</w:t>
        </w:r>
      </w:ins>
      <w:ins w:id="2786" w:author="PR Preview" w:date="2026-01-01T00:00:00Z">
        <w:r>
          <w:t xml:space="preserve"> (Choosing an error rate). </w:t>
        </w:r>
      </w:ins>
      <w:ins w:id="2787" w:author="PR Preview" w:date="2026-01-01T00:00:00Z">
        <w:r>
          <w:t xml:space="preserve">Control the FWER when a single false positive is costly,</w:t>
        </w:r>
      </w:ins>
      <w:ins w:id="2788" w:author="PR Preview" w:date="2026-01-01T00:00:00Z">
        <w:r>
          <w:t xml:space="preserve"> </w:t>
        </w:r>
      </w:ins>
      <w:ins w:id="2789" w:author="PR Preview" w:date="2026-01-01T00:00:00Z">
        <w:r>
          <w:t xml:space="preserve">as in a confirmatory trial that tests a handful of outcomes.</w:t>
        </w:r>
      </w:ins>
      <w:ins w:id="2790" w:author="PR Preview" w:date="2026-01-01T00:00:00Z">
        <w:r>
          <w:t xml:space="preserve"> </w:t>
        </w:r>
      </w:ins>
      <w:ins w:id="2791" w:author="PR Preview" w:date="2026-01-01T00:00:00Z">
        <w:r>
          <w:t xml:space="preserve">Control the FDR when the rejections are leads to follow up,</w:t>
        </w:r>
      </w:ins>
      <w:ins w:id="2792" w:author="PR Preview" w:date="2026-01-01T00:00:00Z">
        <w:r>
          <w:t xml:space="preserve"> </w:t>
        </w:r>
      </w:ins>
      <w:ins w:id="2793" w:author="PR Preview" w:date="2026-01-01T00:00:00Z">
        <w:r>
          <w:t xml:space="preserve">as in a screen of thousands of genes,</w:t>
        </w:r>
      </w:ins>
      <w:ins w:id="2794" w:author="PR Preview" w:date="2026-01-01T00:00:00Z">
        <w:r>
          <w:t xml:space="preserve"> </w:t>
        </w:r>
      </w:ins>
      <w:ins w:id="2795" w:author="PR Preview" w:date="2026-01-01T00:00:00Z">
        <w:r>
          <w:t xml:space="preserve">where a small fraction of false leads is acceptable.</w:t>
        </w:r>
      </w:ins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The choice should be made before looking at the data.</w:t>
        </w:r>
      </w:ins>
    </w:p>
    <w:bookmarkEnd w:id="89"/>
    <w:bookmarkEnd w:id="90"/>
    <w:bookmarkStart w:id="105" w:name="sec-multiple-testing-reading"/>
    <w:p>
      <w:pPr>
        <w:pStyle w:val="Heading2"/>
      </w:pPr>
      <w:ins w:id="2798" w:author="PR Preview" w:date="2026-01-01T00:00:00Z">
        <w:r>
          <w:t xml:space="preserve">8 Further reading</w:t>
        </w:r>
      </w:ins>
    </w:p>
    <w:p>
      <w:pPr>
        <w:pStyle w:val="Compact"/>
        <w:numPr>
          <w:ilvl w:val="0"/>
          <w:numId w:val="1004"/>
        </w:numPr>
      </w:pPr>
      <w:ins w:id="2799" w:author="PR Preview" w:date="2026-01-01T00:00:00Z">
        <w:r>
          <w:t xml:space="preserve">Chapter 13 of</w:t>
        </w:r>
      </w:ins>
      <w:ins w:id="2800" w:author="PR Preview" w:date="2026-01-01T00:00:00Z">
        <w:r>
          <w:t xml:space="preserve"> </w:t>
        </w:r>
      </w:ins>
      <w:ins w:id="2801" w:author="PR Preview" w:date="2026-01-01T00:00:00Z">
        <w:r>
          <w:t xml:space="preserve">James et al. (2021)</w:t>
        </w:r>
      </w:ins>
      <w:ins w:id="2802" w:author="PR Preview" w:date="2026-01-01T00:00:00Z">
        <w:r>
          <w:t xml:space="preserve"> </w:t>
        </w:r>
      </w:ins>
      <w:ins w:id="2803" w:author="PR Preview" w:date="2026-01-01T00:00:00Z">
        <w:r>
          <w:t xml:space="preserve">covers the same procedures, with labs.</w:t>
        </w:r>
      </w:ins>
    </w:p>
    <w:p>
      <w:pPr>
        <w:pStyle w:val="Compact"/>
        <w:numPr>
          <w:ilvl w:val="0"/>
          <w:numId w:val="1004"/>
        </w:numPr>
      </w:pPr>
      <w:ins w:id="2804" w:author="PR Preview" w:date="2026-01-01T00:00:00Z">
        <w:r>
          <w:t xml:space="preserve">Chapter 15 of</w:t>
        </w:r>
      </w:ins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Efron and Hastie (2016)</w:t>
        </w:r>
      </w:ins>
      <w:ins w:id="2807" w:author="PR Preview" w:date="2026-01-01T00:00:00Z">
        <w:r>
          <w:t xml:space="preserve"> </w:t>
        </w:r>
      </w:ins>
      <w:ins w:id="2808" w:author="PR Preview" w:date="2026-01-01T00:00:00Z">
        <w:r>
          <w:t xml:space="preserve">treats large-scale testing and the false discovery rate.</w:t>
        </w:r>
      </w:ins>
    </w:p>
    <w:p>
      <w:pPr>
        <w:pStyle w:val="Compact"/>
        <w:numPr>
          <w:ilvl w:val="0"/>
          <w:numId w:val="1004"/>
        </w:numPr>
      </w:pPr>
      <w:ins w:id="2809" w:author="PR Preview" w:date="2026-01-01T00:00:00Z">
        <w:r>
          <w:t xml:space="preserve">The</w:t>
        </w:r>
      </w:ins>
      <w:ins w:id="2810" w:author="PR Preview" w:date="2026-01-01T00:00:00Z">
        <w:r>
          <w:t xml:space="preserve"> </w:t>
        </w:r>
      </w:ins>
      <w:hyperlink r:id="rId11">
        <w:ins w:id="2811" w:author="PR Preview" w:date="2026-01-01T00:00:00Z">
          <w:r>
            <w:rPr>
              <w:rStyle w:val="Hyperlink"/>
            </w:rPr>
            <w:t xml:space="preserve">permutation tests</w:t>
          </w:r>
        </w:ins>
      </w:hyperlink>
      <w:ins w:id="2812" w:author="PR Preview" w:date="2026-01-01T00:00:00Z">
        <w:r>
          <w:t xml:space="preserve"> </w:t>
        </w:r>
      </w:ins>
      <w:ins w:id="2813" w:author="PR Preview" w:date="2026-01-01T00:00:00Z">
        <w:r>
          <w:t xml:space="preserve">page computes valid p-values by relabeling the data,</w:t>
        </w:r>
      </w:ins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without a distributional model for the test statistic.</w:t>
        </w:r>
      </w:ins>
    </w:p>
    <w:bookmarkStart w:id="104" w:name="refs"/>
    <w:bookmarkStart w:id="92" w:name="ref-benjamini1995controlling"/>
    <w:p>
      <w:pPr>
        <w:pStyle w:val="Bibliography"/>
      </w:pPr>
      <w:ins w:id="2816" w:author="PR Preview" w:date="2026-01-01T00:00:00Z">
        <w:r>
          <w:t xml:space="preserve">Benjamini, Yoav, and Yosef Hochberg. 1995.</w:t>
        </w:r>
      </w:ins>
      <w:ins w:id="2817" w:author="PR Preview" w:date="2026-01-01T00:00:00Z">
        <w:r>
          <w:t xml:space="preserve"> </w:t>
        </w:r>
      </w:ins>
      <w:ins w:id="2818" w:author="PR Preview" w:date="2026-01-01T00:00:00Z">
        <w:r>
          <w:t xml:space="preserve">“Controlling the False Discovery Rate: A Practical and Powerful Approach to Multiple Testing.”</w:t>
        </w:r>
      </w:ins>
      <w:ins w:id="2819" w:author="PR Preview" w:date="2026-01-01T00:00:00Z">
        <w:r>
          <w:t xml:space="preserve"> </w:t>
        </w:r>
      </w:ins>
      <w:ins w:id="2820" w:author="PR Preview" w:date="2026-01-01T00:00:00Z">
        <w:r>
          <w:rPr>
            <w:i/>
            <w:iCs/>
          </w:rPr>
          <w:t xml:space="preserve">Journal of the Royal Statistical Society: Series B (Methodological)</w:t>
        </w:r>
      </w:ins>
      <w:ins w:id="2821" w:author="PR Preview" w:date="2026-01-01T00:00:00Z">
        <w:r>
          <w:t xml:space="preserve"> </w:t>
        </w:r>
      </w:ins>
      <w:ins w:id="2822" w:author="PR Preview" w:date="2026-01-01T00:00:00Z">
        <w:r>
          <w:t xml:space="preserve">57 (1): 289–300.</w:t>
        </w:r>
      </w:ins>
      <w:ins w:id="2823" w:author="PR Preview" w:date="2026-01-01T00:00:00Z">
        <w:r>
          <w:t xml:space="preserve"> </w:t>
        </w:r>
      </w:ins>
      <w:hyperlink r:id="rId91">
        <w:ins w:id="2824" w:author="PR Preview" w:date="2026-01-01T00:00:00Z">
          <w:r>
            <w:rPr>
              <w:rStyle w:val="Hyperlink"/>
            </w:rPr>
            <w:t xml:space="preserve">https://doi.org/10.1111/j.2517-6161.1995.tb02031.x</w:t>
          </w:r>
        </w:ins>
      </w:hyperlink>
      <w:ins w:id="2825" w:author="PR Preview" w:date="2026-01-01T00:00:00Z">
        <w:r>
          <w:t xml:space="preserve">.</w:t>
        </w:r>
      </w:ins>
    </w:p>
    <w:bookmarkEnd w:id="92"/>
    <w:bookmarkStart w:id="94" w:name="ref-benjamini2001control"/>
    <w:p>
      <w:pPr>
        <w:pStyle w:val="Bibliography"/>
      </w:pPr>
      <w:ins w:id="2826" w:author="PR Preview" w:date="2026-01-01T00:00:00Z">
        <w:r>
          <w:t xml:space="preserve">Benjamini, Yoav, and Daniel Yekutieli. 2001.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“The Control of the False Discovery Rate in Multiple Testing Under Dependency.”</w:t>
        </w:r>
      </w:ins>
      <w:ins w:id="2829" w:author="PR Preview" w:date="2026-01-01T00:00:00Z">
        <w:r>
          <w:t xml:space="preserve"> </w:t>
        </w:r>
      </w:ins>
      <w:ins w:id="2830" w:author="PR Preview" w:date="2026-01-01T00:00:00Z">
        <w:r>
          <w:rPr>
            <w:i/>
            <w:iCs/>
          </w:rPr>
          <w:t xml:space="preserve">The Annals of Statistics</w:t>
        </w:r>
      </w:ins>
      <w:ins w:id="2831" w:author="PR Preview" w:date="2026-01-01T00:00:00Z">
        <w:r>
          <w:t xml:space="preserve"> </w:t>
        </w:r>
      </w:ins>
      <w:ins w:id="2832" w:author="PR Preview" w:date="2026-01-01T00:00:00Z">
        <w:r>
          <w:t xml:space="preserve">29 (4).</w:t>
        </w:r>
      </w:ins>
      <w:ins w:id="2833" w:author="PR Preview" w:date="2026-01-01T00:00:00Z">
        <w:r>
          <w:t xml:space="preserve"> </w:t>
        </w:r>
      </w:ins>
      <w:hyperlink r:id="rId93">
        <w:ins w:id="2834" w:author="PR Preview" w:date="2026-01-01T00:00:00Z">
          <w:r>
            <w:rPr>
              <w:rStyle w:val="Hyperlink"/>
            </w:rPr>
            <w:t xml:space="preserve">https://doi.org/10.1214/aos/1013699998</w:t>
          </w:r>
        </w:ins>
      </w:hyperlink>
      <w:ins w:id="2835" w:author="PR Preview" w:date="2026-01-01T00:00:00Z">
        <w:r>
          <w:t xml:space="preserve">.</w:t>
        </w:r>
      </w:ins>
    </w:p>
    <w:bookmarkEnd w:id="94"/>
    <w:bookmarkStart w:id="96" w:name="ref-efron2016computer"/>
    <w:p>
      <w:pPr>
        <w:pStyle w:val="Bibliography"/>
      </w:pPr>
      <w:ins w:id="2836" w:author="PR Preview" w:date="2026-01-01T00:00:00Z">
        <w:r>
          <w:t xml:space="preserve">Efron, Bradley, and Trevor Hastie. 2016.</w:t>
        </w:r>
      </w:ins>
      <w:ins w:id="2837" w:author="PR Preview" w:date="2026-01-01T00:00:00Z">
        <w:r>
          <w:t xml:space="preserve"> </w:t>
        </w:r>
      </w:ins>
      <w:ins w:id="2838" w:author="PR Preview" w:date="2026-01-01T00:00:00Z">
        <w:r>
          <w:rPr>
            <w:i/>
            <w:iCs/>
          </w:rPr>
          <w:t xml:space="preserve">Computer Age Statistical Inference: Algorithms, Evidence, and Data Science</w:t>
        </w:r>
      </w:ins>
      <w:ins w:id="2839" w:author="PR Preview" w:date="2026-01-01T00:00:00Z">
        <w:r>
          <w:t xml:space="preserve">. Cambridge University Press.</w:t>
        </w:r>
      </w:ins>
      <w:ins w:id="2840" w:author="PR Preview" w:date="2026-01-01T00:00:00Z">
        <w:r>
          <w:t xml:space="preserve"> </w:t>
        </w:r>
      </w:ins>
      <w:hyperlink r:id="rId95">
        <w:ins w:id="2841" w:author="PR Preview" w:date="2026-01-01T00:00:00Z">
          <w:r>
            <w:rPr>
              <w:rStyle w:val="Hyperlink"/>
            </w:rPr>
            <w:t xml:space="preserve">https://doi.org/10.1017/CBO9781316576533</w:t>
          </w:r>
        </w:ins>
      </w:hyperlink>
      <w:ins w:id="2842" w:author="PR Preview" w:date="2026-01-01T00:00:00Z">
        <w:r>
          <w:t xml:space="preserve">.</w:t>
        </w:r>
      </w:ins>
    </w:p>
    <w:bookmarkEnd w:id="96"/>
    <w:bookmarkStart w:id="97" w:name="ref-holm1979simple"/>
    <w:p>
      <w:pPr>
        <w:pStyle w:val="Bibliography"/>
      </w:pPr>
      <w:ins w:id="2843" w:author="PR Preview" w:date="2026-01-01T00:00:00Z">
        <w:r>
          <w:t xml:space="preserve">Holm, Sture. 1979.</w:t>
        </w:r>
      </w:ins>
      <w:ins w:id="2844" w:author="PR Preview" w:date="2026-01-01T00:00:00Z">
        <w:r>
          <w:t xml:space="preserve"> </w:t>
        </w:r>
      </w:ins>
      <w:ins w:id="2845" w:author="PR Preview" w:date="2026-01-01T00:00:00Z">
        <w:r>
          <w:t xml:space="preserve">“A Simple Sequentially Rejective Multiple Test Procedure.”</w:t>
        </w:r>
      </w:ins>
      <w:ins w:id="2846" w:author="PR Preview" w:date="2026-01-01T00:00:00Z">
        <w:r>
          <w:t xml:space="preserve"> </w:t>
        </w:r>
      </w:ins>
      <w:ins w:id="2847" w:author="PR Preview" w:date="2026-01-01T00:00:00Z">
        <w:r>
          <w:rPr>
            <w:i/>
            <w:iCs/>
          </w:rPr>
          <w:t xml:space="preserve">Scandinavian Journal of Statistics</w:t>
        </w:r>
      </w:ins>
      <w:ins w:id="2848" w:author="PR Preview" w:date="2026-01-01T00:00:00Z">
        <w:r>
          <w:t xml:space="preserve"> </w:t>
        </w:r>
      </w:ins>
      <w:ins w:id="2849" w:author="PR Preview" w:date="2026-01-01T00:00:00Z">
        <w:r>
          <w:t xml:space="preserve">6 (2): 65–70.</w:t>
        </w:r>
      </w:ins>
    </w:p>
    <w:bookmarkEnd w:id="97"/>
    <w:bookmarkStart w:id="99" w:name="ref-james2021islr2e"/>
    <w:p>
      <w:pPr>
        <w:pStyle w:val="Bibliography"/>
      </w:pPr>
      <w:ins w:id="2850" w:author="PR Preview" w:date="2026-01-01T00:00:00Z">
        <w:r>
          <w:t xml:space="preserve">James, Gareth, Daniela Witten, Trevor Hastie, and Robert Tibshirani. 2021.</w:t>
        </w:r>
      </w:ins>
      <w:ins w:id="2851" w:author="PR Preview" w:date="2026-01-01T00:00:00Z">
        <w:r>
          <w:t xml:space="preserve"> </w:t>
        </w:r>
      </w:ins>
      <w:ins w:id="2852" w:author="PR Preview" w:date="2026-01-01T00:00:00Z">
        <w:r>
          <w:rPr>
            <w:i/>
            <w:iCs/>
          </w:rPr>
          <w:t xml:space="preserve">An Introduction to Statistical Learning: With Applications in</w:t>
        </w:r>
      </w:ins>
      <w:ins w:id="2853" w:author="PR Preview" w:date="2026-01-01T00:00:00Z">
        <w:r>
          <w:rPr>
            <w:i/>
            <w:iCs/>
          </w:rPr>
          <w:t xml:space="preserve"> </w:t>
        </w:r>
      </w:ins>
      <w:ins w:id="2854" w:author="PR Preview" w:date="2026-01-01T00:00:00Z">
        <w:r>
          <w:rPr>
            <w:i/>
            <w:iCs/>
          </w:rPr>
          <w:t xml:space="preserve">R</w:t>
        </w:r>
      </w:ins>
      <w:ins w:id="2855" w:author="PR Preview" w:date="2026-01-01T00:00:00Z">
        <w:r>
          <w:t xml:space="preserve">. 2nd ed. Springer.</w:t>
        </w:r>
      </w:ins>
      <w:ins w:id="2856" w:author="PR Preview" w:date="2026-01-01T00:00:00Z">
        <w:r>
          <w:t xml:space="preserve"> </w:t>
        </w:r>
      </w:ins>
      <w:hyperlink r:id="rId98">
        <w:ins w:id="2857" w:author="PR Preview" w:date="2026-01-01T00:00:00Z">
          <w:r>
            <w:rPr>
              <w:rStyle w:val="Hyperlink"/>
            </w:rPr>
            <w:t xml:space="preserve">https://doi.org/10.1007/978-1-0716-1418-1</w:t>
          </w:r>
        </w:ins>
      </w:hyperlink>
      <w:ins w:id="2858" w:author="PR Preview" w:date="2026-01-01T00:00:00Z">
        <w:r>
          <w:t xml:space="preserve">.</w:t>
        </w:r>
      </w:ins>
    </w:p>
    <w:bookmarkEnd w:id="99"/>
    <w:bookmarkStart w:id="101" w:name="ref-khan2001classification"/>
    <w:p>
      <w:pPr>
        <w:pStyle w:val="Bibliography"/>
      </w:pPr>
      <w:ins w:id="2859" w:author="PR Preview" w:date="2026-01-01T00:00:00Z">
        <w:r>
          <w:t xml:space="preserve">Khan, Javed, Jun S. Wei, Markus Ringnér, et al. 2001.</w:t>
        </w:r>
      </w:ins>
      <w:ins w:id="2860" w:author="PR Preview" w:date="2026-01-01T00:00:00Z">
        <w:r>
          <w:t xml:space="preserve"> </w:t>
        </w:r>
      </w:ins>
      <w:ins w:id="2861" w:author="PR Preview" w:date="2026-01-01T00:00:00Z">
        <w:r>
          <w:t xml:space="preserve">“Classification and Diagnostic Prediction of Cancers Using Gene Expression Profiling and Artificial Neural Networks.”</w:t>
        </w:r>
      </w:ins>
      <w:ins w:id="2862" w:author="PR Preview" w:date="2026-01-01T00:00:00Z">
        <w:r>
          <w:t xml:space="preserve"> </w:t>
        </w:r>
      </w:ins>
      <w:ins w:id="2863" w:author="PR Preview" w:date="2026-01-01T00:00:00Z">
        <w:r>
          <w:rPr>
            <w:i/>
            <w:iCs/>
          </w:rPr>
          <w:t xml:space="preserve">Nature Medicine</w:t>
        </w:r>
      </w:ins>
      <w:ins w:id="2864" w:author="PR Preview" w:date="2026-01-01T00:00:00Z">
        <w:r>
          <w:t xml:space="preserve"> </w:t>
        </w:r>
      </w:ins>
      <w:ins w:id="2865" w:author="PR Preview" w:date="2026-01-01T00:00:00Z">
        <w:r>
          <w:t xml:space="preserve">7 (6): 673–79.</w:t>
        </w:r>
      </w:ins>
      <w:ins w:id="2866" w:author="PR Preview" w:date="2026-01-01T00:00:00Z">
        <w:r>
          <w:t xml:space="preserve"> </w:t>
        </w:r>
      </w:ins>
      <w:hyperlink r:id="rId100">
        <w:ins w:id="2867" w:author="PR Preview" w:date="2026-01-01T00:00:00Z">
          <w:r>
            <w:rPr>
              <w:rStyle w:val="Hyperlink"/>
            </w:rPr>
            <w:t xml:space="preserve">https://doi.org/10.1038/89044</w:t>
          </w:r>
        </w:ins>
      </w:hyperlink>
      <w:ins w:id="2868" w:author="PR Preview" w:date="2026-01-01T00:00:00Z">
        <w:r>
          <w:t xml:space="preserve">.</w:t>
        </w:r>
      </w:ins>
    </w:p>
    <w:bookmarkEnd w:id="101"/>
    <w:bookmarkStart w:id="103" w:name="ref-storey2002direct"/>
    <w:p>
      <w:pPr>
        <w:pStyle w:val="Bibliography"/>
      </w:pPr>
      <w:ins w:id="2869" w:author="PR Preview" w:date="2026-01-01T00:00:00Z">
        <w:r>
          <w:t xml:space="preserve">Storey, John D. 2002.</w:t>
        </w:r>
      </w:ins>
      <w:ins w:id="2870" w:author="PR Preview" w:date="2026-01-01T00:00:00Z">
        <w:r>
          <w:t xml:space="preserve"> </w:t>
        </w:r>
      </w:ins>
      <w:ins w:id="2871" w:author="PR Preview" w:date="2026-01-01T00:00:00Z">
        <w:r>
          <w:t xml:space="preserve">“A Direct Approach to False Discovery Rates.”</w:t>
        </w:r>
      </w:ins>
      <w:ins w:id="2872" w:author="PR Preview" w:date="2026-01-01T00:00:00Z">
        <w:r>
          <w:t xml:space="preserve"> </w:t>
        </w:r>
      </w:ins>
      <w:ins w:id="2873" w:author="PR Preview" w:date="2026-01-01T00:00:00Z">
        <w:r>
          <w:rPr>
            <w:i/>
            <w:iCs/>
          </w:rPr>
          <w:t xml:space="preserve">Journal of the Royal Statistical Society: Series B (Statistical Methodology)</w:t>
        </w:r>
      </w:ins>
      <w:ins w:id="2874" w:author="PR Preview" w:date="2026-01-01T00:00:00Z">
        <w:r>
          <w:t xml:space="preserve"> </w:t>
        </w:r>
      </w:ins>
      <w:ins w:id="2875" w:author="PR Preview" w:date="2026-01-01T00:00:00Z">
        <w:r>
          <w:t xml:space="preserve">64 (3): 479–98.</w:t>
        </w:r>
      </w:ins>
      <w:ins w:id="2876" w:author="PR Preview" w:date="2026-01-01T00:00:00Z">
        <w:r>
          <w:t xml:space="preserve"> </w:t>
        </w:r>
      </w:ins>
      <w:hyperlink r:id="rId102">
        <w:ins w:id="2877" w:author="PR Preview" w:date="2026-01-01T00:00:00Z">
          <w:r>
            <w:rPr>
              <w:rStyle w:val="Hyperlink"/>
            </w:rPr>
            <w:t xml:space="preserve">https://doi.org/10.1111/1467-9868.00346</w:t>
          </w:r>
        </w:ins>
      </w:hyperlink>
      <w:ins w:id="2878" w:author="PR Preview" w:date="2026-01-01T00:00:00Z">
        <w:r>
          <w:t xml:space="preserve">.</w:t>
        </w:r>
      </w:ins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8" Type="http://schemas.openxmlformats.org/officeDocument/2006/relationships/hyperlink" Target="https://doi.org/10.1007/978-1-0716-1418-1" TargetMode="External"/><Relationship Id="rId95" Type="http://schemas.openxmlformats.org/officeDocument/2006/relationships/hyperlink" Target="https://doi.org/10.1017/CBO9781316576533" TargetMode="External"/><Relationship Id="rId100" Type="http://schemas.openxmlformats.org/officeDocument/2006/relationships/hyperlink" Target="https://doi.org/10.1038/89044" TargetMode="External"/><Relationship Id="rId102" Type="http://schemas.openxmlformats.org/officeDocument/2006/relationships/hyperlink" Target="https://doi.org/10.1111/1467-9868.00346" TargetMode="External"/><Relationship Id="rId91" Type="http://schemas.openxmlformats.org/officeDocument/2006/relationships/hyperlink" Target="https://doi.org/10.1111/j.2517-6161.1995.tb02031.x" TargetMode="External"/><Relationship Id="rId93" Type="http://schemas.openxmlformats.org/officeDocument/2006/relationships/hyperlink" Target="https://doi.org/10.1214/aos/1013699998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8" Type="http://schemas.openxmlformats.org/officeDocument/2006/relationships/hyperlink" Target="https://doi.org/10.1007/978-1-0716-1418-1" TargetMode="External"/><Relationship Id="rId95" Type="http://schemas.openxmlformats.org/officeDocument/2006/relationships/hyperlink" Target="https://doi.org/10.1017/CBO9781316576533" TargetMode="External"/><Relationship Id="rId100" Type="http://schemas.openxmlformats.org/officeDocument/2006/relationships/hyperlink" Target="https://doi.org/10.1038/89044" TargetMode="External"/><Relationship Id="rId102" Type="http://schemas.openxmlformats.org/officeDocument/2006/relationships/hyperlink" Target="https://doi.org/10.1111/1467-9868.00346" TargetMode="External"/><Relationship Id="rId91" Type="http://schemas.openxmlformats.org/officeDocument/2006/relationships/hyperlink" Target="https://doi.org/10.1111/j.2517-6161.1995.tb02031.x" TargetMode="External"/><Relationship Id="rId93" Type="http://schemas.openxmlformats.org/officeDocument/2006/relationships/hyperlink" Target="https://doi.org/10.1214/aos/1013699998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2026-10-13T00:26:24Z</dcterms:created>
  <dcterms:modified xsi:type="dcterms:W3CDTF">2026-10-13T00:26:24Z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17:07:11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