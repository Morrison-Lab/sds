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Permutation Tests</w:t>
        </w:r>
      </w:ins>
    </w:p>
    <w:p>
      <w:pPr>
        <w:pStyle w:val="Date"/>
      </w:pPr>
      <w:ins w:id="2" w:author="PR Preview" w:date="2026-01-01T00:00:00Z">
        <w:r>
          <w:t xml:space="preserve">Last modified: 2026-10-12 17:07:11 (PDT)</w:t>
        </w:r>
      </w:ins>
    </w:p>
    <w:p>
      <w:pPr>
        <w:pStyle w:val="FirstParagraph"/>
      </w:pPr>
      <w:ins w:id="3" w:author="PR Preview" w:date="2026-01-01T00:00:00Z">
        <w:r>
          <w:t xml:space="preserve">The p-value of a</w:t>
        </w:r>
      </w:ins>
      <w:ins w:id="4" w:author="PR Preview" w:date="2026-01-01T00:00:00Z">
        <w:r>
          <w:t xml:space="preserve"> </w:t>
        </w:r>
      </w:ins>
      <w:hyperlink r:id="rId9">
        <w:ins w:id="5" w:author="PR Preview" w:date="2026-01-01T00:00:00Z">
          <w:r>
            <w:rPr>
              <w:rStyle w:val="Hyperlink"/>
            </w:rPr>
            <w:t xml:space="preserve">t-test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comes from a distributional approximation: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the statistic is only approximately t-distributed unless the data are Gaussian.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rPr>
            <w:b/>
            <w:bCs/>
          </w:rPr>
          <w:t xml:space="preserve">permutation test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takes its null distribution from the data instead.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If the null hypothesis says that two groups have the same distribution,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then under that hypothesis the group labels carry no information,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so reassigning the labels at random produces data sets that are as plausible as the observed one.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spread of the test statistic across those relabelings is its null distribution.</w:t>
        </w:r>
      </w:ins>
    </w:p>
    <w:p>
      <w:pPr>
        <w:pStyle w:val="BodyText"/>
      </w:pPr>
      <w:ins w:id="24" w:author="PR Preview" w:date="2026-01-01T00:00:00Z">
        <w:r>
          <w:t xml:space="preserve">This page defines exchangeability, the permutation distribution and the permutation p-value,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shows why that p-value is valid,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then approximates it by random relabelings, which is how it is computed in practice.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It continues the</w:t>
        </w:r>
      </w:ins>
      <w:ins w:id="31" w:author="PR Preview" w:date="2026-01-01T00:00:00Z">
        <w:r>
          <w:t xml:space="preserve"> </w:t>
        </w:r>
      </w:ins>
      <w:hyperlink r:id="rId10">
        <w:ins w:id="32" w:author="PR Preview" w:date="2026-01-01T00:00:00Z">
          <w:r>
            <w:rPr>
              <w:rStyle w:val="Hyperlink"/>
            </w:rPr>
            <w:t xml:space="preserve">bootstrap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page’s idea of computing a sampling distribution by resampling,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 supplies the p-values that the</w:t>
        </w:r>
      </w:ins>
      <w:ins w:id="37" w:author="PR Preview" w:date="2026-01-01T00:00:00Z">
        <w:r>
          <w:t xml:space="preserve"> </w:t>
        </w:r>
      </w:ins>
      <w:hyperlink r:id="rId11">
        <w:ins w:id="38" w:author="PR Preview" w:date="2026-01-01T00:00:00Z">
          <w:r>
            <w:rPr>
              <w:rStyle w:val="Hyperlink"/>
            </w:rPr>
            <w:t xml:space="preserve">multiple testing</w:t>
          </w:r>
        </w:ins>
      </w:hyperlink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page corrects.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These notes follow chapter 13 of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James et al. (2021)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the treatment in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Good (2005)</w:t>
        </w:r>
      </w:ins>
      <w:ins w:id="49" w:author="PR Preview" w:date="2026-01-01T00:00:00Z">
        <w:r>
          <w:t xml:space="preserve">.</w:t>
        </w:r>
      </w:ins>
    </w:p>
    <w:bookmarkStart w:id="14" w:name="sec-permutation-khan-data"/>
    <w:p>
      <w:pPr>
        <w:pStyle w:val="Heading2"/>
      </w:pPr>
      <w:ins w:id="50" w:author="PR Preview" w:date="2026-01-01T00:00:00Z">
        <w:r>
          <w:t xml:space="preserve">1 The Khan gene expression data</w:t>
        </w:r>
      </w:ins>
    </w:p>
    <w:p>
      <w:pPr>
        <w:pStyle w:val="FirstParagraph"/>
      </w:pPr>
      <w:ins w:id="51" w:author="PR Preview" w:date="2026-01-01T00:00:00Z">
        <w:r>
          <w:t xml:space="preserve">The examples on this page use gene expression data from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Khan et al. (2001)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who measured 2308 genes in tissue samples from children with small round blue cell tumors.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 samples fall into four tumor classes, numbered 1 to 4 in the data.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This site keeps a copy of the 63 training samples at</w:t>
        </w:r>
      </w:ins>
      <w:ins w:id="61" w:author="PR Preview" w:date="2026-01-01T00:00:00Z">
        <w:r>
          <w:t xml:space="preserve"> </w:t>
        </w:r>
      </w:ins>
      <w:hyperlink r:id="rId12">
        <w:ins w:id="62" w:author="PR Preview" w:date="2026-01-01T00:00:00Z">
          <w:r>
            <w:rPr>
              <w:rStyle w:val="VerbatimChar"/>
            </w:rPr>
            <w:t xml:space="preserve">data/khan.csv</w:t>
          </w:r>
        </w:ins>
      </w:hyperlink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taken from the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Khan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data of the R package</w:t>
        </w:r>
      </w:ins>
      <w:ins w:id="70" w:author="PR Preview" w:date="2026-01-01T00:00:00Z">
        <w:r>
          <w:t xml:space="preserve"> </w:t>
        </w:r>
      </w:ins>
      <w:hyperlink r:id="rId13">
        <w:ins w:id="71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(James et al. 2021)</w:t>
        </w:r>
      </w:ins>
      <w:ins w:id="74" w:author="PR Preview" w:date="2026-01-01T00:00:00Z">
        <w:r>
          <w:t xml:space="preserve">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column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tumor_class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holds the class,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the columns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gene_1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to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gene_2308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hold the expression values.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 examples compare classes 2 and 4.</w:t>
        </w:r>
      </w:ins>
    </w:p>
    <w:p>
      <w:pPr>
        <w:pStyle w:val="SourceCode"/>
      </w:pPr>
      <w:ins w:id="93" w:author="PR Preview" w:date="2026-01-01T00:00:00Z">
        <w:r>
          <w:rPr>
            <w:rStyle w:val="NormalTok"/>
          </w:rPr>
          <w:t xml:space="preserve">khan </w:t>
        </w:r>
      </w:ins>
      <w:ins w:id="94" w:author="PR Preview" w:date="2026-01-01T00:00:00Z">
        <w:r>
          <w:rPr>
            <w:rStyle w:val="OtherTok"/>
          </w:rPr>
          <w:t xml:space="preserve">&lt;-</w:t>
        </w:r>
      </w:ins>
      <w:ins w:id="95" w:author="PR Preview" w:date="2026-01-01T00:00:00Z">
        <w:r>
          <w:rPr>
            <w:rStyle w:val="NormalTok"/>
          </w:rPr>
          <w:t xml:space="preserve"> </w:t>
        </w:r>
      </w:ins>
      <w:ins w:id="96" w:author="PR Preview" w:date="2026-01-01T00:00:00Z">
        <w:r>
          <w:rPr>
            <w:rStyle w:val="FunctionTok"/>
          </w:rPr>
          <w:t xml:space="preserve">read.csv</w:t>
        </w:r>
      </w:ins>
      <w:ins w:id="97" w:author="PR Preview" w:date="2026-01-01T00:00:00Z">
        <w:r>
          <w:rPr>
            <w:rStyle w:val="NormalTok"/>
          </w:rPr>
          <w:t xml:space="preserve">(</w:t>
        </w:r>
      </w:ins>
      <w:ins w:id="98" w:author="PR Preview" w:date="2026-01-01T00:00:00Z">
        <w:r>
          <w:rPr>
            <w:rStyle w:val="StringTok"/>
          </w:rPr>
          <w:t xml:space="preserve">"data/khan.csv"</w:t>
        </w:r>
      </w:ins>
      <w:ins w:id="99" w:author="PR Preview" w:date="2026-01-01T00:00:00Z">
        <w:r>
          <w:rPr>
            <w:rStyle w:val="NormalTok"/>
          </w:rPr>
          <w:t xml:space="preserve">)</w:t>
        </w:r>
      </w:ins>
      <w:ins w:id="100" w:author="PR Preview" w:date="2026-01-01T00:00:00Z">
        <w:r>
          <w:br/>
        </w:r>
      </w:ins>
      <w:ins w:id="101" w:author="PR Preview" w:date="2026-01-01T00:00:00Z">
        <w:r>
          <w:rPr>
            <w:rStyle w:val="NormalTok"/>
          </w:rPr>
          <w:t xml:space="preserve">khan_pair </w:t>
        </w:r>
      </w:ins>
      <w:ins w:id="102" w:author="PR Preview" w:date="2026-01-01T00:00:00Z">
        <w:r>
          <w:rPr>
            <w:rStyle w:val="OtherTok"/>
          </w:rPr>
          <w:t xml:space="preserve">&lt;-</w:t>
        </w:r>
      </w:ins>
      <w:ins w:id="103" w:author="PR Preview" w:date="2026-01-01T00:00:00Z">
        <w:r>
          <w:rPr>
            <w:rStyle w:val="NormalTok"/>
          </w:rPr>
          <w:t xml:space="preserve"> khan[khan</w:t>
        </w:r>
      </w:ins>
      <w:ins w:id="104" w:author="PR Preview" w:date="2026-01-01T00:00:00Z">
        <w:r>
          <w:rPr>
            <w:rStyle w:val="SpecialCharTok"/>
          </w:rPr>
          <w:t xml:space="preserve">$</w:t>
        </w:r>
      </w:ins>
      <w:ins w:id="105" w:author="PR Preview" w:date="2026-01-01T00:00:00Z">
        <w:r>
          <w:rPr>
            <w:rStyle w:val="NormalTok"/>
          </w:rPr>
          <w:t xml:space="preserve">tumor_class </w:t>
        </w:r>
      </w:ins>
      <w:ins w:id="106" w:author="PR Preview" w:date="2026-01-01T00:00:00Z">
        <w:r>
          <w:rPr>
            <w:rStyle w:val="SpecialCharTok"/>
          </w:rPr>
          <w:t xml:space="preserve">%in%</w:t>
        </w:r>
      </w:ins>
      <w:ins w:id="107" w:author="PR Preview" w:date="2026-01-01T00:00:00Z">
        <w:r>
          <w:rPr>
            <w:rStyle w:val="NormalTok"/>
          </w:rPr>
          <w:t xml:space="preserve"> </w:t>
        </w:r>
      </w:ins>
      <w:ins w:id="108" w:author="PR Preview" w:date="2026-01-01T00:00:00Z">
        <w:r>
          <w:rPr>
            <w:rStyle w:val="FunctionTok"/>
          </w:rPr>
          <w:t xml:space="preserve">c</w:t>
        </w:r>
      </w:ins>
      <w:ins w:id="109" w:author="PR Preview" w:date="2026-01-01T00:00:00Z">
        <w:r>
          <w:rPr>
            <w:rStyle w:val="NormalTok"/>
          </w:rPr>
          <w:t xml:space="preserve">(</w:t>
        </w:r>
      </w:ins>
      <w:ins w:id="110" w:author="PR Preview" w:date="2026-01-01T00:00:00Z">
        <w:r>
          <w:rPr>
            <w:rStyle w:val="DecValTok"/>
          </w:rPr>
          <w:t xml:space="preserve">2</w:t>
        </w:r>
      </w:ins>
      <w:ins w:id="111" w:author="PR Preview" w:date="2026-01-01T00:00:00Z">
        <w:r>
          <w:rPr>
            <w:rStyle w:val="NormalTok"/>
          </w:rPr>
          <w:t xml:space="preserve">, </w:t>
        </w:r>
      </w:ins>
      <w:ins w:id="112" w:author="PR Preview" w:date="2026-01-01T00:00:00Z">
        <w:r>
          <w:rPr>
            <w:rStyle w:val="DecValTok"/>
          </w:rPr>
          <w:t xml:space="preserve">4</w:t>
        </w:r>
      </w:ins>
      <w:ins w:id="113" w:author="PR Preview" w:date="2026-01-01T00:00:00Z">
        <w:r>
          <w:rPr>
            <w:rStyle w:val="NormalTok"/>
          </w:rPr>
          <w:t xml:space="preserve">), ]</w:t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FunctionTok"/>
          </w:rPr>
          <w:t xml:space="preserve">table</w:t>
        </w:r>
      </w:ins>
      <w:ins w:id="116" w:author="PR Preview" w:date="2026-01-01T00:00:00Z">
        <w:r>
          <w:rPr>
            <w:rStyle w:val="NormalTok"/>
          </w:rPr>
          <w:t xml:space="preserve">(</w:t>
        </w:r>
      </w:ins>
      <w:ins w:id="117" w:author="PR Preview" w:date="2026-01-01T00:00:00Z">
        <w:r>
          <w:rPr>
            <w:rStyle w:val="AttributeTok"/>
          </w:rPr>
          <w:t xml:space="preserve">tumor_class =</w:t>
        </w:r>
      </w:ins>
      <w:ins w:id="118" w:author="PR Preview" w:date="2026-01-01T00:00:00Z">
        <w:r>
          <w:rPr>
            <w:rStyle w:val="NormalTok"/>
          </w:rPr>
          <w:t xml:space="preserve"> khan_pair</w:t>
        </w:r>
      </w:ins>
      <w:ins w:id="119" w:author="PR Preview" w:date="2026-01-01T00:00:00Z">
        <w:r>
          <w:rPr>
            <w:rStyle w:val="SpecialCharTok"/>
          </w:rPr>
          <w:t xml:space="preserve">$</w:t>
        </w:r>
      </w:ins>
      <w:ins w:id="120" w:author="PR Preview" w:date="2026-01-01T00:00:00Z">
        <w:r>
          <w:rPr>
            <w:rStyle w:val="NormalTok"/>
          </w:rPr>
          <w:t xml:space="preserve">tumor_class)</w:t>
        </w:r>
      </w:ins>
      <w:ins w:id="121" w:author="PR Preview" w:date="2026-01-01T00:00:00Z">
        <w:r>
          <w:br/>
        </w:r>
      </w:ins>
      <w:ins w:id="122" w:author="PR Preview" w:date="2026-01-01T00:00:00Z">
        <w:r>
          <w:rPr>
            <w:rStyle w:val="CommentTok"/>
          </w:rPr>
          <w:t xml:space="preserve">#&gt; tumor_class</w:t>
        </w:r>
      </w:ins>
      <w:ins w:id="123" w:author="PR Preview" w:date="2026-01-01T00:00:00Z">
        <w:r>
          <w:br/>
        </w:r>
      </w:ins>
      <w:ins w:id="124" w:author="PR Preview" w:date="2026-01-01T00:00:00Z">
        <w:r>
          <w:rPr>
            <w:rStyle w:val="CommentTok"/>
          </w:rPr>
          <w:t xml:space="preserve">#&gt;  2  4 </w:t>
        </w:r>
      </w:ins>
      <w:ins w:id="125" w:author="PR Preview" w:date="2026-01-01T00:00:00Z">
        <w:r>
          <w:br/>
        </w:r>
      </w:ins>
      <w:ins w:id="126" w:author="PR Preview" w:date="2026-01-01T00:00:00Z">
        <w:r>
          <w:rPr>
            <w:rStyle w:val="CommentTok"/>
          </w:rPr>
          <w:t xml:space="preserve">#&gt; 23 20</w:t>
        </w:r>
      </w:ins>
    </w:p>
    <w:bookmarkEnd w:id="14"/>
    <w:bookmarkStart w:id="17" w:name="sec-exchangeability"/>
    <w:p>
      <w:pPr>
        <w:pStyle w:val="Heading2"/>
      </w:pPr>
      <w:ins w:id="127" w:author="PR Preview" w:date="2026-01-01T00:00:00Z">
        <w:r>
          <w:t xml:space="preserve">2 Exchangeability under the null hypothesis</w:t>
        </w:r>
      </w:ins>
    </w:p>
    <w:bookmarkStart w:id="15" w:name="def-exchangeable"/>
    <w:p>
      <w:pPr>
        <w:pStyle w:val="FirstParagraph"/>
      </w:pPr>
      <w:ins w:id="128" w:author="PR Preview" w:date="2026-01-01T00:00:00Z">
        <w:r>
          <w:rPr>
            <w:b/>
            <w:bCs/>
          </w:rPr>
          <w:t xml:space="preserve">Definition 1 (Exchangeable random variables)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For a permutation</w:t>
        </w:r>
      </w:ins>
      <w:ins w:id="131" w:author="PR Preview" w:date="2026-01-01T00:00:00Z">
        <w:r>
          <w:t xml:space="preserve"> </w:t>
        </w:r>
      </w:ins>
      <m:oMath>
        <m:r>
          <m:t>π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of</w:t>
        </w:r>
      </w:ins>
      <w:ins w:id="13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 a vector</w:t>
        </w:r>
      </w:ins>
      <w:ins w:id="13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write</w:t>
        </w:r>
      </w:ins>
      <w:ins w:id="14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for the vector with its entries reordered by</w:t>
        </w:r>
      </w:ins>
      <w:ins w:id="144" w:author="PR Preview" w:date="2026-01-01T00:00:00Z">
        <w:r>
          <w:t xml:space="preserve"> </w:t>
        </w:r>
      </w:ins>
      <m:oMath>
        <m:r>
          <m:t>π</m:t>
        </m:r>
      </m:oMath>
      <w:ins w:id="145" w:author="PR Preview" w:date="2026-01-01T00:00:00Z">
        <w:r>
          <w:t xml:space="preserve">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Random variables</w:t>
        </w:r>
      </w:ins>
      <w:ins w:id="14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are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exchangeable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if reordering them does not change their joint distribution: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for every permutation</w:t>
        </w:r>
      </w:ins>
      <w:ins w:id="157" w:author="PR Preview" w:date="2026-01-01T00:00:00Z">
        <w:r>
          <w:t xml:space="preserve"> </w:t>
        </w:r>
      </w:ins>
      <m:oMath>
        <m:r>
          <m:t>π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and every set</w:t>
        </w:r>
      </w:ins>
      <w:ins w:id="160" w:author="PR Preview" w:date="2026-01-01T00:00:00Z">
        <w:r>
          <w:t xml:space="preserve"> </w:t>
        </w:r>
      </w:ins>
      <m:oMath>
        <m:r>
          <m:t>A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of vectors,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exchangeable"/>
    <w:p>
      <w:pPr>
        <w:pStyle w:val="FirstParagraph"/>
      </w:pPr>
      <w:ins w:id="163" w:author="PR Preview" w:date="2026-01-01T00:00:00Z">
        <w:r>
          <w:rPr>
            <w:b/>
            <w:bCs/>
          </w:rPr>
          <w:t xml:space="preserve">Example 1 (Two groups with the same distribution)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Let a gene’s expression be measured in</w:t>
        </w:r>
      </w:ins>
      <w:ins w:id="16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samples from tumor class 2 and</w:t>
        </w:r>
      </w:ins>
      <w:ins w:id="16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2</m:t>
            </m:r>
          </m:sub>
        </m:sSub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samples from tumor class 4,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 let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say that the expression has the same distribution in both classes.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Under</w:t>
        </w:r>
      </w:ins>
      <w:ins w:id="17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</w:t>
        </w:r>
      </w:ins>
      <w:ins w:id="1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values</w:t>
        </w:r>
      </w:ins>
      <w:ins w:id="18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are independent and identically distributed,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 independent, identically distributed variables are exchangeable,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because their joint distribution is the product of the same marginal distribution</w:t>
        </w:r>
      </w:ins>
      <w:ins w:id="192" w:author="PR Preview" w:date="2026-01-01T00:00:00Z">
        <w:r>
          <w:t xml:space="preserve"> </w:t>
        </w:r>
      </w:ins>
      <m:oMath>
        <m:r>
          <m:t>n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times,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which does not depend on the order of the factors.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Given the set of observed values, every assignment of them to the two groups is then equally likely.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With 23 samples in class 2 and 20 in class 4 there are</w:t>
        </w:r>
      </w:ins>
    </w:p>
    <w:p>
      <w:pPr>
        <w:pStyle w:val="SourceCode"/>
      </w:pPr>
      <w:ins w:id="201" w:author="PR Preview" w:date="2026-01-01T00:00:00Z">
        <w:r>
          <w:rPr>
            <w:rStyle w:val="FunctionTok"/>
          </w:rPr>
          <w:t xml:space="preserve">choose</w:t>
        </w:r>
      </w:ins>
      <w:ins w:id="202" w:author="PR Preview" w:date="2026-01-01T00:00:00Z">
        <w:r>
          <w:rPr>
            <w:rStyle w:val="NormalTok"/>
          </w:rPr>
          <w:t xml:space="preserve">(</w:t>
        </w:r>
      </w:ins>
      <w:ins w:id="203" w:author="PR Preview" w:date="2026-01-01T00:00:00Z">
        <w:r>
          <w:rPr>
            <w:rStyle w:val="DecValTok"/>
          </w:rPr>
          <w:t xml:space="preserve">43</w:t>
        </w:r>
      </w:ins>
      <w:ins w:id="204" w:author="PR Preview" w:date="2026-01-01T00:00:00Z">
        <w:r>
          <w:rPr>
            <w:rStyle w:val="NormalTok"/>
          </w:rPr>
          <w:t xml:space="preserve">, </w:t>
        </w:r>
      </w:ins>
      <w:ins w:id="205" w:author="PR Preview" w:date="2026-01-01T00:00:00Z">
        <w:r>
          <w:rPr>
            <w:rStyle w:val="DecValTok"/>
          </w:rPr>
          <w:t xml:space="preserve">20</w:t>
        </w:r>
      </w:ins>
      <w:ins w:id="206" w:author="PR Preview" w:date="2026-01-01T00:00:00Z">
        <w:r>
          <w:rPr>
            <w:rStyle w:val="NormalTok"/>
          </w:rPr>
          <w:t xml:space="preserve">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CommentTok"/>
          </w:rPr>
          <w:t xml:space="preserve">#&gt; [1] 9.60567e+11</w:t>
        </w:r>
      </w:ins>
    </w:p>
    <w:p>
      <w:pPr>
        <w:pStyle w:val="FirstParagraph"/>
      </w:pPr>
      <w:ins w:id="209" w:author="PR Preview" w:date="2026-01-01T00:00:00Z">
        <w:r>
          <w:t xml:space="preserve">ways to choose which 20 of the 43 values form the class 4 group.</w:t>
        </w:r>
      </w:ins>
    </w:p>
    <w:bookmarkEnd w:id="16"/>
    <w:bookmarkEnd w:id="17"/>
    <w:bookmarkStart w:id="34" w:name="sec-permutation-distribution"/>
    <w:p>
      <w:pPr>
        <w:pStyle w:val="Heading2"/>
      </w:pPr>
      <w:ins w:id="210" w:author="PR Preview" w:date="2026-01-01T00:00:00Z">
        <w:r>
          <w:t xml:space="preserve">3 The permutation distribution and p-value</w:t>
        </w:r>
      </w:ins>
    </w:p>
    <w:bookmarkStart w:id="21" w:name="sec-permutation-distribution-def"/>
    <w:p>
      <w:pPr>
        <w:pStyle w:val="Heading3"/>
      </w:pPr>
      <w:ins w:id="211" w:author="PR Preview" w:date="2026-01-01T00:00:00Z">
        <w:r>
          <w:t xml:space="preserve">3.1 The permutation distribution</w:t>
        </w:r>
      </w:ins>
    </w:p>
    <w:bookmarkStart w:id="19" w:name="def-permutation-distribution"/>
    <w:p>
      <w:pPr>
        <w:pStyle w:val="FirstParagraph"/>
      </w:pPr>
      <w:ins w:id="212" w:author="PR Preview" w:date="2026-01-01T00:00:00Z">
        <w:r>
          <w:rPr>
            <w:b/>
            <w:bCs/>
          </w:rPr>
          <w:t xml:space="preserve">Definition 2 (Permutation distribution)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Let</w:t>
        </w:r>
      </w:ins>
      <w:ins w:id="21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hold the observed values,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with the first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entries belonging to group 1 and the rest to group 2,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and let</w:t>
        </w:r>
      </w:ins>
      <w:ins w:id="22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be a</w:t>
        </w:r>
      </w:ins>
      <w:ins w:id="228" w:author="PR Preview" w:date="2026-01-01T00:00:00Z">
        <w:r>
          <w:t xml:space="preserve"> </w:t>
        </w:r>
      </w:ins>
      <w:hyperlink r:id="rId18">
        <w:ins w:id="229" w:author="PR Preview" w:date="2026-01-01T00:00:00Z">
          <w:r>
            <w:rPr>
              <w:rStyle w:val="Hyperlink"/>
            </w:rPr>
            <w:t xml:space="preserve">test statistic</w:t>
          </w:r>
        </w:ins>
      </w:hyperlink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computed from the data and the group assignment.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Let</w:t>
        </w:r>
      </w:ins>
      <w:ins w:id="23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be the set of all</w:t>
        </w:r>
      </w:ins>
      <w:ins w:id="2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permutations of</w:t>
        </w:r>
      </w:ins>
      <w:ins w:id="24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41" w:author="PR Preview" w:date="2026-01-01T00:00:00Z">
        <w:r>
          <w:t xml:space="preserve">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rPr>
            <w:b/>
            <w:bCs/>
          </w:rPr>
          <w:t xml:space="preserve">permutation distribution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of</w:t>
        </w:r>
      </w:ins>
      <w:ins w:id="248" w:author="PR Preview" w:date="2026-01-01T00:00:00Z">
        <w:r>
          <w:t xml:space="preserve"> </w:t>
        </w:r>
      </w:ins>
      <m:oMath>
        <m:r>
          <m:t>T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the distribution of</w:t>
        </w:r>
      </w:ins>
      <w:ins w:id="25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when</w:t>
        </w:r>
      </w:ins>
      <w:ins w:id="254" w:author="PR Preview" w:date="2026-01-01T00:00:00Z">
        <w:r>
          <w:t xml:space="preserve"> </w:t>
        </w:r>
      </w:ins>
      <m:oMath>
        <m:r>
          <m:t>π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is drawn uniformly from</w:t>
        </w:r>
      </w:ins>
      <w:ins w:id="25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</w:t>
        </w:r>
      </w:ins>
      <w:ins w:id="260" w:author="PR Preview" w:date="2026-01-01T00:00:00Z">
        <w:r>
          <w:t xml:space="preserve"> </w:t>
        </w:r>
      </w:ins>
      <m:oMath>
        <m:r>
          <m:t>y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is held fixed.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It puts probability</w:t>
        </w:r>
      </w:ins>
      <w:ins w:id="26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on each relabeling</w:t>
        </w:r>
      </w:ins>
      <w:ins w:id="26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π</m:t>
            </m:r>
          </m:sub>
        </m:sSub>
      </m:oMath>
      <w:ins w:id="269" w:author="PR Preview" w:date="2026-01-01T00:00:00Z">
        <w:r>
          <w:t xml:space="preserve">, so for every</w:t>
        </w:r>
      </w:ins>
      <w:ins w:id="270" w:author="PR Preview" w:date="2026-01-01T00:00:00Z">
        <w:r>
          <w:t xml:space="preserve"> </w:t>
        </w:r>
      </w:ins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9"/>
    <w:bookmarkStart w:id="20" w:name="exm-permutation-distribution"/>
    <w:p>
      <w:pPr>
        <w:pStyle w:val="FirstParagraph"/>
      </w:pPr>
      <w:ins w:id="271" w:author="PR Preview" w:date="2026-01-01T00:00:00Z">
        <w:r>
          <w:rPr>
            <w:b/>
            <w:bCs/>
          </w:rPr>
          <w:t xml:space="preserve">Example 2 (The permutation distribution of six expression values)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Take gene 3 in the Khan data, and keep the first three samples from tumor class 2 and the first three from class 4.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The test statistic is the absolute value of</w:t>
        </w:r>
      </w:ins>
      <w:ins w:id="276" w:author="PR Preview" w:date="2026-01-01T00:00:00Z">
        <w:r>
          <w:t xml:space="preserve"> </w:t>
        </w:r>
      </w:ins>
      <w:hyperlink r:id="rId9">
        <w:ins w:id="277" w:author="PR Preview" w:date="2026-01-01T00:00:00Z">
          <w:r>
            <w:rPr>
              <w:rStyle w:val="Hyperlink"/>
            </w:rPr>
            <w:t xml:space="preserve">Welch’s t statistic</w:t>
          </w:r>
        </w:ins>
      </w:hyperlink>
      <w:ins w:id="278" w:author="PR Preview" w:date="2026-01-01T00:00:00Z">
        <w:r>
          <w:t xml:space="preserve">.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Only</w:t>
        </w:r>
      </w:ins>
      <w:ins w:id="281" w:author="PR Preview" w:date="2026-01-01T00:00:00Z">
        <w:r>
          <w:t xml:space="preserve"> </w:t>
        </w:r>
      </w:ins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20 relabelings differ in which values form group 1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(the other</w:t>
        </w:r>
      </w:ins>
      <w:ins w:id="28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permutations within each group give the same statistic),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so all of them can be listed:</w:t>
        </w:r>
      </w:ins>
    </w:p>
    <w:p>
      <w:pPr>
        <w:pStyle w:val="SourceCode"/>
      </w:pPr>
      <w:ins w:id="291" w:author="PR Preview" w:date="2026-01-01T00:00:00Z">
        <w:r>
          <w:rPr>
            <w:rStyle w:val="NormalTok"/>
          </w:rPr>
          <w:t xml:space="preserve">toy </w:t>
        </w:r>
      </w:ins>
      <w:ins w:id="292" w:author="PR Preview" w:date="2026-01-01T00:00:00Z">
        <w:r>
          <w:rPr>
            <w:rStyle w:val="OtherTok"/>
          </w:rPr>
          <w:t xml:space="preserve">&lt;-</w:t>
        </w:r>
      </w:ins>
      <w:ins w:id="293" w:author="PR Preview" w:date="2026-01-01T00:00:00Z">
        <w:r>
          <w:rPr>
            <w:rStyle w:val="NormalTok"/>
          </w:rPr>
          <w:t xml:space="preserve"> </w:t>
        </w:r>
      </w:ins>
      <w:ins w:id="294" w:author="PR Preview" w:date="2026-01-01T00:00:00Z">
        <w:r>
          <w:rPr>
            <w:rStyle w:val="FunctionTok"/>
          </w:rPr>
          <w:t xml:space="preserve">rbind</w:t>
        </w:r>
      </w:ins>
      <w:ins w:id="295" w:author="PR Preview" w:date="2026-01-01T00:00:00Z">
        <w:r>
          <w:rPr>
            <w:rStyle w:val="NormalTok"/>
          </w:rPr>
          <w:t xml:space="preserve">(</w:t>
        </w:r>
      </w:ins>
      <w:ins w:id="296" w:author="PR Preview" w:date="2026-01-01T00:00:00Z">
        <w:r>
          <w:br/>
        </w:r>
      </w:ins>
      <w:ins w:id="297" w:author="PR Preview" w:date="2026-01-01T00:00:00Z">
        <w:r>
          <w:rPr>
            <w:rStyle w:val="NormalTok"/>
          </w:rPr>
          <w:t xml:space="preserve">  </w:t>
        </w:r>
      </w:ins>
      <w:ins w:id="298" w:author="PR Preview" w:date="2026-01-01T00:00:00Z">
        <w:r>
          <w:rPr>
            <w:rStyle w:val="FunctionTok"/>
          </w:rPr>
          <w:t xml:space="preserve">head</w:t>
        </w:r>
      </w:ins>
      <w:ins w:id="299" w:author="PR Preview" w:date="2026-01-01T00:00:00Z">
        <w:r>
          <w:rPr>
            <w:rStyle w:val="NormalTok"/>
          </w:rPr>
          <w:t xml:space="preserve">(khan_pair[khan_pair</w:t>
        </w:r>
      </w:ins>
      <w:ins w:id="300" w:author="PR Preview" w:date="2026-01-01T00:00:00Z">
        <w:r>
          <w:rPr>
            <w:rStyle w:val="SpecialCharTok"/>
          </w:rPr>
          <w:t xml:space="preserve">$</w:t>
        </w:r>
      </w:ins>
      <w:ins w:id="301" w:author="PR Preview" w:date="2026-01-01T00:00:00Z">
        <w:r>
          <w:rPr>
            <w:rStyle w:val="NormalTok"/>
          </w:rPr>
          <w:t xml:space="preserve">tumor_class </w:t>
        </w:r>
      </w:ins>
      <w:ins w:id="302" w:author="PR Preview" w:date="2026-01-01T00:00:00Z">
        <w:r>
          <w:rPr>
            <w:rStyle w:val="SpecialCharTok"/>
          </w:rPr>
          <w:t xml:space="preserve">==</w:t>
        </w:r>
      </w:ins>
      <w:ins w:id="303" w:author="PR Preview" w:date="2026-01-01T00:00:00Z">
        <w:r>
          <w:rPr>
            <w:rStyle w:val="NormalTok"/>
          </w:rPr>
          <w:t xml:space="preserve"> </w:t>
        </w:r>
      </w:ins>
      <w:ins w:id="304" w:author="PR Preview" w:date="2026-01-01T00:00:00Z">
        <w:r>
          <w:rPr>
            <w:rStyle w:val="DecValTok"/>
          </w:rPr>
          <w:t xml:space="preserve">2</w:t>
        </w:r>
      </w:ins>
      <w:ins w:id="305" w:author="PR Preview" w:date="2026-01-01T00:00:00Z">
        <w:r>
          <w:rPr>
            <w:rStyle w:val="NormalTok"/>
          </w:rPr>
          <w:t xml:space="preserve">, ], </w:t>
        </w:r>
      </w:ins>
      <w:ins w:id="306" w:author="PR Preview" w:date="2026-01-01T00:00:00Z">
        <w:r>
          <w:rPr>
            <w:rStyle w:val="DecValTok"/>
          </w:rPr>
          <w:t xml:space="preserve">3</w:t>
        </w:r>
      </w:ins>
      <w:ins w:id="307" w:author="PR Preview" w:date="2026-01-01T00:00:00Z">
        <w:r>
          <w:rPr>
            <w:rStyle w:val="NormalTok"/>
          </w:rPr>
          <w:t xml:space="preserve">),</w:t>
        </w:r>
      </w:ins>
      <w:ins w:id="308" w:author="PR Preview" w:date="2026-01-01T00:00:00Z">
        <w:r>
          <w:br/>
        </w:r>
      </w:ins>
      <w:ins w:id="309" w:author="PR Preview" w:date="2026-01-01T00:00:00Z">
        <w:r>
          <w:rPr>
            <w:rStyle w:val="NormalTok"/>
          </w:rPr>
          <w:t xml:space="preserve">  </w:t>
        </w:r>
      </w:ins>
      <w:ins w:id="310" w:author="PR Preview" w:date="2026-01-01T00:00:00Z">
        <w:r>
          <w:rPr>
            <w:rStyle w:val="FunctionTok"/>
          </w:rPr>
          <w:t xml:space="preserve">head</w:t>
        </w:r>
      </w:ins>
      <w:ins w:id="311" w:author="PR Preview" w:date="2026-01-01T00:00:00Z">
        <w:r>
          <w:rPr>
            <w:rStyle w:val="NormalTok"/>
          </w:rPr>
          <w:t xml:space="preserve">(khan_pair[khan_pair</w:t>
        </w:r>
      </w:ins>
      <w:ins w:id="312" w:author="PR Preview" w:date="2026-01-01T00:00:00Z">
        <w:r>
          <w:rPr>
            <w:rStyle w:val="SpecialCharTok"/>
          </w:rPr>
          <w:t xml:space="preserve">$</w:t>
        </w:r>
      </w:ins>
      <w:ins w:id="313" w:author="PR Preview" w:date="2026-01-01T00:00:00Z">
        <w:r>
          <w:rPr>
            <w:rStyle w:val="NormalTok"/>
          </w:rPr>
          <w:t xml:space="preserve">tumor_class </w:t>
        </w:r>
      </w:ins>
      <w:ins w:id="314" w:author="PR Preview" w:date="2026-01-01T00:00:00Z">
        <w:r>
          <w:rPr>
            <w:rStyle w:val="SpecialCharTok"/>
          </w:rPr>
          <w:t xml:space="preserve">==</w:t>
        </w:r>
      </w:ins>
      <w:ins w:id="315" w:author="PR Preview" w:date="2026-01-01T00:00:00Z">
        <w:r>
          <w:rPr>
            <w:rStyle w:val="NormalTok"/>
          </w:rPr>
          <w:t xml:space="preserve"> </w:t>
        </w:r>
      </w:ins>
      <w:ins w:id="316" w:author="PR Preview" w:date="2026-01-01T00:00:00Z">
        <w:r>
          <w:rPr>
            <w:rStyle w:val="DecValTok"/>
          </w:rPr>
          <w:t xml:space="preserve">4</w:t>
        </w:r>
      </w:ins>
      <w:ins w:id="317" w:author="PR Preview" w:date="2026-01-01T00:00:00Z">
        <w:r>
          <w:rPr>
            <w:rStyle w:val="NormalTok"/>
          </w:rPr>
          <w:t xml:space="preserve">, ], </w:t>
        </w:r>
      </w:ins>
      <w:ins w:id="318" w:author="PR Preview" w:date="2026-01-01T00:00:00Z">
        <w:r>
          <w:rPr>
            <w:rStyle w:val="DecValTok"/>
          </w:rPr>
          <w:t xml:space="preserve">3</w:t>
        </w:r>
      </w:ins>
      <w:ins w:id="319" w:author="PR Preview" w:date="2026-01-01T00:00:00Z">
        <w:r>
          <w:rPr>
            <w:rStyle w:val="NormalTok"/>
          </w:rPr>
          <w:t xml:space="preserve">)</w:t>
        </w:r>
      </w:ins>
      <w:ins w:id="320" w:author="PR Preview" w:date="2026-01-01T00:00:00Z">
        <w:r>
          <w:br/>
        </w:r>
      </w:ins>
      <w:ins w:id="321" w:author="PR Preview" w:date="2026-01-01T00:00:00Z">
        <w:r>
          <w:rPr>
            <w:rStyle w:val="NormalTok"/>
          </w:rPr>
          <w:t xml:space="preserve">)</w:t>
        </w:r>
      </w:ins>
      <w:ins w:id="322" w:author="PR Preview" w:date="2026-01-01T00:00:00Z">
        <w:r>
          <w:br/>
        </w:r>
      </w:ins>
      <w:ins w:id="323" w:author="PR Preview" w:date="2026-01-01T00:00:00Z">
        <w:r>
          <w:rPr>
            <w:rStyle w:val="NormalTok"/>
          </w:rPr>
          <w:t xml:space="preserve">y_toy </w:t>
        </w:r>
      </w:ins>
      <w:ins w:id="324" w:author="PR Preview" w:date="2026-01-01T00:00:00Z">
        <w:r>
          <w:rPr>
            <w:rStyle w:val="OtherTok"/>
          </w:rPr>
          <w:t xml:space="preserve">&lt;-</w:t>
        </w:r>
      </w:ins>
      <w:ins w:id="325" w:author="PR Preview" w:date="2026-01-01T00:00:00Z">
        <w:r>
          <w:rPr>
            <w:rStyle w:val="NormalTok"/>
          </w:rPr>
          <w:t xml:space="preserve"> toy</w:t>
        </w:r>
      </w:ins>
      <w:ins w:id="326" w:author="PR Preview" w:date="2026-01-01T00:00:00Z">
        <w:r>
          <w:rPr>
            <w:rStyle w:val="SpecialCharTok"/>
          </w:rPr>
          <w:t xml:space="preserve">$</w:t>
        </w:r>
      </w:ins>
      <w:ins w:id="327" w:author="PR Preview" w:date="2026-01-01T00:00:00Z">
        <w:r>
          <w:rPr>
            <w:rStyle w:val="NormalTok"/>
          </w:rPr>
          <w:t xml:space="preserve">gene_3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abs_welch_t </w:t>
        </w:r>
      </w:ins>
      <w:ins w:id="330" w:author="PR Preview" w:date="2026-01-01T00:00:00Z">
        <w:r>
          <w:rPr>
            <w:rStyle w:val="OtherTok"/>
          </w:rPr>
          <w:t xml:space="preserve">&lt;-</w:t>
        </w:r>
      </w:ins>
      <w:ins w:id="331" w:author="PR Preview" w:date="2026-01-01T00:00:00Z">
        <w:r>
          <w:rPr>
            <w:rStyle w:val="NormalTok"/>
          </w:rPr>
          <w:t xml:space="preserve"> </w:t>
        </w:r>
      </w:ins>
      <w:ins w:id="332" w:author="PR Preview" w:date="2026-01-01T00:00:00Z">
        <w:r>
          <w:rPr>
            <w:rStyle w:val="ControlFlowTok"/>
          </w:rPr>
          <w:t xml:space="preserve">function</w:t>
        </w:r>
      </w:ins>
      <w:ins w:id="333" w:author="PR Preview" w:date="2026-01-01T00:00:00Z">
        <w:r>
          <w:rPr>
            <w:rStyle w:val="NormalTok"/>
          </w:rPr>
          <w:t xml:space="preserve">(y, in_group1) {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NormalTok"/>
          </w:rPr>
          <w:t xml:space="preserve">  x1 </w:t>
        </w:r>
      </w:ins>
      <w:ins w:id="336" w:author="PR Preview" w:date="2026-01-01T00:00:00Z">
        <w:r>
          <w:rPr>
            <w:rStyle w:val="OtherTok"/>
          </w:rPr>
          <w:t xml:space="preserve">&lt;-</w:t>
        </w:r>
      </w:ins>
      <w:ins w:id="337" w:author="PR Preview" w:date="2026-01-01T00:00:00Z">
        <w:r>
          <w:rPr>
            <w:rStyle w:val="NormalTok"/>
          </w:rPr>
          <w:t xml:space="preserve"> y[in_group1]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NormalTok"/>
          </w:rPr>
          <w:t xml:space="preserve">  x2 </w:t>
        </w:r>
      </w:ins>
      <w:ins w:id="340" w:author="PR Preview" w:date="2026-01-01T00:00:00Z">
        <w:r>
          <w:rPr>
            <w:rStyle w:val="OtherTok"/>
          </w:rPr>
          <w:t xml:space="preserve">&lt;-</w:t>
        </w:r>
      </w:ins>
      <w:ins w:id="341" w:author="PR Preview" w:date="2026-01-01T00:00:00Z">
        <w:r>
          <w:rPr>
            <w:rStyle w:val="NormalTok"/>
          </w:rPr>
          <w:t xml:space="preserve"> y[</w:t>
        </w:r>
      </w:ins>
      <w:ins w:id="342" w:author="PR Preview" w:date="2026-01-01T00:00:00Z">
        <w:r>
          <w:rPr>
            <w:rStyle w:val="SpecialCharTok"/>
          </w:rPr>
          <w:t xml:space="preserve">!</w:t>
        </w:r>
      </w:ins>
      <w:ins w:id="343" w:author="PR Preview" w:date="2026-01-01T00:00:00Z">
        <w:r>
          <w:rPr>
            <w:rStyle w:val="NormalTok"/>
          </w:rPr>
          <w:t xml:space="preserve">in_group1]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NormalTok"/>
          </w:rPr>
          <w:t xml:space="preserve">  </w:t>
        </w:r>
      </w:ins>
      <w:ins w:id="346" w:author="PR Preview" w:date="2026-01-01T00:00:00Z">
        <w:r>
          <w:rPr>
            <w:rStyle w:val="FunctionTok"/>
          </w:rPr>
          <w:t xml:space="preserve">abs</w:t>
        </w:r>
      </w:ins>
      <w:ins w:id="347" w:author="PR Preview" w:date="2026-01-01T00:00:00Z">
        <w:r>
          <w:rPr>
            <w:rStyle w:val="NormalTok"/>
          </w:rPr>
          <w:t xml:space="preserve">(</w:t>
        </w:r>
      </w:ins>
      <w:ins w:id="348" w:author="PR Preview" w:date="2026-01-01T00:00:00Z">
        <w:r>
          <w:rPr>
            <w:rStyle w:val="FunctionTok"/>
          </w:rPr>
          <w:t xml:space="preserve">mean</w:t>
        </w:r>
      </w:ins>
      <w:ins w:id="349" w:author="PR Preview" w:date="2026-01-01T00:00:00Z">
        <w:r>
          <w:rPr>
            <w:rStyle w:val="NormalTok"/>
          </w:rPr>
          <w:t xml:space="preserve">(x1) </w:t>
        </w:r>
      </w:ins>
      <w:ins w:id="350" w:author="PR Preview" w:date="2026-01-01T00:00:00Z">
        <w:r>
          <w:rPr>
            <w:rStyle w:val="SpecialCharTok"/>
          </w:rPr>
          <w:t xml:space="preserve">-</w:t>
        </w:r>
      </w:ins>
      <w:ins w:id="351" w:author="PR Preview" w:date="2026-01-01T00:00:00Z">
        <w:r>
          <w:rPr>
            <w:rStyle w:val="NormalTok"/>
          </w:rPr>
          <w:t xml:space="preserve"> </w:t>
        </w:r>
      </w:ins>
      <w:ins w:id="352" w:author="PR Preview" w:date="2026-01-01T00:00:00Z">
        <w:r>
          <w:rPr>
            <w:rStyle w:val="FunctionTok"/>
          </w:rPr>
          <w:t xml:space="preserve">mean</w:t>
        </w:r>
      </w:ins>
      <w:ins w:id="353" w:author="PR Preview" w:date="2026-01-01T00:00:00Z">
        <w:r>
          <w:rPr>
            <w:rStyle w:val="NormalTok"/>
          </w:rPr>
          <w:t xml:space="preserve">(x2)) </w:t>
        </w:r>
      </w:ins>
      <w:ins w:id="354" w:author="PR Preview" w:date="2026-01-01T00:00:00Z">
        <w:r>
          <w:rPr>
            <w:rStyle w:val="SpecialCharTok"/>
          </w:rPr>
          <w:t xml:space="preserve">/</w:t>
        </w:r>
      </w:ins>
      <w:ins w:id="355" w:author="PR Preview" w:date="2026-01-01T00:00:00Z">
        <w:r>
          <w:rPr>
            <w:rStyle w:val="NormalTok"/>
          </w:rPr>
          <w:t xml:space="preserve"> </w:t>
        </w:r>
      </w:ins>
      <w:ins w:id="356" w:author="PR Preview" w:date="2026-01-01T00:00:00Z">
        <w:r>
          <w:rPr>
            <w:rStyle w:val="FunctionTok"/>
          </w:rPr>
          <w:t xml:space="preserve">sqrt</w:t>
        </w:r>
      </w:ins>
      <w:ins w:id="357" w:author="PR Preview" w:date="2026-01-01T00:00:00Z">
        <w:r>
          <w:rPr>
            <w:rStyle w:val="NormalTok"/>
          </w:rPr>
          <w:t xml:space="preserve">(</w:t>
        </w:r>
      </w:ins>
      <w:ins w:id="358" w:author="PR Preview" w:date="2026-01-01T00:00:00Z">
        <w:r>
          <w:rPr>
            <w:rStyle w:val="FunctionTok"/>
          </w:rPr>
          <w:t xml:space="preserve">var</w:t>
        </w:r>
      </w:ins>
      <w:ins w:id="359" w:author="PR Preview" w:date="2026-01-01T00:00:00Z">
        <w:r>
          <w:rPr>
            <w:rStyle w:val="NormalTok"/>
          </w:rPr>
          <w:t xml:space="preserve">(x1) </w:t>
        </w:r>
      </w:ins>
      <w:ins w:id="360" w:author="PR Preview" w:date="2026-01-01T00:00:00Z">
        <w:r>
          <w:rPr>
            <w:rStyle w:val="SpecialCharTok"/>
          </w:rPr>
          <w:t xml:space="preserve">/</w:t>
        </w:r>
      </w:ins>
      <w:ins w:id="361" w:author="PR Preview" w:date="2026-01-01T00:00:00Z">
        <w:r>
          <w:rPr>
            <w:rStyle w:val="NormalTok"/>
          </w:rPr>
          <w:t xml:space="preserve"> </w:t>
        </w:r>
      </w:ins>
      <w:ins w:id="362" w:author="PR Preview" w:date="2026-01-01T00:00:00Z">
        <w:r>
          <w:rPr>
            <w:rStyle w:val="FunctionTok"/>
          </w:rPr>
          <w:t xml:space="preserve">length</w:t>
        </w:r>
      </w:ins>
      <w:ins w:id="363" w:author="PR Preview" w:date="2026-01-01T00:00:00Z">
        <w:r>
          <w:rPr>
            <w:rStyle w:val="NormalTok"/>
          </w:rPr>
          <w:t xml:space="preserve">(x1) </w:t>
        </w:r>
      </w:ins>
      <w:ins w:id="364" w:author="PR Preview" w:date="2026-01-01T00:00:00Z">
        <w:r>
          <w:rPr>
            <w:rStyle w:val="SpecialCharTok"/>
          </w:rPr>
          <w:t xml:space="preserve">+</w:t>
        </w:r>
      </w:ins>
      <w:ins w:id="365" w:author="PR Preview" w:date="2026-01-01T00:00:00Z">
        <w:r>
          <w:rPr>
            <w:rStyle w:val="NormalTok"/>
          </w:rPr>
          <w:t xml:space="preserve"> </w:t>
        </w:r>
      </w:ins>
      <w:ins w:id="366" w:author="PR Preview" w:date="2026-01-01T00:00:00Z">
        <w:r>
          <w:rPr>
            <w:rStyle w:val="FunctionTok"/>
          </w:rPr>
          <w:t xml:space="preserve">var</w:t>
        </w:r>
      </w:ins>
      <w:ins w:id="367" w:author="PR Preview" w:date="2026-01-01T00:00:00Z">
        <w:r>
          <w:rPr>
            <w:rStyle w:val="NormalTok"/>
          </w:rPr>
          <w:t xml:space="preserve">(x2) </w:t>
        </w:r>
      </w:ins>
      <w:ins w:id="368" w:author="PR Preview" w:date="2026-01-01T00:00:00Z">
        <w:r>
          <w:rPr>
            <w:rStyle w:val="SpecialCharTok"/>
          </w:rPr>
          <w:t xml:space="preserve">/</w:t>
        </w:r>
      </w:ins>
      <w:ins w:id="369" w:author="PR Preview" w:date="2026-01-01T00:00:00Z">
        <w:r>
          <w:rPr>
            <w:rStyle w:val="NormalTok"/>
          </w:rPr>
          <w:t xml:space="preserve"> </w:t>
        </w:r>
      </w:ins>
      <w:ins w:id="370" w:author="PR Preview" w:date="2026-01-01T00:00:00Z">
        <w:r>
          <w:rPr>
            <w:rStyle w:val="FunctionTok"/>
          </w:rPr>
          <w:t xml:space="preserve">length</w:t>
        </w:r>
      </w:ins>
      <w:ins w:id="371" w:author="PR Preview" w:date="2026-01-01T00:00:00Z">
        <w:r>
          <w:rPr>
            <w:rStyle w:val="NormalTok"/>
          </w:rPr>
          <w:t xml:space="preserve">(x2))</w:t>
        </w:r>
      </w:ins>
      <w:ins w:id="372" w:author="PR Preview" w:date="2026-01-01T00:00:00Z">
        <w:r>
          <w:br/>
        </w:r>
      </w:ins>
      <w:ins w:id="373" w:author="PR Preview" w:date="2026-01-01T00:00:00Z">
        <w:r>
          <w:rPr>
            <w:rStyle w:val="NormalTok"/>
          </w:rPr>
          <w:t xml:space="preserve">}</w:t>
        </w:r>
      </w:ins>
      <w:ins w:id="374" w:author="PR Preview" w:date="2026-01-01T00:00:00Z">
        <w:r>
          <w:br/>
        </w:r>
      </w:ins>
      <w:ins w:id="375" w:author="PR Preview" w:date="2026-01-01T00:00:00Z">
        <w:r>
          <w:rPr>
            <w:rStyle w:val="NormalTok"/>
          </w:rPr>
          <w:t xml:space="preserve">group1_choices </w:t>
        </w:r>
      </w:ins>
      <w:ins w:id="376" w:author="PR Preview" w:date="2026-01-01T00:00:00Z">
        <w:r>
          <w:rPr>
            <w:rStyle w:val="OtherTok"/>
          </w:rPr>
          <w:t xml:space="preserve">&lt;-</w:t>
        </w:r>
      </w:ins>
      <w:ins w:id="377" w:author="PR Preview" w:date="2026-01-01T00:00:00Z">
        <w:r>
          <w:rPr>
            <w:rStyle w:val="NormalTok"/>
          </w:rPr>
          <w:t xml:space="preserve"> </w:t>
        </w:r>
      </w:ins>
      <w:ins w:id="378" w:author="PR Preview" w:date="2026-01-01T00:00:00Z">
        <w:r>
          <w:rPr>
            <w:rStyle w:val="FunctionTok"/>
          </w:rPr>
          <w:t xml:space="preserve">combn</w:t>
        </w:r>
      </w:ins>
      <w:ins w:id="379" w:author="PR Preview" w:date="2026-01-01T00:00:00Z">
        <w:r>
          <w:rPr>
            <w:rStyle w:val="NormalTok"/>
          </w:rPr>
          <w:t xml:space="preserve">(</w:t>
        </w:r>
      </w:ins>
      <w:ins w:id="380" w:author="PR Preview" w:date="2026-01-01T00:00:00Z">
        <w:r>
          <w:rPr>
            <w:rStyle w:val="DecValTok"/>
          </w:rPr>
          <w:t xml:space="preserve">6</w:t>
        </w:r>
      </w:ins>
      <w:ins w:id="381" w:author="PR Preview" w:date="2026-01-01T00:00:00Z">
        <w:r>
          <w:rPr>
            <w:rStyle w:val="NormalTok"/>
          </w:rPr>
          <w:t xml:space="preserve">, </w:t>
        </w:r>
      </w:ins>
      <w:ins w:id="382" w:author="PR Preview" w:date="2026-01-01T00:00:00Z">
        <w:r>
          <w:rPr>
            <w:rStyle w:val="DecValTok"/>
          </w:rPr>
          <w:t xml:space="preserve">3</w:t>
        </w:r>
      </w:ins>
      <w:ins w:id="383" w:author="PR Preview" w:date="2026-01-01T00:00:00Z">
        <w:r>
          <w:rPr>
            <w:rStyle w:val="NormalTok"/>
          </w:rPr>
          <w:t xml:space="preserve">)</w:t>
        </w:r>
      </w:ins>
      <w:ins w:id="384" w:author="PR Preview" w:date="2026-01-01T00:00:00Z">
        <w:r>
          <w:br/>
        </w:r>
      </w:ins>
      <w:ins w:id="385" w:author="PR Preview" w:date="2026-01-01T00:00:00Z">
        <w:r>
          <w:rPr>
            <w:rStyle w:val="NormalTok"/>
          </w:rPr>
          <w:t xml:space="preserve">t_toy </w:t>
        </w:r>
      </w:ins>
      <w:ins w:id="386" w:author="PR Preview" w:date="2026-01-01T00:00:00Z">
        <w:r>
          <w:rPr>
            <w:rStyle w:val="OtherTok"/>
          </w:rPr>
          <w:t xml:space="preserve">&lt;-</w:t>
        </w:r>
      </w:ins>
      <w:ins w:id="387" w:author="PR Preview" w:date="2026-01-01T00:00:00Z">
        <w:r>
          <w:rPr>
            <w:rStyle w:val="NormalTok"/>
          </w:rPr>
          <w:t xml:space="preserve"> </w:t>
        </w:r>
      </w:ins>
      <w:ins w:id="388" w:author="PR Preview" w:date="2026-01-01T00:00:00Z">
        <w:r>
          <w:rPr>
            <w:rStyle w:val="FunctionTok"/>
          </w:rPr>
          <w:t xml:space="preserve">apply</w:t>
        </w:r>
      </w:ins>
      <w:ins w:id="389" w:author="PR Preview" w:date="2026-01-01T00:00:00Z">
        <w:r>
          <w:rPr>
            <w:rStyle w:val="NormalTok"/>
          </w:rPr>
          <w:t xml:space="preserve">(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rPr>
            <w:rStyle w:val="NormalTok"/>
          </w:rPr>
          <w:t xml:space="preserve">  group1_choices, </w:t>
        </w:r>
      </w:ins>
      <w:ins w:id="392" w:author="PR Preview" w:date="2026-01-01T00:00:00Z">
        <w:r>
          <w:rPr>
            <w:rStyle w:val="DecValTok"/>
          </w:rPr>
          <w:t xml:space="preserve">2</w:t>
        </w:r>
      </w:ins>
      <w:ins w:id="393" w:author="PR Preview" w:date="2026-01-01T00:00:00Z">
        <w:r>
          <w:rPr>
            <w:rStyle w:val="NormalTok"/>
          </w:rPr>
          <w:t xml:space="preserve">,</w:t>
        </w:r>
      </w:ins>
      <w:ins w:id="394" w:author="PR Preview" w:date="2026-01-01T00:00:00Z">
        <w:r>
          <w:br/>
        </w:r>
      </w:ins>
      <w:ins w:id="395" w:author="PR Preview" w:date="2026-01-01T00:00:00Z">
        <w:r>
          <w:rPr>
            <w:rStyle w:val="NormalTok"/>
          </w:rPr>
          <w:t xml:space="preserve">  </w:t>
        </w:r>
      </w:ins>
      <w:ins w:id="396" w:author="PR Preview" w:date="2026-01-01T00:00:00Z">
        <w:r>
          <w:rPr>
            <w:rStyle w:val="ControlFlowTok"/>
          </w:rPr>
          <w:t xml:space="preserve">function</w:t>
        </w:r>
      </w:ins>
      <w:ins w:id="397" w:author="PR Preview" w:date="2026-01-01T00:00:00Z">
        <w:r>
          <w:rPr>
            <w:rStyle w:val="NormalTok"/>
          </w:rPr>
          <w:t xml:space="preserve">(idx) </w:t>
        </w:r>
      </w:ins>
      <w:ins w:id="398" w:author="PR Preview" w:date="2026-01-01T00:00:00Z">
        <w:r>
          <w:rPr>
            <w:rStyle w:val="FunctionTok"/>
          </w:rPr>
          <w:t xml:space="preserve">abs_welch_t</w:t>
        </w:r>
      </w:ins>
      <w:ins w:id="399" w:author="PR Preview" w:date="2026-01-01T00:00:00Z">
        <w:r>
          <w:rPr>
            <w:rStyle w:val="NormalTok"/>
          </w:rPr>
          <w:t xml:space="preserve">(y_toy, </w:t>
        </w:r>
      </w:ins>
      <w:ins w:id="400" w:author="PR Preview" w:date="2026-01-01T00:00:00Z">
        <w:r>
          <w:rPr>
            <w:rStyle w:val="FunctionTok"/>
          </w:rPr>
          <w:t xml:space="preserve">seq_along</w:t>
        </w:r>
      </w:ins>
      <w:ins w:id="401" w:author="PR Preview" w:date="2026-01-01T00:00:00Z">
        <w:r>
          <w:rPr>
            <w:rStyle w:val="NormalTok"/>
          </w:rPr>
          <w:t xml:space="preserve">(y_toy) </w:t>
        </w:r>
      </w:ins>
      <w:ins w:id="402" w:author="PR Preview" w:date="2026-01-01T00:00:00Z">
        <w:r>
          <w:rPr>
            <w:rStyle w:val="SpecialCharTok"/>
          </w:rPr>
          <w:t xml:space="preserve">%in%</w:t>
        </w:r>
      </w:ins>
      <w:ins w:id="403" w:author="PR Preview" w:date="2026-01-01T00:00:00Z">
        <w:r>
          <w:rPr>
            <w:rStyle w:val="NormalTok"/>
          </w:rPr>
          <w:t xml:space="preserve"> idx)</w:t>
        </w:r>
      </w:ins>
      <w:ins w:id="404" w:author="PR Preview" w:date="2026-01-01T00:00:00Z">
        <w:r>
          <w:br/>
        </w:r>
      </w:ins>
      <w:ins w:id="405" w:author="PR Preview" w:date="2026-01-01T00:00:00Z">
        <w:r>
          <w:rPr>
            <w:rStyle w:val="NormalTok"/>
          </w:rPr>
          <w:t xml:space="preserve">)</w:t>
        </w:r>
      </w:ins>
      <w:ins w:id="406" w:author="PR Preview" w:date="2026-01-01T00:00:00Z">
        <w:r>
          <w:br/>
        </w:r>
      </w:ins>
      <w:ins w:id="407" w:author="PR Preview" w:date="2026-01-01T00:00:00Z">
        <w:r>
          <w:rPr>
            <w:rStyle w:val="NormalTok"/>
          </w:rPr>
          <w:t xml:space="preserve">t_observed_toy </w:t>
        </w:r>
      </w:ins>
      <w:ins w:id="408" w:author="PR Preview" w:date="2026-01-01T00:00:00Z">
        <w:r>
          <w:rPr>
            <w:rStyle w:val="OtherTok"/>
          </w:rPr>
          <w:t xml:space="preserve">&lt;-</w:t>
        </w:r>
      </w:ins>
      <w:ins w:id="409" w:author="PR Preview" w:date="2026-01-01T00:00:00Z">
        <w:r>
          <w:rPr>
            <w:rStyle w:val="NormalTok"/>
          </w:rPr>
          <w:t xml:space="preserve"> </w:t>
        </w:r>
      </w:ins>
      <w:ins w:id="410" w:author="PR Preview" w:date="2026-01-01T00:00:00Z">
        <w:r>
          <w:rPr>
            <w:rStyle w:val="FunctionTok"/>
          </w:rPr>
          <w:t xml:space="preserve">abs_welch_t</w:t>
        </w:r>
      </w:ins>
      <w:ins w:id="411" w:author="PR Preview" w:date="2026-01-01T00:00:00Z">
        <w:r>
          <w:rPr>
            <w:rStyle w:val="NormalTok"/>
          </w:rPr>
          <w:t xml:space="preserve">(y_toy, </w:t>
        </w:r>
      </w:ins>
      <w:ins w:id="412" w:author="PR Preview" w:date="2026-01-01T00:00:00Z">
        <w:r>
          <w:rPr>
            <w:rStyle w:val="FunctionTok"/>
          </w:rPr>
          <w:t xml:space="preserve">seq_along</w:t>
        </w:r>
      </w:ins>
      <w:ins w:id="413" w:author="PR Preview" w:date="2026-01-01T00:00:00Z">
        <w:r>
          <w:rPr>
            <w:rStyle w:val="NormalTok"/>
          </w:rPr>
          <w:t xml:space="preserve">(y_toy) </w:t>
        </w:r>
      </w:ins>
      <w:ins w:id="414" w:author="PR Preview" w:date="2026-01-01T00:00:00Z">
        <w:r>
          <w:rPr>
            <w:rStyle w:val="SpecialCharTok"/>
          </w:rPr>
          <w:t xml:space="preserve">%in%</w:t>
        </w:r>
      </w:ins>
      <w:ins w:id="415" w:author="PR Preview" w:date="2026-01-01T00:00:00Z">
        <w:r>
          <w:rPr>
            <w:rStyle w:val="NormalTok"/>
          </w:rPr>
          <w:t xml:space="preserve"> </w:t>
        </w:r>
      </w:ins>
      <w:ins w:id="416" w:author="PR Preview" w:date="2026-01-01T00:00:00Z">
        <w:r>
          <w:rPr>
            <w:rStyle w:val="DecValTok"/>
          </w:rPr>
          <w:t xml:space="preserve">1</w:t>
        </w:r>
      </w:ins>
      <w:ins w:id="417" w:author="PR Preview" w:date="2026-01-01T00:00:00Z">
        <w:r>
          <w:rPr>
            <w:rStyle w:val="SpecialCharTok"/>
          </w:rPr>
          <w:t xml:space="preserve">:</w:t>
        </w:r>
      </w:ins>
      <w:ins w:id="418" w:author="PR Preview" w:date="2026-01-01T00:00:00Z">
        <w:r>
          <w:rPr>
            <w:rStyle w:val="DecValTok"/>
          </w:rPr>
          <w:t xml:space="preserve">3</w:t>
        </w:r>
      </w:ins>
      <w:ins w:id="419" w:author="PR Preview" w:date="2026-01-01T00:00:00Z">
        <w:r>
          <w:rPr>
            <w:rStyle w:val="NormalTok"/>
          </w:rPr>
          <w:t xml:space="preserve">)</w:t>
        </w:r>
      </w:ins>
      <w:ins w:id="420" w:author="PR Preview" w:date="2026-01-01T00:00:00Z">
        <w:r>
          <w:br/>
        </w:r>
      </w:ins>
      <w:ins w:id="421" w:author="PR Preview" w:date="2026-01-01T00:00:00Z">
        <w:r>
          <w:rPr>
            <w:rStyle w:val="FunctionTok"/>
          </w:rPr>
          <w:t xml:space="preserve">data.frame</w:t>
        </w:r>
      </w:ins>
      <w:ins w:id="422" w:author="PR Preview" w:date="2026-01-01T00:00:00Z">
        <w:r>
          <w:rPr>
            <w:rStyle w:val="NormalTok"/>
          </w:rPr>
          <w:t xml:space="preserve">(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rPr>
            <w:rStyle w:val="NormalTok"/>
          </w:rPr>
          <w:t xml:space="preserve">  </w:t>
        </w:r>
      </w:ins>
      <w:ins w:id="425" w:author="PR Preview" w:date="2026-01-01T00:00:00Z">
        <w:r>
          <w:rPr>
            <w:rStyle w:val="AttributeTok"/>
          </w:rPr>
          <w:t xml:space="preserve">group_1 =</w:t>
        </w:r>
      </w:ins>
      <w:ins w:id="426" w:author="PR Preview" w:date="2026-01-01T00:00:00Z">
        <w:r>
          <w:rPr>
            <w:rStyle w:val="NormalTok"/>
          </w:rPr>
          <w:t xml:space="preserve"> </w:t>
        </w:r>
      </w:ins>
      <w:ins w:id="427" w:author="PR Preview" w:date="2026-01-01T00:00:00Z">
        <w:r>
          <w:rPr>
            <w:rStyle w:val="FunctionTok"/>
          </w:rPr>
          <w:t xml:space="preserve">apply</w:t>
        </w:r>
      </w:ins>
      <w:ins w:id="428" w:author="PR Preview" w:date="2026-01-01T00:00:00Z">
        <w:r>
          <w:rPr>
            <w:rStyle w:val="NormalTok"/>
          </w:rPr>
          <w:t xml:space="preserve">(group1_choices, </w:t>
        </w:r>
      </w:ins>
      <w:ins w:id="429" w:author="PR Preview" w:date="2026-01-01T00:00:00Z">
        <w:r>
          <w:rPr>
            <w:rStyle w:val="DecValTok"/>
          </w:rPr>
          <w:t xml:space="preserve">2</w:t>
        </w:r>
      </w:ins>
      <w:ins w:id="430" w:author="PR Preview" w:date="2026-01-01T00:00:00Z">
        <w:r>
          <w:rPr>
            <w:rStyle w:val="NormalTok"/>
          </w:rPr>
          <w:t xml:space="preserve">, paste, </w:t>
        </w:r>
      </w:ins>
      <w:ins w:id="431" w:author="PR Preview" w:date="2026-01-01T00:00:00Z">
        <w:r>
          <w:rPr>
            <w:rStyle w:val="AttributeTok"/>
          </w:rPr>
          <w:t xml:space="preserve">collapse =</w:t>
        </w:r>
      </w:ins>
      <w:ins w:id="432" w:author="PR Preview" w:date="2026-01-01T00:00:00Z">
        <w:r>
          <w:rPr>
            <w:rStyle w:val="NormalTok"/>
          </w:rPr>
          <w:t xml:space="preserve"> </w:t>
        </w:r>
      </w:ins>
      <w:ins w:id="433" w:author="PR Preview" w:date="2026-01-01T00:00:00Z">
        <w:r>
          <w:rPr>
            <w:rStyle w:val="StringTok"/>
          </w:rPr>
          <w:t xml:space="preserve">" "</w:t>
        </w:r>
      </w:ins>
      <w:ins w:id="434" w:author="PR Preview" w:date="2026-01-01T00:00:00Z">
        <w:r>
          <w:rPr>
            <w:rStyle w:val="NormalTok"/>
          </w:rPr>
          <w:t xml:space="preserve">),</w:t>
        </w:r>
      </w:ins>
      <w:ins w:id="435" w:author="PR Preview" w:date="2026-01-01T00:00:00Z">
        <w:r>
          <w:br/>
        </w:r>
      </w:ins>
      <w:ins w:id="436" w:author="PR Preview" w:date="2026-01-01T00:00:00Z">
        <w:r>
          <w:rPr>
            <w:rStyle w:val="NormalTok"/>
          </w:rPr>
          <w:t xml:space="preserve">  </w:t>
        </w:r>
      </w:ins>
      <w:ins w:id="437" w:author="PR Preview" w:date="2026-01-01T00:00:00Z">
        <w:r>
          <w:rPr>
            <w:rStyle w:val="AttributeTok"/>
          </w:rPr>
          <w:t xml:space="preserve">statistic =</w:t>
        </w:r>
      </w:ins>
      <w:ins w:id="438" w:author="PR Preview" w:date="2026-01-01T00:00:00Z">
        <w:r>
          <w:rPr>
            <w:rStyle w:val="NormalTok"/>
          </w:rPr>
          <w:t xml:space="preserve"> t_toy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NormalTok"/>
          </w:rPr>
          <w:t xml:space="preserve">) </w:t>
        </w:r>
      </w:ins>
      <w:ins w:id="441" w:author="PR Preview" w:date="2026-01-01T00:00:00Z">
        <w:r>
          <w:rPr>
            <w:rStyle w:val="SpecialCharTok"/>
          </w:rPr>
          <w:t xml:space="preserve">|&gt;</w:t>
        </w:r>
      </w:ins>
      <w:ins w:id="442" w:author="PR Preview" w:date="2026-01-01T00:00:00Z">
        <w:r>
          <w:br/>
        </w:r>
      </w:ins>
      <w:ins w:id="443" w:author="PR Preview" w:date="2026-01-01T00:00:00Z">
        <w:r>
          <w:rPr>
            <w:rStyle w:val="NormalTok"/>
          </w:rPr>
          <w:t xml:space="preserve">  dplyr</w:t>
        </w:r>
      </w:ins>
      <w:ins w:id="444" w:author="PR Preview" w:date="2026-01-01T00:00:00Z">
        <w:r>
          <w:rPr>
            <w:rStyle w:val="SpecialCharTok"/>
          </w:rPr>
          <w:t xml:space="preserve">::</w:t>
        </w:r>
      </w:ins>
      <w:ins w:id="445" w:author="PR Preview" w:date="2026-01-01T00:00:00Z">
        <w:r>
          <w:rPr>
            <w:rStyle w:val="FunctionTok"/>
          </w:rPr>
          <w:t xml:space="preserve">arrange</w:t>
        </w:r>
      </w:ins>
      <w:ins w:id="446" w:author="PR Preview" w:date="2026-01-01T00:00:00Z">
        <w:r>
          <w:rPr>
            <w:rStyle w:val="NormalTok"/>
          </w:rPr>
          <w:t xml:space="preserve">(dplyr</w:t>
        </w:r>
      </w:ins>
      <w:ins w:id="447" w:author="PR Preview" w:date="2026-01-01T00:00:00Z">
        <w:r>
          <w:rPr>
            <w:rStyle w:val="SpecialCharTok"/>
          </w:rPr>
          <w:t xml:space="preserve">::</w:t>
        </w:r>
      </w:ins>
      <w:ins w:id="448" w:author="PR Preview" w:date="2026-01-01T00:00:00Z">
        <w:r>
          <w:rPr>
            <w:rStyle w:val="FunctionTok"/>
          </w:rPr>
          <w:t xml:space="preserve">desc</w:t>
        </w:r>
      </w:ins>
      <w:ins w:id="449" w:author="PR Preview" w:date="2026-01-01T00:00:00Z">
        <w:r>
          <w:rPr>
            <w:rStyle w:val="NormalTok"/>
          </w:rPr>
          <w:t xml:space="preserve">(statistic)) </w:t>
        </w:r>
      </w:ins>
      <w:ins w:id="450" w:author="PR Preview" w:date="2026-01-01T00:00:00Z">
        <w:r>
          <w:rPr>
            <w:rStyle w:val="SpecialCharTok"/>
          </w:rPr>
          <w:t xml:space="preserve">|&gt;</w:t>
        </w:r>
      </w:ins>
      <w:ins w:id="451" w:author="PR Preview" w:date="2026-01-01T00:00:00Z">
        <w:r>
          <w:br/>
        </w:r>
      </w:ins>
      <w:ins w:id="452" w:author="PR Preview" w:date="2026-01-01T00:00:00Z">
        <w:r>
          <w:rPr>
            <w:rStyle w:val="NormalTok"/>
          </w:rPr>
          <w:t xml:space="preserve">  knitr</w:t>
        </w:r>
      </w:ins>
      <w:ins w:id="453" w:author="PR Preview" w:date="2026-01-01T00:00:00Z">
        <w:r>
          <w:rPr>
            <w:rStyle w:val="SpecialCharTok"/>
          </w:rPr>
          <w:t xml:space="preserve">::</w:t>
        </w:r>
      </w:ins>
      <w:ins w:id="454" w:author="PR Preview" w:date="2026-01-01T00:00:00Z">
        <w:r>
          <w:rPr>
            <w:rStyle w:val="FunctionTok"/>
          </w:rPr>
          <w:t xml:space="preserve">kable</w:t>
        </w:r>
      </w:ins>
      <w:ins w:id="455" w:author="PR Preview" w:date="2026-01-01T00:00:00Z">
        <w:r>
          <w:rPr>
            <w:rStyle w:val="NormalTok"/>
          </w:rPr>
          <w:t xml:space="preserve">(</w:t>
        </w:r>
      </w:ins>
      <w:ins w:id="456" w:author="PR Preview" w:date="2026-01-01T00:00:00Z">
        <w:r>
          <w:rPr>
            <w:rStyle w:val="AttributeTok"/>
          </w:rPr>
          <w:t xml:space="preserve">digits =</w:t>
        </w:r>
      </w:ins>
      <w:ins w:id="457" w:author="PR Preview" w:date="2026-01-01T00:00:00Z">
        <w:r>
          <w:rPr>
            <w:rStyle w:val="NormalTok"/>
          </w:rPr>
          <w:t xml:space="preserve"> </w:t>
        </w:r>
      </w:ins>
      <w:ins w:id="458" w:author="PR Preview" w:date="2026-01-01T00:00:00Z">
        <w:r>
          <w:rPr>
            <w:rStyle w:val="DecValTok"/>
          </w:rPr>
          <w:t xml:space="preserve">3</w:t>
        </w:r>
      </w:ins>
      <w:ins w:id="459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ins w:id="460" w:author="PR Preview" w:date="2026-01-01T00:00:00Z">
        <w:r>
          <w:t xml:space="preserve">The statistics come in equal pairs,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because swapping the two groups gives the same absolute value.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The observed statistic is 1.019, the value of the relabeling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rStyle w:val="VerbatimChar"/>
          </w:rPr>
          <w:t xml:space="preserve">1 2 3</w:t>
        </w:r>
      </w:ins>
      <w:ins w:id="467" w:author="PR Preview" w:date="2026-01-01T00:00:00Z">
        <w:r>
          <w:t xml:space="preserve">.</w:t>
        </w:r>
      </w:ins>
    </w:p>
    <w:bookmarkEnd w:id="20"/>
    <w:bookmarkEnd w:id="21"/>
    <w:bookmarkStart w:id="25" w:name="sec-permutation-p-value"/>
    <w:p>
      <w:pPr>
        <w:pStyle w:val="Heading3"/>
      </w:pPr>
      <w:ins w:id="468" w:author="PR Preview" w:date="2026-01-01T00:00:00Z">
        <w:r>
          <w:t xml:space="preserve">3.2 The permutation p-value</w:t>
        </w:r>
      </w:ins>
    </w:p>
    <w:bookmarkStart w:id="22" w:name="def-permutation-p-value"/>
    <w:p>
      <w:pPr>
        <w:pStyle w:val="FirstParagraph"/>
      </w:pPr>
      <w:ins w:id="469" w:author="PR Preview" w:date="2026-01-01T00:00:00Z">
        <w:r>
          <w:rPr>
            <w:b/>
            <w:bCs/>
          </w:rPr>
          <w:t xml:space="preserve">Definition 3 (Permutation p-value)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With the notation of</w:t>
        </w:r>
      </w:ins>
      <w:ins w:id="472" w:author="PR Preview" w:date="2026-01-01T00:00:00Z">
        <w:r>
          <w:t xml:space="preserve"> </w:t>
        </w:r>
      </w:ins>
      <w:hyperlink w:anchor="def-permutation-distribution">
        <w:ins w:id="47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rPr>
            <w:b/>
            <w:bCs/>
          </w:rPr>
          <w:t xml:space="preserve">permutation p-value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of the observed statistic</w:t>
        </w:r>
      </w:ins>
      <w:ins w:id="48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is the proportion of relabelings whose statistic is at least as extreme as the observed one: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84" w:author="PR Preview" w:date="2026-01-01T00:00:00Z">
        <w:r>
          <w:t xml:space="preserve">Because the identity permutation is one of the</w:t>
        </w:r>
      </w:ins>
      <w:ins w:id="48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relabelings,</w:t>
        </w:r>
      </w:ins>
      <w:ins w:id="48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ins w:id="489" w:author="PR Preview" w:date="2026-01-01T00:00:00Z">
        <w:r>
          <w:t xml:space="preserve">.</w:t>
        </w:r>
      </w:ins>
    </w:p>
    <w:bookmarkEnd w:id="22"/>
    <w:bookmarkStart w:id="23" w:name="exm-permutation-p-value"/>
    <w:p>
      <w:pPr>
        <w:pStyle w:val="BodyText"/>
      </w:pPr>
      <w:ins w:id="490" w:author="PR Preview" w:date="2026-01-01T00:00:00Z">
        <w:r>
          <w:rPr>
            <w:b/>
            <w:bCs/>
          </w:rPr>
          <w:t xml:space="preserve">Example 3 (Exact permutation p-value for six expression values)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Of the 20 relabelings in</w:t>
        </w:r>
      </w:ins>
      <w:ins w:id="493" w:author="PR Preview" w:date="2026-01-01T00:00:00Z">
        <w:r>
          <w:t xml:space="preserve"> </w:t>
        </w:r>
      </w:ins>
      <w:hyperlink w:anchor="exm-permutation-distribution">
        <w:ins w:id="49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495" w:author="PR Preview" w:date="2026-01-01T00:00:00Z">
        <w:r>
          <w:t xml:space="preserve">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count those whose statistic is at least the observed one.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Rounding before the comparison keeps floating-point error from separating values that are equal in exact arithmetic,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such as the observed statistic and the one for its mirror image:</w:t>
        </w:r>
      </w:ins>
    </w:p>
    <w:p>
      <w:pPr>
        <w:pStyle w:val="SourceCode"/>
      </w:pPr>
      <w:ins w:id="502" w:author="PR Preview" w:date="2026-01-01T00:00:00Z">
        <w:r>
          <w:rPr>
            <w:rStyle w:val="NormalTok"/>
          </w:rPr>
          <w:t xml:space="preserve">n_extreme </w:t>
        </w:r>
      </w:ins>
      <w:ins w:id="503" w:author="PR Preview" w:date="2026-01-01T00:00:00Z">
        <w:r>
          <w:rPr>
            <w:rStyle w:val="OtherTok"/>
          </w:rPr>
          <w:t xml:space="preserve">&lt;-</w:t>
        </w:r>
      </w:ins>
      <w:ins w:id="504" w:author="PR Preview" w:date="2026-01-01T00:00:00Z">
        <w:r>
          <w:rPr>
            <w:rStyle w:val="NormalTok"/>
          </w:rPr>
          <w:t xml:space="preserve"> </w:t>
        </w:r>
      </w:ins>
      <w:ins w:id="505" w:author="PR Preview" w:date="2026-01-01T00:00:00Z">
        <w:r>
          <w:rPr>
            <w:rStyle w:val="FunctionTok"/>
          </w:rPr>
          <w:t xml:space="preserve">sum</w:t>
        </w:r>
      </w:ins>
      <w:ins w:id="506" w:author="PR Preview" w:date="2026-01-01T00:00:00Z">
        <w:r>
          <w:rPr>
            <w:rStyle w:val="NormalTok"/>
          </w:rPr>
          <w:t xml:space="preserve">(</w:t>
        </w:r>
      </w:ins>
      <w:ins w:id="507" w:author="PR Preview" w:date="2026-01-01T00:00:00Z">
        <w:r>
          <w:rPr>
            <w:rStyle w:val="FunctionTok"/>
          </w:rPr>
          <w:t xml:space="preserve">round</w:t>
        </w:r>
      </w:ins>
      <w:ins w:id="508" w:author="PR Preview" w:date="2026-01-01T00:00:00Z">
        <w:r>
          <w:rPr>
            <w:rStyle w:val="NormalTok"/>
          </w:rPr>
          <w:t xml:space="preserve">(t_toy, </w:t>
        </w:r>
      </w:ins>
      <w:ins w:id="509" w:author="PR Preview" w:date="2026-01-01T00:00:00Z">
        <w:r>
          <w:rPr>
            <w:rStyle w:val="DecValTok"/>
          </w:rPr>
          <w:t xml:space="preserve">10</w:t>
        </w:r>
      </w:ins>
      <w:ins w:id="510" w:author="PR Preview" w:date="2026-01-01T00:00:00Z">
        <w:r>
          <w:rPr>
            <w:rStyle w:val="NormalTok"/>
          </w:rPr>
          <w:t xml:space="preserve">) </w:t>
        </w:r>
      </w:ins>
      <w:ins w:id="511" w:author="PR Preview" w:date="2026-01-01T00:00:00Z">
        <w:r>
          <w:rPr>
            <w:rStyle w:val="SpecialCharTok"/>
          </w:rPr>
          <w:t xml:space="preserve">&gt;=</w:t>
        </w:r>
      </w:ins>
      <w:ins w:id="512" w:author="PR Preview" w:date="2026-01-01T00:00:00Z">
        <w:r>
          <w:rPr>
            <w:rStyle w:val="NormalTok"/>
          </w:rPr>
          <w:t xml:space="preserve"> </w:t>
        </w:r>
      </w:ins>
      <w:ins w:id="513" w:author="PR Preview" w:date="2026-01-01T00:00:00Z">
        <w:r>
          <w:rPr>
            <w:rStyle w:val="FunctionTok"/>
          </w:rPr>
          <w:t xml:space="preserve">round</w:t>
        </w:r>
      </w:ins>
      <w:ins w:id="514" w:author="PR Preview" w:date="2026-01-01T00:00:00Z">
        <w:r>
          <w:rPr>
            <w:rStyle w:val="NormalTok"/>
          </w:rPr>
          <w:t xml:space="preserve">(t_observed_toy, </w:t>
        </w:r>
      </w:ins>
      <w:ins w:id="515" w:author="PR Preview" w:date="2026-01-01T00:00:00Z">
        <w:r>
          <w:rPr>
            <w:rStyle w:val="DecValTok"/>
          </w:rPr>
          <w:t xml:space="preserve">10</w:t>
        </w:r>
      </w:ins>
      <w:ins w:id="516" w:author="PR Preview" w:date="2026-01-01T00:00:00Z">
        <w:r>
          <w:rPr>
            <w:rStyle w:val="NormalTok"/>
          </w:rPr>
          <w:t xml:space="preserve">))</w:t>
        </w:r>
      </w:ins>
      <w:ins w:id="517" w:author="PR Preview" w:date="2026-01-01T00:00:00Z">
        <w:r>
          <w:br/>
        </w:r>
      </w:ins>
      <w:ins w:id="518" w:author="PR Preview" w:date="2026-01-01T00:00:00Z">
        <w:r>
          <w:rPr>
            <w:rStyle w:val="FunctionTok"/>
          </w:rPr>
          <w:t xml:space="preserve">c</w:t>
        </w:r>
      </w:ins>
      <w:ins w:id="519" w:author="PR Preview" w:date="2026-01-01T00:00:00Z">
        <w:r>
          <w:rPr>
            <w:rStyle w:val="NormalTok"/>
          </w:rPr>
          <w:t xml:space="preserve">(</w:t>
        </w:r>
      </w:ins>
      <w:ins w:id="520" w:author="PR Preview" w:date="2026-01-01T00:00:00Z">
        <w:r>
          <w:br/>
        </w:r>
      </w:ins>
      <w:ins w:id="521" w:author="PR Preview" w:date="2026-01-01T00:00:00Z">
        <w:r>
          <w:rPr>
            <w:rStyle w:val="NormalTok"/>
          </w:rPr>
          <w:t xml:space="preserve">  </w:t>
        </w:r>
      </w:ins>
      <w:ins w:id="522" w:author="PR Preview" w:date="2026-01-01T00:00:00Z">
        <w:r>
          <w:rPr>
            <w:rStyle w:val="AttributeTok"/>
          </w:rPr>
          <w:t xml:space="preserve">extreme =</w:t>
        </w:r>
      </w:ins>
      <w:ins w:id="523" w:author="PR Preview" w:date="2026-01-01T00:00:00Z">
        <w:r>
          <w:rPr>
            <w:rStyle w:val="NormalTok"/>
          </w:rPr>
          <w:t xml:space="preserve"> n_extreme,</w:t>
        </w:r>
      </w:ins>
      <w:ins w:id="524" w:author="PR Preview" w:date="2026-01-01T00:00:00Z">
        <w:r>
          <w:br/>
        </w:r>
      </w:ins>
      <w:ins w:id="525" w:author="PR Preview" w:date="2026-01-01T00:00:00Z">
        <w:r>
          <w:rPr>
            <w:rStyle w:val="NormalTok"/>
          </w:rPr>
          <w:t xml:space="preserve">  </w:t>
        </w:r>
      </w:ins>
      <w:ins w:id="526" w:author="PR Preview" w:date="2026-01-01T00:00:00Z">
        <w:r>
          <w:rPr>
            <w:rStyle w:val="AttributeTok"/>
          </w:rPr>
          <w:t xml:space="preserve">relabelings =</w:t>
        </w:r>
      </w:ins>
      <w:ins w:id="527" w:author="PR Preview" w:date="2026-01-01T00:00:00Z">
        <w:r>
          <w:rPr>
            <w:rStyle w:val="NormalTok"/>
          </w:rPr>
          <w:t xml:space="preserve"> </w:t>
        </w:r>
      </w:ins>
      <w:ins w:id="528" w:author="PR Preview" w:date="2026-01-01T00:00:00Z">
        <w:r>
          <w:rPr>
            <w:rStyle w:val="FunctionTok"/>
          </w:rPr>
          <w:t xml:space="preserve">length</w:t>
        </w:r>
      </w:ins>
      <w:ins w:id="529" w:author="PR Preview" w:date="2026-01-01T00:00:00Z">
        <w:r>
          <w:rPr>
            <w:rStyle w:val="NormalTok"/>
          </w:rPr>
          <w:t xml:space="preserve">(t_toy),</w:t>
        </w:r>
      </w:ins>
      <w:ins w:id="530" w:author="PR Preview" w:date="2026-01-01T00:00:00Z">
        <w:r>
          <w:br/>
        </w:r>
      </w:ins>
      <w:ins w:id="531" w:author="PR Preview" w:date="2026-01-01T00:00:00Z">
        <w:r>
          <w:rPr>
            <w:rStyle w:val="NormalTok"/>
          </w:rPr>
          <w:t xml:space="preserve">  </w:t>
        </w:r>
      </w:ins>
      <w:ins w:id="532" w:author="PR Preview" w:date="2026-01-01T00:00:00Z">
        <w:r>
          <w:rPr>
            <w:rStyle w:val="AttributeTok"/>
          </w:rPr>
          <w:t xml:space="preserve">p_perm =</w:t>
        </w:r>
      </w:ins>
      <w:ins w:id="533" w:author="PR Preview" w:date="2026-01-01T00:00:00Z">
        <w:r>
          <w:rPr>
            <w:rStyle w:val="NormalTok"/>
          </w:rPr>
          <w:t xml:space="preserve"> n_extreme </w:t>
        </w:r>
      </w:ins>
      <w:ins w:id="534" w:author="PR Preview" w:date="2026-01-01T00:00:00Z">
        <w:r>
          <w:rPr>
            <w:rStyle w:val="SpecialCharTok"/>
          </w:rPr>
          <w:t xml:space="preserve">/</w:t>
        </w:r>
      </w:ins>
      <w:ins w:id="535" w:author="PR Preview" w:date="2026-01-01T00:00:00Z">
        <w:r>
          <w:rPr>
            <w:rStyle w:val="NormalTok"/>
          </w:rPr>
          <w:t xml:space="preserve"> </w:t>
        </w:r>
      </w:ins>
      <w:ins w:id="536" w:author="PR Preview" w:date="2026-01-01T00:00:00Z">
        <w:r>
          <w:rPr>
            <w:rStyle w:val="FunctionTok"/>
          </w:rPr>
          <w:t xml:space="preserve">length</w:t>
        </w:r>
      </w:ins>
      <w:ins w:id="537" w:author="PR Preview" w:date="2026-01-01T00:00:00Z">
        <w:r>
          <w:rPr>
            <w:rStyle w:val="NormalTok"/>
          </w:rPr>
          <w:t xml:space="preserve">(t_toy)</w:t>
        </w:r>
      </w:ins>
      <w:ins w:id="538" w:author="PR Preview" w:date="2026-01-01T00:00:00Z">
        <w:r>
          <w:br/>
        </w:r>
      </w:ins>
      <w:ins w:id="539" w:author="PR Preview" w:date="2026-01-01T00:00:00Z">
        <w:r>
          <w:rPr>
            <w:rStyle w:val="NormalTok"/>
          </w:rPr>
          <w:t xml:space="preserve">)</w:t>
        </w:r>
      </w:ins>
      <w:ins w:id="540" w:author="PR Preview" w:date="2026-01-01T00:00:00Z">
        <w:r>
          <w:br/>
        </w:r>
      </w:ins>
      <w:ins w:id="541" w:author="PR Preview" w:date="2026-01-01T00:00:00Z">
        <w:r>
          <w:rPr>
            <w:rStyle w:val="CommentTok"/>
          </w:rPr>
          <w:t xml:space="preserve">#&gt;     extreme relabelings      p_perm </w:t>
        </w:r>
      </w:ins>
      <w:ins w:id="542" w:author="PR Preview" w:date="2026-01-01T00:00:00Z">
        <w:r>
          <w:br/>
        </w:r>
      </w:ins>
      <w:ins w:id="543" w:author="PR Preview" w:date="2026-01-01T00:00:00Z">
        <w:r>
          <w:rPr>
            <w:rStyle w:val="CommentTok"/>
          </w:rPr>
          <w:t xml:space="preserve">#&gt;        10.0        20.0         0.5</w:t>
        </w:r>
      </w:ins>
    </w:p>
    <w:p>
      <w:pPr>
        <w:pStyle w:val="FirstParagraph"/>
      </w:pPr>
      <w:ins w:id="544" w:author="PR Preview" w:date="2026-01-01T00:00:00Z">
        <w:r>
          <w:t xml:space="preserve">The exact permutation p-value is 0.5.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With three samples per group the smallest p-value any data could give is</w:t>
        </w:r>
      </w:ins>
      <w:ins w:id="54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0.1,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because each statistic has a mirror image, so six samples cannot provide evidence at the 5% level.</w:t>
        </w:r>
      </w:ins>
    </w:p>
    <w:bookmarkEnd w:id="23"/>
    <w:bookmarkStart w:id="24" w:name="rem-permutation-sharp-null"/>
    <w:p>
      <w:pPr>
        <w:pStyle w:val="BodyText"/>
      </w:pPr>
      <w:ins w:id="552" w:author="PR Preview" w:date="2026-01-01T00:00:00Z">
        <w:r>
          <w:rPr>
            <w:i/>
            <w:iCs/>
          </w:rPr>
          <w:t xml:space="preserve">Remark 1</w:t>
        </w:r>
      </w:ins>
      <w:ins w:id="553" w:author="PR Preview" w:date="2026-01-01T00:00:00Z">
        <w:r>
          <w:t xml:space="preserve"> (What a permutation test tests). </w:t>
        </w:r>
      </w:ins>
      <w:ins w:id="554" w:author="PR Preview" w:date="2026-01-01T00:00:00Z">
        <w:r>
          <w:t xml:space="preserve">Relabeling is justified only if the null hypothesis makes the labels irrelevant,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that is, if the two groups have the same distribution.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A permutation test of a difference in means therefore tests the hypothesis of equal distributions.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Such a test can reject because the groups differ in spread rather than in mean,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and a test that does not assume equal distributions needs a different method.</w:t>
        </w:r>
      </w:ins>
    </w:p>
    <w:bookmarkEnd w:id="24"/>
    <w:bookmarkEnd w:id="25"/>
    <w:bookmarkStart w:id="33" w:name="sec-permutation-validity"/>
    <w:p>
      <w:pPr>
        <w:pStyle w:val="Heading3"/>
      </w:pPr>
      <w:ins w:id="563" w:author="PR Preview" w:date="2026-01-01T00:00:00Z">
        <w:r>
          <w:t xml:space="preserve">3.3 Why the permutation p-value is valid</w:t>
        </w:r>
      </w:ins>
    </w:p>
    <w:bookmarkStart w:id="26" w:name="exr-top-k-count"/>
    <w:p>
      <w:pPr>
        <w:pStyle w:val="FirstParagraph"/>
      </w:pPr>
      <w:ins w:id="564" w:author="PR Preview" w:date="2026-01-01T00:00:00Z">
        <w:r>
          <w:rPr>
            <w:b/>
            <w:bCs/>
          </w:rPr>
          <w:t xml:space="preserve">Exercise 1 (Counting values with few larger-or-equal values)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Let</w:t>
        </w:r>
      </w:ins>
      <w:ins w:id="567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be real numbers, and for each</w:t>
        </w:r>
      </w:ins>
      <w:ins w:id="570" w:author="PR Preview" w:date="2026-01-01T00:00:00Z">
        <w:r>
          <w:t xml:space="preserve"> </w:t>
        </w:r>
      </w:ins>
      <m:oMath>
        <m:r>
          <m:t>j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let</w:t>
        </w:r>
      </w:ins>
      <w:ins w:id="57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be the number of</w:t>
        </w:r>
      </w:ins>
      <w:ins w:id="576" w:author="PR Preview" w:date="2026-01-01T00:00:00Z">
        <w:r>
          <w:t xml:space="preserve"> </w:t>
        </w:r>
      </w:ins>
      <m:oMath>
        <m:r>
          <m:t>i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with</w:t>
        </w:r>
      </w:ins>
      <w:ins w:id="579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(including</w:t>
        </w:r>
      </w:ins>
      <w:ins w:id="5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583" w:author="PR Preview" w:date="2026-01-01T00:00:00Z">
        <w:r>
          <w:t xml:space="preserve">).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Show that for every integer</w:t>
        </w:r>
      </w:ins>
      <w:ins w:id="58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587" w:author="PR Preview" w:date="2026-01-01T00:00:00Z">
        <w:r>
          <w:t xml:space="preserve">, at most</w:t>
        </w:r>
      </w:ins>
      <w:ins w:id="588" w:author="PR Preview" w:date="2026-01-01T00:00:00Z">
        <w:r>
          <w:t xml:space="preserve"> </w:t>
        </w:r>
      </w:ins>
      <m:oMath>
        <m:r>
          <m:t>k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of the</w:t>
        </w:r>
      </w:ins>
      <w:ins w:id="59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are at most</w:t>
        </w:r>
      </w:ins>
      <w:ins w:id="594" w:author="PR Preview" w:date="2026-01-01T00:00:00Z">
        <w:r>
          <w:t xml:space="preserve"> </w:t>
        </w:r>
      </w:ins>
      <m:oMath>
        <m:r>
          <m:t>k</m:t>
        </m:r>
      </m:oMath>
      <w:ins w:id="5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6"/>
    <w:bookmarkStart w:id="27" w:name="sol-top-k-count"/>
    <w:p>
      <w:pPr>
        <w:pStyle w:val="FirstParagraph"/>
      </w:pPr>
      <w:ins w:id="596" w:author="PR Preview" w:date="2026-01-01T00:00:00Z">
        <w:r>
          <w:rPr>
            <w:i/>
            <w:iCs/>
          </w:rPr>
          <w:t xml:space="preserve">Solution 1</w:t>
        </w:r>
      </w:ins>
      <w:ins w:id="597" w:author="PR Preview" w:date="2026-01-01T00:00:00Z">
        <w:r>
          <w:t xml:space="preserve">. </w:t>
        </w:r>
      </w:ins>
      <w:ins w:id="598" w:author="PR Preview" w:date="2026-01-01T00:00:00Z">
        <w:r>
          <w:t xml:space="preserve">List the values in decreasing order, breaking ties arbitrarily, so that</w:t>
        </w:r>
      </w:ins>
      <w:ins w:id="599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ins w:id="600" w:author="PR Preview" w:date="2026-01-01T00:00:00Z">
        <w:r>
          <w:t xml:space="preserve">.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Suppose the value</w:t>
        </w:r>
      </w:ins>
      <w:ins w:id="60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at position</w:t>
        </w:r>
      </w:ins>
      <w:ins w:id="60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k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has</w:t>
        </w:r>
      </w:ins>
      <w:ins w:id="60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ins w:id="610" w:author="PR Preview" w:date="2026-01-01T00:00:00Z">
        <w:r>
          <w:t xml:space="preserve">, where</w:t>
        </w:r>
      </w:ins>
      <w:ins w:id="611" w:author="PR Preview" w:date="2026-01-01T00:00:00Z">
        <w:r>
          <w:t xml:space="preserve"> </w:t>
        </w:r>
      </w:ins>
      <m:oMath>
        <m:r>
          <m:t>j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is its original index.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Then the</w:t>
        </w:r>
      </w:ins>
      <w:ins w:id="616" w:author="PR Preview" w:date="2026-01-01T00:00:00Z">
        <w:r>
          <w:t xml:space="preserve"> </w:t>
        </w:r>
      </w:ins>
      <m:oMath>
        <m:r>
          <m:t>r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values at positions</w:t>
        </w:r>
      </w:ins>
      <w:ins w:id="61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are all at least</w:t>
        </w:r>
      </w:ins>
      <w:ins w:id="622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ins w:id="623" w:author="PR Preview" w:date="2026-01-01T00:00:00Z">
        <w:r>
          <w:t xml:space="preserve">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so</w:t>
        </w:r>
      </w:ins>
      <w:ins w:id="62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ins w:id="627" w:author="PR Preview" w:date="2026-01-01T00:00:00Z">
        <w:r>
          <w:t xml:space="preserve">, which contradicts</w:t>
        </w:r>
      </w:ins>
      <w:ins w:id="62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ins w:id="629" w:author="PR Preview" w:date="2026-01-01T00:00:00Z">
        <w:r>
          <w:t xml:space="preserve">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So every</w:t>
        </w:r>
      </w:ins>
      <w:ins w:id="632" w:author="PR Preview" w:date="2026-01-01T00:00:00Z">
        <w:r>
          <w:t xml:space="preserve"> </w:t>
        </w:r>
      </w:ins>
      <m:oMath>
        <m:r>
          <m:t>j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with</w:t>
        </w:r>
      </w:ins>
      <w:ins w:id="63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sits at a position</w:t>
        </w:r>
      </w:ins>
      <w:ins w:id="63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≤</m:t>
        </m:r>
        <m:r>
          <m:t>k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of the sorted list.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That list has</w:t>
        </w:r>
      </w:ins>
      <w:ins w:id="643" w:author="PR Preview" w:date="2026-01-01T00:00:00Z">
        <w:r>
          <w:t xml:space="preserve"> </w:t>
        </w:r>
      </w:ins>
      <m:oMath>
        <m:r>
          <m:t>k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such positions, and each belongs to one index, so at most</w:t>
        </w:r>
      </w:ins>
      <w:ins w:id="646" w:author="PR Preview" w:date="2026-01-01T00:00:00Z">
        <w:r>
          <w:t xml:space="preserve"> </w:t>
        </w:r>
      </w:ins>
      <m:oMath>
        <m:r>
          <m:t>k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indices have</w:t>
        </w:r>
      </w:ins>
      <w:ins w:id="64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ins w:id="650" w:author="PR Preview" w:date="2026-01-01T00:00:00Z">
        <w:r>
          <w:t xml:space="preserve">.</w:t>
        </w:r>
      </w:ins>
    </w:p>
    <w:bookmarkEnd w:id="27"/>
    <w:bookmarkStart w:id="28" w:name="exr-relabeling-count"/>
    <w:p>
      <w:pPr>
        <w:pStyle w:val="BodyText"/>
      </w:pPr>
      <w:ins w:id="651" w:author="PR Preview" w:date="2026-01-01T00:00:00Z">
        <w:r>
          <w:rPr>
            <w:b/>
            <w:bCs/>
          </w:rPr>
          <w:t xml:space="preserve">Exercise 2 (Relabeling the data permutes the relabelings)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For a permutation</w:t>
        </w:r>
      </w:ins>
      <w:ins w:id="654" w:author="PR Preview" w:date="2026-01-01T00:00:00Z">
        <w:r>
          <w:t xml:space="preserve"> </w:t>
        </w:r>
      </w:ins>
      <m:oMath>
        <m:r>
          <m:t>σ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define</w:t>
        </w:r>
      </w:ins>
      <w:ins w:id="65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658" w:author="PR Preview" w:date="2026-01-01T00:00:00Z">
        <w:r>
          <w:t xml:space="preserve">, the number of relabelings at least as extreme as</w:t>
        </w:r>
      </w:ins>
      <w:ins w:id="65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σ</m:t>
            </m:r>
          </m:sub>
        </m:sSub>
      </m:oMath>
      <w:ins w:id="6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61" w:author="PR Preview" w:date="2026-01-01T00:00:00Z">
        <w:r>
          <w:t xml:space="preserve">Write</w:t>
        </w:r>
      </w:ins>
      <w:ins w:id="662" w:author="PR Preview" w:date="2026-01-01T00:00:00Z">
        <w:r>
          <w:t xml:space="preserve"> </w:t>
        </w:r>
      </w:ins>
      <m:oMath>
        <m:r>
          <m:t>ι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for the identity permutation, so</w:t>
        </w:r>
      </w:ins>
      <w:ins w:id="66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is</w:t>
        </w:r>
      </w:ins>
      <w:ins w:id="6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times the permutation p-value of</w:t>
        </w:r>
      </w:ins>
      <w:ins w:id="671" w:author="PR Preview" w:date="2026-01-01T00:00:00Z">
        <w:r>
          <w:t xml:space="preserve"> </w:t>
        </w:r>
      </w:ins>
      <w:hyperlink w:anchor="def-permutation-p-value">
        <w:ins w:id="67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73" w:author="PR Preview" w:date="2026-01-01T00:00:00Z">
        <w:r>
          <w:t xml:space="preserve">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Show that</w:t>
        </w:r>
      </w:ins>
      <w:ins w:id="67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ins w:id="677" w:author="PR Preview" w:date="2026-01-01T00:00:00Z">
        <w:r>
          <w:t xml:space="preserve">.</w:t>
        </w:r>
      </w:ins>
    </w:p>
    <w:bookmarkEnd w:id="28"/>
    <w:bookmarkStart w:id="29" w:name="sol-relabeling-count"/>
    <w:p>
      <w:pPr>
        <w:pStyle w:val="BodyText"/>
      </w:pPr>
      <w:ins w:id="678" w:author="PR Preview" w:date="2026-01-01T00:00:00Z">
        <w:r>
          <w:rPr>
            <w:i/>
            <w:iCs/>
          </w:rPr>
          <w:t xml:space="preserve">Solution 2</w:t>
        </w:r>
      </w:ins>
      <w:ins w:id="679" w:author="PR Preview" w:date="2026-01-01T00:00:00Z">
        <w:r>
          <w:t xml:space="preserve">. </w:t>
        </w:r>
      </w:ins>
      <w:ins w:id="680" w:author="PR Preview" w:date="2026-01-01T00:00:00Z">
        <w:r>
          <w:t xml:space="preserve">The entries of</w:t>
        </w:r>
      </w:ins>
      <w:ins w:id="6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are</w:t>
        </w:r>
      </w:ins>
      <w:ins w:id="68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ins w:id="685" w:author="PR Preview" w:date="2026-01-01T00:00:00Z">
        <w:r>
          <w:t xml:space="preserve">, so</w:t>
        </w:r>
      </w:ins>
      <w:ins w:id="6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ins w:id="68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29"/>
    <w:bookmarkStart w:id="31" w:name="thm-permutation-p-valid"/>
    <w:p>
      <w:pPr>
        <w:pStyle w:val="FirstParagraph"/>
      </w:pPr>
      <w:ins w:id="688" w:author="PR Preview" w:date="2026-01-01T00:00:00Z">
        <w:r>
          <w:rPr>
            <w:b/>
            <w:bCs/>
          </w:rPr>
          <w:t xml:space="preserve">Theorem 1 (The permutation p-value is valid)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Let</w:t>
        </w:r>
      </w:ins>
      <w:ins w:id="69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be exchangeable under</w:t>
        </w:r>
      </w:ins>
      <w:ins w:id="69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(</w:t>
        </w:r>
      </w:ins>
      <w:hyperlink w:anchor="def-exchangeable">
        <w:ins w:id="6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98" w:author="PR Preview" w:date="2026-01-01T00:00:00Z">
        <w:r>
          <w:t xml:space="preserve">),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and let</w:t>
        </w:r>
      </w:ins>
      <w:ins w:id="70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be the</w:t>
        </w:r>
      </w:ins>
      <w:ins w:id="704" w:author="PR Preview" w:date="2026-01-01T00:00:00Z">
        <w:r>
          <w:t xml:space="preserve"> </w:t>
        </w:r>
      </w:ins>
      <w:hyperlink w:anchor="def-permutation-p-value">
        <w:ins w:id="705" w:author="PR Preview" w:date="2026-01-01T00:00:00Z">
          <w:r>
            <w:rPr>
              <w:rStyle w:val="Hyperlink"/>
            </w:rPr>
            <w:t xml:space="preserve">permutation p-value</w:t>
          </w:r>
        </w:ins>
      </w:hyperlink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of</w:t>
        </w:r>
      </w:ins>
      <w:ins w:id="70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709" w:author="PR Preview" w:date="2026-01-01T00:00:00Z">
        <w:r>
          <w:t xml:space="preserve">.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Then</w:t>
        </w:r>
      </w:ins>
      <w:ins w:id="71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is a</w:t>
        </w:r>
      </w:ins>
      <w:ins w:id="715" w:author="PR Preview" w:date="2026-01-01T00:00:00Z">
        <w:r>
          <w:t xml:space="preserve"> </w:t>
        </w:r>
      </w:ins>
      <w:hyperlink r:id="rId30">
        <w:ins w:id="716" w:author="PR Preview" w:date="2026-01-01T00:00:00Z">
          <w:r>
            <w:rPr>
              <w:rStyle w:val="Hyperlink"/>
            </w:rPr>
            <w:t xml:space="preserve">valid p-value</w:t>
          </w:r>
        </w:ins>
      </w:hyperlink>
      <w:ins w:id="71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ins w:id="718" w:author="PR Preview" w:date="2026-01-01T00:00:00Z">
        <w:r>
          <w:rPr>
            <w:i/>
            <w:iCs/>
          </w:rPr>
          <w:t xml:space="preserve">Proof</w:t>
        </w:r>
      </w:ins>
      <w:ins w:id="719" w:author="PR Preview" w:date="2026-01-01T00:00:00Z">
        <w:r>
          <w:t xml:space="preserve">. </w:t>
        </w:r>
      </w:ins>
      <w:ins w:id="720" w:author="PR Preview" w:date="2026-01-01T00:00:00Z">
        <w:r>
          <w:t xml:space="preserve">Since</w:t>
        </w:r>
      </w:ins>
      <w:ins w:id="72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takes values in multiples of</w:t>
        </w:r>
      </w:ins>
      <w:ins w:id="7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ins w:id="725" w:author="PR Preview" w:date="2026-01-01T00:00:00Z">
        <w:r>
          <w:t xml:space="preserve">,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it is enough to take</w:t>
        </w:r>
      </w:ins>
      <w:ins w:id="72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for an integer</w:t>
        </w:r>
      </w:ins>
      <w:ins w:id="731" w:author="PR Preview" w:date="2026-01-01T00:00:00Z">
        <w:r>
          <w:t xml:space="preserve"> </w:t>
        </w:r>
      </w:ins>
      <m:oMath>
        <m:r>
          <m:t>k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with</w:t>
        </w:r>
      </w:ins>
      <w:ins w:id="73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ins w:id="735" w:author="PR Preview" w:date="2026-01-01T00:00:00Z">
        <w:r>
          <w:t xml:space="preserve">: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for other</w:t>
        </w:r>
      </w:ins>
      <w:ins w:id="738" w:author="PR Preview" w:date="2026-01-01T00:00:00Z">
        <w:r>
          <w:t xml:space="preserve"> </w:t>
        </w:r>
      </w:ins>
      <m:oMath>
        <m:r>
          <m:t>u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the event</w:t>
        </w:r>
      </w:ins>
      <w:ins w:id="74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equals the event for</w:t>
        </w:r>
      </w:ins>
      <w:ins w:id="744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ins w:id="745" w:author="PR Preview" w:date="2026-01-01T00:00:00Z">
        <w:r>
          <w:t xml:space="preserve">, which is at most</w:t>
        </w:r>
      </w:ins>
      <w:ins w:id="746" w:author="PR Preview" w:date="2026-01-01T00:00:00Z">
        <w:r>
          <w:t xml:space="preserve"> </w:t>
        </w:r>
      </w:ins>
      <m:oMath>
        <m:r>
          <m:t>u</m:t>
        </m:r>
      </m:oMath>
      <w:ins w:id="747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ins w:id="748" w:author="PR Preview" w:date="2026-01-01T00:00:00Z">
        <w:r>
          <w:t xml:space="preserve">The justifications of the third and the seventh line are</w:t>
        </w:r>
      </w:ins>
      <w:ins w:id="749" w:author="PR Preview" w:date="2026-01-01T00:00:00Z">
        <w:r>
          <w:t xml:space="preserve"> </w:t>
        </w:r>
      </w:ins>
      <w:hyperlink w:anchor="sol-relabeling-count">
        <w:ins w:id="750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and</w:t>
        </w:r>
      </w:ins>
      <w:ins w:id="753" w:author="PR Preview" w:date="2026-01-01T00:00:00Z">
        <w:r>
          <w:t xml:space="preserve"> </w:t>
        </w:r>
      </w:ins>
      <w:hyperlink w:anchor="sol-top-k-count">
        <w:ins w:id="754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755" w:author="PR Preview" w:date="2026-01-01T00:00:00Z">
        <w:r>
          <w:t xml:space="preserve">.</w:t>
        </w:r>
      </w:ins>
    </w:p>
    <w:bookmarkStart w:id="32" w:name="exm-permutation-p-valid"/>
    <w:p>
      <w:pPr>
        <w:pStyle w:val="BodyText"/>
      </w:pPr>
      <w:ins w:id="756" w:author="PR Preview" w:date="2026-01-01T00:00:00Z">
        <w:r>
          <w:rPr>
            <w:b/>
            <w:bCs/>
          </w:rPr>
          <w:t xml:space="preserve">Example 4 (Validity in a small simulation)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Simulate</w:t>
        </w:r>
      </w:ins>
      <w:ins w:id="759" w:author="PR Preview" w:date="2026-01-01T00:00:00Z">
        <w:r>
          <w:t xml:space="preserve"> </w:t>
        </w:r>
      </w:ins>
      <m:oMath>
        <m:sSup>
          <m:e>
            <m:r>
              <m:t>10</m:t>
            </m:r>
          </m:e>
          <m:sup>
            <m:r>
              <m:t>4</m:t>
            </m:r>
          </m:sup>
        </m:sSup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data sets of 6 independent standard Gaussian values, three per group,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so that</w:t>
        </w:r>
      </w:ins>
      <w:ins w:id="76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holds,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and compute the exact permutation p-value of</w:t>
        </w:r>
      </w:ins>
      <w:ins w:id="76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for each:</w:t>
        </w:r>
      </w:ins>
    </w:p>
    <w:p>
      <w:pPr>
        <w:pStyle w:val="SourceCode"/>
      </w:pPr>
      <w:ins w:id="772" w:author="PR Preview" w:date="2026-01-01T00:00:00Z">
        <w:r>
          <w:rPr>
            <w:rStyle w:val="FunctionTok"/>
          </w:rPr>
          <w:t xml:space="preserve">set.seed</w:t>
        </w:r>
      </w:ins>
      <w:ins w:id="773" w:author="PR Preview" w:date="2026-01-01T00:00:00Z">
        <w:r>
          <w:rPr>
            <w:rStyle w:val="NormalTok"/>
          </w:rPr>
          <w:t xml:space="preserve">(</w:t>
        </w:r>
      </w:ins>
      <w:ins w:id="774" w:author="PR Preview" w:date="2026-01-01T00:00:00Z">
        <w:r>
          <w:rPr>
            <w:rStyle w:val="DecValTok"/>
          </w:rPr>
          <w:t xml:space="preserve">580</w:t>
        </w:r>
      </w:ins>
      <w:ins w:id="775" w:author="PR Preview" w:date="2026-01-01T00:00:00Z">
        <w:r>
          <w:rPr>
            <w:rStyle w:val="NormalTok"/>
          </w:rPr>
          <w:t xml:space="preserve">)</w:t>
        </w:r>
      </w:ins>
      <w:ins w:id="776" w:author="PR Preview" w:date="2026-01-01T00:00:00Z">
        <w:r>
          <w:br/>
        </w:r>
      </w:ins>
      <w:ins w:id="777" w:author="PR Preview" w:date="2026-01-01T00:00:00Z">
        <w:r>
          <w:rPr>
            <w:rStyle w:val="NormalTok"/>
          </w:rPr>
          <w:t xml:space="preserve">group1_choices </w:t>
        </w:r>
      </w:ins>
      <w:ins w:id="778" w:author="PR Preview" w:date="2026-01-01T00:00:00Z">
        <w:r>
          <w:rPr>
            <w:rStyle w:val="OtherTok"/>
          </w:rPr>
          <w:t xml:space="preserve">&lt;-</w:t>
        </w:r>
      </w:ins>
      <w:ins w:id="779" w:author="PR Preview" w:date="2026-01-01T00:00:00Z">
        <w:r>
          <w:rPr>
            <w:rStyle w:val="NormalTok"/>
          </w:rPr>
          <w:t xml:space="preserve"> </w:t>
        </w:r>
      </w:ins>
      <w:ins w:id="780" w:author="PR Preview" w:date="2026-01-01T00:00:00Z">
        <w:r>
          <w:rPr>
            <w:rStyle w:val="FunctionTok"/>
          </w:rPr>
          <w:t xml:space="preserve">combn</w:t>
        </w:r>
      </w:ins>
      <w:ins w:id="781" w:author="PR Preview" w:date="2026-01-01T00:00:00Z">
        <w:r>
          <w:rPr>
            <w:rStyle w:val="NormalTok"/>
          </w:rPr>
          <w:t xml:space="preserve">(</w:t>
        </w:r>
      </w:ins>
      <w:ins w:id="782" w:author="PR Preview" w:date="2026-01-01T00:00:00Z">
        <w:r>
          <w:rPr>
            <w:rStyle w:val="DecValTok"/>
          </w:rPr>
          <w:t xml:space="preserve">6</w:t>
        </w:r>
      </w:ins>
      <w:ins w:id="783" w:author="PR Preview" w:date="2026-01-01T00:00:00Z">
        <w:r>
          <w:rPr>
            <w:rStyle w:val="NormalTok"/>
          </w:rPr>
          <w:t xml:space="preserve">, </w:t>
        </w:r>
      </w:ins>
      <w:ins w:id="784" w:author="PR Preview" w:date="2026-01-01T00:00:00Z">
        <w:r>
          <w:rPr>
            <w:rStyle w:val="DecValTok"/>
          </w:rPr>
          <w:t xml:space="preserve">3</w:t>
        </w:r>
      </w:ins>
      <w:ins w:id="785" w:author="PR Preview" w:date="2026-01-01T00:00:00Z">
        <w:r>
          <w:rPr>
            <w:rStyle w:val="NormalTok"/>
          </w:rPr>
          <w:t xml:space="preserve">)</w:t>
        </w:r>
      </w:ins>
      <w:ins w:id="786" w:author="PR Preview" w:date="2026-01-01T00:00:00Z">
        <w:r>
          <w:br/>
        </w:r>
      </w:ins>
      <w:ins w:id="787" w:author="PR Preview" w:date="2026-01-01T00:00:00Z">
        <w:r>
          <w:rPr>
            <w:rStyle w:val="NormalTok"/>
          </w:rPr>
          <w:t xml:space="preserve">exact_p </w:t>
        </w:r>
      </w:ins>
      <w:ins w:id="788" w:author="PR Preview" w:date="2026-01-01T00:00:00Z">
        <w:r>
          <w:rPr>
            <w:rStyle w:val="OtherTok"/>
          </w:rPr>
          <w:t xml:space="preserve">&lt;-</w:t>
        </w:r>
      </w:ins>
      <w:ins w:id="789" w:author="PR Preview" w:date="2026-01-01T00:00:00Z">
        <w:r>
          <w:rPr>
            <w:rStyle w:val="NormalTok"/>
          </w:rPr>
          <w:t xml:space="preserve"> </w:t>
        </w:r>
      </w:ins>
      <w:ins w:id="790" w:author="PR Preview" w:date="2026-01-01T00:00:00Z">
        <w:r>
          <w:rPr>
            <w:rStyle w:val="FunctionTok"/>
          </w:rPr>
          <w:t xml:space="preserve">replicate</w:t>
        </w:r>
      </w:ins>
      <w:ins w:id="791" w:author="PR Preview" w:date="2026-01-01T00:00:00Z">
        <w:r>
          <w:rPr>
            <w:rStyle w:val="NormalTok"/>
          </w:rPr>
          <w:t xml:space="preserve">(</w:t>
        </w:r>
      </w:ins>
      <w:ins w:id="792" w:author="PR Preview" w:date="2026-01-01T00:00:00Z">
        <w:r>
          <w:rPr>
            <w:rStyle w:val="FloatTok"/>
          </w:rPr>
          <w:t xml:space="preserve">1e4</w:t>
        </w:r>
      </w:ins>
      <w:ins w:id="793" w:author="PR Preview" w:date="2026-01-01T00:00:00Z">
        <w:r>
          <w:rPr>
            <w:rStyle w:val="NormalTok"/>
          </w:rPr>
          <w:t xml:space="preserve">, {</w:t>
        </w:r>
      </w:ins>
      <w:ins w:id="794" w:author="PR Preview" w:date="2026-01-01T00:00:00Z">
        <w:r>
          <w:br/>
        </w:r>
      </w:ins>
      <w:ins w:id="795" w:author="PR Preview" w:date="2026-01-01T00:00:00Z">
        <w:r>
          <w:rPr>
            <w:rStyle w:val="NormalTok"/>
          </w:rPr>
          <w:t xml:space="preserve">  y </w:t>
        </w:r>
      </w:ins>
      <w:ins w:id="796" w:author="PR Preview" w:date="2026-01-01T00:00:00Z">
        <w:r>
          <w:rPr>
            <w:rStyle w:val="OtherTok"/>
          </w:rPr>
          <w:t xml:space="preserve">&lt;-</w:t>
        </w:r>
      </w:ins>
      <w:ins w:id="797" w:author="PR Preview" w:date="2026-01-01T00:00:00Z">
        <w:r>
          <w:rPr>
            <w:rStyle w:val="NormalTok"/>
          </w:rPr>
          <w:t xml:space="preserve"> </w:t>
        </w:r>
      </w:ins>
      <w:ins w:id="798" w:author="PR Preview" w:date="2026-01-01T00:00:00Z">
        <w:r>
          <w:rPr>
            <w:rStyle w:val="FunctionTok"/>
          </w:rPr>
          <w:t xml:space="preserve">rnorm</w:t>
        </w:r>
      </w:ins>
      <w:ins w:id="799" w:author="PR Preview" w:date="2026-01-01T00:00:00Z">
        <w:r>
          <w:rPr>
            <w:rStyle w:val="NormalTok"/>
          </w:rPr>
          <w:t xml:space="preserve">(</w:t>
        </w:r>
      </w:ins>
      <w:ins w:id="800" w:author="PR Preview" w:date="2026-01-01T00:00:00Z">
        <w:r>
          <w:rPr>
            <w:rStyle w:val="DecValTok"/>
          </w:rPr>
          <w:t xml:space="preserve">6</w:t>
        </w:r>
      </w:ins>
      <w:ins w:id="801" w:author="PR Preview" w:date="2026-01-01T00:00:00Z">
        <w:r>
          <w:rPr>
            <w:rStyle w:val="NormalTok"/>
          </w:rPr>
          <w:t xml:space="preserve">)</w:t>
        </w:r>
      </w:ins>
      <w:ins w:id="802" w:author="PR Preview" w:date="2026-01-01T00:00:00Z">
        <w:r>
          <w:br/>
        </w:r>
      </w:ins>
      <w:ins w:id="803" w:author="PR Preview" w:date="2026-01-01T00:00:00Z">
        <w:r>
          <w:rPr>
            <w:rStyle w:val="NormalTok"/>
          </w:rPr>
          <w:t xml:space="preserve">  stats </w:t>
        </w:r>
      </w:ins>
      <w:ins w:id="804" w:author="PR Preview" w:date="2026-01-01T00:00:00Z">
        <w:r>
          <w:rPr>
            <w:rStyle w:val="OtherTok"/>
          </w:rPr>
          <w:t xml:space="preserve">&lt;-</w:t>
        </w:r>
      </w:ins>
      <w:ins w:id="805" w:author="PR Preview" w:date="2026-01-01T00:00:00Z">
        <w:r>
          <w:rPr>
            <w:rStyle w:val="NormalTok"/>
          </w:rPr>
          <w:t xml:space="preserve"> </w:t>
        </w:r>
      </w:ins>
      <w:ins w:id="806" w:author="PR Preview" w:date="2026-01-01T00:00:00Z">
        <w:r>
          <w:rPr>
            <w:rStyle w:val="FunctionTok"/>
          </w:rPr>
          <w:t xml:space="preserve">apply</w:t>
        </w:r>
      </w:ins>
      <w:ins w:id="807" w:author="PR Preview" w:date="2026-01-01T00:00:00Z">
        <w:r>
          <w:rPr>
            <w:rStyle w:val="NormalTok"/>
          </w:rPr>
          <w:t xml:space="preserve">(group1_choices, </w:t>
        </w:r>
      </w:ins>
      <w:ins w:id="808" w:author="PR Preview" w:date="2026-01-01T00:00:00Z">
        <w:r>
          <w:rPr>
            <w:rStyle w:val="DecValTok"/>
          </w:rPr>
          <w:t xml:space="preserve">2</w:t>
        </w:r>
      </w:ins>
      <w:ins w:id="809" w:author="PR Preview" w:date="2026-01-01T00:00:00Z">
        <w:r>
          <w:rPr>
            <w:rStyle w:val="NormalTok"/>
          </w:rPr>
          <w:t xml:space="preserve">, </w:t>
        </w:r>
      </w:ins>
      <w:ins w:id="810" w:author="PR Preview" w:date="2026-01-01T00:00:00Z">
        <w:r>
          <w:rPr>
            <w:rStyle w:val="ControlFlowTok"/>
          </w:rPr>
          <w:t xml:space="preserve">function</w:t>
        </w:r>
      </w:ins>
      <w:ins w:id="811" w:author="PR Preview" w:date="2026-01-01T00:00:00Z">
        <w:r>
          <w:rPr>
            <w:rStyle w:val="NormalTok"/>
          </w:rPr>
          <w:t xml:space="preserve">(idx) {</w:t>
        </w:r>
      </w:ins>
      <w:ins w:id="812" w:author="PR Preview" w:date="2026-01-01T00:00:00Z">
        <w:r>
          <w:br/>
        </w:r>
      </w:ins>
      <w:ins w:id="813" w:author="PR Preview" w:date="2026-01-01T00:00:00Z">
        <w:r>
          <w:rPr>
            <w:rStyle w:val="NormalTok"/>
          </w:rPr>
          <w:t xml:space="preserve">    in1 </w:t>
        </w:r>
      </w:ins>
      <w:ins w:id="814" w:author="PR Preview" w:date="2026-01-01T00:00:00Z">
        <w:r>
          <w:rPr>
            <w:rStyle w:val="OtherTok"/>
          </w:rPr>
          <w:t xml:space="preserve">&lt;-</w:t>
        </w:r>
      </w:ins>
      <w:ins w:id="815" w:author="PR Preview" w:date="2026-01-01T00:00:00Z">
        <w:r>
          <w:rPr>
            <w:rStyle w:val="NormalTok"/>
          </w:rPr>
          <w:t xml:space="preserve"> </w:t>
        </w:r>
      </w:ins>
      <w:ins w:id="816" w:author="PR Preview" w:date="2026-01-01T00:00:00Z">
        <w:r>
          <w:rPr>
            <w:rStyle w:val="DecValTok"/>
          </w:rPr>
          <w:t xml:space="preserve">1</w:t>
        </w:r>
      </w:ins>
      <w:ins w:id="817" w:author="PR Preview" w:date="2026-01-01T00:00:00Z">
        <w:r>
          <w:rPr>
            <w:rStyle w:val="SpecialCharTok"/>
          </w:rPr>
          <w:t xml:space="preserve">:</w:t>
        </w:r>
      </w:ins>
      <w:ins w:id="818" w:author="PR Preview" w:date="2026-01-01T00:00:00Z">
        <w:r>
          <w:rPr>
            <w:rStyle w:val="DecValTok"/>
          </w:rPr>
          <w:t xml:space="preserve">6</w:t>
        </w:r>
      </w:ins>
      <w:ins w:id="819" w:author="PR Preview" w:date="2026-01-01T00:00:00Z">
        <w:r>
          <w:rPr>
            <w:rStyle w:val="NormalTok"/>
          </w:rPr>
          <w:t xml:space="preserve"> </w:t>
        </w:r>
      </w:ins>
      <w:ins w:id="820" w:author="PR Preview" w:date="2026-01-01T00:00:00Z">
        <w:r>
          <w:rPr>
            <w:rStyle w:val="SpecialCharTok"/>
          </w:rPr>
          <w:t xml:space="preserve">%in%</w:t>
        </w:r>
      </w:ins>
      <w:ins w:id="821" w:author="PR Preview" w:date="2026-01-01T00:00:00Z">
        <w:r>
          <w:rPr>
            <w:rStyle w:val="NormalTok"/>
          </w:rPr>
          <w:t xml:space="preserve"> idx</w:t>
        </w:r>
      </w:ins>
      <w:ins w:id="822" w:author="PR Preview" w:date="2026-01-01T00:00:00Z">
        <w:r>
          <w:br/>
        </w:r>
      </w:ins>
      <w:ins w:id="823" w:author="PR Preview" w:date="2026-01-01T00:00:00Z">
        <w:r>
          <w:rPr>
            <w:rStyle w:val="NormalTok"/>
          </w:rPr>
          <w:t xml:space="preserve">    </w:t>
        </w:r>
      </w:ins>
      <w:ins w:id="824" w:author="PR Preview" w:date="2026-01-01T00:00:00Z">
        <w:r>
          <w:rPr>
            <w:rStyle w:val="FunctionTok"/>
          </w:rPr>
          <w:t xml:space="preserve">abs</w:t>
        </w:r>
      </w:ins>
      <w:ins w:id="825" w:author="PR Preview" w:date="2026-01-01T00:00:00Z">
        <w:r>
          <w:rPr>
            <w:rStyle w:val="NormalTok"/>
          </w:rPr>
          <w:t xml:space="preserve">(</w:t>
        </w:r>
      </w:ins>
      <w:ins w:id="826" w:author="PR Preview" w:date="2026-01-01T00:00:00Z">
        <w:r>
          <w:rPr>
            <w:rStyle w:val="FunctionTok"/>
          </w:rPr>
          <w:t xml:space="preserve">mean</w:t>
        </w:r>
      </w:ins>
      <w:ins w:id="827" w:author="PR Preview" w:date="2026-01-01T00:00:00Z">
        <w:r>
          <w:rPr>
            <w:rStyle w:val="NormalTok"/>
          </w:rPr>
          <w:t xml:space="preserve">(y[in1]) </w:t>
        </w:r>
      </w:ins>
      <w:ins w:id="828" w:author="PR Preview" w:date="2026-01-01T00:00:00Z">
        <w:r>
          <w:rPr>
            <w:rStyle w:val="SpecialCharTok"/>
          </w:rPr>
          <w:t xml:space="preserve">-</w:t>
        </w:r>
      </w:ins>
      <w:ins w:id="829" w:author="PR Preview" w:date="2026-01-01T00:00:00Z">
        <w:r>
          <w:rPr>
            <w:rStyle w:val="NormalTok"/>
          </w:rPr>
          <w:t xml:space="preserve"> </w:t>
        </w:r>
      </w:ins>
      <w:ins w:id="830" w:author="PR Preview" w:date="2026-01-01T00:00:00Z">
        <w:r>
          <w:rPr>
            <w:rStyle w:val="FunctionTok"/>
          </w:rPr>
          <w:t xml:space="preserve">mean</w:t>
        </w:r>
      </w:ins>
      <w:ins w:id="831" w:author="PR Preview" w:date="2026-01-01T00:00:00Z">
        <w:r>
          <w:rPr>
            <w:rStyle w:val="NormalTok"/>
          </w:rPr>
          <w:t xml:space="preserve">(y[</w:t>
        </w:r>
      </w:ins>
      <w:ins w:id="832" w:author="PR Preview" w:date="2026-01-01T00:00:00Z">
        <w:r>
          <w:rPr>
            <w:rStyle w:val="SpecialCharTok"/>
          </w:rPr>
          <w:t xml:space="preserve">!</w:t>
        </w:r>
      </w:ins>
      <w:ins w:id="833" w:author="PR Preview" w:date="2026-01-01T00:00:00Z">
        <w:r>
          <w:rPr>
            <w:rStyle w:val="NormalTok"/>
          </w:rPr>
          <w:t xml:space="preserve">in1]))</w:t>
        </w:r>
      </w:ins>
      <w:ins w:id="834" w:author="PR Preview" w:date="2026-01-01T00:00:00Z">
        <w:r>
          <w:br/>
        </w:r>
      </w:ins>
      <w:ins w:id="835" w:author="PR Preview" w:date="2026-01-01T00:00:00Z">
        <w:r>
          <w:rPr>
            <w:rStyle w:val="NormalTok"/>
          </w:rPr>
          <w:t xml:space="preserve">  })</w:t>
        </w:r>
      </w:ins>
      <w:ins w:id="836" w:author="PR Preview" w:date="2026-01-01T00:00:00Z">
        <w:r>
          <w:br/>
        </w:r>
      </w:ins>
      <w:ins w:id="837" w:author="PR Preview" w:date="2026-01-01T00:00:00Z">
        <w:r>
          <w:rPr>
            <w:rStyle w:val="NormalTok"/>
          </w:rPr>
          <w:t xml:space="preserve">  </w:t>
        </w:r>
      </w:ins>
      <w:ins w:id="838" w:author="PR Preview" w:date="2026-01-01T00:00:00Z">
        <w:r>
          <w:rPr>
            <w:rStyle w:val="FunctionTok"/>
          </w:rPr>
          <w:t xml:space="preserve">mean</w:t>
        </w:r>
      </w:ins>
      <w:ins w:id="839" w:author="PR Preview" w:date="2026-01-01T00:00:00Z">
        <w:r>
          <w:rPr>
            <w:rStyle w:val="NormalTok"/>
          </w:rPr>
          <w:t xml:space="preserve">(</w:t>
        </w:r>
      </w:ins>
      <w:ins w:id="840" w:author="PR Preview" w:date="2026-01-01T00:00:00Z">
        <w:r>
          <w:rPr>
            <w:rStyle w:val="FunctionTok"/>
          </w:rPr>
          <w:t xml:space="preserve">round</w:t>
        </w:r>
      </w:ins>
      <w:ins w:id="841" w:author="PR Preview" w:date="2026-01-01T00:00:00Z">
        <w:r>
          <w:rPr>
            <w:rStyle w:val="NormalTok"/>
          </w:rPr>
          <w:t xml:space="preserve">(stats, </w:t>
        </w:r>
      </w:ins>
      <w:ins w:id="842" w:author="PR Preview" w:date="2026-01-01T00:00:00Z">
        <w:r>
          <w:rPr>
            <w:rStyle w:val="DecValTok"/>
          </w:rPr>
          <w:t xml:space="preserve">10</w:t>
        </w:r>
      </w:ins>
      <w:ins w:id="843" w:author="PR Preview" w:date="2026-01-01T00:00:00Z">
        <w:r>
          <w:rPr>
            <w:rStyle w:val="NormalTok"/>
          </w:rPr>
          <w:t xml:space="preserve">) </w:t>
        </w:r>
      </w:ins>
      <w:ins w:id="844" w:author="PR Preview" w:date="2026-01-01T00:00:00Z">
        <w:r>
          <w:rPr>
            <w:rStyle w:val="SpecialCharTok"/>
          </w:rPr>
          <w:t xml:space="preserve">&gt;=</w:t>
        </w:r>
      </w:ins>
      <w:ins w:id="845" w:author="PR Preview" w:date="2026-01-01T00:00:00Z">
        <w:r>
          <w:rPr>
            <w:rStyle w:val="NormalTok"/>
          </w:rPr>
          <w:t xml:space="preserve"> </w:t>
        </w:r>
      </w:ins>
      <w:ins w:id="846" w:author="PR Preview" w:date="2026-01-01T00:00:00Z">
        <w:r>
          <w:rPr>
            <w:rStyle w:val="FunctionTok"/>
          </w:rPr>
          <w:t xml:space="preserve">round</w:t>
        </w:r>
      </w:ins>
      <w:ins w:id="847" w:author="PR Preview" w:date="2026-01-01T00:00:00Z">
        <w:r>
          <w:rPr>
            <w:rStyle w:val="NormalTok"/>
          </w:rPr>
          <w:t xml:space="preserve">(stats[</w:t>
        </w:r>
      </w:ins>
      <w:ins w:id="848" w:author="PR Preview" w:date="2026-01-01T00:00:00Z">
        <w:r>
          <w:rPr>
            <w:rStyle w:val="DecValTok"/>
          </w:rPr>
          <w:t xml:space="preserve">1</w:t>
        </w:r>
      </w:ins>
      <w:ins w:id="849" w:author="PR Preview" w:date="2026-01-01T00:00:00Z">
        <w:r>
          <w:rPr>
            <w:rStyle w:val="NormalTok"/>
          </w:rPr>
          <w:t xml:space="preserve">], </w:t>
        </w:r>
      </w:ins>
      <w:ins w:id="850" w:author="PR Preview" w:date="2026-01-01T00:00:00Z">
        <w:r>
          <w:rPr>
            <w:rStyle w:val="DecValTok"/>
          </w:rPr>
          <w:t xml:space="preserve">10</w:t>
        </w:r>
      </w:ins>
      <w:ins w:id="851" w:author="PR Preview" w:date="2026-01-01T00:00:00Z">
        <w:r>
          <w:rPr>
            <w:rStyle w:val="NormalTok"/>
          </w:rPr>
          <w:t xml:space="preserve">))</w:t>
        </w:r>
      </w:ins>
      <w:ins w:id="852" w:author="PR Preview" w:date="2026-01-01T00:00:00Z">
        <w:r>
          <w:br/>
        </w:r>
      </w:ins>
      <w:ins w:id="853" w:author="PR Preview" w:date="2026-01-01T00:00:00Z">
        <w:r>
          <w:rPr>
            <w:rStyle w:val="NormalTok"/>
          </w:rPr>
          <w:t xml:space="preserve">})</w:t>
        </w:r>
      </w:ins>
      <w:ins w:id="854" w:author="PR Preview" w:date="2026-01-01T00:00:00Z">
        <w:r>
          <w:br/>
        </w:r>
      </w:ins>
      <w:ins w:id="855" w:author="PR Preview" w:date="2026-01-01T00:00:00Z">
        <w:r>
          <w:rPr>
            <w:rStyle w:val="NormalTok"/>
          </w:rPr>
          <w:t xml:space="preserve">u </w:t>
        </w:r>
      </w:ins>
      <w:ins w:id="856" w:author="PR Preview" w:date="2026-01-01T00:00:00Z">
        <w:r>
          <w:rPr>
            <w:rStyle w:val="OtherTok"/>
          </w:rPr>
          <w:t xml:space="preserve">&lt;-</w:t>
        </w:r>
      </w:ins>
      <w:ins w:id="857" w:author="PR Preview" w:date="2026-01-01T00:00:00Z">
        <w:r>
          <w:rPr>
            <w:rStyle w:val="NormalTok"/>
          </w:rPr>
          <w:t xml:space="preserve"> </w:t>
        </w:r>
      </w:ins>
      <w:ins w:id="858" w:author="PR Preview" w:date="2026-01-01T00:00:00Z">
        <w:r>
          <w:rPr>
            <w:rStyle w:val="FunctionTok"/>
          </w:rPr>
          <w:t xml:space="preserve">c</w:t>
        </w:r>
      </w:ins>
      <w:ins w:id="859" w:author="PR Preview" w:date="2026-01-01T00:00:00Z">
        <w:r>
          <w:rPr>
            <w:rStyle w:val="NormalTok"/>
          </w:rPr>
          <w:t xml:space="preserve">(</w:t>
        </w:r>
      </w:ins>
      <w:ins w:id="860" w:author="PR Preview" w:date="2026-01-01T00:00:00Z">
        <w:r>
          <w:rPr>
            <w:rStyle w:val="FloatTok"/>
          </w:rPr>
          <w:t xml:space="preserve">0.1</w:t>
        </w:r>
      </w:ins>
      <w:ins w:id="861" w:author="PR Preview" w:date="2026-01-01T00:00:00Z">
        <w:r>
          <w:rPr>
            <w:rStyle w:val="NormalTok"/>
          </w:rPr>
          <w:t xml:space="preserve">, </w:t>
        </w:r>
      </w:ins>
      <w:ins w:id="862" w:author="PR Preview" w:date="2026-01-01T00:00:00Z">
        <w:r>
          <w:rPr>
            <w:rStyle w:val="FloatTok"/>
          </w:rPr>
          <w:t xml:space="preserve">0.2</w:t>
        </w:r>
      </w:ins>
      <w:ins w:id="863" w:author="PR Preview" w:date="2026-01-01T00:00:00Z">
        <w:r>
          <w:rPr>
            <w:rStyle w:val="NormalTok"/>
          </w:rPr>
          <w:t xml:space="preserve">, </w:t>
        </w:r>
      </w:ins>
      <w:ins w:id="864" w:author="PR Preview" w:date="2026-01-01T00:00:00Z">
        <w:r>
          <w:rPr>
            <w:rStyle w:val="FloatTok"/>
          </w:rPr>
          <w:t xml:space="preserve">0.5</w:t>
        </w:r>
      </w:ins>
      <w:ins w:id="865" w:author="PR Preview" w:date="2026-01-01T00:00:00Z">
        <w:r>
          <w:rPr>
            <w:rStyle w:val="NormalTok"/>
          </w:rPr>
          <w:t xml:space="preserve">)</w:t>
        </w:r>
      </w:ins>
      <w:ins w:id="866" w:author="PR Preview" w:date="2026-01-01T00:00:00Z">
        <w:r>
          <w:br/>
        </w:r>
      </w:ins>
      <w:ins w:id="867" w:author="PR Preview" w:date="2026-01-01T00:00:00Z">
        <w:r>
          <w:rPr>
            <w:rStyle w:val="FunctionTok"/>
          </w:rPr>
          <w:t xml:space="preserve">data.frame</w:t>
        </w:r>
      </w:ins>
      <w:ins w:id="868" w:author="PR Preview" w:date="2026-01-01T00:00:00Z">
        <w:r>
          <w:rPr>
            <w:rStyle w:val="NormalTok"/>
          </w:rPr>
          <w:t xml:space="preserve">(</w:t>
        </w:r>
      </w:ins>
      <w:ins w:id="869" w:author="PR Preview" w:date="2026-01-01T00:00:00Z">
        <w:r>
          <w:br/>
        </w:r>
      </w:ins>
      <w:ins w:id="870" w:author="PR Preview" w:date="2026-01-01T00:00:00Z">
        <w:r>
          <w:rPr>
            <w:rStyle w:val="NormalTok"/>
          </w:rPr>
          <w:t xml:space="preserve">  </w:t>
        </w:r>
      </w:ins>
      <w:ins w:id="871" w:author="PR Preview" w:date="2026-01-01T00:00:00Z">
        <w:r>
          <w:rPr>
            <w:rStyle w:val="AttributeTok"/>
          </w:rPr>
          <w:t xml:space="preserve">u =</w:t>
        </w:r>
      </w:ins>
      <w:ins w:id="872" w:author="PR Preview" w:date="2026-01-01T00:00:00Z">
        <w:r>
          <w:rPr>
            <w:rStyle w:val="NormalTok"/>
          </w:rPr>
          <w:t xml:space="preserve"> u,</w:t>
        </w:r>
      </w:ins>
      <w:ins w:id="873" w:author="PR Preview" w:date="2026-01-01T00:00:00Z">
        <w:r>
          <w:br/>
        </w:r>
      </w:ins>
      <w:ins w:id="874" w:author="PR Preview" w:date="2026-01-01T00:00:00Z">
        <w:r>
          <w:rPr>
            <w:rStyle w:val="NormalTok"/>
          </w:rPr>
          <w:t xml:space="preserve">  </w:t>
        </w:r>
      </w:ins>
      <w:ins w:id="875" w:author="PR Preview" w:date="2026-01-01T00:00:00Z">
        <w:r>
          <w:rPr>
            <w:rStyle w:val="AttributeTok"/>
          </w:rPr>
          <w:t xml:space="preserve">fraction_p_at_most_u =</w:t>
        </w:r>
      </w:ins>
      <w:ins w:id="876" w:author="PR Preview" w:date="2026-01-01T00:00:00Z">
        <w:r>
          <w:rPr>
            <w:rStyle w:val="NormalTok"/>
          </w:rPr>
          <w:t xml:space="preserve"> </w:t>
        </w:r>
      </w:ins>
      <w:ins w:id="877" w:author="PR Preview" w:date="2026-01-01T00:00:00Z">
        <w:r>
          <w:rPr>
            <w:rStyle w:val="FunctionTok"/>
          </w:rPr>
          <w:t xml:space="preserve">sapply</w:t>
        </w:r>
      </w:ins>
      <w:ins w:id="878" w:author="PR Preview" w:date="2026-01-01T00:00:00Z">
        <w:r>
          <w:rPr>
            <w:rStyle w:val="NormalTok"/>
          </w:rPr>
          <w:t xml:space="preserve">(u, </w:t>
        </w:r>
      </w:ins>
      <w:ins w:id="879" w:author="PR Preview" w:date="2026-01-01T00:00:00Z">
        <w:r>
          <w:rPr>
            <w:rStyle w:val="ControlFlowTok"/>
          </w:rPr>
          <w:t xml:space="preserve">function</w:t>
        </w:r>
      </w:ins>
      <w:ins w:id="880" w:author="PR Preview" w:date="2026-01-01T00:00:00Z">
        <w:r>
          <w:rPr>
            <w:rStyle w:val="NormalTok"/>
          </w:rPr>
          <w:t xml:space="preserve">(x) </w:t>
        </w:r>
      </w:ins>
      <w:ins w:id="881" w:author="PR Preview" w:date="2026-01-01T00:00:00Z">
        <w:r>
          <w:rPr>
            <w:rStyle w:val="FunctionTok"/>
          </w:rPr>
          <w:t xml:space="preserve">mean</w:t>
        </w:r>
      </w:ins>
      <w:ins w:id="882" w:author="PR Preview" w:date="2026-01-01T00:00:00Z">
        <w:r>
          <w:rPr>
            <w:rStyle w:val="NormalTok"/>
          </w:rPr>
          <w:t xml:space="preserve">(exact_p </w:t>
        </w:r>
      </w:ins>
      <w:ins w:id="883" w:author="PR Preview" w:date="2026-01-01T00:00:00Z">
        <w:r>
          <w:rPr>
            <w:rStyle w:val="SpecialCharTok"/>
          </w:rPr>
          <w:t xml:space="preserve">&lt;=</w:t>
        </w:r>
      </w:ins>
      <w:ins w:id="884" w:author="PR Preview" w:date="2026-01-01T00:00:00Z">
        <w:r>
          <w:rPr>
            <w:rStyle w:val="NormalTok"/>
          </w:rPr>
          <w:t xml:space="preserve"> x))</w:t>
        </w:r>
      </w:ins>
      <w:ins w:id="885" w:author="PR Preview" w:date="2026-01-01T00:00:00Z">
        <w:r>
          <w:br/>
        </w:r>
      </w:ins>
      <w:ins w:id="886" w:author="PR Preview" w:date="2026-01-01T00:00:00Z">
        <w:r>
          <w:rPr>
            <w:rStyle w:val="NormalTok"/>
          </w:rPr>
          <w:t xml:space="preserve">)</w:t>
        </w:r>
      </w:ins>
      <w:ins w:id="887" w:author="PR Preview" w:date="2026-01-01T00:00:00Z">
        <w:r>
          <w:br/>
        </w:r>
      </w:ins>
      <w:ins w:id="888" w:author="PR Preview" w:date="2026-01-01T00:00:00Z">
        <w:r>
          <w:rPr>
            <w:rStyle w:val="CommentTok"/>
          </w:rPr>
          <w:t xml:space="preserve">#&gt; # A tibble: 3 × 2</w:t>
        </w:r>
      </w:ins>
      <w:ins w:id="889" w:author="PR Preview" w:date="2026-01-01T00:00:00Z">
        <w:r>
          <w:br/>
        </w:r>
      </w:ins>
      <w:ins w:id="890" w:author="PR Preview" w:date="2026-01-01T00:00:00Z">
        <w:r>
          <w:rPr>
            <w:rStyle w:val="CommentTok"/>
          </w:rPr>
          <w:t xml:space="preserve">#&gt;       u fraction_p_at_most_u</w:t>
        </w:r>
      </w:ins>
      <w:ins w:id="891" w:author="PR Preview" w:date="2026-01-01T00:00:00Z">
        <w:r>
          <w:br/>
        </w:r>
      </w:ins>
      <w:ins w:id="892" w:author="PR Preview" w:date="2026-01-01T00:00:00Z">
        <w:r>
          <w:rPr>
            <w:rStyle w:val="CommentTok"/>
          </w:rPr>
          <w:t xml:space="preserve">#&gt;   &lt;dbl&gt;                &lt;dbl&gt;</w:t>
        </w:r>
      </w:ins>
      <w:ins w:id="893" w:author="PR Preview" w:date="2026-01-01T00:00:00Z">
        <w:r>
          <w:br/>
        </w:r>
      </w:ins>
      <w:ins w:id="894" w:author="PR Preview" w:date="2026-01-01T00:00:00Z">
        <w:r>
          <w:rPr>
            <w:rStyle w:val="CommentTok"/>
          </w:rPr>
          <w:t xml:space="preserve">#&gt; 1   0.1               0.0986</w:t>
        </w:r>
      </w:ins>
      <w:ins w:id="895" w:author="PR Preview" w:date="2026-01-01T00:00:00Z">
        <w:r>
          <w:br/>
        </w:r>
      </w:ins>
      <w:ins w:id="896" w:author="PR Preview" w:date="2026-01-01T00:00:00Z">
        <w:r>
          <w:rPr>
            <w:rStyle w:val="CommentTok"/>
          </w:rPr>
          <w:t xml:space="preserve">#&gt; 2   0.2               0.202 </w:t>
        </w:r>
      </w:ins>
      <w:ins w:id="897" w:author="PR Preview" w:date="2026-01-01T00:00:00Z">
        <w:r>
          <w:br/>
        </w:r>
      </w:ins>
      <w:ins w:id="898" w:author="PR Preview" w:date="2026-01-01T00:00:00Z">
        <w:r>
          <w:rPr>
            <w:rStyle w:val="CommentTok"/>
          </w:rPr>
          <w:t xml:space="preserve">#&gt; 3   0.5               0.506</w:t>
        </w:r>
      </w:ins>
    </w:p>
    <w:p>
      <w:pPr>
        <w:pStyle w:val="FirstParagraph"/>
      </w:pPr>
      <w:ins w:id="899" w:author="PR Preview" w:date="2026-01-01T00:00:00Z">
        <w:r>
          <w:t xml:space="preserve">Each fraction is close to its</w:t>
        </w:r>
      </w:ins>
      <w:ins w:id="900" w:author="PR Preview" w:date="2026-01-01T00:00:00Z">
        <w:r>
          <w:t xml:space="preserve"> </w:t>
        </w:r>
      </w:ins>
      <m:oMath>
        <m:r>
          <m:t>u</m:t>
        </m:r>
      </m:oMath>
      <w:ins w:id="901" w:author="PR Preview" w:date="2026-01-01T00:00:00Z">
        <w:r>
          <w:t xml:space="preserve">, within simulation error.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Here the exact p-value takes the values</w:t>
        </w:r>
      </w:ins>
      <w:ins w:id="904" w:author="PR Preview" w:date="2026-01-01T00:00:00Z">
        <w:r>
          <w:t xml:space="preserve"> </w:t>
        </w:r>
      </w:ins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with equal probability,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because the 20 statistics form 10 mirror pairs with no other ties,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so</w:t>
        </w:r>
      </w:ins>
      <w:ins w:id="911" w:author="PR Preview" w:date="2026-01-01T00:00:00Z">
        <w:r>
          <w:t xml:space="preserve"> </w:t>
        </w:r>
      </w:ins>
      <w:hyperlink w:anchor="thm-permutation-p-valid">
        <w:ins w:id="91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holds with equality.</w:t>
        </w:r>
      </w:ins>
    </w:p>
    <w:bookmarkEnd w:id="32"/>
    <w:bookmarkEnd w:id="33"/>
    <w:bookmarkEnd w:id="34"/>
    <w:bookmarkStart w:id="47" w:name="sec-monte-carlo-permutation"/>
    <w:p>
      <w:pPr>
        <w:pStyle w:val="Heading2"/>
      </w:pPr>
      <w:ins w:id="915" w:author="PR Preview" w:date="2026-01-01T00:00:00Z">
        <w:r>
          <w:t xml:space="preserve">4 The Monte Carlo approximation</w:t>
        </w:r>
      </w:ins>
    </w:p>
    <w:bookmarkStart w:id="35" w:name="def-monte-carlo-p-value"/>
    <w:p>
      <w:pPr>
        <w:pStyle w:val="FirstParagraph"/>
      </w:pPr>
      <w:ins w:id="916" w:author="PR Preview" w:date="2026-01-01T00:00:00Z">
        <w:r>
          <w:rPr>
            <w:b/>
            <w:bCs/>
          </w:rPr>
          <w:t xml:space="preserve">Definition 4 (Monte Carlo permutation p-value)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With the notation of</w:t>
        </w:r>
      </w:ins>
      <w:ins w:id="919" w:author="PR Preview" w:date="2026-01-01T00:00:00Z">
        <w:r>
          <w:t xml:space="preserve"> </w:t>
        </w:r>
      </w:ins>
      <w:hyperlink w:anchor="def-permutation-distribution">
        <w:ins w:id="92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21" w:author="PR Preview" w:date="2026-01-01T00:00:00Z">
        <w:r>
          <w:t xml:space="preserve">,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draw</w:t>
        </w:r>
      </w:ins>
      <w:ins w:id="924" w:author="PR Preview" w:date="2026-01-01T00:00:00Z">
        <w:r>
          <w:t xml:space="preserve"> </w:t>
        </w:r>
      </w:ins>
      <m:oMath>
        <m:r>
          <m:t>B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permutations</w:t>
        </w:r>
      </w:ins>
      <w:ins w:id="927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independently and uniformly from</w:t>
        </w:r>
      </w:ins>
      <w:ins w:id="93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931" w:author="PR Preview" w:date="2026-01-01T00:00:00Z">
        <w:r>
          <w:t xml:space="preserve">,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 let</w:t>
        </w:r>
      </w:ins>
      <w:ins w:id="934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ins w:id="935" w:author="PR Preview" w:date="2026-01-01T00:00:00Z">
        <w:r>
          <w:t xml:space="preserve">.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The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rPr>
            <w:b/>
            <w:bCs/>
          </w:rPr>
          <w:t xml:space="preserve">Monte Carlo permutation p-value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counts the observed labeling as one more relabeling,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so it adds 1 to the numerator and to the denominator: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5"/>
    <w:bookmarkStart w:id="40" w:name="exm-monte-carlo-p-value"/>
    <w:p>
      <w:pPr>
        <w:pStyle w:val="FirstParagraph"/>
      </w:pPr>
      <w:ins w:id="944" w:author="PR Preview" w:date="2026-01-01T00:00:00Z">
        <w:r>
          <w:rPr>
            <w:b/>
            <w:bCs/>
          </w:rPr>
          <w:t xml:space="preserve">Example 5 (Monte Carlo p-value for gene 3)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Compare tumor classes 2 and 4 on gene 3 of the Khan data,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using</w:t>
        </w:r>
      </w:ins>
      <w:ins w:id="94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of Welch’s statistic and</w:t>
        </w:r>
      </w:ins>
      <w:ins w:id="95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random relabelings.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The</w:t>
        </w:r>
      </w:ins>
      <w:ins w:id="957" w:author="PR Preview" w:date="2026-01-01T00:00:00Z">
        <w:r>
          <w:t xml:space="preserve"> </w:t>
        </w:r>
      </w:ins>
      <m:oMath>
        <m:r>
          <m:t>43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values admit</w:t>
        </w:r>
      </w:ins>
      <w:ins w:id="960" w:author="PR Preview" w:date="2026-01-01T00:00:00Z">
        <w:r>
          <w:t xml:space="preserve"> </w:t>
        </w:r>
      </w:ins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960,566,918,220 relabelings (</w:t>
        </w:r>
      </w:ins>
      <w:hyperlink w:anchor="exm-exchangeable">
        <w:ins w:id="96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964" w:author="PR Preview" w:date="2026-01-01T00:00:00Z">
        <w:r>
          <w:t xml:space="preserve">), too many to list:</w:t>
        </w:r>
      </w:ins>
    </w:p>
    <w:p>
      <w:pPr>
        <w:pStyle w:val="SourceCode"/>
      </w:pPr>
      <w:ins w:id="965" w:author="PR Preview" w:date="2026-01-01T00:00:00Z">
        <w:r>
          <w:rPr>
            <w:rStyle w:val="NormalTok"/>
          </w:rPr>
          <w:t xml:space="preserve">y3 </w:t>
        </w:r>
      </w:ins>
      <w:ins w:id="966" w:author="PR Preview" w:date="2026-01-01T00:00:00Z">
        <w:r>
          <w:rPr>
            <w:rStyle w:val="OtherTok"/>
          </w:rPr>
          <w:t xml:space="preserve">&lt;-</w:t>
        </w:r>
      </w:ins>
      <w:ins w:id="967" w:author="PR Preview" w:date="2026-01-01T00:00:00Z">
        <w:r>
          <w:rPr>
            <w:rStyle w:val="NormalTok"/>
          </w:rPr>
          <w:t xml:space="preserve"> khan_pair</w:t>
        </w:r>
      </w:ins>
      <w:ins w:id="968" w:author="PR Preview" w:date="2026-01-01T00:00:00Z">
        <w:r>
          <w:rPr>
            <w:rStyle w:val="SpecialCharTok"/>
          </w:rPr>
          <w:t xml:space="preserve">$</w:t>
        </w:r>
      </w:ins>
      <w:ins w:id="969" w:author="PR Preview" w:date="2026-01-01T00:00:00Z">
        <w:r>
          <w:rPr>
            <w:rStyle w:val="NormalTok"/>
          </w:rPr>
          <w:t xml:space="preserve">gene_3</w:t>
        </w:r>
      </w:ins>
      <w:ins w:id="970" w:author="PR Preview" w:date="2026-01-01T00:00:00Z">
        <w:r>
          <w:br/>
        </w:r>
      </w:ins>
      <w:ins w:id="971" w:author="PR Preview" w:date="2026-01-01T00:00:00Z">
        <w:r>
          <w:rPr>
            <w:rStyle w:val="NormalTok"/>
          </w:rPr>
          <w:t xml:space="preserve">in_class4 </w:t>
        </w:r>
      </w:ins>
      <w:ins w:id="972" w:author="PR Preview" w:date="2026-01-01T00:00:00Z">
        <w:r>
          <w:rPr>
            <w:rStyle w:val="OtherTok"/>
          </w:rPr>
          <w:t xml:space="preserve">&lt;-</w:t>
        </w:r>
      </w:ins>
      <w:ins w:id="973" w:author="PR Preview" w:date="2026-01-01T00:00:00Z">
        <w:r>
          <w:rPr>
            <w:rStyle w:val="NormalTok"/>
          </w:rPr>
          <w:t xml:space="preserve"> khan_pair</w:t>
        </w:r>
      </w:ins>
      <w:ins w:id="974" w:author="PR Preview" w:date="2026-01-01T00:00:00Z">
        <w:r>
          <w:rPr>
            <w:rStyle w:val="SpecialCharTok"/>
          </w:rPr>
          <w:t xml:space="preserve">$</w:t>
        </w:r>
      </w:ins>
      <w:ins w:id="975" w:author="PR Preview" w:date="2026-01-01T00:00:00Z">
        <w:r>
          <w:rPr>
            <w:rStyle w:val="NormalTok"/>
          </w:rPr>
          <w:t xml:space="preserve">tumor_class </w:t>
        </w:r>
      </w:ins>
      <w:ins w:id="976" w:author="PR Preview" w:date="2026-01-01T00:00:00Z">
        <w:r>
          <w:rPr>
            <w:rStyle w:val="SpecialCharTok"/>
          </w:rPr>
          <w:t xml:space="preserve">==</w:t>
        </w:r>
      </w:ins>
      <w:ins w:id="977" w:author="PR Preview" w:date="2026-01-01T00:00:00Z">
        <w:r>
          <w:rPr>
            <w:rStyle w:val="NormalTok"/>
          </w:rPr>
          <w:t xml:space="preserve"> </w:t>
        </w:r>
      </w:ins>
      <w:ins w:id="978" w:author="PR Preview" w:date="2026-01-01T00:00:00Z">
        <w:r>
          <w:rPr>
            <w:rStyle w:val="DecValTok"/>
          </w:rPr>
          <w:t xml:space="preserve">4</w:t>
        </w:r>
      </w:ins>
      <w:ins w:id="979" w:author="PR Preview" w:date="2026-01-01T00:00:00Z">
        <w:r>
          <w:br/>
        </w:r>
      </w:ins>
      <w:ins w:id="980" w:author="PR Preview" w:date="2026-01-01T00:00:00Z">
        <w:r>
          <w:rPr>
            <w:rStyle w:val="NormalTok"/>
          </w:rPr>
          <w:t xml:space="preserve">t_obs </w:t>
        </w:r>
      </w:ins>
      <w:ins w:id="981" w:author="PR Preview" w:date="2026-01-01T00:00:00Z">
        <w:r>
          <w:rPr>
            <w:rStyle w:val="OtherTok"/>
          </w:rPr>
          <w:t xml:space="preserve">&lt;-</w:t>
        </w:r>
      </w:ins>
      <w:ins w:id="982" w:author="PR Preview" w:date="2026-01-01T00:00:00Z">
        <w:r>
          <w:rPr>
            <w:rStyle w:val="NormalTok"/>
          </w:rPr>
          <w:t xml:space="preserve"> </w:t>
        </w:r>
      </w:ins>
      <w:ins w:id="983" w:author="PR Preview" w:date="2026-01-01T00:00:00Z">
        <w:r>
          <w:rPr>
            <w:rStyle w:val="FunctionTok"/>
          </w:rPr>
          <w:t xml:space="preserve">abs_welch_t</w:t>
        </w:r>
      </w:ins>
      <w:ins w:id="984" w:author="PR Preview" w:date="2026-01-01T00:00:00Z">
        <w:r>
          <w:rPr>
            <w:rStyle w:val="NormalTok"/>
          </w:rPr>
          <w:t xml:space="preserve">(y3, in_class4)</w:t>
        </w:r>
      </w:ins>
      <w:ins w:id="985" w:author="PR Preview" w:date="2026-01-01T00:00:00Z">
        <w:r>
          <w:br/>
        </w:r>
      </w:ins>
      <w:ins w:id="986" w:author="PR Preview" w:date="2026-01-01T00:00:00Z">
        <w:r>
          <w:br/>
        </w:r>
      </w:ins>
      <w:ins w:id="987" w:author="PR Preview" w:date="2026-01-01T00:00:00Z">
        <w:r>
          <w:rPr>
            <w:rStyle w:val="NormalTok"/>
          </w:rPr>
          <w:t xml:space="preserve">B </w:t>
        </w:r>
      </w:ins>
      <w:ins w:id="988" w:author="PR Preview" w:date="2026-01-01T00:00:00Z">
        <w:r>
          <w:rPr>
            <w:rStyle w:val="OtherTok"/>
          </w:rPr>
          <w:t xml:space="preserve">&lt;-</w:t>
        </w:r>
      </w:ins>
      <w:ins w:id="989" w:author="PR Preview" w:date="2026-01-01T00:00:00Z">
        <w:r>
          <w:rPr>
            <w:rStyle w:val="NormalTok"/>
          </w:rPr>
          <w:t xml:space="preserve"> </w:t>
        </w:r>
      </w:ins>
      <w:ins w:id="990" w:author="PR Preview" w:date="2026-01-01T00:00:00Z">
        <w:r>
          <w:rPr>
            <w:rStyle w:val="DecValTok"/>
          </w:rPr>
          <w:t xml:space="preserve">10000</w:t>
        </w:r>
      </w:ins>
      <w:ins w:id="991" w:author="PR Preview" w:date="2026-01-01T00:00:00Z">
        <w:r>
          <w:br/>
        </w:r>
      </w:ins>
      <w:ins w:id="992" w:author="PR Preview" w:date="2026-01-01T00:00:00Z">
        <w:r>
          <w:rPr>
            <w:rStyle w:val="FunctionTok"/>
          </w:rPr>
          <w:t xml:space="preserve">set.seed</w:t>
        </w:r>
      </w:ins>
      <w:ins w:id="993" w:author="PR Preview" w:date="2026-01-01T00:00:00Z">
        <w:r>
          <w:rPr>
            <w:rStyle w:val="NormalTok"/>
          </w:rPr>
          <w:t xml:space="preserve">(</w:t>
        </w:r>
      </w:ins>
      <w:ins w:id="994" w:author="PR Preview" w:date="2026-01-01T00:00:00Z">
        <w:r>
          <w:rPr>
            <w:rStyle w:val="DecValTok"/>
          </w:rPr>
          <w:t xml:space="preserve">581</w:t>
        </w:r>
      </w:ins>
      <w:ins w:id="995" w:author="PR Preview" w:date="2026-01-01T00:00:00Z">
        <w:r>
          <w:rPr>
            <w:rStyle w:val="NormalTok"/>
          </w:rPr>
          <w:t xml:space="preserve">)</w:t>
        </w:r>
      </w:ins>
      <w:ins w:id="996" w:author="PR Preview" w:date="2026-01-01T00:00:00Z">
        <w:r>
          <w:br/>
        </w:r>
      </w:ins>
      <w:ins w:id="997" w:author="PR Preview" w:date="2026-01-01T00:00:00Z">
        <w:r>
          <w:rPr>
            <w:rStyle w:val="NormalTok"/>
          </w:rPr>
          <w:t xml:space="preserve">t_perm </w:t>
        </w:r>
      </w:ins>
      <w:ins w:id="998" w:author="PR Preview" w:date="2026-01-01T00:00:00Z">
        <w:r>
          <w:rPr>
            <w:rStyle w:val="OtherTok"/>
          </w:rPr>
          <w:t xml:space="preserve">&lt;-</w:t>
        </w:r>
      </w:ins>
      <w:ins w:id="999" w:author="PR Preview" w:date="2026-01-01T00:00:00Z">
        <w:r>
          <w:rPr>
            <w:rStyle w:val="NormalTok"/>
          </w:rPr>
          <w:t xml:space="preserve"> </w:t>
        </w:r>
      </w:ins>
      <w:ins w:id="1000" w:author="PR Preview" w:date="2026-01-01T00:00:00Z">
        <w:r>
          <w:rPr>
            <w:rStyle w:val="FunctionTok"/>
          </w:rPr>
          <w:t xml:space="preserve">replicate</w:t>
        </w:r>
      </w:ins>
      <w:ins w:id="1001" w:author="PR Preview" w:date="2026-01-01T00:00:00Z">
        <w:r>
          <w:rPr>
            <w:rStyle w:val="NormalTok"/>
          </w:rPr>
          <w:t xml:space="preserve">(B, </w:t>
        </w:r>
      </w:ins>
      <w:ins w:id="1002" w:author="PR Preview" w:date="2026-01-01T00:00:00Z">
        <w:r>
          <w:rPr>
            <w:rStyle w:val="FunctionTok"/>
          </w:rPr>
          <w:t xml:space="preserve">abs_welch_t</w:t>
        </w:r>
      </w:ins>
      <w:ins w:id="1003" w:author="PR Preview" w:date="2026-01-01T00:00:00Z">
        <w:r>
          <w:rPr>
            <w:rStyle w:val="NormalTok"/>
          </w:rPr>
          <w:t xml:space="preserve">(y3, </w:t>
        </w:r>
      </w:ins>
      <w:ins w:id="1004" w:author="PR Preview" w:date="2026-01-01T00:00:00Z">
        <w:r>
          <w:rPr>
            <w:rStyle w:val="FunctionTok"/>
          </w:rPr>
          <w:t xml:space="preserve">sample</w:t>
        </w:r>
      </w:ins>
      <w:ins w:id="1005" w:author="PR Preview" w:date="2026-01-01T00:00:00Z">
        <w:r>
          <w:rPr>
            <w:rStyle w:val="NormalTok"/>
          </w:rPr>
          <w:t xml:space="preserve">(in_class4)))</w:t>
        </w:r>
      </w:ins>
      <w:ins w:id="1006" w:author="PR Preview" w:date="2026-01-01T00:00:00Z">
        <w:r>
          <w:br/>
        </w:r>
      </w:ins>
      <w:ins w:id="1007" w:author="PR Preview" w:date="2026-01-01T00:00:00Z">
        <w:r>
          <w:rPr>
            <w:rStyle w:val="NormalTok"/>
          </w:rPr>
          <w:t xml:space="preserve">n_exceed </w:t>
        </w:r>
      </w:ins>
      <w:ins w:id="1008" w:author="PR Preview" w:date="2026-01-01T00:00:00Z">
        <w:r>
          <w:rPr>
            <w:rStyle w:val="OtherTok"/>
          </w:rPr>
          <w:t xml:space="preserve">&lt;-</w:t>
        </w:r>
      </w:ins>
      <w:ins w:id="1009" w:author="PR Preview" w:date="2026-01-01T00:00:00Z">
        <w:r>
          <w:rPr>
            <w:rStyle w:val="NormalTok"/>
          </w:rPr>
          <w:t xml:space="preserve"> </w:t>
        </w:r>
      </w:ins>
      <w:ins w:id="1010" w:author="PR Preview" w:date="2026-01-01T00:00:00Z">
        <w:r>
          <w:rPr>
            <w:rStyle w:val="FunctionTok"/>
          </w:rPr>
          <w:t xml:space="preserve">sum</w:t>
        </w:r>
      </w:ins>
      <w:ins w:id="1011" w:author="PR Preview" w:date="2026-01-01T00:00:00Z">
        <w:r>
          <w:rPr>
            <w:rStyle w:val="NormalTok"/>
          </w:rPr>
          <w:t xml:space="preserve">(t_perm </w:t>
        </w:r>
      </w:ins>
      <w:ins w:id="1012" w:author="PR Preview" w:date="2026-01-01T00:00:00Z">
        <w:r>
          <w:rPr>
            <w:rStyle w:val="SpecialCharTok"/>
          </w:rPr>
          <w:t xml:space="preserve">&gt;=</w:t>
        </w:r>
      </w:ins>
      <w:ins w:id="1013" w:author="PR Preview" w:date="2026-01-01T00:00:00Z">
        <w:r>
          <w:rPr>
            <w:rStyle w:val="NormalTok"/>
          </w:rPr>
          <w:t xml:space="preserve"> t_obs)</w:t>
        </w:r>
      </w:ins>
      <w:ins w:id="1014" w:author="PR Preview" w:date="2026-01-01T00:00:00Z">
        <w:r>
          <w:br/>
        </w:r>
      </w:ins>
      <w:ins w:id="1015" w:author="PR Preview" w:date="2026-01-01T00:00:00Z">
        <w:r>
          <w:rPr>
            <w:rStyle w:val="NormalTok"/>
          </w:rPr>
          <w:t xml:space="preserve">p_mc </w:t>
        </w:r>
      </w:ins>
      <w:ins w:id="1016" w:author="PR Preview" w:date="2026-01-01T00:00:00Z">
        <w:r>
          <w:rPr>
            <w:rStyle w:val="OtherTok"/>
          </w:rPr>
          <w:t xml:space="preserve">&lt;-</w:t>
        </w:r>
      </w:ins>
      <w:ins w:id="1017" w:author="PR Preview" w:date="2026-01-01T00:00:00Z">
        <w:r>
          <w:rPr>
            <w:rStyle w:val="NormalTok"/>
          </w:rPr>
          <w:t xml:space="preserve"> (</w:t>
        </w:r>
      </w:ins>
      <w:ins w:id="1018" w:author="PR Preview" w:date="2026-01-01T00:00:00Z">
        <w:r>
          <w:rPr>
            <w:rStyle w:val="DecValTok"/>
          </w:rPr>
          <w:t xml:space="preserve">1</w:t>
        </w:r>
      </w:ins>
      <w:ins w:id="1019" w:author="PR Preview" w:date="2026-01-01T00:00:00Z">
        <w:r>
          <w:rPr>
            <w:rStyle w:val="NormalTok"/>
          </w:rPr>
          <w:t xml:space="preserve"> </w:t>
        </w:r>
      </w:ins>
      <w:ins w:id="1020" w:author="PR Preview" w:date="2026-01-01T00:00:00Z">
        <w:r>
          <w:rPr>
            <w:rStyle w:val="SpecialCharTok"/>
          </w:rPr>
          <w:t xml:space="preserve">+</w:t>
        </w:r>
      </w:ins>
      <w:ins w:id="1021" w:author="PR Preview" w:date="2026-01-01T00:00:00Z">
        <w:r>
          <w:rPr>
            <w:rStyle w:val="NormalTok"/>
          </w:rPr>
          <w:t xml:space="preserve"> n_exceed) </w:t>
        </w:r>
      </w:ins>
      <w:ins w:id="1022" w:author="PR Preview" w:date="2026-01-01T00:00:00Z">
        <w:r>
          <w:rPr>
            <w:rStyle w:val="SpecialCharTok"/>
          </w:rPr>
          <w:t xml:space="preserve">/</w:t>
        </w:r>
      </w:ins>
      <w:ins w:id="1023" w:author="PR Preview" w:date="2026-01-01T00:00:00Z">
        <w:r>
          <w:rPr>
            <w:rStyle w:val="NormalTok"/>
          </w:rPr>
          <w:t xml:space="preserve"> (B </w:t>
        </w:r>
      </w:ins>
      <w:ins w:id="1024" w:author="PR Preview" w:date="2026-01-01T00:00:00Z">
        <w:r>
          <w:rPr>
            <w:rStyle w:val="SpecialCharTok"/>
          </w:rPr>
          <w:t xml:space="preserve">+</w:t>
        </w:r>
      </w:ins>
      <w:ins w:id="1025" w:author="PR Preview" w:date="2026-01-01T00:00:00Z">
        <w:r>
          <w:rPr>
            <w:rStyle w:val="NormalTok"/>
          </w:rPr>
          <w:t xml:space="preserve"> </w:t>
        </w:r>
      </w:ins>
      <w:ins w:id="1026" w:author="PR Preview" w:date="2026-01-01T00:00:00Z">
        <w:r>
          <w:rPr>
            <w:rStyle w:val="DecValTok"/>
          </w:rPr>
          <w:t xml:space="preserve">1</w:t>
        </w:r>
      </w:ins>
      <w:ins w:id="1027" w:author="PR Preview" w:date="2026-01-01T00:00:00Z">
        <w:r>
          <w:rPr>
            <w:rStyle w:val="NormalTok"/>
          </w:rPr>
          <w:t xml:space="preserve">)</w:t>
        </w:r>
      </w:ins>
      <w:ins w:id="1028" w:author="PR Preview" w:date="2026-01-01T00:00:00Z">
        <w:r>
          <w:br/>
        </w:r>
      </w:ins>
      <w:ins w:id="1029" w:author="PR Preview" w:date="2026-01-01T00:00:00Z">
        <w:r>
          <w:rPr>
            <w:rStyle w:val="FunctionTok"/>
          </w:rPr>
          <w:t xml:space="preserve">c</w:t>
        </w:r>
      </w:ins>
      <w:ins w:id="1030" w:author="PR Preview" w:date="2026-01-01T00:00:00Z">
        <w:r>
          <w:rPr>
            <w:rStyle w:val="NormalTok"/>
          </w:rPr>
          <w:t xml:space="preserve">(</w:t>
        </w:r>
      </w:ins>
      <w:ins w:id="1031" w:author="PR Preview" w:date="2026-01-01T00:00:00Z">
        <w:r>
          <w:br/>
        </w:r>
      </w:ins>
      <w:ins w:id="1032" w:author="PR Preview" w:date="2026-01-01T00:00:00Z">
        <w:r>
          <w:rPr>
            <w:rStyle w:val="NormalTok"/>
          </w:rPr>
          <w:t xml:space="preserve">  </w:t>
        </w:r>
      </w:ins>
      <w:ins w:id="1033" w:author="PR Preview" w:date="2026-01-01T00:00:00Z">
        <w:r>
          <w:rPr>
            <w:rStyle w:val="AttributeTok"/>
          </w:rPr>
          <w:t xml:space="preserve">t_observed =</w:t>
        </w:r>
      </w:ins>
      <w:ins w:id="1034" w:author="PR Preview" w:date="2026-01-01T00:00:00Z">
        <w:r>
          <w:rPr>
            <w:rStyle w:val="NormalTok"/>
          </w:rPr>
          <w:t xml:space="preserve"> t_obs,</w:t>
        </w:r>
      </w:ins>
      <w:ins w:id="1035" w:author="PR Preview" w:date="2026-01-01T00:00:00Z">
        <w:r>
          <w:br/>
        </w:r>
      </w:ins>
      <w:ins w:id="1036" w:author="PR Preview" w:date="2026-01-01T00:00:00Z">
        <w:r>
          <w:rPr>
            <w:rStyle w:val="NormalTok"/>
          </w:rPr>
          <w:t xml:space="preserve">  </w:t>
        </w:r>
      </w:ins>
      <w:ins w:id="1037" w:author="PR Preview" w:date="2026-01-01T00:00:00Z">
        <w:r>
          <w:rPr>
            <w:rStyle w:val="AttributeTok"/>
          </w:rPr>
          <w:t xml:space="preserve">exceedances =</w:t>
        </w:r>
      </w:ins>
      <w:ins w:id="1038" w:author="PR Preview" w:date="2026-01-01T00:00:00Z">
        <w:r>
          <w:rPr>
            <w:rStyle w:val="NormalTok"/>
          </w:rPr>
          <w:t xml:space="preserve"> n_exceed,</w:t>
        </w:r>
      </w:ins>
      <w:ins w:id="1039" w:author="PR Preview" w:date="2026-01-01T00:00:00Z">
        <w:r>
          <w:br/>
        </w:r>
      </w:ins>
      <w:ins w:id="1040" w:author="PR Preview" w:date="2026-01-01T00:00:00Z">
        <w:r>
          <w:rPr>
            <w:rStyle w:val="NormalTok"/>
          </w:rPr>
          <w:t xml:space="preserve">  </w:t>
        </w:r>
      </w:ins>
      <w:ins w:id="1041" w:author="PR Preview" w:date="2026-01-01T00:00:00Z">
        <w:r>
          <w:rPr>
            <w:rStyle w:val="AttributeTok"/>
          </w:rPr>
          <w:t xml:space="preserve">p_mc =</w:t>
        </w:r>
      </w:ins>
      <w:ins w:id="1042" w:author="PR Preview" w:date="2026-01-01T00:00:00Z">
        <w:r>
          <w:rPr>
            <w:rStyle w:val="NormalTok"/>
          </w:rPr>
          <w:t xml:space="preserve"> p_mc,</w:t>
        </w:r>
      </w:ins>
      <w:ins w:id="1043" w:author="PR Preview" w:date="2026-01-01T00:00:00Z">
        <w:r>
          <w:br/>
        </w:r>
      </w:ins>
      <w:ins w:id="1044" w:author="PR Preview" w:date="2026-01-01T00:00:00Z">
        <w:r>
          <w:rPr>
            <w:rStyle w:val="NormalTok"/>
          </w:rPr>
          <w:t xml:space="preserve">  </w:t>
        </w:r>
      </w:ins>
      <w:ins w:id="1045" w:author="PR Preview" w:date="2026-01-01T00:00:00Z">
        <w:r>
          <w:rPr>
            <w:rStyle w:val="AttributeTok"/>
          </w:rPr>
          <w:t xml:space="preserve">p_welch =</w:t>
        </w:r>
      </w:ins>
      <w:ins w:id="1046" w:author="PR Preview" w:date="2026-01-01T00:00:00Z">
        <w:r>
          <w:rPr>
            <w:rStyle w:val="NormalTok"/>
          </w:rPr>
          <w:t xml:space="preserve"> </w:t>
        </w:r>
      </w:ins>
      <w:ins w:id="1047" w:author="PR Preview" w:date="2026-01-01T00:00:00Z">
        <w:r>
          <w:rPr>
            <w:rStyle w:val="FunctionTok"/>
          </w:rPr>
          <w:t xml:space="preserve">t.test</w:t>
        </w:r>
      </w:ins>
      <w:ins w:id="1048" w:author="PR Preview" w:date="2026-01-01T00:00:00Z">
        <w:r>
          <w:rPr>
            <w:rStyle w:val="NormalTok"/>
          </w:rPr>
          <w:t xml:space="preserve">(y3 </w:t>
        </w:r>
      </w:ins>
      <w:ins w:id="1049" w:author="PR Preview" w:date="2026-01-01T00:00:00Z">
        <w:r>
          <w:rPr>
            <w:rStyle w:val="SpecialCharTok"/>
          </w:rPr>
          <w:t xml:space="preserve">~</w:t>
        </w:r>
      </w:ins>
      <w:ins w:id="1050" w:author="PR Preview" w:date="2026-01-01T00:00:00Z">
        <w:r>
          <w:rPr>
            <w:rStyle w:val="NormalTok"/>
          </w:rPr>
          <w:t xml:space="preserve"> khan_pair</w:t>
        </w:r>
      </w:ins>
      <w:ins w:id="1051" w:author="PR Preview" w:date="2026-01-01T00:00:00Z">
        <w:r>
          <w:rPr>
            <w:rStyle w:val="SpecialCharTok"/>
          </w:rPr>
          <w:t xml:space="preserve">$</w:t>
        </w:r>
      </w:ins>
      <w:ins w:id="1052" w:author="PR Preview" w:date="2026-01-01T00:00:00Z">
        <w:r>
          <w:rPr>
            <w:rStyle w:val="NormalTok"/>
          </w:rPr>
          <w:t xml:space="preserve">tumor_class)</w:t>
        </w:r>
      </w:ins>
      <w:ins w:id="1053" w:author="PR Preview" w:date="2026-01-01T00:00:00Z">
        <w:r>
          <w:rPr>
            <w:rStyle w:val="SpecialCharTok"/>
          </w:rPr>
          <w:t xml:space="preserve">$</w:t>
        </w:r>
      </w:ins>
      <w:ins w:id="1054" w:author="PR Preview" w:date="2026-01-01T00:00:00Z">
        <w:r>
          <w:rPr>
            <w:rStyle w:val="NormalTok"/>
          </w:rPr>
          <w:t xml:space="preserve">p.value</w:t>
        </w:r>
      </w:ins>
      <w:ins w:id="1055" w:author="PR Preview" w:date="2026-01-01T00:00:00Z">
        <w:r>
          <w:br/>
        </w:r>
      </w:ins>
      <w:ins w:id="1056" w:author="PR Preview" w:date="2026-01-01T00:00:00Z">
        <w:r>
          <w:rPr>
            <w:rStyle w:val="NormalTok"/>
          </w:rPr>
          <w:t xml:space="preserve">)</w:t>
        </w:r>
      </w:ins>
      <w:ins w:id="1057" w:author="PR Preview" w:date="2026-01-01T00:00:00Z">
        <w:r>
          <w:br/>
        </w:r>
      </w:ins>
      <w:ins w:id="1058" w:author="PR Preview" w:date="2026-01-01T00:00:00Z">
        <w:r>
          <w:rPr>
            <w:rStyle w:val="CommentTok"/>
          </w:rPr>
          <w:t xml:space="preserve">#&gt;  t_observed exceedances        p_mc     p_welch </w:t>
        </w:r>
      </w:ins>
      <w:ins w:id="1059" w:author="PR Preview" w:date="2026-01-01T00:00:00Z">
        <w:r>
          <w:br/>
        </w:r>
      </w:ins>
      <w:ins w:id="1060" w:author="PR Preview" w:date="2026-01-01T00:00:00Z">
        <w:r>
          <w:rPr>
            <w:rStyle w:val="CommentTok"/>
          </w:rPr>
          <w:t xml:space="preserve">#&gt; 3.723675686 5.000000000 0.000599940 0.000641807</w:t>
        </w:r>
      </w:ins>
    </w:p>
    <w:p>
      <w:pPr>
        <w:pStyle w:val="FirstParagraph"/>
      </w:pPr>
      <w:ins w:id="1061" w:author="PR Preview" w:date="2026-01-01T00:00:00Z">
        <w:r>
          <w:t xml:space="preserve">Only 5 of the 10,000 relabelings give a statistic at least as large as the observed 3.72.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The Monte Carlo p-value is 0.0006,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close to the p-value 0.00064 from Welch’s t-test.</w:t>
        </w:r>
      </w:ins>
      <w:ins w:id="1066" w:author="PR Preview" w:date="2026-01-01T00:00:00Z">
        <w:r>
          <w:t xml:space="preserve"> </w:t>
        </w:r>
      </w:ins>
      <w:hyperlink w:anchor="fig-permutation-distribution-gene3">
        <w:ins w:id="106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shows the permutation distribution.</w:t>
        </w:r>
      </w:ins>
    </w:p>
    <w:p>
      <w:pPr>
        <w:pStyle w:val="SourceCode"/>
      </w:pPr>
      <w:ins w:id="1070" w:author="PR Preview" w:date="2026-01-01T00:00:00Z">
        <w:r>
          <w:rPr>
            <w:rStyle w:val="FunctionTok"/>
          </w:rPr>
          <w:t xml:space="preserve">ggplot</w:t>
        </w:r>
      </w:ins>
      <w:ins w:id="1071" w:author="PR Preview" w:date="2026-01-01T00:00:00Z">
        <w:r>
          <w:rPr>
            <w:rStyle w:val="NormalTok"/>
          </w:rPr>
          <w:t xml:space="preserve">(</w:t>
        </w:r>
      </w:ins>
      <w:ins w:id="1072" w:author="PR Preview" w:date="2026-01-01T00:00:00Z">
        <w:r>
          <w:rPr>
            <w:rStyle w:val="FunctionTok"/>
          </w:rPr>
          <w:t xml:space="preserve">data.frame</w:t>
        </w:r>
      </w:ins>
      <w:ins w:id="1073" w:author="PR Preview" w:date="2026-01-01T00:00:00Z">
        <w:r>
          <w:rPr>
            <w:rStyle w:val="NormalTok"/>
          </w:rPr>
          <w:t xml:space="preserve">(</w:t>
        </w:r>
      </w:ins>
      <w:ins w:id="1074" w:author="PR Preview" w:date="2026-01-01T00:00:00Z">
        <w:r>
          <w:rPr>
            <w:rStyle w:val="AttributeTok"/>
          </w:rPr>
          <w:t xml:space="preserve">t =</w:t>
        </w:r>
      </w:ins>
      <w:ins w:id="1075" w:author="PR Preview" w:date="2026-01-01T00:00:00Z">
        <w:r>
          <w:rPr>
            <w:rStyle w:val="NormalTok"/>
          </w:rPr>
          <w:t xml:space="preserve"> t_perm), </w:t>
        </w:r>
      </w:ins>
      <w:ins w:id="1076" w:author="PR Preview" w:date="2026-01-01T00:00:00Z">
        <w:r>
          <w:rPr>
            <w:rStyle w:val="FunctionTok"/>
          </w:rPr>
          <w:t xml:space="preserve">aes</w:t>
        </w:r>
      </w:ins>
      <w:ins w:id="1077" w:author="PR Preview" w:date="2026-01-01T00:00:00Z">
        <w:r>
          <w:rPr>
            <w:rStyle w:val="NormalTok"/>
          </w:rPr>
          <w:t xml:space="preserve">(</w:t>
        </w:r>
      </w:ins>
      <w:ins w:id="1078" w:author="PR Preview" w:date="2026-01-01T00:00:00Z">
        <w:r>
          <w:rPr>
            <w:rStyle w:val="AttributeTok"/>
          </w:rPr>
          <w:t xml:space="preserve">x =</w:t>
        </w:r>
      </w:ins>
      <w:ins w:id="1079" w:author="PR Preview" w:date="2026-01-01T00:00:00Z">
        <w:r>
          <w:rPr>
            <w:rStyle w:val="NormalTok"/>
          </w:rPr>
          <w:t xml:space="preserve"> t)) </w:t>
        </w:r>
      </w:ins>
      <w:ins w:id="1080" w:author="PR Preview" w:date="2026-01-01T00:00:00Z">
        <w:r>
          <w:rPr>
            <w:rStyle w:val="SpecialCharTok"/>
          </w:rPr>
          <w:t xml:space="preserve">+</w:t>
        </w:r>
      </w:ins>
      <w:ins w:id="1081" w:author="PR Preview" w:date="2026-01-01T00:00:00Z">
        <w:r>
          <w:br/>
        </w:r>
      </w:ins>
      <w:ins w:id="1082" w:author="PR Preview" w:date="2026-01-01T00:00:00Z">
        <w:r>
          <w:rPr>
            <w:rStyle w:val="NormalTok"/>
          </w:rPr>
          <w:t xml:space="preserve">  </w:t>
        </w:r>
      </w:ins>
      <w:ins w:id="1083" w:author="PR Preview" w:date="2026-01-01T00:00:00Z">
        <w:r>
          <w:rPr>
            <w:rStyle w:val="FunctionTok"/>
          </w:rPr>
          <w:t xml:space="preserve">geom_histogram</w:t>
        </w:r>
      </w:ins>
      <w:ins w:id="1084" w:author="PR Preview" w:date="2026-01-01T00:00:00Z">
        <w:r>
          <w:rPr>
            <w:rStyle w:val="NormalTok"/>
          </w:rPr>
          <w:t xml:space="preserve">(</w:t>
        </w:r>
      </w:ins>
      <w:ins w:id="1085" w:author="PR Preview" w:date="2026-01-01T00:00:00Z">
        <w:r>
          <w:rPr>
            <w:rStyle w:val="AttributeTok"/>
          </w:rPr>
          <w:t xml:space="preserve">bins =</w:t>
        </w:r>
      </w:ins>
      <w:ins w:id="1086" w:author="PR Preview" w:date="2026-01-01T00:00:00Z">
        <w:r>
          <w:rPr>
            <w:rStyle w:val="NormalTok"/>
          </w:rPr>
          <w:t xml:space="preserve"> </w:t>
        </w:r>
      </w:ins>
      <w:ins w:id="1087" w:author="PR Preview" w:date="2026-01-01T00:00:00Z">
        <w:r>
          <w:rPr>
            <w:rStyle w:val="DecValTok"/>
          </w:rPr>
          <w:t xml:space="preserve">50</w:t>
        </w:r>
      </w:ins>
      <w:ins w:id="1088" w:author="PR Preview" w:date="2026-01-01T00:00:00Z">
        <w:r>
          <w:rPr>
            <w:rStyle w:val="NormalTok"/>
          </w:rPr>
          <w:t xml:space="preserve">, </w:t>
        </w:r>
      </w:ins>
      <w:ins w:id="1089" w:author="PR Preview" w:date="2026-01-01T00:00:00Z">
        <w:r>
          <w:rPr>
            <w:rStyle w:val="AttributeTok"/>
          </w:rPr>
          <w:t xml:space="preserve">fill =</w:t>
        </w:r>
      </w:ins>
      <w:ins w:id="1090" w:author="PR Preview" w:date="2026-01-01T00:00:00Z">
        <w:r>
          <w:rPr>
            <w:rStyle w:val="NormalTok"/>
          </w:rPr>
          <w:t xml:space="preserve"> </w:t>
        </w:r>
      </w:ins>
      <w:ins w:id="1091" w:author="PR Preview" w:date="2026-01-01T00:00:00Z">
        <w:r>
          <w:rPr>
            <w:rStyle w:val="StringTok"/>
          </w:rPr>
          <w:t xml:space="preserve">"grey60"</w:t>
        </w:r>
      </w:ins>
      <w:ins w:id="1092" w:author="PR Preview" w:date="2026-01-01T00:00:00Z">
        <w:r>
          <w:rPr>
            <w:rStyle w:val="NormalTok"/>
          </w:rPr>
          <w:t xml:space="preserve">, </w:t>
        </w:r>
      </w:ins>
      <w:ins w:id="1093" w:author="PR Preview" w:date="2026-01-01T00:00:00Z">
        <w:r>
          <w:rPr>
            <w:rStyle w:val="AttributeTok"/>
          </w:rPr>
          <w:t xml:space="preserve">color =</w:t>
        </w:r>
      </w:ins>
      <w:ins w:id="1094" w:author="PR Preview" w:date="2026-01-01T00:00:00Z">
        <w:r>
          <w:rPr>
            <w:rStyle w:val="NormalTok"/>
          </w:rPr>
          <w:t xml:space="preserve"> </w:t>
        </w:r>
      </w:ins>
      <w:ins w:id="1095" w:author="PR Preview" w:date="2026-01-01T00:00:00Z">
        <w:r>
          <w:rPr>
            <w:rStyle w:val="StringTok"/>
          </w:rPr>
          <w:t xml:space="preserve">"white"</w:t>
        </w:r>
      </w:ins>
      <w:ins w:id="1096" w:author="PR Preview" w:date="2026-01-01T00:00:00Z">
        <w:r>
          <w:rPr>
            <w:rStyle w:val="NormalTok"/>
          </w:rPr>
          <w:t xml:space="preserve">) </w:t>
        </w:r>
      </w:ins>
      <w:ins w:id="1097" w:author="PR Preview" w:date="2026-01-01T00:00:00Z">
        <w:r>
          <w:rPr>
            <w:rStyle w:val="SpecialCharTok"/>
          </w:rPr>
          <w:t xml:space="preserve">+</w:t>
        </w:r>
      </w:ins>
      <w:ins w:id="1098" w:author="PR Preview" w:date="2026-01-01T00:00:00Z">
        <w:r>
          <w:br/>
        </w:r>
      </w:ins>
      <w:ins w:id="1099" w:author="PR Preview" w:date="2026-01-01T00:00:00Z">
        <w:r>
          <w:rPr>
            <w:rStyle w:val="NormalTok"/>
          </w:rPr>
          <w:t xml:space="preserve">  </w:t>
        </w:r>
      </w:ins>
      <w:ins w:id="1100" w:author="PR Preview" w:date="2026-01-01T00:00:00Z">
        <w:r>
          <w:rPr>
            <w:rStyle w:val="FunctionTok"/>
          </w:rPr>
          <w:t xml:space="preserve">geom_vline</w:t>
        </w:r>
      </w:ins>
      <w:ins w:id="1101" w:author="PR Preview" w:date="2026-01-01T00:00:00Z">
        <w:r>
          <w:rPr>
            <w:rStyle w:val="NormalTok"/>
          </w:rPr>
          <w:t xml:space="preserve">(</w:t>
        </w:r>
      </w:ins>
      <w:ins w:id="1102" w:author="PR Preview" w:date="2026-01-01T00:00:00Z">
        <w:r>
          <w:rPr>
            <w:rStyle w:val="AttributeTok"/>
          </w:rPr>
          <w:t xml:space="preserve">xintercept =</w:t>
        </w:r>
      </w:ins>
      <w:ins w:id="1103" w:author="PR Preview" w:date="2026-01-01T00:00:00Z">
        <w:r>
          <w:rPr>
            <w:rStyle w:val="NormalTok"/>
          </w:rPr>
          <w:t xml:space="preserve"> t_obs, </w:t>
        </w:r>
      </w:ins>
      <w:ins w:id="1104" w:author="PR Preview" w:date="2026-01-01T00:00:00Z">
        <w:r>
          <w:rPr>
            <w:rStyle w:val="AttributeTok"/>
          </w:rPr>
          <w:t xml:space="preserve">color =</w:t>
        </w:r>
      </w:ins>
      <w:ins w:id="1105" w:author="PR Preview" w:date="2026-01-01T00:00:00Z">
        <w:r>
          <w:rPr>
            <w:rStyle w:val="NormalTok"/>
          </w:rPr>
          <w:t xml:space="preserve"> </w:t>
        </w:r>
      </w:ins>
      <w:ins w:id="1106" w:author="PR Preview" w:date="2026-01-01T00:00:00Z">
        <w:r>
          <w:rPr>
            <w:rStyle w:val="StringTok"/>
          </w:rPr>
          <w:t xml:space="preserve">"firebrick"</w:t>
        </w:r>
      </w:ins>
      <w:ins w:id="1107" w:author="PR Preview" w:date="2026-01-01T00:00:00Z">
        <w:r>
          <w:rPr>
            <w:rStyle w:val="NormalTok"/>
          </w:rPr>
          <w:t xml:space="preserve">, </w:t>
        </w:r>
      </w:ins>
      <w:ins w:id="1108" w:author="PR Preview" w:date="2026-01-01T00:00:00Z">
        <w:r>
          <w:rPr>
            <w:rStyle w:val="AttributeTok"/>
          </w:rPr>
          <w:t xml:space="preserve">linewidth =</w:t>
        </w:r>
      </w:ins>
      <w:ins w:id="1109" w:author="PR Preview" w:date="2026-01-01T00:00:00Z">
        <w:r>
          <w:rPr>
            <w:rStyle w:val="NormalTok"/>
          </w:rPr>
          <w:t xml:space="preserve"> </w:t>
        </w:r>
      </w:ins>
      <w:ins w:id="1110" w:author="PR Preview" w:date="2026-01-01T00:00:00Z">
        <w:r>
          <w:rPr>
            <w:rStyle w:val="DecValTok"/>
          </w:rPr>
          <w:t xml:space="preserve">1</w:t>
        </w:r>
      </w:ins>
      <w:ins w:id="1111" w:author="PR Preview" w:date="2026-01-01T00:00:00Z">
        <w:r>
          <w:rPr>
            <w:rStyle w:val="NormalTok"/>
          </w:rPr>
          <w:t xml:space="preserve">) </w:t>
        </w:r>
      </w:ins>
      <w:ins w:id="1112" w:author="PR Preview" w:date="2026-01-01T00:00:00Z">
        <w:r>
          <w:rPr>
            <w:rStyle w:val="SpecialCharTok"/>
          </w:rPr>
          <w:t xml:space="preserve">+</w:t>
        </w:r>
      </w:ins>
      <w:ins w:id="1113" w:author="PR Preview" w:date="2026-01-01T00:00:00Z">
        <w:r>
          <w:br/>
        </w:r>
      </w:ins>
      <w:ins w:id="1114" w:author="PR Preview" w:date="2026-01-01T00:00:00Z">
        <w:r>
          <w:rPr>
            <w:rStyle w:val="NormalTok"/>
          </w:rPr>
          <w:t xml:space="preserve">  </w:t>
        </w:r>
      </w:ins>
      <w:ins w:id="1115" w:author="PR Preview" w:date="2026-01-01T00:00:00Z">
        <w:r>
          <w:rPr>
            <w:rStyle w:val="FunctionTok"/>
          </w:rPr>
          <w:t xml:space="preserve">labs</w:t>
        </w:r>
      </w:ins>
      <w:ins w:id="1116" w:author="PR Preview" w:date="2026-01-01T00:00:00Z">
        <w:r>
          <w:rPr>
            <w:rStyle w:val="NormalTok"/>
          </w:rPr>
          <w:t xml:space="preserve">(</w:t>
        </w:r>
      </w:ins>
      <w:ins w:id="1117" w:author="PR Preview" w:date="2026-01-01T00:00:00Z">
        <w:r>
          <w:rPr>
            <w:rStyle w:val="AttributeTok"/>
          </w:rPr>
          <w:t xml:space="preserve">x =</w:t>
        </w:r>
      </w:ins>
      <w:ins w:id="1118" w:author="PR Preview" w:date="2026-01-01T00:00:00Z">
        <w:r>
          <w:rPr>
            <w:rStyle w:val="NormalTok"/>
          </w:rPr>
          <w:t xml:space="preserve"> </w:t>
        </w:r>
      </w:ins>
      <w:ins w:id="1119" w:author="PR Preview" w:date="2026-01-01T00:00:00Z">
        <w:r>
          <w:rPr>
            <w:rStyle w:val="StringTok"/>
          </w:rPr>
          <w:t xml:space="preserve">"Absolute Welch t statistic"</w:t>
        </w:r>
      </w:ins>
      <w:ins w:id="1120" w:author="PR Preview" w:date="2026-01-01T00:00:00Z">
        <w:r>
          <w:rPr>
            <w:rStyle w:val="NormalTok"/>
          </w:rPr>
          <w:t xml:space="preserve">, </w:t>
        </w:r>
      </w:ins>
      <w:ins w:id="1121" w:author="PR Preview" w:date="2026-01-01T00:00:00Z">
        <w:r>
          <w:rPr>
            <w:rStyle w:val="AttributeTok"/>
          </w:rPr>
          <w:t xml:space="preserve">y =</w:t>
        </w:r>
      </w:ins>
      <w:ins w:id="1122" w:author="PR Preview" w:date="2026-01-01T00:00:00Z">
        <w:r>
          <w:rPr>
            <w:rStyle w:val="NormalTok"/>
          </w:rPr>
          <w:t xml:space="preserve"> </w:t>
        </w:r>
      </w:ins>
      <w:ins w:id="1123" w:author="PR Preview" w:date="2026-01-01T00:00:00Z">
        <w:r>
          <w:rPr>
            <w:rStyle w:val="StringTok"/>
          </w:rPr>
          <w:t xml:space="preserve">"Number of relabelings"</w:t>
        </w:r>
      </w:ins>
      <w:ins w:id="1124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39"/>
        </w:tc>
      </w:tr>
    </w:tbl>
    <w:p>
      <w:pPr>
        <w:pStyle w:val="BodyText"/>
      </w:pPr>
      <w:ins w:id="1125" w:author="PR Preview" w:date="2026-01-01T00:00:00Z">
        <w:r>
          <w:t xml:space="preserve">The Monte Carlo error of</w:t>
        </w:r>
      </w:ins>
      <w:ins w:id="112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is about</w:t>
        </w:r>
      </w:ins>
      <w:ins w:id="112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0.00024,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which is comparable to the p-value itself,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so a p-value this small needs a larger</w:t>
        </w:r>
      </w:ins>
      <w:ins w:id="1136" w:author="PR Preview" w:date="2026-01-01T00:00:00Z">
        <w:r>
          <w:t xml:space="preserve"> </w:t>
        </w:r>
      </w:ins>
      <m:oMath>
        <m:r>
          <m:t>B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before its second digit means anything.</w:t>
        </w:r>
      </w:ins>
    </w:p>
    <w:bookmarkEnd w:id="40"/>
    <w:bookmarkStart w:id="44" w:name="thm-monte-carlo-p-valid"/>
    <w:p>
      <w:pPr>
        <w:pStyle w:val="BodyText"/>
      </w:pPr>
      <w:ins w:id="1139" w:author="PR Preview" w:date="2026-01-01T00:00:00Z">
        <w:r>
          <w:rPr>
            <w:b/>
            <w:bCs/>
          </w:rPr>
          <w:t xml:space="preserve">Theorem 2 (The Monte Carlo permutation p-value is valid)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Let</w:t>
        </w:r>
      </w:ins>
      <w:ins w:id="1142" w:author="PR Preview" w:date="2026-01-01T00:00:00Z">
        <w:r>
          <w:t xml:space="preserve"> </w:t>
        </w:r>
      </w:ins>
      <m:oMath>
        <m:r>
          <m:t>Y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be exchangeable under</w:t>
        </w:r>
      </w:ins>
      <w:ins w:id="114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(</w:t>
        </w:r>
      </w:ins>
      <w:hyperlink w:anchor="def-exchangeable">
        <w:ins w:id="114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149" w:author="PR Preview" w:date="2026-01-01T00:00:00Z">
        <w:r>
          <w:t xml:space="preserve">),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and let</w:t>
        </w:r>
      </w:ins>
      <w:ins w:id="11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be the</w:t>
        </w:r>
      </w:ins>
      <w:ins w:id="1155" w:author="PR Preview" w:date="2026-01-01T00:00:00Z">
        <w:r>
          <w:t xml:space="preserve"> </w:t>
        </w:r>
      </w:ins>
      <w:hyperlink w:anchor="def-monte-carlo-p-value">
        <w:ins w:id="1156" w:author="PR Preview" w:date="2026-01-01T00:00:00Z">
          <w:r>
            <w:rPr>
              <w:rStyle w:val="Hyperlink"/>
            </w:rPr>
            <w:t xml:space="preserve">Monte Carlo permutation p-value</w:t>
          </w:r>
        </w:ins>
      </w:hyperlink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of</w:t>
        </w:r>
      </w:ins>
      <w:ins w:id="115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from</w:t>
        </w:r>
      </w:ins>
      <w:ins w:id="1162" w:author="PR Preview" w:date="2026-01-01T00:00:00Z">
        <w:r>
          <w:t xml:space="preserve"> </w:t>
        </w:r>
      </w:ins>
      <m:oMath>
        <m:r>
          <m:t>B</m:t>
        </m:r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independent uniform permutations.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Then</w:t>
        </w:r>
      </w:ins>
      <w:ins w:id="11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is a</w:t>
        </w:r>
      </w:ins>
      <w:ins w:id="1170" w:author="PR Preview" w:date="2026-01-01T00:00:00Z">
        <w:r>
          <w:t xml:space="preserve"> </w:t>
        </w:r>
      </w:ins>
      <w:hyperlink r:id="rId30">
        <w:ins w:id="1171" w:author="PR Preview" w:date="2026-01-01T00:00:00Z">
          <w:r>
            <w:rPr>
              <w:rStyle w:val="Hyperlink"/>
            </w:rPr>
            <w:t xml:space="preserve">valid p-value</w:t>
          </w:r>
        </w:ins>
      </w:hyperlink>
      <w:ins w:id="11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4"/>
    <w:bookmarkStart w:id="45" w:name="exm-monte-carlo-p-valid"/>
    <w:p>
      <w:pPr>
        <w:pStyle w:val="BodyText"/>
      </w:pPr>
      <w:ins w:id="1173" w:author="PR Preview" w:date="2026-01-01T00:00:00Z">
        <w:r>
          <w:rPr>
            <w:b/>
            <w:bCs/>
          </w:rPr>
          <w:t xml:space="preserve">Example 6 (Validity in a small simulation)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Simulate 2000 data sets of 20 independent standard Gaussian values, ten per group,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so that</w:t>
        </w:r>
      </w:ins>
      <w:ins w:id="117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holds.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For each, compute</w:t>
        </w:r>
      </w:ins>
      <w:ins w:id="11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of the absolute difference in means with</w:t>
        </w:r>
      </w:ins>
      <w:ins w:id="118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99</m:t>
        </m:r>
      </m:oMath>
      <w:ins w:id="1187" w:author="PR Preview" w:date="2026-01-01T00:00:00Z">
        <w:r>
          <w:t xml:space="preserve">:</w:t>
        </w:r>
      </w:ins>
    </w:p>
    <w:p>
      <w:pPr>
        <w:pStyle w:val="SourceCode"/>
      </w:pPr>
      <w:ins w:id="1188" w:author="PR Preview" w:date="2026-01-01T00:00:00Z">
        <w:r>
          <w:rPr>
            <w:rStyle w:val="FunctionTok"/>
          </w:rPr>
          <w:t xml:space="preserve">set.seed</w:t>
        </w:r>
      </w:ins>
      <w:ins w:id="1189" w:author="PR Preview" w:date="2026-01-01T00:00:00Z">
        <w:r>
          <w:rPr>
            <w:rStyle w:val="NormalTok"/>
          </w:rPr>
          <w:t xml:space="preserve">(</w:t>
        </w:r>
      </w:ins>
      <w:ins w:id="1190" w:author="PR Preview" w:date="2026-01-01T00:00:00Z">
        <w:r>
          <w:rPr>
            <w:rStyle w:val="DecValTok"/>
          </w:rPr>
          <w:t xml:space="preserve">582</w:t>
        </w:r>
      </w:ins>
      <w:ins w:id="1191" w:author="PR Preview" w:date="2026-01-01T00:00:00Z">
        <w:r>
          <w:rPr>
            <w:rStyle w:val="NormalTok"/>
          </w:rPr>
          <w:t xml:space="preserve">)</w:t>
        </w:r>
      </w:ins>
      <w:ins w:id="1192" w:author="PR Preview" w:date="2026-01-01T00:00:00Z">
        <w:r>
          <w:br/>
        </w:r>
      </w:ins>
      <w:ins w:id="1193" w:author="PR Preview" w:date="2026-01-01T00:00:00Z">
        <w:r>
          <w:rPr>
            <w:rStyle w:val="NormalTok"/>
          </w:rPr>
          <w:t xml:space="preserve">in_group1 </w:t>
        </w:r>
      </w:ins>
      <w:ins w:id="1194" w:author="PR Preview" w:date="2026-01-01T00:00:00Z">
        <w:r>
          <w:rPr>
            <w:rStyle w:val="OtherTok"/>
          </w:rPr>
          <w:t xml:space="preserve">&lt;-</w:t>
        </w:r>
      </w:ins>
      <w:ins w:id="1195" w:author="PR Preview" w:date="2026-01-01T00:00:00Z">
        <w:r>
          <w:rPr>
            <w:rStyle w:val="NormalTok"/>
          </w:rPr>
          <w:t xml:space="preserve"> </w:t>
        </w:r>
      </w:ins>
      <w:ins w:id="1196" w:author="PR Preview" w:date="2026-01-01T00:00:00Z">
        <w:r>
          <w:rPr>
            <w:rStyle w:val="FunctionTok"/>
          </w:rPr>
          <w:t xml:space="preserve">rep</w:t>
        </w:r>
      </w:ins>
      <w:ins w:id="1197" w:author="PR Preview" w:date="2026-01-01T00:00:00Z">
        <w:r>
          <w:rPr>
            <w:rStyle w:val="NormalTok"/>
          </w:rPr>
          <w:t xml:space="preserve">(</w:t>
        </w:r>
      </w:ins>
      <w:ins w:id="1198" w:author="PR Preview" w:date="2026-01-01T00:00:00Z">
        <w:r>
          <w:rPr>
            <w:rStyle w:val="FunctionTok"/>
          </w:rPr>
          <w:t xml:space="preserve">c</w:t>
        </w:r>
      </w:ins>
      <w:ins w:id="1199" w:author="PR Preview" w:date="2026-01-01T00:00:00Z">
        <w:r>
          <w:rPr>
            <w:rStyle w:val="NormalTok"/>
          </w:rPr>
          <w:t xml:space="preserve">(</w:t>
        </w:r>
      </w:ins>
      <w:ins w:id="1200" w:author="PR Preview" w:date="2026-01-01T00:00:00Z">
        <w:r>
          <w:rPr>
            <w:rStyle w:val="ConstantTok"/>
          </w:rPr>
          <w:t xml:space="preserve">TRUE</w:t>
        </w:r>
      </w:ins>
      <w:ins w:id="1201" w:author="PR Preview" w:date="2026-01-01T00:00:00Z">
        <w:r>
          <w:rPr>
            <w:rStyle w:val="NormalTok"/>
          </w:rPr>
          <w:t xml:space="preserve">, </w:t>
        </w:r>
      </w:ins>
      <w:ins w:id="1202" w:author="PR Preview" w:date="2026-01-01T00:00:00Z">
        <w:r>
          <w:rPr>
            <w:rStyle w:val="ConstantTok"/>
          </w:rPr>
          <w:t xml:space="preserve">FALSE</w:t>
        </w:r>
      </w:ins>
      <w:ins w:id="1203" w:author="PR Preview" w:date="2026-01-01T00:00:00Z">
        <w:r>
          <w:rPr>
            <w:rStyle w:val="NormalTok"/>
          </w:rPr>
          <w:t xml:space="preserve">), </w:t>
        </w:r>
      </w:ins>
      <w:ins w:id="1204" w:author="PR Preview" w:date="2026-01-01T00:00:00Z">
        <w:r>
          <w:rPr>
            <w:rStyle w:val="AttributeTok"/>
          </w:rPr>
          <w:t xml:space="preserve">each =</w:t>
        </w:r>
      </w:ins>
      <w:ins w:id="1205" w:author="PR Preview" w:date="2026-01-01T00:00:00Z">
        <w:r>
          <w:rPr>
            <w:rStyle w:val="NormalTok"/>
          </w:rPr>
          <w:t xml:space="preserve"> </w:t>
        </w:r>
      </w:ins>
      <w:ins w:id="1206" w:author="PR Preview" w:date="2026-01-01T00:00:00Z">
        <w:r>
          <w:rPr>
            <w:rStyle w:val="DecValTok"/>
          </w:rPr>
          <w:t xml:space="preserve">10</w:t>
        </w:r>
      </w:ins>
      <w:ins w:id="1207" w:author="PR Preview" w:date="2026-01-01T00:00:00Z">
        <w:r>
          <w:rPr>
            <w:rStyle w:val="NormalTok"/>
          </w:rPr>
          <w:t xml:space="preserve">)</w:t>
        </w:r>
      </w:ins>
      <w:ins w:id="1208" w:author="PR Preview" w:date="2026-01-01T00:00:00Z">
        <w:r>
          <w:br/>
        </w:r>
      </w:ins>
      <w:ins w:id="1209" w:author="PR Preview" w:date="2026-01-01T00:00:00Z">
        <w:r>
          <w:rPr>
            <w:rStyle w:val="NormalTok"/>
          </w:rPr>
          <w:t xml:space="preserve">abs_diff_means </w:t>
        </w:r>
      </w:ins>
      <w:ins w:id="1210" w:author="PR Preview" w:date="2026-01-01T00:00:00Z">
        <w:r>
          <w:rPr>
            <w:rStyle w:val="OtherTok"/>
          </w:rPr>
          <w:t xml:space="preserve">&lt;-</w:t>
        </w:r>
      </w:ins>
      <w:ins w:id="1211" w:author="PR Preview" w:date="2026-01-01T00:00:00Z">
        <w:r>
          <w:rPr>
            <w:rStyle w:val="NormalTok"/>
          </w:rPr>
          <w:t xml:space="preserve"> </w:t>
        </w:r>
      </w:ins>
      <w:ins w:id="1212" w:author="PR Preview" w:date="2026-01-01T00:00:00Z">
        <w:r>
          <w:rPr>
            <w:rStyle w:val="ControlFlowTok"/>
          </w:rPr>
          <w:t xml:space="preserve">function</w:t>
        </w:r>
      </w:ins>
      <w:ins w:id="1213" w:author="PR Preview" w:date="2026-01-01T00:00:00Z">
        <w:r>
          <w:rPr>
            <w:rStyle w:val="NormalTok"/>
          </w:rPr>
          <w:t xml:space="preserve">(y, in1) </w:t>
        </w:r>
      </w:ins>
      <w:ins w:id="1214" w:author="PR Preview" w:date="2026-01-01T00:00:00Z">
        <w:r>
          <w:rPr>
            <w:rStyle w:val="FunctionTok"/>
          </w:rPr>
          <w:t xml:space="preserve">abs</w:t>
        </w:r>
      </w:ins>
      <w:ins w:id="1215" w:author="PR Preview" w:date="2026-01-01T00:00:00Z">
        <w:r>
          <w:rPr>
            <w:rStyle w:val="NormalTok"/>
          </w:rPr>
          <w:t xml:space="preserve">(</w:t>
        </w:r>
      </w:ins>
      <w:ins w:id="1216" w:author="PR Preview" w:date="2026-01-01T00:00:00Z">
        <w:r>
          <w:rPr>
            <w:rStyle w:val="FunctionTok"/>
          </w:rPr>
          <w:t xml:space="preserve">mean</w:t>
        </w:r>
      </w:ins>
      <w:ins w:id="1217" w:author="PR Preview" w:date="2026-01-01T00:00:00Z">
        <w:r>
          <w:rPr>
            <w:rStyle w:val="NormalTok"/>
          </w:rPr>
          <w:t xml:space="preserve">(y[in1]) </w:t>
        </w:r>
      </w:ins>
      <w:ins w:id="1218" w:author="PR Preview" w:date="2026-01-01T00:00:00Z">
        <w:r>
          <w:rPr>
            <w:rStyle w:val="SpecialCharTok"/>
          </w:rPr>
          <w:t xml:space="preserve">-</w:t>
        </w:r>
      </w:ins>
      <w:ins w:id="1219" w:author="PR Preview" w:date="2026-01-01T00:00:00Z">
        <w:r>
          <w:rPr>
            <w:rStyle w:val="NormalTok"/>
          </w:rPr>
          <w:t xml:space="preserve"> </w:t>
        </w:r>
      </w:ins>
      <w:ins w:id="1220" w:author="PR Preview" w:date="2026-01-01T00:00:00Z">
        <w:r>
          <w:rPr>
            <w:rStyle w:val="FunctionTok"/>
          </w:rPr>
          <w:t xml:space="preserve">mean</w:t>
        </w:r>
      </w:ins>
      <w:ins w:id="1221" w:author="PR Preview" w:date="2026-01-01T00:00:00Z">
        <w:r>
          <w:rPr>
            <w:rStyle w:val="NormalTok"/>
          </w:rPr>
          <w:t xml:space="preserve">(y[</w:t>
        </w:r>
      </w:ins>
      <w:ins w:id="1222" w:author="PR Preview" w:date="2026-01-01T00:00:00Z">
        <w:r>
          <w:rPr>
            <w:rStyle w:val="SpecialCharTok"/>
          </w:rPr>
          <w:t xml:space="preserve">!</w:t>
        </w:r>
      </w:ins>
      <w:ins w:id="1223" w:author="PR Preview" w:date="2026-01-01T00:00:00Z">
        <w:r>
          <w:rPr>
            <w:rStyle w:val="NormalTok"/>
          </w:rPr>
          <w:t xml:space="preserve">in1]))</w:t>
        </w:r>
      </w:ins>
      <w:ins w:id="1224" w:author="PR Preview" w:date="2026-01-01T00:00:00Z">
        <w:r>
          <w:br/>
        </w:r>
      </w:ins>
      <w:ins w:id="1225" w:author="PR Preview" w:date="2026-01-01T00:00:00Z">
        <w:r>
          <w:rPr>
            <w:rStyle w:val="NormalTok"/>
          </w:rPr>
          <w:t xml:space="preserve">p_hat </w:t>
        </w:r>
      </w:ins>
      <w:ins w:id="1226" w:author="PR Preview" w:date="2026-01-01T00:00:00Z">
        <w:r>
          <w:rPr>
            <w:rStyle w:val="OtherTok"/>
          </w:rPr>
          <w:t xml:space="preserve">&lt;-</w:t>
        </w:r>
      </w:ins>
      <w:ins w:id="1227" w:author="PR Preview" w:date="2026-01-01T00:00:00Z">
        <w:r>
          <w:rPr>
            <w:rStyle w:val="NormalTok"/>
          </w:rPr>
          <w:t xml:space="preserve"> </w:t>
        </w:r>
      </w:ins>
      <w:ins w:id="1228" w:author="PR Preview" w:date="2026-01-01T00:00:00Z">
        <w:r>
          <w:rPr>
            <w:rStyle w:val="FunctionTok"/>
          </w:rPr>
          <w:t xml:space="preserve">replicate</w:t>
        </w:r>
      </w:ins>
      <w:ins w:id="1229" w:author="PR Preview" w:date="2026-01-01T00:00:00Z">
        <w:r>
          <w:rPr>
            <w:rStyle w:val="NormalTok"/>
          </w:rPr>
          <w:t xml:space="preserve">(</w:t>
        </w:r>
      </w:ins>
      <w:ins w:id="1230" w:author="PR Preview" w:date="2026-01-01T00:00:00Z">
        <w:r>
          <w:rPr>
            <w:rStyle w:val="DecValTok"/>
          </w:rPr>
          <w:t xml:space="preserve">2000</w:t>
        </w:r>
      </w:ins>
      <w:ins w:id="1231" w:author="PR Preview" w:date="2026-01-01T00:00:00Z">
        <w:r>
          <w:rPr>
            <w:rStyle w:val="NormalTok"/>
          </w:rPr>
          <w:t xml:space="preserve">, {</w:t>
        </w:r>
      </w:ins>
      <w:ins w:id="1232" w:author="PR Preview" w:date="2026-01-01T00:00:00Z">
        <w:r>
          <w:br/>
        </w:r>
      </w:ins>
      <w:ins w:id="1233" w:author="PR Preview" w:date="2026-01-01T00:00:00Z">
        <w:r>
          <w:rPr>
            <w:rStyle w:val="NormalTok"/>
          </w:rPr>
          <w:t xml:space="preserve">  y </w:t>
        </w:r>
      </w:ins>
      <w:ins w:id="1234" w:author="PR Preview" w:date="2026-01-01T00:00:00Z">
        <w:r>
          <w:rPr>
            <w:rStyle w:val="OtherTok"/>
          </w:rPr>
          <w:t xml:space="preserve">&lt;-</w:t>
        </w:r>
      </w:ins>
      <w:ins w:id="1235" w:author="PR Preview" w:date="2026-01-01T00:00:00Z">
        <w:r>
          <w:rPr>
            <w:rStyle w:val="NormalTok"/>
          </w:rPr>
          <w:t xml:space="preserve"> </w:t>
        </w:r>
      </w:ins>
      <w:ins w:id="1236" w:author="PR Preview" w:date="2026-01-01T00:00:00Z">
        <w:r>
          <w:rPr>
            <w:rStyle w:val="FunctionTok"/>
          </w:rPr>
          <w:t xml:space="preserve">rnorm</w:t>
        </w:r>
      </w:ins>
      <w:ins w:id="1237" w:author="PR Preview" w:date="2026-01-01T00:00:00Z">
        <w:r>
          <w:rPr>
            <w:rStyle w:val="NormalTok"/>
          </w:rPr>
          <w:t xml:space="preserve">(</w:t>
        </w:r>
      </w:ins>
      <w:ins w:id="1238" w:author="PR Preview" w:date="2026-01-01T00:00:00Z">
        <w:r>
          <w:rPr>
            <w:rStyle w:val="DecValTok"/>
          </w:rPr>
          <w:t xml:space="preserve">20</w:t>
        </w:r>
      </w:ins>
      <w:ins w:id="1239" w:author="PR Preview" w:date="2026-01-01T00:00:00Z">
        <w:r>
          <w:rPr>
            <w:rStyle w:val="NormalTok"/>
          </w:rPr>
          <w:t xml:space="preserve">)</w:t>
        </w:r>
      </w:ins>
      <w:ins w:id="1240" w:author="PR Preview" w:date="2026-01-01T00:00:00Z">
        <w:r>
          <w:br/>
        </w:r>
      </w:ins>
      <w:ins w:id="1241" w:author="PR Preview" w:date="2026-01-01T00:00:00Z">
        <w:r>
          <w:rPr>
            <w:rStyle w:val="NormalTok"/>
          </w:rPr>
          <w:t xml:space="preserve">  t_obs </w:t>
        </w:r>
      </w:ins>
      <w:ins w:id="1242" w:author="PR Preview" w:date="2026-01-01T00:00:00Z">
        <w:r>
          <w:rPr>
            <w:rStyle w:val="OtherTok"/>
          </w:rPr>
          <w:t xml:space="preserve">&lt;-</w:t>
        </w:r>
      </w:ins>
      <w:ins w:id="1243" w:author="PR Preview" w:date="2026-01-01T00:00:00Z">
        <w:r>
          <w:rPr>
            <w:rStyle w:val="NormalTok"/>
          </w:rPr>
          <w:t xml:space="preserve"> </w:t>
        </w:r>
      </w:ins>
      <w:ins w:id="1244" w:author="PR Preview" w:date="2026-01-01T00:00:00Z">
        <w:r>
          <w:rPr>
            <w:rStyle w:val="FunctionTok"/>
          </w:rPr>
          <w:t xml:space="preserve">abs_diff_means</w:t>
        </w:r>
      </w:ins>
      <w:ins w:id="1245" w:author="PR Preview" w:date="2026-01-01T00:00:00Z">
        <w:r>
          <w:rPr>
            <w:rStyle w:val="NormalTok"/>
          </w:rPr>
          <w:t xml:space="preserve">(y, in_group1)</w:t>
        </w:r>
      </w:ins>
      <w:ins w:id="1246" w:author="PR Preview" w:date="2026-01-01T00:00:00Z">
        <w:r>
          <w:br/>
        </w:r>
      </w:ins>
      <w:ins w:id="1247" w:author="PR Preview" w:date="2026-01-01T00:00:00Z">
        <w:r>
          <w:rPr>
            <w:rStyle w:val="NormalTok"/>
          </w:rPr>
          <w:t xml:space="preserve">  t_perm </w:t>
        </w:r>
      </w:ins>
      <w:ins w:id="1248" w:author="PR Preview" w:date="2026-01-01T00:00:00Z">
        <w:r>
          <w:rPr>
            <w:rStyle w:val="OtherTok"/>
          </w:rPr>
          <w:t xml:space="preserve">&lt;-</w:t>
        </w:r>
      </w:ins>
      <w:ins w:id="1249" w:author="PR Preview" w:date="2026-01-01T00:00:00Z">
        <w:r>
          <w:rPr>
            <w:rStyle w:val="NormalTok"/>
          </w:rPr>
          <w:t xml:space="preserve"> </w:t>
        </w:r>
      </w:ins>
      <w:ins w:id="1250" w:author="PR Preview" w:date="2026-01-01T00:00:00Z">
        <w:r>
          <w:rPr>
            <w:rStyle w:val="FunctionTok"/>
          </w:rPr>
          <w:t xml:space="preserve">replicate</w:t>
        </w:r>
      </w:ins>
      <w:ins w:id="1251" w:author="PR Preview" w:date="2026-01-01T00:00:00Z">
        <w:r>
          <w:rPr>
            <w:rStyle w:val="NormalTok"/>
          </w:rPr>
          <w:t xml:space="preserve">(</w:t>
        </w:r>
      </w:ins>
      <w:ins w:id="1252" w:author="PR Preview" w:date="2026-01-01T00:00:00Z">
        <w:r>
          <w:rPr>
            <w:rStyle w:val="DecValTok"/>
          </w:rPr>
          <w:t xml:space="preserve">99</w:t>
        </w:r>
      </w:ins>
      <w:ins w:id="1253" w:author="PR Preview" w:date="2026-01-01T00:00:00Z">
        <w:r>
          <w:rPr>
            <w:rStyle w:val="NormalTok"/>
          </w:rPr>
          <w:t xml:space="preserve">, </w:t>
        </w:r>
      </w:ins>
      <w:ins w:id="1254" w:author="PR Preview" w:date="2026-01-01T00:00:00Z">
        <w:r>
          <w:rPr>
            <w:rStyle w:val="FunctionTok"/>
          </w:rPr>
          <w:t xml:space="preserve">abs_diff_means</w:t>
        </w:r>
      </w:ins>
      <w:ins w:id="1255" w:author="PR Preview" w:date="2026-01-01T00:00:00Z">
        <w:r>
          <w:rPr>
            <w:rStyle w:val="NormalTok"/>
          </w:rPr>
          <w:t xml:space="preserve">(y, </w:t>
        </w:r>
      </w:ins>
      <w:ins w:id="1256" w:author="PR Preview" w:date="2026-01-01T00:00:00Z">
        <w:r>
          <w:rPr>
            <w:rStyle w:val="FunctionTok"/>
          </w:rPr>
          <w:t xml:space="preserve">sample</w:t>
        </w:r>
      </w:ins>
      <w:ins w:id="1257" w:author="PR Preview" w:date="2026-01-01T00:00:00Z">
        <w:r>
          <w:rPr>
            <w:rStyle w:val="NormalTok"/>
          </w:rPr>
          <w:t xml:space="preserve">(in_group1)))</w:t>
        </w:r>
      </w:ins>
      <w:ins w:id="1258" w:author="PR Preview" w:date="2026-01-01T00:00:00Z">
        <w:r>
          <w:br/>
        </w:r>
      </w:ins>
      <w:ins w:id="1259" w:author="PR Preview" w:date="2026-01-01T00:00:00Z">
        <w:r>
          <w:rPr>
            <w:rStyle w:val="NormalTok"/>
          </w:rPr>
          <w:t xml:space="preserve">  (</w:t>
        </w:r>
      </w:ins>
      <w:ins w:id="1260" w:author="PR Preview" w:date="2026-01-01T00:00:00Z">
        <w:r>
          <w:rPr>
            <w:rStyle w:val="DecValTok"/>
          </w:rPr>
          <w:t xml:space="preserve">1</w:t>
        </w:r>
      </w:ins>
      <w:ins w:id="1261" w:author="PR Preview" w:date="2026-01-01T00:00:00Z">
        <w:r>
          <w:rPr>
            <w:rStyle w:val="NormalTok"/>
          </w:rPr>
          <w:t xml:space="preserve"> </w:t>
        </w:r>
      </w:ins>
      <w:ins w:id="1262" w:author="PR Preview" w:date="2026-01-01T00:00:00Z">
        <w:r>
          <w:rPr>
            <w:rStyle w:val="SpecialCharTok"/>
          </w:rPr>
          <w:t xml:space="preserve">+</w:t>
        </w:r>
      </w:ins>
      <w:ins w:id="1263" w:author="PR Preview" w:date="2026-01-01T00:00:00Z">
        <w:r>
          <w:rPr>
            <w:rStyle w:val="NormalTok"/>
          </w:rPr>
          <w:t xml:space="preserve"> </w:t>
        </w:r>
      </w:ins>
      <w:ins w:id="1264" w:author="PR Preview" w:date="2026-01-01T00:00:00Z">
        <w:r>
          <w:rPr>
            <w:rStyle w:val="FunctionTok"/>
          </w:rPr>
          <w:t xml:space="preserve">sum</w:t>
        </w:r>
      </w:ins>
      <w:ins w:id="1265" w:author="PR Preview" w:date="2026-01-01T00:00:00Z">
        <w:r>
          <w:rPr>
            <w:rStyle w:val="NormalTok"/>
          </w:rPr>
          <w:t xml:space="preserve">(t_perm </w:t>
        </w:r>
      </w:ins>
      <w:ins w:id="1266" w:author="PR Preview" w:date="2026-01-01T00:00:00Z">
        <w:r>
          <w:rPr>
            <w:rStyle w:val="SpecialCharTok"/>
          </w:rPr>
          <w:t xml:space="preserve">&gt;=</w:t>
        </w:r>
      </w:ins>
      <w:ins w:id="1267" w:author="PR Preview" w:date="2026-01-01T00:00:00Z">
        <w:r>
          <w:rPr>
            <w:rStyle w:val="NormalTok"/>
          </w:rPr>
          <w:t xml:space="preserve"> t_obs)) </w:t>
        </w:r>
      </w:ins>
      <w:ins w:id="1268" w:author="PR Preview" w:date="2026-01-01T00:00:00Z">
        <w:r>
          <w:rPr>
            <w:rStyle w:val="SpecialCharTok"/>
          </w:rPr>
          <w:t xml:space="preserve">/</w:t>
        </w:r>
      </w:ins>
      <w:ins w:id="1269" w:author="PR Preview" w:date="2026-01-01T00:00:00Z">
        <w:r>
          <w:rPr>
            <w:rStyle w:val="NormalTok"/>
          </w:rPr>
          <w:t xml:space="preserve"> </w:t>
        </w:r>
      </w:ins>
      <w:ins w:id="1270" w:author="PR Preview" w:date="2026-01-01T00:00:00Z">
        <w:r>
          <w:rPr>
            <w:rStyle w:val="DecValTok"/>
          </w:rPr>
          <w:t xml:space="preserve">100</w:t>
        </w:r>
      </w:ins>
      <w:ins w:id="1271" w:author="PR Preview" w:date="2026-01-01T00:00:00Z">
        <w:r>
          <w:br/>
        </w:r>
      </w:ins>
      <w:ins w:id="1272" w:author="PR Preview" w:date="2026-01-01T00:00:00Z">
        <w:r>
          <w:rPr>
            <w:rStyle w:val="NormalTok"/>
          </w:rPr>
          <w:t xml:space="preserve">})</w:t>
        </w:r>
      </w:ins>
      <w:ins w:id="1273" w:author="PR Preview" w:date="2026-01-01T00:00:00Z">
        <w:r>
          <w:br/>
        </w:r>
      </w:ins>
      <w:ins w:id="1274" w:author="PR Preview" w:date="2026-01-01T00:00:00Z">
        <w:r>
          <w:rPr>
            <w:rStyle w:val="NormalTok"/>
          </w:rPr>
          <w:t xml:space="preserve">u </w:t>
        </w:r>
      </w:ins>
      <w:ins w:id="1275" w:author="PR Preview" w:date="2026-01-01T00:00:00Z">
        <w:r>
          <w:rPr>
            <w:rStyle w:val="OtherTok"/>
          </w:rPr>
          <w:t xml:space="preserve">&lt;-</w:t>
        </w:r>
      </w:ins>
      <w:ins w:id="1276" w:author="PR Preview" w:date="2026-01-01T00:00:00Z">
        <w:r>
          <w:rPr>
            <w:rStyle w:val="NormalTok"/>
          </w:rPr>
          <w:t xml:space="preserve"> </w:t>
        </w:r>
      </w:ins>
      <w:ins w:id="1277" w:author="PR Preview" w:date="2026-01-01T00:00:00Z">
        <w:r>
          <w:rPr>
            <w:rStyle w:val="FunctionTok"/>
          </w:rPr>
          <w:t xml:space="preserve">c</w:t>
        </w:r>
      </w:ins>
      <w:ins w:id="1278" w:author="PR Preview" w:date="2026-01-01T00:00:00Z">
        <w:r>
          <w:rPr>
            <w:rStyle w:val="NormalTok"/>
          </w:rPr>
          <w:t xml:space="preserve">(</w:t>
        </w:r>
      </w:ins>
      <w:ins w:id="1279" w:author="PR Preview" w:date="2026-01-01T00:00:00Z">
        <w:r>
          <w:rPr>
            <w:rStyle w:val="FloatTok"/>
          </w:rPr>
          <w:t xml:space="preserve">0.01</w:t>
        </w:r>
      </w:ins>
      <w:ins w:id="1280" w:author="PR Preview" w:date="2026-01-01T00:00:00Z">
        <w:r>
          <w:rPr>
            <w:rStyle w:val="NormalTok"/>
          </w:rPr>
          <w:t xml:space="preserve">, </w:t>
        </w:r>
      </w:ins>
      <w:ins w:id="1281" w:author="PR Preview" w:date="2026-01-01T00:00:00Z">
        <w:r>
          <w:rPr>
            <w:rStyle w:val="FloatTok"/>
          </w:rPr>
          <w:t xml:space="preserve">0.05</w:t>
        </w:r>
      </w:ins>
      <w:ins w:id="1282" w:author="PR Preview" w:date="2026-01-01T00:00:00Z">
        <w:r>
          <w:rPr>
            <w:rStyle w:val="NormalTok"/>
          </w:rPr>
          <w:t xml:space="preserve">, </w:t>
        </w:r>
      </w:ins>
      <w:ins w:id="1283" w:author="PR Preview" w:date="2026-01-01T00:00:00Z">
        <w:r>
          <w:rPr>
            <w:rStyle w:val="FloatTok"/>
          </w:rPr>
          <w:t xml:space="preserve">0.1</w:t>
        </w:r>
      </w:ins>
      <w:ins w:id="1284" w:author="PR Preview" w:date="2026-01-01T00:00:00Z">
        <w:r>
          <w:rPr>
            <w:rStyle w:val="NormalTok"/>
          </w:rPr>
          <w:t xml:space="preserve">)</w:t>
        </w:r>
      </w:ins>
      <w:ins w:id="1285" w:author="PR Preview" w:date="2026-01-01T00:00:00Z">
        <w:r>
          <w:br/>
        </w:r>
      </w:ins>
      <w:ins w:id="1286" w:author="PR Preview" w:date="2026-01-01T00:00:00Z">
        <w:r>
          <w:rPr>
            <w:rStyle w:val="FunctionTok"/>
          </w:rPr>
          <w:t xml:space="preserve">data.frame</w:t>
        </w:r>
      </w:ins>
      <w:ins w:id="1287" w:author="PR Preview" w:date="2026-01-01T00:00:00Z">
        <w:r>
          <w:rPr>
            <w:rStyle w:val="NormalTok"/>
          </w:rPr>
          <w:t xml:space="preserve">(</w:t>
        </w:r>
      </w:ins>
      <w:ins w:id="1288" w:author="PR Preview" w:date="2026-01-01T00:00:00Z">
        <w:r>
          <w:br/>
        </w:r>
      </w:ins>
      <w:ins w:id="1289" w:author="PR Preview" w:date="2026-01-01T00:00:00Z">
        <w:r>
          <w:rPr>
            <w:rStyle w:val="NormalTok"/>
          </w:rPr>
          <w:t xml:space="preserve">  </w:t>
        </w:r>
      </w:ins>
      <w:ins w:id="1290" w:author="PR Preview" w:date="2026-01-01T00:00:00Z">
        <w:r>
          <w:rPr>
            <w:rStyle w:val="AttributeTok"/>
          </w:rPr>
          <w:t xml:space="preserve">u =</w:t>
        </w:r>
      </w:ins>
      <w:ins w:id="1291" w:author="PR Preview" w:date="2026-01-01T00:00:00Z">
        <w:r>
          <w:rPr>
            <w:rStyle w:val="NormalTok"/>
          </w:rPr>
          <w:t xml:space="preserve"> u,</w:t>
        </w:r>
      </w:ins>
      <w:ins w:id="1292" w:author="PR Preview" w:date="2026-01-01T00:00:00Z">
        <w:r>
          <w:br/>
        </w:r>
      </w:ins>
      <w:ins w:id="1293" w:author="PR Preview" w:date="2026-01-01T00:00:00Z">
        <w:r>
          <w:rPr>
            <w:rStyle w:val="NormalTok"/>
          </w:rPr>
          <w:t xml:space="preserve">  </w:t>
        </w:r>
      </w:ins>
      <w:ins w:id="1294" w:author="PR Preview" w:date="2026-01-01T00:00:00Z">
        <w:r>
          <w:rPr>
            <w:rStyle w:val="AttributeTok"/>
          </w:rPr>
          <w:t xml:space="preserve">fraction_p_at_most_u =</w:t>
        </w:r>
      </w:ins>
      <w:ins w:id="1295" w:author="PR Preview" w:date="2026-01-01T00:00:00Z">
        <w:r>
          <w:rPr>
            <w:rStyle w:val="NormalTok"/>
          </w:rPr>
          <w:t xml:space="preserve"> </w:t>
        </w:r>
      </w:ins>
      <w:ins w:id="1296" w:author="PR Preview" w:date="2026-01-01T00:00:00Z">
        <w:r>
          <w:rPr>
            <w:rStyle w:val="FunctionTok"/>
          </w:rPr>
          <w:t xml:space="preserve">sapply</w:t>
        </w:r>
      </w:ins>
      <w:ins w:id="1297" w:author="PR Preview" w:date="2026-01-01T00:00:00Z">
        <w:r>
          <w:rPr>
            <w:rStyle w:val="NormalTok"/>
          </w:rPr>
          <w:t xml:space="preserve">(u, </w:t>
        </w:r>
      </w:ins>
      <w:ins w:id="1298" w:author="PR Preview" w:date="2026-01-01T00:00:00Z">
        <w:r>
          <w:rPr>
            <w:rStyle w:val="ControlFlowTok"/>
          </w:rPr>
          <w:t xml:space="preserve">function</w:t>
        </w:r>
      </w:ins>
      <w:ins w:id="1299" w:author="PR Preview" w:date="2026-01-01T00:00:00Z">
        <w:r>
          <w:rPr>
            <w:rStyle w:val="NormalTok"/>
          </w:rPr>
          <w:t xml:space="preserve">(x) </w:t>
        </w:r>
      </w:ins>
      <w:ins w:id="1300" w:author="PR Preview" w:date="2026-01-01T00:00:00Z">
        <w:r>
          <w:rPr>
            <w:rStyle w:val="FunctionTok"/>
          </w:rPr>
          <w:t xml:space="preserve">mean</w:t>
        </w:r>
      </w:ins>
      <w:ins w:id="1301" w:author="PR Preview" w:date="2026-01-01T00:00:00Z">
        <w:r>
          <w:rPr>
            <w:rStyle w:val="NormalTok"/>
          </w:rPr>
          <w:t xml:space="preserve">(p_hat </w:t>
        </w:r>
      </w:ins>
      <w:ins w:id="1302" w:author="PR Preview" w:date="2026-01-01T00:00:00Z">
        <w:r>
          <w:rPr>
            <w:rStyle w:val="SpecialCharTok"/>
          </w:rPr>
          <w:t xml:space="preserve">&lt;=</w:t>
        </w:r>
      </w:ins>
      <w:ins w:id="1303" w:author="PR Preview" w:date="2026-01-01T00:00:00Z">
        <w:r>
          <w:rPr>
            <w:rStyle w:val="NormalTok"/>
          </w:rPr>
          <w:t xml:space="preserve"> x))</w:t>
        </w:r>
      </w:ins>
      <w:ins w:id="1304" w:author="PR Preview" w:date="2026-01-01T00:00:00Z">
        <w:r>
          <w:br/>
        </w:r>
      </w:ins>
      <w:ins w:id="1305" w:author="PR Preview" w:date="2026-01-01T00:00:00Z">
        <w:r>
          <w:rPr>
            <w:rStyle w:val="NormalTok"/>
          </w:rPr>
          <w:t xml:space="preserve">)</w:t>
        </w:r>
      </w:ins>
      <w:ins w:id="1306" w:author="PR Preview" w:date="2026-01-01T00:00:00Z">
        <w:r>
          <w:br/>
        </w:r>
      </w:ins>
      <w:ins w:id="1307" w:author="PR Preview" w:date="2026-01-01T00:00:00Z">
        <w:r>
          <w:rPr>
            <w:rStyle w:val="CommentTok"/>
          </w:rPr>
          <w:t xml:space="preserve">#&gt; # A tibble: 3 × 2</w:t>
        </w:r>
      </w:ins>
      <w:ins w:id="1308" w:author="PR Preview" w:date="2026-01-01T00:00:00Z">
        <w:r>
          <w:br/>
        </w:r>
      </w:ins>
      <w:ins w:id="1309" w:author="PR Preview" w:date="2026-01-01T00:00:00Z">
        <w:r>
          <w:rPr>
            <w:rStyle w:val="CommentTok"/>
          </w:rPr>
          <w:t xml:space="preserve">#&gt;       u fraction_p_at_most_u</w:t>
        </w:r>
      </w:ins>
      <w:ins w:id="1310" w:author="PR Preview" w:date="2026-01-01T00:00:00Z">
        <w:r>
          <w:br/>
        </w:r>
      </w:ins>
      <w:ins w:id="1311" w:author="PR Preview" w:date="2026-01-01T00:00:00Z">
        <w:r>
          <w:rPr>
            <w:rStyle w:val="CommentTok"/>
          </w:rPr>
          <w:t xml:space="preserve">#&gt;   &lt;dbl&gt;                &lt;dbl&gt;</w:t>
        </w:r>
      </w:ins>
      <w:ins w:id="1312" w:author="PR Preview" w:date="2026-01-01T00:00:00Z">
        <w:r>
          <w:br/>
        </w:r>
      </w:ins>
      <w:ins w:id="1313" w:author="PR Preview" w:date="2026-01-01T00:00:00Z">
        <w:r>
          <w:rPr>
            <w:rStyle w:val="CommentTok"/>
          </w:rPr>
          <w:t xml:space="preserve">#&gt; 1  0.01                0.013</w:t>
        </w:r>
      </w:ins>
      <w:ins w:id="1314" w:author="PR Preview" w:date="2026-01-01T00:00:00Z">
        <w:r>
          <w:br/>
        </w:r>
      </w:ins>
      <w:ins w:id="1315" w:author="PR Preview" w:date="2026-01-01T00:00:00Z">
        <w:r>
          <w:rPr>
            <w:rStyle w:val="CommentTok"/>
          </w:rPr>
          <w:t xml:space="preserve">#&gt; 2  0.05                0.058</w:t>
        </w:r>
      </w:ins>
      <w:ins w:id="1316" w:author="PR Preview" w:date="2026-01-01T00:00:00Z">
        <w:r>
          <w:br/>
        </w:r>
      </w:ins>
      <w:ins w:id="1317" w:author="PR Preview" w:date="2026-01-01T00:00:00Z">
        <w:r>
          <w:rPr>
            <w:rStyle w:val="CommentTok"/>
          </w:rPr>
          <w:t xml:space="preserve">#&gt; 3  0.1                 0.107</w:t>
        </w:r>
      </w:ins>
    </w:p>
    <w:p>
      <w:pPr>
        <w:pStyle w:val="FirstParagraph"/>
      </w:pPr>
      <w:ins w:id="1318" w:author="PR Preview" w:date="2026-01-01T00:00:00Z">
        <w:r>
          <w:t xml:space="preserve">With</w:t>
        </w:r>
      </w:ins>
      <w:ins w:id="13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99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the p-value takes the values</w:t>
        </w:r>
      </w:ins>
      <w:ins w:id="1322" w:author="PR Preview" w:date="2026-01-01T00:00:00Z">
        <w:r>
          <w:t xml:space="preserve"> </w:t>
        </w:r>
      </w:ins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ins w:id="1323" w:author="PR Preview" w:date="2026-01-01T00:00:00Z">
        <w:r>
          <w:t xml:space="preserve">,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and for a statistic with no ties each value has probability</w:t>
        </w:r>
      </w:ins>
      <w:ins w:id="1326" w:author="PR Preview" w:date="2026-01-01T00:00:00Z">
        <w:r>
          <w:t xml:space="preserve"> </w:t>
        </w:r>
      </w:ins>
      <m:oMath>
        <m:r>
          <m:t>0.01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under</w:t>
        </w:r>
      </w:ins>
      <w:ins w:id="132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330" w:author="PR Preview" w:date="2026-01-01T00:00:00Z">
        <w:r>
          <w:t xml:space="preserve">,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so</w:t>
        </w:r>
      </w:ins>
      <w:ins w:id="1333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for</w:t>
        </w:r>
      </w:ins>
      <w:ins w:id="1336" w:author="PR Preview" w:date="2026-01-01T00:00:00Z">
        <w:r>
          <w:t xml:space="preserve"> </w:t>
        </w:r>
      </w:ins>
      <m:oMath>
        <m:r>
          <m:t>u</m:t>
        </m:r>
      </m:oMath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in that grid.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The fractions are close to</w:t>
        </w:r>
      </w:ins>
      <w:ins w:id="1341" w:author="PR Preview" w:date="2026-01-01T00:00:00Z">
        <w:r>
          <w:t xml:space="preserve"> </w:t>
        </w:r>
      </w:ins>
      <m:oMath>
        <m:r>
          <m:t>u</m:t>
        </m:r>
      </m:oMath>
      <w:ins w:id="1342" w:author="PR Preview" w:date="2026-01-01T00:00:00Z">
        <w:r>
          <w:t xml:space="preserve">, within simulation error.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Choosing</w:t>
        </w:r>
      </w:ins>
      <w:ins w:id="134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+</m:t>
        </m:r>
        <m:r>
          <m:t>1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to be a round number such as 100 makes the grid easy to read.</w:t>
        </w:r>
      </w:ins>
    </w:p>
    <w:bookmarkEnd w:id="45"/>
    <w:bookmarkStart w:id="46" w:name="rem-plus-one"/>
    <w:p>
      <w:pPr>
        <w:pStyle w:val="BodyText"/>
      </w:pPr>
      <w:ins w:id="1348" w:author="PR Preview" w:date="2026-01-01T00:00:00Z">
        <w:r>
          <w:rPr>
            <w:i/>
            <w:iCs/>
          </w:rPr>
          <w:t xml:space="preserve">Remark 2</w:t>
        </w:r>
      </w:ins>
      <w:ins w:id="1349" w:author="PR Preview" w:date="2026-01-01T00:00:00Z">
        <w:r>
          <w:t xml:space="preserve"> (Why add 1). </w:t>
        </w:r>
      </w:ins>
      <w:ins w:id="1350" w:author="PR Preview" w:date="2026-01-01T00:00:00Z">
        <w:r>
          <w:t xml:space="preserve">Without the 1, a data set whose statistic exceeds all</w:t>
        </w:r>
      </w:ins>
      <w:ins w:id="1351" w:author="PR Preview" w:date="2026-01-01T00:00:00Z">
        <w:r>
          <w:t xml:space="preserve"> </w:t>
        </w:r>
      </w:ins>
      <m:oMath>
        <m:r>
          <m:t>B</m:t>
        </m:r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permuted statistics would get a p-value of 0,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which claims that the observed result is impossible under</w:t>
        </w:r>
      </w:ins>
      <w:ins w:id="135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357" w:author="PR Preview" w:date="2026-01-01T00:00:00Z">
        <w:r>
          <w:t xml:space="preserve">.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Under</w:t>
        </w:r>
      </w:ins>
      <w:ins w:id="136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361" w:author="PR Preview" w:date="2026-01-01T00:00:00Z">
        <w:r>
          <w:t xml:space="preserve">, with no ties, that happens with probability</w:t>
        </w:r>
      </w:ins>
      <w:ins w:id="136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363" w:author="PR Preview" w:date="2026-01-01T00:00:00Z">
        <w:r>
          <w:t xml:space="preserve">,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because the observed statistic is equally likely to be any one of the</w:t>
        </w:r>
      </w:ins>
      <w:ins w:id="136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+</m:t>
        </m:r>
        <m:r>
          <m:t>1</m:t>
        </m:r>
      </m:oMath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values it is compared with.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 p-value that equals 0 with positive probability is not valid.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With the 1, the smallest value of</w:t>
        </w:r>
      </w:ins>
      <w:ins w:id="137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is</w:t>
        </w:r>
      </w:ins>
      <w:ins w:id="137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377" w:author="PR Preview" w:date="2026-01-01T00:00:00Z">
        <w:r>
          <w:t xml:space="preserve">.</w:t>
        </w:r>
      </w:ins>
    </w:p>
    <w:bookmarkEnd w:id="46"/>
    <w:bookmarkEnd w:id="47"/>
    <w:bookmarkStart w:id="50" w:name="sec-permutation-multiple-testing"/>
    <w:p>
      <w:pPr>
        <w:pStyle w:val="Heading2"/>
      </w:pPr>
      <w:ins w:id="1378" w:author="PR Preview" w:date="2026-01-01T00:00:00Z">
        <w:r>
          <w:t xml:space="preserve">5 Permutation tests and multiple testing</w:t>
        </w:r>
      </w:ins>
    </w:p>
    <w:bookmarkStart w:id="49" w:name="exm-permutation-all-genes"/>
    <w:p>
      <w:pPr>
        <w:pStyle w:val="FirstParagraph"/>
      </w:pPr>
      <w:ins w:id="1379" w:author="PR Preview" w:date="2026-01-01T00:00:00Z">
        <w:r>
          <w:rPr>
            <w:b/>
            <w:bCs/>
          </w:rPr>
          <w:t xml:space="preserve">Example 7 (Permutation p-values for all 2308 genes)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Relabeling the samples once permutes every gene at the same time,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so</w:t>
        </w:r>
      </w:ins>
      <w:ins w:id="138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1000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relabelings give a permutation null distribution for each of the 2308 genes.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This computes</w:t>
        </w:r>
      </w:ins>
      <w:ins w:id="138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for all genes from column means and sums of squares,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in a function checked against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rPr>
            <w:rStyle w:val="VerbatimChar"/>
          </w:rPr>
          <w:t xml:space="preserve">t.test()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on gene 3:</w:t>
        </w:r>
      </w:ins>
    </w:p>
    <w:p>
      <w:pPr>
        <w:pStyle w:val="SourceCode"/>
      </w:pPr>
      <w:ins w:id="1398" w:author="PR Preview" w:date="2026-01-01T00:00:00Z">
        <w:r>
          <w:rPr>
            <w:rStyle w:val="NormalTok"/>
          </w:rPr>
          <w:t xml:space="preserve">expression </w:t>
        </w:r>
      </w:ins>
      <w:ins w:id="1399" w:author="PR Preview" w:date="2026-01-01T00:00:00Z">
        <w:r>
          <w:rPr>
            <w:rStyle w:val="OtherTok"/>
          </w:rPr>
          <w:t xml:space="preserve">&lt;-</w:t>
        </w:r>
      </w:ins>
      <w:ins w:id="1400" w:author="PR Preview" w:date="2026-01-01T00:00:00Z">
        <w:r>
          <w:rPr>
            <w:rStyle w:val="NormalTok"/>
          </w:rPr>
          <w:t xml:space="preserve"> </w:t>
        </w:r>
      </w:ins>
      <w:ins w:id="1401" w:author="PR Preview" w:date="2026-01-01T00:00:00Z">
        <w:r>
          <w:rPr>
            <w:rStyle w:val="FunctionTok"/>
          </w:rPr>
          <w:t xml:space="preserve">as.matrix</w:t>
        </w:r>
      </w:ins>
      <w:ins w:id="1402" w:author="PR Preview" w:date="2026-01-01T00:00:00Z">
        <w:r>
          <w:rPr>
            <w:rStyle w:val="NormalTok"/>
          </w:rPr>
          <w:t xml:space="preserve">(khan_pair[, </w:t>
        </w:r>
      </w:ins>
      <w:ins w:id="1403" w:author="PR Preview" w:date="2026-01-01T00:00:00Z">
        <w:r>
          <w:rPr>
            <w:rStyle w:val="FunctionTok"/>
          </w:rPr>
          <w:t xml:space="preserve">grepl</w:t>
        </w:r>
      </w:ins>
      <w:ins w:id="1404" w:author="PR Preview" w:date="2026-01-01T00:00:00Z">
        <w:r>
          <w:rPr>
            <w:rStyle w:val="NormalTok"/>
          </w:rPr>
          <w:t xml:space="preserve">(</w:t>
        </w:r>
      </w:ins>
      <w:ins w:id="1405" w:author="PR Preview" w:date="2026-01-01T00:00:00Z">
        <w:r>
          <w:rPr>
            <w:rStyle w:val="StringTok"/>
          </w:rPr>
          <w:t xml:space="preserve">"^gene_"</w:t>
        </w:r>
      </w:ins>
      <w:ins w:id="1406" w:author="PR Preview" w:date="2026-01-01T00:00:00Z">
        <w:r>
          <w:rPr>
            <w:rStyle w:val="NormalTok"/>
          </w:rPr>
          <w:t xml:space="preserve">, </w:t>
        </w:r>
      </w:ins>
      <w:ins w:id="1407" w:author="PR Preview" w:date="2026-01-01T00:00:00Z">
        <w:r>
          <w:rPr>
            <w:rStyle w:val="FunctionTok"/>
          </w:rPr>
          <w:t xml:space="preserve">names</w:t>
        </w:r>
      </w:ins>
      <w:ins w:id="1408" w:author="PR Preview" w:date="2026-01-01T00:00:00Z">
        <w:r>
          <w:rPr>
            <w:rStyle w:val="NormalTok"/>
          </w:rPr>
          <w:t xml:space="preserve">(khan_pair))])</w:t>
        </w:r>
      </w:ins>
      <w:ins w:id="1409" w:author="PR Preview" w:date="2026-01-01T00:00:00Z">
        <w:r>
          <w:br/>
        </w:r>
      </w:ins>
      <w:ins w:id="1410" w:author="PR Preview" w:date="2026-01-01T00:00:00Z">
        <w:r>
          <w:rPr>
            <w:rStyle w:val="NormalTok"/>
          </w:rPr>
          <w:t xml:space="preserve">abs_welch_t_all </w:t>
        </w:r>
      </w:ins>
      <w:ins w:id="1411" w:author="PR Preview" w:date="2026-01-01T00:00:00Z">
        <w:r>
          <w:rPr>
            <w:rStyle w:val="OtherTok"/>
          </w:rPr>
          <w:t xml:space="preserve">&lt;-</w:t>
        </w:r>
      </w:ins>
      <w:ins w:id="1412" w:author="PR Preview" w:date="2026-01-01T00:00:00Z">
        <w:r>
          <w:rPr>
            <w:rStyle w:val="NormalTok"/>
          </w:rPr>
          <w:t xml:space="preserve"> </w:t>
        </w:r>
      </w:ins>
      <w:ins w:id="1413" w:author="PR Preview" w:date="2026-01-01T00:00:00Z">
        <w:r>
          <w:rPr>
            <w:rStyle w:val="ControlFlowTok"/>
          </w:rPr>
          <w:t xml:space="preserve">function</w:t>
        </w:r>
      </w:ins>
      <w:ins w:id="1414" w:author="PR Preview" w:date="2026-01-01T00:00:00Z">
        <w:r>
          <w:rPr>
            <w:rStyle w:val="NormalTok"/>
          </w:rPr>
          <w:t xml:space="preserve">(x, in_group1) {</w:t>
        </w:r>
      </w:ins>
      <w:ins w:id="1415" w:author="PR Preview" w:date="2026-01-01T00:00:00Z">
        <w:r>
          <w:br/>
        </w:r>
      </w:ins>
      <w:ins w:id="1416" w:author="PR Preview" w:date="2026-01-01T00:00:00Z">
        <w:r>
          <w:rPr>
            <w:rStyle w:val="NormalTok"/>
          </w:rPr>
          <w:t xml:space="preserve">  n1 </w:t>
        </w:r>
      </w:ins>
      <w:ins w:id="1417" w:author="PR Preview" w:date="2026-01-01T00:00:00Z">
        <w:r>
          <w:rPr>
            <w:rStyle w:val="OtherTok"/>
          </w:rPr>
          <w:t xml:space="preserve">&lt;-</w:t>
        </w:r>
      </w:ins>
      <w:ins w:id="1418" w:author="PR Preview" w:date="2026-01-01T00:00:00Z">
        <w:r>
          <w:rPr>
            <w:rStyle w:val="NormalTok"/>
          </w:rPr>
          <w:t xml:space="preserve"> </w:t>
        </w:r>
      </w:ins>
      <w:ins w:id="1419" w:author="PR Preview" w:date="2026-01-01T00:00:00Z">
        <w:r>
          <w:rPr>
            <w:rStyle w:val="FunctionTok"/>
          </w:rPr>
          <w:t xml:space="preserve">sum</w:t>
        </w:r>
      </w:ins>
      <w:ins w:id="1420" w:author="PR Preview" w:date="2026-01-01T00:00:00Z">
        <w:r>
          <w:rPr>
            <w:rStyle w:val="NormalTok"/>
          </w:rPr>
          <w:t xml:space="preserve">(in_group1)</w:t>
        </w:r>
      </w:ins>
      <w:ins w:id="1421" w:author="PR Preview" w:date="2026-01-01T00:00:00Z">
        <w:r>
          <w:br/>
        </w:r>
      </w:ins>
      <w:ins w:id="1422" w:author="PR Preview" w:date="2026-01-01T00:00:00Z">
        <w:r>
          <w:rPr>
            <w:rStyle w:val="NormalTok"/>
          </w:rPr>
          <w:t xml:space="preserve">  n2 </w:t>
        </w:r>
      </w:ins>
      <w:ins w:id="1423" w:author="PR Preview" w:date="2026-01-01T00:00:00Z">
        <w:r>
          <w:rPr>
            <w:rStyle w:val="OtherTok"/>
          </w:rPr>
          <w:t xml:space="preserve">&lt;-</w:t>
        </w:r>
      </w:ins>
      <w:ins w:id="1424" w:author="PR Preview" w:date="2026-01-01T00:00:00Z">
        <w:r>
          <w:rPr>
            <w:rStyle w:val="NormalTok"/>
          </w:rPr>
          <w:t xml:space="preserve"> </w:t>
        </w:r>
      </w:ins>
      <w:ins w:id="1425" w:author="PR Preview" w:date="2026-01-01T00:00:00Z">
        <w:r>
          <w:rPr>
            <w:rStyle w:val="FunctionTok"/>
          </w:rPr>
          <w:t xml:space="preserve">sum</w:t>
        </w:r>
      </w:ins>
      <w:ins w:id="1426" w:author="PR Preview" w:date="2026-01-01T00:00:00Z">
        <w:r>
          <w:rPr>
            <w:rStyle w:val="NormalTok"/>
          </w:rPr>
          <w:t xml:space="preserve">(</w:t>
        </w:r>
      </w:ins>
      <w:ins w:id="1427" w:author="PR Preview" w:date="2026-01-01T00:00:00Z">
        <w:r>
          <w:rPr>
            <w:rStyle w:val="SpecialCharTok"/>
          </w:rPr>
          <w:t xml:space="preserve">!</w:t>
        </w:r>
      </w:ins>
      <w:ins w:id="1428" w:author="PR Preview" w:date="2026-01-01T00:00:00Z">
        <w:r>
          <w:rPr>
            <w:rStyle w:val="NormalTok"/>
          </w:rPr>
          <w:t xml:space="preserve">in_group1)</w:t>
        </w:r>
      </w:ins>
      <w:ins w:id="1429" w:author="PR Preview" w:date="2026-01-01T00:00:00Z">
        <w:r>
          <w:br/>
        </w:r>
      </w:ins>
      <w:ins w:id="1430" w:author="PR Preview" w:date="2026-01-01T00:00:00Z">
        <w:r>
          <w:rPr>
            <w:rStyle w:val="NormalTok"/>
          </w:rPr>
          <w:t xml:space="preserve">  mean1 </w:t>
        </w:r>
      </w:ins>
      <w:ins w:id="1431" w:author="PR Preview" w:date="2026-01-01T00:00:00Z">
        <w:r>
          <w:rPr>
            <w:rStyle w:val="OtherTok"/>
          </w:rPr>
          <w:t xml:space="preserve">&lt;-</w:t>
        </w:r>
      </w:ins>
      <w:ins w:id="1432" w:author="PR Preview" w:date="2026-01-01T00:00:00Z">
        <w:r>
          <w:rPr>
            <w:rStyle w:val="NormalTok"/>
          </w:rPr>
          <w:t xml:space="preserve"> </w:t>
        </w:r>
      </w:ins>
      <w:ins w:id="1433" w:author="PR Preview" w:date="2026-01-01T00:00:00Z">
        <w:r>
          <w:rPr>
            <w:rStyle w:val="FunctionTok"/>
          </w:rPr>
          <w:t xml:space="preserve">colMeans</w:t>
        </w:r>
      </w:ins>
      <w:ins w:id="1434" w:author="PR Preview" w:date="2026-01-01T00:00:00Z">
        <w:r>
          <w:rPr>
            <w:rStyle w:val="NormalTok"/>
          </w:rPr>
          <w:t xml:space="preserve">(x[in_group1, , </w:t>
        </w:r>
      </w:ins>
      <w:ins w:id="1435" w:author="PR Preview" w:date="2026-01-01T00:00:00Z">
        <w:r>
          <w:rPr>
            <w:rStyle w:val="AttributeTok"/>
          </w:rPr>
          <w:t xml:space="preserve">drop =</w:t>
        </w:r>
      </w:ins>
      <w:ins w:id="1436" w:author="PR Preview" w:date="2026-01-01T00:00:00Z">
        <w:r>
          <w:rPr>
            <w:rStyle w:val="NormalTok"/>
          </w:rPr>
          <w:t xml:space="preserve"> </w:t>
        </w:r>
      </w:ins>
      <w:ins w:id="1437" w:author="PR Preview" w:date="2026-01-01T00:00:00Z">
        <w:r>
          <w:rPr>
            <w:rStyle w:val="ConstantTok"/>
          </w:rPr>
          <w:t xml:space="preserve">FALSE</w:t>
        </w:r>
      </w:ins>
      <w:ins w:id="1438" w:author="PR Preview" w:date="2026-01-01T00:00:00Z">
        <w:r>
          <w:rPr>
            <w:rStyle w:val="NormalTok"/>
          </w:rPr>
          <w:t xml:space="preserve">])</w:t>
        </w:r>
      </w:ins>
      <w:ins w:id="1439" w:author="PR Preview" w:date="2026-01-01T00:00:00Z">
        <w:r>
          <w:br/>
        </w:r>
      </w:ins>
      <w:ins w:id="1440" w:author="PR Preview" w:date="2026-01-01T00:00:00Z">
        <w:r>
          <w:rPr>
            <w:rStyle w:val="NormalTok"/>
          </w:rPr>
          <w:t xml:space="preserve">  mean2 </w:t>
        </w:r>
      </w:ins>
      <w:ins w:id="1441" w:author="PR Preview" w:date="2026-01-01T00:00:00Z">
        <w:r>
          <w:rPr>
            <w:rStyle w:val="OtherTok"/>
          </w:rPr>
          <w:t xml:space="preserve">&lt;-</w:t>
        </w:r>
      </w:ins>
      <w:ins w:id="1442" w:author="PR Preview" w:date="2026-01-01T00:00:00Z">
        <w:r>
          <w:rPr>
            <w:rStyle w:val="NormalTok"/>
          </w:rPr>
          <w:t xml:space="preserve"> </w:t>
        </w:r>
      </w:ins>
      <w:ins w:id="1443" w:author="PR Preview" w:date="2026-01-01T00:00:00Z">
        <w:r>
          <w:rPr>
            <w:rStyle w:val="FunctionTok"/>
          </w:rPr>
          <w:t xml:space="preserve">colMeans</w:t>
        </w:r>
      </w:ins>
      <w:ins w:id="1444" w:author="PR Preview" w:date="2026-01-01T00:00:00Z">
        <w:r>
          <w:rPr>
            <w:rStyle w:val="NormalTok"/>
          </w:rPr>
          <w:t xml:space="preserve">(x[</w:t>
        </w:r>
      </w:ins>
      <w:ins w:id="1445" w:author="PR Preview" w:date="2026-01-01T00:00:00Z">
        <w:r>
          <w:rPr>
            <w:rStyle w:val="SpecialCharTok"/>
          </w:rPr>
          <w:t xml:space="preserve">!</w:t>
        </w:r>
      </w:ins>
      <w:ins w:id="1446" w:author="PR Preview" w:date="2026-01-01T00:00:00Z">
        <w:r>
          <w:rPr>
            <w:rStyle w:val="NormalTok"/>
          </w:rPr>
          <w:t xml:space="preserve">in_group1, , </w:t>
        </w:r>
      </w:ins>
      <w:ins w:id="1447" w:author="PR Preview" w:date="2026-01-01T00:00:00Z">
        <w:r>
          <w:rPr>
            <w:rStyle w:val="AttributeTok"/>
          </w:rPr>
          <w:t xml:space="preserve">drop =</w:t>
        </w:r>
      </w:ins>
      <w:ins w:id="1448" w:author="PR Preview" w:date="2026-01-01T00:00:00Z">
        <w:r>
          <w:rPr>
            <w:rStyle w:val="NormalTok"/>
          </w:rPr>
          <w:t xml:space="preserve"> </w:t>
        </w:r>
      </w:ins>
      <w:ins w:id="1449" w:author="PR Preview" w:date="2026-01-01T00:00:00Z">
        <w:r>
          <w:rPr>
            <w:rStyle w:val="ConstantTok"/>
          </w:rPr>
          <w:t xml:space="preserve">FALSE</w:t>
        </w:r>
      </w:ins>
      <w:ins w:id="1450" w:author="PR Preview" w:date="2026-01-01T00:00:00Z">
        <w:r>
          <w:rPr>
            <w:rStyle w:val="NormalTok"/>
          </w:rPr>
          <w:t xml:space="preserve">])</w:t>
        </w:r>
      </w:ins>
      <w:ins w:id="1451" w:author="PR Preview" w:date="2026-01-01T00:00:00Z">
        <w:r>
          <w:br/>
        </w:r>
      </w:ins>
      <w:ins w:id="1452" w:author="PR Preview" w:date="2026-01-01T00:00:00Z">
        <w:r>
          <w:rPr>
            <w:rStyle w:val="NormalTok"/>
          </w:rPr>
          <w:t xml:space="preserve">  var1 </w:t>
        </w:r>
      </w:ins>
      <w:ins w:id="1453" w:author="PR Preview" w:date="2026-01-01T00:00:00Z">
        <w:r>
          <w:rPr>
            <w:rStyle w:val="OtherTok"/>
          </w:rPr>
          <w:t xml:space="preserve">&lt;-</w:t>
        </w:r>
      </w:ins>
      <w:ins w:id="1454" w:author="PR Preview" w:date="2026-01-01T00:00:00Z">
        <w:r>
          <w:rPr>
            <w:rStyle w:val="NormalTok"/>
          </w:rPr>
          <w:t xml:space="preserve"> (</w:t>
        </w:r>
      </w:ins>
      <w:ins w:id="1455" w:author="PR Preview" w:date="2026-01-01T00:00:00Z">
        <w:r>
          <w:rPr>
            <w:rStyle w:val="FunctionTok"/>
          </w:rPr>
          <w:t xml:space="preserve">colSums</w:t>
        </w:r>
      </w:ins>
      <w:ins w:id="1456" w:author="PR Preview" w:date="2026-01-01T00:00:00Z">
        <w:r>
          <w:rPr>
            <w:rStyle w:val="NormalTok"/>
          </w:rPr>
          <w:t xml:space="preserve">(x[in_group1, , </w:t>
        </w:r>
      </w:ins>
      <w:ins w:id="1457" w:author="PR Preview" w:date="2026-01-01T00:00:00Z">
        <w:r>
          <w:rPr>
            <w:rStyle w:val="AttributeTok"/>
          </w:rPr>
          <w:t xml:space="preserve">drop =</w:t>
        </w:r>
      </w:ins>
      <w:ins w:id="1458" w:author="PR Preview" w:date="2026-01-01T00:00:00Z">
        <w:r>
          <w:rPr>
            <w:rStyle w:val="NormalTok"/>
          </w:rPr>
          <w:t xml:space="preserve"> </w:t>
        </w:r>
      </w:ins>
      <w:ins w:id="1459" w:author="PR Preview" w:date="2026-01-01T00:00:00Z">
        <w:r>
          <w:rPr>
            <w:rStyle w:val="ConstantTok"/>
          </w:rPr>
          <w:t xml:space="preserve">FALSE</w:t>
        </w:r>
      </w:ins>
      <w:ins w:id="1460" w:author="PR Preview" w:date="2026-01-01T00:00:00Z">
        <w:r>
          <w:rPr>
            <w:rStyle w:val="NormalTok"/>
          </w:rPr>
          <w:t xml:space="preserve">]</w:t>
        </w:r>
      </w:ins>
      <w:ins w:id="1461" w:author="PR Preview" w:date="2026-01-01T00:00:00Z">
        <w:r>
          <w:rPr>
            <w:rStyle w:val="SpecialCharTok"/>
          </w:rPr>
          <w:t xml:space="preserve">^</w:t>
        </w:r>
      </w:ins>
      <w:ins w:id="1462" w:author="PR Preview" w:date="2026-01-01T00:00:00Z">
        <w:r>
          <w:rPr>
            <w:rStyle w:val="DecValTok"/>
          </w:rPr>
          <w:t xml:space="preserve">2</w:t>
        </w:r>
      </w:ins>
      <w:ins w:id="1463" w:author="PR Preview" w:date="2026-01-01T00:00:00Z">
        <w:r>
          <w:rPr>
            <w:rStyle w:val="NormalTok"/>
          </w:rPr>
          <w:t xml:space="preserve">) </w:t>
        </w:r>
      </w:ins>
      <w:ins w:id="1464" w:author="PR Preview" w:date="2026-01-01T00:00:00Z">
        <w:r>
          <w:rPr>
            <w:rStyle w:val="SpecialCharTok"/>
          </w:rPr>
          <w:t xml:space="preserve">-</w:t>
        </w:r>
      </w:ins>
      <w:ins w:id="1465" w:author="PR Preview" w:date="2026-01-01T00:00:00Z">
        <w:r>
          <w:rPr>
            <w:rStyle w:val="NormalTok"/>
          </w:rPr>
          <w:t xml:space="preserve"> n1 </w:t>
        </w:r>
      </w:ins>
      <w:ins w:id="1466" w:author="PR Preview" w:date="2026-01-01T00:00:00Z">
        <w:r>
          <w:rPr>
            <w:rStyle w:val="SpecialCharTok"/>
          </w:rPr>
          <w:t xml:space="preserve">*</w:t>
        </w:r>
      </w:ins>
      <w:ins w:id="1467" w:author="PR Preview" w:date="2026-01-01T00:00:00Z">
        <w:r>
          <w:rPr>
            <w:rStyle w:val="NormalTok"/>
          </w:rPr>
          <w:t xml:space="preserve"> mean1</w:t>
        </w:r>
      </w:ins>
      <w:ins w:id="1468" w:author="PR Preview" w:date="2026-01-01T00:00:00Z">
        <w:r>
          <w:rPr>
            <w:rStyle w:val="SpecialCharTok"/>
          </w:rPr>
          <w:t xml:space="preserve">^</w:t>
        </w:r>
      </w:ins>
      <w:ins w:id="1469" w:author="PR Preview" w:date="2026-01-01T00:00:00Z">
        <w:r>
          <w:rPr>
            <w:rStyle w:val="DecValTok"/>
          </w:rPr>
          <w:t xml:space="preserve">2</w:t>
        </w:r>
      </w:ins>
      <w:ins w:id="1470" w:author="PR Preview" w:date="2026-01-01T00:00:00Z">
        <w:r>
          <w:rPr>
            <w:rStyle w:val="NormalTok"/>
          </w:rPr>
          <w:t xml:space="preserve">) </w:t>
        </w:r>
      </w:ins>
      <w:ins w:id="1471" w:author="PR Preview" w:date="2026-01-01T00:00:00Z">
        <w:r>
          <w:rPr>
            <w:rStyle w:val="SpecialCharTok"/>
          </w:rPr>
          <w:t xml:space="preserve">/</w:t>
        </w:r>
      </w:ins>
      <w:ins w:id="1472" w:author="PR Preview" w:date="2026-01-01T00:00:00Z">
        <w:r>
          <w:rPr>
            <w:rStyle w:val="NormalTok"/>
          </w:rPr>
          <w:t xml:space="preserve"> (n1 </w:t>
        </w:r>
      </w:ins>
      <w:ins w:id="1473" w:author="PR Preview" w:date="2026-01-01T00:00:00Z">
        <w:r>
          <w:rPr>
            <w:rStyle w:val="SpecialCharTok"/>
          </w:rPr>
          <w:t xml:space="preserve">-</w:t>
        </w:r>
      </w:ins>
      <w:ins w:id="1474" w:author="PR Preview" w:date="2026-01-01T00:00:00Z">
        <w:r>
          <w:rPr>
            <w:rStyle w:val="NormalTok"/>
          </w:rPr>
          <w:t xml:space="preserve"> </w:t>
        </w:r>
      </w:ins>
      <w:ins w:id="1475" w:author="PR Preview" w:date="2026-01-01T00:00:00Z">
        <w:r>
          <w:rPr>
            <w:rStyle w:val="DecValTok"/>
          </w:rPr>
          <w:t xml:space="preserve">1</w:t>
        </w:r>
      </w:ins>
      <w:ins w:id="1476" w:author="PR Preview" w:date="2026-01-01T00:00:00Z">
        <w:r>
          <w:rPr>
            <w:rStyle w:val="NormalTok"/>
          </w:rPr>
          <w:t xml:space="preserve">)</w:t>
        </w:r>
      </w:ins>
      <w:ins w:id="1477" w:author="PR Preview" w:date="2026-01-01T00:00:00Z">
        <w:r>
          <w:br/>
        </w:r>
      </w:ins>
      <w:ins w:id="1478" w:author="PR Preview" w:date="2026-01-01T00:00:00Z">
        <w:r>
          <w:rPr>
            <w:rStyle w:val="NormalTok"/>
          </w:rPr>
          <w:t xml:space="preserve">  var2 </w:t>
        </w:r>
      </w:ins>
      <w:ins w:id="1479" w:author="PR Preview" w:date="2026-01-01T00:00:00Z">
        <w:r>
          <w:rPr>
            <w:rStyle w:val="OtherTok"/>
          </w:rPr>
          <w:t xml:space="preserve">&lt;-</w:t>
        </w:r>
      </w:ins>
      <w:ins w:id="1480" w:author="PR Preview" w:date="2026-01-01T00:00:00Z">
        <w:r>
          <w:rPr>
            <w:rStyle w:val="NormalTok"/>
          </w:rPr>
          <w:t xml:space="preserve"> (</w:t>
        </w:r>
      </w:ins>
      <w:ins w:id="1481" w:author="PR Preview" w:date="2026-01-01T00:00:00Z">
        <w:r>
          <w:rPr>
            <w:rStyle w:val="FunctionTok"/>
          </w:rPr>
          <w:t xml:space="preserve">colSums</w:t>
        </w:r>
      </w:ins>
      <w:ins w:id="1482" w:author="PR Preview" w:date="2026-01-01T00:00:00Z">
        <w:r>
          <w:rPr>
            <w:rStyle w:val="NormalTok"/>
          </w:rPr>
          <w:t xml:space="preserve">(x[</w:t>
        </w:r>
      </w:ins>
      <w:ins w:id="1483" w:author="PR Preview" w:date="2026-01-01T00:00:00Z">
        <w:r>
          <w:rPr>
            <w:rStyle w:val="SpecialCharTok"/>
          </w:rPr>
          <w:t xml:space="preserve">!</w:t>
        </w:r>
      </w:ins>
      <w:ins w:id="1484" w:author="PR Preview" w:date="2026-01-01T00:00:00Z">
        <w:r>
          <w:rPr>
            <w:rStyle w:val="NormalTok"/>
          </w:rPr>
          <w:t xml:space="preserve">in_group1, , </w:t>
        </w:r>
      </w:ins>
      <w:ins w:id="1485" w:author="PR Preview" w:date="2026-01-01T00:00:00Z">
        <w:r>
          <w:rPr>
            <w:rStyle w:val="AttributeTok"/>
          </w:rPr>
          <w:t xml:space="preserve">drop =</w:t>
        </w:r>
      </w:ins>
      <w:ins w:id="1486" w:author="PR Preview" w:date="2026-01-01T00:00:00Z">
        <w:r>
          <w:rPr>
            <w:rStyle w:val="NormalTok"/>
          </w:rPr>
          <w:t xml:space="preserve"> </w:t>
        </w:r>
      </w:ins>
      <w:ins w:id="1487" w:author="PR Preview" w:date="2026-01-01T00:00:00Z">
        <w:r>
          <w:rPr>
            <w:rStyle w:val="ConstantTok"/>
          </w:rPr>
          <w:t xml:space="preserve">FALSE</w:t>
        </w:r>
      </w:ins>
      <w:ins w:id="1488" w:author="PR Preview" w:date="2026-01-01T00:00:00Z">
        <w:r>
          <w:rPr>
            <w:rStyle w:val="NormalTok"/>
          </w:rPr>
          <w:t xml:space="preserve">]</w:t>
        </w:r>
      </w:ins>
      <w:ins w:id="1489" w:author="PR Preview" w:date="2026-01-01T00:00:00Z">
        <w:r>
          <w:rPr>
            <w:rStyle w:val="SpecialCharTok"/>
          </w:rPr>
          <w:t xml:space="preserve">^</w:t>
        </w:r>
      </w:ins>
      <w:ins w:id="1490" w:author="PR Preview" w:date="2026-01-01T00:00:00Z">
        <w:r>
          <w:rPr>
            <w:rStyle w:val="DecValTok"/>
          </w:rPr>
          <w:t xml:space="preserve">2</w:t>
        </w:r>
      </w:ins>
      <w:ins w:id="1491" w:author="PR Preview" w:date="2026-01-01T00:00:00Z">
        <w:r>
          <w:rPr>
            <w:rStyle w:val="NormalTok"/>
          </w:rPr>
          <w:t xml:space="preserve">) </w:t>
        </w:r>
      </w:ins>
      <w:ins w:id="1492" w:author="PR Preview" w:date="2026-01-01T00:00:00Z">
        <w:r>
          <w:rPr>
            <w:rStyle w:val="SpecialCharTok"/>
          </w:rPr>
          <w:t xml:space="preserve">-</w:t>
        </w:r>
      </w:ins>
      <w:ins w:id="1493" w:author="PR Preview" w:date="2026-01-01T00:00:00Z">
        <w:r>
          <w:rPr>
            <w:rStyle w:val="NormalTok"/>
          </w:rPr>
          <w:t xml:space="preserve"> n2 </w:t>
        </w:r>
      </w:ins>
      <w:ins w:id="1494" w:author="PR Preview" w:date="2026-01-01T00:00:00Z">
        <w:r>
          <w:rPr>
            <w:rStyle w:val="SpecialCharTok"/>
          </w:rPr>
          <w:t xml:space="preserve">*</w:t>
        </w:r>
      </w:ins>
      <w:ins w:id="1495" w:author="PR Preview" w:date="2026-01-01T00:00:00Z">
        <w:r>
          <w:rPr>
            <w:rStyle w:val="NormalTok"/>
          </w:rPr>
          <w:t xml:space="preserve"> mean2</w:t>
        </w:r>
      </w:ins>
      <w:ins w:id="1496" w:author="PR Preview" w:date="2026-01-01T00:00:00Z">
        <w:r>
          <w:rPr>
            <w:rStyle w:val="SpecialCharTok"/>
          </w:rPr>
          <w:t xml:space="preserve">^</w:t>
        </w:r>
      </w:ins>
      <w:ins w:id="1497" w:author="PR Preview" w:date="2026-01-01T00:00:00Z">
        <w:r>
          <w:rPr>
            <w:rStyle w:val="DecValTok"/>
          </w:rPr>
          <w:t xml:space="preserve">2</w:t>
        </w:r>
      </w:ins>
      <w:ins w:id="1498" w:author="PR Preview" w:date="2026-01-01T00:00:00Z">
        <w:r>
          <w:rPr>
            <w:rStyle w:val="NormalTok"/>
          </w:rPr>
          <w:t xml:space="preserve">) </w:t>
        </w:r>
      </w:ins>
      <w:ins w:id="1499" w:author="PR Preview" w:date="2026-01-01T00:00:00Z">
        <w:r>
          <w:rPr>
            <w:rStyle w:val="SpecialCharTok"/>
          </w:rPr>
          <w:t xml:space="preserve">/</w:t>
        </w:r>
      </w:ins>
      <w:ins w:id="1500" w:author="PR Preview" w:date="2026-01-01T00:00:00Z">
        <w:r>
          <w:rPr>
            <w:rStyle w:val="NormalTok"/>
          </w:rPr>
          <w:t xml:space="preserve"> (n2 </w:t>
        </w:r>
      </w:ins>
      <w:ins w:id="1501" w:author="PR Preview" w:date="2026-01-01T00:00:00Z">
        <w:r>
          <w:rPr>
            <w:rStyle w:val="SpecialCharTok"/>
          </w:rPr>
          <w:t xml:space="preserve">-</w:t>
        </w:r>
      </w:ins>
      <w:ins w:id="1502" w:author="PR Preview" w:date="2026-01-01T00:00:00Z">
        <w:r>
          <w:rPr>
            <w:rStyle w:val="NormalTok"/>
          </w:rPr>
          <w:t xml:space="preserve"> </w:t>
        </w:r>
      </w:ins>
      <w:ins w:id="1503" w:author="PR Preview" w:date="2026-01-01T00:00:00Z">
        <w:r>
          <w:rPr>
            <w:rStyle w:val="DecValTok"/>
          </w:rPr>
          <w:t xml:space="preserve">1</w:t>
        </w:r>
      </w:ins>
      <w:ins w:id="1504" w:author="PR Preview" w:date="2026-01-01T00:00:00Z">
        <w:r>
          <w:rPr>
            <w:rStyle w:val="NormalTok"/>
          </w:rPr>
          <w:t xml:space="preserve">)</w:t>
        </w:r>
      </w:ins>
      <w:ins w:id="1505" w:author="PR Preview" w:date="2026-01-01T00:00:00Z">
        <w:r>
          <w:br/>
        </w:r>
      </w:ins>
      <w:ins w:id="1506" w:author="PR Preview" w:date="2026-01-01T00:00:00Z">
        <w:r>
          <w:rPr>
            <w:rStyle w:val="NormalTok"/>
          </w:rPr>
          <w:t xml:space="preserve">  </w:t>
        </w:r>
      </w:ins>
      <w:ins w:id="1507" w:author="PR Preview" w:date="2026-01-01T00:00:00Z">
        <w:r>
          <w:rPr>
            <w:rStyle w:val="FunctionTok"/>
          </w:rPr>
          <w:t xml:space="preserve">abs</w:t>
        </w:r>
      </w:ins>
      <w:ins w:id="1508" w:author="PR Preview" w:date="2026-01-01T00:00:00Z">
        <w:r>
          <w:rPr>
            <w:rStyle w:val="NormalTok"/>
          </w:rPr>
          <w:t xml:space="preserve">(mean1 </w:t>
        </w:r>
      </w:ins>
      <w:ins w:id="1509" w:author="PR Preview" w:date="2026-01-01T00:00:00Z">
        <w:r>
          <w:rPr>
            <w:rStyle w:val="SpecialCharTok"/>
          </w:rPr>
          <w:t xml:space="preserve">-</w:t>
        </w:r>
      </w:ins>
      <w:ins w:id="1510" w:author="PR Preview" w:date="2026-01-01T00:00:00Z">
        <w:r>
          <w:rPr>
            <w:rStyle w:val="NormalTok"/>
          </w:rPr>
          <w:t xml:space="preserve"> mean2) </w:t>
        </w:r>
      </w:ins>
      <w:ins w:id="1511" w:author="PR Preview" w:date="2026-01-01T00:00:00Z">
        <w:r>
          <w:rPr>
            <w:rStyle w:val="SpecialCharTok"/>
          </w:rPr>
          <w:t xml:space="preserve">/</w:t>
        </w:r>
      </w:ins>
      <w:ins w:id="1512" w:author="PR Preview" w:date="2026-01-01T00:00:00Z">
        <w:r>
          <w:rPr>
            <w:rStyle w:val="NormalTok"/>
          </w:rPr>
          <w:t xml:space="preserve"> </w:t>
        </w:r>
      </w:ins>
      <w:ins w:id="1513" w:author="PR Preview" w:date="2026-01-01T00:00:00Z">
        <w:r>
          <w:rPr>
            <w:rStyle w:val="FunctionTok"/>
          </w:rPr>
          <w:t xml:space="preserve">sqrt</w:t>
        </w:r>
      </w:ins>
      <w:ins w:id="1514" w:author="PR Preview" w:date="2026-01-01T00:00:00Z">
        <w:r>
          <w:rPr>
            <w:rStyle w:val="NormalTok"/>
          </w:rPr>
          <w:t xml:space="preserve">(var1 </w:t>
        </w:r>
      </w:ins>
      <w:ins w:id="1515" w:author="PR Preview" w:date="2026-01-01T00:00:00Z">
        <w:r>
          <w:rPr>
            <w:rStyle w:val="SpecialCharTok"/>
          </w:rPr>
          <w:t xml:space="preserve">/</w:t>
        </w:r>
      </w:ins>
      <w:ins w:id="1516" w:author="PR Preview" w:date="2026-01-01T00:00:00Z">
        <w:r>
          <w:rPr>
            <w:rStyle w:val="NormalTok"/>
          </w:rPr>
          <w:t xml:space="preserve"> n1 </w:t>
        </w:r>
      </w:ins>
      <w:ins w:id="1517" w:author="PR Preview" w:date="2026-01-01T00:00:00Z">
        <w:r>
          <w:rPr>
            <w:rStyle w:val="SpecialCharTok"/>
          </w:rPr>
          <w:t xml:space="preserve">+</w:t>
        </w:r>
      </w:ins>
      <w:ins w:id="1518" w:author="PR Preview" w:date="2026-01-01T00:00:00Z">
        <w:r>
          <w:rPr>
            <w:rStyle w:val="NormalTok"/>
          </w:rPr>
          <w:t xml:space="preserve"> var2 </w:t>
        </w:r>
      </w:ins>
      <w:ins w:id="1519" w:author="PR Preview" w:date="2026-01-01T00:00:00Z">
        <w:r>
          <w:rPr>
            <w:rStyle w:val="SpecialCharTok"/>
          </w:rPr>
          <w:t xml:space="preserve">/</w:t>
        </w:r>
      </w:ins>
      <w:ins w:id="1520" w:author="PR Preview" w:date="2026-01-01T00:00:00Z">
        <w:r>
          <w:rPr>
            <w:rStyle w:val="NormalTok"/>
          </w:rPr>
          <w:t xml:space="preserve"> n2)</w:t>
        </w:r>
      </w:ins>
      <w:ins w:id="1521" w:author="PR Preview" w:date="2026-01-01T00:00:00Z">
        <w:r>
          <w:br/>
        </w:r>
      </w:ins>
      <w:ins w:id="1522" w:author="PR Preview" w:date="2026-01-01T00:00:00Z">
        <w:r>
          <w:rPr>
            <w:rStyle w:val="NormalTok"/>
          </w:rPr>
          <w:t xml:space="preserve">}</w:t>
        </w:r>
      </w:ins>
      <w:ins w:id="1523" w:author="PR Preview" w:date="2026-01-01T00:00:00Z">
        <w:r>
          <w:br/>
        </w:r>
      </w:ins>
      <w:ins w:id="1524" w:author="PR Preview" w:date="2026-01-01T00:00:00Z">
        <w:r>
          <w:rPr>
            <w:rStyle w:val="NormalTok"/>
          </w:rPr>
          <w:t xml:space="preserve">t_all </w:t>
        </w:r>
      </w:ins>
      <w:ins w:id="1525" w:author="PR Preview" w:date="2026-01-01T00:00:00Z">
        <w:r>
          <w:rPr>
            <w:rStyle w:val="OtherTok"/>
          </w:rPr>
          <w:t xml:space="preserve">&lt;-</w:t>
        </w:r>
      </w:ins>
      <w:ins w:id="1526" w:author="PR Preview" w:date="2026-01-01T00:00:00Z">
        <w:r>
          <w:rPr>
            <w:rStyle w:val="NormalTok"/>
          </w:rPr>
          <w:t xml:space="preserve"> </w:t>
        </w:r>
      </w:ins>
      <w:ins w:id="1527" w:author="PR Preview" w:date="2026-01-01T00:00:00Z">
        <w:r>
          <w:rPr>
            <w:rStyle w:val="FunctionTok"/>
          </w:rPr>
          <w:t xml:space="preserve">abs_welch_t_all</w:t>
        </w:r>
      </w:ins>
      <w:ins w:id="1528" w:author="PR Preview" w:date="2026-01-01T00:00:00Z">
        <w:r>
          <w:rPr>
            <w:rStyle w:val="NormalTok"/>
          </w:rPr>
          <w:t xml:space="preserve">(expression, in_class4)</w:t>
        </w:r>
      </w:ins>
      <w:ins w:id="1529" w:author="PR Preview" w:date="2026-01-01T00:00:00Z">
        <w:r>
          <w:br/>
        </w:r>
      </w:ins>
      <w:ins w:id="1530" w:author="PR Preview" w:date="2026-01-01T00:00:00Z">
        <w:r>
          <w:rPr>
            <w:rStyle w:val="FunctionTok"/>
          </w:rPr>
          <w:t xml:space="preserve">all.equal</w:t>
        </w:r>
      </w:ins>
      <w:ins w:id="1531" w:author="PR Preview" w:date="2026-01-01T00:00:00Z">
        <w:r>
          <w:rPr>
            <w:rStyle w:val="NormalTok"/>
          </w:rPr>
          <w:t xml:space="preserve">(</w:t>
        </w:r>
      </w:ins>
      <w:ins w:id="1532" w:author="PR Preview" w:date="2026-01-01T00:00:00Z">
        <w:r>
          <w:rPr>
            <w:rStyle w:val="FunctionTok"/>
          </w:rPr>
          <w:t xml:space="preserve">unname</w:t>
        </w:r>
      </w:ins>
      <w:ins w:id="1533" w:author="PR Preview" w:date="2026-01-01T00:00:00Z">
        <w:r>
          <w:rPr>
            <w:rStyle w:val="NormalTok"/>
          </w:rPr>
          <w:t xml:space="preserve">(t_all[</w:t>
        </w:r>
      </w:ins>
      <w:ins w:id="1534" w:author="PR Preview" w:date="2026-01-01T00:00:00Z">
        <w:r>
          <w:rPr>
            <w:rStyle w:val="StringTok"/>
          </w:rPr>
          <w:t xml:space="preserve">"gene_3"</w:t>
        </w:r>
      </w:ins>
      <w:ins w:id="1535" w:author="PR Preview" w:date="2026-01-01T00:00:00Z">
        <w:r>
          <w:rPr>
            <w:rStyle w:val="NormalTok"/>
          </w:rPr>
          <w:t xml:space="preserve">]), t_obs)</w:t>
        </w:r>
      </w:ins>
      <w:ins w:id="1536" w:author="PR Preview" w:date="2026-01-01T00:00:00Z">
        <w:r>
          <w:br/>
        </w:r>
      </w:ins>
      <w:ins w:id="1537" w:author="PR Preview" w:date="2026-01-01T00:00:00Z">
        <w:r>
          <w:rPr>
            <w:rStyle w:val="CommentTok"/>
          </w:rPr>
          <w:t xml:space="preserve">#&gt; [1] TRUE</w:t>
        </w:r>
      </w:ins>
    </w:p>
    <w:p>
      <w:pPr>
        <w:pStyle w:val="FirstParagraph"/>
      </w:pPr>
      <w:ins w:id="1538" w:author="PR Preview" w:date="2026-01-01T00:00:00Z">
        <w:r>
          <w:t xml:space="preserve">Each relabeling yields 2308 statistics, one per gene.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The permutation p-value of a gene counts the relabelings whose statistic for that gene reaches its observed one:</w:t>
        </w:r>
      </w:ins>
    </w:p>
    <w:p>
      <w:pPr>
        <w:pStyle w:val="SourceCode"/>
      </w:pPr>
      <w:ins w:id="1541" w:author="PR Preview" w:date="2026-01-01T00:00:00Z">
        <w:r>
          <w:rPr>
            <w:rStyle w:val="NormalTok"/>
          </w:rPr>
          <w:t xml:space="preserve">B_all </w:t>
        </w:r>
      </w:ins>
      <w:ins w:id="1542" w:author="PR Preview" w:date="2026-01-01T00:00:00Z">
        <w:r>
          <w:rPr>
            <w:rStyle w:val="OtherTok"/>
          </w:rPr>
          <w:t xml:space="preserve">&lt;-</w:t>
        </w:r>
      </w:ins>
      <w:ins w:id="1543" w:author="PR Preview" w:date="2026-01-01T00:00:00Z">
        <w:r>
          <w:rPr>
            <w:rStyle w:val="NormalTok"/>
          </w:rPr>
          <w:t xml:space="preserve"> </w:t>
        </w:r>
      </w:ins>
      <w:ins w:id="1544" w:author="PR Preview" w:date="2026-01-01T00:00:00Z">
        <w:r>
          <w:rPr>
            <w:rStyle w:val="DecValTok"/>
          </w:rPr>
          <w:t xml:space="preserve">1000</w:t>
        </w:r>
      </w:ins>
      <w:ins w:id="1545" w:author="PR Preview" w:date="2026-01-01T00:00:00Z">
        <w:r>
          <w:br/>
        </w:r>
      </w:ins>
      <w:ins w:id="1546" w:author="PR Preview" w:date="2026-01-01T00:00:00Z">
        <w:r>
          <w:rPr>
            <w:rStyle w:val="FunctionTok"/>
          </w:rPr>
          <w:t xml:space="preserve">set.seed</w:t>
        </w:r>
      </w:ins>
      <w:ins w:id="1547" w:author="PR Preview" w:date="2026-01-01T00:00:00Z">
        <w:r>
          <w:rPr>
            <w:rStyle w:val="NormalTok"/>
          </w:rPr>
          <w:t xml:space="preserve">(</w:t>
        </w:r>
      </w:ins>
      <w:ins w:id="1548" w:author="PR Preview" w:date="2026-01-01T00:00:00Z">
        <w:r>
          <w:rPr>
            <w:rStyle w:val="DecValTok"/>
          </w:rPr>
          <w:t xml:space="preserve">583</w:t>
        </w:r>
      </w:ins>
      <w:ins w:id="1549" w:author="PR Preview" w:date="2026-01-01T00:00:00Z">
        <w:r>
          <w:rPr>
            <w:rStyle w:val="NormalTok"/>
          </w:rPr>
          <w:t xml:space="preserve">)</w:t>
        </w:r>
      </w:ins>
      <w:ins w:id="1550" w:author="PR Preview" w:date="2026-01-01T00:00:00Z">
        <w:r>
          <w:br/>
        </w:r>
      </w:ins>
      <w:ins w:id="1551" w:author="PR Preview" w:date="2026-01-01T00:00:00Z">
        <w:r>
          <w:rPr>
            <w:rStyle w:val="NormalTok"/>
          </w:rPr>
          <w:t xml:space="preserve">exceed_counts </w:t>
        </w:r>
      </w:ins>
      <w:ins w:id="1552" w:author="PR Preview" w:date="2026-01-01T00:00:00Z">
        <w:r>
          <w:rPr>
            <w:rStyle w:val="OtherTok"/>
          </w:rPr>
          <w:t xml:space="preserve">&lt;-</w:t>
        </w:r>
      </w:ins>
      <w:ins w:id="1553" w:author="PR Preview" w:date="2026-01-01T00:00:00Z">
        <w:r>
          <w:rPr>
            <w:rStyle w:val="NormalTok"/>
          </w:rPr>
          <w:t xml:space="preserve"> </w:t>
        </w:r>
      </w:ins>
      <w:ins w:id="1554" w:author="PR Preview" w:date="2026-01-01T00:00:00Z">
        <w:r>
          <w:rPr>
            <w:rStyle w:val="FunctionTok"/>
          </w:rPr>
          <w:t xml:space="preserve">Reduce</w:t>
        </w:r>
      </w:ins>
      <w:ins w:id="1555" w:author="PR Preview" w:date="2026-01-01T00:00:00Z">
        <w:r>
          <w:rPr>
            <w:rStyle w:val="NormalTok"/>
          </w:rPr>
          <w:t xml:space="preserve">(</w:t>
        </w:r>
      </w:ins>
      <w:ins w:id="1556" w:author="PR Preview" w:date="2026-01-01T00:00:00Z">
        <w:r>
          <w:br/>
        </w:r>
      </w:ins>
      <w:ins w:id="1557" w:author="PR Preview" w:date="2026-01-01T00:00:00Z">
        <w:r>
          <w:rPr>
            <w:rStyle w:val="NormalTok"/>
          </w:rPr>
          <w:t xml:space="preserve">  </w:t>
        </w:r>
      </w:ins>
      <w:ins w:id="1558" w:author="PR Preview" w:date="2026-01-01T00:00:00Z">
        <w:r>
          <w:rPr>
            <w:rStyle w:val="StringTok"/>
          </w:rPr>
          <w:t xml:space="preserve">`</w:t>
        </w:r>
      </w:ins>
      <w:ins w:id="1559" w:author="PR Preview" w:date="2026-01-01T00:00:00Z">
        <w:r>
          <w:rPr>
            <w:rStyle w:val="AttributeTok"/>
          </w:rPr>
          <w:t xml:space="preserve">+</w:t>
        </w:r>
      </w:ins>
      <w:ins w:id="1560" w:author="PR Preview" w:date="2026-01-01T00:00:00Z">
        <w:r>
          <w:rPr>
            <w:rStyle w:val="StringTok"/>
          </w:rPr>
          <w:t xml:space="preserve">`</w:t>
        </w:r>
      </w:ins>
      <w:ins w:id="1561" w:author="PR Preview" w:date="2026-01-01T00:00:00Z">
        <w:r>
          <w:rPr>
            <w:rStyle w:val="NormalTok"/>
          </w:rPr>
          <w:t xml:space="preserve">,</w:t>
        </w:r>
      </w:ins>
      <w:ins w:id="1562" w:author="PR Preview" w:date="2026-01-01T00:00:00Z">
        <w:r>
          <w:br/>
        </w:r>
      </w:ins>
      <w:ins w:id="1563" w:author="PR Preview" w:date="2026-01-01T00:00:00Z">
        <w:r>
          <w:rPr>
            <w:rStyle w:val="NormalTok"/>
          </w:rPr>
          <w:t xml:space="preserve">  </w:t>
        </w:r>
      </w:ins>
      <w:ins w:id="1564" w:author="PR Preview" w:date="2026-01-01T00:00:00Z">
        <w:r>
          <w:rPr>
            <w:rStyle w:val="FunctionTok"/>
          </w:rPr>
          <w:t xml:space="preserve">lapply</w:t>
        </w:r>
      </w:ins>
      <w:ins w:id="1565" w:author="PR Preview" w:date="2026-01-01T00:00:00Z">
        <w:r>
          <w:rPr>
            <w:rStyle w:val="NormalTok"/>
          </w:rPr>
          <w:t xml:space="preserve">(</w:t>
        </w:r>
      </w:ins>
      <w:ins w:id="1566" w:author="PR Preview" w:date="2026-01-01T00:00:00Z">
        <w:r>
          <w:rPr>
            <w:rStyle w:val="FunctionTok"/>
          </w:rPr>
          <w:t xml:space="preserve">seq_len</w:t>
        </w:r>
      </w:ins>
      <w:ins w:id="1567" w:author="PR Preview" w:date="2026-01-01T00:00:00Z">
        <w:r>
          <w:rPr>
            <w:rStyle w:val="NormalTok"/>
          </w:rPr>
          <w:t xml:space="preserve">(B_all), </w:t>
        </w:r>
      </w:ins>
      <w:ins w:id="1568" w:author="PR Preview" w:date="2026-01-01T00:00:00Z">
        <w:r>
          <w:rPr>
            <w:rStyle w:val="ControlFlowTok"/>
          </w:rPr>
          <w:t xml:space="preserve">function</w:t>
        </w:r>
      </w:ins>
      <w:ins w:id="1569" w:author="PR Preview" w:date="2026-01-01T00:00:00Z">
        <w:r>
          <w:rPr>
            <w:rStyle w:val="NormalTok"/>
          </w:rPr>
          <w:t xml:space="preserve">(b) {</w:t>
        </w:r>
      </w:ins>
      <w:ins w:id="1570" w:author="PR Preview" w:date="2026-01-01T00:00:00Z">
        <w:r>
          <w:br/>
        </w:r>
      </w:ins>
      <w:ins w:id="1571" w:author="PR Preview" w:date="2026-01-01T00:00:00Z">
        <w:r>
          <w:rPr>
            <w:rStyle w:val="NormalTok"/>
          </w:rPr>
          <w:t xml:space="preserve">    </w:t>
        </w:r>
      </w:ins>
      <w:ins w:id="1572" w:author="PR Preview" w:date="2026-01-01T00:00:00Z">
        <w:r>
          <w:rPr>
            <w:rStyle w:val="FunctionTok"/>
          </w:rPr>
          <w:t xml:space="preserve">abs_welch_t_all</w:t>
        </w:r>
      </w:ins>
      <w:ins w:id="1573" w:author="PR Preview" w:date="2026-01-01T00:00:00Z">
        <w:r>
          <w:rPr>
            <w:rStyle w:val="NormalTok"/>
          </w:rPr>
          <w:t xml:space="preserve">(expression, </w:t>
        </w:r>
      </w:ins>
      <w:ins w:id="1574" w:author="PR Preview" w:date="2026-01-01T00:00:00Z">
        <w:r>
          <w:rPr>
            <w:rStyle w:val="FunctionTok"/>
          </w:rPr>
          <w:t xml:space="preserve">sample</w:t>
        </w:r>
      </w:ins>
      <w:ins w:id="1575" w:author="PR Preview" w:date="2026-01-01T00:00:00Z">
        <w:r>
          <w:rPr>
            <w:rStyle w:val="NormalTok"/>
          </w:rPr>
          <w:t xml:space="preserve">(in_class4)) </w:t>
        </w:r>
      </w:ins>
      <w:ins w:id="1576" w:author="PR Preview" w:date="2026-01-01T00:00:00Z">
        <w:r>
          <w:rPr>
            <w:rStyle w:val="SpecialCharTok"/>
          </w:rPr>
          <w:t xml:space="preserve">&gt;=</w:t>
        </w:r>
      </w:ins>
      <w:ins w:id="1577" w:author="PR Preview" w:date="2026-01-01T00:00:00Z">
        <w:r>
          <w:rPr>
            <w:rStyle w:val="NormalTok"/>
          </w:rPr>
          <w:t xml:space="preserve"> t_all</w:t>
        </w:r>
      </w:ins>
      <w:ins w:id="1578" w:author="PR Preview" w:date="2026-01-01T00:00:00Z">
        <w:r>
          <w:br/>
        </w:r>
      </w:ins>
      <w:ins w:id="1579" w:author="PR Preview" w:date="2026-01-01T00:00:00Z">
        <w:r>
          <w:rPr>
            <w:rStyle w:val="NormalTok"/>
          </w:rPr>
          <w:t xml:space="preserve">  })</w:t>
        </w:r>
      </w:ins>
      <w:ins w:id="1580" w:author="PR Preview" w:date="2026-01-01T00:00:00Z">
        <w:r>
          <w:br/>
        </w:r>
      </w:ins>
      <w:ins w:id="1581" w:author="PR Preview" w:date="2026-01-01T00:00:00Z">
        <w:r>
          <w:rPr>
            <w:rStyle w:val="NormalTok"/>
          </w:rPr>
          <w:t xml:space="preserve">)</w:t>
        </w:r>
      </w:ins>
      <w:ins w:id="1582" w:author="PR Preview" w:date="2026-01-01T00:00:00Z">
        <w:r>
          <w:br/>
        </w:r>
      </w:ins>
      <w:ins w:id="1583" w:author="PR Preview" w:date="2026-01-01T00:00:00Z">
        <w:r>
          <w:rPr>
            <w:rStyle w:val="NormalTok"/>
          </w:rPr>
          <w:t xml:space="preserve">p_perm_all </w:t>
        </w:r>
      </w:ins>
      <w:ins w:id="1584" w:author="PR Preview" w:date="2026-01-01T00:00:00Z">
        <w:r>
          <w:rPr>
            <w:rStyle w:val="OtherTok"/>
          </w:rPr>
          <w:t xml:space="preserve">&lt;-</w:t>
        </w:r>
      </w:ins>
      <w:ins w:id="1585" w:author="PR Preview" w:date="2026-01-01T00:00:00Z">
        <w:r>
          <w:rPr>
            <w:rStyle w:val="NormalTok"/>
          </w:rPr>
          <w:t xml:space="preserve"> (</w:t>
        </w:r>
      </w:ins>
      <w:ins w:id="1586" w:author="PR Preview" w:date="2026-01-01T00:00:00Z">
        <w:r>
          <w:rPr>
            <w:rStyle w:val="DecValTok"/>
          </w:rPr>
          <w:t xml:space="preserve">1</w:t>
        </w:r>
      </w:ins>
      <w:ins w:id="1587" w:author="PR Preview" w:date="2026-01-01T00:00:00Z">
        <w:r>
          <w:rPr>
            <w:rStyle w:val="NormalTok"/>
          </w:rPr>
          <w:t xml:space="preserve"> </w:t>
        </w:r>
      </w:ins>
      <w:ins w:id="1588" w:author="PR Preview" w:date="2026-01-01T00:00:00Z">
        <w:r>
          <w:rPr>
            <w:rStyle w:val="SpecialCharTok"/>
          </w:rPr>
          <w:t xml:space="preserve">+</w:t>
        </w:r>
      </w:ins>
      <w:ins w:id="1589" w:author="PR Preview" w:date="2026-01-01T00:00:00Z">
        <w:r>
          <w:rPr>
            <w:rStyle w:val="NormalTok"/>
          </w:rPr>
          <w:t xml:space="preserve"> exceed_counts) </w:t>
        </w:r>
      </w:ins>
      <w:ins w:id="1590" w:author="PR Preview" w:date="2026-01-01T00:00:00Z">
        <w:r>
          <w:rPr>
            <w:rStyle w:val="SpecialCharTok"/>
          </w:rPr>
          <w:t xml:space="preserve">/</w:t>
        </w:r>
      </w:ins>
      <w:ins w:id="1591" w:author="PR Preview" w:date="2026-01-01T00:00:00Z">
        <w:r>
          <w:rPr>
            <w:rStyle w:val="NormalTok"/>
          </w:rPr>
          <w:t xml:space="preserve"> (B_all </w:t>
        </w:r>
      </w:ins>
      <w:ins w:id="1592" w:author="PR Preview" w:date="2026-01-01T00:00:00Z">
        <w:r>
          <w:rPr>
            <w:rStyle w:val="SpecialCharTok"/>
          </w:rPr>
          <w:t xml:space="preserve">+</w:t>
        </w:r>
      </w:ins>
      <w:ins w:id="1593" w:author="PR Preview" w:date="2026-01-01T00:00:00Z">
        <w:r>
          <w:rPr>
            <w:rStyle w:val="NormalTok"/>
          </w:rPr>
          <w:t xml:space="preserve"> </w:t>
        </w:r>
      </w:ins>
      <w:ins w:id="1594" w:author="PR Preview" w:date="2026-01-01T00:00:00Z">
        <w:r>
          <w:rPr>
            <w:rStyle w:val="DecValTok"/>
          </w:rPr>
          <w:t xml:space="preserve">1</w:t>
        </w:r>
      </w:ins>
      <w:ins w:id="1595" w:author="PR Preview" w:date="2026-01-01T00:00:00Z">
        <w:r>
          <w:rPr>
            <w:rStyle w:val="NormalTok"/>
          </w:rPr>
          <w:t xml:space="preserve">)</w:t>
        </w:r>
      </w:ins>
      <w:ins w:id="1596" w:author="PR Preview" w:date="2026-01-01T00:00:00Z">
        <w:r>
          <w:br/>
        </w:r>
      </w:ins>
      <w:ins w:id="1597" w:author="PR Preview" w:date="2026-01-01T00:00:00Z">
        <w:r>
          <w:rPr>
            <w:rStyle w:val="FunctionTok"/>
          </w:rPr>
          <w:t xml:space="preserve">c</w:t>
        </w:r>
      </w:ins>
      <w:ins w:id="1598" w:author="PR Preview" w:date="2026-01-01T00:00:00Z">
        <w:r>
          <w:rPr>
            <w:rStyle w:val="NormalTok"/>
          </w:rPr>
          <w:t xml:space="preserve">(</w:t>
        </w:r>
      </w:ins>
      <w:ins w:id="1599" w:author="PR Preview" w:date="2026-01-01T00:00:00Z">
        <w:r>
          <w:br/>
        </w:r>
      </w:ins>
      <w:ins w:id="1600" w:author="PR Preview" w:date="2026-01-01T00:00:00Z">
        <w:r>
          <w:rPr>
            <w:rStyle w:val="NormalTok"/>
          </w:rPr>
          <w:t xml:space="preserve">  </w:t>
        </w:r>
      </w:ins>
      <w:ins w:id="1601" w:author="PR Preview" w:date="2026-01-01T00:00:00Z">
        <w:r>
          <w:rPr>
            <w:rStyle w:val="AttributeTok"/>
          </w:rPr>
          <w:t xml:space="preserve">smallest_possible =</w:t>
        </w:r>
      </w:ins>
      <w:ins w:id="1602" w:author="PR Preview" w:date="2026-01-01T00:00:00Z">
        <w:r>
          <w:rPr>
            <w:rStyle w:val="NormalTok"/>
          </w:rPr>
          <w:t xml:space="preserve"> </w:t>
        </w:r>
      </w:ins>
      <w:ins w:id="1603" w:author="PR Preview" w:date="2026-01-01T00:00:00Z">
        <w:r>
          <w:rPr>
            <w:rStyle w:val="DecValTok"/>
          </w:rPr>
          <w:t xml:space="preserve">1</w:t>
        </w:r>
      </w:ins>
      <w:ins w:id="1604" w:author="PR Preview" w:date="2026-01-01T00:00:00Z">
        <w:r>
          <w:rPr>
            <w:rStyle w:val="NormalTok"/>
          </w:rPr>
          <w:t xml:space="preserve"> </w:t>
        </w:r>
      </w:ins>
      <w:ins w:id="1605" w:author="PR Preview" w:date="2026-01-01T00:00:00Z">
        <w:r>
          <w:rPr>
            <w:rStyle w:val="SpecialCharTok"/>
          </w:rPr>
          <w:t xml:space="preserve">/</w:t>
        </w:r>
      </w:ins>
      <w:ins w:id="1606" w:author="PR Preview" w:date="2026-01-01T00:00:00Z">
        <w:r>
          <w:rPr>
            <w:rStyle w:val="NormalTok"/>
          </w:rPr>
          <w:t xml:space="preserve"> (B_all </w:t>
        </w:r>
      </w:ins>
      <w:ins w:id="1607" w:author="PR Preview" w:date="2026-01-01T00:00:00Z">
        <w:r>
          <w:rPr>
            <w:rStyle w:val="SpecialCharTok"/>
          </w:rPr>
          <w:t xml:space="preserve">+</w:t>
        </w:r>
      </w:ins>
      <w:ins w:id="1608" w:author="PR Preview" w:date="2026-01-01T00:00:00Z">
        <w:r>
          <w:rPr>
            <w:rStyle w:val="NormalTok"/>
          </w:rPr>
          <w:t xml:space="preserve"> </w:t>
        </w:r>
      </w:ins>
      <w:ins w:id="1609" w:author="PR Preview" w:date="2026-01-01T00:00:00Z">
        <w:r>
          <w:rPr>
            <w:rStyle w:val="DecValTok"/>
          </w:rPr>
          <w:t xml:space="preserve">1</w:t>
        </w:r>
      </w:ins>
      <w:ins w:id="1610" w:author="PR Preview" w:date="2026-01-01T00:00:00Z">
        <w:r>
          <w:rPr>
            <w:rStyle w:val="NormalTok"/>
          </w:rPr>
          <w:t xml:space="preserve">),</w:t>
        </w:r>
      </w:ins>
      <w:ins w:id="1611" w:author="PR Preview" w:date="2026-01-01T00:00:00Z">
        <w:r>
          <w:br/>
        </w:r>
      </w:ins>
      <w:ins w:id="1612" w:author="PR Preview" w:date="2026-01-01T00:00:00Z">
        <w:r>
          <w:rPr>
            <w:rStyle w:val="NormalTok"/>
          </w:rPr>
          <w:t xml:space="preserve">  </w:t>
        </w:r>
      </w:ins>
      <w:ins w:id="1613" w:author="PR Preview" w:date="2026-01-01T00:00:00Z">
        <w:r>
          <w:rPr>
            <w:rStyle w:val="AttributeTok"/>
          </w:rPr>
          <w:t xml:space="preserve">genes_at_smallest =</w:t>
        </w:r>
      </w:ins>
      <w:ins w:id="1614" w:author="PR Preview" w:date="2026-01-01T00:00:00Z">
        <w:r>
          <w:rPr>
            <w:rStyle w:val="NormalTok"/>
          </w:rPr>
          <w:t xml:space="preserve"> </w:t>
        </w:r>
      </w:ins>
      <w:ins w:id="1615" w:author="PR Preview" w:date="2026-01-01T00:00:00Z">
        <w:r>
          <w:rPr>
            <w:rStyle w:val="FunctionTok"/>
          </w:rPr>
          <w:t xml:space="preserve">sum</w:t>
        </w:r>
      </w:ins>
      <w:ins w:id="1616" w:author="PR Preview" w:date="2026-01-01T00:00:00Z">
        <w:r>
          <w:rPr>
            <w:rStyle w:val="NormalTok"/>
          </w:rPr>
          <w:t xml:space="preserve">(p_perm_all </w:t>
        </w:r>
      </w:ins>
      <w:ins w:id="1617" w:author="PR Preview" w:date="2026-01-01T00:00:00Z">
        <w:r>
          <w:rPr>
            <w:rStyle w:val="SpecialCharTok"/>
          </w:rPr>
          <w:t xml:space="preserve">==</w:t>
        </w:r>
      </w:ins>
      <w:ins w:id="1618" w:author="PR Preview" w:date="2026-01-01T00:00:00Z">
        <w:r>
          <w:rPr>
            <w:rStyle w:val="NormalTok"/>
          </w:rPr>
          <w:t xml:space="preserve"> </w:t>
        </w:r>
      </w:ins>
      <w:ins w:id="1619" w:author="PR Preview" w:date="2026-01-01T00:00:00Z">
        <w:r>
          <w:rPr>
            <w:rStyle w:val="DecValTok"/>
          </w:rPr>
          <w:t xml:space="preserve">1</w:t>
        </w:r>
      </w:ins>
      <w:ins w:id="1620" w:author="PR Preview" w:date="2026-01-01T00:00:00Z">
        <w:r>
          <w:rPr>
            <w:rStyle w:val="NormalTok"/>
          </w:rPr>
          <w:t xml:space="preserve"> </w:t>
        </w:r>
      </w:ins>
      <w:ins w:id="1621" w:author="PR Preview" w:date="2026-01-01T00:00:00Z">
        <w:r>
          <w:rPr>
            <w:rStyle w:val="SpecialCharTok"/>
          </w:rPr>
          <w:t xml:space="preserve">/</w:t>
        </w:r>
      </w:ins>
      <w:ins w:id="1622" w:author="PR Preview" w:date="2026-01-01T00:00:00Z">
        <w:r>
          <w:rPr>
            <w:rStyle w:val="NormalTok"/>
          </w:rPr>
          <w:t xml:space="preserve"> (B_all </w:t>
        </w:r>
      </w:ins>
      <w:ins w:id="1623" w:author="PR Preview" w:date="2026-01-01T00:00:00Z">
        <w:r>
          <w:rPr>
            <w:rStyle w:val="SpecialCharTok"/>
          </w:rPr>
          <w:t xml:space="preserve">+</w:t>
        </w:r>
      </w:ins>
      <w:ins w:id="1624" w:author="PR Preview" w:date="2026-01-01T00:00:00Z">
        <w:r>
          <w:rPr>
            <w:rStyle w:val="NormalTok"/>
          </w:rPr>
          <w:t xml:space="preserve"> </w:t>
        </w:r>
      </w:ins>
      <w:ins w:id="1625" w:author="PR Preview" w:date="2026-01-01T00:00:00Z">
        <w:r>
          <w:rPr>
            <w:rStyle w:val="DecValTok"/>
          </w:rPr>
          <w:t xml:space="preserve">1</w:t>
        </w:r>
      </w:ins>
      <w:ins w:id="1626" w:author="PR Preview" w:date="2026-01-01T00:00:00Z">
        <w:r>
          <w:rPr>
            <w:rStyle w:val="NormalTok"/>
          </w:rPr>
          <w:t xml:space="preserve">)),</w:t>
        </w:r>
      </w:ins>
      <w:ins w:id="1627" w:author="PR Preview" w:date="2026-01-01T00:00:00Z">
        <w:r>
          <w:br/>
        </w:r>
      </w:ins>
      <w:ins w:id="1628" w:author="PR Preview" w:date="2026-01-01T00:00:00Z">
        <w:r>
          <w:rPr>
            <w:rStyle w:val="NormalTok"/>
          </w:rPr>
          <w:t xml:space="preserve">  </w:t>
        </w:r>
      </w:ins>
      <w:ins w:id="1629" w:author="PR Preview" w:date="2026-01-01T00:00:00Z">
        <w:r>
          <w:rPr>
            <w:rStyle w:val="AttributeTok"/>
          </w:rPr>
          <w:t xml:space="preserve">bonferroni_threshold =</w:t>
        </w:r>
      </w:ins>
      <w:ins w:id="1630" w:author="PR Preview" w:date="2026-01-01T00:00:00Z">
        <w:r>
          <w:rPr>
            <w:rStyle w:val="NormalTok"/>
          </w:rPr>
          <w:t xml:space="preserve"> </w:t>
        </w:r>
      </w:ins>
      <w:ins w:id="1631" w:author="PR Preview" w:date="2026-01-01T00:00:00Z">
        <w:r>
          <w:rPr>
            <w:rStyle w:val="FloatTok"/>
          </w:rPr>
          <w:t xml:space="preserve">0.05</w:t>
        </w:r>
      </w:ins>
      <w:ins w:id="1632" w:author="PR Preview" w:date="2026-01-01T00:00:00Z">
        <w:r>
          <w:rPr>
            <w:rStyle w:val="NormalTok"/>
          </w:rPr>
          <w:t xml:space="preserve"> </w:t>
        </w:r>
      </w:ins>
      <w:ins w:id="1633" w:author="PR Preview" w:date="2026-01-01T00:00:00Z">
        <w:r>
          <w:rPr>
            <w:rStyle w:val="SpecialCharTok"/>
          </w:rPr>
          <w:t xml:space="preserve">/</w:t>
        </w:r>
      </w:ins>
      <w:ins w:id="1634" w:author="PR Preview" w:date="2026-01-01T00:00:00Z">
        <w:r>
          <w:rPr>
            <w:rStyle w:val="NormalTok"/>
          </w:rPr>
          <w:t xml:space="preserve"> </w:t>
        </w:r>
      </w:ins>
      <w:ins w:id="1635" w:author="PR Preview" w:date="2026-01-01T00:00:00Z">
        <w:r>
          <w:rPr>
            <w:rStyle w:val="FunctionTok"/>
          </w:rPr>
          <w:t xml:space="preserve">length</w:t>
        </w:r>
      </w:ins>
      <w:ins w:id="1636" w:author="PR Preview" w:date="2026-01-01T00:00:00Z">
        <w:r>
          <w:rPr>
            <w:rStyle w:val="NormalTok"/>
          </w:rPr>
          <w:t xml:space="preserve">(p_perm_all)</w:t>
        </w:r>
      </w:ins>
      <w:ins w:id="1637" w:author="PR Preview" w:date="2026-01-01T00:00:00Z">
        <w:r>
          <w:br/>
        </w:r>
      </w:ins>
      <w:ins w:id="1638" w:author="PR Preview" w:date="2026-01-01T00:00:00Z">
        <w:r>
          <w:rPr>
            <w:rStyle w:val="NormalTok"/>
          </w:rPr>
          <w:t xml:space="preserve">)</w:t>
        </w:r>
      </w:ins>
      <w:ins w:id="1639" w:author="PR Preview" w:date="2026-01-01T00:00:00Z">
        <w:r>
          <w:br/>
        </w:r>
      </w:ins>
      <w:ins w:id="1640" w:author="PR Preview" w:date="2026-01-01T00:00:00Z">
        <w:r>
          <w:rPr>
            <w:rStyle w:val="CommentTok"/>
          </w:rPr>
          <w:t xml:space="preserve">#&gt;    smallest_possible    genes_at_smallest bonferroni_threshold </w:t>
        </w:r>
      </w:ins>
      <w:ins w:id="1641" w:author="PR Preview" w:date="2026-01-01T00:00:00Z">
        <w:r>
          <w:br/>
        </w:r>
      </w:ins>
      <w:ins w:id="1642" w:author="PR Preview" w:date="2026-01-01T00:00:00Z">
        <w:r>
          <w:rPr>
            <w:rStyle w:val="CommentTok"/>
          </w:rPr>
          <w:t xml:space="preserve">#&gt;          9.99001e-04          1.36000e+02          2.16638e-05</w:t>
        </w:r>
      </w:ins>
    </w:p>
    <w:p>
      <w:pPr>
        <w:pStyle w:val="FirstParagraph"/>
      </w:pPr>
      <w:ins w:id="1643" w:author="PR Preview" w:date="2026-01-01T00:00:00Z">
        <w:r>
          <w:t xml:space="preserve">The smallest p-value that 1000 relabelings can give is 0.001,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and 136 genes reach it.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The Bonferroni threshold, 0.000022, is far below the smallest possible p-value,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so the Bonferroni correction cannot reject any gene with these p-values.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For a Bonferroni correction at level</w:t>
        </w:r>
      </w:ins>
      <w:ins w:id="1652" w:author="PR Preview" w:date="2026-01-01T00:00:00Z">
        <w:r>
          <w:t xml:space="preserve"> </w:t>
        </w:r>
      </w:ins>
      <m:oMath>
        <m:r>
          <m:t>α</m:t>
        </m:r>
      </m:oMath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across</w:t>
        </w:r>
      </w:ins>
      <w:ins w:id="1655" w:author="PR Preview" w:date="2026-01-01T00:00:00Z">
        <w:r>
          <w:t xml:space="preserve"> </w:t>
        </w:r>
      </w:ins>
      <m:oMath>
        <m:r>
          <m:t>m</m:t>
        </m:r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tests the p-values must be able to fall below</w:t>
        </w:r>
      </w:ins>
      <w:ins w:id="1658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r>
          <m:t>m</m:t>
        </m:r>
      </m:oMath>
      <w:ins w:id="1659" w:author="PR Preview" w:date="2026-01-01T00:00:00Z">
        <w:r>
          <w:t xml:space="preserve">,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which needs</w:t>
        </w:r>
      </w:ins>
      <w:ins w:id="16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ins w:id="1663" w:author="PR Preview" w:date="2026-01-01T00:00:00Z">
        <w:r>
          <w:t xml:space="preserve">, here</w:t>
        </w:r>
      </w:ins>
      <w:ins w:id="166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≥</m:t>
        </m:r>
      </m:oMath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46,159 relabelings.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The</w:t>
        </w:r>
      </w:ins>
      <w:ins w:id="1669" w:author="PR Preview" w:date="2026-01-01T00:00:00Z">
        <w:r>
          <w:t xml:space="preserve"> </w:t>
        </w:r>
      </w:ins>
      <w:hyperlink r:id="rId48">
        <w:ins w:id="1670" w:author="PR Preview" w:date="2026-01-01T00:00:00Z">
          <w:r>
            <w:rPr>
              <w:rStyle w:val="Hyperlink"/>
            </w:rPr>
            <w:t xml:space="preserve">BH procedure</w:t>
          </w:r>
        </w:ins>
      </w:hyperlink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needs less resolution, because its thresholds grow with the rank.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At</w:t>
        </w:r>
      </w:ins>
      <w:ins w:id="167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0.05</m:t>
        </m:r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it rejects genes from the permutation p-values and from Welch’s t-test p-values as follows:</w:t>
        </w:r>
      </w:ins>
    </w:p>
    <w:p>
      <w:pPr>
        <w:pStyle w:val="SourceCode"/>
      </w:pPr>
      <w:ins w:id="1678" w:author="PR Preview" w:date="2026-01-01T00:00:00Z">
        <w:r>
          <w:rPr>
            <w:rStyle w:val="NormalTok"/>
          </w:rPr>
          <w:t xml:space="preserve">welch_p_all </w:t>
        </w:r>
      </w:ins>
      <w:ins w:id="1679" w:author="PR Preview" w:date="2026-01-01T00:00:00Z">
        <w:r>
          <w:rPr>
            <w:rStyle w:val="OtherTok"/>
          </w:rPr>
          <w:t xml:space="preserve">&lt;-</w:t>
        </w:r>
      </w:ins>
      <w:ins w:id="1680" w:author="PR Preview" w:date="2026-01-01T00:00:00Z">
        <w:r>
          <w:rPr>
            <w:rStyle w:val="NormalTok"/>
          </w:rPr>
          <w:t xml:space="preserve"> </w:t>
        </w:r>
      </w:ins>
      <w:ins w:id="1681" w:author="PR Preview" w:date="2026-01-01T00:00:00Z">
        <w:r>
          <w:rPr>
            <w:rStyle w:val="FunctionTok"/>
          </w:rPr>
          <w:t xml:space="preserve">vapply</w:t>
        </w:r>
      </w:ins>
      <w:ins w:id="1682" w:author="PR Preview" w:date="2026-01-01T00:00:00Z">
        <w:r>
          <w:rPr>
            <w:rStyle w:val="NormalTok"/>
          </w:rPr>
          <w:t xml:space="preserve">(</w:t>
        </w:r>
      </w:ins>
      <w:ins w:id="1683" w:author="PR Preview" w:date="2026-01-01T00:00:00Z">
        <w:r>
          <w:br/>
        </w:r>
      </w:ins>
      <w:ins w:id="1684" w:author="PR Preview" w:date="2026-01-01T00:00:00Z">
        <w:r>
          <w:rPr>
            <w:rStyle w:val="NormalTok"/>
          </w:rPr>
          <w:t xml:space="preserve">  </w:t>
        </w:r>
      </w:ins>
      <w:ins w:id="1685" w:author="PR Preview" w:date="2026-01-01T00:00:00Z">
        <w:r>
          <w:rPr>
            <w:rStyle w:val="FunctionTok"/>
          </w:rPr>
          <w:t xml:space="preserve">as.data.frame</w:t>
        </w:r>
      </w:ins>
      <w:ins w:id="1686" w:author="PR Preview" w:date="2026-01-01T00:00:00Z">
        <w:r>
          <w:rPr>
            <w:rStyle w:val="NormalTok"/>
          </w:rPr>
          <w:t xml:space="preserve">(expression),</w:t>
        </w:r>
      </w:ins>
      <w:ins w:id="1687" w:author="PR Preview" w:date="2026-01-01T00:00:00Z">
        <w:r>
          <w:br/>
        </w:r>
      </w:ins>
      <w:ins w:id="1688" w:author="PR Preview" w:date="2026-01-01T00:00:00Z">
        <w:r>
          <w:rPr>
            <w:rStyle w:val="NormalTok"/>
          </w:rPr>
          <w:t xml:space="preserve">  </w:t>
        </w:r>
      </w:ins>
      <w:ins w:id="1689" w:author="PR Preview" w:date="2026-01-01T00:00:00Z">
        <w:r>
          <w:rPr>
            <w:rStyle w:val="ControlFlowTok"/>
          </w:rPr>
          <w:t xml:space="preserve">function</w:t>
        </w:r>
      </w:ins>
      <w:ins w:id="1690" w:author="PR Preview" w:date="2026-01-01T00:00:00Z">
        <w:r>
          <w:rPr>
            <w:rStyle w:val="NormalTok"/>
          </w:rPr>
          <w:t xml:space="preserve">(x) </w:t>
        </w:r>
      </w:ins>
      <w:ins w:id="1691" w:author="PR Preview" w:date="2026-01-01T00:00:00Z">
        <w:r>
          <w:rPr>
            <w:rStyle w:val="FunctionTok"/>
          </w:rPr>
          <w:t xml:space="preserve">t.test</w:t>
        </w:r>
      </w:ins>
      <w:ins w:id="1692" w:author="PR Preview" w:date="2026-01-01T00:00:00Z">
        <w:r>
          <w:rPr>
            <w:rStyle w:val="NormalTok"/>
          </w:rPr>
          <w:t xml:space="preserve">(x </w:t>
        </w:r>
      </w:ins>
      <w:ins w:id="1693" w:author="PR Preview" w:date="2026-01-01T00:00:00Z">
        <w:r>
          <w:rPr>
            <w:rStyle w:val="SpecialCharTok"/>
          </w:rPr>
          <w:t xml:space="preserve">~</w:t>
        </w:r>
      </w:ins>
      <w:ins w:id="1694" w:author="PR Preview" w:date="2026-01-01T00:00:00Z">
        <w:r>
          <w:rPr>
            <w:rStyle w:val="NormalTok"/>
          </w:rPr>
          <w:t xml:space="preserve"> khan_pair</w:t>
        </w:r>
      </w:ins>
      <w:ins w:id="1695" w:author="PR Preview" w:date="2026-01-01T00:00:00Z">
        <w:r>
          <w:rPr>
            <w:rStyle w:val="SpecialCharTok"/>
          </w:rPr>
          <w:t xml:space="preserve">$</w:t>
        </w:r>
      </w:ins>
      <w:ins w:id="1696" w:author="PR Preview" w:date="2026-01-01T00:00:00Z">
        <w:r>
          <w:rPr>
            <w:rStyle w:val="NormalTok"/>
          </w:rPr>
          <w:t xml:space="preserve">tumor_class)</w:t>
        </w:r>
      </w:ins>
      <w:ins w:id="1697" w:author="PR Preview" w:date="2026-01-01T00:00:00Z">
        <w:r>
          <w:rPr>
            <w:rStyle w:val="SpecialCharTok"/>
          </w:rPr>
          <w:t xml:space="preserve">$</w:t>
        </w:r>
      </w:ins>
      <w:ins w:id="1698" w:author="PR Preview" w:date="2026-01-01T00:00:00Z">
        <w:r>
          <w:rPr>
            <w:rStyle w:val="NormalTok"/>
          </w:rPr>
          <w:t xml:space="preserve">p.value,</w:t>
        </w:r>
      </w:ins>
      <w:ins w:id="1699" w:author="PR Preview" w:date="2026-01-01T00:00:00Z">
        <w:r>
          <w:br/>
        </w:r>
      </w:ins>
      <w:ins w:id="1700" w:author="PR Preview" w:date="2026-01-01T00:00:00Z">
        <w:r>
          <w:rPr>
            <w:rStyle w:val="NormalTok"/>
          </w:rPr>
          <w:t xml:space="preserve">  </w:t>
        </w:r>
      </w:ins>
      <w:ins w:id="1701" w:author="PR Preview" w:date="2026-01-01T00:00:00Z">
        <w:r>
          <w:rPr>
            <w:rStyle w:val="FunctionTok"/>
          </w:rPr>
          <w:t xml:space="preserve">numeric</w:t>
        </w:r>
      </w:ins>
      <w:ins w:id="1702" w:author="PR Preview" w:date="2026-01-01T00:00:00Z">
        <w:r>
          <w:rPr>
            <w:rStyle w:val="NormalTok"/>
          </w:rPr>
          <w:t xml:space="preserve">(</w:t>
        </w:r>
      </w:ins>
      <w:ins w:id="1703" w:author="PR Preview" w:date="2026-01-01T00:00:00Z">
        <w:r>
          <w:rPr>
            <w:rStyle w:val="DecValTok"/>
          </w:rPr>
          <w:t xml:space="preserve">1</w:t>
        </w:r>
      </w:ins>
      <w:ins w:id="1704" w:author="PR Preview" w:date="2026-01-01T00:00:00Z">
        <w:r>
          <w:rPr>
            <w:rStyle w:val="NormalTok"/>
          </w:rPr>
          <w:t xml:space="preserve">)</w:t>
        </w:r>
      </w:ins>
      <w:ins w:id="1705" w:author="PR Preview" w:date="2026-01-01T00:00:00Z">
        <w:r>
          <w:br/>
        </w:r>
      </w:ins>
      <w:ins w:id="1706" w:author="PR Preview" w:date="2026-01-01T00:00:00Z">
        <w:r>
          <w:rPr>
            <w:rStyle w:val="NormalTok"/>
          </w:rPr>
          <w:t xml:space="preserve">)</w:t>
        </w:r>
      </w:ins>
      <w:ins w:id="1707" w:author="PR Preview" w:date="2026-01-01T00:00:00Z">
        <w:r>
          <w:br/>
        </w:r>
      </w:ins>
      <w:ins w:id="1708" w:author="PR Preview" w:date="2026-01-01T00:00:00Z">
        <w:r>
          <w:rPr>
            <w:rStyle w:val="NormalTok"/>
          </w:rPr>
          <w:t xml:space="preserve">bh_counts </w:t>
        </w:r>
      </w:ins>
      <w:ins w:id="1709" w:author="PR Preview" w:date="2026-01-01T00:00:00Z">
        <w:r>
          <w:rPr>
            <w:rStyle w:val="OtherTok"/>
          </w:rPr>
          <w:t xml:space="preserve">&lt;-</w:t>
        </w:r>
      </w:ins>
      <w:ins w:id="1710" w:author="PR Preview" w:date="2026-01-01T00:00:00Z">
        <w:r>
          <w:rPr>
            <w:rStyle w:val="NormalTok"/>
          </w:rPr>
          <w:t xml:space="preserve"> </w:t>
        </w:r>
      </w:ins>
      <w:ins w:id="1711" w:author="PR Preview" w:date="2026-01-01T00:00:00Z">
        <w:r>
          <w:rPr>
            <w:rStyle w:val="FunctionTok"/>
          </w:rPr>
          <w:t xml:space="preserve">c</w:t>
        </w:r>
      </w:ins>
      <w:ins w:id="1712" w:author="PR Preview" w:date="2026-01-01T00:00:00Z">
        <w:r>
          <w:rPr>
            <w:rStyle w:val="NormalTok"/>
          </w:rPr>
          <w:t xml:space="preserve">(</w:t>
        </w:r>
      </w:ins>
      <w:ins w:id="1713" w:author="PR Preview" w:date="2026-01-01T00:00:00Z">
        <w:r>
          <w:br/>
        </w:r>
      </w:ins>
      <w:ins w:id="1714" w:author="PR Preview" w:date="2026-01-01T00:00:00Z">
        <w:r>
          <w:rPr>
            <w:rStyle w:val="NormalTok"/>
          </w:rPr>
          <w:t xml:space="preserve">  </w:t>
        </w:r>
      </w:ins>
      <w:ins w:id="1715" w:author="PR Preview" w:date="2026-01-01T00:00:00Z">
        <w:r>
          <w:rPr>
            <w:rStyle w:val="AttributeTok"/>
          </w:rPr>
          <w:t xml:space="preserve">permutation =</w:t>
        </w:r>
      </w:ins>
      <w:ins w:id="1716" w:author="PR Preview" w:date="2026-01-01T00:00:00Z">
        <w:r>
          <w:rPr>
            <w:rStyle w:val="NormalTok"/>
          </w:rPr>
          <w:t xml:space="preserve"> </w:t>
        </w:r>
      </w:ins>
      <w:ins w:id="1717" w:author="PR Preview" w:date="2026-01-01T00:00:00Z">
        <w:r>
          <w:rPr>
            <w:rStyle w:val="FunctionTok"/>
          </w:rPr>
          <w:t xml:space="preserve">sum</w:t>
        </w:r>
      </w:ins>
      <w:ins w:id="1718" w:author="PR Preview" w:date="2026-01-01T00:00:00Z">
        <w:r>
          <w:rPr>
            <w:rStyle w:val="NormalTok"/>
          </w:rPr>
          <w:t xml:space="preserve">(</w:t>
        </w:r>
      </w:ins>
      <w:ins w:id="1719" w:author="PR Preview" w:date="2026-01-01T00:00:00Z">
        <w:r>
          <w:rPr>
            <w:rStyle w:val="FunctionTok"/>
          </w:rPr>
          <w:t xml:space="preserve">p.adjust</w:t>
        </w:r>
      </w:ins>
      <w:ins w:id="1720" w:author="PR Preview" w:date="2026-01-01T00:00:00Z">
        <w:r>
          <w:rPr>
            <w:rStyle w:val="NormalTok"/>
          </w:rPr>
          <w:t xml:space="preserve">(p_perm_all, </w:t>
        </w:r>
      </w:ins>
      <w:ins w:id="1721" w:author="PR Preview" w:date="2026-01-01T00:00:00Z">
        <w:r>
          <w:rPr>
            <w:rStyle w:val="AttributeTok"/>
          </w:rPr>
          <w:t xml:space="preserve">method =</w:t>
        </w:r>
      </w:ins>
      <w:ins w:id="1722" w:author="PR Preview" w:date="2026-01-01T00:00:00Z">
        <w:r>
          <w:rPr>
            <w:rStyle w:val="NormalTok"/>
          </w:rPr>
          <w:t xml:space="preserve"> </w:t>
        </w:r>
      </w:ins>
      <w:ins w:id="1723" w:author="PR Preview" w:date="2026-01-01T00:00:00Z">
        <w:r>
          <w:rPr>
            <w:rStyle w:val="StringTok"/>
          </w:rPr>
          <w:t xml:space="preserve">"BH"</w:t>
        </w:r>
      </w:ins>
      <w:ins w:id="1724" w:author="PR Preview" w:date="2026-01-01T00:00:00Z">
        <w:r>
          <w:rPr>
            <w:rStyle w:val="NormalTok"/>
          </w:rPr>
          <w:t xml:space="preserve">) </w:t>
        </w:r>
      </w:ins>
      <w:ins w:id="1725" w:author="PR Preview" w:date="2026-01-01T00:00:00Z">
        <w:r>
          <w:rPr>
            <w:rStyle w:val="SpecialCharTok"/>
          </w:rPr>
          <w:t xml:space="preserve">&lt;=</w:t>
        </w:r>
      </w:ins>
      <w:ins w:id="1726" w:author="PR Preview" w:date="2026-01-01T00:00:00Z">
        <w:r>
          <w:rPr>
            <w:rStyle w:val="NormalTok"/>
          </w:rPr>
          <w:t xml:space="preserve"> </w:t>
        </w:r>
      </w:ins>
      <w:ins w:id="1727" w:author="PR Preview" w:date="2026-01-01T00:00:00Z">
        <w:r>
          <w:rPr>
            <w:rStyle w:val="FloatTok"/>
          </w:rPr>
          <w:t xml:space="preserve">0.05</w:t>
        </w:r>
      </w:ins>
      <w:ins w:id="1728" w:author="PR Preview" w:date="2026-01-01T00:00:00Z">
        <w:r>
          <w:rPr>
            <w:rStyle w:val="NormalTok"/>
          </w:rPr>
          <w:t xml:space="preserve">),</w:t>
        </w:r>
      </w:ins>
      <w:ins w:id="1729" w:author="PR Preview" w:date="2026-01-01T00:00:00Z">
        <w:r>
          <w:br/>
        </w:r>
      </w:ins>
      <w:ins w:id="1730" w:author="PR Preview" w:date="2026-01-01T00:00:00Z">
        <w:r>
          <w:rPr>
            <w:rStyle w:val="NormalTok"/>
          </w:rPr>
          <w:t xml:space="preserve">  </w:t>
        </w:r>
      </w:ins>
      <w:ins w:id="1731" w:author="PR Preview" w:date="2026-01-01T00:00:00Z">
        <w:r>
          <w:rPr>
            <w:rStyle w:val="AttributeTok"/>
          </w:rPr>
          <w:t xml:space="preserve">welch =</w:t>
        </w:r>
      </w:ins>
      <w:ins w:id="1732" w:author="PR Preview" w:date="2026-01-01T00:00:00Z">
        <w:r>
          <w:rPr>
            <w:rStyle w:val="NormalTok"/>
          </w:rPr>
          <w:t xml:space="preserve"> </w:t>
        </w:r>
      </w:ins>
      <w:ins w:id="1733" w:author="PR Preview" w:date="2026-01-01T00:00:00Z">
        <w:r>
          <w:rPr>
            <w:rStyle w:val="FunctionTok"/>
          </w:rPr>
          <w:t xml:space="preserve">sum</w:t>
        </w:r>
      </w:ins>
      <w:ins w:id="1734" w:author="PR Preview" w:date="2026-01-01T00:00:00Z">
        <w:r>
          <w:rPr>
            <w:rStyle w:val="NormalTok"/>
          </w:rPr>
          <w:t xml:space="preserve">(</w:t>
        </w:r>
      </w:ins>
      <w:ins w:id="1735" w:author="PR Preview" w:date="2026-01-01T00:00:00Z">
        <w:r>
          <w:rPr>
            <w:rStyle w:val="FunctionTok"/>
          </w:rPr>
          <w:t xml:space="preserve">p.adjust</w:t>
        </w:r>
      </w:ins>
      <w:ins w:id="1736" w:author="PR Preview" w:date="2026-01-01T00:00:00Z">
        <w:r>
          <w:rPr>
            <w:rStyle w:val="NormalTok"/>
          </w:rPr>
          <w:t xml:space="preserve">(welch_p_all, </w:t>
        </w:r>
      </w:ins>
      <w:ins w:id="1737" w:author="PR Preview" w:date="2026-01-01T00:00:00Z">
        <w:r>
          <w:rPr>
            <w:rStyle w:val="AttributeTok"/>
          </w:rPr>
          <w:t xml:space="preserve">method =</w:t>
        </w:r>
      </w:ins>
      <w:ins w:id="1738" w:author="PR Preview" w:date="2026-01-01T00:00:00Z">
        <w:r>
          <w:rPr>
            <w:rStyle w:val="NormalTok"/>
          </w:rPr>
          <w:t xml:space="preserve"> </w:t>
        </w:r>
      </w:ins>
      <w:ins w:id="1739" w:author="PR Preview" w:date="2026-01-01T00:00:00Z">
        <w:r>
          <w:rPr>
            <w:rStyle w:val="StringTok"/>
          </w:rPr>
          <w:t xml:space="preserve">"BH"</w:t>
        </w:r>
      </w:ins>
      <w:ins w:id="1740" w:author="PR Preview" w:date="2026-01-01T00:00:00Z">
        <w:r>
          <w:rPr>
            <w:rStyle w:val="NormalTok"/>
          </w:rPr>
          <w:t xml:space="preserve">) </w:t>
        </w:r>
      </w:ins>
      <w:ins w:id="1741" w:author="PR Preview" w:date="2026-01-01T00:00:00Z">
        <w:r>
          <w:rPr>
            <w:rStyle w:val="SpecialCharTok"/>
          </w:rPr>
          <w:t xml:space="preserve">&lt;=</w:t>
        </w:r>
      </w:ins>
      <w:ins w:id="1742" w:author="PR Preview" w:date="2026-01-01T00:00:00Z">
        <w:r>
          <w:rPr>
            <w:rStyle w:val="NormalTok"/>
          </w:rPr>
          <w:t xml:space="preserve"> </w:t>
        </w:r>
      </w:ins>
      <w:ins w:id="1743" w:author="PR Preview" w:date="2026-01-01T00:00:00Z">
        <w:r>
          <w:rPr>
            <w:rStyle w:val="FloatTok"/>
          </w:rPr>
          <w:t xml:space="preserve">0.05</w:t>
        </w:r>
      </w:ins>
      <w:ins w:id="1744" w:author="PR Preview" w:date="2026-01-01T00:00:00Z">
        <w:r>
          <w:rPr>
            <w:rStyle w:val="NormalTok"/>
          </w:rPr>
          <w:t xml:space="preserve">)</w:t>
        </w:r>
      </w:ins>
      <w:ins w:id="1745" w:author="PR Preview" w:date="2026-01-01T00:00:00Z">
        <w:r>
          <w:br/>
        </w:r>
      </w:ins>
      <w:ins w:id="1746" w:author="PR Preview" w:date="2026-01-01T00:00:00Z">
        <w:r>
          <w:rPr>
            <w:rStyle w:val="NormalTok"/>
          </w:rPr>
          <w:t xml:space="preserve">)</w:t>
        </w:r>
      </w:ins>
      <w:ins w:id="1747" w:author="PR Preview" w:date="2026-01-01T00:00:00Z">
        <w:r>
          <w:br/>
        </w:r>
      </w:ins>
      <w:ins w:id="1748" w:author="PR Preview" w:date="2026-01-01T00:00:00Z">
        <w:r>
          <w:rPr>
            <w:rStyle w:val="NormalTok"/>
          </w:rPr>
          <w:t xml:space="preserve">bh_counts</w:t>
        </w:r>
      </w:ins>
      <w:ins w:id="1749" w:author="PR Preview" w:date="2026-01-01T00:00:00Z">
        <w:r>
          <w:br/>
        </w:r>
      </w:ins>
      <w:ins w:id="1750" w:author="PR Preview" w:date="2026-01-01T00:00:00Z">
        <w:r>
          <w:rPr>
            <w:rStyle w:val="CommentTok"/>
          </w:rPr>
          <w:t xml:space="preserve">#&gt; permutation       welch </w:t>
        </w:r>
      </w:ins>
      <w:ins w:id="1751" w:author="PR Preview" w:date="2026-01-01T00:00:00Z">
        <w:r>
          <w:br/>
        </w:r>
      </w:ins>
      <w:ins w:id="1752" w:author="PR Preview" w:date="2026-01-01T00:00:00Z">
        <w:r>
          <w:rPr>
            <w:rStyle w:val="CommentTok"/>
          </w:rPr>
          <w:t xml:space="preserve">#&gt;         249         250</w:t>
        </w:r>
      </w:ins>
    </w:p>
    <w:p>
      <w:pPr>
        <w:pStyle w:val="FirstParagraph"/>
      </w:pPr>
      <w:ins w:id="1753" w:author="PR Preview" w:date="2026-01-01T00:00:00Z">
        <w:r>
          <w:t xml:space="preserve">The two sets of p-values give BH rejection counts of 249 and 250.</w:t>
        </w:r>
      </w:ins>
    </w:p>
    <w:bookmarkEnd w:id="49"/>
    <w:bookmarkEnd w:id="50"/>
    <w:bookmarkStart w:id="60" w:name="sec-permutation-reading"/>
    <w:p>
      <w:pPr>
        <w:pStyle w:val="Heading2"/>
      </w:pPr>
      <w:ins w:id="1754" w:author="PR Preview" w:date="2026-01-01T00:00:00Z">
        <w:r>
          <w:t xml:space="preserve">6 Further reading</w:t>
        </w:r>
      </w:ins>
    </w:p>
    <w:p>
      <w:pPr>
        <w:pStyle w:val="Compact"/>
        <w:numPr>
          <w:ilvl w:val="0"/>
          <w:numId w:val="1001"/>
        </w:numPr>
      </w:pPr>
      <w:ins w:id="1755" w:author="PR Preview" w:date="2026-01-01T00:00:00Z">
        <w:r>
          <w:t xml:space="preserve">Good (2005)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is a book-length treatment of permutation tests.</w:t>
        </w:r>
      </w:ins>
    </w:p>
    <w:p>
      <w:pPr>
        <w:pStyle w:val="Compact"/>
        <w:numPr>
          <w:ilvl w:val="0"/>
          <w:numId w:val="1001"/>
        </w:numPr>
      </w:pPr>
      <w:ins w:id="1758" w:author="PR Preview" w:date="2026-01-01T00:00:00Z">
        <w:r>
          <w:t xml:space="preserve">Phipson and Smyth (2010)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explains why Monte Carlo permutation p-values need the added 1.</w:t>
        </w:r>
      </w:ins>
    </w:p>
    <w:p>
      <w:pPr>
        <w:pStyle w:val="Compact"/>
        <w:numPr>
          <w:ilvl w:val="0"/>
          <w:numId w:val="1001"/>
        </w:numPr>
      </w:pPr>
      <w:ins w:id="1761" w:author="PR Preview" w:date="2026-01-01T00:00:00Z">
        <w:r>
          <w:t xml:space="preserve">Chapter 13 of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James et al. (2021)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applies permutation and other resampling methods to multiple testing.</w:t>
        </w:r>
      </w:ins>
    </w:p>
    <w:bookmarkStart w:id="59" w:name="refs"/>
    <w:bookmarkStart w:id="52" w:name="ref-good2005permutation"/>
    <w:p>
      <w:pPr>
        <w:pStyle w:val="Bibliography"/>
      </w:pPr>
      <w:ins w:id="1766" w:author="PR Preview" w:date="2026-01-01T00:00:00Z">
        <w:r>
          <w:t xml:space="preserve">Good, Phillip I. 2005.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rPr>
            <w:i/>
            <w:iCs/>
          </w:rPr>
          <w:t xml:space="preserve">Permutation, Parametric and Bootstrap Tests of Hypotheses</w:t>
        </w:r>
      </w:ins>
      <w:ins w:id="1769" w:author="PR Preview" w:date="2026-01-01T00:00:00Z">
        <w:r>
          <w:t xml:space="preserve">. 3rd ed. Springer.</w:t>
        </w:r>
      </w:ins>
      <w:ins w:id="1770" w:author="PR Preview" w:date="2026-01-01T00:00:00Z">
        <w:r>
          <w:t xml:space="preserve"> </w:t>
        </w:r>
      </w:ins>
      <w:hyperlink r:id="rId51">
        <w:ins w:id="1771" w:author="PR Preview" w:date="2026-01-01T00:00:00Z">
          <w:r>
            <w:rPr>
              <w:rStyle w:val="Hyperlink"/>
            </w:rPr>
            <w:t xml:space="preserve">https://doi.org/10.1007/b138696</w:t>
          </w:r>
        </w:ins>
      </w:hyperlink>
      <w:ins w:id="1772" w:author="PR Preview" w:date="2026-01-01T00:00:00Z">
        <w:r>
          <w:t xml:space="preserve">.</w:t>
        </w:r>
      </w:ins>
    </w:p>
    <w:bookmarkEnd w:id="52"/>
    <w:bookmarkStart w:id="54" w:name="ref-james2021islr2e"/>
    <w:p>
      <w:pPr>
        <w:pStyle w:val="Bibliography"/>
      </w:pPr>
      <w:ins w:id="1773" w:author="PR Preview" w:date="2026-01-01T00:00:00Z">
        <w:r>
          <w:t xml:space="preserve">James, Gareth, Daniela Witten, Trevor Hastie, and Robert Tibshirani. 2021.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1776" w:author="PR Preview" w:date="2026-01-01T00:00:00Z">
        <w:r>
          <w:rPr>
            <w:i/>
            <w:iCs/>
          </w:rPr>
          <w:t xml:space="preserve"> </w:t>
        </w:r>
      </w:ins>
      <w:ins w:id="1777" w:author="PR Preview" w:date="2026-01-01T00:00:00Z">
        <w:r>
          <w:rPr>
            <w:i/>
            <w:iCs/>
          </w:rPr>
          <w:t xml:space="preserve">R</w:t>
        </w:r>
      </w:ins>
      <w:ins w:id="1778" w:author="PR Preview" w:date="2026-01-01T00:00:00Z">
        <w:r>
          <w:t xml:space="preserve">. 2nd ed. Springer.</w:t>
        </w:r>
      </w:ins>
      <w:ins w:id="1779" w:author="PR Preview" w:date="2026-01-01T00:00:00Z">
        <w:r>
          <w:t xml:space="preserve"> </w:t>
        </w:r>
      </w:ins>
      <w:hyperlink r:id="rId53">
        <w:ins w:id="1780" w:author="PR Preview" w:date="2026-01-01T00:00:00Z">
          <w:r>
            <w:rPr>
              <w:rStyle w:val="Hyperlink"/>
            </w:rPr>
            <w:t xml:space="preserve">https://doi.org/10.1007/978-1-0716-1418-1</w:t>
          </w:r>
        </w:ins>
      </w:hyperlink>
      <w:ins w:id="1781" w:author="PR Preview" w:date="2026-01-01T00:00:00Z">
        <w:r>
          <w:t xml:space="preserve">.</w:t>
        </w:r>
      </w:ins>
    </w:p>
    <w:bookmarkEnd w:id="54"/>
    <w:bookmarkStart w:id="56" w:name="ref-khan2001classification"/>
    <w:p>
      <w:pPr>
        <w:pStyle w:val="Bibliography"/>
      </w:pPr>
      <w:ins w:id="1782" w:author="PR Preview" w:date="2026-01-01T00:00:00Z">
        <w:r>
          <w:t xml:space="preserve">Khan, Javed, Jun S. Wei, Markus Ringnér, et al. 2001.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“Classification and Diagnostic Prediction of Cancers Using Gene Expression Profiling and Artificial Neural Networks.”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rPr>
            <w:i/>
            <w:iCs/>
          </w:rPr>
          <w:t xml:space="preserve">Nature Medicine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7 (6): 673–79.</w:t>
        </w:r>
      </w:ins>
      <w:ins w:id="1789" w:author="PR Preview" w:date="2026-01-01T00:00:00Z">
        <w:r>
          <w:t xml:space="preserve"> </w:t>
        </w:r>
      </w:ins>
      <w:hyperlink r:id="rId55">
        <w:ins w:id="1790" w:author="PR Preview" w:date="2026-01-01T00:00:00Z">
          <w:r>
            <w:rPr>
              <w:rStyle w:val="Hyperlink"/>
            </w:rPr>
            <w:t xml:space="preserve">https://doi.org/10.1038/89044</w:t>
          </w:r>
        </w:ins>
      </w:hyperlink>
      <w:ins w:id="1791" w:author="PR Preview" w:date="2026-01-01T00:00:00Z">
        <w:r>
          <w:t xml:space="preserve">.</w:t>
        </w:r>
      </w:ins>
    </w:p>
    <w:bookmarkEnd w:id="56"/>
    <w:bookmarkStart w:id="58" w:name="ref-phipson2010permutation"/>
    <w:p>
      <w:pPr>
        <w:pStyle w:val="Bibliography"/>
      </w:pPr>
      <w:ins w:id="1792" w:author="PR Preview" w:date="2026-01-01T00:00:00Z">
        <w:r>
          <w:t xml:space="preserve">Phipson, Belinda, and Gordon K. Smyth. 2010.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“Permutation p-Values Should Never Be Zero: Calculating Exact p-Values When Permutations Are Randomly Drawn.”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rPr>
            <w:i/>
            <w:iCs/>
          </w:rPr>
          <w:t xml:space="preserve">Statistical Applications in Genetics and Molecular Biology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9 (1).</w:t>
        </w:r>
      </w:ins>
      <w:ins w:id="1799" w:author="PR Preview" w:date="2026-01-01T00:00:00Z">
        <w:r>
          <w:t xml:space="preserve"> </w:t>
        </w:r>
      </w:ins>
      <w:hyperlink r:id="rId57">
        <w:ins w:id="1800" w:author="PR Preview" w:date="2026-01-01T00:00:00Z">
          <w:r>
            <w:rPr>
              <w:rStyle w:val="Hyperlink"/>
            </w:rPr>
            <w:t xml:space="preserve">https://doi.org/10.2202/1544-6115.1585</w:t>
          </w:r>
        </w:ins>
      </w:hyperlink>
      <w:ins w:id="1801" w:author="PR Preview" w:date="2026-01-01T00:00:00Z">
        <w:r>
          <w:t xml:space="preserve">.</w:t>
        </w:r>
      </w:ins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36" Type="http://schemas.openxmlformats.org/officeDocument/2006/relationships/image" Target="media/rId36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doi.org/10.1007/978-1-0716-1418-1" TargetMode="External"/><Relationship Id="rId51" Type="http://schemas.openxmlformats.org/officeDocument/2006/relationships/hyperlink" Target="https://doi.org/10.1007/b138696" TargetMode="External"/><Relationship Id="rId55" Type="http://schemas.openxmlformats.org/officeDocument/2006/relationships/hyperlink" Target="https://doi.org/10.1038/89044" TargetMode="External"/><Relationship Id="rId57" Type="http://schemas.openxmlformats.org/officeDocument/2006/relationships/hyperlink" Target="https://doi.org/10.2202/1544-6115.1585" TargetMode="External"/><Relationship Id="rId18" Type="http://schemas.openxmlformats.org/officeDocument/2006/relationships/hyperlink" Target="inference.qmd#def-test-statistic" TargetMode="External"/><Relationship Id="rId11" Type="http://schemas.openxmlformats.org/officeDocument/2006/relationships/hyperlink" Target="multiple-testing.qmd" TargetMode="External"/><Relationship Id="rId48" Type="http://schemas.openxmlformats.org/officeDocument/2006/relationships/hyperlink" Target="multiple-testing.qmd#def-bh" TargetMode="External"/><Relationship Id="rId30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doi.org/10.1007/978-1-0716-1418-1" TargetMode="External"/><Relationship Id="rId51" Type="http://schemas.openxmlformats.org/officeDocument/2006/relationships/hyperlink" Target="https://doi.org/10.1007/b138696" TargetMode="External"/><Relationship Id="rId55" Type="http://schemas.openxmlformats.org/officeDocument/2006/relationships/hyperlink" Target="https://doi.org/10.1038/89044" TargetMode="External"/><Relationship Id="rId57" Type="http://schemas.openxmlformats.org/officeDocument/2006/relationships/hyperlink" Target="https://doi.org/10.2202/1544-6115.1585" TargetMode="External"/><Relationship Id="rId18" Type="http://schemas.openxmlformats.org/officeDocument/2006/relationships/hyperlink" Target="inference.qmd#def-test-statistic" TargetMode="External"/><Relationship Id="rId11" Type="http://schemas.openxmlformats.org/officeDocument/2006/relationships/hyperlink" Target="multiple-testing.qmd" TargetMode="External"/><Relationship Id="rId48" Type="http://schemas.openxmlformats.org/officeDocument/2006/relationships/hyperlink" Target="multiple-testing.qmd#def-bh" TargetMode="External"/><Relationship Id="rId30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2026-10-13T00:27:25Z</dcterms:created>
  <dcterms:modified xsi:type="dcterms:W3CDTF">2026-10-13T00:27:25Z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