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2026-10-12 20:15:07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20:27:20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ins w:id="3" w:author="PR Preview" w:date="2026-01-01T00:00:00Z">
          <w:r>
            <w:rPr>
              <w:rStyle w:val="Hyperlink"/>
            </w:rPr>
            <w:t xml:space="preserve">Permutation tests</w:t>
          </w:r>
        </w:ins>
      </w:hyperlink>
      <w:ins w:id="4" w:author="PR Preview" w:date="2026-01-01T00:00:00Z">
        <w:r>
          <w:t xml:space="preserve">: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exchangeability, the permutation distribution,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and exact and Monte Carlo permutation p-values;</w:t>
        </w:r>
      </w:ins>
    </w:p>
    <w:p>
      <w:pPr>
        <w:pStyle w:val="Compact"/>
        <w:numPr>
          <w:ilvl w:val="0"/>
          <w:numId w:val="1003"/>
        </w:numPr>
      </w:pPr>
      <w:hyperlink r:id="rId20">
        <w:ins w:id="9" w:author="PR Preview" w:date="2026-01-01T00:00:00Z">
          <w:r>
            <w:rPr>
              <w:rStyle w:val="Hyperlink"/>
            </w:rPr>
            <w:t xml:space="preserve">Multiple testing</w:t>
          </w:r>
        </w:ins>
      </w:hyperlink>
      <w:ins w:id="10" w:author="PR Preview" w:date="2026-01-01T00:00:00Z">
        <w:r>
          <w:t xml:space="preserve">: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the family-wise error rate, the false discovery rate,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the Bonferroni, Holm, and Benjamini–Hochberg procedures,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and adjusted p-values;</w:t>
        </w:r>
      </w:ins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0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0"/>
    <w:bookmarkStart w:id="31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9" Type="http://schemas.openxmlformats.org/officeDocument/2006/relationships/hyperlink" Target="https://morrison-lab.github.io/mds/" TargetMode="External"/><Relationship Id="rId28" Type="http://schemas.openxmlformats.org/officeDocument/2006/relationships/hyperlink" Target="https://morrison-lab.github.io/pds/" TargetMode="External"/><Relationship Id="rId27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9" Type="http://schemas.openxmlformats.org/officeDocument/2006/relationships/hyperlink" Target="https://morrison-lab.github.io/mds/" TargetMode="External"/><Relationship Id="rId28" Type="http://schemas.openxmlformats.org/officeDocument/2006/relationships/hyperlink" Target="https://morrison-lab.github.io/pds/" TargetMode="External"/><Relationship Id="rId27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2026-10-13T03:34:41Z</dcterms:created>
  <dcterms:modified xsi:type="dcterms:W3CDTF">2026-10-13T03:34:41Z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20:27:20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